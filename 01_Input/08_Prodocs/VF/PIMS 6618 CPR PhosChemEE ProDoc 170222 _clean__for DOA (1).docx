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4CFB1" w14:textId="77777777" w:rsidR="00F5335A" w:rsidRDefault="00795F6F">
      <w:pPr>
        <w:spacing w:after="0" w:line="240" w:lineRule="auto"/>
        <w:rPr>
          <w:rFonts w:ascii="Calibri" w:hAnsi="Calibri" w:cs="Calibri"/>
        </w:rPr>
      </w:pPr>
      <w:bookmarkStart w:id="0" w:name="Annex1"/>
      <w:r>
        <w:rPr>
          <w:rFonts w:ascii="Calibri" w:hAnsi="Calibri" w:cs="Calibri"/>
          <w:noProof/>
          <w:lang w:eastAsia="zh-CN"/>
        </w:rPr>
        <w:drawing>
          <wp:anchor distT="0" distB="0" distL="114300" distR="114300" simplePos="0" relativeHeight="251662336" behindDoc="1" locked="0" layoutInCell="1" allowOverlap="1" wp14:anchorId="7DD9C230" wp14:editId="25FBB5D5">
            <wp:simplePos x="0" y="0"/>
            <wp:positionH relativeFrom="margin">
              <wp:posOffset>-44450</wp:posOffset>
            </wp:positionH>
            <wp:positionV relativeFrom="paragraph">
              <wp:posOffset>5080</wp:posOffset>
            </wp:positionV>
            <wp:extent cx="709930" cy="818515"/>
            <wp:effectExtent l="0" t="0" r="0" b="635"/>
            <wp:wrapTight wrapText="bothSides">
              <wp:wrapPolygon edited="0">
                <wp:start x="0" y="0"/>
                <wp:lineTo x="0" y="21114"/>
                <wp:lineTo x="20866" y="21114"/>
                <wp:lineTo x="20866" y="0"/>
                <wp:lineTo x="0" y="0"/>
              </wp:wrapPolygon>
            </wp:wrapTight>
            <wp:docPr id="81" name="Picture 81"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09930" cy="818515"/>
                    </a:xfrm>
                    <a:prstGeom prst="rect">
                      <a:avLst/>
                    </a:prstGeom>
                    <a:noFill/>
                  </pic:spPr>
                </pic:pic>
              </a:graphicData>
            </a:graphic>
          </wp:anchor>
        </w:drawing>
      </w:r>
      <w:r>
        <w:rPr>
          <w:rFonts w:ascii="Calibri" w:hAnsi="Calibri" w:cs="Calibri"/>
        </w:rPr>
        <w:tab/>
      </w:r>
      <w:r>
        <w:rPr>
          <w:rFonts w:ascii="Calibri" w:hAnsi="Calibri" w:cs="Calibri"/>
        </w:rPr>
        <w:tab/>
      </w:r>
      <w:r>
        <w:rPr>
          <w:rFonts w:ascii="Calibri" w:hAnsi="Calibri" w:cs="Calibri"/>
        </w:rPr>
        <w:tab/>
      </w:r>
      <w:r>
        <w:rPr>
          <w:rFonts w:ascii="Calibri" w:hAnsi="Calibri" w:cs="Calibri"/>
          <w:noProof/>
          <w:lang w:eastAsia="zh-CN"/>
        </w:rPr>
        <w:drawing>
          <wp:anchor distT="0" distB="0" distL="114300" distR="114300" simplePos="0" relativeHeight="251660288" behindDoc="0" locked="0" layoutInCell="1" allowOverlap="1" wp14:anchorId="447B72BD" wp14:editId="4EED85A4">
            <wp:simplePos x="0" y="0"/>
            <wp:positionH relativeFrom="column">
              <wp:posOffset>4445000</wp:posOffset>
            </wp:positionH>
            <wp:positionV relativeFrom="paragraph">
              <wp:posOffset>-230505</wp:posOffset>
            </wp:positionV>
            <wp:extent cx="958215" cy="1459865"/>
            <wp:effectExtent l="0" t="0" r="0" b="0"/>
            <wp:wrapNone/>
            <wp:docPr id="1799871529"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1529" name="Picture 2" descr="Graphical user interface, application&#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958215" cy="1459865"/>
                    </a:xfrm>
                    <a:prstGeom prst="rect">
                      <a:avLst/>
                    </a:prstGeom>
                  </pic:spPr>
                </pic:pic>
              </a:graphicData>
            </a:graphic>
          </wp:anchor>
        </w:drawing>
      </w:r>
      <w:r>
        <w:rPr>
          <w:rFonts w:ascii="Calibri" w:hAnsi="Calibri" w:cs="Calibri"/>
          <w:noProof/>
          <w:lang w:eastAsia="zh-CN"/>
        </w:rPr>
        <w:drawing>
          <wp:inline distT="0" distB="0" distL="0" distR="0" wp14:anchorId="092CBB46" wp14:editId="141925FA">
            <wp:extent cx="1699260" cy="1229995"/>
            <wp:effectExtent l="0" t="0" r="0" b="8255"/>
            <wp:docPr id="5" name="Picture 5" descr="Chinese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inese government L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99403" cy="1230193"/>
                    </a:xfrm>
                    <a:prstGeom prst="rect">
                      <a:avLst/>
                    </a:prstGeom>
                    <a:noFill/>
                    <a:ln>
                      <a:noFill/>
                    </a:ln>
                  </pic:spPr>
                </pic:pic>
              </a:graphicData>
            </a:graphic>
          </wp:inline>
        </w:drawing>
      </w:r>
    </w:p>
    <w:bookmarkEnd w:id="0"/>
    <w:p w14:paraId="3AF0B409" w14:textId="77777777" w:rsidR="00F5335A" w:rsidRDefault="00F5335A">
      <w:pPr>
        <w:spacing w:after="0" w:line="240" w:lineRule="auto"/>
        <w:jc w:val="center"/>
        <w:rPr>
          <w:rFonts w:ascii="Calibri" w:hAnsi="Calibri" w:cs="Calibri"/>
          <w:b/>
          <w:i/>
        </w:rPr>
      </w:pPr>
    </w:p>
    <w:p w14:paraId="3F378520" w14:textId="77777777" w:rsidR="00F5335A" w:rsidRDefault="00795F6F">
      <w:pPr>
        <w:tabs>
          <w:tab w:val="left" w:pos="4680"/>
        </w:tabs>
        <w:spacing w:after="0" w:line="240" w:lineRule="auto"/>
        <w:jc w:val="center"/>
        <w:rPr>
          <w:rFonts w:ascii="Calibri" w:hAnsi="Calibri" w:cs="Calibri"/>
          <w:b/>
        </w:rPr>
      </w:pPr>
      <w:r>
        <w:rPr>
          <w:rFonts w:ascii="Calibri" w:hAnsi="Calibri" w:cs="Calibri"/>
          <w:b/>
        </w:rPr>
        <w:t>United Nations Development Programme</w:t>
      </w:r>
    </w:p>
    <w:p w14:paraId="4FFAFDE2" w14:textId="77777777" w:rsidR="00F5335A" w:rsidRDefault="00F5335A">
      <w:pPr>
        <w:spacing w:after="0" w:line="240" w:lineRule="auto"/>
        <w:rPr>
          <w:rFonts w:ascii="Calibri" w:hAnsi="Calibri" w:cs="Calibri"/>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F5335A" w14:paraId="44D9DE7C" w14:textId="77777777">
        <w:trPr>
          <w:trHeight w:val="548"/>
        </w:trPr>
        <w:tc>
          <w:tcPr>
            <w:tcW w:w="9355" w:type="dxa"/>
            <w:gridSpan w:val="6"/>
            <w:shd w:val="clear" w:color="auto" w:fill="auto"/>
          </w:tcPr>
          <w:p w14:paraId="6AEA9819" w14:textId="77777777" w:rsidR="00F5335A" w:rsidRDefault="00795F6F">
            <w:pPr>
              <w:spacing w:after="0" w:line="240" w:lineRule="auto"/>
              <w:rPr>
                <w:rFonts w:ascii="Calibri" w:hAnsi="Calibri" w:cs="Calibri"/>
                <w:b/>
              </w:rPr>
            </w:pPr>
            <w:r>
              <w:rPr>
                <w:rFonts w:ascii="Calibri" w:hAnsi="Calibri" w:cs="Calibri"/>
                <w:b/>
              </w:rPr>
              <w:t>Project title: Facilitating Cleaner and Energy Efficient Phosphate Chemicals Industry in China (PhosChemEE) Project</w:t>
            </w:r>
          </w:p>
        </w:tc>
      </w:tr>
      <w:tr w:rsidR="00F5335A" w14:paraId="09B1D17D" w14:textId="77777777">
        <w:trPr>
          <w:trHeight w:val="1007"/>
        </w:trPr>
        <w:tc>
          <w:tcPr>
            <w:tcW w:w="2509" w:type="dxa"/>
            <w:shd w:val="clear" w:color="auto" w:fill="auto"/>
          </w:tcPr>
          <w:p w14:paraId="753907FF" w14:textId="77777777" w:rsidR="00F5335A" w:rsidRDefault="00795F6F">
            <w:pPr>
              <w:spacing w:after="0" w:line="240" w:lineRule="auto"/>
              <w:rPr>
                <w:rFonts w:ascii="Calibri" w:hAnsi="Calibri" w:cs="Calibri"/>
                <w:b/>
              </w:rPr>
            </w:pPr>
            <w:r>
              <w:rPr>
                <w:rFonts w:ascii="Calibri" w:hAnsi="Calibri" w:cs="Calibri"/>
                <w:b/>
              </w:rPr>
              <w:t xml:space="preserve">Country(ies): </w:t>
            </w:r>
            <w:r>
              <w:rPr>
                <w:rFonts w:ascii="Calibri" w:hAnsi="Calibri" w:cs="Calibri"/>
              </w:rPr>
              <w:t>People’s Republic of China</w:t>
            </w:r>
          </w:p>
        </w:tc>
        <w:tc>
          <w:tcPr>
            <w:tcW w:w="3423" w:type="dxa"/>
            <w:gridSpan w:val="4"/>
            <w:shd w:val="clear" w:color="auto" w:fill="auto"/>
          </w:tcPr>
          <w:p w14:paraId="27F4B062" w14:textId="77777777" w:rsidR="00F5335A" w:rsidRDefault="00795F6F">
            <w:pPr>
              <w:spacing w:after="0" w:line="240" w:lineRule="auto"/>
              <w:rPr>
                <w:rFonts w:ascii="Calibri" w:hAnsi="Calibri" w:cs="Calibri"/>
              </w:rPr>
            </w:pPr>
            <w:r>
              <w:rPr>
                <w:rFonts w:ascii="Calibri" w:hAnsi="Calibri" w:cs="Calibri"/>
                <w:b/>
              </w:rPr>
              <w:t>Implementing Partner</w:t>
            </w:r>
            <w:r>
              <w:rPr>
                <w:rFonts w:ascii="Calibri" w:hAnsi="Calibri" w:cs="Calibri" w:hint="eastAsia"/>
                <w:b/>
                <w:lang w:eastAsia="zh-CN"/>
              </w:rPr>
              <w:t xml:space="preserve"> </w:t>
            </w:r>
            <w:r>
              <w:rPr>
                <w:rFonts w:ascii="Calibri" w:hAnsi="Calibri" w:cs="Calibri"/>
                <w:b/>
              </w:rPr>
              <w:t xml:space="preserve">(GEF Executing Entity): </w:t>
            </w:r>
            <w:r>
              <w:rPr>
                <w:rFonts w:ascii="Calibri" w:hAnsi="Calibri" w:cs="Calibri"/>
              </w:rPr>
              <w:t xml:space="preserve">In China – </w:t>
            </w:r>
          </w:p>
          <w:p w14:paraId="711F650F" w14:textId="6D758904" w:rsidR="00F5335A" w:rsidRDefault="00795F6F">
            <w:pPr>
              <w:spacing w:after="0" w:line="240" w:lineRule="auto"/>
              <w:rPr>
                <w:rFonts w:ascii="Calibri" w:hAnsi="Calibri" w:cs="Calibri"/>
                <w:i/>
                <w:color w:val="0000FF"/>
                <w:u w:val="single"/>
              </w:rPr>
            </w:pPr>
            <w:r>
              <w:rPr>
                <w:rFonts w:ascii="Calibri" w:hAnsi="Calibri" w:cs="Calibri"/>
              </w:rPr>
              <w:t>Ministry of Industry and Information Technology (MIIT)</w:t>
            </w:r>
            <w:r w:rsidR="00E307E6" w:rsidDel="00E307E6">
              <w:rPr>
                <w:rFonts w:ascii="Calibri" w:hAnsi="Calibri" w:cs="Calibri"/>
              </w:rPr>
              <w:t xml:space="preserve"> </w:t>
            </w:r>
          </w:p>
        </w:tc>
        <w:tc>
          <w:tcPr>
            <w:tcW w:w="3423" w:type="dxa"/>
            <w:shd w:val="clear" w:color="auto" w:fill="auto"/>
          </w:tcPr>
          <w:p w14:paraId="5C74D8E6" w14:textId="77777777" w:rsidR="00F5335A" w:rsidRDefault="00795F6F">
            <w:pPr>
              <w:spacing w:after="0" w:line="240" w:lineRule="auto"/>
              <w:jc w:val="both"/>
              <w:rPr>
                <w:rFonts w:ascii="Calibri" w:hAnsi="Calibri" w:cs="Calibri"/>
                <w:i/>
              </w:rPr>
            </w:pPr>
            <w:r>
              <w:rPr>
                <w:rFonts w:ascii="Calibri" w:eastAsia="Meiryo" w:hAnsi="Calibri" w:cs="Calibri"/>
                <w:b/>
              </w:rPr>
              <w:t>Execution Modality</w:t>
            </w:r>
            <w:r>
              <w:rPr>
                <w:rFonts w:ascii="Calibri" w:eastAsia="Meiryo" w:hAnsi="Calibri" w:cs="Calibri"/>
                <w:i/>
              </w:rPr>
              <w:t xml:space="preserve">: </w:t>
            </w:r>
            <w:r>
              <w:rPr>
                <w:rFonts w:ascii="Calibri" w:hAnsi="Calibri" w:cs="Calibri"/>
              </w:rPr>
              <w:t>Full National Implementation Modality (NIM)</w:t>
            </w:r>
          </w:p>
        </w:tc>
      </w:tr>
      <w:tr w:rsidR="00F5335A" w14:paraId="0A6DE87A" w14:textId="77777777">
        <w:tc>
          <w:tcPr>
            <w:tcW w:w="9355" w:type="dxa"/>
            <w:gridSpan w:val="6"/>
            <w:shd w:val="clear" w:color="auto" w:fill="auto"/>
          </w:tcPr>
          <w:p w14:paraId="05BE6B66" w14:textId="77777777" w:rsidR="00F5335A" w:rsidRDefault="00795F6F">
            <w:pPr>
              <w:spacing w:after="0" w:line="240" w:lineRule="auto"/>
              <w:rPr>
                <w:rFonts w:ascii="Calibri" w:hAnsi="Calibri" w:cs="Calibri"/>
                <w:b/>
              </w:rPr>
            </w:pPr>
            <w:r>
              <w:rPr>
                <w:rFonts w:ascii="Calibri" w:hAnsi="Calibri" w:cs="Calibri"/>
                <w:b/>
              </w:rPr>
              <w:t>Contributing Outcome (UNDAF/CPD, RPD, GPD)</w:t>
            </w:r>
            <w:r>
              <w:rPr>
                <w:rFonts w:ascii="Calibri" w:hAnsi="Calibri" w:cs="Calibri"/>
                <w:i/>
              </w:rPr>
              <w:t xml:space="preserve">: </w:t>
            </w:r>
            <w:r>
              <w:rPr>
                <w:rFonts w:ascii="Calibri" w:hAnsi="Calibri" w:cs="Calibri"/>
              </w:rPr>
              <w:t>UN Development Assistance Framework China (2016-2020): More people enjoy a cleaner, healthier, and safer environment as a result of improved environmental protection and sustainable green growth (Outcome 2).</w:t>
            </w:r>
          </w:p>
          <w:p w14:paraId="752AEA5D" w14:textId="77777777" w:rsidR="00F5335A" w:rsidRDefault="00795F6F">
            <w:pPr>
              <w:spacing w:after="0" w:line="240" w:lineRule="auto"/>
              <w:rPr>
                <w:rFonts w:ascii="Calibri" w:hAnsi="Calibri" w:cs="Calibri"/>
                <w:b/>
              </w:rPr>
            </w:pPr>
            <w:r>
              <w:rPr>
                <w:rFonts w:ascii="Calibri" w:hAnsi="Calibri" w:cs="Calibri"/>
                <w:b/>
              </w:rPr>
              <w:t xml:space="preserve">UNDP Strategic Plan Output: </w:t>
            </w:r>
            <w:r>
              <w:rPr>
                <w:rFonts w:ascii="Calibri" w:hAnsi="Calibri" w:cs="Calibri"/>
                <w:i/>
              </w:rPr>
              <w:t>Output 1.5.1:</w:t>
            </w:r>
            <w:r>
              <w:rPr>
                <w:rFonts w:ascii="Calibri" w:hAnsi="Calibri" w:cs="Calibri"/>
              </w:rPr>
              <w:t xml:space="preserve"> Solutions adopted to achieve universal access to clean, affordable and sustainable energy. </w:t>
            </w:r>
            <w:r>
              <w:rPr>
                <w:rFonts w:ascii="Calibri" w:hAnsi="Calibri" w:cs="Calibri"/>
                <w:i/>
              </w:rPr>
              <w:t>Output 2.5.1:</w:t>
            </w:r>
            <w:r>
              <w:rPr>
                <w:rFonts w:ascii="Calibri" w:hAnsi="Calibri" w:cs="Calibri"/>
              </w:rPr>
              <w:t xml:space="preserve"> Solutions developed, financed, and applied at scale for energy efficiency and transformation to clean energy and zero-carbon development, for poverty eradication and structural transformation.</w:t>
            </w:r>
          </w:p>
        </w:tc>
      </w:tr>
      <w:tr w:rsidR="00F5335A" w14:paraId="1C0BD3CB" w14:textId="77777777">
        <w:trPr>
          <w:trHeight w:val="782"/>
        </w:trPr>
        <w:tc>
          <w:tcPr>
            <w:tcW w:w="4585" w:type="dxa"/>
            <w:gridSpan w:val="3"/>
            <w:shd w:val="clear" w:color="auto" w:fill="auto"/>
          </w:tcPr>
          <w:p w14:paraId="357C3902" w14:textId="77777777" w:rsidR="00F5335A" w:rsidRDefault="00795F6F">
            <w:pPr>
              <w:spacing w:after="0" w:line="240" w:lineRule="auto"/>
              <w:rPr>
                <w:rFonts w:ascii="Calibri" w:hAnsi="Calibri" w:cs="Calibri"/>
                <w:i/>
              </w:rPr>
            </w:pPr>
            <w:r>
              <w:rPr>
                <w:rFonts w:ascii="Calibri" w:hAnsi="Calibri" w:cs="Calibri"/>
                <w:b/>
              </w:rPr>
              <w:t xml:space="preserve">UNDP Social and Environmental Screening Category: </w:t>
            </w:r>
            <w:r>
              <w:rPr>
                <w:rFonts w:ascii="Calibri" w:hAnsi="Calibri" w:cs="Calibri"/>
              </w:rPr>
              <w:t>High</w:t>
            </w:r>
          </w:p>
        </w:tc>
        <w:tc>
          <w:tcPr>
            <w:tcW w:w="4770" w:type="dxa"/>
            <w:gridSpan w:val="3"/>
            <w:shd w:val="clear" w:color="auto" w:fill="auto"/>
          </w:tcPr>
          <w:p w14:paraId="79A3CD67" w14:textId="77777777" w:rsidR="00F5335A" w:rsidRDefault="00795F6F">
            <w:pPr>
              <w:spacing w:after="0" w:line="240" w:lineRule="auto"/>
              <w:rPr>
                <w:rFonts w:ascii="Calibri" w:hAnsi="Calibri" w:cs="Calibri"/>
                <w:i/>
              </w:rPr>
            </w:pPr>
            <w:r>
              <w:rPr>
                <w:rFonts w:ascii="Calibri" w:hAnsi="Calibri" w:cs="Calibri"/>
                <w:b/>
              </w:rPr>
              <w:t>UNDP Gender Marker: GEN2</w:t>
            </w:r>
          </w:p>
        </w:tc>
      </w:tr>
      <w:tr w:rsidR="00F5335A" w14:paraId="3899503A" w14:textId="77777777">
        <w:tc>
          <w:tcPr>
            <w:tcW w:w="4585" w:type="dxa"/>
            <w:gridSpan w:val="3"/>
            <w:shd w:val="clear" w:color="auto" w:fill="auto"/>
          </w:tcPr>
          <w:p w14:paraId="0CC8D177" w14:textId="77777777" w:rsidR="00F5335A" w:rsidRDefault="00795F6F">
            <w:pPr>
              <w:spacing w:after="0" w:line="240" w:lineRule="auto"/>
              <w:rPr>
                <w:rFonts w:ascii="Calibri" w:hAnsi="Calibri" w:cs="Calibri"/>
                <w:lang w:eastAsia="zh-CN"/>
              </w:rPr>
            </w:pPr>
            <w:r>
              <w:rPr>
                <w:rFonts w:ascii="Calibri" w:hAnsi="Calibri" w:cs="Calibri"/>
                <w:b/>
              </w:rPr>
              <w:t xml:space="preserve">Atlas </w:t>
            </w:r>
            <w:r>
              <w:rPr>
                <w:rFonts w:ascii="Calibri" w:hAnsi="Calibri" w:cs="Calibri"/>
                <w:b/>
                <w:lang w:eastAsia="zh-CN"/>
              </w:rPr>
              <w:t>Award ID</w:t>
            </w:r>
            <w:r>
              <w:rPr>
                <w:rFonts w:ascii="Calibri" w:hAnsi="Calibri" w:cs="Calibri"/>
                <w:b/>
              </w:rPr>
              <w:t>: 00113640</w:t>
            </w:r>
          </w:p>
        </w:tc>
        <w:tc>
          <w:tcPr>
            <w:tcW w:w="4770" w:type="dxa"/>
            <w:gridSpan w:val="3"/>
            <w:shd w:val="clear" w:color="auto" w:fill="auto"/>
          </w:tcPr>
          <w:p w14:paraId="0F1876FC" w14:textId="77777777" w:rsidR="00F5335A" w:rsidRDefault="00795F6F">
            <w:pPr>
              <w:spacing w:after="0" w:line="240" w:lineRule="auto"/>
              <w:rPr>
                <w:rFonts w:ascii="Calibri" w:hAnsi="Calibri" w:cs="Calibri"/>
                <w:b/>
              </w:rPr>
            </w:pPr>
            <w:r>
              <w:rPr>
                <w:rFonts w:ascii="Calibri" w:hAnsi="Calibri" w:cs="Calibri"/>
                <w:b/>
              </w:rPr>
              <w:t>Atlas Project/O</w:t>
            </w:r>
            <w:r>
              <w:rPr>
                <w:rFonts w:ascii="Calibri" w:hAnsi="Calibri" w:cs="Calibri"/>
                <w:b/>
                <w:lang w:eastAsia="zh-CN"/>
              </w:rPr>
              <w:t>utput ID</w:t>
            </w:r>
            <w:r>
              <w:rPr>
                <w:rFonts w:ascii="Calibri" w:hAnsi="Calibri" w:cs="Calibri"/>
                <w:b/>
              </w:rPr>
              <w:t>:</w:t>
            </w:r>
            <w:r>
              <w:rPr>
                <w:rStyle w:val="pseditboxdisponly"/>
              </w:rPr>
              <w:t xml:space="preserve"> 00111713</w:t>
            </w:r>
          </w:p>
        </w:tc>
      </w:tr>
      <w:tr w:rsidR="00F5335A" w14:paraId="447687D1" w14:textId="77777777">
        <w:tc>
          <w:tcPr>
            <w:tcW w:w="4585" w:type="dxa"/>
            <w:gridSpan w:val="3"/>
            <w:shd w:val="clear" w:color="auto" w:fill="auto"/>
          </w:tcPr>
          <w:p w14:paraId="6CA7A120" w14:textId="77777777" w:rsidR="00F5335A" w:rsidRDefault="00795F6F">
            <w:pPr>
              <w:spacing w:after="0" w:line="240" w:lineRule="auto"/>
              <w:rPr>
                <w:rFonts w:ascii="Calibri" w:hAnsi="Calibri" w:cs="Calibri"/>
                <w:b/>
              </w:rPr>
            </w:pPr>
            <w:r>
              <w:rPr>
                <w:rFonts w:ascii="Calibri" w:hAnsi="Calibri" w:cs="Calibri"/>
                <w:b/>
              </w:rPr>
              <w:t>UNDP-GEF PIMS ID number: 6618</w:t>
            </w:r>
          </w:p>
        </w:tc>
        <w:tc>
          <w:tcPr>
            <w:tcW w:w="4770" w:type="dxa"/>
            <w:gridSpan w:val="3"/>
            <w:shd w:val="clear" w:color="auto" w:fill="auto"/>
          </w:tcPr>
          <w:p w14:paraId="75DD4394" w14:textId="77777777" w:rsidR="00F5335A" w:rsidRDefault="00795F6F">
            <w:pPr>
              <w:spacing w:after="0" w:line="240" w:lineRule="auto"/>
              <w:rPr>
                <w:rFonts w:ascii="Calibri" w:hAnsi="Calibri" w:cs="Calibri"/>
                <w:b/>
              </w:rPr>
            </w:pPr>
            <w:r>
              <w:rPr>
                <w:rFonts w:ascii="Calibri" w:hAnsi="Calibri" w:cs="Calibri"/>
                <w:b/>
              </w:rPr>
              <w:t xml:space="preserve">GEF Project ID number: </w:t>
            </w:r>
            <w:r>
              <w:rPr>
                <w:rFonts w:ascii="Calibri" w:hAnsi="Calibri" w:cs="Calibri"/>
                <w:b/>
                <w:bCs/>
                <w:iCs/>
              </w:rPr>
              <w:t>10722</w:t>
            </w:r>
          </w:p>
        </w:tc>
      </w:tr>
      <w:tr w:rsidR="00F5335A" w14:paraId="028CA350" w14:textId="77777777">
        <w:trPr>
          <w:trHeight w:val="350"/>
        </w:trPr>
        <w:tc>
          <w:tcPr>
            <w:tcW w:w="9355" w:type="dxa"/>
            <w:gridSpan w:val="6"/>
            <w:shd w:val="clear" w:color="auto" w:fill="auto"/>
          </w:tcPr>
          <w:p w14:paraId="12452AEE" w14:textId="77777777" w:rsidR="00F5335A" w:rsidRDefault="00795F6F">
            <w:pPr>
              <w:spacing w:after="0" w:line="240" w:lineRule="auto"/>
              <w:rPr>
                <w:rFonts w:ascii="Calibri" w:hAnsi="Calibri" w:cs="Calibri"/>
                <w:bCs/>
              </w:rPr>
            </w:pPr>
            <w:r>
              <w:rPr>
                <w:rFonts w:ascii="Calibri" w:hAnsi="Calibri" w:cs="Calibri"/>
                <w:b/>
              </w:rPr>
              <w:t xml:space="preserve">LPAC meeting date: </w:t>
            </w:r>
            <w:r>
              <w:rPr>
                <w:rFonts w:ascii="Calibri" w:hAnsi="Calibri" w:cs="Calibri"/>
                <w:bCs/>
              </w:rPr>
              <w:t>15 January 2022</w:t>
            </w:r>
          </w:p>
        </w:tc>
      </w:tr>
      <w:tr w:rsidR="00F5335A" w14:paraId="0EC2ED66" w14:textId="77777777">
        <w:trPr>
          <w:trHeight w:val="350"/>
        </w:trPr>
        <w:tc>
          <w:tcPr>
            <w:tcW w:w="9355" w:type="dxa"/>
            <w:gridSpan w:val="6"/>
            <w:shd w:val="clear" w:color="auto" w:fill="auto"/>
          </w:tcPr>
          <w:p w14:paraId="6861E60A" w14:textId="77777777" w:rsidR="00F5335A" w:rsidRDefault="00795F6F">
            <w:pPr>
              <w:spacing w:after="0" w:line="240" w:lineRule="auto"/>
              <w:rPr>
                <w:rFonts w:ascii="Calibri" w:hAnsi="Calibri" w:cs="Calibri"/>
                <w:bCs/>
              </w:rPr>
            </w:pPr>
            <w:r>
              <w:rPr>
                <w:rFonts w:ascii="Calibri" w:hAnsi="Calibri" w:cs="Calibri"/>
                <w:b/>
              </w:rPr>
              <w:t xml:space="preserve">Last possible date to submit to GEF: </w:t>
            </w:r>
            <w:r>
              <w:rPr>
                <w:rFonts w:ascii="Calibri" w:hAnsi="Calibri" w:cs="Calibri"/>
                <w:bCs/>
              </w:rPr>
              <w:t>11 December 2021</w:t>
            </w:r>
          </w:p>
        </w:tc>
      </w:tr>
      <w:tr w:rsidR="00F5335A" w14:paraId="6D34C589" w14:textId="77777777">
        <w:trPr>
          <w:trHeight w:val="350"/>
        </w:trPr>
        <w:tc>
          <w:tcPr>
            <w:tcW w:w="9355" w:type="dxa"/>
            <w:gridSpan w:val="6"/>
            <w:shd w:val="clear" w:color="auto" w:fill="auto"/>
          </w:tcPr>
          <w:p w14:paraId="671A0B6A" w14:textId="77777777" w:rsidR="00F5335A" w:rsidRDefault="00795F6F">
            <w:pPr>
              <w:spacing w:after="0" w:line="240" w:lineRule="auto"/>
              <w:rPr>
                <w:rFonts w:ascii="Calibri" w:hAnsi="Calibri" w:cs="Calibri"/>
                <w:b/>
              </w:rPr>
            </w:pPr>
            <w:r>
              <w:rPr>
                <w:rFonts w:ascii="Calibri" w:hAnsi="Calibri" w:cs="Calibri"/>
                <w:b/>
              </w:rPr>
              <w:t xml:space="preserve">Latest possible CEO endorsement date: </w:t>
            </w:r>
            <w:r>
              <w:rPr>
                <w:rFonts w:ascii="Calibri" w:hAnsi="Calibri" w:cs="Calibri"/>
                <w:bCs/>
              </w:rPr>
              <w:t>11 June 2022</w:t>
            </w:r>
          </w:p>
        </w:tc>
      </w:tr>
      <w:tr w:rsidR="00F5335A" w14:paraId="1C5B9C09" w14:textId="77777777">
        <w:trPr>
          <w:trHeight w:val="350"/>
        </w:trPr>
        <w:tc>
          <w:tcPr>
            <w:tcW w:w="9355" w:type="dxa"/>
            <w:gridSpan w:val="6"/>
            <w:shd w:val="clear" w:color="auto" w:fill="auto"/>
          </w:tcPr>
          <w:p w14:paraId="1C8B056B" w14:textId="77777777" w:rsidR="00F5335A" w:rsidRDefault="00795F6F">
            <w:pPr>
              <w:spacing w:after="0" w:line="240" w:lineRule="auto"/>
              <w:rPr>
                <w:rFonts w:ascii="Calibri" w:hAnsi="Calibri" w:cs="Calibri"/>
                <w:b/>
              </w:rPr>
            </w:pPr>
            <w:r>
              <w:rPr>
                <w:rFonts w:ascii="Calibri" w:hAnsi="Calibri" w:cs="Calibri"/>
                <w:b/>
              </w:rPr>
              <w:t xml:space="preserve">Project duration in months: </w:t>
            </w:r>
            <w:r>
              <w:rPr>
                <w:rFonts w:ascii="Calibri" w:hAnsi="Calibri" w:cs="Calibri"/>
                <w:bCs/>
              </w:rPr>
              <w:t>60</w:t>
            </w:r>
          </w:p>
        </w:tc>
      </w:tr>
      <w:tr w:rsidR="00F5335A" w14:paraId="1D2CEE16" w14:textId="77777777">
        <w:trPr>
          <w:trHeight w:val="710"/>
        </w:trPr>
        <w:tc>
          <w:tcPr>
            <w:tcW w:w="4585" w:type="dxa"/>
            <w:gridSpan w:val="3"/>
            <w:shd w:val="clear" w:color="auto" w:fill="auto"/>
          </w:tcPr>
          <w:p w14:paraId="017DC7A9" w14:textId="77777777" w:rsidR="00F5335A" w:rsidRDefault="00795F6F">
            <w:pPr>
              <w:spacing w:after="0" w:line="240" w:lineRule="auto"/>
              <w:rPr>
                <w:rFonts w:ascii="Calibri" w:hAnsi="Calibri" w:cs="Calibri"/>
                <w:b/>
                <w:lang w:eastAsia="zh-CN"/>
              </w:rPr>
            </w:pPr>
            <w:r>
              <w:rPr>
                <w:rFonts w:ascii="Calibri" w:hAnsi="Calibri" w:cs="Calibri"/>
                <w:b/>
              </w:rPr>
              <w:t xml:space="preserve">Planned start date: </w:t>
            </w:r>
            <w:r>
              <w:rPr>
                <w:rFonts w:ascii="Calibri" w:hAnsi="Calibri" w:cs="Calibri"/>
                <w:bCs/>
              </w:rPr>
              <w:t>1 July 2022</w:t>
            </w:r>
            <w:r>
              <w:rPr>
                <w:rFonts w:ascii="Calibri" w:hAnsi="Calibri" w:cs="Calibri" w:hint="eastAsia"/>
                <w:bCs/>
                <w:lang w:eastAsia="zh-CN"/>
              </w:rPr>
              <w:t xml:space="preserve"> </w:t>
            </w:r>
          </w:p>
        </w:tc>
        <w:tc>
          <w:tcPr>
            <w:tcW w:w="4770" w:type="dxa"/>
            <w:gridSpan w:val="3"/>
            <w:shd w:val="clear" w:color="auto" w:fill="auto"/>
          </w:tcPr>
          <w:p w14:paraId="51614F52" w14:textId="77777777" w:rsidR="00F5335A" w:rsidRDefault="00795F6F">
            <w:pPr>
              <w:spacing w:after="0" w:line="240" w:lineRule="auto"/>
              <w:rPr>
                <w:rFonts w:ascii="Calibri" w:hAnsi="Calibri" w:cs="Calibri"/>
                <w:i/>
              </w:rPr>
            </w:pPr>
            <w:r>
              <w:rPr>
                <w:rFonts w:ascii="Calibri" w:hAnsi="Calibri" w:cs="Calibri"/>
                <w:b/>
              </w:rPr>
              <w:t xml:space="preserve">Planned end date: </w:t>
            </w:r>
            <w:r>
              <w:rPr>
                <w:rFonts w:ascii="Calibri" w:hAnsi="Calibri" w:cs="Calibri"/>
                <w:bCs/>
              </w:rPr>
              <w:t>30 June 2027</w:t>
            </w:r>
          </w:p>
        </w:tc>
      </w:tr>
      <w:tr w:rsidR="00F5335A" w14:paraId="52D18D7B" w14:textId="77777777">
        <w:tc>
          <w:tcPr>
            <w:tcW w:w="4585" w:type="dxa"/>
            <w:gridSpan w:val="3"/>
            <w:shd w:val="clear" w:color="auto" w:fill="auto"/>
          </w:tcPr>
          <w:p w14:paraId="5FB67325" w14:textId="77777777" w:rsidR="00F5335A" w:rsidRDefault="00795F6F">
            <w:pPr>
              <w:spacing w:after="0" w:line="240" w:lineRule="auto"/>
              <w:rPr>
                <w:rFonts w:ascii="Calibri" w:hAnsi="Calibri" w:cs="Calibri"/>
                <w:i/>
              </w:rPr>
            </w:pPr>
            <w:r>
              <w:rPr>
                <w:rFonts w:ascii="Calibri" w:hAnsi="Calibri" w:cs="Calibri"/>
                <w:b/>
              </w:rPr>
              <w:t xml:space="preserve">Expected date of Mid-Term Review: </w:t>
            </w:r>
            <w:r>
              <w:rPr>
                <w:rFonts w:ascii="Calibri" w:hAnsi="Calibri" w:cs="Calibri"/>
                <w:bCs/>
              </w:rPr>
              <w:t>1 October 2024</w:t>
            </w:r>
          </w:p>
        </w:tc>
        <w:tc>
          <w:tcPr>
            <w:tcW w:w="4770" w:type="dxa"/>
            <w:gridSpan w:val="3"/>
            <w:shd w:val="clear" w:color="auto" w:fill="auto"/>
          </w:tcPr>
          <w:p w14:paraId="756C3246" w14:textId="77777777" w:rsidR="00F5335A" w:rsidRDefault="00795F6F">
            <w:pPr>
              <w:spacing w:after="0" w:line="240" w:lineRule="auto"/>
              <w:rPr>
                <w:rFonts w:ascii="Calibri" w:hAnsi="Calibri" w:cs="Calibri"/>
                <w:b/>
              </w:rPr>
            </w:pPr>
            <w:r>
              <w:rPr>
                <w:rFonts w:ascii="Calibri" w:hAnsi="Calibri" w:cs="Calibri"/>
                <w:b/>
              </w:rPr>
              <w:t xml:space="preserve">Expected date of Terminal evaluation: </w:t>
            </w:r>
            <w:r>
              <w:rPr>
                <w:rFonts w:ascii="Calibri" w:hAnsi="Calibri" w:cs="Calibri"/>
                <w:bCs/>
              </w:rPr>
              <w:t>31 March 2027</w:t>
            </w:r>
          </w:p>
        </w:tc>
      </w:tr>
      <w:tr w:rsidR="00F5335A" w14:paraId="0B1928F9" w14:textId="77777777">
        <w:tc>
          <w:tcPr>
            <w:tcW w:w="9355" w:type="dxa"/>
            <w:gridSpan w:val="6"/>
            <w:shd w:val="clear" w:color="auto" w:fill="auto"/>
          </w:tcPr>
          <w:p w14:paraId="4C2D90CF" w14:textId="77777777" w:rsidR="00F5335A" w:rsidRDefault="00795F6F">
            <w:pPr>
              <w:spacing w:after="0" w:line="240" w:lineRule="auto"/>
              <w:rPr>
                <w:rFonts w:ascii="Calibri" w:hAnsi="Calibri" w:cs="Calibri"/>
                <w:b/>
              </w:rPr>
            </w:pPr>
            <w:r>
              <w:rPr>
                <w:rFonts w:ascii="Calibri" w:hAnsi="Calibri" w:cs="Calibri"/>
                <w:b/>
              </w:rPr>
              <w:t xml:space="preserve">Brief project description: </w:t>
            </w:r>
            <w:r>
              <w:rPr>
                <w:rFonts w:ascii="Calibri" w:hAnsi="Calibri" w:cs="Calibri"/>
                <w:bCs/>
                <w:lang w:eastAsia="zh-CN"/>
              </w:rPr>
              <w:t xml:space="preserve">The objective of the Facilitating Cleaner and Energy Efficient Phosphate Chemicals Industry in China (PhosChemEE) Project is the facilitation of the extensive application of low carbon and energy efficient technologies in the phosphate chemicals industry (PCI) in China. The strategy to achieve this objective is to remove the barriers that hinder the promotion and deployment of these technologies, including applicable energy efficient techniques, measures and practices in cleaner production in the 3 sub-sectors of the PCI in China, namely: (1) Phosphate ore mining and refining; (2) Phosphate chemicals production; and (3) Processing of by-products and waste from phosphate mining/refining, and phosphate chemicals production. The project is comprised of three components, one for each sub-sector. Each project component is comprised of activities addressing </w:t>
            </w:r>
            <w:r>
              <w:rPr>
                <w:rFonts w:ascii="Calibri" w:hAnsi="Calibri" w:cs="Calibri"/>
                <w:bCs/>
                <w:lang w:eastAsia="zh-CN"/>
              </w:rPr>
              <w:lastRenderedPageBreak/>
              <w:t>the various barriers (i.e., policy/regulatory, institutional, technical, financial, information and awareness) to the application of low carbon and energy efficient technologies in each sub-sector of the Chinese PCI. The achievement of the project objective will contribute to the achievement of China’s climate change mitigation targets and the achievement of the United Nations 2030 Sustainable Development Goals (SDGs), specifically SDG 3 "Good health and well-being"; SDG – 7 “Sustainable Energy”; SDG 9 "Industry, Innovation and Infrastructure"; and SDG 13 "Climate Action”.</w:t>
            </w:r>
          </w:p>
        </w:tc>
      </w:tr>
      <w:tr w:rsidR="00F5335A" w14:paraId="0A835C96" w14:textId="77777777">
        <w:trPr>
          <w:trHeight w:val="377"/>
        </w:trPr>
        <w:tc>
          <w:tcPr>
            <w:tcW w:w="9355" w:type="dxa"/>
            <w:gridSpan w:val="6"/>
            <w:shd w:val="clear" w:color="auto" w:fill="D9D9D9"/>
          </w:tcPr>
          <w:p w14:paraId="5F458EC7" w14:textId="77777777" w:rsidR="00F5335A" w:rsidRDefault="00795F6F">
            <w:pPr>
              <w:spacing w:after="0" w:line="240" w:lineRule="auto"/>
              <w:jc w:val="both"/>
              <w:rPr>
                <w:rFonts w:ascii="Calibri" w:hAnsi="Calibri" w:cs="Calibri"/>
                <w:b/>
                <w:smallCaps/>
              </w:rPr>
            </w:pPr>
            <w:r>
              <w:rPr>
                <w:rFonts w:ascii="Calibri" w:hAnsi="Calibri" w:cs="Calibri"/>
                <w:b/>
                <w:smallCaps/>
              </w:rPr>
              <w:lastRenderedPageBreak/>
              <w:t xml:space="preserve">Financing Plan </w:t>
            </w:r>
          </w:p>
        </w:tc>
      </w:tr>
      <w:tr w:rsidR="00F5335A" w14:paraId="3CA8ADFE" w14:textId="77777777">
        <w:tc>
          <w:tcPr>
            <w:tcW w:w="4585" w:type="dxa"/>
            <w:gridSpan w:val="3"/>
            <w:shd w:val="clear" w:color="auto" w:fill="auto"/>
          </w:tcPr>
          <w:p w14:paraId="6C83965E" w14:textId="77777777" w:rsidR="00F5335A" w:rsidRDefault="00795F6F">
            <w:pPr>
              <w:spacing w:after="0" w:line="240" w:lineRule="auto"/>
              <w:rPr>
                <w:rFonts w:ascii="Calibri" w:hAnsi="Calibri" w:cs="Calibri"/>
              </w:rPr>
            </w:pPr>
            <w:r>
              <w:rPr>
                <w:rFonts w:ascii="Calibri" w:hAnsi="Calibri" w:cs="Calibri"/>
              </w:rPr>
              <w:t xml:space="preserve">GEF Trust Fund grant </w:t>
            </w:r>
          </w:p>
        </w:tc>
        <w:tc>
          <w:tcPr>
            <w:tcW w:w="4770" w:type="dxa"/>
            <w:gridSpan w:val="3"/>
            <w:shd w:val="clear" w:color="auto" w:fill="auto"/>
          </w:tcPr>
          <w:p w14:paraId="0F2C96FA" w14:textId="77777777" w:rsidR="00F5335A" w:rsidRDefault="00795F6F">
            <w:pPr>
              <w:spacing w:after="0" w:line="240" w:lineRule="auto"/>
              <w:jc w:val="right"/>
              <w:rPr>
                <w:rFonts w:ascii="Calibri" w:hAnsi="Calibri" w:cs="Calibri"/>
              </w:rPr>
            </w:pPr>
            <w:r>
              <w:rPr>
                <w:rFonts w:ascii="Calibri" w:hAnsi="Calibri" w:cs="Calibri"/>
              </w:rPr>
              <w:t>USD 9,343,379</w:t>
            </w:r>
          </w:p>
        </w:tc>
      </w:tr>
      <w:tr w:rsidR="00F5335A" w14:paraId="0A3FB480" w14:textId="77777777">
        <w:tc>
          <w:tcPr>
            <w:tcW w:w="4585" w:type="dxa"/>
            <w:gridSpan w:val="3"/>
            <w:shd w:val="clear" w:color="auto" w:fill="auto"/>
          </w:tcPr>
          <w:p w14:paraId="2E27B374" w14:textId="77777777" w:rsidR="00F5335A" w:rsidRDefault="00795F6F">
            <w:pPr>
              <w:pStyle w:val="ListParagraph"/>
              <w:numPr>
                <w:ilvl w:val="0"/>
                <w:numId w:val="8"/>
              </w:numPr>
              <w:jc w:val="right"/>
              <w:rPr>
                <w:rFonts w:ascii="Calibri" w:hAnsi="Calibri" w:cs="Calibri"/>
                <w:b/>
                <w:sz w:val="22"/>
                <w:szCs w:val="22"/>
              </w:rPr>
            </w:pPr>
            <w:r>
              <w:rPr>
                <w:rFonts w:ascii="Calibri" w:hAnsi="Calibri" w:cs="Calibri"/>
                <w:b/>
                <w:sz w:val="22"/>
                <w:szCs w:val="22"/>
                <w:lang w:eastAsia="zh-CN"/>
              </w:rPr>
              <w:t xml:space="preserve">Total </w:t>
            </w:r>
            <w:r>
              <w:rPr>
                <w:rFonts w:ascii="Calibri" w:hAnsi="Calibri" w:cs="Calibri"/>
                <w:b/>
                <w:sz w:val="22"/>
                <w:szCs w:val="22"/>
              </w:rPr>
              <w:t xml:space="preserve">Budget administered by UNDP </w:t>
            </w:r>
          </w:p>
        </w:tc>
        <w:tc>
          <w:tcPr>
            <w:tcW w:w="4770" w:type="dxa"/>
            <w:gridSpan w:val="3"/>
            <w:shd w:val="clear" w:color="auto" w:fill="auto"/>
          </w:tcPr>
          <w:p w14:paraId="441C3C3C" w14:textId="77777777" w:rsidR="00F5335A" w:rsidRDefault="00795F6F">
            <w:pPr>
              <w:spacing w:after="0" w:line="240" w:lineRule="auto"/>
              <w:jc w:val="right"/>
              <w:rPr>
                <w:rFonts w:ascii="Calibri" w:hAnsi="Calibri" w:cs="Calibri"/>
                <w:b/>
              </w:rPr>
            </w:pPr>
            <w:r>
              <w:rPr>
                <w:rFonts w:ascii="Calibri" w:hAnsi="Calibri" w:cs="Calibri"/>
                <w:b/>
              </w:rPr>
              <w:t>USD 9,343,379</w:t>
            </w:r>
          </w:p>
        </w:tc>
      </w:tr>
      <w:tr w:rsidR="00F5335A" w14:paraId="0F1B7042" w14:textId="77777777">
        <w:tc>
          <w:tcPr>
            <w:tcW w:w="9355" w:type="dxa"/>
            <w:gridSpan w:val="6"/>
            <w:shd w:val="clear" w:color="auto" w:fill="D9D9D9"/>
          </w:tcPr>
          <w:p w14:paraId="48FC38CA" w14:textId="77777777" w:rsidR="00F5335A" w:rsidRDefault="00795F6F">
            <w:pPr>
              <w:spacing w:after="0" w:line="240" w:lineRule="auto"/>
              <w:jc w:val="both"/>
              <w:rPr>
                <w:rFonts w:ascii="Calibri" w:hAnsi="Calibri" w:cs="Calibri"/>
                <w:b/>
                <w:bCs/>
              </w:rPr>
            </w:pPr>
            <w:r>
              <w:rPr>
                <w:rFonts w:cs="Arial"/>
                <w:b/>
                <w:smallCaps/>
                <w:szCs w:val="20"/>
              </w:rPr>
              <w:t xml:space="preserve">co-financiers that will deliver project results included in the project results framework (Funds not administered through UNDP accounts) </w:t>
            </w:r>
          </w:p>
        </w:tc>
      </w:tr>
      <w:tr w:rsidR="00F5335A" w14:paraId="541CF4DB" w14:textId="77777777">
        <w:tc>
          <w:tcPr>
            <w:tcW w:w="4585" w:type="dxa"/>
            <w:gridSpan w:val="3"/>
            <w:shd w:val="clear" w:color="auto" w:fill="auto"/>
            <w:vAlign w:val="center"/>
          </w:tcPr>
          <w:p w14:paraId="2AAE4368" w14:textId="77777777" w:rsidR="00F5335A" w:rsidRDefault="00795F6F">
            <w:pPr>
              <w:spacing w:after="0" w:line="240" w:lineRule="auto"/>
              <w:rPr>
                <w:rFonts w:ascii="Calibri" w:hAnsi="Calibri" w:cs="Calibri"/>
                <w:b/>
                <w:bCs/>
              </w:rPr>
            </w:pPr>
            <w:r>
              <w:rPr>
                <w:rFonts w:ascii="Calibri" w:hAnsi="Calibri" w:cs="Calibri"/>
              </w:rPr>
              <w:t>Ministry of Industry and Information Technology (MIIT) (grant)</w:t>
            </w:r>
          </w:p>
        </w:tc>
        <w:tc>
          <w:tcPr>
            <w:tcW w:w="4770" w:type="dxa"/>
            <w:gridSpan w:val="3"/>
            <w:shd w:val="clear" w:color="auto" w:fill="auto"/>
          </w:tcPr>
          <w:p w14:paraId="7A5CC5CB" w14:textId="77777777" w:rsidR="00F5335A" w:rsidRDefault="00795F6F">
            <w:pPr>
              <w:spacing w:after="0" w:line="240" w:lineRule="auto"/>
              <w:jc w:val="right"/>
              <w:rPr>
                <w:rFonts w:ascii="Calibri" w:hAnsi="Calibri" w:cs="Calibri"/>
                <w:b/>
              </w:rPr>
            </w:pPr>
            <w:r>
              <w:rPr>
                <w:rFonts w:cs="Arial"/>
                <w:szCs w:val="20"/>
              </w:rPr>
              <w:t>USD 3,000,000</w:t>
            </w:r>
          </w:p>
        </w:tc>
      </w:tr>
      <w:tr w:rsidR="00F5335A" w14:paraId="0AB9987E" w14:textId="77777777">
        <w:tc>
          <w:tcPr>
            <w:tcW w:w="4585" w:type="dxa"/>
            <w:gridSpan w:val="3"/>
            <w:shd w:val="clear" w:color="auto" w:fill="auto"/>
            <w:vAlign w:val="center"/>
          </w:tcPr>
          <w:p w14:paraId="75EA55FD" w14:textId="77777777" w:rsidR="00F5335A" w:rsidRDefault="00795F6F">
            <w:pPr>
              <w:spacing w:after="0" w:line="240" w:lineRule="auto"/>
              <w:rPr>
                <w:rFonts w:ascii="Calibri" w:hAnsi="Calibri" w:cs="Calibri"/>
              </w:rPr>
            </w:pPr>
            <w:r>
              <w:rPr>
                <w:rFonts w:ascii="Calibri" w:hAnsi="Calibri" w:cs="Calibri"/>
              </w:rPr>
              <w:t>MIIT (in-kind)</w:t>
            </w:r>
          </w:p>
        </w:tc>
        <w:tc>
          <w:tcPr>
            <w:tcW w:w="4770" w:type="dxa"/>
            <w:gridSpan w:val="3"/>
            <w:shd w:val="clear" w:color="auto" w:fill="auto"/>
          </w:tcPr>
          <w:p w14:paraId="39F1C259" w14:textId="77777777" w:rsidR="00F5335A" w:rsidRDefault="00795F6F">
            <w:pPr>
              <w:spacing w:after="0" w:line="240" w:lineRule="auto"/>
              <w:jc w:val="right"/>
              <w:rPr>
                <w:rFonts w:cs="Arial"/>
                <w:szCs w:val="20"/>
              </w:rPr>
            </w:pPr>
            <w:r>
              <w:rPr>
                <w:rFonts w:cs="Arial"/>
                <w:szCs w:val="20"/>
              </w:rPr>
              <w:t>USD 900,000</w:t>
            </w:r>
          </w:p>
        </w:tc>
      </w:tr>
      <w:tr w:rsidR="00F5335A" w14:paraId="60A9FE9B" w14:textId="77777777">
        <w:tc>
          <w:tcPr>
            <w:tcW w:w="4585" w:type="dxa"/>
            <w:gridSpan w:val="3"/>
            <w:shd w:val="clear" w:color="auto" w:fill="auto"/>
            <w:vAlign w:val="center"/>
          </w:tcPr>
          <w:p w14:paraId="0D1BCA2E" w14:textId="77777777" w:rsidR="00F5335A" w:rsidRDefault="00795F6F">
            <w:pPr>
              <w:spacing w:after="0" w:line="240" w:lineRule="auto"/>
              <w:rPr>
                <w:rFonts w:ascii="Calibri" w:hAnsi="Calibri" w:cs="Calibri"/>
              </w:rPr>
            </w:pPr>
            <w:r>
              <w:rPr>
                <w:rFonts w:ascii="Calibri" w:hAnsi="Calibri" w:cs="Calibri"/>
              </w:rPr>
              <w:t>Ministry of Natural Resources (MNR) (grant)</w:t>
            </w:r>
          </w:p>
        </w:tc>
        <w:tc>
          <w:tcPr>
            <w:tcW w:w="4770" w:type="dxa"/>
            <w:gridSpan w:val="3"/>
            <w:shd w:val="clear" w:color="auto" w:fill="auto"/>
          </w:tcPr>
          <w:p w14:paraId="7E280739" w14:textId="77777777" w:rsidR="00F5335A" w:rsidRDefault="00795F6F">
            <w:pPr>
              <w:spacing w:after="0" w:line="240" w:lineRule="auto"/>
              <w:jc w:val="right"/>
              <w:rPr>
                <w:rFonts w:cs="Arial"/>
                <w:szCs w:val="20"/>
              </w:rPr>
            </w:pPr>
            <w:r>
              <w:rPr>
                <w:rFonts w:cs="Arial"/>
                <w:szCs w:val="20"/>
              </w:rPr>
              <w:t>USD 2,000,000</w:t>
            </w:r>
          </w:p>
        </w:tc>
      </w:tr>
      <w:tr w:rsidR="00F5335A" w14:paraId="13F3423E" w14:textId="77777777">
        <w:tc>
          <w:tcPr>
            <w:tcW w:w="4585" w:type="dxa"/>
            <w:gridSpan w:val="3"/>
            <w:shd w:val="clear" w:color="auto" w:fill="auto"/>
            <w:vAlign w:val="center"/>
          </w:tcPr>
          <w:p w14:paraId="74996589" w14:textId="77777777" w:rsidR="00F5335A" w:rsidRDefault="00795F6F">
            <w:pPr>
              <w:spacing w:after="0" w:line="240" w:lineRule="auto"/>
              <w:rPr>
                <w:rFonts w:ascii="Calibri" w:hAnsi="Calibri" w:cs="Calibri"/>
              </w:rPr>
            </w:pPr>
            <w:r>
              <w:rPr>
                <w:rFonts w:ascii="Calibri" w:hAnsi="Calibri" w:cs="Calibri"/>
              </w:rPr>
              <w:t>MNR (in-kind)</w:t>
            </w:r>
          </w:p>
        </w:tc>
        <w:tc>
          <w:tcPr>
            <w:tcW w:w="4770" w:type="dxa"/>
            <w:gridSpan w:val="3"/>
            <w:shd w:val="clear" w:color="auto" w:fill="auto"/>
          </w:tcPr>
          <w:p w14:paraId="3BD921D2" w14:textId="77777777" w:rsidR="00F5335A" w:rsidRDefault="00795F6F">
            <w:pPr>
              <w:spacing w:after="0" w:line="240" w:lineRule="auto"/>
              <w:jc w:val="right"/>
              <w:rPr>
                <w:rFonts w:cs="Arial"/>
                <w:szCs w:val="20"/>
              </w:rPr>
            </w:pPr>
            <w:r>
              <w:rPr>
                <w:rFonts w:cs="Arial"/>
                <w:szCs w:val="20"/>
              </w:rPr>
              <w:t>USD 650,000</w:t>
            </w:r>
          </w:p>
        </w:tc>
      </w:tr>
      <w:tr w:rsidR="00F5335A" w14:paraId="5CACAC71" w14:textId="77777777">
        <w:tc>
          <w:tcPr>
            <w:tcW w:w="4585" w:type="dxa"/>
            <w:gridSpan w:val="3"/>
            <w:shd w:val="clear" w:color="auto" w:fill="auto"/>
          </w:tcPr>
          <w:p w14:paraId="76410CE7" w14:textId="77777777" w:rsidR="00F5335A" w:rsidRDefault="00795F6F">
            <w:pPr>
              <w:spacing w:after="0"/>
              <w:rPr>
                <w:rFonts w:ascii="Calibri" w:hAnsi="Calibri" w:cs="Calibri"/>
              </w:rPr>
            </w:pPr>
            <w:r>
              <w:rPr>
                <w:rFonts w:ascii="Calibri" w:hAnsi="Calibri" w:cs="Calibri"/>
              </w:rPr>
              <w:t>Guizhou Provincial Department of Industry and Information Technology (grant)</w:t>
            </w:r>
          </w:p>
        </w:tc>
        <w:tc>
          <w:tcPr>
            <w:tcW w:w="4770" w:type="dxa"/>
            <w:gridSpan w:val="3"/>
            <w:shd w:val="clear" w:color="auto" w:fill="auto"/>
          </w:tcPr>
          <w:p w14:paraId="3898E597" w14:textId="77777777" w:rsidR="00F5335A" w:rsidRDefault="00795F6F">
            <w:pPr>
              <w:spacing w:after="0" w:line="240" w:lineRule="auto"/>
              <w:jc w:val="right"/>
              <w:rPr>
                <w:rFonts w:cs="Arial"/>
                <w:szCs w:val="20"/>
              </w:rPr>
            </w:pPr>
            <w:r>
              <w:rPr>
                <w:rFonts w:ascii="Calibri" w:hAnsi="Calibri" w:cs="Calibri"/>
                <w:color w:val="000000"/>
              </w:rPr>
              <w:t>USD 1,590,000</w:t>
            </w:r>
          </w:p>
        </w:tc>
      </w:tr>
      <w:tr w:rsidR="00F5335A" w14:paraId="0860C81C" w14:textId="77777777">
        <w:tc>
          <w:tcPr>
            <w:tcW w:w="4585" w:type="dxa"/>
            <w:gridSpan w:val="3"/>
            <w:shd w:val="clear" w:color="auto" w:fill="auto"/>
            <w:vAlign w:val="center"/>
          </w:tcPr>
          <w:p w14:paraId="67605C0A" w14:textId="77777777" w:rsidR="00F5335A" w:rsidRDefault="00795F6F">
            <w:pPr>
              <w:spacing w:after="0" w:line="240" w:lineRule="auto"/>
              <w:rPr>
                <w:rFonts w:ascii="Calibri" w:hAnsi="Calibri" w:cs="Calibri"/>
              </w:rPr>
            </w:pPr>
            <w:r>
              <w:rPr>
                <w:rFonts w:ascii="Calibri" w:hAnsi="Calibri" w:cs="Calibri"/>
              </w:rPr>
              <w:t>Guizhou Provincial Department of Industry and Information Technology (in-kind)</w:t>
            </w:r>
          </w:p>
        </w:tc>
        <w:tc>
          <w:tcPr>
            <w:tcW w:w="4770" w:type="dxa"/>
            <w:gridSpan w:val="3"/>
            <w:shd w:val="clear" w:color="auto" w:fill="auto"/>
          </w:tcPr>
          <w:p w14:paraId="76B7E889" w14:textId="77777777" w:rsidR="00F5335A" w:rsidRDefault="00795F6F">
            <w:pPr>
              <w:spacing w:after="0" w:line="240" w:lineRule="auto"/>
              <w:jc w:val="right"/>
              <w:rPr>
                <w:rFonts w:ascii="Calibri" w:hAnsi="Calibri" w:cs="Calibri"/>
                <w:color w:val="000000"/>
              </w:rPr>
            </w:pPr>
            <w:r>
              <w:rPr>
                <w:rFonts w:ascii="Calibri" w:hAnsi="Calibri" w:cs="Calibri"/>
                <w:color w:val="000000"/>
              </w:rPr>
              <w:t>USD 397,500</w:t>
            </w:r>
          </w:p>
        </w:tc>
      </w:tr>
      <w:tr w:rsidR="00F5335A" w14:paraId="0D4B92A6" w14:textId="77777777">
        <w:tc>
          <w:tcPr>
            <w:tcW w:w="4585" w:type="dxa"/>
            <w:gridSpan w:val="3"/>
            <w:shd w:val="clear" w:color="auto" w:fill="auto"/>
            <w:vAlign w:val="center"/>
          </w:tcPr>
          <w:p w14:paraId="03E982DD" w14:textId="77777777" w:rsidR="00F5335A" w:rsidRDefault="00795F6F">
            <w:pPr>
              <w:spacing w:after="0" w:line="240" w:lineRule="auto"/>
              <w:rPr>
                <w:rFonts w:ascii="Calibri" w:hAnsi="Calibri" w:cs="Calibri"/>
              </w:rPr>
            </w:pPr>
            <w:r>
              <w:rPr>
                <w:rFonts w:ascii="Calibri" w:hAnsi="Calibri" w:cs="Calibri"/>
              </w:rPr>
              <w:t>Hubei Provincial Department of Economy and Information Technology (grant)</w:t>
            </w:r>
          </w:p>
        </w:tc>
        <w:tc>
          <w:tcPr>
            <w:tcW w:w="4770" w:type="dxa"/>
            <w:gridSpan w:val="3"/>
            <w:shd w:val="clear" w:color="auto" w:fill="auto"/>
          </w:tcPr>
          <w:p w14:paraId="304DFD9A" w14:textId="77777777" w:rsidR="00F5335A" w:rsidRDefault="00795F6F">
            <w:pPr>
              <w:spacing w:after="0" w:line="240" w:lineRule="auto"/>
              <w:jc w:val="right"/>
              <w:rPr>
                <w:rFonts w:cs="Arial"/>
                <w:szCs w:val="20"/>
              </w:rPr>
            </w:pPr>
            <w:r>
              <w:rPr>
                <w:rFonts w:cs="Arial"/>
                <w:szCs w:val="20"/>
              </w:rPr>
              <w:t>USD 1,590,000</w:t>
            </w:r>
          </w:p>
          <w:p w14:paraId="3B06C1F4" w14:textId="77777777" w:rsidR="00F5335A" w:rsidRDefault="00F5335A">
            <w:pPr>
              <w:spacing w:after="0" w:line="240" w:lineRule="auto"/>
              <w:jc w:val="right"/>
              <w:rPr>
                <w:rFonts w:cs="Arial"/>
                <w:szCs w:val="20"/>
              </w:rPr>
            </w:pPr>
          </w:p>
        </w:tc>
      </w:tr>
      <w:tr w:rsidR="00F5335A" w14:paraId="744AA736" w14:textId="77777777">
        <w:tc>
          <w:tcPr>
            <w:tcW w:w="4585" w:type="dxa"/>
            <w:gridSpan w:val="3"/>
            <w:shd w:val="clear" w:color="auto" w:fill="auto"/>
            <w:vAlign w:val="center"/>
          </w:tcPr>
          <w:p w14:paraId="27459816" w14:textId="77777777" w:rsidR="00F5335A" w:rsidRDefault="00795F6F">
            <w:pPr>
              <w:spacing w:after="0" w:line="240" w:lineRule="auto"/>
              <w:rPr>
                <w:rFonts w:ascii="Calibri" w:hAnsi="Calibri" w:cs="Calibri"/>
              </w:rPr>
            </w:pPr>
            <w:r>
              <w:rPr>
                <w:rFonts w:ascii="Calibri" w:hAnsi="Calibri" w:cs="Calibri"/>
              </w:rPr>
              <w:t>Hubei Provincial Department of Economy and Information Technology (in-kind)</w:t>
            </w:r>
          </w:p>
        </w:tc>
        <w:tc>
          <w:tcPr>
            <w:tcW w:w="4770" w:type="dxa"/>
            <w:gridSpan w:val="3"/>
            <w:shd w:val="clear" w:color="auto" w:fill="auto"/>
          </w:tcPr>
          <w:p w14:paraId="33E85D28" w14:textId="77777777" w:rsidR="00F5335A" w:rsidRDefault="00795F6F">
            <w:pPr>
              <w:spacing w:after="0" w:line="240" w:lineRule="auto"/>
              <w:jc w:val="right"/>
              <w:rPr>
                <w:rFonts w:cs="Arial"/>
                <w:szCs w:val="20"/>
              </w:rPr>
            </w:pPr>
            <w:r>
              <w:rPr>
                <w:rFonts w:cs="Arial"/>
                <w:szCs w:val="20"/>
              </w:rPr>
              <w:t>USD 397,500</w:t>
            </w:r>
          </w:p>
        </w:tc>
      </w:tr>
      <w:tr w:rsidR="00F5335A" w14:paraId="60420A58" w14:textId="77777777">
        <w:tc>
          <w:tcPr>
            <w:tcW w:w="4585" w:type="dxa"/>
            <w:gridSpan w:val="3"/>
            <w:shd w:val="clear" w:color="auto" w:fill="auto"/>
            <w:vAlign w:val="center"/>
          </w:tcPr>
          <w:p w14:paraId="6EFDC118" w14:textId="77777777" w:rsidR="00F5335A" w:rsidRDefault="00795F6F">
            <w:pPr>
              <w:spacing w:after="0" w:line="240" w:lineRule="auto"/>
              <w:rPr>
                <w:rFonts w:ascii="Calibri" w:hAnsi="Calibri" w:cs="Calibri"/>
              </w:rPr>
            </w:pPr>
            <w:r>
              <w:rPr>
                <w:rFonts w:ascii="Calibri" w:hAnsi="Calibri" w:cs="Calibri"/>
              </w:rPr>
              <w:t>Sichuan Provincial Department of Economy and Information Technology (grant)</w:t>
            </w:r>
          </w:p>
        </w:tc>
        <w:tc>
          <w:tcPr>
            <w:tcW w:w="4770" w:type="dxa"/>
            <w:gridSpan w:val="3"/>
            <w:shd w:val="clear" w:color="auto" w:fill="auto"/>
          </w:tcPr>
          <w:p w14:paraId="17E5A6F0" w14:textId="77777777" w:rsidR="00F5335A" w:rsidRDefault="00795F6F">
            <w:pPr>
              <w:spacing w:after="0" w:line="240" w:lineRule="auto"/>
              <w:jc w:val="right"/>
              <w:rPr>
                <w:rFonts w:cs="Arial"/>
                <w:szCs w:val="20"/>
              </w:rPr>
            </w:pPr>
            <w:r>
              <w:rPr>
                <w:rFonts w:cs="Arial"/>
                <w:szCs w:val="20"/>
              </w:rPr>
              <w:t>USD 1,590,000</w:t>
            </w:r>
          </w:p>
        </w:tc>
      </w:tr>
      <w:tr w:rsidR="00F5335A" w14:paraId="3833D6C6" w14:textId="77777777">
        <w:tc>
          <w:tcPr>
            <w:tcW w:w="4585" w:type="dxa"/>
            <w:gridSpan w:val="3"/>
            <w:shd w:val="clear" w:color="auto" w:fill="auto"/>
            <w:vAlign w:val="center"/>
          </w:tcPr>
          <w:p w14:paraId="6093C4E8" w14:textId="77777777" w:rsidR="00F5335A" w:rsidRDefault="00795F6F">
            <w:pPr>
              <w:spacing w:after="0" w:line="240" w:lineRule="auto"/>
              <w:rPr>
                <w:rFonts w:ascii="Calibri" w:hAnsi="Calibri" w:cs="Calibri"/>
              </w:rPr>
            </w:pPr>
            <w:r>
              <w:rPr>
                <w:rFonts w:ascii="Calibri" w:hAnsi="Calibri" w:cs="Calibri"/>
              </w:rPr>
              <w:t>Sichuan Provincial Department of Economy and Information Technology (in-kind)</w:t>
            </w:r>
          </w:p>
        </w:tc>
        <w:tc>
          <w:tcPr>
            <w:tcW w:w="4770" w:type="dxa"/>
            <w:gridSpan w:val="3"/>
            <w:shd w:val="clear" w:color="auto" w:fill="auto"/>
          </w:tcPr>
          <w:p w14:paraId="1FF5EA8D" w14:textId="77777777" w:rsidR="00F5335A" w:rsidRDefault="00795F6F">
            <w:pPr>
              <w:spacing w:after="0" w:line="240" w:lineRule="auto"/>
              <w:jc w:val="right"/>
              <w:rPr>
                <w:rFonts w:cs="Arial"/>
                <w:szCs w:val="20"/>
              </w:rPr>
            </w:pPr>
            <w:r>
              <w:rPr>
                <w:rFonts w:cs="Arial"/>
                <w:szCs w:val="20"/>
              </w:rPr>
              <w:t>USD 397,500</w:t>
            </w:r>
          </w:p>
        </w:tc>
      </w:tr>
      <w:tr w:rsidR="00F5335A" w14:paraId="4BC1954C" w14:textId="77777777">
        <w:tc>
          <w:tcPr>
            <w:tcW w:w="4585" w:type="dxa"/>
            <w:gridSpan w:val="3"/>
            <w:shd w:val="clear" w:color="auto" w:fill="auto"/>
            <w:vAlign w:val="center"/>
          </w:tcPr>
          <w:p w14:paraId="37C34292" w14:textId="77777777" w:rsidR="00F5335A" w:rsidRDefault="00795F6F">
            <w:pPr>
              <w:spacing w:after="0" w:line="240" w:lineRule="auto"/>
              <w:rPr>
                <w:rFonts w:ascii="Calibri" w:hAnsi="Calibri" w:cs="Calibri"/>
              </w:rPr>
            </w:pPr>
            <w:r>
              <w:rPr>
                <w:rFonts w:ascii="Calibri" w:hAnsi="Calibri" w:cs="Calibri"/>
              </w:rPr>
              <w:t>Yunnan Provincial Department of Economy and Information Technology (grant)</w:t>
            </w:r>
          </w:p>
        </w:tc>
        <w:tc>
          <w:tcPr>
            <w:tcW w:w="4770" w:type="dxa"/>
            <w:gridSpan w:val="3"/>
            <w:shd w:val="clear" w:color="auto" w:fill="auto"/>
          </w:tcPr>
          <w:p w14:paraId="58DDB04E" w14:textId="77777777" w:rsidR="00F5335A" w:rsidRDefault="00795F6F">
            <w:pPr>
              <w:spacing w:after="0" w:line="240" w:lineRule="auto"/>
              <w:jc w:val="right"/>
              <w:rPr>
                <w:rFonts w:cs="Arial"/>
                <w:szCs w:val="20"/>
              </w:rPr>
            </w:pPr>
            <w:r>
              <w:rPr>
                <w:rFonts w:cs="Arial"/>
                <w:szCs w:val="20"/>
              </w:rPr>
              <w:t>USD 1,590,000</w:t>
            </w:r>
          </w:p>
        </w:tc>
      </w:tr>
      <w:tr w:rsidR="00F5335A" w14:paraId="71682FE1" w14:textId="77777777">
        <w:tc>
          <w:tcPr>
            <w:tcW w:w="4585" w:type="dxa"/>
            <w:gridSpan w:val="3"/>
            <w:shd w:val="clear" w:color="auto" w:fill="auto"/>
            <w:vAlign w:val="center"/>
          </w:tcPr>
          <w:p w14:paraId="5C897334" w14:textId="77777777" w:rsidR="00F5335A" w:rsidRDefault="00795F6F">
            <w:pPr>
              <w:spacing w:after="0" w:line="240" w:lineRule="auto"/>
              <w:rPr>
                <w:rFonts w:ascii="Calibri" w:hAnsi="Calibri" w:cs="Calibri"/>
              </w:rPr>
            </w:pPr>
            <w:r>
              <w:rPr>
                <w:rFonts w:ascii="Calibri" w:hAnsi="Calibri" w:cs="Calibri"/>
              </w:rPr>
              <w:t>Yunnan Provincial Department of Economy and Information Technology (in-kind)</w:t>
            </w:r>
          </w:p>
        </w:tc>
        <w:tc>
          <w:tcPr>
            <w:tcW w:w="4770" w:type="dxa"/>
            <w:gridSpan w:val="3"/>
            <w:shd w:val="clear" w:color="auto" w:fill="auto"/>
          </w:tcPr>
          <w:p w14:paraId="20156FA1" w14:textId="77777777" w:rsidR="00F5335A" w:rsidRDefault="00795F6F">
            <w:pPr>
              <w:spacing w:after="0" w:line="240" w:lineRule="auto"/>
              <w:jc w:val="right"/>
              <w:rPr>
                <w:rFonts w:cs="Arial"/>
                <w:szCs w:val="20"/>
              </w:rPr>
            </w:pPr>
            <w:r>
              <w:rPr>
                <w:rFonts w:cs="Arial"/>
                <w:szCs w:val="20"/>
              </w:rPr>
              <w:t>USD 397,500</w:t>
            </w:r>
          </w:p>
        </w:tc>
      </w:tr>
      <w:tr w:rsidR="00F5335A" w14:paraId="25B81E6D" w14:textId="77777777">
        <w:tc>
          <w:tcPr>
            <w:tcW w:w="4585" w:type="dxa"/>
            <w:gridSpan w:val="3"/>
            <w:shd w:val="clear" w:color="auto" w:fill="auto"/>
            <w:vAlign w:val="center"/>
          </w:tcPr>
          <w:p w14:paraId="4501B403" w14:textId="77777777" w:rsidR="00F5335A" w:rsidRDefault="00795F6F">
            <w:pPr>
              <w:spacing w:after="0" w:line="240" w:lineRule="auto"/>
              <w:rPr>
                <w:rFonts w:ascii="Calibri" w:hAnsi="Calibri" w:cs="Calibri"/>
              </w:rPr>
            </w:pPr>
            <w:r>
              <w:rPr>
                <w:rFonts w:ascii="Calibri" w:hAnsi="Calibri" w:cs="Calibri"/>
              </w:rPr>
              <w:t>Guizhou Provincial Department of Natural Resources (grant)</w:t>
            </w:r>
          </w:p>
        </w:tc>
        <w:tc>
          <w:tcPr>
            <w:tcW w:w="4770" w:type="dxa"/>
            <w:gridSpan w:val="3"/>
            <w:shd w:val="clear" w:color="auto" w:fill="auto"/>
          </w:tcPr>
          <w:p w14:paraId="6D63B8DE" w14:textId="77777777" w:rsidR="00F5335A" w:rsidRDefault="00795F6F">
            <w:pPr>
              <w:spacing w:after="0" w:line="240" w:lineRule="auto"/>
              <w:jc w:val="right"/>
              <w:rPr>
                <w:rFonts w:cs="Arial"/>
                <w:szCs w:val="20"/>
              </w:rPr>
            </w:pPr>
            <w:r>
              <w:rPr>
                <w:rFonts w:cs="Arial"/>
                <w:szCs w:val="20"/>
              </w:rPr>
              <w:t>USD 1,272,000</w:t>
            </w:r>
          </w:p>
        </w:tc>
      </w:tr>
      <w:tr w:rsidR="00F5335A" w14:paraId="2E40B01E" w14:textId="77777777">
        <w:tc>
          <w:tcPr>
            <w:tcW w:w="4585" w:type="dxa"/>
            <w:gridSpan w:val="3"/>
            <w:shd w:val="clear" w:color="auto" w:fill="auto"/>
            <w:vAlign w:val="center"/>
          </w:tcPr>
          <w:p w14:paraId="23740627" w14:textId="77777777" w:rsidR="00F5335A" w:rsidRDefault="00795F6F">
            <w:pPr>
              <w:spacing w:after="0" w:line="240" w:lineRule="auto"/>
              <w:rPr>
                <w:rFonts w:ascii="Calibri" w:hAnsi="Calibri" w:cs="Calibri"/>
              </w:rPr>
            </w:pPr>
            <w:r>
              <w:rPr>
                <w:rFonts w:ascii="Calibri" w:hAnsi="Calibri" w:cs="Calibri"/>
              </w:rPr>
              <w:t>Guizhou Provincial Department of Natural Resources (in-kind)</w:t>
            </w:r>
          </w:p>
        </w:tc>
        <w:tc>
          <w:tcPr>
            <w:tcW w:w="4770" w:type="dxa"/>
            <w:gridSpan w:val="3"/>
            <w:shd w:val="clear" w:color="auto" w:fill="auto"/>
          </w:tcPr>
          <w:p w14:paraId="351CD5BE" w14:textId="77777777" w:rsidR="00F5335A" w:rsidRDefault="00795F6F">
            <w:pPr>
              <w:spacing w:after="0" w:line="240" w:lineRule="auto"/>
              <w:jc w:val="right"/>
              <w:rPr>
                <w:rFonts w:cs="Arial"/>
                <w:szCs w:val="20"/>
              </w:rPr>
            </w:pPr>
            <w:r>
              <w:rPr>
                <w:rFonts w:cs="Arial"/>
                <w:szCs w:val="20"/>
              </w:rPr>
              <w:t>USD 318,000</w:t>
            </w:r>
          </w:p>
        </w:tc>
      </w:tr>
      <w:tr w:rsidR="00F5335A" w14:paraId="4034BCC8" w14:textId="77777777">
        <w:tc>
          <w:tcPr>
            <w:tcW w:w="4585" w:type="dxa"/>
            <w:gridSpan w:val="3"/>
            <w:shd w:val="clear" w:color="auto" w:fill="auto"/>
            <w:vAlign w:val="center"/>
          </w:tcPr>
          <w:p w14:paraId="02B13D6D" w14:textId="77777777" w:rsidR="00F5335A" w:rsidRDefault="00795F6F">
            <w:pPr>
              <w:spacing w:after="0" w:line="240" w:lineRule="auto"/>
              <w:rPr>
                <w:rFonts w:ascii="Calibri" w:hAnsi="Calibri" w:cs="Calibri"/>
              </w:rPr>
            </w:pPr>
            <w:r>
              <w:rPr>
                <w:rFonts w:ascii="Calibri" w:hAnsi="Calibri" w:cs="Calibri"/>
              </w:rPr>
              <w:t>Yunnan Provincial Department of Natural Resources (grant)</w:t>
            </w:r>
          </w:p>
        </w:tc>
        <w:tc>
          <w:tcPr>
            <w:tcW w:w="4770" w:type="dxa"/>
            <w:gridSpan w:val="3"/>
            <w:shd w:val="clear" w:color="auto" w:fill="auto"/>
          </w:tcPr>
          <w:p w14:paraId="648E3FDC" w14:textId="77777777" w:rsidR="00F5335A" w:rsidRDefault="00795F6F">
            <w:pPr>
              <w:spacing w:after="0" w:line="240" w:lineRule="auto"/>
              <w:jc w:val="right"/>
              <w:rPr>
                <w:rFonts w:cs="Arial"/>
                <w:szCs w:val="20"/>
              </w:rPr>
            </w:pPr>
            <w:r>
              <w:rPr>
                <w:rFonts w:cs="Arial"/>
                <w:szCs w:val="20"/>
              </w:rPr>
              <w:t>USD 1,272,000</w:t>
            </w:r>
          </w:p>
        </w:tc>
      </w:tr>
      <w:tr w:rsidR="00F5335A" w14:paraId="047C9D8B" w14:textId="77777777">
        <w:tc>
          <w:tcPr>
            <w:tcW w:w="4585" w:type="dxa"/>
            <w:gridSpan w:val="3"/>
            <w:shd w:val="clear" w:color="auto" w:fill="auto"/>
            <w:vAlign w:val="center"/>
          </w:tcPr>
          <w:p w14:paraId="423B17AD" w14:textId="77777777" w:rsidR="00F5335A" w:rsidRDefault="00795F6F">
            <w:pPr>
              <w:spacing w:after="0" w:line="240" w:lineRule="auto"/>
              <w:rPr>
                <w:rFonts w:ascii="Calibri" w:hAnsi="Calibri" w:cs="Calibri"/>
              </w:rPr>
            </w:pPr>
            <w:r>
              <w:rPr>
                <w:rFonts w:ascii="Calibri" w:hAnsi="Calibri" w:cs="Calibri"/>
              </w:rPr>
              <w:t>Yunnan Provincial Department of Natural Resources (in-kind)</w:t>
            </w:r>
          </w:p>
        </w:tc>
        <w:tc>
          <w:tcPr>
            <w:tcW w:w="4770" w:type="dxa"/>
            <w:gridSpan w:val="3"/>
            <w:shd w:val="clear" w:color="auto" w:fill="auto"/>
          </w:tcPr>
          <w:p w14:paraId="70082B93" w14:textId="77777777" w:rsidR="00F5335A" w:rsidRDefault="00795F6F">
            <w:pPr>
              <w:spacing w:after="0" w:line="240" w:lineRule="auto"/>
              <w:jc w:val="right"/>
              <w:rPr>
                <w:rFonts w:cs="Arial"/>
                <w:szCs w:val="20"/>
              </w:rPr>
            </w:pPr>
            <w:r>
              <w:rPr>
                <w:rFonts w:cs="Arial"/>
                <w:szCs w:val="20"/>
              </w:rPr>
              <w:t>USD 318,000</w:t>
            </w:r>
          </w:p>
        </w:tc>
      </w:tr>
      <w:tr w:rsidR="00F5335A" w14:paraId="32017FE0" w14:textId="77777777">
        <w:tc>
          <w:tcPr>
            <w:tcW w:w="4585" w:type="dxa"/>
            <w:gridSpan w:val="3"/>
            <w:shd w:val="clear" w:color="auto" w:fill="auto"/>
            <w:vAlign w:val="center"/>
          </w:tcPr>
          <w:p w14:paraId="3BB489C8" w14:textId="77777777" w:rsidR="00F5335A" w:rsidRDefault="00795F6F">
            <w:pPr>
              <w:spacing w:after="0" w:line="240" w:lineRule="auto"/>
              <w:rPr>
                <w:rFonts w:ascii="Calibri" w:hAnsi="Calibri" w:cs="Calibri"/>
              </w:rPr>
            </w:pPr>
            <w:r>
              <w:rPr>
                <w:rFonts w:ascii="Calibri" w:hAnsi="Calibri" w:cs="Calibri"/>
              </w:rPr>
              <w:t>Sichuan Provincial Department of Natural Resources (grant)</w:t>
            </w:r>
          </w:p>
        </w:tc>
        <w:tc>
          <w:tcPr>
            <w:tcW w:w="4770" w:type="dxa"/>
            <w:gridSpan w:val="3"/>
            <w:shd w:val="clear" w:color="auto" w:fill="auto"/>
          </w:tcPr>
          <w:p w14:paraId="18167E8C" w14:textId="77777777" w:rsidR="00F5335A" w:rsidRDefault="00795F6F">
            <w:pPr>
              <w:spacing w:after="0" w:line="240" w:lineRule="auto"/>
              <w:jc w:val="right"/>
              <w:rPr>
                <w:rFonts w:cs="Arial"/>
                <w:szCs w:val="20"/>
              </w:rPr>
            </w:pPr>
            <w:r>
              <w:rPr>
                <w:rFonts w:cs="Arial"/>
                <w:szCs w:val="20"/>
              </w:rPr>
              <w:t>USD 1,696,000</w:t>
            </w:r>
          </w:p>
        </w:tc>
      </w:tr>
      <w:tr w:rsidR="00F5335A" w14:paraId="59E1F094" w14:textId="77777777">
        <w:tc>
          <w:tcPr>
            <w:tcW w:w="4585" w:type="dxa"/>
            <w:gridSpan w:val="3"/>
            <w:shd w:val="clear" w:color="auto" w:fill="auto"/>
            <w:vAlign w:val="center"/>
          </w:tcPr>
          <w:p w14:paraId="7E9384FF" w14:textId="77777777" w:rsidR="00F5335A" w:rsidRDefault="00795F6F">
            <w:pPr>
              <w:spacing w:after="0" w:line="240" w:lineRule="auto"/>
              <w:rPr>
                <w:rFonts w:ascii="Calibri" w:hAnsi="Calibri" w:cs="Calibri"/>
              </w:rPr>
            </w:pPr>
            <w:r>
              <w:rPr>
                <w:rFonts w:ascii="Calibri" w:hAnsi="Calibri" w:cs="Calibri"/>
              </w:rPr>
              <w:t>Sichuan Provincial Department of Natural Resources (in-kind)</w:t>
            </w:r>
          </w:p>
        </w:tc>
        <w:tc>
          <w:tcPr>
            <w:tcW w:w="4770" w:type="dxa"/>
            <w:gridSpan w:val="3"/>
            <w:shd w:val="clear" w:color="auto" w:fill="auto"/>
          </w:tcPr>
          <w:p w14:paraId="7C62158E" w14:textId="77777777" w:rsidR="00F5335A" w:rsidRDefault="00795F6F">
            <w:pPr>
              <w:spacing w:after="0" w:line="240" w:lineRule="auto"/>
              <w:jc w:val="right"/>
              <w:rPr>
                <w:rFonts w:cs="Arial"/>
                <w:szCs w:val="20"/>
              </w:rPr>
            </w:pPr>
            <w:r>
              <w:rPr>
                <w:rFonts w:cs="Arial"/>
                <w:szCs w:val="20"/>
              </w:rPr>
              <w:t>USD 424,000</w:t>
            </w:r>
          </w:p>
        </w:tc>
      </w:tr>
      <w:tr w:rsidR="00F5335A" w14:paraId="31399686" w14:textId="77777777">
        <w:tc>
          <w:tcPr>
            <w:tcW w:w="4585" w:type="dxa"/>
            <w:gridSpan w:val="3"/>
            <w:shd w:val="clear" w:color="auto" w:fill="auto"/>
            <w:vAlign w:val="center"/>
          </w:tcPr>
          <w:p w14:paraId="4BD751AE" w14:textId="77777777" w:rsidR="00F5335A" w:rsidRDefault="00795F6F">
            <w:pPr>
              <w:spacing w:after="0" w:line="240" w:lineRule="auto"/>
              <w:rPr>
                <w:rFonts w:ascii="Calibri" w:hAnsi="Calibri" w:cs="Calibri"/>
                <w:b/>
                <w:bCs/>
                <w:iCs/>
              </w:rPr>
            </w:pPr>
            <w:r>
              <w:rPr>
                <w:rFonts w:cs="Arial"/>
                <w:iCs/>
                <w:szCs w:val="20"/>
              </w:rPr>
              <w:t>Private sector (grant and in-kind)</w:t>
            </w:r>
          </w:p>
        </w:tc>
        <w:tc>
          <w:tcPr>
            <w:tcW w:w="4770" w:type="dxa"/>
            <w:gridSpan w:val="3"/>
            <w:shd w:val="clear" w:color="auto" w:fill="auto"/>
          </w:tcPr>
          <w:p w14:paraId="1E6559FA" w14:textId="77777777" w:rsidR="00F5335A" w:rsidRDefault="00795F6F">
            <w:pPr>
              <w:spacing w:after="0" w:line="240" w:lineRule="auto"/>
              <w:jc w:val="right"/>
              <w:rPr>
                <w:rFonts w:ascii="Calibri" w:hAnsi="Calibri" w:cs="Calibri"/>
                <w:b/>
                <w:iCs/>
              </w:rPr>
            </w:pPr>
            <w:r>
              <w:rPr>
                <w:rFonts w:cs="Arial"/>
                <w:iCs/>
                <w:szCs w:val="20"/>
              </w:rPr>
              <w:t>USD 77,763,687</w:t>
            </w:r>
          </w:p>
        </w:tc>
      </w:tr>
      <w:tr w:rsidR="00F5335A" w14:paraId="31CD36F1" w14:textId="77777777">
        <w:tc>
          <w:tcPr>
            <w:tcW w:w="4585" w:type="dxa"/>
            <w:gridSpan w:val="3"/>
            <w:shd w:val="clear" w:color="auto" w:fill="auto"/>
            <w:vAlign w:val="center"/>
          </w:tcPr>
          <w:p w14:paraId="09507032" w14:textId="77777777" w:rsidR="00F5335A" w:rsidRDefault="00795F6F">
            <w:pPr>
              <w:spacing w:after="0" w:line="240" w:lineRule="auto"/>
              <w:rPr>
                <w:rFonts w:ascii="Calibri" w:hAnsi="Calibri" w:cs="Calibri"/>
                <w:b/>
                <w:bCs/>
                <w:iCs/>
              </w:rPr>
            </w:pPr>
            <w:r>
              <w:rPr>
                <w:rFonts w:cs="Arial"/>
                <w:iCs/>
                <w:szCs w:val="20"/>
              </w:rPr>
              <w:t>UNDP (in-kind)</w:t>
            </w:r>
          </w:p>
        </w:tc>
        <w:tc>
          <w:tcPr>
            <w:tcW w:w="4770" w:type="dxa"/>
            <w:gridSpan w:val="3"/>
            <w:shd w:val="clear" w:color="auto" w:fill="auto"/>
          </w:tcPr>
          <w:p w14:paraId="6DECD5A6" w14:textId="77777777" w:rsidR="00F5335A" w:rsidRDefault="00795F6F">
            <w:pPr>
              <w:spacing w:after="0" w:line="240" w:lineRule="auto"/>
              <w:jc w:val="right"/>
              <w:rPr>
                <w:rFonts w:ascii="Calibri" w:hAnsi="Calibri" w:cs="Calibri"/>
                <w:b/>
                <w:iCs/>
              </w:rPr>
            </w:pPr>
            <w:r>
              <w:rPr>
                <w:rFonts w:cs="Arial"/>
                <w:iCs/>
                <w:szCs w:val="20"/>
              </w:rPr>
              <w:t>USD 200,000</w:t>
            </w:r>
          </w:p>
        </w:tc>
      </w:tr>
      <w:tr w:rsidR="00F5335A" w14:paraId="4C07BA54" w14:textId="77777777">
        <w:tc>
          <w:tcPr>
            <w:tcW w:w="4585" w:type="dxa"/>
            <w:gridSpan w:val="3"/>
            <w:shd w:val="clear" w:color="auto" w:fill="auto"/>
          </w:tcPr>
          <w:p w14:paraId="28C19C49" w14:textId="77777777" w:rsidR="00F5335A" w:rsidRDefault="00795F6F">
            <w:pPr>
              <w:numPr>
                <w:ilvl w:val="0"/>
                <w:numId w:val="8"/>
              </w:numPr>
              <w:spacing w:after="0" w:line="240" w:lineRule="auto"/>
              <w:jc w:val="right"/>
              <w:rPr>
                <w:rFonts w:ascii="Calibri" w:hAnsi="Calibri" w:cs="Calibri"/>
                <w:b/>
                <w:bCs/>
              </w:rPr>
            </w:pPr>
            <w:r>
              <w:rPr>
                <w:rFonts w:ascii="Calibri" w:hAnsi="Calibri" w:cs="Calibri"/>
                <w:b/>
                <w:bCs/>
              </w:rPr>
              <w:lastRenderedPageBreak/>
              <w:t xml:space="preserve">Total confirmed co-financing </w:t>
            </w:r>
          </w:p>
        </w:tc>
        <w:tc>
          <w:tcPr>
            <w:tcW w:w="4770" w:type="dxa"/>
            <w:gridSpan w:val="3"/>
            <w:shd w:val="clear" w:color="auto" w:fill="auto"/>
          </w:tcPr>
          <w:p w14:paraId="2695631B" w14:textId="77777777" w:rsidR="00F5335A" w:rsidRDefault="00795F6F">
            <w:pPr>
              <w:spacing w:after="0" w:line="240" w:lineRule="auto"/>
              <w:jc w:val="right"/>
              <w:rPr>
                <w:rFonts w:ascii="Calibri" w:hAnsi="Calibri" w:cs="Calibri"/>
                <w:b/>
              </w:rPr>
            </w:pPr>
            <w:r>
              <w:rPr>
                <w:rFonts w:ascii="Calibri" w:hAnsi="Calibri" w:cs="Calibri"/>
                <w:b/>
              </w:rPr>
              <w:t xml:space="preserve">USD 97,763,687 </w:t>
            </w:r>
          </w:p>
        </w:tc>
      </w:tr>
      <w:tr w:rsidR="00F5335A" w14:paraId="3500BDFA" w14:textId="77777777">
        <w:tc>
          <w:tcPr>
            <w:tcW w:w="4585" w:type="dxa"/>
            <w:gridSpan w:val="3"/>
            <w:shd w:val="clear" w:color="auto" w:fill="auto"/>
          </w:tcPr>
          <w:p w14:paraId="5F841935" w14:textId="77777777" w:rsidR="00F5335A" w:rsidRDefault="00795F6F">
            <w:pPr>
              <w:numPr>
                <w:ilvl w:val="0"/>
                <w:numId w:val="8"/>
              </w:numPr>
              <w:spacing w:after="0" w:line="240" w:lineRule="auto"/>
              <w:jc w:val="right"/>
              <w:rPr>
                <w:rFonts w:ascii="Calibri" w:hAnsi="Calibri" w:cs="Calibri"/>
                <w:b/>
              </w:rPr>
            </w:pPr>
            <w:r>
              <w:rPr>
                <w:rFonts w:ascii="Calibri" w:hAnsi="Calibri" w:cs="Calibri"/>
                <w:b/>
                <w:lang w:eastAsia="zh-CN"/>
              </w:rPr>
              <w:t>Grand-</w:t>
            </w:r>
            <w:r>
              <w:rPr>
                <w:rFonts w:ascii="Calibri" w:hAnsi="Calibri" w:cs="Calibri"/>
                <w:b/>
              </w:rPr>
              <w:t xml:space="preserve">Total Project </w:t>
            </w:r>
            <w:r>
              <w:rPr>
                <w:rFonts w:ascii="Calibri" w:hAnsi="Calibri" w:cs="Calibri"/>
                <w:b/>
                <w:lang w:eastAsia="zh-CN"/>
              </w:rPr>
              <w:t>Financing (1)+(2)</w:t>
            </w:r>
          </w:p>
        </w:tc>
        <w:tc>
          <w:tcPr>
            <w:tcW w:w="4770" w:type="dxa"/>
            <w:gridSpan w:val="3"/>
            <w:shd w:val="clear" w:color="auto" w:fill="auto"/>
          </w:tcPr>
          <w:p w14:paraId="69C7E749" w14:textId="77777777" w:rsidR="00F5335A" w:rsidRDefault="00795F6F">
            <w:pPr>
              <w:spacing w:after="0" w:line="240" w:lineRule="auto"/>
              <w:jc w:val="right"/>
              <w:rPr>
                <w:rFonts w:ascii="Calibri" w:hAnsi="Calibri" w:cs="Calibri"/>
                <w:b/>
              </w:rPr>
            </w:pPr>
            <w:r>
              <w:rPr>
                <w:rFonts w:ascii="Calibri" w:hAnsi="Calibri" w:cs="Calibri"/>
                <w:b/>
              </w:rPr>
              <w:t>USD 107,107,066</w:t>
            </w:r>
          </w:p>
        </w:tc>
      </w:tr>
      <w:tr w:rsidR="00F5335A" w14:paraId="1E8D6F89" w14:textId="77777777">
        <w:tc>
          <w:tcPr>
            <w:tcW w:w="9355" w:type="dxa"/>
            <w:gridSpan w:val="6"/>
            <w:shd w:val="clear" w:color="auto" w:fill="BFBFBF"/>
          </w:tcPr>
          <w:p w14:paraId="7884ED38" w14:textId="77777777" w:rsidR="00F5335A" w:rsidRDefault="00795F6F">
            <w:pPr>
              <w:spacing w:after="0" w:line="240" w:lineRule="auto"/>
              <w:rPr>
                <w:rFonts w:ascii="Calibri" w:hAnsi="Calibri" w:cs="Calibri"/>
                <w:b/>
                <w:smallCaps/>
              </w:rPr>
            </w:pPr>
            <w:r>
              <w:rPr>
                <w:rFonts w:ascii="Calibri" w:hAnsi="Calibri" w:cs="Calibri"/>
                <w:b/>
                <w:smallCaps/>
              </w:rPr>
              <w:t xml:space="preserve">Signatures: </w:t>
            </w:r>
          </w:p>
        </w:tc>
      </w:tr>
      <w:tr w:rsidR="00F5335A" w14:paraId="7F39AE08" w14:textId="77777777">
        <w:tc>
          <w:tcPr>
            <w:tcW w:w="4135" w:type="dxa"/>
            <w:gridSpan w:val="2"/>
            <w:shd w:val="clear" w:color="auto" w:fill="auto"/>
          </w:tcPr>
          <w:p w14:paraId="32FCADB7" w14:textId="77777777" w:rsidR="00F5335A" w:rsidRDefault="00795F6F">
            <w:pPr>
              <w:spacing w:after="0" w:line="240" w:lineRule="auto"/>
              <w:rPr>
                <w:rFonts w:ascii="Calibri" w:hAnsi="Calibri" w:cs="Calibri"/>
              </w:rPr>
            </w:pPr>
            <w:r>
              <w:rPr>
                <w:rFonts w:ascii="Calibri" w:hAnsi="Calibri" w:cs="Calibri"/>
                <w:b/>
              </w:rPr>
              <w:t xml:space="preserve">Signature: </w:t>
            </w:r>
            <w:r>
              <w:rPr>
                <w:rFonts w:ascii="Calibri" w:hAnsi="Calibri" w:cs="Calibri"/>
              </w:rPr>
              <w:t>print name below</w:t>
            </w:r>
          </w:p>
          <w:p w14:paraId="22A1223E" w14:textId="77777777" w:rsidR="00F5335A" w:rsidRDefault="00F5335A">
            <w:pPr>
              <w:spacing w:after="0" w:line="240" w:lineRule="auto"/>
              <w:rPr>
                <w:rFonts w:ascii="Calibri" w:hAnsi="Calibri" w:cs="Calibri"/>
                <w:b/>
              </w:rPr>
            </w:pPr>
          </w:p>
        </w:tc>
        <w:tc>
          <w:tcPr>
            <w:tcW w:w="1620" w:type="dxa"/>
            <w:gridSpan w:val="2"/>
            <w:shd w:val="clear" w:color="auto" w:fill="auto"/>
          </w:tcPr>
          <w:p w14:paraId="1AAB796B" w14:textId="77777777" w:rsidR="00F5335A" w:rsidRDefault="00795F6F">
            <w:pPr>
              <w:spacing w:after="0" w:line="240" w:lineRule="auto"/>
              <w:rPr>
                <w:rFonts w:ascii="Calibri" w:hAnsi="Calibri" w:cs="Calibri"/>
                <w:b/>
              </w:rPr>
            </w:pPr>
            <w:r>
              <w:rPr>
                <w:rFonts w:ascii="Calibri" w:hAnsi="Calibri" w:cs="Calibri"/>
                <w:b/>
              </w:rPr>
              <w:t>Agreed by Government Development Coordination Authority</w:t>
            </w:r>
          </w:p>
        </w:tc>
        <w:tc>
          <w:tcPr>
            <w:tcW w:w="3600" w:type="dxa"/>
            <w:gridSpan w:val="2"/>
            <w:shd w:val="clear" w:color="auto" w:fill="auto"/>
          </w:tcPr>
          <w:p w14:paraId="3F5DCFFE" w14:textId="77777777" w:rsidR="00F5335A" w:rsidRDefault="00795F6F">
            <w:pPr>
              <w:spacing w:after="0" w:line="240" w:lineRule="auto"/>
              <w:rPr>
                <w:rFonts w:ascii="Calibri" w:hAnsi="Calibri" w:cs="Calibri"/>
                <w:b/>
                <w:i/>
              </w:rPr>
            </w:pPr>
            <w:r>
              <w:rPr>
                <w:rFonts w:ascii="Calibri" w:hAnsi="Calibri" w:cs="Calibri"/>
                <w:b/>
              </w:rPr>
              <w:t>Date/Month/Year:</w:t>
            </w:r>
            <w:r>
              <w:rPr>
                <w:rFonts w:ascii="Calibri" w:hAnsi="Calibri" w:cs="Calibri"/>
              </w:rPr>
              <w:t xml:space="preserve"> </w:t>
            </w:r>
            <w:r>
              <w:rPr>
                <w:rFonts w:ascii="Calibri" w:hAnsi="Calibri" w:cs="Calibri"/>
                <w:i/>
              </w:rPr>
              <w:t>within 6 months of GEF CEO endorsement</w:t>
            </w:r>
          </w:p>
          <w:p w14:paraId="0D01201D" w14:textId="77777777" w:rsidR="00F5335A" w:rsidRDefault="00F5335A">
            <w:pPr>
              <w:spacing w:after="0" w:line="240" w:lineRule="auto"/>
              <w:rPr>
                <w:rFonts w:ascii="Calibri" w:hAnsi="Calibri" w:cs="Calibri"/>
              </w:rPr>
            </w:pPr>
          </w:p>
        </w:tc>
      </w:tr>
      <w:tr w:rsidR="00F5335A" w14:paraId="37976014" w14:textId="77777777">
        <w:tc>
          <w:tcPr>
            <w:tcW w:w="4135" w:type="dxa"/>
            <w:gridSpan w:val="2"/>
            <w:shd w:val="clear" w:color="auto" w:fill="auto"/>
          </w:tcPr>
          <w:p w14:paraId="62D65D45" w14:textId="77777777" w:rsidR="00F5335A" w:rsidRDefault="00795F6F">
            <w:pPr>
              <w:spacing w:after="0" w:line="240" w:lineRule="auto"/>
              <w:rPr>
                <w:rFonts w:ascii="Calibri" w:hAnsi="Calibri" w:cs="Calibri"/>
              </w:rPr>
            </w:pPr>
            <w:r>
              <w:rPr>
                <w:rFonts w:ascii="Calibri" w:hAnsi="Calibri" w:cs="Calibri"/>
                <w:b/>
              </w:rPr>
              <w:t xml:space="preserve">Signature: </w:t>
            </w:r>
            <w:r>
              <w:rPr>
                <w:rFonts w:ascii="Calibri" w:hAnsi="Calibri" w:cs="Calibri"/>
              </w:rPr>
              <w:t>print name below</w:t>
            </w:r>
          </w:p>
          <w:p w14:paraId="54C4FD5A" w14:textId="77777777" w:rsidR="00F5335A" w:rsidRDefault="00F5335A">
            <w:pPr>
              <w:spacing w:after="0" w:line="240" w:lineRule="auto"/>
              <w:rPr>
                <w:rFonts w:ascii="Calibri" w:hAnsi="Calibri" w:cs="Calibri"/>
                <w:b/>
              </w:rPr>
            </w:pPr>
          </w:p>
        </w:tc>
        <w:tc>
          <w:tcPr>
            <w:tcW w:w="1620" w:type="dxa"/>
            <w:gridSpan w:val="2"/>
            <w:shd w:val="clear" w:color="auto" w:fill="auto"/>
          </w:tcPr>
          <w:p w14:paraId="24384502" w14:textId="77777777" w:rsidR="00F5335A" w:rsidRDefault="00795F6F">
            <w:pPr>
              <w:spacing w:after="0" w:line="240" w:lineRule="auto"/>
              <w:rPr>
                <w:rFonts w:ascii="Calibri" w:hAnsi="Calibri" w:cs="Calibri"/>
                <w:b/>
                <w:lang w:eastAsia="zh-CN"/>
              </w:rPr>
            </w:pPr>
            <w:r>
              <w:rPr>
                <w:rFonts w:ascii="Calibri" w:hAnsi="Calibri" w:cs="Calibri"/>
                <w:b/>
              </w:rPr>
              <w:t>Agreed by Implementing Partner</w:t>
            </w:r>
          </w:p>
        </w:tc>
        <w:tc>
          <w:tcPr>
            <w:tcW w:w="3600" w:type="dxa"/>
            <w:gridSpan w:val="2"/>
            <w:shd w:val="clear" w:color="auto" w:fill="auto"/>
          </w:tcPr>
          <w:p w14:paraId="1DBC1301" w14:textId="77777777" w:rsidR="00F5335A" w:rsidRDefault="00795F6F">
            <w:pPr>
              <w:spacing w:after="0" w:line="240" w:lineRule="auto"/>
              <w:rPr>
                <w:rFonts w:ascii="Calibri" w:hAnsi="Calibri" w:cs="Calibri"/>
                <w:b/>
                <w:i/>
              </w:rPr>
            </w:pPr>
            <w:r>
              <w:rPr>
                <w:rFonts w:ascii="Calibri" w:hAnsi="Calibri" w:cs="Calibri"/>
                <w:b/>
              </w:rPr>
              <w:t>Date/Month/Year:</w:t>
            </w:r>
            <w:r>
              <w:rPr>
                <w:rFonts w:ascii="Calibri" w:hAnsi="Calibri" w:cs="Calibri"/>
              </w:rPr>
              <w:t xml:space="preserve"> </w:t>
            </w:r>
            <w:r>
              <w:rPr>
                <w:rFonts w:ascii="Calibri" w:hAnsi="Calibri" w:cs="Calibri"/>
                <w:i/>
              </w:rPr>
              <w:t>within 6 months of GEF CEO endorsement</w:t>
            </w:r>
          </w:p>
          <w:p w14:paraId="5331C675" w14:textId="77777777" w:rsidR="00F5335A" w:rsidRDefault="00F5335A">
            <w:pPr>
              <w:spacing w:after="0" w:line="240" w:lineRule="auto"/>
              <w:rPr>
                <w:rFonts w:ascii="Calibri" w:hAnsi="Calibri" w:cs="Calibri"/>
                <w:b/>
              </w:rPr>
            </w:pPr>
          </w:p>
        </w:tc>
      </w:tr>
      <w:tr w:rsidR="00F5335A" w14:paraId="4B20FA08" w14:textId="77777777">
        <w:tc>
          <w:tcPr>
            <w:tcW w:w="4135" w:type="dxa"/>
            <w:gridSpan w:val="2"/>
            <w:shd w:val="clear" w:color="auto" w:fill="auto"/>
          </w:tcPr>
          <w:p w14:paraId="454DB67B" w14:textId="77777777" w:rsidR="00F5335A" w:rsidRDefault="00795F6F">
            <w:pPr>
              <w:spacing w:after="0" w:line="240" w:lineRule="auto"/>
              <w:rPr>
                <w:rFonts w:ascii="Calibri" w:hAnsi="Calibri" w:cs="Calibri"/>
              </w:rPr>
            </w:pPr>
            <w:r>
              <w:rPr>
                <w:rFonts w:ascii="Calibri" w:hAnsi="Calibri" w:cs="Calibri"/>
                <w:b/>
              </w:rPr>
              <w:t xml:space="preserve">Signature: </w:t>
            </w:r>
            <w:r>
              <w:rPr>
                <w:rFonts w:ascii="Calibri" w:hAnsi="Calibri" w:cs="Calibri"/>
              </w:rPr>
              <w:t>print name below</w:t>
            </w:r>
          </w:p>
        </w:tc>
        <w:tc>
          <w:tcPr>
            <w:tcW w:w="1620" w:type="dxa"/>
            <w:gridSpan w:val="2"/>
            <w:shd w:val="clear" w:color="auto" w:fill="auto"/>
          </w:tcPr>
          <w:p w14:paraId="515E7702" w14:textId="77777777" w:rsidR="00F5335A" w:rsidRDefault="00795F6F">
            <w:pPr>
              <w:spacing w:after="0" w:line="240" w:lineRule="auto"/>
              <w:rPr>
                <w:rFonts w:ascii="Calibri" w:hAnsi="Calibri" w:cs="Calibri"/>
                <w:b/>
              </w:rPr>
            </w:pPr>
            <w:r>
              <w:rPr>
                <w:rFonts w:ascii="Calibri" w:hAnsi="Calibri" w:cs="Calibri"/>
                <w:b/>
              </w:rPr>
              <w:t>Agreed by UNDP</w:t>
            </w:r>
          </w:p>
        </w:tc>
        <w:tc>
          <w:tcPr>
            <w:tcW w:w="3600" w:type="dxa"/>
            <w:gridSpan w:val="2"/>
            <w:shd w:val="clear" w:color="auto" w:fill="auto"/>
          </w:tcPr>
          <w:p w14:paraId="300857E7" w14:textId="77777777" w:rsidR="00F5335A" w:rsidRDefault="00795F6F">
            <w:pPr>
              <w:spacing w:after="0" w:line="240" w:lineRule="auto"/>
              <w:rPr>
                <w:rFonts w:ascii="Calibri" w:hAnsi="Calibri" w:cs="Calibri"/>
                <w:b/>
              </w:rPr>
            </w:pPr>
            <w:r>
              <w:rPr>
                <w:rFonts w:ascii="Calibri" w:hAnsi="Calibri" w:cs="Calibri"/>
                <w:b/>
              </w:rPr>
              <w:t>Date/Month/Year:</w:t>
            </w:r>
            <w:r>
              <w:rPr>
                <w:rFonts w:ascii="Calibri" w:hAnsi="Calibri" w:cs="Calibri"/>
              </w:rPr>
              <w:t xml:space="preserve"> </w:t>
            </w:r>
            <w:r>
              <w:rPr>
                <w:rFonts w:ascii="Calibri" w:hAnsi="Calibri" w:cs="Calibri"/>
                <w:i/>
              </w:rPr>
              <w:t>within 6 months of GEF CEO endorsement</w:t>
            </w:r>
          </w:p>
        </w:tc>
      </w:tr>
      <w:tr w:rsidR="00F5335A" w:rsidDel="00853422" w14:paraId="34A9575A" w14:textId="764A8256">
        <w:trPr>
          <w:del w:id="1" w:author="Phatthamon Jantalae" w:date="2022-06-16T14:50:00Z"/>
        </w:trPr>
        <w:tc>
          <w:tcPr>
            <w:tcW w:w="9355" w:type="dxa"/>
            <w:gridSpan w:val="6"/>
            <w:shd w:val="clear" w:color="auto" w:fill="auto"/>
          </w:tcPr>
          <w:p w14:paraId="4B24D8D3" w14:textId="433B54C6" w:rsidR="00F5335A" w:rsidDel="00853422" w:rsidRDefault="00795F6F">
            <w:pPr>
              <w:spacing w:after="0"/>
              <w:rPr>
                <w:del w:id="2" w:author="Phatthamon Jantalae" w:date="2022-06-16T14:50:00Z"/>
                <w:rFonts w:cs="Arial"/>
                <w:b/>
                <w:szCs w:val="20"/>
              </w:rPr>
            </w:pPr>
            <w:del w:id="3" w:author="Phatthamon Jantalae" w:date="2022-06-16T14:50:00Z">
              <w:r w:rsidDel="00853422">
                <w:rPr>
                  <w:rFonts w:cs="Arial"/>
                  <w:b/>
                  <w:szCs w:val="20"/>
                </w:rPr>
                <w:delText>Key GEF Project Cycle Milestones:</w:delText>
              </w:r>
            </w:del>
          </w:p>
          <w:p w14:paraId="5F9F0146" w14:textId="56300A71" w:rsidR="00F5335A" w:rsidDel="00853422" w:rsidRDefault="00F5335A">
            <w:pPr>
              <w:spacing w:after="0"/>
              <w:rPr>
                <w:del w:id="4" w:author="Phatthamon Jantalae" w:date="2022-06-16T14:50:00Z"/>
                <w:rFonts w:cs="Arial"/>
                <w:b/>
                <w:szCs w:val="20"/>
              </w:rPr>
            </w:pPr>
          </w:p>
          <w:p w14:paraId="7200C679" w14:textId="73CD2645" w:rsidR="00F5335A" w:rsidDel="00853422" w:rsidRDefault="00795F6F">
            <w:pPr>
              <w:spacing w:after="0"/>
              <w:rPr>
                <w:del w:id="5" w:author="Phatthamon Jantalae" w:date="2022-06-16T14:50:00Z"/>
                <w:rFonts w:cs="Arial"/>
                <w:szCs w:val="20"/>
              </w:rPr>
            </w:pPr>
            <w:del w:id="6" w:author="Phatthamon Jantalae" w:date="2022-06-16T14:50:00Z">
              <w:r w:rsidDel="00853422">
                <w:rPr>
                  <w:rFonts w:cs="Arial"/>
                  <w:b/>
                  <w:szCs w:val="20"/>
                </w:rPr>
                <w:delText>Project document signature</w:delText>
              </w:r>
              <w:r w:rsidDel="00853422">
                <w:rPr>
                  <w:rFonts w:cs="Arial"/>
                  <w:szCs w:val="20"/>
                </w:rPr>
                <w:delText>: within 25 days of GEF CEO endorsement</w:delText>
              </w:r>
            </w:del>
          </w:p>
          <w:p w14:paraId="22CB0D50" w14:textId="6FD117A2" w:rsidR="00F5335A" w:rsidDel="00853422" w:rsidRDefault="00795F6F">
            <w:pPr>
              <w:spacing w:after="0"/>
              <w:rPr>
                <w:del w:id="7" w:author="Phatthamon Jantalae" w:date="2022-06-16T14:50:00Z"/>
                <w:rFonts w:cs="Arial"/>
                <w:szCs w:val="20"/>
              </w:rPr>
            </w:pPr>
            <w:del w:id="8" w:author="Phatthamon Jantalae" w:date="2022-06-16T14:50:00Z">
              <w:r w:rsidDel="00853422">
                <w:rPr>
                  <w:rFonts w:cs="Arial"/>
                  <w:b/>
                  <w:szCs w:val="20"/>
                </w:rPr>
                <w:delText>First disbursement date</w:delText>
              </w:r>
              <w:r w:rsidDel="00853422">
                <w:rPr>
                  <w:rFonts w:cs="Arial"/>
                  <w:szCs w:val="20"/>
                </w:rPr>
                <w:delText>: within 40 days of GEF CEO endorsement</w:delText>
              </w:r>
            </w:del>
          </w:p>
          <w:p w14:paraId="62CA8B8E" w14:textId="0224D9A6" w:rsidR="00F5335A" w:rsidDel="00853422" w:rsidRDefault="00795F6F">
            <w:pPr>
              <w:spacing w:after="0"/>
              <w:rPr>
                <w:del w:id="9" w:author="Phatthamon Jantalae" w:date="2022-06-16T14:50:00Z"/>
                <w:rFonts w:cs="Arial"/>
                <w:szCs w:val="20"/>
              </w:rPr>
            </w:pPr>
            <w:del w:id="10" w:author="Phatthamon Jantalae" w:date="2022-06-16T14:50:00Z">
              <w:r w:rsidDel="00853422">
                <w:rPr>
                  <w:rFonts w:cs="Arial"/>
                  <w:b/>
                  <w:szCs w:val="20"/>
                </w:rPr>
                <w:delText>Inception workshop date</w:delText>
              </w:r>
              <w:r w:rsidDel="00853422">
                <w:rPr>
                  <w:rFonts w:cs="Arial"/>
                  <w:szCs w:val="20"/>
                </w:rPr>
                <w:delText>: within 60 days of GEF CEO endorsement</w:delText>
              </w:r>
            </w:del>
          </w:p>
          <w:p w14:paraId="0F58AA18" w14:textId="3427E260" w:rsidR="00F5335A" w:rsidDel="00853422" w:rsidRDefault="00795F6F">
            <w:pPr>
              <w:spacing w:after="0"/>
              <w:rPr>
                <w:del w:id="11" w:author="Phatthamon Jantalae" w:date="2022-06-16T14:50:00Z"/>
                <w:rFonts w:cs="Arial"/>
                <w:b/>
                <w:szCs w:val="20"/>
              </w:rPr>
            </w:pPr>
            <w:del w:id="12" w:author="Phatthamon Jantalae" w:date="2022-06-16T14:50:00Z">
              <w:r w:rsidDel="00853422">
                <w:rPr>
                  <w:rFonts w:cs="Arial"/>
                  <w:b/>
                  <w:szCs w:val="20"/>
                </w:rPr>
                <w:delText xml:space="preserve">Operational closure: </w:delText>
              </w:r>
              <w:r w:rsidDel="00853422">
                <w:rPr>
                  <w:rFonts w:cs="Arial"/>
                  <w:szCs w:val="20"/>
                </w:rPr>
                <w:delText>expected end date as per the approved duration after Project Document signature</w:delText>
              </w:r>
            </w:del>
          </w:p>
          <w:p w14:paraId="57821696" w14:textId="0510F318" w:rsidR="00F5335A" w:rsidDel="00853422" w:rsidRDefault="00795F6F">
            <w:pPr>
              <w:spacing w:after="0" w:line="240" w:lineRule="auto"/>
              <w:rPr>
                <w:del w:id="13" w:author="Phatthamon Jantalae" w:date="2022-06-16T14:50:00Z"/>
                <w:rFonts w:ascii="Calibri" w:hAnsi="Calibri" w:cs="Calibri"/>
                <w:b/>
              </w:rPr>
            </w:pPr>
            <w:del w:id="14" w:author="Phatthamon Jantalae" w:date="2022-06-16T14:50:00Z">
              <w:r w:rsidDel="00853422">
                <w:rPr>
                  <w:rFonts w:cs="Arial"/>
                  <w:b/>
                  <w:szCs w:val="20"/>
                </w:rPr>
                <w:delText xml:space="preserve">Financial closure: </w:delText>
              </w:r>
              <w:r w:rsidDel="00853422">
                <w:rPr>
                  <w:rFonts w:cs="Arial"/>
                  <w:szCs w:val="20"/>
                </w:rPr>
                <w:delText>within 6 months of operational closure</w:delText>
              </w:r>
            </w:del>
          </w:p>
        </w:tc>
      </w:tr>
    </w:tbl>
    <w:p w14:paraId="5F88EFE2" w14:textId="77777777" w:rsidR="00F5335A" w:rsidRDefault="00F5335A">
      <w:pPr>
        <w:spacing w:after="0" w:line="240" w:lineRule="auto"/>
        <w:rPr>
          <w:rFonts w:ascii="Calibri" w:hAnsi="Calibri" w:cs="Calibri"/>
          <w:b/>
        </w:rPr>
      </w:pPr>
    </w:p>
    <w:p w14:paraId="2367A94A" w14:textId="77777777" w:rsidR="00F5335A" w:rsidRDefault="00F5335A">
      <w:pPr>
        <w:spacing w:after="0" w:line="240" w:lineRule="auto"/>
        <w:rPr>
          <w:rFonts w:ascii="Calibri" w:hAnsi="Calibri" w:cs="Calibri"/>
          <w:b/>
        </w:rPr>
      </w:pPr>
    </w:p>
    <w:p w14:paraId="5AD63CD8" w14:textId="77777777" w:rsidR="00F5335A" w:rsidRDefault="00795F6F">
      <w:pPr>
        <w:spacing w:after="0" w:line="240" w:lineRule="auto"/>
        <w:rPr>
          <w:rFonts w:ascii="Calibri" w:hAnsi="Calibri" w:cs="Calibri"/>
        </w:rPr>
      </w:pPr>
      <w:r>
        <w:rPr>
          <w:rFonts w:ascii="Calibri" w:hAnsi="Calibri" w:cs="Calibri"/>
        </w:rPr>
        <w:br w:type="page"/>
      </w:r>
    </w:p>
    <w:p w14:paraId="67E916D0" w14:textId="77777777" w:rsidR="00F5335A" w:rsidRDefault="00795F6F">
      <w:pPr>
        <w:pStyle w:val="nomal"/>
        <w:spacing w:before="0" w:beforeAutospacing="0"/>
        <w:jc w:val="center"/>
        <w:rPr>
          <w:rFonts w:ascii="Calibri" w:hAnsi="Calibri" w:cs="Calibri"/>
          <w:b/>
          <w:bCs/>
          <w:sz w:val="22"/>
          <w:szCs w:val="22"/>
        </w:rPr>
      </w:pPr>
      <w:bookmarkStart w:id="15" w:name="_Toc10449632"/>
      <w:bookmarkStart w:id="16" w:name="_Toc10117702"/>
      <w:r>
        <w:rPr>
          <w:rFonts w:ascii="Calibri" w:hAnsi="Calibri" w:cs="Calibri"/>
          <w:b/>
          <w:bCs/>
          <w:sz w:val="22"/>
          <w:szCs w:val="22"/>
        </w:rPr>
        <w:lastRenderedPageBreak/>
        <w:t>List of Abbreviations &amp; Acronyms</w:t>
      </w:r>
    </w:p>
    <w:p w14:paraId="741D1C6D" w14:textId="77777777" w:rsidR="00F5335A" w:rsidRDefault="00F5335A">
      <w:pPr>
        <w:spacing w:after="0" w:line="240" w:lineRule="auto"/>
        <w:rPr>
          <w:rFonts w:ascii="Calibri" w:hAnsi="Calibri" w:cs="Calibri"/>
        </w:rPr>
      </w:pPr>
    </w:p>
    <w:tbl>
      <w:tblPr>
        <w:tblW w:w="0" w:type="auto"/>
        <w:tblBorders>
          <w:bottom w:val="single" w:sz="4" w:space="0" w:color="auto"/>
        </w:tblBorders>
        <w:tblLook w:val="04A0" w:firstRow="1" w:lastRow="0" w:firstColumn="1" w:lastColumn="0" w:noHBand="0" w:noVBand="1"/>
      </w:tblPr>
      <w:tblGrid>
        <w:gridCol w:w="1370"/>
        <w:gridCol w:w="7990"/>
      </w:tblGrid>
      <w:tr w:rsidR="00F5335A" w14:paraId="34DC6856" w14:textId="77777777">
        <w:trPr>
          <w:trHeight w:val="288"/>
        </w:trPr>
        <w:tc>
          <w:tcPr>
            <w:tcW w:w="1381" w:type="dxa"/>
            <w:shd w:val="clear" w:color="auto" w:fill="auto"/>
          </w:tcPr>
          <w:p w14:paraId="1BD86CE6" w14:textId="77777777" w:rsidR="00F5335A" w:rsidRDefault="00795F6F">
            <w:pPr>
              <w:spacing w:after="0" w:line="240" w:lineRule="auto"/>
              <w:rPr>
                <w:rFonts w:ascii="Calibri" w:hAnsi="Calibri" w:cs="Calibri"/>
              </w:rPr>
            </w:pPr>
            <w:r>
              <w:rPr>
                <w:rFonts w:ascii="Calibri" w:hAnsi="Calibri" w:cs="Calibri"/>
              </w:rPr>
              <w:t>ASEAN</w:t>
            </w:r>
          </w:p>
        </w:tc>
        <w:tc>
          <w:tcPr>
            <w:tcW w:w="8157" w:type="dxa"/>
            <w:shd w:val="clear" w:color="auto" w:fill="auto"/>
          </w:tcPr>
          <w:p w14:paraId="58D66B3A" w14:textId="77777777" w:rsidR="00F5335A" w:rsidRDefault="00795F6F">
            <w:pPr>
              <w:spacing w:after="0" w:line="240" w:lineRule="auto"/>
              <w:ind w:left="116"/>
              <w:rPr>
                <w:rFonts w:ascii="Calibri" w:hAnsi="Calibri" w:cs="Calibri"/>
              </w:rPr>
            </w:pPr>
            <w:r>
              <w:rPr>
                <w:rFonts w:ascii="Calibri" w:hAnsi="Calibri" w:cs="Calibri"/>
              </w:rPr>
              <w:t>Association of South East Asian Nations</w:t>
            </w:r>
          </w:p>
        </w:tc>
      </w:tr>
      <w:tr w:rsidR="00F5335A" w14:paraId="0301C0E6" w14:textId="77777777">
        <w:trPr>
          <w:trHeight w:val="288"/>
        </w:trPr>
        <w:tc>
          <w:tcPr>
            <w:tcW w:w="1381" w:type="dxa"/>
            <w:shd w:val="clear" w:color="auto" w:fill="auto"/>
          </w:tcPr>
          <w:p w14:paraId="069B8409" w14:textId="77777777" w:rsidR="00F5335A" w:rsidRDefault="00795F6F">
            <w:pPr>
              <w:spacing w:after="0" w:line="240" w:lineRule="auto"/>
              <w:rPr>
                <w:rFonts w:ascii="Calibri" w:hAnsi="Calibri" w:cs="Calibri"/>
              </w:rPr>
            </w:pPr>
            <w:r>
              <w:rPr>
                <w:rFonts w:ascii="Calibri" w:hAnsi="Calibri" w:cs="Calibri"/>
              </w:rPr>
              <w:t>ACWF</w:t>
            </w:r>
          </w:p>
        </w:tc>
        <w:tc>
          <w:tcPr>
            <w:tcW w:w="8157" w:type="dxa"/>
            <w:shd w:val="clear" w:color="auto" w:fill="auto"/>
          </w:tcPr>
          <w:p w14:paraId="17250A1D" w14:textId="77777777" w:rsidR="00F5335A" w:rsidRDefault="00795F6F">
            <w:pPr>
              <w:spacing w:after="0" w:line="240" w:lineRule="auto"/>
              <w:ind w:left="116"/>
              <w:rPr>
                <w:rFonts w:ascii="Calibri" w:hAnsi="Calibri" w:cs="Calibri"/>
              </w:rPr>
            </w:pPr>
            <w:r>
              <w:rPr>
                <w:rFonts w:ascii="Calibri" w:hAnsi="Calibri" w:cs="Calibri"/>
              </w:rPr>
              <w:t>All China Women’s Federation</w:t>
            </w:r>
          </w:p>
        </w:tc>
      </w:tr>
      <w:tr w:rsidR="00F5335A" w14:paraId="04C003C3" w14:textId="77777777">
        <w:trPr>
          <w:trHeight w:val="288"/>
        </w:trPr>
        <w:tc>
          <w:tcPr>
            <w:tcW w:w="1381" w:type="dxa"/>
            <w:shd w:val="clear" w:color="auto" w:fill="auto"/>
          </w:tcPr>
          <w:p w14:paraId="7551DA2B" w14:textId="77777777" w:rsidR="00F5335A" w:rsidRDefault="00795F6F">
            <w:pPr>
              <w:spacing w:after="0" w:line="240" w:lineRule="auto"/>
              <w:rPr>
                <w:rFonts w:ascii="Calibri" w:hAnsi="Calibri" w:cs="Calibri"/>
              </w:rPr>
            </w:pPr>
            <w:r>
              <w:rPr>
                <w:rFonts w:ascii="Calibri" w:hAnsi="Calibri" w:cs="Calibri"/>
              </w:rPr>
              <w:t>BAU</w:t>
            </w:r>
          </w:p>
        </w:tc>
        <w:tc>
          <w:tcPr>
            <w:tcW w:w="8157" w:type="dxa"/>
            <w:shd w:val="clear" w:color="auto" w:fill="auto"/>
          </w:tcPr>
          <w:p w14:paraId="602BA0AD" w14:textId="77777777" w:rsidR="00F5335A" w:rsidRDefault="00795F6F">
            <w:pPr>
              <w:spacing w:after="0" w:line="240" w:lineRule="auto"/>
              <w:ind w:left="116"/>
              <w:rPr>
                <w:rFonts w:ascii="Calibri" w:hAnsi="Calibri" w:cs="Calibri"/>
              </w:rPr>
            </w:pPr>
            <w:r>
              <w:rPr>
                <w:rFonts w:ascii="Calibri" w:hAnsi="Calibri" w:cs="Calibri"/>
              </w:rPr>
              <w:t>Business As Usual</w:t>
            </w:r>
          </w:p>
        </w:tc>
      </w:tr>
      <w:tr w:rsidR="00F5335A" w14:paraId="3CDFCBB6" w14:textId="77777777">
        <w:trPr>
          <w:trHeight w:val="288"/>
        </w:trPr>
        <w:tc>
          <w:tcPr>
            <w:tcW w:w="1381" w:type="dxa"/>
            <w:shd w:val="clear" w:color="auto" w:fill="auto"/>
          </w:tcPr>
          <w:p w14:paraId="555D0D6E" w14:textId="77777777" w:rsidR="00F5335A" w:rsidRDefault="00795F6F">
            <w:pPr>
              <w:spacing w:after="0" w:line="240" w:lineRule="auto"/>
              <w:rPr>
                <w:rFonts w:ascii="Calibri" w:hAnsi="Calibri" w:cs="Calibri"/>
              </w:rPr>
            </w:pPr>
            <w:r>
              <w:rPr>
                <w:rFonts w:ascii="Calibri" w:hAnsi="Calibri" w:cs="Calibri"/>
              </w:rPr>
              <w:t>BPPS</w:t>
            </w:r>
          </w:p>
        </w:tc>
        <w:tc>
          <w:tcPr>
            <w:tcW w:w="8157" w:type="dxa"/>
            <w:shd w:val="clear" w:color="auto" w:fill="auto"/>
          </w:tcPr>
          <w:p w14:paraId="6DD91AA3" w14:textId="77777777" w:rsidR="00F5335A" w:rsidRDefault="00795F6F">
            <w:pPr>
              <w:spacing w:after="0" w:line="240" w:lineRule="auto"/>
              <w:ind w:left="116"/>
              <w:rPr>
                <w:rFonts w:ascii="Calibri" w:hAnsi="Calibri" w:cs="Calibri"/>
              </w:rPr>
            </w:pPr>
            <w:r>
              <w:rPr>
                <w:rFonts w:ascii="Calibri" w:hAnsi="Calibri" w:cs="Calibri"/>
              </w:rPr>
              <w:t>Bureau for Policy and Programme Support</w:t>
            </w:r>
          </w:p>
        </w:tc>
      </w:tr>
      <w:tr w:rsidR="00F5335A" w14:paraId="32E2CB83" w14:textId="77777777">
        <w:trPr>
          <w:trHeight w:val="288"/>
        </w:trPr>
        <w:tc>
          <w:tcPr>
            <w:tcW w:w="1381" w:type="dxa"/>
            <w:shd w:val="clear" w:color="auto" w:fill="auto"/>
          </w:tcPr>
          <w:p w14:paraId="7096DF8E" w14:textId="77777777" w:rsidR="00F5335A" w:rsidRDefault="00795F6F">
            <w:pPr>
              <w:spacing w:after="0" w:line="240" w:lineRule="auto"/>
              <w:rPr>
                <w:rFonts w:ascii="Calibri" w:hAnsi="Calibri" w:cs="Calibri"/>
              </w:rPr>
            </w:pPr>
            <w:r>
              <w:rPr>
                <w:rFonts w:ascii="Calibri" w:hAnsi="Calibri" w:cs="Calibri"/>
              </w:rPr>
              <w:t>CO</w:t>
            </w:r>
          </w:p>
        </w:tc>
        <w:tc>
          <w:tcPr>
            <w:tcW w:w="8157" w:type="dxa"/>
            <w:shd w:val="clear" w:color="auto" w:fill="auto"/>
          </w:tcPr>
          <w:p w14:paraId="670B2DA4" w14:textId="77777777" w:rsidR="00F5335A" w:rsidRDefault="00795F6F">
            <w:pPr>
              <w:spacing w:after="0" w:line="240" w:lineRule="auto"/>
              <w:ind w:left="116"/>
              <w:rPr>
                <w:rFonts w:ascii="Calibri" w:hAnsi="Calibri" w:cs="Calibri"/>
              </w:rPr>
            </w:pPr>
            <w:r>
              <w:rPr>
                <w:rFonts w:ascii="Calibri" w:hAnsi="Calibri" w:cs="Calibri"/>
              </w:rPr>
              <w:t>Country Office</w:t>
            </w:r>
          </w:p>
        </w:tc>
      </w:tr>
      <w:tr w:rsidR="00F5335A" w14:paraId="6E15017A" w14:textId="77777777">
        <w:trPr>
          <w:trHeight w:val="288"/>
        </w:trPr>
        <w:tc>
          <w:tcPr>
            <w:tcW w:w="1381" w:type="dxa"/>
            <w:shd w:val="clear" w:color="auto" w:fill="auto"/>
          </w:tcPr>
          <w:p w14:paraId="41A63FC0" w14:textId="77777777" w:rsidR="00F5335A" w:rsidRDefault="00795F6F">
            <w:pPr>
              <w:spacing w:after="0" w:line="240" w:lineRule="auto"/>
              <w:rPr>
                <w:rFonts w:ascii="Calibri" w:hAnsi="Calibri" w:cs="Calibri"/>
              </w:rPr>
            </w:pPr>
            <w:r>
              <w:rPr>
                <w:rFonts w:ascii="Calibri" w:hAnsi="Calibri" w:cs="Calibri"/>
              </w:rPr>
              <w:t>CO</w:t>
            </w:r>
            <w:r>
              <w:rPr>
                <w:rFonts w:ascii="Calibri" w:hAnsi="Calibri" w:cs="Calibri"/>
                <w:vertAlign w:val="subscript"/>
              </w:rPr>
              <w:t>2</w:t>
            </w:r>
          </w:p>
        </w:tc>
        <w:tc>
          <w:tcPr>
            <w:tcW w:w="8157" w:type="dxa"/>
            <w:shd w:val="clear" w:color="auto" w:fill="auto"/>
          </w:tcPr>
          <w:p w14:paraId="21E87674" w14:textId="77777777" w:rsidR="00F5335A" w:rsidRDefault="00795F6F">
            <w:pPr>
              <w:spacing w:after="0" w:line="240" w:lineRule="auto"/>
              <w:ind w:left="116"/>
              <w:rPr>
                <w:rFonts w:ascii="Calibri" w:hAnsi="Calibri" w:cs="Calibri"/>
              </w:rPr>
            </w:pPr>
            <w:r>
              <w:rPr>
                <w:rFonts w:ascii="Calibri" w:hAnsi="Calibri" w:cs="Calibri"/>
              </w:rPr>
              <w:t>Carbon Dioxide</w:t>
            </w:r>
          </w:p>
        </w:tc>
      </w:tr>
      <w:tr w:rsidR="00F5335A" w14:paraId="704C4311" w14:textId="77777777">
        <w:trPr>
          <w:trHeight w:val="288"/>
        </w:trPr>
        <w:tc>
          <w:tcPr>
            <w:tcW w:w="1381" w:type="dxa"/>
            <w:shd w:val="clear" w:color="auto" w:fill="auto"/>
          </w:tcPr>
          <w:p w14:paraId="36E68E25" w14:textId="77777777" w:rsidR="00F5335A" w:rsidRDefault="00795F6F">
            <w:pPr>
              <w:spacing w:after="0" w:line="240" w:lineRule="auto"/>
              <w:rPr>
                <w:rFonts w:ascii="Calibri" w:hAnsi="Calibri" w:cs="Calibri"/>
              </w:rPr>
            </w:pPr>
            <w:r>
              <w:rPr>
                <w:rFonts w:ascii="Calibri" w:hAnsi="Calibri" w:cs="Calibri"/>
              </w:rPr>
              <w:t>CO</w:t>
            </w:r>
            <w:r>
              <w:rPr>
                <w:rFonts w:ascii="Calibri" w:hAnsi="Calibri" w:cs="Calibri"/>
                <w:vertAlign w:val="subscript"/>
              </w:rPr>
              <w:t>2eq</w:t>
            </w:r>
          </w:p>
        </w:tc>
        <w:tc>
          <w:tcPr>
            <w:tcW w:w="8157" w:type="dxa"/>
            <w:shd w:val="clear" w:color="auto" w:fill="auto"/>
          </w:tcPr>
          <w:p w14:paraId="45E7FFC7" w14:textId="77777777" w:rsidR="00F5335A" w:rsidRDefault="00795F6F">
            <w:pPr>
              <w:spacing w:after="0" w:line="240" w:lineRule="auto"/>
              <w:ind w:left="116"/>
              <w:rPr>
                <w:rFonts w:ascii="Calibri" w:hAnsi="Calibri" w:cs="Calibri"/>
              </w:rPr>
            </w:pPr>
            <w:r>
              <w:rPr>
                <w:rFonts w:ascii="Calibri" w:hAnsi="Calibri" w:cs="Calibri"/>
              </w:rPr>
              <w:t>Carbon Dioxide Equivalent</w:t>
            </w:r>
          </w:p>
        </w:tc>
      </w:tr>
      <w:tr w:rsidR="00F5335A" w14:paraId="6387C67D" w14:textId="77777777">
        <w:trPr>
          <w:trHeight w:val="288"/>
        </w:trPr>
        <w:tc>
          <w:tcPr>
            <w:tcW w:w="1381" w:type="dxa"/>
            <w:shd w:val="clear" w:color="auto" w:fill="auto"/>
          </w:tcPr>
          <w:p w14:paraId="38B5D1D8" w14:textId="77777777" w:rsidR="00F5335A" w:rsidRDefault="00795F6F">
            <w:pPr>
              <w:spacing w:after="0" w:line="240" w:lineRule="auto"/>
              <w:rPr>
                <w:rFonts w:ascii="Calibri" w:hAnsi="Calibri" w:cs="Calibri"/>
              </w:rPr>
            </w:pPr>
            <w:r>
              <w:rPr>
                <w:rFonts w:ascii="Calibri" w:hAnsi="Calibri" w:cs="Calibri"/>
              </w:rPr>
              <w:t>CTA</w:t>
            </w:r>
          </w:p>
        </w:tc>
        <w:tc>
          <w:tcPr>
            <w:tcW w:w="8157" w:type="dxa"/>
            <w:shd w:val="clear" w:color="auto" w:fill="auto"/>
          </w:tcPr>
          <w:p w14:paraId="32403040" w14:textId="77777777" w:rsidR="00F5335A" w:rsidRDefault="00795F6F">
            <w:pPr>
              <w:spacing w:after="0" w:line="240" w:lineRule="auto"/>
              <w:ind w:left="116"/>
              <w:rPr>
                <w:rFonts w:ascii="Calibri" w:hAnsi="Calibri" w:cs="Calibri"/>
              </w:rPr>
            </w:pPr>
            <w:r>
              <w:rPr>
                <w:rFonts w:ascii="Calibri" w:hAnsi="Calibri" w:cs="Calibri"/>
              </w:rPr>
              <w:t xml:space="preserve">Chief Technical Advisor </w:t>
            </w:r>
          </w:p>
        </w:tc>
      </w:tr>
      <w:tr w:rsidR="00F5335A" w14:paraId="76D06137" w14:textId="77777777">
        <w:trPr>
          <w:trHeight w:val="288"/>
        </w:trPr>
        <w:tc>
          <w:tcPr>
            <w:tcW w:w="1381" w:type="dxa"/>
            <w:shd w:val="clear" w:color="auto" w:fill="auto"/>
          </w:tcPr>
          <w:p w14:paraId="6AD68EF0" w14:textId="77777777" w:rsidR="00F5335A" w:rsidRDefault="00795F6F">
            <w:pPr>
              <w:spacing w:after="0" w:line="240" w:lineRule="auto"/>
              <w:rPr>
                <w:rFonts w:ascii="Calibri" w:hAnsi="Calibri" w:cs="Calibri"/>
              </w:rPr>
            </w:pPr>
            <w:r>
              <w:rPr>
                <w:rFonts w:ascii="Calibri" w:hAnsi="Calibri" w:cs="Calibri"/>
              </w:rPr>
              <w:t>EE</w:t>
            </w:r>
          </w:p>
        </w:tc>
        <w:tc>
          <w:tcPr>
            <w:tcW w:w="8157" w:type="dxa"/>
            <w:shd w:val="clear" w:color="auto" w:fill="auto"/>
          </w:tcPr>
          <w:p w14:paraId="44366BBF" w14:textId="77777777" w:rsidR="00F5335A" w:rsidRDefault="00795F6F">
            <w:pPr>
              <w:spacing w:after="0" w:line="240" w:lineRule="auto"/>
              <w:ind w:left="116"/>
              <w:rPr>
                <w:rFonts w:ascii="Calibri" w:hAnsi="Calibri" w:cs="Calibri"/>
              </w:rPr>
            </w:pPr>
            <w:r>
              <w:rPr>
                <w:rFonts w:ascii="Calibri" w:hAnsi="Calibri" w:cs="Calibri"/>
              </w:rPr>
              <w:t>Energy Efficiency</w:t>
            </w:r>
          </w:p>
        </w:tc>
      </w:tr>
      <w:tr w:rsidR="00F5335A" w14:paraId="68C59CCE" w14:textId="77777777">
        <w:trPr>
          <w:trHeight w:val="288"/>
        </w:trPr>
        <w:tc>
          <w:tcPr>
            <w:tcW w:w="1381" w:type="dxa"/>
            <w:shd w:val="clear" w:color="auto" w:fill="auto"/>
          </w:tcPr>
          <w:p w14:paraId="332E6B39" w14:textId="77777777" w:rsidR="00F5335A" w:rsidRDefault="00795F6F">
            <w:pPr>
              <w:spacing w:after="0" w:line="240" w:lineRule="auto"/>
              <w:rPr>
                <w:rFonts w:ascii="Calibri" w:hAnsi="Calibri" w:cs="Calibri"/>
              </w:rPr>
            </w:pPr>
            <w:r>
              <w:rPr>
                <w:rFonts w:ascii="Calibri" w:hAnsi="Calibri" w:cs="Calibri"/>
              </w:rPr>
              <w:t>ERC</w:t>
            </w:r>
          </w:p>
        </w:tc>
        <w:tc>
          <w:tcPr>
            <w:tcW w:w="8157" w:type="dxa"/>
            <w:shd w:val="clear" w:color="auto" w:fill="auto"/>
          </w:tcPr>
          <w:p w14:paraId="16D44772" w14:textId="77777777" w:rsidR="00F5335A" w:rsidRDefault="00795F6F">
            <w:pPr>
              <w:spacing w:after="0" w:line="240" w:lineRule="auto"/>
              <w:ind w:left="116"/>
              <w:rPr>
                <w:rFonts w:ascii="Calibri" w:hAnsi="Calibri" w:cs="Calibri"/>
              </w:rPr>
            </w:pPr>
            <w:r>
              <w:rPr>
                <w:rFonts w:ascii="Calibri" w:hAnsi="Calibri" w:cs="Calibri"/>
              </w:rPr>
              <w:t>Evaluation Resource Center</w:t>
            </w:r>
          </w:p>
        </w:tc>
      </w:tr>
      <w:tr w:rsidR="00F5335A" w14:paraId="5AF8872F" w14:textId="77777777">
        <w:trPr>
          <w:trHeight w:val="288"/>
        </w:trPr>
        <w:tc>
          <w:tcPr>
            <w:tcW w:w="1381" w:type="dxa"/>
            <w:shd w:val="clear" w:color="auto" w:fill="auto"/>
          </w:tcPr>
          <w:p w14:paraId="001D741D" w14:textId="77777777" w:rsidR="00F5335A" w:rsidRDefault="00795F6F">
            <w:pPr>
              <w:spacing w:after="0" w:line="240" w:lineRule="auto"/>
              <w:rPr>
                <w:rFonts w:ascii="Calibri" w:hAnsi="Calibri" w:cs="Calibri"/>
              </w:rPr>
            </w:pPr>
            <w:r>
              <w:rPr>
                <w:rFonts w:ascii="Calibri" w:hAnsi="Calibri" w:cs="Calibri"/>
              </w:rPr>
              <w:t>ESIA</w:t>
            </w:r>
          </w:p>
        </w:tc>
        <w:tc>
          <w:tcPr>
            <w:tcW w:w="8157" w:type="dxa"/>
            <w:shd w:val="clear" w:color="auto" w:fill="auto"/>
          </w:tcPr>
          <w:p w14:paraId="04FC37E2" w14:textId="77777777" w:rsidR="00F5335A" w:rsidRDefault="00795F6F">
            <w:pPr>
              <w:spacing w:after="0" w:line="240" w:lineRule="auto"/>
              <w:ind w:left="116"/>
              <w:rPr>
                <w:rFonts w:ascii="Calibri" w:hAnsi="Calibri" w:cs="Calibri"/>
              </w:rPr>
            </w:pPr>
            <w:r>
              <w:rPr>
                <w:rFonts w:ascii="Calibri" w:hAnsi="Calibri" w:cs="Calibri"/>
              </w:rPr>
              <w:t>Environmental and Social Impact Assessment</w:t>
            </w:r>
          </w:p>
        </w:tc>
      </w:tr>
      <w:tr w:rsidR="00F5335A" w14:paraId="4B8484FD" w14:textId="77777777">
        <w:trPr>
          <w:trHeight w:val="288"/>
        </w:trPr>
        <w:tc>
          <w:tcPr>
            <w:tcW w:w="1381" w:type="dxa"/>
            <w:shd w:val="clear" w:color="auto" w:fill="auto"/>
          </w:tcPr>
          <w:p w14:paraId="0B66F320" w14:textId="77777777" w:rsidR="00F5335A" w:rsidRDefault="00795F6F">
            <w:pPr>
              <w:spacing w:after="0" w:line="240" w:lineRule="auto"/>
              <w:rPr>
                <w:rFonts w:ascii="Calibri" w:hAnsi="Calibri" w:cs="Calibri"/>
              </w:rPr>
            </w:pPr>
            <w:r>
              <w:rPr>
                <w:rFonts w:ascii="Calibri" w:hAnsi="Calibri" w:cs="Calibri"/>
              </w:rPr>
              <w:t>ESMF</w:t>
            </w:r>
          </w:p>
        </w:tc>
        <w:tc>
          <w:tcPr>
            <w:tcW w:w="8157" w:type="dxa"/>
            <w:shd w:val="clear" w:color="auto" w:fill="auto"/>
          </w:tcPr>
          <w:p w14:paraId="0789C62E" w14:textId="77777777" w:rsidR="00F5335A" w:rsidRDefault="00795F6F">
            <w:pPr>
              <w:spacing w:after="0" w:line="240" w:lineRule="auto"/>
              <w:ind w:left="116"/>
              <w:rPr>
                <w:rFonts w:ascii="Calibri" w:hAnsi="Calibri" w:cs="Calibri"/>
              </w:rPr>
            </w:pPr>
            <w:r>
              <w:rPr>
                <w:rFonts w:ascii="Calibri" w:hAnsi="Calibri" w:cs="Calibri"/>
              </w:rPr>
              <w:t>Environmental Social Management Framework</w:t>
            </w:r>
          </w:p>
        </w:tc>
      </w:tr>
      <w:tr w:rsidR="00F5335A" w14:paraId="7D64574A" w14:textId="77777777">
        <w:trPr>
          <w:trHeight w:val="288"/>
        </w:trPr>
        <w:tc>
          <w:tcPr>
            <w:tcW w:w="1381" w:type="dxa"/>
            <w:shd w:val="clear" w:color="auto" w:fill="auto"/>
          </w:tcPr>
          <w:p w14:paraId="35EEB32E" w14:textId="77777777" w:rsidR="00F5335A" w:rsidRDefault="00795F6F">
            <w:pPr>
              <w:spacing w:after="0" w:line="240" w:lineRule="auto"/>
              <w:rPr>
                <w:rFonts w:ascii="Calibri" w:hAnsi="Calibri" w:cs="Calibri"/>
              </w:rPr>
            </w:pPr>
            <w:r>
              <w:rPr>
                <w:rFonts w:ascii="Calibri" w:hAnsi="Calibri" w:cs="Calibri"/>
              </w:rPr>
              <w:t>ESMP</w:t>
            </w:r>
          </w:p>
        </w:tc>
        <w:tc>
          <w:tcPr>
            <w:tcW w:w="8157" w:type="dxa"/>
            <w:shd w:val="clear" w:color="auto" w:fill="auto"/>
          </w:tcPr>
          <w:p w14:paraId="215CBA50" w14:textId="77777777" w:rsidR="00F5335A" w:rsidRDefault="00795F6F">
            <w:pPr>
              <w:spacing w:after="0" w:line="240" w:lineRule="auto"/>
              <w:ind w:left="116"/>
              <w:rPr>
                <w:rFonts w:ascii="Calibri" w:hAnsi="Calibri" w:cs="Calibri"/>
              </w:rPr>
            </w:pPr>
            <w:r>
              <w:rPr>
                <w:rFonts w:ascii="Calibri" w:hAnsi="Calibri" w:cs="Calibri"/>
              </w:rPr>
              <w:t>Environmental Social Management Plan</w:t>
            </w:r>
          </w:p>
        </w:tc>
      </w:tr>
      <w:tr w:rsidR="00F5335A" w14:paraId="7E720054" w14:textId="77777777">
        <w:trPr>
          <w:trHeight w:val="288"/>
        </w:trPr>
        <w:tc>
          <w:tcPr>
            <w:tcW w:w="1381" w:type="dxa"/>
            <w:shd w:val="clear" w:color="auto" w:fill="auto"/>
          </w:tcPr>
          <w:p w14:paraId="0D75B5FC" w14:textId="77777777" w:rsidR="00F5335A" w:rsidRDefault="00795F6F">
            <w:pPr>
              <w:spacing w:after="0" w:line="240" w:lineRule="auto"/>
              <w:rPr>
                <w:rFonts w:ascii="Calibri" w:hAnsi="Calibri" w:cs="Calibri"/>
              </w:rPr>
            </w:pPr>
            <w:r>
              <w:rPr>
                <w:rFonts w:ascii="Calibri" w:hAnsi="Calibri" w:cs="Calibri"/>
              </w:rPr>
              <w:t>GDP</w:t>
            </w:r>
          </w:p>
        </w:tc>
        <w:tc>
          <w:tcPr>
            <w:tcW w:w="8157" w:type="dxa"/>
            <w:shd w:val="clear" w:color="auto" w:fill="auto"/>
          </w:tcPr>
          <w:p w14:paraId="77D34103" w14:textId="77777777" w:rsidR="00F5335A" w:rsidRDefault="00795F6F">
            <w:pPr>
              <w:spacing w:after="0" w:line="240" w:lineRule="auto"/>
              <w:ind w:left="116"/>
              <w:rPr>
                <w:rFonts w:ascii="Calibri" w:hAnsi="Calibri" w:cs="Calibri"/>
              </w:rPr>
            </w:pPr>
            <w:r>
              <w:rPr>
                <w:rFonts w:ascii="Calibri" w:hAnsi="Calibri" w:cs="Calibri"/>
              </w:rPr>
              <w:t>Gross Domestic Product</w:t>
            </w:r>
          </w:p>
        </w:tc>
      </w:tr>
      <w:tr w:rsidR="00F5335A" w14:paraId="7B041D99" w14:textId="77777777">
        <w:trPr>
          <w:trHeight w:val="288"/>
        </w:trPr>
        <w:tc>
          <w:tcPr>
            <w:tcW w:w="1381" w:type="dxa"/>
            <w:shd w:val="clear" w:color="auto" w:fill="auto"/>
          </w:tcPr>
          <w:p w14:paraId="76839A9C" w14:textId="77777777" w:rsidR="00F5335A" w:rsidRDefault="00795F6F">
            <w:pPr>
              <w:spacing w:after="0" w:line="240" w:lineRule="auto"/>
              <w:rPr>
                <w:rFonts w:ascii="Calibri" w:hAnsi="Calibri" w:cs="Calibri"/>
              </w:rPr>
            </w:pPr>
            <w:r>
              <w:rPr>
                <w:rFonts w:ascii="Calibri" w:hAnsi="Calibri" w:cs="Calibri"/>
              </w:rPr>
              <w:t>GEF</w:t>
            </w:r>
          </w:p>
        </w:tc>
        <w:tc>
          <w:tcPr>
            <w:tcW w:w="8157" w:type="dxa"/>
            <w:shd w:val="clear" w:color="auto" w:fill="auto"/>
          </w:tcPr>
          <w:p w14:paraId="31CF5BDE" w14:textId="77777777" w:rsidR="00F5335A" w:rsidRDefault="00795F6F">
            <w:pPr>
              <w:spacing w:after="0" w:line="240" w:lineRule="auto"/>
              <w:ind w:left="116"/>
              <w:rPr>
                <w:rFonts w:ascii="Calibri" w:hAnsi="Calibri" w:cs="Calibri"/>
              </w:rPr>
            </w:pPr>
            <w:r>
              <w:rPr>
                <w:rFonts w:ascii="Calibri" w:hAnsi="Calibri" w:cs="Calibri"/>
              </w:rPr>
              <w:t>Global Environment Facility</w:t>
            </w:r>
          </w:p>
        </w:tc>
      </w:tr>
      <w:tr w:rsidR="00F5335A" w14:paraId="1FA61BCC" w14:textId="77777777">
        <w:trPr>
          <w:trHeight w:val="288"/>
        </w:trPr>
        <w:tc>
          <w:tcPr>
            <w:tcW w:w="1381" w:type="dxa"/>
            <w:shd w:val="clear" w:color="auto" w:fill="auto"/>
          </w:tcPr>
          <w:p w14:paraId="67F0817F" w14:textId="77777777" w:rsidR="00F5335A" w:rsidRDefault="00795F6F">
            <w:pPr>
              <w:spacing w:after="0" w:line="240" w:lineRule="auto"/>
              <w:rPr>
                <w:rFonts w:ascii="Calibri" w:hAnsi="Calibri" w:cs="Calibri"/>
              </w:rPr>
            </w:pPr>
            <w:r>
              <w:rPr>
                <w:rFonts w:ascii="Calibri" w:hAnsi="Calibri" w:cs="Calibri"/>
              </w:rPr>
              <w:t>GEFSEC</w:t>
            </w:r>
          </w:p>
        </w:tc>
        <w:tc>
          <w:tcPr>
            <w:tcW w:w="8157" w:type="dxa"/>
            <w:shd w:val="clear" w:color="auto" w:fill="auto"/>
          </w:tcPr>
          <w:p w14:paraId="10A4DC5A" w14:textId="77777777" w:rsidR="00F5335A" w:rsidRDefault="00795F6F">
            <w:pPr>
              <w:spacing w:after="0" w:line="240" w:lineRule="auto"/>
              <w:ind w:left="116"/>
              <w:rPr>
                <w:rFonts w:ascii="Calibri" w:hAnsi="Calibri" w:cs="Calibri"/>
              </w:rPr>
            </w:pPr>
            <w:r>
              <w:rPr>
                <w:rFonts w:ascii="Calibri" w:hAnsi="Calibri" w:cs="Calibri"/>
              </w:rPr>
              <w:t>Global Environment Facility Secretariat</w:t>
            </w:r>
          </w:p>
        </w:tc>
      </w:tr>
      <w:tr w:rsidR="00F5335A" w14:paraId="72349771" w14:textId="77777777">
        <w:trPr>
          <w:trHeight w:val="288"/>
        </w:trPr>
        <w:tc>
          <w:tcPr>
            <w:tcW w:w="1381" w:type="dxa"/>
            <w:shd w:val="clear" w:color="auto" w:fill="auto"/>
          </w:tcPr>
          <w:p w14:paraId="4285364E" w14:textId="77777777" w:rsidR="00F5335A" w:rsidRDefault="00795F6F">
            <w:pPr>
              <w:spacing w:after="0" w:line="240" w:lineRule="auto"/>
              <w:rPr>
                <w:rFonts w:ascii="Calibri" w:hAnsi="Calibri" w:cs="Calibri"/>
              </w:rPr>
            </w:pPr>
            <w:r>
              <w:rPr>
                <w:rFonts w:ascii="Calibri" w:hAnsi="Calibri" w:cs="Calibri"/>
              </w:rPr>
              <w:t>GHG</w:t>
            </w:r>
          </w:p>
        </w:tc>
        <w:tc>
          <w:tcPr>
            <w:tcW w:w="8157" w:type="dxa"/>
            <w:shd w:val="clear" w:color="auto" w:fill="auto"/>
          </w:tcPr>
          <w:p w14:paraId="0B8115F9" w14:textId="77777777" w:rsidR="00F5335A" w:rsidRDefault="00795F6F">
            <w:pPr>
              <w:spacing w:after="0" w:line="240" w:lineRule="auto"/>
              <w:ind w:left="116"/>
              <w:rPr>
                <w:rFonts w:ascii="Calibri" w:hAnsi="Calibri" w:cs="Calibri"/>
              </w:rPr>
            </w:pPr>
            <w:r>
              <w:rPr>
                <w:rFonts w:ascii="Calibri" w:hAnsi="Calibri" w:cs="Calibri"/>
              </w:rPr>
              <w:t>Greenhouse Gas</w:t>
            </w:r>
          </w:p>
        </w:tc>
      </w:tr>
      <w:tr w:rsidR="00F5335A" w14:paraId="05698784" w14:textId="77777777">
        <w:trPr>
          <w:trHeight w:val="288"/>
        </w:trPr>
        <w:tc>
          <w:tcPr>
            <w:tcW w:w="1381" w:type="dxa"/>
            <w:shd w:val="clear" w:color="auto" w:fill="auto"/>
          </w:tcPr>
          <w:p w14:paraId="66A2CDC6" w14:textId="77777777" w:rsidR="00F5335A" w:rsidRDefault="00795F6F">
            <w:pPr>
              <w:spacing w:after="0" w:line="240" w:lineRule="auto"/>
              <w:rPr>
                <w:rFonts w:ascii="Calibri" w:hAnsi="Calibri" w:cs="Calibri"/>
              </w:rPr>
            </w:pPr>
            <w:r>
              <w:rPr>
                <w:rFonts w:ascii="Calibri" w:hAnsi="Calibri" w:cs="Calibri"/>
              </w:rPr>
              <w:t>GOC</w:t>
            </w:r>
          </w:p>
        </w:tc>
        <w:tc>
          <w:tcPr>
            <w:tcW w:w="8157" w:type="dxa"/>
            <w:shd w:val="clear" w:color="auto" w:fill="auto"/>
          </w:tcPr>
          <w:p w14:paraId="0EBD0B5C" w14:textId="77777777" w:rsidR="00F5335A" w:rsidRDefault="00795F6F">
            <w:pPr>
              <w:spacing w:after="0" w:line="240" w:lineRule="auto"/>
              <w:ind w:left="116"/>
              <w:rPr>
                <w:rFonts w:ascii="Calibri" w:hAnsi="Calibri" w:cs="Calibri"/>
              </w:rPr>
            </w:pPr>
            <w:r>
              <w:rPr>
                <w:rFonts w:ascii="Calibri" w:hAnsi="Calibri" w:cs="Calibri"/>
              </w:rPr>
              <w:t>Government of China</w:t>
            </w:r>
          </w:p>
        </w:tc>
      </w:tr>
      <w:tr w:rsidR="00F5335A" w14:paraId="3FCEE685" w14:textId="77777777">
        <w:trPr>
          <w:trHeight w:val="288"/>
        </w:trPr>
        <w:tc>
          <w:tcPr>
            <w:tcW w:w="1381" w:type="dxa"/>
            <w:shd w:val="clear" w:color="auto" w:fill="auto"/>
          </w:tcPr>
          <w:p w14:paraId="3C80842E" w14:textId="77777777" w:rsidR="00F5335A" w:rsidRDefault="00795F6F">
            <w:pPr>
              <w:spacing w:after="0" w:line="240" w:lineRule="auto"/>
              <w:rPr>
                <w:rFonts w:ascii="Calibri" w:hAnsi="Calibri" w:cs="Calibri"/>
              </w:rPr>
            </w:pPr>
            <w:r>
              <w:rPr>
                <w:rFonts w:ascii="Calibri" w:hAnsi="Calibri" w:cs="Calibri"/>
              </w:rPr>
              <w:t>IRR</w:t>
            </w:r>
          </w:p>
        </w:tc>
        <w:tc>
          <w:tcPr>
            <w:tcW w:w="8157" w:type="dxa"/>
            <w:shd w:val="clear" w:color="auto" w:fill="auto"/>
          </w:tcPr>
          <w:p w14:paraId="295BBF84" w14:textId="77777777" w:rsidR="00F5335A" w:rsidRDefault="00795F6F">
            <w:pPr>
              <w:spacing w:after="0" w:line="240" w:lineRule="auto"/>
              <w:ind w:left="116"/>
              <w:rPr>
                <w:rFonts w:ascii="Calibri" w:hAnsi="Calibri" w:cs="Calibri"/>
              </w:rPr>
            </w:pPr>
            <w:r>
              <w:rPr>
                <w:rFonts w:ascii="Calibri" w:hAnsi="Calibri" w:cs="Calibri"/>
              </w:rPr>
              <w:t>Implementing Rules and Regulations</w:t>
            </w:r>
          </w:p>
        </w:tc>
      </w:tr>
      <w:tr w:rsidR="00F5335A" w14:paraId="13D959BA" w14:textId="77777777">
        <w:trPr>
          <w:trHeight w:val="288"/>
        </w:trPr>
        <w:tc>
          <w:tcPr>
            <w:tcW w:w="1381" w:type="dxa"/>
            <w:shd w:val="clear" w:color="auto" w:fill="auto"/>
          </w:tcPr>
          <w:p w14:paraId="7F6E65A9" w14:textId="77777777" w:rsidR="00F5335A" w:rsidRDefault="00795F6F">
            <w:pPr>
              <w:spacing w:after="0" w:line="240" w:lineRule="auto"/>
              <w:rPr>
                <w:rFonts w:ascii="Calibri" w:hAnsi="Calibri" w:cs="Calibri"/>
              </w:rPr>
            </w:pPr>
            <w:r>
              <w:rPr>
                <w:rFonts w:ascii="Calibri" w:hAnsi="Calibri" w:cs="Calibri"/>
              </w:rPr>
              <w:t xml:space="preserve">LC </w:t>
            </w:r>
          </w:p>
        </w:tc>
        <w:tc>
          <w:tcPr>
            <w:tcW w:w="8157" w:type="dxa"/>
            <w:shd w:val="clear" w:color="auto" w:fill="auto"/>
          </w:tcPr>
          <w:p w14:paraId="493F136F" w14:textId="77777777" w:rsidR="00F5335A" w:rsidRDefault="00795F6F">
            <w:pPr>
              <w:spacing w:after="0" w:line="240" w:lineRule="auto"/>
              <w:ind w:left="116"/>
              <w:rPr>
                <w:rFonts w:ascii="Calibri" w:hAnsi="Calibri" w:cs="Calibri"/>
              </w:rPr>
            </w:pPr>
            <w:r>
              <w:rPr>
                <w:rFonts w:ascii="Calibri" w:hAnsi="Calibri" w:cs="Calibri"/>
              </w:rPr>
              <w:t>Low Carbon</w:t>
            </w:r>
          </w:p>
        </w:tc>
      </w:tr>
      <w:tr w:rsidR="00F5335A" w14:paraId="22F381E0" w14:textId="77777777">
        <w:trPr>
          <w:trHeight w:val="288"/>
        </w:trPr>
        <w:tc>
          <w:tcPr>
            <w:tcW w:w="1381" w:type="dxa"/>
            <w:shd w:val="clear" w:color="auto" w:fill="auto"/>
          </w:tcPr>
          <w:p w14:paraId="1453E43A" w14:textId="77777777" w:rsidR="00F5335A" w:rsidRDefault="00795F6F">
            <w:pPr>
              <w:spacing w:after="0" w:line="240" w:lineRule="auto"/>
              <w:rPr>
                <w:rFonts w:ascii="Calibri" w:hAnsi="Calibri" w:cs="Calibri"/>
              </w:rPr>
            </w:pPr>
            <w:r>
              <w:rPr>
                <w:rFonts w:ascii="Calibri" w:hAnsi="Calibri" w:cs="Calibri"/>
              </w:rPr>
              <w:t>LCA</w:t>
            </w:r>
          </w:p>
        </w:tc>
        <w:tc>
          <w:tcPr>
            <w:tcW w:w="8157" w:type="dxa"/>
            <w:shd w:val="clear" w:color="auto" w:fill="auto"/>
          </w:tcPr>
          <w:p w14:paraId="71674CA0" w14:textId="77777777" w:rsidR="00F5335A" w:rsidRDefault="00795F6F">
            <w:pPr>
              <w:spacing w:after="0" w:line="240" w:lineRule="auto"/>
              <w:ind w:left="116"/>
              <w:rPr>
                <w:rFonts w:ascii="Calibri" w:hAnsi="Calibri" w:cs="Calibri"/>
              </w:rPr>
            </w:pPr>
            <w:r>
              <w:rPr>
                <w:rFonts w:ascii="Calibri" w:hAnsi="Calibri" w:cs="Calibri"/>
              </w:rPr>
              <w:t>Life Cycle Analysis</w:t>
            </w:r>
          </w:p>
        </w:tc>
      </w:tr>
      <w:tr w:rsidR="00F5335A" w14:paraId="01C817D2" w14:textId="77777777">
        <w:trPr>
          <w:trHeight w:val="288"/>
        </w:trPr>
        <w:tc>
          <w:tcPr>
            <w:tcW w:w="1381" w:type="dxa"/>
            <w:shd w:val="clear" w:color="auto" w:fill="auto"/>
          </w:tcPr>
          <w:p w14:paraId="72CA29A4" w14:textId="77777777" w:rsidR="00F5335A" w:rsidRDefault="00795F6F">
            <w:pPr>
              <w:spacing w:after="0" w:line="240" w:lineRule="auto"/>
              <w:rPr>
                <w:rFonts w:ascii="Calibri" w:hAnsi="Calibri" w:cs="Calibri"/>
              </w:rPr>
            </w:pPr>
            <w:r>
              <w:rPr>
                <w:rFonts w:ascii="Calibri" w:hAnsi="Calibri" w:cs="Calibri"/>
              </w:rPr>
              <w:t>LFA</w:t>
            </w:r>
          </w:p>
        </w:tc>
        <w:tc>
          <w:tcPr>
            <w:tcW w:w="8157" w:type="dxa"/>
            <w:shd w:val="clear" w:color="auto" w:fill="auto"/>
          </w:tcPr>
          <w:p w14:paraId="50AC6C6B" w14:textId="77777777" w:rsidR="00F5335A" w:rsidRDefault="00795F6F">
            <w:pPr>
              <w:spacing w:after="0" w:line="240" w:lineRule="auto"/>
              <w:ind w:left="116"/>
              <w:rPr>
                <w:rFonts w:ascii="Calibri" w:hAnsi="Calibri" w:cs="Calibri"/>
              </w:rPr>
            </w:pPr>
            <w:r>
              <w:rPr>
                <w:rFonts w:ascii="Calibri" w:hAnsi="Calibri" w:cs="Calibri"/>
              </w:rPr>
              <w:t>Logical Framework Analysis</w:t>
            </w:r>
          </w:p>
        </w:tc>
      </w:tr>
      <w:tr w:rsidR="00F5335A" w14:paraId="5FA94980" w14:textId="77777777">
        <w:trPr>
          <w:trHeight w:val="288"/>
        </w:trPr>
        <w:tc>
          <w:tcPr>
            <w:tcW w:w="1381" w:type="dxa"/>
            <w:shd w:val="clear" w:color="auto" w:fill="auto"/>
          </w:tcPr>
          <w:p w14:paraId="744689AF" w14:textId="77777777" w:rsidR="00F5335A" w:rsidRDefault="00795F6F">
            <w:pPr>
              <w:spacing w:after="0" w:line="240" w:lineRule="auto"/>
              <w:rPr>
                <w:rFonts w:ascii="Calibri" w:hAnsi="Calibri" w:cs="Calibri"/>
              </w:rPr>
            </w:pPr>
            <w:r>
              <w:rPr>
                <w:rFonts w:ascii="Calibri" w:hAnsi="Calibri" w:cs="Calibri"/>
              </w:rPr>
              <w:t>MEE</w:t>
            </w:r>
          </w:p>
        </w:tc>
        <w:tc>
          <w:tcPr>
            <w:tcW w:w="8157" w:type="dxa"/>
            <w:shd w:val="clear" w:color="auto" w:fill="auto"/>
          </w:tcPr>
          <w:p w14:paraId="511CF9D5" w14:textId="77777777" w:rsidR="00F5335A" w:rsidRDefault="00795F6F">
            <w:pPr>
              <w:spacing w:after="0" w:line="240" w:lineRule="auto"/>
              <w:ind w:left="116"/>
              <w:rPr>
                <w:rFonts w:ascii="Calibri" w:hAnsi="Calibri" w:cs="Calibri"/>
              </w:rPr>
            </w:pPr>
            <w:r>
              <w:rPr>
                <w:rFonts w:ascii="Calibri" w:hAnsi="Calibri" w:cs="Calibri"/>
              </w:rPr>
              <w:t>Ministry of Ecology and Environment</w:t>
            </w:r>
          </w:p>
        </w:tc>
      </w:tr>
      <w:tr w:rsidR="00F5335A" w14:paraId="26EF0823" w14:textId="77777777">
        <w:trPr>
          <w:trHeight w:val="288"/>
        </w:trPr>
        <w:tc>
          <w:tcPr>
            <w:tcW w:w="1381" w:type="dxa"/>
            <w:shd w:val="clear" w:color="auto" w:fill="auto"/>
          </w:tcPr>
          <w:p w14:paraId="7C75ADA1" w14:textId="77777777" w:rsidR="00F5335A" w:rsidRDefault="00795F6F">
            <w:pPr>
              <w:spacing w:after="0" w:line="240" w:lineRule="auto"/>
              <w:rPr>
                <w:rFonts w:ascii="Calibri" w:hAnsi="Calibri" w:cs="Calibri"/>
              </w:rPr>
            </w:pPr>
            <w:r>
              <w:rPr>
                <w:rFonts w:ascii="Calibri" w:hAnsi="Calibri" w:cs="Calibri"/>
              </w:rPr>
              <w:t>MIIT</w:t>
            </w:r>
          </w:p>
        </w:tc>
        <w:tc>
          <w:tcPr>
            <w:tcW w:w="8157" w:type="dxa"/>
            <w:shd w:val="clear" w:color="auto" w:fill="auto"/>
          </w:tcPr>
          <w:p w14:paraId="4992FC8A" w14:textId="77777777" w:rsidR="00F5335A" w:rsidRDefault="00795F6F">
            <w:pPr>
              <w:spacing w:after="0" w:line="240" w:lineRule="auto"/>
              <w:ind w:left="116"/>
              <w:rPr>
                <w:rFonts w:ascii="Calibri" w:hAnsi="Calibri" w:cs="Calibri"/>
              </w:rPr>
            </w:pPr>
            <w:r>
              <w:rPr>
                <w:rFonts w:ascii="Calibri" w:hAnsi="Calibri" w:cs="Calibri"/>
              </w:rPr>
              <w:t>Ministry of Industry and Information Technology</w:t>
            </w:r>
          </w:p>
        </w:tc>
      </w:tr>
      <w:tr w:rsidR="00F5335A" w14:paraId="7994A76C" w14:textId="77777777">
        <w:trPr>
          <w:trHeight w:val="288"/>
        </w:trPr>
        <w:tc>
          <w:tcPr>
            <w:tcW w:w="1381" w:type="dxa"/>
            <w:shd w:val="clear" w:color="auto" w:fill="auto"/>
          </w:tcPr>
          <w:p w14:paraId="3B17DD90" w14:textId="77777777" w:rsidR="00F5335A" w:rsidRDefault="00795F6F">
            <w:pPr>
              <w:spacing w:after="0" w:line="240" w:lineRule="auto"/>
              <w:rPr>
                <w:rFonts w:ascii="Calibri" w:hAnsi="Calibri" w:cs="Calibri"/>
              </w:rPr>
            </w:pPr>
            <w:r>
              <w:rPr>
                <w:rFonts w:ascii="Calibri" w:hAnsi="Calibri" w:cs="Calibri"/>
              </w:rPr>
              <w:t>MNR</w:t>
            </w:r>
          </w:p>
        </w:tc>
        <w:tc>
          <w:tcPr>
            <w:tcW w:w="8157" w:type="dxa"/>
            <w:shd w:val="clear" w:color="auto" w:fill="auto"/>
          </w:tcPr>
          <w:p w14:paraId="1D9BB5A8" w14:textId="77777777" w:rsidR="00F5335A" w:rsidRDefault="00795F6F">
            <w:pPr>
              <w:spacing w:after="0" w:line="240" w:lineRule="auto"/>
              <w:ind w:left="116"/>
              <w:rPr>
                <w:rFonts w:ascii="Calibri" w:hAnsi="Calibri" w:cs="Calibri"/>
              </w:rPr>
            </w:pPr>
            <w:r>
              <w:rPr>
                <w:rFonts w:ascii="Calibri" w:hAnsi="Calibri" w:cs="Calibri"/>
              </w:rPr>
              <w:t>Ministry of Natural Resources</w:t>
            </w:r>
          </w:p>
        </w:tc>
      </w:tr>
      <w:tr w:rsidR="00F5335A" w14:paraId="0EF79308" w14:textId="77777777">
        <w:trPr>
          <w:trHeight w:val="288"/>
        </w:trPr>
        <w:tc>
          <w:tcPr>
            <w:tcW w:w="1381" w:type="dxa"/>
            <w:shd w:val="clear" w:color="auto" w:fill="auto"/>
          </w:tcPr>
          <w:p w14:paraId="56E7DFAE" w14:textId="77777777" w:rsidR="00F5335A" w:rsidRDefault="00795F6F">
            <w:pPr>
              <w:spacing w:after="0" w:line="240" w:lineRule="auto"/>
              <w:rPr>
                <w:rFonts w:ascii="Calibri" w:hAnsi="Calibri" w:cs="Calibri"/>
              </w:rPr>
            </w:pPr>
            <w:r>
              <w:rPr>
                <w:rFonts w:ascii="Calibri" w:hAnsi="Calibri" w:cs="Calibri"/>
              </w:rPr>
              <w:t>MOF</w:t>
            </w:r>
          </w:p>
        </w:tc>
        <w:tc>
          <w:tcPr>
            <w:tcW w:w="8157" w:type="dxa"/>
            <w:shd w:val="clear" w:color="auto" w:fill="auto"/>
          </w:tcPr>
          <w:p w14:paraId="187D0362" w14:textId="77777777" w:rsidR="00F5335A" w:rsidRDefault="00795F6F">
            <w:pPr>
              <w:spacing w:after="0" w:line="240" w:lineRule="auto"/>
              <w:ind w:left="116"/>
              <w:rPr>
                <w:rFonts w:ascii="Calibri" w:hAnsi="Calibri" w:cs="Calibri"/>
              </w:rPr>
            </w:pPr>
            <w:r>
              <w:rPr>
                <w:rFonts w:ascii="Calibri" w:hAnsi="Calibri" w:cs="Calibri"/>
              </w:rPr>
              <w:t>Ministry of Finance</w:t>
            </w:r>
          </w:p>
        </w:tc>
      </w:tr>
      <w:tr w:rsidR="00F5335A" w14:paraId="51229183" w14:textId="77777777">
        <w:trPr>
          <w:trHeight w:val="288"/>
        </w:trPr>
        <w:tc>
          <w:tcPr>
            <w:tcW w:w="1381" w:type="dxa"/>
            <w:shd w:val="clear" w:color="auto" w:fill="auto"/>
          </w:tcPr>
          <w:p w14:paraId="4AD057DF" w14:textId="77777777" w:rsidR="00F5335A" w:rsidRDefault="00795F6F">
            <w:pPr>
              <w:spacing w:after="0" w:line="240" w:lineRule="auto"/>
              <w:rPr>
                <w:rFonts w:ascii="Calibri" w:hAnsi="Calibri" w:cs="Calibri"/>
              </w:rPr>
            </w:pPr>
            <w:r>
              <w:rPr>
                <w:rFonts w:ascii="Calibri" w:hAnsi="Calibri" w:cs="Calibri"/>
              </w:rPr>
              <w:t>MRV</w:t>
            </w:r>
          </w:p>
        </w:tc>
        <w:tc>
          <w:tcPr>
            <w:tcW w:w="8157" w:type="dxa"/>
            <w:shd w:val="clear" w:color="auto" w:fill="auto"/>
          </w:tcPr>
          <w:p w14:paraId="35C7E82B" w14:textId="77777777" w:rsidR="00F5335A" w:rsidRDefault="00795F6F">
            <w:pPr>
              <w:spacing w:after="0" w:line="240" w:lineRule="auto"/>
              <w:ind w:left="116"/>
              <w:rPr>
                <w:rFonts w:ascii="Calibri" w:hAnsi="Calibri" w:cs="Calibri"/>
              </w:rPr>
            </w:pPr>
            <w:r>
              <w:rPr>
                <w:rFonts w:ascii="Calibri" w:hAnsi="Calibri" w:cs="Calibri"/>
              </w:rPr>
              <w:t>Monitoring Reporting and Verification</w:t>
            </w:r>
          </w:p>
        </w:tc>
      </w:tr>
      <w:tr w:rsidR="00F5335A" w14:paraId="2B9027A2" w14:textId="77777777">
        <w:trPr>
          <w:trHeight w:val="288"/>
        </w:trPr>
        <w:tc>
          <w:tcPr>
            <w:tcW w:w="1381" w:type="dxa"/>
            <w:shd w:val="clear" w:color="auto" w:fill="auto"/>
          </w:tcPr>
          <w:p w14:paraId="36352AE7" w14:textId="77777777" w:rsidR="00F5335A" w:rsidRDefault="00795F6F">
            <w:pPr>
              <w:spacing w:after="0" w:line="240" w:lineRule="auto"/>
              <w:rPr>
                <w:rFonts w:ascii="Calibri" w:hAnsi="Calibri" w:cs="Calibri"/>
              </w:rPr>
            </w:pPr>
            <w:r>
              <w:rPr>
                <w:rFonts w:ascii="Calibri" w:hAnsi="Calibri" w:cs="Calibri"/>
              </w:rPr>
              <w:t>Mton</w:t>
            </w:r>
          </w:p>
        </w:tc>
        <w:tc>
          <w:tcPr>
            <w:tcW w:w="8157" w:type="dxa"/>
            <w:shd w:val="clear" w:color="auto" w:fill="auto"/>
          </w:tcPr>
          <w:p w14:paraId="30BBB15E" w14:textId="77777777" w:rsidR="00F5335A" w:rsidRDefault="00795F6F">
            <w:pPr>
              <w:spacing w:after="0" w:line="240" w:lineRule="auto"/>
              <w:ind w:left="116"/>
              <w:rPr>
                <w:rFonts w:ascii="Calibri" w:hAnsi="Calibri" w:cs="Calibri"/>
              </w:rPr>
            </w:pPr>
            <w:r>
              <w:rPr>
                <w:rFonts w:ascii="Calibri" w:hAnsi="Calibri" w:cs="Calibri"/>
              </w:rPr>
              <w:t>Million tons</w:t>
            </w:r>
          </w:p>
        </w:tc>
      </w:tr>
      <w:tr w:rsidR="00F5335A" w14:paraId="5435CAC1" w14:textId="77777777">
        <w:trPr>
          <w:trHeight w:val="288"/>
        </w:trPr>
        <w:tc>
          <w:tcPr>
            <w:tcW w:w="1381" w:type="dxa"/>
            <w:tcBorders>
              <w:bottom w:val="nil"/>
            </w:tcBorders>
            <w:shd w:val="clear" w:color="auto" w:fill="auto"/>
          </w:tcPr>
          <w:p w14:paraId="544D4C70" w14:textId="77777777" w:rsidR="00F5335A" w:rsidRDefault="00795F6F">
            <w:pPr>
              <w:spacing w:after="0" w:line="240" w:lineRule="auto"/>
              <w:rPr>
                <w:rFonts w:ascii="Calibri" w:hAnsi="Calibri" w:cs="Calibri"/>
              </w:rPr>
            </w:pPr>
            <w:r>
              <w:rPr>
                <w:rFonts w:ascii="Calibri" w:hAnsi="Calibri" w:cs="Calibri"/>
              </w:rPr>
              <w:t>MTR</w:t>
            </w:r>
          </w:p>
        </w:tc>
        <w:tc>
          <w:tcPr>
            <w:tcW w:w="8157" w:type="dxa"/>
            <w:tcBorders>
              <w:bottom w:val="nil"/>
            </w:tcBorders>
            <w:shd w:val="clear" w:color="auto" w:fill="auto"/>
          </w:tcPr>
          <w:p w14:paraId="347A55AE" w14:textId="77777777" w:rsidR="00F5335A" w:rsidRDefault="00795F6F">
            <w:pPr>
              <w:spacing w:after="0" w:line="240" w:lineRule="auto"/>
              <w:ind w:left="116"/>
              <w:rPr>
                <w:rFonts w:ascii="Calibri" w:hAnsi="Calibri" w:cs="Calibri"/>
              </w:rPr>
            </w:pPr>
            <w:r>
              <w:rPr>
                <w:rFonts w:ascii="Calibri" w:hAnsi="Calibri" w:cs="Calibri"/>
              </w:rPr>
              <w:t>Mid-Term Review</w:t>
            </w:r>
          </w:p>
        </w:tc>
      </w:tr>
      <w:tr w:rsidR="00F5335A" w14:paraId="63CDA0EE" w14:textId="77777777">
        <w:trPr>
          <w:trHeight w:val="288"/>
        </w:trPr>
        <w:tc>
          <w:tcPr>
            <w:tcW w:w="1381" w:type="dxa"/>
            <w:tcBorders>
              <w:bottom w:val="nil"/>
            </w:tcBorders>
            <w:shd w:val="clear" w:color="auto" w:fill="auto"/>
          </w:tcPr>
          <w:p w14:paraId="2EB02016" w14:textId="77777777" w:rsidR="00F5335A" w:rsidRDefault="00795F6F">
            <w:pPr>
              <w:spacing w:after="0" w:line="240" w:lineRule="auto"/>
              <w:rPr>
                <w:rFonts w:ascii="Calibri" w:hAnsi="Calibri" w:cs="Calibri"/>
              </w:rPr>
            </w:pPr>
            <w:r>
              <w:rPr>
                <w:rFonts w:ascii="Calibri" w:hAnsi="Calibri" w:cs="Calibri"/>
              </w:rPr>
              <w:t>MVR</w:t>
            </w:r>
          </w:p>
        </w:tc>
        <w:tc>
          <w:tcPr>
            <w:tcW w:w="8157" w:type="dxa"/>
            <w:tcBorders>
              <w:bottom w:val="nil"/>
            </w:tcBorders>
            <w:shd w:val="clear" w:color="auto" w:fill="auto"/>
          </w:tcPr>
          <w:p w14:paraId="35CBBAE5" w14:textId="77777777" w:rsidR="00F5335A" w:rsidRDefault="00795F6F">
            <w:pPr>
              <w:spacing w:after="0" w:line="240" w:lineRule="auto"/>
              <w:ind w:left="116"/>
              <w:rPr>
                <w:rFonts w:ascii="Calibri" w:hAnsi="Calibri" w:cs="Calibri"/>
              </w:rPr>
            </w:pPr>
            <w:r>
              <w:rPr>
                <w:rFonts w:ascii="Calibri" w:hAnsi="Calibri" w:cs="Calibri"/>
              </w:rPr>
              <w:t>Mechanical Vapor Recompression</w:t>
            </w:r>
          </w:p>
        </w:tc>
      </w:tr>
      <w:tr w:rsidR="00F5335A" w14:paraId="5DAEB0B8" w14:textId="77777777">
        <w:trPr>
          <w:trHeight w:val="288"/>
        </w:trPr>
        <w:tc>
          <w:tcPr>
            <w:tcW w:w="1381" w:type="dxa"/>
            <w:tcBorders>
              <w:bottom w:val="nil"/>
            </w:tcBorders>
            <w:shd w:val="clear" w:color="auto" w:fill="auto"/>
          </w:tcPr>
          <w:p w14:paraId="62A3BE13" w14:textId="77777777" w:rsidR="00F5335A" w:rsidRDefault="00795F6F">
            <w:pPr>
              <w:spacing w:after="0" w:line="240" w:lineRule="auto"/>
              <w:rPr>
                <w:rFonts w:ascii="Calibri" w:hAnsi="Calibri" w:cs="Calibri"/>
              </w:rPr>
            </w:pPr>
            <w:r>
              <w:rPr>
                <w:rFonts w:ascii="Calibri" w:hAnsi="Calibri" w:cs="Calibri"/>
              </w:rPr>
              <w:t>M&amp;E</w:t>
            </w:r>
          </w:p>
        </w:tc>
        <w:tc>
          <w:tcPr>
            <w:tcW w:w="8157" w:type="dxa"/>
            <w:tcBorders>
              <w:bottom w:val="nil"/>
            </w:tcBorders>
            <w:shd w:val="clear" w:color="auto" w:fill="auto"/>
          </w:tcPr>
          <w:p w14:paraId="3EBFC328" w14:textId="77777777" w:rsidR="00F5335A" w:rsidRDefault="00795F6F">
            <w:pPr>
              <w:spacing w:after="0" w:line="240" w:lineRule="auto"/>
              <w:ind w:left="116"/>
              <w:rPr>
                <w:rFonts w:ascii="Calibri" w:hAnsi="Calibri" w:cs="Calibri"/>
              </w:rPr>
            </w:pPr>
            <w:r>
              <w:rPr>
                <w:rFonts w:ascii="Calibri" w:hAnsi="Calibri" w:cs="Calibri"/>
              </w:rPr>
              <w:t>Monitoring and Evaluation</w:t>
            </w:r>
          </w:p>
        </w:tc>
      </w:tr>
      <w:tr w:rsidR="00F5335A" w14:paraId="5E43841B" w14:textId="77777777">
        <w:trPr>
          <w:trHeight w:val="288"/>
        </w:trPr>
        <w:tc>
          <w:tcPr>
            <w:tcW w:w="1381" w:type="dxa"/>
            <w:tcBorders>
              <w:bottom w:val="nil"/>
            </w:tcBorders>
            <w:shd w:val="clear" w:color="auto" w:fill="auto"/>
          </w:tcPr>
          <w:p w14:paraId="11BE5EDC" w14:textId="77777777" w:rsidR="00F5335A" w:rsidRDefault="00795F6F">
            <w:pPr>
              <w:spacing w:after="0" w:line="240" w:lineRule="auto"/>
              <w:rPr>
                <w:rFonts w:ascii="Calibri" w:hAnsi="Calibri" w:cs="Calibri"/>
              </w:rPr>
            </w:pPr>
            <w:r>
              <w:rPr>
                <w:rFonts w:ascii="Calibri" w:hAnsi="Calibri" w:cs="Calibri"/>
              </w:rPr>
              <w:t>NDC</w:t>
            </w:r>
          </w:p>
        </w:tc>
        <w:tc>
          <w:tcPr>
            <w:tcW w:w="8157" w:type="dxa"/>
            <w:tcBorders>
              <w:bottom w:val="nil"/>
            </w:tcBorders>
            <w:shd w:val="clear" w:color="auto" w:fill="auto"/>
          </w:tcPr>
          <w:p w14:paraId="4F49D37F" w14:textId="77777777" w:rsidR="00F5335A" w:rsidRDefault="00795F6F">
            <w:pPr>
              <w:spacing w:after="0" w:line="240" w:lineRule="auto"/>
              <w:ind w:left="116"/>
              <w:rPr>
                <w:rFonts w:ascii="Calibri" w:hAnsi="Calibri" w:cs="Calibri"/>
              </w:rPr>
            </w:pPr>
            <w:r>
              <w:rPr>
                <w:rFonts w:ascii="Calibri" w:hAnsi="Calibri" w:cs="Calibri"/>
              </w:rPr>
              <w:t>Nationally Determined Contributions</w:t>
            </w:r>
          </w:p>
        </w:tc>
      </w:tr>
      <w:tr w:rsidR="00F5335A" w14:paraId="382FDB4E" w14:textId="77777777">
        <w:trPr>
          <w:trHeight w:val="288"/>
        </w:trPr>
        <w:tc>
          <w:tcPr>
            <w:tcW w:w="1381" w:type="dxa"/>
            <w:tcBorders>
              <w:bottom w:val="nil"/>
            </w:tcBorders>
            <w:shd w:val="clear" w:color="auto" w:fill="auto"/>
          </w:tcPr>
          <w:p w14:paraId="5F2FD8E6" w14:textId="77777777" w:rsidR="00F5335A" w:rsidRDefault="00795F6F">
            <w:pPr>
              <w:spacing w:after="0" w:line="240" w:lineRule="auto"/>
              <w:rPr>
                <w:rFonts w:ascii="Calibri" w:hAnsi="Calibri" w:cs="Calibri"/>
              </w:rPr>
            </w:pPr>
            <w:r>
              <w:rPr>
                <w:rFonts w:ascii="Calibri" w:hAnsi="Calibri" w:cs="Calibri"/>
              </w:rPr>
              <w:t>NDRC</w:t>
            </w:r>
          </w:p>
        </w:tc>
        <w:tc>
          <w:tcPr>
            <w:tcW w:w="8157" w:type="dxa"/>
            <w:tcBorders>
              <w:bottom w:val="nil"/>
            </w:tcBorders>
            <w:shd w:val="clear" w:color="auto" w:fill="auto"/>
          </w:tcPr>
          <w:p w14:paraId="49A0C845" w14:textId="77777777" w:rsidR="00F5335A" w:rsidRDefault="00795F6F">
            <w:pPr>
              <w:spacing w:after="0" w:line="240" w:lineRule="auto"/>
              <w:ind w:left="116"/>
              <w:rPr>
                <w:rFonts w:ascii="Calibri" w:hAnsi="Calibri" w:cs="Calibri"/>
              </w:rPr>
            </w:pPr>
            <w:r>
              <w:rPr>
                <w:rFonts w:ascii="Calibri" w:hAnsi="Calibri" w:cs="Calibri"/>
              </w:rPr>
              <w:t>National Development and Reform Commission</w:t>
            </w:r>
          </w:p>
        </w:tc>
      </w:tr>
      <w:tr w:rsidR="00F5335A" w14:paraId="6153BE9E" w14:textId="77777777">
        <w:trPr>
          <w:trHeight w:val="288"/>
        </w:trPr>
        <w:tc>
          <w:tcPr>
            <w:tcW w:w="1381" w:type="dxa"/>
            <w:tcBorders>
              <w:bottom w:val="nil"/>
            </w:tcBorders>
            <w:shd w:val="clear" w:color="auto" w:fill="auto"/>
          </w:tcPr>
          <w:p w14:paraId="1EFD09D1" w14:textId="77777777" w:rsidR="00F5335A" w:rsidRDefault="00795F6F">
            <w:pPr>
              <w:spacing w:after="0" w:line="240" w:lineRule="auto"/>
              <w:rPr>
                <w:rFonts w:ascii="Calibri" w:hAnsi="Calibri" w:cs="Calibri"/>
              </w:rPr>
            </w:pPr>
            <w:r>
              <w:rPr>
                <w:rFonts w:ascii="Calibri" w:hAnsi="Calibri" w:cs="Calibri"/>
              </w:rPr>
              <w:t>NGO</w:t>
            </w:r>
          </w:p>
        </w:tc>
        <w:tc>
          <w:tcPr>
            <w:tcW w:w="8157" w:type="dxa"/>
            <w:tcBorders>
              <w:bottom w:val="nil"/>
            </w:tcBorders>
            <w:shd w:val="clear" w:color="auto" w:fill="auto"/>
          </w:tcPr>
          <w:p w14:paraId="6C6E5F87" w14:textId="77777777" w:rsidR="00F5335A" w:rsidRDefault="00795F6F">
            <w:pPr>
              <w:spacing w:after="0" w:line="240" w:lineRule="auto"/>
              <w:ind w:left="116"/>
              <w:rPr>
                <w:rFonts w:ascii="Calibri" w:hAnsi="Calibri" w:cs="Calibri"/>
              </w:rPr>
            </w:pPr>
            <w:r>
              <w:rPr>
                <w:rFonts w:ascii="Calibri" w:hAnsi="Calibri" w:cs="Calibri"/>
              </w:rPr>
              <w:t>Non-Governmental Organization</w:t>
            </w:r>
          </w:p>
        </w:tc>
      </w:tr>
      <w:tr w:rsidR="00F5335A" w14:paraId="7BDBBBD7" w14:textId="77777777">
        <w:trPr>
          <w:trHeight w:val="288"/>
        </w:trPr>
        <w:tc>
          <w:tcPr>
            <w:tcW w:w="1381" w:type="dxa"/>
            <w:tcBorders>
              <w:bottom w:val="nil"/>
            </w:tcBorders>
            <w:shd w:val="clear" w:color="auto" w:fill="auto"/>
          </w:tcPr>
          <w:p w14:paraId="64C4A7E9" w14:textId="77777777" w:rsidR="00F5335A" w:rsidRDefault="00795F6F">
            <w:pPr>
              <w:spacing w:after="0" w:line="240" w:lineRule="auto"/>
              <w:rPr>
                <w:rFonts w:ascii="Calibri" w:hAnsi="Calibri" w:cs="Calibri"/>
              </w:rPr>
            </w:pPr>
            <w:r>
              <w:rPr>
                <w:rFonts w:ascii="Calibri" w:hAnsi="Calibri" w:cs="Calibri"/>
              </w:rPr>
              <w:t>NIM</w:t>
            </w:r>
          </w:p>
        </w:tc>
        <w:tc>
          <w:tcPr>
            <w:tcW w:w="8157" w:type="dxa"/>
            <w:tcBorders>
              <w:bottom w:val="nil"/>
            </w:tcBorders>
            <w:shd w:val="clear" w:color="auto" w:fill="auto"/>
          </w:tcPr>
          <w:p w14:paraId="676A80CA" w14:textId="77777777" w:rsidR="00F5335A" w:rsidRDefault="00795F6F">
            <w:pPr>
              <w:spacing w:after="0" w:line="240" w:lineRule="auto"/>
              <w:ind w:left="116"/>
              <w:rPr>
                <w:rFonts w:ascii="Calibri" w:hAnsi="Calibri" w:cs="Calibri"/>
              </w:rPr>
            </w:pPr>
            <w:r>
              <w:rPr>
                <w:rFonts w:ascii="Calibri" w:hAnsi="Calibri" w:cs="Calibri"/>
              </w:rPr>
              <w:t>National Implementation Modality</w:t>
            </w:r>
          </w:p>
        </w:tc>
      </w:tr>
      <w:tr w:rsidR="00F5335A" w14:paraId="29B68D2C" w14:textId="77777777">
        <w:trPr>
          <w:trHeight w:val="288"/>
        </w:trPr>
        <w:tc>
          <w:tcPr>
            <w:tcW w:w="1381" w:type="dxa"/>
            <w:tcBorders>
              <w:bottom w:val="nil"/>
            </w:tcBorders>
            <w:shd w:val="clear" w:color="auto" w:fill="auto"/>
          </w:tcPr>
          <w:p w14:paraId="37C22DFA" w14:textId="77777777" w:rsidR="00F5335A" w:rsidRDefault="00795F6F">
            <w:pPr>
              <w:spacing w:after="0" w:line="240" w:lineRule="auto"/>
              <w:rPr>
                <w:rFonts w:ascii="Calibri" w:hAnsi="Calibri" w:cs="Calibri"/>
              </w:rPr>
            </w:pPr>
            <w:r>
              <w:rPr>
                <w:rFonts w:ascii="Calibri" w:hAnsi="Calibri" w:cs="Calibri"/>
              </w:rPr>
              <w:t>PCI</w:t>
            </w:r>
          </w:p>
        </w:tc>
        <w:tc>
          <w:tcPr>
            <w:tcW w:w="8157" w:type="dxa"/>
            <w:tcBorders>
              <w:bottom w:val="nil"/>
            </w:tcBorders>
            <w:shd w:val="clear" w:color="auto" w:fill="auto"/>
          </w:tcPr>
          <w:p w14:paraId="2F6AA7DD" w14:textId="77777777" w:rsidR="00F5335A" w:rsidRDefault="00795F6F">
            <w:pPr>
              <w:spacing w:after="0" w:line="240" w:lineRule="auto"/>
              <w:ind w:left="116"/>
              <w:rPr>
                <w:rFonts w:ascii="Calibri" w:hAnsi="Calibri" w:cs="Calibri"/>
              </w:rPr>
            </w:pPr>
            <w:r>
              <w:rPr>
                <w:rFonts w:ascii="Calibri" w:hAnsi="Calibri" w:cs="Calibri"/>
              </w:rPr>
              <w:t>Phosphate Chemicals Industry</w:t>
            </w:r>
          </w:p>
        </w:tc>
      </w:tr>
      <w:tr w:rsidR="00F5335A" w14:paraId="03379FD2" w14:textId="77777777">
        <w:trPr>
          <w:trHeight w:val="288"/>
        </w:trPr>
        <w:tc>
          <w:tcPr>
            <w:tcW w:w="1381" w:type="dxa"/>
            <w:tcBorders>
              <w:bottom w:val="nil"/>
            </w:tcBorders>
            <w:shd w:val="clear" w:color="auto" w:fill="auto"/>
          </w:tcPr>
          <w:p w14:paraId="5B529A30" w14:textId="77777777" w:rsidR="00F5335A" w:rsidRDefault="00795F6F">
            <w:pPr>
              <w:spacing w:after="0" w:line="240" w:lineRule="auto"/>
              <w:rPr>
                <w:rFonts w:ascii="Calibri" w:hAnsi="Calibri" w:cs="Calibri"/>
              </w:rPr>
            </w:pPr>
            <w:r>
              <w:rPr>
                <w:rFonts w:ascii="Calibri" w:hAnsi="Calibri" w:cs="Calibri"/>
              </w:rPr>
              <w:t>PIR</w:t>
            </w:r>
          </w:p>
        </w:tc>
        <w:tc>
          <w:tcPr>
            <w:tcW w:w="8157" w:type="dxa"/>
            <w:tcBorders>
              <w:bottom w:val="nil"/>
            </w:tcBorders>
            <w:shd w:val="clear" w:color="auto" w:fill="auto"/>
          </w:tcPr>
          <w:p w14:paraId="0AF20F0A" w14:textId="77777777" w:rsidR="00F5335A" w:rsidRDefault="00795F6F">
            <w:pPr>
              <w:spacing w:after="0" w:line="240" w:lineRule="auto"/>
              <w:ind w:left="116"/>
              <w:rPr>
                <w:rFonts w:ascii="Calibri" w:hAnsi="Calibri" w:cs="Calibri"/>
              </w:rPr>
            </w:pPr>
            <w:r>
              <w:rPr>
                <w:rFonts w:ascii="Calibri" w:hAnsi="Calibri" w:cs="Calibri"/>
              </w:rPr>
              <w:t>Project Implementation Report</w:t>
            </w:r>
          </w:p>
        </w:tc>
      </w:tr>
      <w:tr w:rsidR="00F5335A" w14:paraId="0413201D" w14:textId="77777777">
        <w:trPr>
          <w:trHeight w:val="288"/>
        </w:trPr>
        <w:tc>
          <w:tcPr>
            <w:tcW w:w="1381" w:type="dxa"/>
            <w:tcBorders>
              <w:bottom w:val="nil"/>
            </w:tcBorders>
            <w:shd w:val="clear" w:color="auto" w:fill="auto"/>
          </w:tcPr>
          <w:p w14:paraId="07FADCB6" w14:textId="77777777" w:rsidR="00F5335A" w:rsidRDefault="00795F6F">
            <w:pPr>
              <w:spacing w:after="0" w:line="240" w:lineRule="auto"/>
              <w:rPr>
                <w:rFonts w:ascii="Calibri" w:hAnsi="Calibri" w:cs="Calibri"/>
              </w:rPr>
            </w:pPr>
            <w:r>
              <w:rPr>
                <w:rFonts w:ascii="Calibri" w:hAnsi="Calibri" w:cs="Calibri"/>
              </w:rPr>
              <w:t>PMO</w:t>
            </w:r>
          </w:p>
        </w:tc>
        <w:tc>
          <w:tcPr>
            <w:tcW w:w="8157" w:type="dxa"/>
            <w:tcBorders>
              <w:bottom w:val="nil"/>
            </w:tcBorders>
            <w:shd w:val="clear" w:color="auto" w:fill="auto"/>
          </w:tcPr>
          <w:p w14:paraId="3DF1E60C" w14:textId="77777777" w:rsidR="00F5335A" w:rsidRDefault="00795F6F">
            <w:pPr>
              <w:spacing w:after="0" w:line="240" w:lineRule="auto"/>
              <w:ind w:left="116"/>
              <w:rPr>
                <w:rFonts w:ascii="Calibri" w:hAnsi="Calibri" w:cs="Calibri"/>
              </w:rPr>
            </w:pPr>
            <w:r>
              <w:rPr>
                <w:rFonts w:ascii="Calibri" w:hAnsi="Calibri" w:cs="Calibri"/>
              </w:rPr>
              <w:t>Project Management Office</w:t>
            </w:r>
          </w:p>
        </w:tc>
      </w:tr>
      <w:tr w:rsidR="00F5335A" w14:paraId="67B63098" w14:textId="77777777">
        <w:trPr>
          <w:trHeight w:val="288"/>
        </w:trPr>
        <w:tc>
          <w:tcPr>
            <w:tcW w:w="1381" w:type="dxa"/>
            <w:tcBorders>
              <w:bottom w:val="nil"/>
            </w:tcBorders>
            <w:shd w:val="clear" w:color="auto" w:fill="auto"/>
          </w:tcPr>
          <w:p w14:paraId="6CC3A0D8" w14:textId="77777777" w:rsidR="00F5335A" w:rsidRDefault="00795F6F">
            <w:pPr>
              <w:spacing w:after="0" w:line="240" w:lineRule="auto"/>
              <w:rPr>
                <w:rFonts w:ascii="Calibri" w:hAnsi="Calibri" w:cs="Calibri"/>
              </w:rPr>
            </w:pPr>
            <w:r>
              <w:rPr>
                <w:rFonts w:ascii="Calibri" w:hAnsi="Calibri" w:cs="Calibri"/>
              </w:rPr>
              <w:t>PMU</w:t>
            </w:r>
          </w:p>
        </w:tc>
        <w:tc>
          <w:tcPr>
            <w:tcW w:w="8157" w:type="dxa"/>
            <w:tcBorders>
              <w:bottom w:val="nil"/>
            </w:tcBorders>
            <w:shd w:val="clear" w:color="auto" w:fill="auto"/>
          </w:tcPr>
          <w:p w14:paraId="27FE7408" w14:textId="77777777" w:rsidR="00F5335A" w:rsidRDefault="00795F6F">
            <w:pPr>
              <w:spacing w:after="0" w:line="240" w:lineRule="auto"/>
              <w:ind w:left="116"/>
              <w:rPr>
                <w:rFonts w:ascii="Calibri" w:hAnsi="Calibri" w:cs="Calibri"/>
              </w:rPr>
            </w:pPr>
            <w:r>
              <w:rPr>
                <w:rFonts w:ascii="Calibri" w:hAnsi="Calibri" w:cs="Calibri"/>
              </w:rPr>
              <w:t>Project Management Unit</w:t>
            </w:r>
          </w:p>
        </w:tc>
      </w:tr>
      <w:tr w:rsidR="00F5335A" w14:paraId="4DA5C6ED" w14:textId="77777777">
        <w:trPr>
          <w:trHeight w:val="288"/>
        </w:trPr>
        <w:tc>
          <w:tcPr>
            <w:tcW w:w="1381" w:type="dxa"/>
            <w:tcBorders>
              <w:bottom w:val="nil"/>
            </w:tcBorders>
            <w:shd w:val="clear" w:color="auto" w:fill="auto"/>
          </w:tcPr>
          <w:p w14:paraId="53732151" w14:textId="77777777" w:rsidR="00F5335A" w:rsidRDefault="00795F6F">
            <w:pPr>
              <w:spacing w:after="0" w:line="240" w:lineRule="auto"/>
              <w:rPr>
                <w:rFonts w:ascii="Calibri" w:hAnsi="Calibri" w:cs="Calibri"/>
              </w:rPr>
            </w:pPr>
            <w:r>
              <w:rPr>
                <w:rFonts w:ascii="Calibri" w:hAnsi="Calibri" w:cs="Calibri"/>
              </w:rPr>
              <w:t>POPP</w:t>
            </w:r>
          </w:p>
        </w:tc>
        <w:tc>
          <w:tcPr>
            <w:tcW w:w="8157" w:type="dxa"/>
            <w:tcBorders>
              <w:bottom w:val="nil"/>
            </w:tcBorders>
            <w:shd w:val="clear" w:color="auto" w:fill="auto"/>
          </w:tcPr>
          <w:p w14:paraId="02D20210" w14:textId="77777777" w:rsidR="00F5335A" w:rsidRDefault="00795F6F">
            <w:pPr>
              <w:spacing w:after="0" w:line="240" w:lineRule="auto"/>
              <w:ind w:left="116"/>
              <w:rPr>
                <w:rFonts w:ascii="Calibri" w:hAnsi="Calibri" w:cs="Calibri"/>
              </w:rPr>
            </w:pPr>
            <w:r>
              <w:rPr>
                <w:rFonts w:ascii="Calibri" w:hAnsi="Calibri" w:cs="Calibri"/>
              </w:rPr>
              <w:t>Programme and Operations Policies and Procedures</w:t>
            </w:r>
          </w:p>
        </w:tc>
      </w:tr>
      <w:tr w:rsidR="00F5335A" w14:paraId="68BCF2F5" w14:textId="77777777">
        <w:trPr>
          <w:trHeight w:val="288"/>
        </w:trPr>
        <w:tc>
          <w:tcPr>
            <w:tcW w:w="1381" w:type="dxa"/>
            <w:tcBorders>
              <w:bottom w:val="nil"/>
            </w:tcBorders>
            <w:shd w:val="clear" w:color="auto" w:fill="auto"/>
          </w:tcPr>
          <w:p w14:paraId="6BCD44E5" w14:textId="77777777" w:rsidR="00F5335A" w:rsidRDefault="00795F6F">
            <w:pPr>
              <w:spacing w:after="0" w:line="240" w:lineRule="auto"/>
              <w:rPr>
                <w:rFonts w:ascii="Calibri" w:hAnsi="Calibri" w:cs="Calibri"/>
              </w:rPr>
            </w:pPr>
            <w:r>
              <w:rPr>
                <w:rFonts w:ascii="Calibri" w:hAnsi="Calibri" w:cs="Calibri"/>
              </w:rPr>
              <w:t>PPG</w:t>
            </w:r>
          </w:p>
        </w:tc>
        <w:tc>
          <w:tcPr>
            <w:tcW w:w="8157" w:type="dxa"/>
            <w:tcBorders>
              <w:bottom w:val="nil"/>
            </w:tcBorders>
            <w:shd w:val="clear" w:color="auto" w:fill="auto"/>
          </w:tcPr>
          <w:p w14:paraId="3CD8EB05" w14:textId="77777777" w:rsidR="00F5335A" w:rsidRDefault="00795F6F">
            <w:pPr>
              <w:spacing w:after="0" w:line="240" w:lineRule="auto"/>
              <w:ind w:left="116"/>
              <w:rPr>
                <w:rFonts w:ascii="Calibri" w:hAnsi="Calibri" w:cs="Calibri"/>
              </w:rPr>
            </w:pPr>
            <w:r>
              <w:rPr>
                <w:rFonts w:ascii="Calibri" w:hAnsi="Calibri" w:cs="Calibri"/>
              </w:rPr>
              <w:t>Project Preparation Grant</w:t>
            </w:r>
          </w:p>
        </w:tc>
      </w:tr>
      <w:tr w:rsidR="00F5335A" w14:paraId="5BF18778" w14:textId="77777777">
        <w:trPr>
          <w:trHeight w:val="288"/>
        </w:trPr>
        <w:tc>
          <w:tcPr>
            <w:tcW w:w="1381" w:type="dxa"/>
            <w:tcBorders>
              <w:bottom w:val="nil"/>
            </w:tcBorders>
            <w:shd w:val="clear" w:color="auto" w:fill="auto"/>
          </w:tcPr>
          <w:p w14:paraId="33C1A088" w14:textId="77777777" w:rsidR="00F5335A" w:rsidRDefault="00795F6F">
            <w:pPr>
              <w:spacing w:after="0" w:line="240" w:lineRule="auto"/>
              <w:rPr>
                <w:rFonts w:ascii="Calibri" w:hAnsi="Calibri" w:cs="Calibri"/>
              </w:rPr>
            </w:pPr>
            <w:r>
              <w:rPr>
                <w:rFonts w:ascii="Calibri" w:hAnsi="Calibri" w:cs="Calibri"/>
              </w:rPr>
              <w:t>RE</w:t>
            </w:r>
          </w:p>
        </w:tc>
        <w:tc>
          <w:tcPr>
            <w:tcW w:w="8157" w:type="dxa"/>
            <w:tcBorders>
              <w:bottom w:val="nil"/>
            </w:tcBorders>
            <w:shd w:val="clear" w:color="auto" w:fill="auto"/>
          </w:tcPr>
          <w:p w14:paraId="26386117" w14:textId="77777777" w:rsidR="00F5335A" w:rsidRDefault="00795F6F">
            <w:pPr>
              <w:spacing w:after="0" w:line="240" w:lineRule="auto"/>
              <w:ind w:left="116"/>
              <w:rPr>
                <w:rFonts w:ascii="Calibri" w:hAnsi="Calibri" w:cs="Calibri"/>
              </w:rPr>
            </w:pPr>
            <w:r>
              <w:rPr>
                <w:rFonts w:ascii="Calibri" w:hAnsi="Calibri" w:cs="Calibri"/>
              </w:rPr>
              <w:t>Renewable Energy</w:t>
            </w:r>
          </w:p>
        </w:tc>
      </w:tr>
      <w:tr w:rsidR="00F5335A" w14:paraId="756EC4E9" w14:textId="77777777">
        <w:trPr>
          <w:trHeight w:val="288"/>
        </w:trPr>
        <w:tc>
          <w:tcPr>
            <w:tcW w:w="1381" w:type="dxa"/>
            <w:tcBorders>
              <w:bottom w:val="nil"/>
            </w:tcBorders>
            <w:shd w:val="clear" w:color="auto" w:fill="auto"/>
          </w:tcPr>
          <w:p w14:paraId="5BE6F7CF" w14:textId="77777777" w:rsidR="00F5335A" w:rsidRDefault="00795F6F">
            <w:pPr>
              <w:spacing w:after="0" w:line="240" w:lineRule="auto"/>
              <w:rPr>
                <w:rFonts w:ascii="Calibri" w:hAnsi="Calibri" w:cs="Calibri"/>
              </w:rPr>
            </w:pPr>
            <w:r>
              <w:rPr>
                <w:rFonts w:ascii="Calibri" w:hAnsi="Calibri" w:cs="Calibri"/>
              </w:rPr>
              <w:t>RMB</w:t>
            </w:r>
          </w:p>
        </w:tc>
        <w:tc>
          <w:tcPr>
            <w:tcW w:w="8157" w:type="dxa"/>
            <w:tcBorders>
              <w:bottom w:val="nil"/>
            </w:tcBorders>
            <w:shd w:val="clear" w:color="auto" w:fill="auto"/>
          </w:tcPr>
          <w:p w14:paraId="46BDABA5" w14:textId="77777777" w:rsidR="00F5335A" w:rsidRDefault="00795F6F">
            <w:pPr>
              <w:spacing w:after="0" w:line="240" w:lineRule="auto"/>
              <w:ind w:left="116"/>
              <w:rPr>
                <w:rFonts w:ascii="Calibri" w:hAnsi="Calibri" w:cs="Calibri"/>
              </w:rPr>
            </w:pPr>
            <w:r>
              <w:rPr>
                <w:rFonts w:ascii="Calibri" w:hAnsi="Calibri" w:cs="Calibri"/>
              </w:rPr>
              <w:t>Ren Min Bi</w:t>
            </w:r>
          </w:p>
        </w:tc>
      </w:tr>
      <w:tr w:rsidR="00F5335A" w14:paraId="75FECA93" w14:textId="77777777">
        <w:trPr>
          <w:trHeight w:val="288"/>
        </w:trPr>
        <w:tc>
          <w:tcPr>
            <w:tcW w:w="1381" w:type="dxa"/>
            <w:tcBorders>
              <w:bottom w:val="nil"/>
            </w:tcBorders>
            <w:shd w:val="clear" w:color="auto" w:fill="auto"/>
          </w:tcPr>
          <w:p w14:paraId="35851508" w14:textId="77777777" w:rsidR="00F5335A" w:rsidRDefault="00795F6F">
            <w:pPr>
              <w:spacing w:after="0" w:line="240" w:lineRule="auto"/>
              <w:rPr>
                <w:rFonts w:ascii="Calibri" w:hAnsi="Calibri" w:cs="Calibri"/>
              </w:rPr>
            </w:pPr>
            <w:r>
              <w:rPr>
                <w:rFonts w:ascii="Calibri" w:hAnsi="Calibri" w:cs="Calibri"/>
              </w:rPr>
              <w:lastRenderedPageBreak/>
              <w:t>RTA</w:t>
            </w:r>
          </w:p>
        </w:tc>
        <w:tc>
          <w:tcPr>
            <w:tcW w:w="8157" w:type="dxa"/>
            <w:tcBorders>
              <w:bottom w:val="nil"/>
            </w:tcBorders>
            <w:shd w:val="clear" w:color="auto" w:fill="auto"/>
          </w:tcPr>
          <w:p w14:paraId="4D84AD72" w14:textId="77777777" w:rsidR="00F5335A" w:rsidRDefault="00795F6F">
            <w:pPr>
              <w:spacing w:after="0" w:line="240" w:lineRule="auto"/>
              <w:ind w:left="116"/>
              <w:rPr>
                <w:rFonts w:ascii="Calibri" w:hAnsi="Calibri" w:cs="Calibri"/>
              </w:rPr>
            </w:pPr>
            <w:r>
              <w:rPr>
                <w:rFonts w:ascii="Calibri" w:hAnsi="Calibri" w:cs="Calibri"/>
              </w:rPr>
              <w:t>Regional Technical Advisor</w:t>
            </w:r>
          </w:p>
        </w:tc>
      </w:tr>
      <w:tr w:rsidR="00F5335A" w14:paraId="306D8307" w14:textId="77777777">
        <w:trPr>
          <w:trHeight w:val="288"/>
        </w:trPr>
        <w:tc>
          <w:tcPr>
            <w:tcW w:w="1381" w:type="dxa"/>
            <w:tcBorders>
              <w:bottom w:val="nil"/>
            </w:tcBorders>
            <w:shd w:val="clear" w:color="auto" w:fill="auto"/>
          </w:tcPr>
          <w:p w14:paraId="4AAE5347" w14:textId="77777777" w:rsidR="00F5335A" w:rsidRDefault="00795F6F">
            <w:pPr>
              <w:spacing w:after="0" w:line="240" w:lineRule="auto"/>
              <w:rPr>
                <w:rFonts w:ascii="Calibri" w:hAnsi="Calibri" w:cs="Calibri"/>
              </w:rPr>
            </w:pPr>
            <w:r>
              <w:rPr>
                <w:rFonts w:ascii="Calibri" w:hAnsi="Calibri" w:cs="Calibri"/>
              </w:rPr>
              <w:t>R&amp;D</w:t>
            </w:r>
          </w:p>
        </w:tc>
        <w:tc>
          <w:tcPr>
            <w:tcW w:w="8157" w:type="dxa"/>
            <w:tcBorders>
              <w:bottom w:val="nil"/>
            </w:tcBorders>
            <w:shd w:val="clear" w:color="auto" w:fill="auto"/>
          </w:tcPr>
          <w:p w14:paraId="1CBD9799" w14:textId="77777777" w:rsidR="00F5335A" w:rsidRDefault="00795F6F">
            <w:pPr>
              <w:spacing w:after="0" w:line="240" w:lineRule="auto"/>
              <w:ind w:left="116"/>
              <w:rPr>
                <w:rFonts w:ascii="Calibri" w:hAnsi="Calibri" w:cs="Calibri"/>
              </w:rPr>
            </w:pPr>
            <w:r>
              <w:rPr>
                <w:rFonts w:ascii="Calibri" w:hAnsi="Calibri" w:cs="Calibri"/>
              </w:rPr>
              <w:t>Research &amp; Development</w:t>
            </w:r>
          </w:p>
        </w:tc>
      </w:tr>
      <w:tr w:rsidR="00F5335A" w14:paraId="785282E6" w14:textId="77777777">
        <w:trPr>
          <w:trHeight w:val="288"/>
        </w:trPr>
        <w:tc>
          <w:tcPr>
            <w:tcW w:w="1381" w:type="dxa"/>
            <w:tcBorders>
              <w:bottom w:val="nil"/>
            </w:tcBorders>
            <w:shd w:val="clear" w:color="auto" w:fill="auto"/>
          </w:tcPr>
          <w:p w14:paraId="74487117" w14:textId="77777777" w:rsidR="00F5335A" w:rsidRDefault="00795F6F">
            <w:pPr>
              <w:spacing w:after="0" w:line="240" w:lineRule="auto"/>
              <w:rPr>
                <w:rFonts w:ascii="Calibri" w:hAnsi="Calibri" w:cs="Calibri"/>
              </w:rPr>
            </w:pPr>
            <w:r>
              <w:rPr>
                <w:rFonts w:ascii="Calibri" w:hAnsi="Calibri" w:cs="Calibri"/>
              </w:rPr>
              <w:t>SDGs</w:t>
            </w:r>
          </w:p>
        </w:tc>
        <w:tc>
          <w:tcPr>
            <w:tcW w:w="8157" w:type="dxa"/>
            <w:tcBorders>
              <w:bottom w:val="nil"/>
            </w:tcBorders>
            <w:shd w:val="clear" w:color="auto" w:fill="auto"/>
          </w:tcPr>
          <w:p w14:paraId="1A277F7C" w14:textId="77777777" w:rsidR="00F5335A" w:rsidRDefault="00795F6F">
            <w:pPr>
              <w:spacing w:after="0" w:line="240" w:lineRule="auto"/>
              <w:ind w:left="116"/>
              <w:rPr>
                <w:rFonts w:ascii="Calibri" w:hAnsi="Calibri" w:cs="Calibri"/>
              </w:rPr>
            </w:pPr>
            <w:r>
              <w:rPr>
                <w:rFonts w:ascii="Calibri" w:hAnsi="Calibri" w:cs="Calibri"/>
              </w:rPr>
              <w:t>Sustainable Development Goals</w:t>
            </w:r>
          </w:p>
        </w:tc>
      </w:tr>
      <w:tr w:rsidR="00F5335A" w14:paraId="0043843A" w14:textId="77777777">
        <w:trPr>
          <w:trHeight w:val="288"/>
        </w:trPr>
        <w:tc>
          <w:tcPr>
            <w:tcW w:w="1381" w:type="dxa"/>
            <w:tcBorders>
              <w:bottom w:val="nil"/>
            </w:tcBorders>
            <w:shd w:val="clear" w:color="auto" w:fill="auto"/>
          </w:tcPr>
          <w:p w14:paraId="10749D01" w14:textId="77777777" w:rsidR="00F5335A" w:rsidRDefault="00795F6F">
            <w:pPr>
              <w:spacing w:after="0" w:line="240" w:lineRule="auto"/>
              <w:rPr>
                <w:rFonts w:ascii="Calibri" w:hAnsi="Calibri" w:cs="Calibri"/>
              </w:rPr>
            </w:pPr>
            <w:r>
              <w:rPr>
                <w:rFonts w:ascii="Calibri" w:hAnsi="Calibri" w:cs="Calibri"/>
              </w:rPr>
              <w:t>SEC</w:t>
            </w:r>
          </w:p>
        </w:tc>
        <w:tc>
          <w:tcPr>
            <w:tcW w:w="8157" w:type="dxa"/>
            <w:tcBorders>
              <w:bottom w:val="nil"/>
            </w:tcBorders>
            <w:shd w:val="clear" w:color="auto" w:fill="auto"/>
          </w:tcPr>
          <w:p w14:paraId="64B7F51F" w14:textId="77777777" w:rsidR="00F5335A" w:rsidRDefault="00795F6F">
            <w:pPr>
              <w:spacing w:after="0" w:line="240" w:lineRule="auto"/>
              <w:ind w:left="116"/>
              <w:rPr>
                <w:rFonts w:ascii="Calibri" w:hAnsi="Calibri" w:cs="Calibri"/>
              </w:rPr>
            </w:pPr>
            <w:r>
              <w:rPr>
                <w:rFonts w:ascii="Calibri" w:hAnsi="Calibri" w:cs="Calibri"/>
              </w:rPr>
              <w:t xml:space="preserve">Specific Energy Consumption </w:t>
            </w:r>
          </w:p>
        </w:tc>
      </w:tr>
      <w:tr w:rsidR="00F5335A" w14:paraId="166655A6" w14:textId="77777777">
        <w:trPr>
          <w:trHeight w:val="288"/>
        </w:trPr>
        <w:tc>
          <w:tcPr>
            <w:tcW w:w="1381" w:type="dxa"/>
            <w:tcBorders>
              <w:bottom w:val="nil"/>
            </w:tcBorders>
            <w:shd w:val="clear" w:color="auto" w:fill="auto"/>
          </w:tcPr>
          <w:p w14:paraId="39345001" w14:textId="77777777" w:rsidR="00F5335A" w:rsidRDefault="00795F6F">
            <w:pPr>
              <w:spacing w:after="0" w:line="240" w:lineRule="auto"/>
              <w:rPr>
                <w:rFonts w:ascii="Calibri" w:hAnsi="Calibri" w:cs="Calibri"/>
              </w:rPr>
            </w:pPr>
            <w:r>
              <w:rPr>
                <w:rFonts w:ascii="Calibri" w:hAnsi="Calibri" w:cs="Calibri"/>
              </w:rPr>
              <w:t>SESP</w:t>
            </w:r>
          </w:p>
        </w:tc>
        <w:tc>
          <w:tcPr>
            <w:tcW w:w="8157" w:type="dxa"/>
            <w:tcBorders>
              <w:bottom w:val="nil"/>
            </w:tcBorders>
            <w:shd w:val="clear" w:color="auto" w:fill="auto"/>
          </w:tcPr>
          <w:p w14:paraId="26EE1347" w14:textId="77777777" w:rsidR="00F5335A" w:rsidRDefault="00795F6F">
            <w:pPr>
              <w:spacing w:after="0" w:line="240" w:lineRule="auto"/>
              <w:ind w:left="116"/>
              <w:rPr>
                <w:rFonts w:ascii="Calibri" w:hAnsi="Calibri" w:cs="Calibri"/>
              </w:rPr>
            </w:pPr>
            <w:r>
              <w:rPr>
                <w:rFonts w:ascii="Calibri" w:hAnsi="Calibri" w:cs="Calibri"/>
              </w:rPr>
              <w:t>Social and Environmental Screening Procedure</w:t>
            </w:r>
          </w:p>
        </w:tc>
      </w:tr>
      <w:tr w:rsidR="00F5335A" w14:paraId="3AB31A49" w14:textId="77777777">
        <w:trPr>
          <w:trHeight w:val="288"/>
        </w:trPr>
        <w:tc>
          <w:tcPr>
            <w:tcW w:w="1381" w:type="dxa"/>
            <w:tcBorders>
              <w:bottom w:val="nil"/>
            </w:tcBorders>
            <w:shd w:val="clear" w:color="auto" w:fill="auto"/>
          </w:tcPr>
          <w:p w14:paraId="6EF08663" w14:textId="77777777" w:rsidR="00F5335A" w:rsidRDefault="00795F6F">
            <w:pPr>
              <w:spacing w:after="0" w:line="240" w:lineRule="auto"/>
              <w:rPr>
                <w:rFonts w:ascii="Calibri" w:hAnsi="Calibri" w:cs="Calibri"/>
              </w:rPr>
            </w:pPr>
            <w:r>
              <w:rPr>
                <w:rFonts w:ascii="Calibri" w:hAnsi="Calibri" w:cs="Calibri"/>
              </w:rPr>
              <w:t>SME</w:t>
            </w:r>
          </w:p>
        </w:tc>
        <w:tc>
          <w:tcPr>
            <w:tcW w:w="8157" w:type="dxa"/>
            <w:tcBorders>
              <w:bottom w:val="nil"/>
            </w:tcBorders>
            <w:shd w:val="clear" w:color="auto" w:fill="auto"/>
          </w:tcPr>
          <w:p w14:paraId="1C606FF0" w14:textId="77777777" w:rsidR="00F5335A" w:rsidRDefault="00795F6F">
            <w:pPr>
              <w:spacing w:after="0" w:line="240" w:lineRule="auto"/>
              <w:ind w:left="116"/>
              <w:rPr>
                <w:rFonts w:ascii="Calibri" w:hAnsi="Calibri" w:cs="Calibri"/>
              </w:rPr>
            </w:pPr>
            <w:r>
              <w:rPr>
                <w:rFonts w:ascii="Calibri" w:hAnsi="Calibri" w:cs="Calibri"/>
              </w:rPr>
              <w:t>Small and Medium Enterprise</w:t>
            </w:r>
          </w:p>
        </w:tc>
      </w:tr>
      <w:tr w:rsidR="00F5335A" w14:paraId="48D6AD61" w14:textId="77777777">
        <w:trPr>
          <w:trHeight w:val="288"/>
        </w:trPr>
        <w:tc>
          <w:tcPr>
            <w:tcW w:w="1381" w:type="dxa"/>
            <w:tcBorders>
              <w:bottom w:val="nil"/>
            </w:tcBorders>
            <w:shd w:val="clear" w:color="auto" w:fill="auto"/>
          </w:tcPr>
          <w:p w14:paraId="04044308" w14:textId="77777777" w:rsidR="00F5335A" w:rsidRDefault="00795F6F">
            <w:pPr>
              <w:spacing w:after="0" w:line="240" w:lineRule="auto"/>
              <w:rPr>
                <w:rFonts w:ascii="Calibri" w:hAnsi="Calibri" w:cs="Calibri"/>
              </w:rPr>
            </w:pPr>
            <w:r>
              <w:rPr>
                <w:rFonts w:ascii="Calibri" w:hAnsi="Calibri" w:cs="Calibri"/>
              </w:rPr>
              <w:t>tce</w:t>
            </w:r>
          </w:p>
        </w:tc>
        <w:tc>
          <w:tcPr>
            <w:tcW w:w="8157" w:type="dxa"/>
            <w:tcBorders>
              <w:bottom w:val="nil"/>
            </w:tcBorders>
            <w:shd w:val="clear" w:color="auto" w:fill="auto"/>
          </w:tcPr>
          <w:p w14:paraId="328C3B96" w14:textId="77777777" w:rsidR="00F5335A" w:rsidRDefault="00795F6F">
            <w:pPr>
              <w:spacing w:after="0" w:line="240" w:lineRule="auto"/>
              <w:ind w:left="116"/>
              <w:rPr>
                <w:rFonts w:ascii="Calibri" w:hAnsi="Calibri" w:cs="Calibri"/>
              </w:rPr>
            </w:pPr>
            <w:r>
              <w:rPr>
                <w:rFonts w:ascii="Calibri" w:hAnsi="Calibri" w:cs="Calibri"/>
              </w:rPr>
              <w:t>Tons of Coal Equivalent</w:t>
            </w:r>
          </w:p>
        </w:tc>
      </w:tr>
      <w:tr w:rsidR="00F5335A" w14:paraId="3FB0A8DA" w14:textId="77777777">
        <w:trPr>
          <w:trHeight w:val="288"/>
        </w:trPr>
        <w:tc>
          <w:tcPr>
            <w:tcW w:w="1381" w:type="dxa"/>
            <w:tcBorders>
              <w:bottom w:val="nil"/>
            </w:tcBorders>
            <w:shd w:val="clear" w:color="auto" w:fill="auto"/>
          </w:tcPr>
          <w:p w14:paraId="6EC62B71" w14:textId="77777777" w:rsidR="00F5335A" w:rsidRDefault="00795F6F">
            <w:pPr>
              <w:spacing w:after="0" w:line="240" w:lineRule="auto"/>
              <w:rPr>
                <w:rFonts w:ascii="Calibri" w:hAnsi="Calibri" w:cs="Calibri"/>
              </w:rPr>
            </w:pPr>
            <w:r>
              <w:rPr>
                <w:rFonts w:ascii="Calibri" w:hAnsi="Calibri" w:cs="Calibri"/>
              </w:rPr>
              <w:t>tCO</w:t>
            </w:r>
            <w:r>
              <w:rPr>
                <w:rFonts w:ascii="Calibri" w:hAnsi="Calibri" w:cs="Calibri"/>
                <w:vertAlign w:val="subscript"/>
              </w:rPr>
              <w:t>2</w:t>
            </w:r>
          </w:p>
        </w:tc>
        <w:tc>
          <w:tcPr>
            <w:tcW w:w="8157" w:type="dxa"/>
            <w:tcBorders>
              <w:bottom w:val="nil"/>
            </w:tcBorders>
            <w:shd w:val="clear" w:color="auto" w:fill="auto"/>
          </w:tcPr>
          <w:p w14:paraId="437D79A6" w14:textId="77777777" w:rsidR="00F5335A" w:rsidRDefault="00795F6F">
            <w:pPr>
              <w:spacing w:after="0" w:line="240" w:lineRule="auto"/>
              <w:ind w:left="116"/>
              <w:rPr>
                <w:rFonts w:ascii="Calibri" w:hAnsi="Calibri" w:cs="Calibri"/>
              </w:rPr>
            </w:pPr>
            <w:r>
              <w:rPr>
                <w:rFonts w:ascii="Calibri" w:hAnsi="Calibri" w:cs="Calibri"/>
              </w:rPr>
              <w:t>Tons of Carbon Dioxide</w:t>
            </w:r>
          </w:p>
        </w:tc>
      </w:tr>
      <w:tr w:rsidR="00F5335A" w14:paraId="1FEA3E5E" w14:textId="77777777">
        <w:trPr>
          <w:trHeight w:val="288"/>
        </w:trPr>
        <w:tc>
          <w:tcPr>
            <w:tcW w:w="1381" w:type="dxa"/>
            <w:tcBorders>
              <w:bottom w:val="nil"/>
            </w:tcBorders>
            <w:shd w:val="clear" w:color="auto" w:fill="auto"/>
          </w:tcPr>
          <w:p w14:paraId="774A7AF9" w14:textId="77777777" w:rsidR="00F5335A" w:rsidRDefault="00795F6F">
            <w:pPr>
              <w:spacing w:after="0" w:line="240" w:lineRule="auto"/>
              <w:rPr>
                <w:rFonts w:ascii="Calibri" w:hAnsi="Calibri" w:cs="Calibri"/>
              </w:rPr>
            </w:pPr>
            <w:r>
              <w:rPr>
                <w:rFonts w:ascii="Calibri" w:hAnsi="Calibri" w:cs="Calibri"/>
              </w:rPr>
              <w:t>TE</w:t>
            </w:r>
          </w:p>
        </w:tc>
        <w:tc>
          <w:tcPr>
            <w:tcW w:w="8157" w:type="dxa"/>
            <w:tcBorders>
              <w:bottom w:val="nil"/>
            </w:tcBorders>
            <w:shd w:val="clear" w:color="auto" w:fill="auto"/>
          </w:tcPr>
          <w:p w14:paraId="7F5CA31B" w14:textId="77777777" w:rsidR="00F5335A" w:rsidRDefault="00795F6F">
            <w:pPr>
              <w:spacing w:after="0" w:line="240" w:lineRule="auto"/>
              <w:ind w:left="116"/>
              <w:rPr>
                <w:rFonts w:ascii="Calibri" w:hAnsi="Calibri" w:cs="Calibri"/>
              </w:rPr>
            </w:pPr>
            <w:r>
              <w:rPr>
                <w:rFonts w:ascii="Calibri" w:hAnsi="Calibri" w:cs="Calibri"/>
              </w:rPr>
              <w:t>Terminal Evaluation</w:t>
            </w:r>
          </w:p>
        </w:tc>
      </w:tr>
      <w:tr w:rsidR="00F5335A" w14:paraId="7B5EDFF9" w14:textId="77777777">
        <w:trPr>
          <w:trHeight w:val="288"/>
        </w:trPr>
        <w:tc>
          <w:tcPr>
            <w:tcW w:w="1381" w:type="dxa"/>
            <w:tcBorders>
              <w:bottom w:val="nil"/>
            </w:tcBorders>
            <w:shd w:val="clear" w:color="auto" w:fill="auto"/>
          </w:tcPr>
          <w:p w14:paraId="786763DA" w14:textId="77777777" w:rsidR="00F5335A" w:rsidRDefault="00795F6F">
            <w:pPr>
              <w:spacing w:after="0" w:line="240" w:lineRule="auto"/>
              <w:rPr>
                <w:rFonts w:ascii="Calibri" w:hAnsi="Calibri" w:cs="Calibri"/>
              </w:rPr>
            </w:pPr>
            <w:r>
              <w:rPr>
                <w:rFonts w:ascii="Calibri" w:hAnsi="Calibri" w:cs="Calibri"/>
              </w:rPr>
              <w:t>ToC</w:t>
            </w:r>
          </w:p>
        </w:tc>
        <w:tc>
          <w:tcPr>
            <w:tcW w:w="8157" w:type="dxa"/>
            <w:tcBorders>
              <w:bottom w:val="nil"/>
            </w:tcBorders>
            <w:shd w:val="clear" w:color="auto" w:fill="auto"/>
          </w:tcPr>
          <w:p w14:paraId="316E9BE1" w14:textId="77777777" w:rsidR="00F5335A" w:rsidRDefault="00795F6F">
            <w:pPr>
              <w:spacing w:after="0" w:line="240" w:lineRule="auto"/>
              <w:ind w:left="116"/>
              <w:rPr>
                <w:rFonts w:ascii="Calibri" w:hAnsi="Calibri" w:cs="Calibri"/>
              </w:rPr>
            </w:pPr>
            <w:r>
              <w:rPr>
                <w:rFonts w:ascii="Calibri" w:hAnsi="Calibri" w:cs="Calibri"/>
              </w:rPr>
              <w:t>Theory of Change</w:t>
            </w:r>
          </w:p>
        </w:tc>
      </w:tr>
      <w:tr w:rsidR="00F5335A" w14:paraId="4E1A7C9D" w14:textId="77777777">
        <w:trPr>
          <w:trHeight w:val="288"/>
        </w:trPr>
        <w:tc>
          <w:tcPr>
            <w:tcW w:w="1381" w:type="dxa"/>
            <w:tcBorders>
              <w:bottom w:val="nil"/>
            </w:tcBorders>
            <w:shd w:val="clear" w:color="auto" w:fill="auto"/>
          </w:tcPr>
          <w:p w14:paraId="01C3607A" w14:textId="77777777" w:rsidR="00F5335A" w:rsidRDefault="00795F6F">
            <w:pPr>
              <w:spacing w:after="0" w:line="240" w:lineRule="auto"/>
              <w:rPr>
                <w:rFonts w:ascii="Calibri" w:hAnsi="Calibri" w:cs="Calibri"/>
              </w:rPr>
            </w:pPr>
            <w:r>
              <w:rPr>
                <w:rFonts w:ascii="Calibri" w:hAnsi="Calibri" w:cs="Calibri"/>
              </w:rPr>
              <w:t>TOR</w:t>
            </w:r>
          </w:p>
        </w:tc>
        <w:tc>
          <w:tcPr>
            <w:tcW w:w="8157" w:type="dxa"/>
            <w:tcBorders>
              <w:bottom w:val="nil"/>
            </w:tcBorders>
            <w:shd w:val="clear" w:color="auto" w:fill="auto"/>
          </w:tcPr>
          <w:p w14:paraId="3F58D61A" w14:textId="77777777" w:rsidR="00F5335A" w:rsidRDefault="00795F6F">
            <w:pPr>
              <w:spacing w:after="0" w:line="240" w:lineRule="auto"/>
              <w:ind w:left="116"/>
              <w:rPr>
                <w:rFonts w:ascii="Calibri" w:hAnsi="Calibri" w:cs="Calibri"/>
              </w:rPr>
            </w:pPr>
            <w:r>
              <w:rPr>
                <w:rFonts w:ascii="Calibri" w:hAnsi="Calibri" w:cs="Calibri"/>
              </w:rPr>
              <w:t>Terms of Reference</w:t>
            </w:r>
          </w:p>
        </w:tc>
      </w:tr>
      <w:tr w:rsidR="00F5335A" w14:paraId="5E7FE0A2" w14:textId="77777777">
        <w:trPr>
          <w:trHeight w:val="288"/>
        </w:trPr>
        <w:tc>
          <w:tcPr>
            <w:tcW w:w="1381" w:type="dxa"/>
            <w:tcBorders>
              <w:bottom w:val="nil"/>
            </w:tcBorders>
            <w:shd w:val="clear" w:color="auto" w:fill="auto"/>
          </w:tcPr>
          <w:p w14:paraId="692B635B" w14:textId="77777777" w:rsidR="00F5335A" w:rsidRDefault="00795F6F">
            <w:pPr>
              <w:spacing w:after="0" w:line="240" w:lineRule="auto"/>
              <w:rPr>
                <w:rFonts w:ascii="Calibri" w:hAnsi="Calibri" w:cs="Calibri"/>
              </w:rPr>
            </w:pPr>
            <w:r>
              <w:rPr>
                <w:rFonts w:ascii="Calibri" w:hAnsi="Calibri" w:cs="Calibri"/>
              </w:rPr>
              <w:t>UNFCCC</w:t>
            </w:r>
          </w:p>
        </w:tc>
        <w:tc>
          <w:tcPr>
            <w:tcW w:w="8157" w:type="dxa"/>
            <w:tcBorders>
              <w:bottom w:val="nil"/>
            </w:tcBorders>
            <w:shd w:val="clear" w:color="auto" w:fill="auto"/>
          </w:tcPr>
          <w:p w14:paraId="408F8F79" w14:textId="77777777" w:rsidR="00F5335A" w:rsidRDefault="00795F6F">
            <w:pPr>
              <w:spacing w:after="0" w:line="240" w:lineRule="auto"/>
              <w:ind w:left="116"/>
              <w:rPr>
                <w:rFonts w:ascii="Calibri" w:hAnsi="Calibri" w:cs="Calibri"/>
              </w:rPr>
            </w:pPr>
            <w:r>
              <w:rPr>
                <w:rFonts w:ascii="Calibri" w:hAnsi="Calibri" w:cs="Calibri"/>
              </w:rPr>
              <w:t>United Nations Framework Convention on Climate Change</w:t>
            </w:r>
          </w:p>
        </w:tc>
      </w:tr>
      <w:tr w:rsidR="00F5335A" w14:paraId="14090F44" w14:textId="77777777">
        <w:trPr>
          <w:trHeight w:val="20"/>
        </w:trPr>
        <w:tc>
          <w:tcPr>
            <w:tcW w:w="1381" w:type="dxa"/>
            <w:tcBorders>
              <w:right w:val="nil"/>
            </w:tcBorders>
            <w:shd w:val="clear" w:color="auto" w:fill="auto"/>
          </w:tcPr>
          <w:p w14:paraId="6AD99239" w14:textId="77777777" w:rsidR="00F5335A" w:rsidRDefault="00795F6F">
            <w:pPr>
              <w:pStyle w:val="NoSpacing"/>
              <w:rPr>
                <w:rFonts w:ascii="Calibri" w:hAnsi="Calibri" w:cs="Calibri"/>
                <w:sz w:val="22"/>
                <w:szCs w:val="22"/>
              </w:rPr>
            </w:pPr>
            <w:r>
              <w:rPr>
                <w:rFonts w:ascii="Calibri" w:hAnsi="Calibri" w:cs="Calibri"/>
                <w:sz w:val="22"/>
                <w:szCs w:val="22"/>
              </w:rPr>
              <w:t>UNDP</w:t>
            </w:r>
          </w:p>
        </w:tc>
        <w:tc>
          <w:tcPr>
            <w:tcW w:w="8157" w:type="dxa"/>
            <w:tcBorders>
              <w:left w:val="nil"/>
            </w:tcBorders>
            <w:shd w:val="clear" w:color="auto" w:fill="auto"/>
          </w:tcPr>
          <w:p w14:paraId="37CB79B6" w14:textId="77777777" w:rsidR="00F5335A" w:rsidRDefault="00795F6F">
            <w:pPr>
              <w:pStyle w:val="NoSpacing"/>
              <w:ind w:left="116"/>
              <w:rPr>
                <w:rFonts w:ascii="Calibri" w:hAnsi="Calibri" w:cs="Calibri"/>
                <w:sz w:val="22"/>
                <w:szCs w:val="22"/>
              </w:rPr>
            </w:pPr>
            <w:r>
              <w:rPr>
                <w:rFonts w:ascii="Calibri" w:hAnsi="Calibri" w:cs="Calibri"/>
                <w:sz w:val="22"/>
                <w:szCs w:val="22"/>
              </w:rPr>
              <w:t>United Nations Development Programme</w:t>
            </w:r>
          </w:p>
        </w:tc>
      </w:tr>
      <w:tr w:rsidR="00F5335A" w14:paraId="1A013CFA" w14:textId="77777777">
        <w:trPr>
          <w:trHeight w:val="20"/>
        </w:trPr>
        <w:tc>
          <w:tcPr>
            <w:tcW w:w="1381" w:type="dxa"/>
            <w:tcBorders>
              <w:right w:val="nil"/>
            </w:tcBorders>
            <w:shd w:val="clear" w:color="auto" w:fill="auto"/>
          </w:tcPr>
          <w:p w14:paraId="3A9B5681" w14:textId="77777777" w:rsidR="00F5335A" w:rsidRDefault="00795F6F">
            <w:pPr>
              <w:pStyle w:val="NoSpacing"/>
              <w:rPr>
                <w:rFonts w:ascii="Calibri" w:hAnsi="Calibri" w:cs="Calibri"/>
                <w:sz w:val="22"/>
                <w:szCs w:val="22"/>
              </w:rPr>
            </w:pPr>
            <w:r>
              <w:rPr>
                <w:rFonts w:ascii="Calibri" w:hAnsi="Calibri" w:cs="Calibri"/>
                <w:sz w:val="22"/>
                <w:szCs w:val="22"/>
              </w:rPr>
              <w:t>USD</w:t>
            </w:r>
          </w:p>
        </w:tc>
        <w:tc>
          <w:tcPr>
            <w:tcW w:w="8157" w:type="dxa"/>
            <w:tcBorders>
              <w:left w:val="nil"/>
            </w:tcBorders>
            <w:shd w:val="clear" w:color="auto" w:fill="auto"/>
          </w:tcPr>
          <w:p w14:paraId="7452728B" w14:textId="77777777" w:rsidR="00F5335A" w:rsidRDefault="00795F6F">
            <w:pPr>
              <w:pStyle w:val="NoSpacing"/>
              <w:ind w:left="116"/>
              <w:rPr>
                <w:rFonts w:ascii="Calibri" w:hAnsi="Calibri" w:cs="Calibri"/>
                <w:sz w:val="22"/>
                <w:szCs w:val="22"/>
              </w:rPr>
            </w:pPr>
            <w:r>
              <w:rPr>
                <w:rFonts w:ascii="Calibri" w:hAnsi="Calibri" w:cs="Calibri"/>
                <w:sz w:val="22"/>
                <w:szCs w:val="22"/>
              </w:rPr>
              <w:t>United States Dollar</w:t>
            </w:r>
          </w:p>
        </w:tc>
      </w:tr>
      <w:tr w:rsidR="00F5335A" w14:paraId="16DD186F" w14:textId="77777777">
        <w:trPr>
          <w:trHeight w:val="20"/>
        </w:trPr>
        <w:tc>
          <w:tcPr>
            <w:tcW w:w="1381" w:type="dxa"/>
            <w:tcBorders>
              <w:right w:val="nil"/>
            </w:tcBorders>
            <w:shd w:val="clear" w:color="auto" w:fill="auto"/>
          </w:tcPr>
          <w:p w14:paraId="3C8D0DAD" w14:textId="77777777" w:rsidR="00F5335A" w:rsidRDefault="00795F6F">
            <w:pPr>
              <w:pStyle w:val="NoSpacing"/>
              <w:rPr>
                <w:rFonts w:ascii="Calibri" w:hAnsi="Calibri" w:cs="Calibri"/>
                <w:sz w:val="22"/>
                <w:szCs w:val="22"/>
              </w:rPr>
            </w:pPr>
            <w:r>
              <w:rPr>
                <w:rFonts w:ascii="Calibri" w:hAnsi="Calibri" w:cs="Calibri"/>
                <w:sz w:val="22"/>
                <w:szCs w:val="22"/>
              </w:rPr>
              <w:t>USGS</w:t>
            </w:r>
          </w:p>
        </w:tc>
        <w:tc>
          <w:tcPr>
            <w:tcW w:w="8157" w:type="dxa"/>
            <w:tcBorders>
              <w:left w:val="nil"/>
            </w:tcBorders>
            <w:shd w:val="clear" w:color="auto" w:fill="auto"/>
          </w:tcPr>
          <w:p w14:paraId="0A526AEF" w14:textId="77777777" w:rsidR="00F5335A" w:rsidRDefault="00795F6F">
            <w:pPr>
              <w:pStyle w:val="NoSpacing"/>
              <w:ind w:left="116"/>
              <w:rPr>
                <w:rFonts w:ascii="Calibri" w:hAnsi="Calibri" w:cs="Calibri"/>
                <w:sz w:val="22"/>
                <w:szCs w:val="22"/>
              </w:rPr>
            </w:pPr>
            <w:r>
              <w:rPr>
                <w:rFonts w:ascii="Calibri" w:hAnsi="Calibri" w:cs="Calibri"/>
                <w:sz w:val="22"/>
                <w:szCs w:val="22"/>
              </w:rPr>
              <w:t>United States Geological Survey</w:t>
            </w:r>
          </w:p>
        </w:tc>
      </w:tr>
      <w:tr w:rsidR="00F5335A" w14:paraId="6105542C" w14:textId="77777777">
        <w:trPr>
          <w:trHeight w:val="20"/>
        </w:trPr>
        <w:tc>
          <w:tcPr>
            <w:tcW w:w="1381" w:type="dxa"/>
            <w:tcBorders>
              <w:bottom w:val="nil"/>
              <w:right w:val="nil"/>
            </w:tcBorders>
            <w:shd w:val="clear" w:color="auto" w:fill="auto"/>
          </w:tcPr>
          <w:p w14:paraId="3AFF2A59" w14:textId="77777777" w:rsidR="00F5335A" w:rsidRDefault="00795F6F">
            <w:pPr>
              <w:pStyle w:val="NoSpacing"/>
              <w:rPr>
                <w:rFonts w:ascii="Calibri" w:hAnsi="Calibri" w:cs="Calibri"/>
                <w:sz w:val="22"/>
                <w:szCs w:val="22"/>
              </w:rPr>
            </w:pPr>
            <w:r>
              <w:rPr>
                <w:rFonts w:ascii="Calibri" w:hAnsi="Calibri" w:cs="Calibri"/>
                <w:sz w:val="22"/>
                <w:szCs w:val="22"/>
              </w:rPr>
              <w:t>WPA</w:t>
            </w:r>
          </w:p>
        </w:tc>
        <w:tc>
          <w:tcPr>
            <w:tcW w:w="8157" w:type="dxa"/>
            <w:tcBorders>
              <w:left w:val="nil"/>
              <w:bottom w:val="nil"/>
            </w:tcBorders>
            <w:shd w:val="clear" w:color="auto" w:fill="auto"/>
          </w:tcPr>
          <w:p w14:paraId="6A0871DE" w14:textId="77777777" w:rsidR="00F5335A" w:rsidRDefault="00795F6F">
            <w:pPr>
              <w:pStyle w:val="NoSpacing"/>
              <w:ind w:left="116"/>
              <w:rPr>
                <w:rFonts w:ascii="Calibri" w:hAnsi="Calibri" w:cs="Calibri"/>
                <w:sz w:val="22"/>
                <w:szCs w:val="22"/>
              </w:rPr>
            </w:pPr>
            <w:r>
              <w:rPr>
                <w:rFonts w:ascii="Calibri" w:hAnsi="Calibri" w:cs="Calibri"/>
                <w:sz w:val="22"/>
                <w:szCs w:val="22"/>
              </w:rPr>
              <w:t>Wet-process Phosphoric Acid</w:t>
            </w:r>
          </w:p>
        </w:tc>
      </w:tr>
    </w:tbl>
    <w:p w14:paraId="247B05DC" w14:textId="77777777" w:rsidR="00F5335A" w:rsidRDefault="00795F6F">
      <w:pPr>
        <w:spacing w:after="0" w:line="240" w:lineRule="auto"/>
        <w:rPr>
          <w:rFonts w:ascii="Calibri" w:hAnsi="Calibri" w:cs="Calibri"/>
        </w:rPr>
      </w:pPr>
      <w:r>
        <w:rPr>
          <w:rFonts w:ascii="Calibri" w:hAnsi="Calibri" w:cs="Calibri"/>
        </w:rPr>
        <w:br w:type="page"/>
      </w:r>
    </w:p>
    <w:p w14:paraId="1E9C95A7"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17" w:name="_Toc88064330"/>
      <w:r>
        <w:rPr>
          <w:rFonts w:ascii="Calibri" w:hAnsi="Calibri" w:cs="Calibri"/>
          <w:b/>
          <w:smallCaps/>
          <w:spacing w:val="-2"/>
        </w:rPr>
        <w:lastRenderedPageBreak/>
        <w:t>I. Table of Contents</w:t>
      </w:r>
      <w:bookmarkEnd w:id="15"/>
      <w:bookmarkEnd w:id="16"/>
      <w:bookmarkEnd w:id="17"/>
    </w:p>
    <w:p w14:paraId="7825DB24" w14:textId="77777777" w:rsidR="00F5335A" w:rsidRDefault="00F5335A">
      <w:pPr>
        <w:keepNext/>
        <w:pBdr>
          <w:top w:val="single" w:sz="4" w:space="1" w:color="auto"/>
        </w:pBdr>
        <w:tabs>
          <w:tab w:val="left" w:pos="720"/>
        </w:tabs>
        <w:suppressAutoHyphens/>
        <w:spacing w:after="0" w:line="240" w:lineRule="auto"/>
        <w:ind w:left="720" w:hanging="720"/>
        <w:jc w:val="both"/>
        <w:rPr>
          <w:rFonts w:ascii="Calibri" w:hAnsi="Calibri" w:cs="Calibri"/>
          <w:b/>
          <w:smallCaps/>
          <w:spacing w:val="-2"/>
        </w:rPr>
      </w:pPr>
    </w:p>
    <w:p w14:paraId="5F54EC1D" w14:textId="2366E421" w:rsidR="00F5335A" w:rsidRDefault="00795F6F">
      <w:pPr>
        <w:pStyle w:val="TOC1"/>
        <w:rPr>
          <w:rFonts w:asciiTheme="minorHAnsi" w:eastAsiaTheme="minorEastAsia" w:hAnsiTheme="minorHAnsi" w:cstheme="minorBidi"/>
          <w:noProof/>
          <w:sz w:val="22"/>
          <w:szCs w:val="28"/>
          <w:lang w:bidi="th-TH"/>
        </w:rPr>
      </w:pPr>
      <w:r>
        <w:rPr>
          <w:rFonts w:cs="Calibri"/>
          <w:sz w:val="22"/>
          <w:szCs w:val="22"/>
        </w:rPr>
        <w:fldChar w:fldCharType="begin"/>
      </w:r>
      <w:r>
        <w:rPr>
          <w:rFonts w:cs="Calibri"/>
          <w:sz w:val="22"/>
          <w:szCs w:val="22"/>
        </w:rPr>
        <w:instrText xml:space="preserve"> TOC \o "1-3" \h \z \u </w:instrText>
      </w:r>
      <w:r>
        <w:rPr>
          <w:rFonts w:cs="Calibri"/>
          <w:sz w:val="22"/>
          <w:szCs w:val="22"/>
        </w:rPr>
        <w:fldChar w:fldCharType="separate"/>
      </w:r>
      <w:r w:rsidR="00393E35">
        <w:rPr>
          <w:noProof/>
        </w:rPr>
        <w:fldChar w:fldCharType="begin"/>
      </w:r>
      <w:r w:rsidR="00393E35">
        <w:rPr>
          <w:noProof/>
        </w:rPr>
        <w:instrText xml:space="preserve"> HYPERLINK \l "_Toc88064330" </w:instrText>
      </w:r>
      <w:ins w:id="18" w:author="Phatthamon Jantalae" w:date="2022-06-16T17:32:00Z">
        <w:r w:rsidR="00393E35">
          <w:rPr>
            <w:noProof/>
          </w:rPr>
        </w:r>
      </w:ins>
      <w:r w:rsidR="00393E35">
        <w:rPr>
          <w:noProof/>
        </w:rPr>
        <w:fldChar w:fldCharType="separate"/>
      </w:r>
      <w:r>
        <w:rPr>
          <w:rStyle w:val="Hyperlink"/>
          <w:rFonts w:cs="Calibri"/>
          <w:b/>
          <w:smallCaps/>
          <w:noProof/>
          <w:spacing w:val="-2"/>
        </w:rPr>
        <w:t>I. Table of Contents</w:t>
      </w:r>
      <w:r>
        <w:rPr>
          <w:noProof/>
        </w:rPr>
        <w:tab/>
      </w:r>
      <w:r>
        <w:rPr>
          <w:noProof/>
        </w:rPr>
        <w:fldChar w:fldCharType="begin"/>
      </w:r>
      <w:r>
        <w:rPr>
          <w:noProof/>
        </w:rPr>
        <w:instrText xml:space="preserve"> PAGEREF _Toc88064330 \h </w:instrText>
      </w:r>
      <w:r>
        <w:rPr>
          <w:noProof/>
        </w:rPr>
      </w:r>
      <w:r>
        <w:rPr>
          <w:noProof/>
        </w:rPr>
        <w:fldChar w:fldCharType="separate"/>
      </w:r>
      <w:ins w:id="19" w:author="Phatthamon Jantalae" w:date="2022-06-16T17:32:00Z">
        <w:r w:rsidR="00393E35">
          <w:rPr>
            <w:noProof/>
          </w:rPr>
          <w:t>6</w:t>
        </w:r>
      </w:ins>
      <w:del w:id="20" w:author="Phatthamon Jantalae" w:date="2022-06-16T17:32:00Z">
        <w:r w:rsidDel="00393E35">
          <w:rPr>
            <w:noProof/>
          </w:rPr>
          <w:delText>5</w:delText>
        </w:r>
      </w:del>
      <w:r>
        <w:rPr>
          <w:noProof/>
        </w:rPr>
        <w:fldChar w:fldCharType="end"/>
      </w:r>
      <w:r w:rsidR="00393E35">
        <w:rPr>
          <w:noProof/>
        </w:rPr>
        <w:fldChar w:fldCharType="end"/>
      </w:r>
    </w:p>
    <w:p w14:paraId="57F2EE13" w14:textId="6F86E05A"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"_Toc88064331" </w:instrText>
      </w:r>
      <w:ins w:id="21" w:author="Phatthamon Jantalae" w:date="2022-06-16T17:32:00Z">
        <w:r>
          <w:rPr>
            <w:noProof/>
          </w:rPr>
        </w:r>
      </w:ins>
      <w:r>
        <w:rPr>
          <w:noProof/>
        </w:rPr>
        <w:fldChar w:fldCharType="separate"/>
      </w:r>
      <w:r w:rsidR="00795F6F">
        <w:rPr>
          <w:rStyle w:val="Hyperlink"/>
          <w:rFonts w:cs="Calibri"/>
          <w:b/>
          <w:smallCaps/>
          <w:noProof/>
          <w:spacing w:val="-2"/>
        </w:rPr>
        <w:t>II. Development Challenge</w:t>
      </w:r>
      <w:r w:rsidR="00795F6F">
        <w:rPr>
          <w:noProof/>
        </w:rPr>
        <w:tab/>
      </w:r>
      <w:r w:rsidR="00795F6F">
        <w:rPr>
          <w:noProof/>
        </w:rPr>
        <w:fldChar w:fldCharType="begin"/>
      </w:r>
      <w:r w:rsidR="00795F6F">
        <w:rPr>
          <w:noProof/>
        </w:rPr>
        <w:instrText xml:space="preserve"> PAGEREF _Toc88064331 \h </w:instrText>
      </w:r>
      <w:r w:rsidR="00795F6F">
        <w:rPr>
          <w:noProof/>
        </w:rPr>
      </w:r>
      <w:r w:rsidR="00795F6F">
        <w:rPr>
          <w:noProof/>
        </w:rPr>
        <w:fldChar w:fldCharType="separate"/>
      </w:r>
      <w:ins w:id="22" w:author="Phatthamon Jantalae" w:date="2022-06-16T17:32:00Z">
        <w:r>
          <w:rPr>
            <w:noProof/>
          </w:rPr>
          <w:t>7</w:t>
        </w:r>
      </w:ins>
      <w:del w:id="23" w:author="Phatthamon Jantalae" w:date="2022-06-16T17:32:00Z">
        <w:r w:rsidR="00795F6F" w:rsidDel="00393E35">
          <w:rPr>
            <w:noProof/>
          </w:rPr>
          <w:delText>6</w:delText>
        </w:r>
      </w:del>
      <w:r w:rsidR="00795F6F">
        <w:rPr>
          <w:noProof/>
        </w:rPr>
        <w:fldChar w:fldCharType="end"/>
      </w:r>
      <w:r>
        <w:rPr>
          <w:noProof/>
        </w:rPr>
        <w:fldChar w:fldCharType="end"/>
      </w:r>
    </w:p>
    <w:p w14:paraId="1DA42B11" w14:textId="37394B30"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"_Toc88064332" </w:instrText>
      </w:r>
      <w:ins w:id="24" w:author="Phatthamon Jantalae" w:date="2022-06-16T17:32:00Z">
        <w:r>
          <w:rPr>
            <w:noProof/>
          </w:rPr>
        </w:r>
      </w:ins>
      <w:r>
        <w:rPr>
          <w:noProof/>
        </w:rPr>
        <w:fldChar w:fldCharType="separate"/>
      </w:r>
      <w:r w:rsidR="00795F6F">
        <w:rPr>
          <w:rStyle w:val="Hyperlink"/>
          <w:rFonts w:cs="Calibri"/>
          <w:b/>
          <w:smallCaps/>
          <w:noProof/>
          <w:spacing w:val="-2"/>
        </w:rPr>
        <w:t>III. Strategy</w:t>
      </w:r>
      <w:r w:rsidR="00795F6F">
        <w:rPr>
          <w:noProof/>
        </w:rPr>
        <w:tab/>
      </w:r>
      <w:r w:rsidR="00795F6F">
        <w:rPr>
          <w:noProof/>
        </w:rPr>
        <w:fldChar w:fldCharType="begin"/>
      </w:r>
      <w:r w:rsidR="00795F6F">
        <w:rPr>
          <w:noProof/>
        </w:rPr>
        <w:instrText xml:space="preserve"> PAGEREF _Toc88064332 \h </w:instrText>
      </w:r>
      <w:r w:rsidR="00795F6F">
        <w:rPr>
          <w:noProof/>
        </w:rPr>
      </w:r>
      <w:r w:rsidR="00795F6F">
        <w:rPr>
          <w:noProof/>
        </w:rPr>
        <w:fldChar w:fldCharType="separate"/>
      </w:r>
      <w:r>
        <w:rPr>
          <w:noProof/>
        </w:rPr>
        <w:t>15</w:t>
      </w:r>
      <w:r w:rsidR="00795F6F">
        <w:rPr>
          <w:noProof/>
        </w:rPr>
        <w:fldChar w:fldCharType="end"/>
      </w:r>
      <w:r>
        <w:rPr>
          <w:noProof/>
        </w:rPr>
        <w:fldChar w:fldCharType="end"/>
      </w:r>
    </w:p>
    <w:p w14:paraId="3E14EEB0" w14:textId="28546C87"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"_Toc88064333" </w:instrText>
      </w:r>
      <w:ins w:id="25" w:author="Phatthamon Jantalae" w:date="2022-06-16T17:32:00Z">
        <w:r>
          <w:rPr>
            <w:noProof/>
          </w:rPr>
        </w:r>
      </w:ins>
      <w:r>
        <w:rPr>
          <w:noProof/>
        </w:rPr>
        <w:fldChar w:fldCharType="separate"/>
      </w:r>
      <w:r w:rsidR="00795F6F">
        <w:rPr>
          <w:rStyle w:val="Hyperlink"/>
          <w:rFonts w:cs="Calibri"/>
          <w:b/>
          <w:smallCaps/>
          <w:noProof/>
          <w:spacing w:val="-2"/>
        </w:rPr>
        <w:t>IV. Results and Partnerships</w:t>
      </w:r>
      <w:r w:rsidR="00795F6F">
        <w:rPr>
          <w:noProof/>
        </w:rPr>
        <w:tab/>
      </w:r>
      <w:r w:rsidR="00795F6F">
        <w:rPr>
          <w:noProof/>
        </w:rPr>
        <w:fldChar w:fldCharType="begin"/>
      </w:r>
      <w:r w:rsidR="00795F6F">
        <w:rPr>
          <w:noProof/>
        </w:rPr>
        <w:instrText xml:space="preserve"> PAGEREF _Toc88064333 \h </w:instrText>
      </w:r>
      <w:r w:rsidR="00795F6F">
        <w:rPr>
          <w:noProof/>
        </w:rPr>
      </w:r>
      <w:r w:rsidR="00795F6F">
        <w:rPr>
          <w:noProof/>
        </w:rPr>
        <w:fldChar w:fldCharType="separate"/>
      </w:r>
      <w:r>
        <w:rPr>
          <w:noProof/>
        </w:rPr>
        <w:t>20</w:t>
      </w:r>
      <w:r w:rsidR="00795F6F">
        <w:rPr>
          <w:noProof/>
        </w:rPr>
        <w:fldChar w:fldCharType="end"/>
      </w:r>
      <w:r>
        <w:rPr>
          <w:noProof/>
        </w:rPr>
        <w:fldChar w:fldCharType="end"/>
      </w:r>
    </w:p>
    <w:p w14:paraId="4415A2AA" w14:textId="7001ED5A"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"_Toc88064334" </w:instrText>
      </w:r>
      <w:ins w:id="26" w:author="Phatthamon Jantalae" w:date="2022-06-16T17:32:00Z">
        <w:r>
          <w:rPr>
            <w:noProof/>
          </w:rPr>
        </w:r>
      </w:ins>
      <w:r>
        <w:rPr>
          <w:noProof/>
        </w:rPr>
        <w:fldChar w:fldCharType="separate"/>
      </w:r>
      <w:r w:rsidR="00795F6F">
        <w:rPr>
          <w:rStyle w:val="Hyperlink"/>
          <w:rFonts w:cs="Calibri"/>
          <w:b/>
          <w:smallCaps/>
          <w:noProof/>
          <w:spacing w:val="-2"/>
        </w:rPr>
        <w:t>V. Project Results Framework</w:t>
      </w:r>
      <w:r w:rsidR="00795F6F">
        <w:rPr>
          <w:noProof/>
        </w:rPr>
        <w:tab/>
      </w:r>
      <w:r w:rsidR="00795F6F">
        <w:rPr>
          <w:noProof/>
        </w:rPr>
        <w:fldChar w:fldCharType="begin"/>
      </w:r>
      <w:r w:rsidR="00795F6F">
        <w:rPr>
          <w:noProof/>
        </w:rPr>
        <w:instrText xml:space="preserve"> PAGEREF _Toc88064334 \h </w:instrText>
      </w:r>
      <w:r w:rsidR="00795F6F">
        <w:rPr>
          <w:noProof/>
        </w:rPr>
      </w:r>
      <w:r w:rsidR="00795F6F">
        <w:rPr>
          <w:noProof/>
        </w:rPr>
        <w:fldChar w:fldCharType="separate"/>
      </w:r>
      <w:ins w:id="27" w:author="Phatthamon Jantalae" w:date="2022-06-16T17:32:00Z">
        <w:r>
          <w:rPr>
            <w:noProof/>
          </w:rPr>
          <w:t>80</w:t>
        </w:r>
      </w:ins>
      <w:del w:id="28" w:author="Phatthamon Jantalae" w:date="2022-06-16T17:32:00Z">
        <w:r w:rsidR="00795F6F" w:rsidDel="00393E35">
          <w:rPr>
            <w:noProof/>
          </w:rPr>
          <w:delText>79</w:delText>
        </w:r>
      </w:del>
      <w:r w:rsidR="00795F6F">
        <w:rPr>
          <w:noProof/>
        </w:rPr>
        <w:fldChar w:fldCharType="end"/>
      </w:r>
      <w:r>
        <w:rPr>
          <w:noProof/>
        </w:rPr>
        <w:fldChar w:fldCharType="end"/>
      </w:r>
    </w:p>
    <w:p w14:paraId="0D0E2D9A" w14:textId="0E7C7ABA"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"_Toc88064335" </w:instrText>
      </w:r>
      <w:ins w:id="29" w:author="Phatthamon Jantalae" w:date="2022-06-16T17:32:00Z">
        <w:r>
          <w:rPr>
            <w:noProof/>
          </w:rPr>
        </w:r>
      </w:ins>
      <w:r>
        <w:rPr>
          <w:noProof/>
        </w:rPr>
        <w:fldChar w:fldCharType="separate"/>
      </w:r>
      <w:r w:rsidR="00795F6F">
        <w:rPr>
          <w:rStyle w:val="Hyperlink"/>
          <w:rFonts w:cs="Calibri"/>
          <w:b/>
          <w:smallCaps/>
          <w:noProof/>
          <w:spacing w:val="-2"/>
        </w:rPr>
        <w:t>VI. Monitoring and Evaluation (M&amp;E) Plan</w:t>
      </w:r>
      <w:r w:rsidR="00795F6F">
        <w:rPr>
          <w:noProof/>
        </w:rPr>
        <w:tab/>
      </w:r>
      <w:r w:rsidR="00795F6F">
        <w:rPr>
          <w:noProof/>
        </w:rPr>
        <w:fldChar w:fldCharType="begin"/>
      </w:r>
      <w:r w:rsidR="00795F6F">
        <w:rPr>
          <w:noProof/>
        </w:rPr>
        <w:instrText xml:space="preserve"> PAGEREF _Toc88064335 \h </w:instrText>
      </w:r>
      <w:r w:rsidR="00795F6F">
        <w:rPr>
          <w:noProof/>
        </w:rPr>
      </w:r>
      <w:r w:rsidR="00795F6F">
        <w:rPr>
          <w:noProof/>
        </w:rPr>
        <w:fldChar w:fldCharType="separate"/>
      </w:r>
      <w:ins w:id="30" w:author="Phatthamon Jantalae" w:date="2022-06-16T17:32:00Z">
        <w:r>
          <w:rPr>
            <w:noProof/>
          </w:rPr>
          <w:t>85</w:t>
        </w:r>
      </w:ins>
      <w:del w:id="31" w:author="Phatthamon Jantalae" w:date="2022-06-16T17:32:00Z">
        <w:r w:rsidR="00795F6F" w:rsidDel="00393E35">
          <w:rPr>
            <w:noProof/>
          </w:rPr>
          <w:delText>84</w:delText>
        </w:r>
      </w:del>
      <w:r w:rsidR="00795F6F">
        <w:rPr>
          <w:noProof/>
        </w:rPr>
        <w:fldChar w:fldCharType="end"/>
      </w:r>
      <w:r>
        <w:rPr>
          <w:noProof/>
        </w:rPr>
        <w:fldChar w:fldCharType="end"/>
      </w:r>
    </w:p>
    <w:p w14:paraId="73F81840" w14:textId="052DBE1A"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"_Toc88064336" </w:instrText>
      </w:r>
      <w:ins w:id="32" w:author="Phatthamon Jantalae" w:date="2022-06-16T17:32:00Z">
        <w:r>
          <w:rPr>
            <w:noProof/>
          </w:rPr>
        </w:r>
      </w:ins>
      <w:r>
        <w:rPr>
          <w:noProof/>
        </w:rPr>
        <w:fldChar w:fldCharType="separate"/>
      </w:r>
      <w:r w:rsidR="00795F6F">
        <w:rPr>
          <w:rStyle w:val="Hyperlink"/>
          <w:rFonts w:cs="Calibri"/>
          <w:b/>
          <w:smallCaps/>
          <w:noProof/>
          <w:spacing w:val="-2"/>
        </w:rPr>
        <w:t>VII. Governance and Management Arrangements</w:t>
      </w:r>
      <w:r w:rsidR="00795F6F">
        <w:rPr>
          <w:noProof/>
        </w:rPr>
        <w:tab/>
      </w:r>
      <w:r w:rsidR="00795F6F">
        <w:rPr>
          <w:noProof/>
        </w:rPr>
        <w:fldChar w:fldCharType="begin"/>
      </w:r>
      <w:r w:rsidR="00795F6F">
        <w:rPr>
          <w:noProof/>
        </w:rPr>
        <w:instrText xml:space="preserve"> PAGEREF _Toc88064336 \h </w:instrText>
      </w:r>
      <w:r w:rsidR="00795F6F">
        <w:rPr>
          <w:noProof/>
        </w:rPr>
      </w:r>
      <w:r w:rsidR="00795F6F">
        <w:rPr>
          <w:noProof/>
        </w:rPr>
        <w:fldChar w:fldCharType="separate"/>
      </w:r>
      <w:r>
        <w:rPr>
          <w:noProof/>
        </w:rPr>
        <w:t>95</w:t>
      </w:r>
      <w:r w:rsidR="00795F6F">
        <w:rPr>
          <w:noProof/>
        </w:rPr>
        <w:fldChar w:fldCharType="end"/>
      </w:r>
      <w:r>
        <w:rPr>
          <w:noProof/>
        </w:rPr>
        <w:fldChar w:fldCharType="end"/>
      </w:r>
    </w:p>
    <w:p w14:paraId="0FC74F02" w14:textId="0ADF251D"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w:instrText>
      </w:r>
      <w:r>
        <w:rPr>
          <w:noProof/>
        </w:rPr>
        <w:instrText xml:space="preserve">8064337" </w:instrText>
      </w:r>
      <w:ins w:id="33" w:author="Phatthamon Jantalae" w:date="2022-06-16T17:32:00Z">
        <w:r>
          <w:rPr>
            <w:noProof/>
          </w:rPr>
        </w:r>
      </w:ins>
      <w:r>
        <w:rPr>
          <w:noProof/>
        </w:rPr>
        <w:fldChar w:fldCharType="separate"/>
      </w:r>
      <w:r w:rsidR="00795F6F">
        <w:rPr>
          <w:rStyle w:val="Hyperlink"/>
          <w:rFonts w:cs="Calibri"/>
          <w:b/>
          <w:smallCaps/>
          <w:noProof/>
          <w:spacing w:val="-2"/>
        </w:rPr>
        <w:t>VIII. Financial Planning and Management</w:t>
      </w:r>
      <w:r w:rsidR="00795F6F">
        <w:rPr>
          <w:noProof/>
        </w:rPr>
        <w:tab/>
      </w:r>
      <w:r w:rsidR="00795F6F">
        <w:rPr>
          <w:noProof/>
        </w:rPr>
        <w:fldChar w:fldCharType="begin"/>
      </w:r>
      <w:r w:rsidR="00795F6F">
        <w:rPr>
          <w:noProof/>
        </w:rPr>
        <w:instrText xml:space="preserve"> PAGEREF _Toc88064337 \h </w:instrText>
      </w:r>
      <w:r w:rsidR="00795F6F">
        <w:rPr>
          <w:noProof/>
        </w:rPr>
      </w:r>
      <w:r w:rsidR="00795F6F">
        <w:rPr>
          <w:noProof/>
        </w:rPr>
        <w:fldChar w:fldCharType="separate"/>
      </w:r>
      <w:r>
        <w:rPr>
          <w:noProof/>
        </w:rPr>
        <w:t>101</w:t>
      </w:r>
      <w:r w:rsidR="00795F6F">
        <w:rPr>
          <w:noProof/>
        </w:rPr>
        <w:fldChar w:fldCharType="end"/>
      </w:r>
      <w:r>
        <w:rPr>
          <w:noProof/>
        </w:rPr>
        <w:fldChar w:fldCharType="end"/>
      </w:r>
    </w:p>
    <w:p w14:paraId="6C2EA7A9" w14:textId="33BC20C3"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"_Toc88064338" </w:instrText>
      </w:r>
      <w:ins w:id="34" w:author="Phatthamon Jantalae" w:date="2022-06-16T17:32:00Z">
        <w:r>
          <w:rPr>
            <w:noProof/>
          </w:rPr>
        </w:r>
      </w:ins>
      <w:r>
        <w:rPr>
          <w:noProof/>
        </w:rPr>
        <w:fldChar w:fldCharType="separate"/>
      </w:r>
      <w:r w:rsidR="00795F6F">
        <w:rPr>
          <w:rStyle w:val="Hyperlink"/>
          <w:rFonts w:cs="Calibri"/>
          <w:b/>
          <w:smallCaps/>
          <w:noProof/>
          <w:spacing w:val="-2"/>
        </w:rPr>
        <w:t>IX. Total Budget and Work Plan</w:t>
      </w:r>
      <w:r w:rsidR="00795F6F">
        <w:rPr>
          <w:noProof/>
        </w:rPr>
        <w:tab/>
      </w:r>
      <w:r w:rsidR="00795F6F">
        <w:rPr>
          <w:noProof/>
        </w:rPr>
        <w:fldChar w:fldCharType="begin"/>
      </w:r>
      <w:r w:rsidR="00795F6F">
        <w:rPr>
          <w:noProof/>
        </w:rPr>
        <w:instrText xml:space="preserve"> PAGEREF _Toc88064338 \h </w:instrText>
      </w:r>
      <w:r w:rsidR="00795F6F">
        <w:rPr>
          <w:noProof/>
        </w:rPr>
      </w:r>
      <w:r w:rsidR="00795F6F">
        <w:rPr>
          <w:noProof/>
        </w:rPr>
        <w:fldChar w:fldCharType="separate"/>
      </w:r>
      <w:r>
        <w:rPr>
          <w:noProof/>
        </w:rPr>
        <w:t>104</w:t>
      </w:r>
      <w:r w:rsidR="00795F6F">
        <w:rPr>
          <w:noProof/>
        </w:rPr>
        <w:fldChar w:fldCharType="end"/>
      </w:r>
      <w:r>
        <w:rPr>
          <w:noProof/>
        </w:rPr>
        <w:fldChar w:fldCharType="end"/>
      </w:r>
    </w:p>
    <w:p w14:paraId="54E2F77A" w14:textId="7F433C17"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"_Toc88064339" </w:instrText>
      </w:r>
      <w:ins w:id="35" w:author="Phatthamon Jantalae" w:date="2022-06-16T17:32:00Z">
        <w:r>
          <w:rPr>
            <w:noProof/>
          </w:rPr>
        </w:r>
      </w:ins>
      <w:r>
        <w:rPr>
          <w:noProof/>
        </w:rPr>
        <w:fldChar w:fldCharType="separate"/>
      </w:r>
      <w:r w:rsidR="00795F6F">
        <w:rPr>
          <w:rStyle w:val="Hyperlink"/>
          <w:rFonts w:cs="Calibri"/>
          <w:b/>
          <w:smallCaps/>
          <w:noProof/>
          <w:spacing w:val="-2"/>
        </w:rPr>
        <w:t>X. Legal Context</w:t>
      </w:r>
      <w:r w:rsidR="00795F6F">
        <w:rPr>
          <w:noProof/>
        </w:rPr>
        <w:tab/>
      </w:r>
      <w:r w:rsidR="00795F6F">
        <w:rPr>
          <w:noProof/>
        </w:rPr>
        <w:fldChar w:fldCharType="begin"/>
      </w:r>
      <w:r w:rsidR="00795F6F">
        <w:rPr>
          <w:noProof/>
        </w:rPr>
        <w:instrText xml:space="preserve"> PAGEREF _Toc88064339 \h </w:instrText>
      </w:r>
      <w:r w:rsidR="00795F6F">
        <w:rPr>
          <w:noProof/>
        </w:rPr>
      </w:r>
      <w:r w:rsidR="00795F6F">
        <w:rPr>
          <w:noProof/>
        </w:rPr>
        <w:fldChar w:fldCharType="separate"/>
      </w:r>
      <w:r>
        <w:rPr>
          <w:noProof/>
        </w:rPr>
        <w:t>115</w:t>
      </w:r>
      <w:r w:rsidR="00795F6F">
        <w:rPr>
          <w:noProof/>
        </w:rPr>
        <w:fldChar w:fldCharType="end"/>
      </w:r>
      <w:r>
        <w:rPr>
          <w:noProof/>
        </w:rPr>
        <w:fldChar w:fldCharType="end"/>
      </w:r>
    </w:p>
    <w:p w14:paraId="223CF18B" w14:textId="2ECC3A03"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w:instrText>
      </w:r>
      <w:r>
        <w:rPr>
          <w:noProof/>
        </w:rPr>
        <w:instrText xml:space="preserve">"_Toc88064340" </w:instrText>
      </w:r>
      <w:ins w:id="36" w:author="Phatthamon Jantalae" w:date="2022-06-16T17:32:00Z">
        <w:r>
          <w:rPr>
            <w:noProof/>
          </w:rPr>
        </w:r>
      </w:ins>
      <w:r>
        <w:rPr>
          <w:noProof/>
        </w:rPr>
        <w:fldChar w:fldCharType="separate"/>
      </w:r>
      <w:r w:rsidR="00795F6F">
        <w:rPr>
          <w:rStyle w:val="Hyperlink"/>
          <w:rFonts w:cs="Calibri"/>
          <w:b/>
          <w:smallCaps/>
          <w:noProof/>
          <w:spacing w:val="-2"/>
        </w:rPr>
        <w:t>XI. Risk Management</w:t>
      </w:r>
      <w:r w:rsidR="00795F6F">
        <w:rPr>
          <w:noProof/>
        </w:rPr>
        <w:tab/>
      </w:r>
      <w:r w:rsidR="00795F6F">
        <w:rPr>
          <w:noProof/>
        </w:rPr>
        <w:fldChar w:fldCharType="begin"/>
      </w:r>
      <w:r w:rsidR="00795F6F">
        <w:rPr>
          <w:noProof/>
        </w:rPr>
        <w:instrText xml:space="preserve"> PAGEREF _Toc88064340 \h </w:instrText>
      </w:r>
      <w:r w:rsidR="00795F6F">
        <w:rPr>
          <w:noProof/>
        </w:rPr>
      </w:r>
      <w:r w:rsidR="00795F6F">
        <w:rPr>
          <w:noProof/>
        </w:rPr>
        <w:fldChar w:fldCharType="separate"/>
      </w:r>
      <w:r>
        <w:rPr>
          <w:noProof/>
        </w:rPr>
        <w:t>116</w:t>
      </w:r>
      <w:r w:rsidR="00795F6F">
        <w:rPr>
          <w:noProof/>
        </w:rPr>
        <w:fldChar w:fldCharType="end"/>
      </w:r>
      <w:r>
        <w:rPr>
          <w:noProof/>
        </w:rPr>
        <w:fldChar w:fldCharType="end"/>
      </w:r>
    </w:p>
    <w:p w14:paraId="170B1C64" w14:textId="0697D2B7" w:rsidR="00F5335A" w:rsidRDefault="00393E35">
      <w:pPr>
        <w:pStyle w:val="TOC1"/>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"_Toc88064341" </w:instrText>
      </w:r>
      <w:ins w:id="37" w:author="Phatthamon Jantalae" w:date="2022-06-16T17:32:00Z">
        <w:r>
          <w:rPr>
            <w:noProof/>
          </w:rPr>
        </w:r>
      </w:ins>
      <w:r>
        <w:rPr>
          <w:noProof/>
        </w:rPr>
        <w:fldChar w:fldCharType="separate"/>
      </w:r>
      <w:r w:rsidR="00795F6F">
        <w:rPr>
          <w:rStyle w:val="Hyperlink"/>
          <w:rFonts w:cs="Calibri"/>
          <w:b/>
          <w:smallCaps/>
          <w:noProof/>
          <w:spacing w:val="-2"/>
        </w:rPr>
        <w:t>XII. Mandatory Annexes</w:t>
      </w:r>
      <w:r w:rsidR="00795F6F">
        <w:rPr>
          <w:noProof/>
        </w:rPr>
        <w:tab/>
      </w:r>
      <w:r w:rsidR="00795F6F">
        <w:rPr>
          <w:noProof/>
        </w:rPr>
        <w:fldChar w:fldCharType="begin"/>
      </w:r>
      <w:r w:rsidR="00795F6F">
        <w:rPr>
          <w:noProof/>
        </w:rPr>
        <w:instrText xml:space="preserve"> PAGEREF _Toc88064341 \h </w:instrText>
      </w:r>
      <w:r w:rsidR="00795F6F">
        <w:rPr>
          <w:noProof/>
        </w:rPr>
      </w:r>
      <w:r w:rsidR="00795F6F">
        <w:rPr>
          <w:noProof/>
        </w:rPr>
        <w:fldChar w:fldCharType="separate"/>
      </w:r>
      <w:r>
        <w:rPr>
          <w:noProof/>
        </w:rPr>
        <w:t>120</w:t>
      </w:r>
      <w:r w:rsidR="00795F6F">
        <w:rPr>
          <w:noProof/>
        </w:rPr>
        <w:fldChar w:fldCharType="end"/>
      </w:r>
      <w:r>
        <w:rPr>
          <w:noProof/>
        </w:rPr>
        <w:fldChar w:fldCharType="end"/>
      </w:r>
    </w:p>
    <w:p w14:paraId="204CF954" w14:textId="0A60A50A"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"_Toc88064342" </w:instrText>
      </w:r>
      <w:ins w:id="38" w:author="Phatthamon Jantalae" w:date="2022-06-16T17:32:00Z">
        <w:r>
          <w:rPr>
            <w:noProof/>
          </w:rPr>
        </w:r>
      </w:ins>
      <w:r>
        <w:rPr>
          <w:noProof/>
        </w:rPr>
        <w:fldChar w:fldCharType="separate"/>
      </w:r>
      <w:r w:rsidR="00795F6F">
        <w:rPr>
          <w:rStyle w:val="Hyperlink"/>
          <w:rFonts w:cs="Calibri"/>
          <w:b/>
          <w:bCs/>
          <w:noProof/>
        </w:rPr>
        <w:t>Annex 1: GEF Budget Template</w:t>
      </w:r>
      <w:r w:rsidR="00795F6F">
        <w:rPr>
          <w:noProof/>
        </w:rPr>
        <w:tab/>
      </w:r>
      <w:r w:rsidR="00795F6F">
        <w:rPr>
          <w:noProof/>
        </w:rPr>
        <w:fldChar w:fldCharType="begin"/>
      </w:r>
      <w:r w:rsidR="00795F6F">
        <w:rPr>
          <w:noProof/>
        </w:rPr>
        <w:instrText xml:space="preserve"> PAGEREF _Toc88064342 \h </w:instrText>
      </w:r>
      <w:r w:rsidR="00795F6F">
        <w:rPr>
          <w:noProof/>
        </w:rPr>
      </w:r>
      <w:r w:rsidR="00795F6F">
        <w:rPr>
          <w:noProof/>
        </w:rPr>
        <w:fldChar w:fldCharType="separate"/>
      </w:r>
      <w:r>
        <w:rPr>
          <w:noProof/>
        </w:rPr>
        <w:t>121</w:t>
      </w:r>
      <w:r w:rsidR="00795F6F">
        <w:rPr>
          <w:noProof/>
        </w:rPr>
        <w:fldChar w:fldCharType="end"/>
      </w:r>
      <w:r>
        <w:rPr>
          <w:noProof/>
        </w:rPr>
        <w:fldChar w:fldCharType="end"/>
      </w:r>
    </w:p>
    <w:p w14:paraId="4405CC8E" w14:textId="35E892CE"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"_Toc88064343" </w:instrText>
      </w:r>
      <w:ins w:id="39" w:author="Phatthamon Jantalae" w:date="2022-06-16T17:32:00Z">
        <w:r>
          <w:rPr>
            <w:noProof/>
          </w:rPr>
        </w:r>
      </w:ins>
      <w:r>
        <w:rPr>
          <w:noProof/>
        </w:rPr>
        <w:fldChar w:fldCharType="separate"/>
      </w:r>
      <w:r w:rsidR="00795F6F">
        <w:rPr>
          <w:rStyle w:val="Hyperlink"/>
          <w:rFonts w:cs="Calibri"/>
          <w:b/>
          <w:bCs/>
          <w:noProof/>
        </w:rPr>
        <w:t>Annex 2: Project Map and Geospatial Coordinates of Project Sites</w:t>
      </w:r>
      <w:r w:rsidR="00795F6F">
        <w:rPr>
          <w:noProof/>
        </w:rPr>
        <w:tab/>
      </w:r>
      <w:r w:rsidR="00795F6F">
        <w:rPr>
          <w:noProof/>
        </w:rPr>
        <w:fldChar w:fldCharType="begin"/>
      </w:r>
      <w:r w:rsidR="00795F6F">
        <w:rPr>
          <w:noProof/>
        </w:rPr>
        <w:instrText xml:space="preserve"> PAGEREF _Toc88064343 \h </w:instrText>
      </w:r>
      <w:r w:rsidR="00795F6F">
        <w:rPr>
          <w:noProof/>
        </w:rPr>
      </w:r>
      <w:r w:rsidR="00795F6F">
        <w:rPr>
          <w:noProof/>
        </w:rPr>
        <w:fldChar w:fldCharType="separate"/>
      </w:r>
      <w:r>
        <w:rPr>
          <w:noProof/>
        </w:rPr>
        <w:t>122</w:t>
      </w:r>
      <w:r w:rsidR="00795F6F">
        <w:rPr>
          <w:noProof/>
        </w:rPr>
        <w:fldChar w:fldCharType="end"/>
      </w:r>
      <w:r>
        <w:rPr>
          <w:noProof/>
        </w:rPr>
        <w:fldChar w:fldCharType="end"/>
      </w:r>
    </w:p>
    <w:p w14:paraId="2D85308A" w14:textId="2A737258"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"_Toc88064344" </w:instrText>
      </w:r>
      <w:ins w:id="40" w:author="Phatthamon Jantalae" w:date="2022-06-16T17:32:00Z">
        <w:r>
          <w:rPr>
            <w:noProof/>
          </w:rPr>
        </w:r>
      </w:ins>
      <w:r>
        <w:rPr>
          <w:noProof/>
        </w:rPr>
        <w:fldChar w:fldCharType="separate"/>
      </w:r>
      <w:r w:rsidR="00795F6F">
        <w:rPr>
          <w:rStyle w:val="Hyperlink"/>
          <w:rFonts w:cs="Calibri"/>
          <w:b/>
          <w:bCs/>
          <w:noProof/>
        </w:rPr>
        <w:t>Annex 3: Multi Year Work Plan</w:t>
      </w:r>
      <w:r w:rsidR="00795F6F">
        <w:rPr>
          <w:noProof/>
        </w:rPr>
        <w:tab/>
      </w:r>
      <w:r w:rsidR="00795F6F">
        <w:rPr>
          <w:noProof/>
        </w:rPr>
        <w:fldChar w:fldCharType="begin"/>
      </w:r>
      <w:r w:rsidR="00795F6F">
        <w:rPr>
          <w:noProof/>
        </w:rPr>
        <w:instrText xml:space="preserve"> PAGEREF _Toc88064344 \h </w:instrText>
      </w:r>
      <w:r w:rsidR="00795F6F">
        <w:rPr>
          <w:noProof/>
        </w:rPr>
      </w:r>
      <w:r w:rsidR="00795F6F">
        <w:rPr>
          <w:noProof/>
        </w:rPr>
        <w:fldChar w:fldCharType="separate"/>
      </w:r>
      <w:r>
        <w:rPr>
          <w:noProof/>
        </w:rPr>
        <w:t>123</w:t>
      </w:r>
      <w:r w:rsidR="00795F6F">
        <w:rPr>
          <w:noProof/>
        </w:rPr>
        <w:fldChar w:fldCharType="end"/>
      </w:r>
      <w:r>
        <w:rPr>
          <w:noProof/>
        </w:rPr>
        <w:fldChar w:fldCharType="end"/>
      </w:r>
    </w:p>
    <w:p w14:paraId="69A3E683" w14:textId="2C5F6957"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"_Toc88064345" </w:instrText>
      </w:r>
      <w:ins w:id="41" w:author="Phatthamon Jantalae" w:date="2022-06-16T17:32:00Z">
        <w:r>
          <w:rPr>
            <w:noProof/>
          </w:rPr>
        </w:r>
      </w:ins>
      <w:r>
        <w:rPr>
          <w:noProof/>
        </w:rPr>
        <w:fldChar w:fldCharType="separate"/>
      </w:r>
      <w:r w:rsidR="00795F6F">
        <w:rPr>
          <w:rStyle w:val="Hyperlink"/>
          <w:rFonts w:cs="Calibri"/>
          <w:b/>
          <w:bCs/>
          <w:noProof/>
        </w:rPr>
        <w:t>Annex 4: UNDP Social and Enviro</w:t>
      </w:r>
      <w:r w:rsidR="00795F6F">
        <w:rPr>
          <w:rStyle w:val="Hyperlink"/>
          <w:rFonts w:cs="Calibri"/>
          <w:b/>
          <w:bCs/>
          <w:noProof/>
        </w:rPr>
        <w:t>n</w:t>
      </w:r>
      <w:r w:rsidR="00795F6F">
        <w:rPr>
          <w:rStyle w:val="Hyperlink"/>
          <w:rFonts w:cs="Calibri"/>
          <w:b/>
          <w:bCs/>
          <w:noProof/>
        </w:rPr>
        <w:t>mental Screening Procedure (SESP)</w:t>
      </w:r>
      <w:r w:rsidR="00795F6F">
        <w:rPr>
          <w:noProof/>
        </w:rPr>
        <w:tab/>
      </w:r>
      <w:r w:rsidR="00795F6F">
        <w:rPr>
          <w:noProof/>
        </w:rPr>
        <w:fldChar w:fldCharType="begin"/>
      </w:r>
      <w:r w:rsidR="00795F6F">
        <w:rPr>
          <w:noProof/>
        </w:rPr>
        <w:instrText xml:space="preserve"> PAGEREF _Toc88064345 \h </w:instrText>
      </w:r>
      <w:r w:rsidR="00795F6F">
        <w:rPr>
          <w:noProof/>
        </w:rPr>
      </w:r>
      <w:r w:rsidR="00795F6F">
        <w:rPr>
          <w:noProof/>
        </w:rPr>
        <w:fldChar w:fldCharType="separate"/>
      </w:r>
      <w:r>
        <w:rPr>
          <w:noProof/>
        </w:rPr>
        <w:t>146</w:t>
      </w:r>
      <w:r w:rsidR="00795F6F">
        <w:rPr>
          <w:noProof/>
        </w:rPr>
        <w:fldChar w:fldCharType="end"/>
      </w:r>
      <w:r>
        <w:rPr>
          <w:noProof/>
        </w:rPr>
        <w:fldChar w:fldCharType="end"/>
      </w:r>
    </w:p>
    <w:p w14:paraId="4FCF1B43" w14:textId="65E5BA47"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"_Toc88064346" </w:instrText>
      </w:r>
      <w:ins w:id="42" w:author="Phatthamon Jantalae" w:date="2022-06-16T17:32:00Z">
        <w:r>
          <w:rPr>
            <w:noProof/>
          </w:rPr>
        </w:r>
      </w:ins>
      <w:r>
        <w:rPr>
          <w:noProof/>
        </w:rPr>
        <w:fldChar w:fldCharType="separate"/>
      </w:r>
      <w:r w:rsidR="00795F6F">
        <w:rPr>
          <w:rStyle w:val="Hyperlink"/>
          <w:rFonts w:cs="Calibri"/>
          <w:b/>
          <w:bCs/>
          <w:noProof/>
        </w:rPr>
        <w:t>Annex 5: UNDP</w:t>
      </w:r>
      <w:r w:rsidR="00795F6F">
        <w:rPr>
          <w:rStyle w:val="Hyperlink"/>
          <w:rFonts w:cs="Calibri"/>
          <w:b/>
          <w:bCs/>
          <w:noProof/>
        </w:rPr>
        <w:t xml:space="preserve"> </w:t>
      </w:r>
      <w:r w:rsidR="00795F6F">
        <w:rPr>
          <w:rStyle w:val="Hyperlink"/>
          <w:rFonts w:cs="Calibri"/>
          <w:b/>
          <w:bCs/>
          <w:noProof/>
        </w:rPr>
        <w:t>Risk Register</w:t>
      </w:r>
      <w:r w:rsidR="00795F6F">
        <w:rPr>
          <w:noProof/>
        </w:rPr>
        <w:tab/>
      </w:r>
      <w:r w:rsidR="00795F6F">
        <w:rPr>
          <w:noProof/>
        </w:rPr>
        <w:fldChar w:fldCharType="begin"/>
      </w:r>
      <w:r w:rsidR="00795F6F">
        <w:rPr>
          <w:noProof/>
        </w:rPr>
        <w:instrText xml:space="preserve"> PAGEREF _Toc88064346 \h </w:instrText>
      </w:r>
      <w:r w:rsidR="00795F6F">
        <w:rPr>
          <w:noProof/>
        </w:rPr>
      </w:r>
      <w:r w:rsidR="00795F6F">
        <w:rPr>
          <w:noProof/>
        </w:rPr>
        <w:fldChar w:fldCharType="separate"/>
      </w:r>
      <w:ins w:id="43" w:author="Phatthamon Jantalae" w:date="2022-06-16T17:32:00Z">
        <w:r>
          <w:rPr>
            <w:noProof/>
          </w:rPr>
          <w:t>162</w:t>
        </w:r>
      </w:ins>
      <w:del w:id="44" w:author="Phatthamon Jantalae" w:date="2022-06-16T17:32:00Z">
        <w:r w:rsidR="00795F6F" w:rsidDel="00393E35">
          <w:rPr>
            <w:noProof/>
          </w:rPr>
          <w:delText>160</w:delText>
        </w:r>
      </w:del>
      <w:r w:rsidR="00795F6F">
        <w:rPr>
          <w:noProof/>
        </w:rPr>
        <w:fldChar w:fldCharType="end"/>
      </w:r>
      <w:r>
        <w:rPr>
          <w:noProof/>
        </w:rPr>
        <w:fldChar w:fldCharType="end"/>
      </w:r>
    </w:p>
    <w:p w14:paraId="5755B3DA" w14:textId="55E8D21A"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"_Toc88064347" </w:instrText>
      </w:r>
      <w:ins w:id="45" w:author="Phatthamon Jantalae" w:date="2022-06-16T17:32:00Z">
        <w:r>
          <w:rPr>
            <w:noProof/>
          </w:rPr>
        </w:r>
      </w:ins>
      <w:r>
        <w:rPr>
          <w:noProof/>
        </w:rPr>
        <w:fldChar w:fldCharType="separate"/>
      </w:r>
      <w:r w:rsidR="00795F6F">
        <w:rPr>
          <w:rStyle w:val="Hyperlink"/>
          <w:rFonts w:cs="Calibri"/>
          <w:b/>
          <w:bCs/>
          <w:noProof/>
        </w:rPr>
        <w:t>Annex 6: Overview of Project Staff and Technical Consultancies</w:t>
      </w:r>
      <w:r w:rsidR="00795F6F">
        <w:rPr>
          <w:noProof/>
        </w:rPr>
        <w:tab/>
      </w:r>
      <w:r w:rsidR="00795F6F">
        <w:rPr>
          <w:noProof/>
        </w:rPr>
        <w:fldChar w:fldCharType="begin"/>
      </w:r>
      <w:r w:rsidR="00795F6F">
        <w:rPr>
          <w:noProof/>
        </w:rPr>
        <w:instrText xml:space="preserve"> PAGEREF _Toc88064347 \h </w:instrText>
      </w:r>
      <w:r w:rsidR="00795F6F">
        <w:rPr>
          <w:noProof/>
        </w:rPr>
      </w:r>
      <w:r w:rsidR="00795F6F">
        <w:rPr>
          <w:noProof/>
        </w:rPr>
        <w:fldChar w:fldCharType="separate"/>
      </w:r>
      <w:ins w:id="46" w:author="Phatthamon Jantalae" w:date="2022-06-16T17:32:00Z">
        <w:r>
          <w:rPr>
            <w:noProof/>
          </w:rPr>
          <w:t>173</w:t>
        </w:r>
      </w:ins>
      <w:del w:id="47" w:author="Phatthamon Jantalae" w:date="2022-06-16T17:32:00Z">
        <w:r w:rsidR="00795F6F" w:rsidDel="00393E35">
          <w:rPr>
            <w:noProof/>
          </w:rPr>
          <w:delText>170</w:delText>
        </w:r>
      </w:del>
      <w:r w:rsidR="00795F6F">
        <w:rPr>
          <w:noProof/>
        </w:rPr>
        <w:fldChar w:fldCharType="end"/>
      </w:r>
      <w:r>
        <w:rPr>
          <w:noProof/>
        </w:rPr>
        <w:fldChar w:fldCharType="end"/>
      </w:r>
    </w:p>
    <w:p w14:paraId="0DE19C39" w14:textId="730D33CA"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"_Toc88064348" </w:instrText>
      </w:r>
      <w:ins w:id="48" w:author="Phatthamon Jantalae" w:date="2022-06-16T17:32:00Z">
        <w:r>
          <w:rPr>
            <w:noProof/>
          </w:rPr>
        </w:r>
      </w:ins>
      <w:r>
        <w:rPr>
          <w:noProof/>
        </w:rPr>
        <w:fldChar w:fldCharType="separate"/>
      </w:r>
      <w:r w:rsidR="00795F6F">
        <w:rPr>
          <w:rStyle w:val="Hyperlink"/>
          <w:rFonts w:cs="Calibri"/>
          <w:b/>
          <w:bCs/>
          <w:noProof/>
        </w:rPr>
        <w:t>Annex 7: Stakeholder Engagement Plan</w:t>
      </w:r>
      <w:r w:rsidR="00795F6F">
        <w:rPr>
          <w:noProof/>
        </w:rPr>
        <w:tab/>
      </w:r>
      <w:r w:rsidR="00795F6F">
        <w:rPr>
          <w:noProof/>
        </w:rPr>
        <w:fldChar w:fldCharType="begin"/>
      </w:r>
      <w:r w:rsidR="00795F6F">
        <w:rPr>
          <w:noProof/>
        </w:rPr>
        <w:instrText xml:space="preserve"> PAGEREF _Toc88064348 \h </w:instrText>
      </w:r>
      <w:r w:rsidR="00795F6F">
        <w:rPr>
          <w:noProof/>
        </w:rPr>
      </w:r>
      <w:r w:rsidR="00795F6F">
        <w:rPr>
          <w:noProof/>
        </w:rPr>
        <w:fldChar w:fldCharType="separate"/>
      </w:r>
      <w:ins w:id="49" w:author="Phatthamon Jantalae" w:date="2022-06-16T17:32:00Z">
        <w:r>
          <w:rPr>
            <w:noProof/>
          </w:rPr>
          <w:t>180</w:t>
        </w:r>
      </w:ins>
      <w:del w:id="50" w:author="Phatthamon Jantalae" w:date="2022-06-16T17:32:00Z">
        <w:r w:rsidR="00795F6F" w:rsidDel="00393E35">
          <w:rPr>
            <w:noProof/>
          </w:rPr>
          <w:delText>177</w:delText>
        </w:r>
      </w:del>
      <w:r w:rsidR="00795F6F">
        <w:rPr>
          <w:noProof/>
        </w:rPr>
        <w:fldChar w:fldCharType="end"/>
      </w:r>
      <w:r>
        <w:rPr>
          <w:noProof/>
        </w:rPr>
        <w:fldChar w:fldCharType="end"/>
      </w:r>
    </w:p>
    <w:p w14:paraId="2332EB02" w14:textId="06657085"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"_Toc88064349" </w:instrText>
      </w:r>
      <w:ins w:id="51" w:author="Phatthamon Jantalae" w:date="2022-06-16T17:32:00Z">
        <w:r>
          <w:rPr>
            <w:noProof/>
          </w:rPr>
        </w:r>
      </w:ins>
      <w:r>
        <w:rPr>
          <w:noProof/>
        </w:rPr>
        <w:fldChar w:fldCharType="separate"/>
      </w:r>
      <w:r w:rsidR="00795F6F">
        <w:rPr>
          <w:rStyle w:val="Hyperlink"/>
          <w:rFonts w:cs="Calibri"/>
          <w:b/>
          <w:bCs/>
          <w:noProof/>
        </w:rPr>
        <w:t>Annex 8: Gender Analysis and Gender Action Plan</w:t>
      </w:r>
      <w:r w:rsidR="00795F6F">
        <w:rPr>
          <w:noProof/>
        </w:rPr>
        <w:tab/>
      </w:r>
      <w:r w:rsidR="00795F6F">
        <w:rPr>
          <w:noProof/>
        </w:rPr>
        <w:fldChar w:fldCharType="begin"/>
      </w:r>
      <w:r w:rsidR="00795F6F">
        <w:rPr>
          <w:noProof/>
        </w:rPr>
        <w:instrText xml:space="preserve"> PAGEREF _Toc88064349 \h </w:instrText>
      </w:r>
      <w:r w:rsidR="00795F6F">
        <w:rPr>
          <w:noProof/>
        </w:rPr>
      </w:r>
      <w:r w:rsidR="00795F6F">
        <w:rPr>
          <w:noProof/>
        </w:rPr>
        <w:fldChar w:fldCharType="separate"/>
      </w:r>
      <w:ins w:id="52" w:author="Phatthamon Jantalae" w:date="2022-06-16T17:32:00Z">
        <w:r>
          <w:rPr>
            <w:noProof/>
          </w:rPr>
          <w:t>185</w:t>
        </w:r>
      </w:ins>
      <w:del w:id="53" w:author="Phatthamon Jantalae" w:date="2022-06-16T17:32:00Z">
        <w:r w:rsidR="00795F6F" w:rsidDel="00393E35">
          <w:rPr>
            <w:noProof/>
          </w:rPr>
          <w:delText>183</w:delText>
        </w:r>
      </w:del>
      <w:r w:rsidR="00795F6F">
        <w:rPr>
          <w:noProof/>
        </w:rPr>
        <w:fldChar w:fldCharType="end"/>
      </w:r>
      <w:r>
        <w:rPr>
          <w:noProof/>
        </w:rPr>
        <w:fldChar w:fldCharType="end"/>
      </w:r>
    </w:p>
    <w:p w14:paraId="736E7D52" w14:textId="4782C771"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"_Toc88064350" </w:instrText>
      </w:r>
      <w:ins w:id="54" w:author="Phatthamon Jantalae" w:date="2022-06-16T17:32:00Z">
        <w:r>
          <w:rPr>
            <w:noProof/>
          </w:rPr>
        </w:r>
      </w:ins>
      <w:r>
        <w:rPr>
          <w:noProof/>
        </w:rPr>
        <w:fldChar w:fldCharType="separate"/>
      </w:r>
      <w:r w:rsidR="00795F6F">
        <w:rPr>
          <w:rStyle w:val="Hyperlink"/>
          <w:rFonts w:cs="Calibri"/>
          <w:b/>
          <w:bCs/>
          <w:noProof/>
        </w:rPr>
        <w:t>Annex 9: Procurement Plan</w:t>
      </w:r>
      <w:r w:rsidR="00795F6F">
        <w:rPr>
          <w:noProof/>
        </w:rPr>
        <w:tab/>
      </w:r>
      <w:r w:rsidR="00795F6F">
        <w:rPr>
          <w:noProof/>
        </w:rPr>
        <w:fldChar w:fldCharType="begin"/>
      </w:r>
      <w:r w:rsidR="00795F6F">
        <w:rPr>
          <w:noProof/>
        </w:rPr>
        <w:instrText xml:space="preserve"> PAGEREF _Toc88064350 \h </w:instrText>
      </w:r>
      <w:r w:rsidR="00795F6F">
        <w:rPr>
          <w:noProof/>
        </w:rPr>
      </w:r>
      <w:r w:rsidR="00795F6F">
        <w:rPr>
          <w:noProof/>
        </w:rPr>
        <w:fldChar w:fldCharType="separate"/>
      </w:r>
      <w:ins w:id="55" w:author="Phatthamon Jantalae" w:date="2022-06-16T17:32:00Z">
        <w:r>
          <w:rPr>
            <w:noProof/>
          </w:rPr>
          <w:t>192</w:t>
        </w:r>
      </w:ins>
      <w:del w:id="56" w:author="Phatthamon Jantalae" w:date="2022-06-16T17:32:00Z">
        <w:r w:rsidR="00795F6F" w:rsidDel="00393E35">
          <w:rPr>
            <w:noProof/>
          </w:rPr>
          <w:delText>190</w:delText>
        </w:r>
      </w:del>
      <w:r w:rsidR="00795F6F">
        <w:rPr>
          <w:noProof/>
        </w:rPr>
        <w:fldChar w:fldCharType="end"/>
      </w:r>
      <w:r>
        <w:rPr>
          <w:noProof/>
        </w:rPr>
        <w:fldChar w:fldCharType="end"/>
      </w:r>
    </w:p>
    <w:p w14:paraId="70CAAB92" w14:textId="0F46811A"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"_Toc88064351" </w:instrText>
      </w:r>
      <w:ins w:id="57" w:author="Phatthamon Jantalae" w:date="2022-06-16T17:32:00Z">
        <w:r>
          <w:rPr>
            <w:noProof/>
          </w:rPr>
        </w:r>
      </w:ins>
      <w:r>
        <w:rPr>
          <w:noProof/>
        </w:rPr>
        <w:fldChar w:fldCharType="separate"/>
      </w:r>
      <w:r w:rsidR="00795F6F">
        <w:rPr>
          <w:rStyle w:val="Hyperlink"/>
          <w:rFonts w:cs="Calibri"/>
          <w:b/>
          <w:bCs/>
          <w:noProof/>
        </w:rPr>
        <w:t>Annex 10: GEF focal area specific annexes</w:t>
      </w:r>
      <w:r w:rsidR="00795F6F">
        <w:rPr>
          <w:noProof/>
        </w:rPr>
        <w:tab/>
      </w:r>
      <w:r w:rsidR="00795F6F">
        <w:rPr>
          <w:noProof/>
        </w:rPr>
        <w:fldChar w:fldCharType="begin"/>
      </w:r>
      <w:r w:rsidR="00795F6F">
        <w:rPr>
          <w:noProof/>
        </w:rPr>
        <w:instrText xml:space="preserve"> PAGEREF _Toc88064351 \h </w:instrText>
      </w:r>
      <w:r w:rsidR="00795F6F">
        <w:rPr>
          <w:noProof/>
        </w:rPr>
      </w:r>
      <w:r w:rsidR="00795F6F">
        <w:rPr>
          <w:noProof/>
        </w:rPr>
        <w:fldChar w:fldCharType="separate"/>
      </w:r>
      <w:ins w:id="58" w:author="Phatthamon Jantalae" w:date="2022-06-16T17:32:00Z">
        <w:r>
          <w:rPr>
            <w:noProof/>
          </w:rPr>
          <w:t>218</w:t>
        </w:r>
      </w:ins>
      <w:del w:id="59" w:author="Phatthamon Jantalae" w:date="2022-06-16T17:32:00Z">
        <w:r w:rsidR="00795F6F" w:rsidDel="00393E35">
          <w:rPr>
            <w:noProof/>
          </w:rPr>
          <w:delText>210</w:delText>
        </w:r>
      </w:del>
      <w:r w:rsidR="00795F6F">
        <w:rPr>
          <w:noProof/>
        </w:rPr>
        <w:fldChar w:fldCharType="end"/>
      </w:r>
      <w:r>
        <w:rPr>
          <w:noProof/>
        </w:rPr>
        <w:fldChar w:fldCharType="end"/>
      </w:r>
    </w:p>
    <w:p w14:paraId="2A24F8C0" w14:textId="33C114FD"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"_Toc88064352" </w:instrText>
      </w:r>
      <w:ins w:id="60" w:author="Phatthamon Jantalae" w:date="2022-06-16T17:32:00Z">
        <w:r>
          <w:rPr>
            <w:noProof/>
          </w:rPr>
        </w:r>
      </w:ins>
      <w:r>
        <w:rPr>
          <w:noProof/>
        </w:rPr>
        <w:fldChar w:fldCharType="separate"/>
      </w:r>
      <w:r w:rsidR="00795F6F">
        <w:rPr>
          <w:rStyle w:val="Hyperlink"/>
          <w:rFonts w:cs="Calibri"/>
          <w:b/>
          <w:bCs/>
          <w:noProof/>
        </w:rPr>
        <w:t>Annex 11: Additional Agreements (Co-Financing Letters)</w:t>
      </w:r>
      <w:r w:rsidR="00795F6F">
        <w:rPr>
          <w:noProof/>
        </w:rPr>
        <w:tab/>
      </w:r>
      <w:r w:rsidR="00795F6F">
        <w:rPr>
          <w:noProof/>
        </w:rPr>
        <w:fldChar w:fldCharType="begin"/>
      </w:r>
      <w:r w:rsidR="00795F6F">
        <w:rPr>
          <w:noProof/>
        </w:rPr>
        <w:instrText xml:space="preserve"> PAGEREF _Toc88064352 \h </w:instrText>
      </w:r>
      <w:r w:rsidR="00795F6F">
        <w:rPr>
          <w:noProof/>
        </w:rPr>
      </w:r>
      <w:r w:rsidR="00795F6F">
        <w:rPr>
          <w:noProof/>
        </w:rPr>
        <w:fldChar w:fldCharType="separate"/>
      </w:r>
      <w:ins w:id="61" w:author="Phatthamon Jantalae" w:date="2022-06-16T17:32:00Z">
        <w:r>
          <w:rPr>
            <w:noProof/>
          </w:rPr>
          <w:t>219</w:t>
        </w:r>
      </w:ins>
      <w:del w:id="62" w:author="Phatthamon Jantalae" w:date="2022-06-16T17:32:00Z">
        <w:r w:rsidR="00795F6F" w:rsidDel="00393E35">
          <w:rPr>
            <w:noProof/>
          </w:rPr>
          <w:delText>211</w:delText>
        </w:r>
      </w:del>
      <w:r w:rsidR="00795F6F">
        <w:rPr>
          <w:noProof/>
        </w:rPr>
        <w:fldChar w:fldCharType="end"/>
      </w:r>
      <w:r>
        <w:rPr>
          <w:noProof/>
        </w:rPr>
        <w:fldChar w:fldCharType="end"/>
      </w:r>
    </w:p>
    <w:p w14:paraId="6767A933" w14:textId="21255433"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"_Toc88064353" </w:instrText>
      </w:r>
      <w:ins w:id="63" w:author="Phatthamon Jantalae" w:date="2022-06-16T17:32:00Z">
        <w:r>
          <w:rPr>
            <w:noProof/>
          </w:rPr>
        </w:r>
      </w:ins>
      <w:r>
        <w:rPr>
          <w:noProof/>
        </w:rPr>
        <w:fldChar w:fldCharType="separate"/>
      </w:r>
      <w:r w:rsidR="00795F6F">
        <w:rPr>
          <w:rStyle w:val="Hyperlink"/>
          <w:rFonts w:cs="Calibri"/>
          <w:b/>
          <w:bCs/>
          <w:noProof/>
        </w:rPr>
        <w:t>Annex 12: GEF Core indicators</w:t>
      </w:r>
      <w:r w:rsidR="00795F6F">
        <w:rPr>
          <w:noProof/>
        </w:rPr>
        <w:tab/>
      </w:r>
      <w:r w:rsidR="00795F6F">
        <w:rPr>
          <w:noProof/>
        </w:rPr>
        <w:fldChar w:fldCharType="begin"/>
      </w:r>
      <w:r w:rsidR="00795F6F">
        <w:rPr>
          <w:noProof/>
        </w:rPr>
        <w:instrText xml:space="preserve"> PAGEREF _Toc88064353 \h </w:instrText>
      </w:r>
      <w:r w:rsidR="00795F6F">
        <w:rPr>
          <w:noProof/>
        </w:rPr>
      </w:r>
      <w:r w:rsidR="00795F6F">
        <w:rPr>
          <w:noProof/>
        </w:rPr>
        <w:fldChar w:fldCharType="separate"/>
      </w:r>
      <w:ins w:id="64" w:author="Phatthamon Jantalae" w:date="2022-06-16T17:32:00Z">
        <w:r>
          <w:rPr>
            <w:noProof/>
          </w:rPr>
          <w:t>220</w:t>
        </w:r>
      </w:ins>
      <w:del w:id="65" w:author="Phatthamon Jantalae" w:date="2022-06-16T17:32:00Z">
        <w:r w:rsidR="00795F6F" w:rsidDel="00393E35">
          <w:rPr>
            <w:noProof/>
          </w:rPr>
          <w:delText>212</w:delText>
        </w:r>
      </w:del>
      <w:r w:rsidR="00795F6F">
        <w:rPr>
          <w:noProof/>
        </w:rPr>
        <w:fldChar w:fldCharType="end"/>
      </w:r>
      <w:r>
        <w:rPr>
          <w:noProof/>
        </w:rPr>
        <w:fldChar w:fldCharType="end"/>
      </w:r>
    </w:p>
    <w:p w14:paraId="0ED3065C" w14:textId="38D0D8A8" w:rsidR="00F5335A" w:rsidRDefault="00393E35">
      <w:pPr>
        <w:pStyle w:val="TOC2"/>
        <w:rPr>
          <w:rFonts w:asciiTheme="minorHAnsi" w:eastAsiaTheme="minorEastAsia" w:hAnsiTheme="minorHAnsi" w:cstheme="minorBidi"/>
          <w:noProof/>
          <w:sz w:val="22"/>
          <w:szCs w:val="28"/>
          <w:lang w:bidi="th-TH"/>
        </w:rPr>
      </w:pPr>
      <w:r>
        <w:rPr>
          <w:noProof/>
        </w:rPr>
        <w:fldChar w:fldCharType="begin"/>
      </w:r>
      <w:r>
        <w:rPr>
          <w:noProof/>
        </w:rPr>
        <w:instrText xml:space="preserve"> HYPERLINK \l "_Toc88064354" </w:instrText>
      </w:r>
      <w:ins w:id="66" w:author="Phatthamon Jantalae" w:date="2022-06-16T17:32:00Z">
        <w:r>
          <w:rPr>
            <w:noProof/>
          </w:rPr>
        </w:r>
      </w:ins>
      <w:r>
        <w:rPr>
          <w:noProof/>
        </w:rPr>
        <w:fldChar w:fldCharType="separate"/>
      </w:r>
      <w:r w:rsidR="00795F6F">
        <w:rPr>
          <w:rStyle w:val="Hyperlink"/>
          <w:rFonts w:cs="Calibri"/>
          <w:b/>
          <w:bCs/>
          <w:noProof/>
        </w:rPr>
        <w:t>Annex 13: GEF 7 Taxonomy</w:t>
      </w:r>
      <w:r w:rsidR="00795F6F">
        <w:rPr>
          <w:noProof/>
        </w:rPr>
        <w:tab/>
      </w:r>
      <w:r w:rsidR="00795F6F">
        <w:rPr>
          <w:noProof/>
        </w:rPr>
        <w:fldChar w:fldCharType="begin"/>
      </w:r>
      <w:r w:rsidR="00795F6F">
        <w:rPr>
          <w:noProof/>
        </w:rPr>
        <w:instrText xml:space="preserve"> PAGEREF _Toc88064354 \h </w:instrText>
      </w:r>
      <w:r w:rsidR="00795F6F">
        <w:rPr>
          <w:noProof/>
        </w:rPr>
      </w:r>
      <w:r w:rsidR="00795F6F">
        <w:rPr>
          <w:noProof/>
        </w:rPr>
        <w:fldChar w:fldCharType="separate"/>
      </w:r>
      <w:ins w:id="67" w:author="Phatthamon Jantalae" w:date="2022-06-16T17:32:00Z">
        <w:r>
          <w:rPr>
            <w:noProof/>
          </w:rPr>
          <w:t>221</w:t>
        </w:r>
      </w:ins>
      <w:del w:id="68" w:author="Phatthamon Jantalae" w:date="2022-06-16T17:32:00Z">
        <w:r w:rsidR="00795F6F" w:rsidDel="00393E35">
          <w:rPr>
            <w:noProof/>
          </w:rPr>
          <w:delText>213</w:delText>
        </w:r>
      </w:del>
      <w:r w:rsidR="00795F6F">
        <w:rPr>
          <w:noProof/>
        </w:rPr>
        <w:fldChar w:fldCharType="end"/>
      </w:r>
      <w:r>
        <w:rPr>
          <w:noProof/>
        </w:rPr>
        <w:fldChar w:fldCharType="end"/>
      </w:r>
    </w:p>
    <w:p w14:paraId="50A7C26D" w14:textId="77777777" w:rsidR="00F5335A" w:rsidRDefault="00795F6F">
      <w:pPr>
        <w:spacing w:after="0" w:line="240" w:lineRule="auto"/>
        <w:jc w:val="both"/>
        <w:rPr>
          <w:rFonts w:ascii="Calibri" w:hAnsi="Calibri" w:cs="Calibri"/>
          <w:b/>
          <w:bCs/>
        </w:rPr>
      </w:pPr>
      <w:r>
        <w:rPr>
          <w:rFonts w:ascii="Calibri" w:hAnsi="Calibri" w:cs="Calibri"/>
          <w:b/>
          <w:bCs/>
        </w:rPr>
        <w:fldChar w:fldCharType="end"/>
      </w:r>
    </w:p>
    <w:p w14:paraId="4EDAA29E" w14:textId="77777777" w:rsidR="00F5335A" w:rsidRDefault="00795F6F">
      <w:pPr>
        <w:spacing w:after="0" w:line="240" w:lineRule="auto"/>
        <w:rPr>
          <w:rFonts w:ascii="Calibri" w:hAnsi="Calibri" w:cs="Calibri"/>
          <w:b/>
          <w:bCs/>
        </w:rPr>
      </w:pPr>
      <w:r>
        <w:rPr>
          <w:rFonts w:ascii="Calibri" w:hAnsi="Calibri" w:cs="Calibri"/>
          <w:b/>
          <w:bCs/>
        </w:rPr>
        <w:br w:type="page"/>
      </w:r>
    </w:p>
    <w:p w14:paraId="349D6B21" w14:textId="77777777" w:rsidR="00F5335A" w:rsidRDefault="00795F6F">
      <w:pPr>
        <w:keepNext/>
        <w:pBdr>
          <w:top w:val="single" w:sz="4" w:space="1" w:color="auto"/>
        </w:pBdr>
        <w:tabs>
          <w:tab w:val="left" w:pos="720"/>
        </w:tabs>
        <w:suppressAutoHyphens/>
        <w:spacing w:after="0" w:line="240" w:lineRule="auto"/>
        <w:ind w:left="720" w:hanging="720"/>
        <w:outlineLvl w:val="0"/>
        <w:rPr>
          <w:rFonts w:ascii="Calibri" w:hAnsi="Calibri" w:cs="Calibri"/>
          <w:b/>
          <w:smallCaps/>
          <w:spacing w:val="-2"/>
        </w:rPr>
      </w:pPr>
      <w:bookmarkStart w:id="69" w:name="_Toc407785517"/>
      <w:bookmarkStart w:id="70" w:name="_Toc88064331"/>
      <w:r>
        <w:rPr>
          <w:rFonts w:ascii="Calibri" w:hAnsi="Calibri" w:cs="Calibri"/>
          <w:b/>
          <w:smallCaps/>
          <w:spacing w:val="-2"/>
        </w:rPr>
        <w:lastRenderedPageBreak/>
        <w:t>II. Development Challenge</w:t>
      </w:r>
      <w:bookmarkEnd w:id="69"/>
      <w:bookmarkEnd w:id="70"/>
      <w:r>
        <w:rPr>
          <w:rFonts w:ascii="Calibri" w:hAnsi="Calibri" w:cs="Calibri"/>
          <w:b/>
          <w:smallCaps/>
          <w:spacing w:val="-2"/>
        </w:rPr>
        <w:t xml:space="preserve"> </w:t>
      </w:r>
    </w:p>
    <w:p w14:paraId="1623A1C4" w14:textId="77777777" w:rsidR="00F5335A" w:rsidRDefault="00F5335A">
      <w:pPr>
        <w:spacing w:after="0" w:line="240" w:lineRule="auto"/>
        <w:rPr>
          <w:rFonts w:ascii="Calibri" w:hAnsi="Calibri" w:cs="Calibri"/>
          <w:b/>
          <w:i/>
        </w:rPr>
      </w:pPr>
    </w:p>
    <w:p w14:paraId="70018855" w14:textId="77777777" w:rsidR="00F5335A" w:rsidRDefault="00795F6F">
      <w:pPr>
        <w:pStyle w:val="ColorfulList-Accent11"/>
        <w:rPr>
          <w:rFonts w:ascii="Calibri" w:hAnsi="Calibri" w:cs="Calibri"/>
          <w:sz w:val="22"/>
          <w:cs/>
        </w:rPr>
      </w:pPr>
      <w:r>
        <w:rPr>
          <w:rFonts w:ascii="Calibri" w:hAnsi="Calibri" w:cs="Calibri"/>
          <w:sz w:val="22"/>
        </w:rPr>
        <w:t xml:space="preserve">Development Challenge and Relevance to National Development Priorities, Global Environment and Sustainable Development Goals </w:t>
      </w:r>
      <w:r>
        <w:rPr>
          <w:rFonts w:ascii="Calibri" w:hAnsi="Calibri" w:cs="Calibri"/>
          <w:sz w:val="22"/>
          <w:cs/>
        </w:rPr>
        <w:t>(</w:t>
      </w:r>
      <w:r>
        <w:rPr>
          <w:rFonts w:ascii="Calibri" w:hAnsi="Calibri" w:cs="Calibri"/>
          <w:sz w:val="22"/>
        </w:rPr>
        <w:t>SDGs</w:t>
      </w:r>
      <w:r>
        <w:rPr>
          <w:rFonts w:ascii="Calibri" w:hAnsi="Calibri" w:cs="Calibri"/>
          <w:sz w:val="22"/>
          <w:cs/>
        </w:rPr>
        <w:t>)</w:t>
      </w:r>
    </w:p>
    <w:p w14:paraId="05D82490" w14:textId="77777777" w:rsidR="00F5335A" w:rsidRDefault="00F5335A">
      <w:pPr>
        <w:spacing w:after="0" w:line="240" w:lineRule="auto"/>
        <w:rPr>
          <w:rFonts w:ascii="Calibri" w:hAnsi="Calibri" w:cs="Calibri"/>
        </w:rPr>
      </w:pPr>
    </w:p>
    <w:p w14:paraId="4FFF4935" w14:textId="77777777" w:rsidR="00F5335A" w:rsidRDefault="00795F6F">
      <w:pPr>
        <w:spacing w:after="0" w:line="240" w:lineRule="auto"/>
        <w:jc w:val="both"/>
        <w:rPr>
          <w:rFonts w:ascii="Calibri" w:hAnsi="Calibri" w:cs="Calibri"/>
        </w:rPr>
      </w:pPr>
      <w:r>
        <w:rPr>
          <w:rFonts w:ascii="Calibri" w:hAnsi="Calibri" w:cs="Calibri"/>
        </w:rPr>
        <w:t>Phosphorus is essential to life</w:t>
      </w:r>
      <w:r>
        <w:rPr>
          <w:rFonts w:ascii="Calibri" w:hAnsi="Calibri" w:cs="Calibri"/>
          <w:lang w:eastAsia="zh-CN"/>
        </w:rPr>
        <w:t xml:space="preserve"> and the functioning of our society</w:t>
      </w:r>
      <w:r>
        <w:rPr>
          <w:rFonts w:ascii="Calibri" w:hAnsi="Calibri" w:cs="Calibri"/>
        </w:rPr>
        <w:t>. Phosphorus is present in all living things and is</w:t>
      </w:r>
      <w:r>
        <w:rPr>
          <w:rFonts w:ascii="Calibri" w:hAnsi="Calibri" w:cs="Calibri"/>
          <w:lang w:eastAsia="zh-CN"/>
        </w:rPr>
        <w:t xml:space="preserve"> </w:t>
      </w:r>
      <w:r>
        <w:rPr>
          <w:rFonts w:ascii="Calibri" w:hAnsi="Calibri" w:cs="Calibri"/>
        </w:rPr>
        <w:t>required for cell growth. Together with nitrogen and potassium, phosphorus is</w:t>
      </w:r>
      <w:r>
        <w:rPr>
          <w:rFonts w:ascii="Calibri" w:hAnsi="Calibri" w:cs="Calibri"/>
          <w:lang w:eastAsia="zh-CN"/>
        </w:rPr>
        <w:t xml:space="preserve"> </w:t>
      </w:r>
      <w:r>
        <w:rPr>
          <w:rFonts w:ascii="Calibri" w:hAnsi="Calibri" w:cs="Calibri"/>
        </w:rPr>
        <w:t>one of the most important elements for plant life. In agriculture, the growth of</w:t>
      </w:r>
      <w:r>
        <w:rPr>
          <w:rFonts w:ascii="Calibri" w:hAnsi="Calibri" w:cs="Calibri"/>
          <w:lang w:eastAsia="zh-CN"/>
        </w:rPr>
        <w:t xml:space="preserve"> </w:t>
      </w:r>
      <w:r>
        <w:rPr>
          <w:rFonts w:ascii="Calibri" w:hAnsi="Calibri" w:cs="Calibri"/>
        </w:rPr>
        <w:t>crops is dependent on the phosphorus content of soil. There is no substitute</w:t>
      </w:r>
      <w:r>
        <w:rPr>
          <w:rFonts w:ascii="Calibri" w:hAnsi="Calibri" w:cs="Calibri"/>
          <w:lang w:eastAsia="zh-CN"/>
        </w:rPr>
        <w:t xml:space="preserve"> </w:t>
      </w:r>
      <w:r>
        <w:rPr>
          <w:rFonts w:ascii="Calibri" w:hAnsi="Calibri" w:cs="Calibri"/>
        </w:rPr>
        <w:t>for phosphorus and there will never be. Soil is often depleted of phosphorus by</w:t>
      </w:r>
      <w:r>
        <w:rPr>
          <w:rFonts w:ascii="Calibri" w:hAnsi="Calibri" w:cs="Calibri"/>
          <w:lang w:eastAsia="zh-CN"/>
        </w:rPr>
        <w:t xml:space="preserve"> </w:t>
      </w:r>
      <w:r>
        <w:rPr>
          <w:rFonts w:ascii="Calibri" w:hAnsi="Calibri" w:cs="Calibri"/>
        </w:rPr>
        <w:t>the plants that use it for their growth, or it is partially washed away by rain. Modern farming is therefore</w:t>
      </w:r>
      <w:r>
        <w:rPr>
          <w:rFonts w:ascii="Calibri" w:hAnsi="Calibri" w:cs="Calibri"/>
          <w:lang w:eastAsia="zh-CN"/>
        </w:rPr>
        <w:t xml:space="preserve"> </w:t>
      </w:r>
      <w:r>
        <w:rPr>
          <w:rFonts w:ascii="Calibri" w:hAnsi="Calibri" w:cs="Calibri"/>
        </w:rPr>
        <w:t>reliant on phosphate-derived fertilizers to enrich the soil in order to produce sufficient quantities of food. About 90% of global phosphate rock demand is</w:t>
      </w:r>
      <w:r>
        <w:rPr>
          <w:rFonts w:ascii="Calibri" w:hAnsi="Calibri" w:cs="Calibri"/>
          <w:lang w:eastAsia="zh-CN"/>
        </w:rPr>
        <w:t xml:space="preserve"> </w:t>
      </w:r>
      <w:r>
        <w:rPr>
          <w:rFonts w:ascii="Calibri" w:hAnsi="Calibri" w:cs="Calibri"/>
        </w:rPr>
        <w:t>used in the food production chain.</w:t>
      </w:r>
    </w:p>
    <w:p w14:paraId="0FA84621" w14:textId="77777777" w:rsidR="00F5335A" w:rsidRDefault="00F5335A">
      <w:pPr>
        <w:spacing w:after="0" w:line="240" w:lineRule="auto"/>
        <w:jc w:val="both"/>
        <w:rPr>
          <w:rFonts w:ascii="Calibri" w:hAnsi="Calibri" w:cs="Calibri"/>
        </w:rPr>
      </w:pPr>
    </w:p>
    <w:p w14:paraId="45972B97" w14:textId="77777777" w:rsidR="00F5335A" w:rsidRDefault="00795F6F">
      <w:pPr>
        <w:spacing w:after="0" w:line="240" w:lineRule="auto"/>
        <w:jc w:val="both"/>
        <w:rPr>
          <w:rFonts w:ascii="Calibri" w:hAnsi="Calibri" w:cs="Calibri"/>
        </w:rPr>
      </w:pPr>
      <w:r>
        <w:rPr>
          <w:rFonts w:ascii="Calibri" w:hAnsi="Calibri" w:cs="Calibri"/>
        </w:rPr>
        <w:t>Phosphate rocks are used as raw material for manufacturing phosphoric acid, phosphate fertilizers and other phosphate chemicals. Phosphate rocks can be used directly in some applications, whereas beneficiation is required to upgrade the P</w:t>
      </w:r>
      <w:r>
        <w:rPr>
          <w:rFonts w:ascii="Calibri" w:hAnsi="Calibri" w:cs="Calibri"/>
          <w:vertAlign w:val="subscript"/>
        </w:rPr>
        <w:t>2</w:t>
      </w:r>
      <w:r>
        <w:rPr>
          <w:rFonts w:ascii="Calibri" w:hAnsi="Calibri" w:cs="Calibri"/>
        </w:rPr>
        <w:t>O</w:t>
      </w:r>
      <w:r>
        <w:rPr>
          <w:rFonts w:ascii="Calibri" w:hAnsi="Calibri" w:cs="Calibri"/>
          <w:vertAlign w:val="subscript"/>
        </w:rPr>
        <w:t>5</w:t>
      </w:r>
      <w:r>
        <w:rPr>
          <w:rFonts w:ascii="Calibri" w:hAnsi="Calibri" w:cs="Calibri"/>
        </w:rPr>
        <w:t xml:space="preserve"> ore to a concentration higher than 29% when used as a raw material for the production of fertilizers, phosphoric acid and many other phosphate compounds.</w:t>
      </w:r>
    </w:p>
    <w:p w14:paraId="53702442" w14:textId="77777777" w:rsidR="00F5335A" w:rsidRDefault="00F5335A">
      <w:pPr>
        <w:spacing w:after="0" w:line="240" w:lineRule="auto"/>
        <w:jc w:val="both"/>
        <w:rPr>
          <w:rFonts w:ascii="Calibri" w:hAnsi="Calibri" w:cs="Calibri"/>
        </w:rPr>
      </w:pPr>
    </w:p>
    <w:p w14:paraId="102BE11B" w14:textId="77777777" w:rsidR="00F5335A" w:rsidRDefault="00795F6F">
      <w:pPr>
        <w:spacing w:after="0" w:line="240" w:lineRule="auto"/>
        <w:jc w:val="both"/>
        <w:rPr>
          <w:rFonts w:ascii="Calibri" w:hAnsi="Calibri" w:cs="Calibri"/>
        </w:rPr>
      </w:pPr>
      <w:r>
        <w:rPr>
          <w:rFonts w:ascii="Calibri" w:hAnsi="Calibri" w:cs="Calibri"/>
        </w:rPr>
        <w:t>From 2015 to 2019, the industrial phosphates market experienced steady growth, but the recession resulting from the COVID-19 pandemic led to minimal growth in 2020, with some regions experiencing declines as large as 8%, also depending on the end-use applications. China is the largest consumer of phosphorus products</w:t>
      </w:r>
      <w:r>
        <w:rPr>
          <w:rFonts w:ascii="Calibri" w:hAnsi="Calibri" w:cs="Calibri"/>
          <w:lang w:eastAsia="zh-CN"/>
        </w:rPr>
        <w:t xml:space="preserve">, accounting for nearly half of the global market (Figure 1). </w:t>
      </w:r>
      <w:r>
        <w:rPr>
          <w:rFonts w:ascii="Calibri" w:hAnsi="Calibri" w:cs="Calibri"/>
        </w:rPr>
        <w:t>Many of the markets for industrial phosphates were less-affected by the downturn, or have even grown year-over-year in 2020, including food and beverages, detergents, specialty agricultural products, and pharmaceuticals. Overall growth for industrial phosphates is expected to resume worldwide in line with average gross domestic product growth between 2020 and 2025.</w:t>
      </w:r>
    </w:p>
    <w:p w14:paraId="7E677636" w14:textId="77777777" w:rsidR="00F5335A" w:rsidRDefault="00F5335A">
      <w:pPr>
        <w:spacing w:after="0" w:line="240" w:lineRule="auto"/>
        <w:jc w:val="both"/>
        <w:rPr>
          <w:rFonts w:ascii="Calibri" w:hAnsi="Calibri" w:cs="Calibri"/>
        </w:rPr>
      </w:pPr>
    </w:p>
    <w:p w14:paraId="622EF8AA" w14:textId="77777777" w:rsidR="00F5335A" w:rsidRDefault="00795F6F">
      <w:pPr>
        <w:spacing w:after="0" w:line="240" w:lineRule="auto"/>
        <w:jc w:val="both"/>
        <w:rPr>
          <w:rFonts w:ascii="Calibri" w:hAnsi="Calibri" w:cs="Calibri"/>
        </w:rPr>
      </w:pPr>
      <w:r>
        <w:rPr>
          <w:rFonts w:ascii="Calibri" w:hAnsi="Calibri" w:cs="Calibri"/>
          <w:b/>
        </w:rPr>
        <w:t>Figure 1</w:t>
      </w:r>
      <w:r>
        <w:rPr>
          <w:rFonts w:ascii="Calibri" w:hAnsi="Calibri" w:cs="Calibri"/>
          <w:b/>
          <w:cs/>
        </w:rPr>
        <w:t xml:space="preserve">. </w:t>
      </w:r>
      <w:r>
        <w:rPr>
          <w:rFonts w:ascii="Calibri" w:hAnsi="Calibri" w:cs="Calibri"/>
          <w:b/>
        </w:rPr>
        <w:t>Phosphorus Products Consumption in the World</w:t>
      </w:r>
    </w:p>
    <w:p w14:paraId="3F06861F" w14:textId="2409A21D" w:rsidR="00F5335A" w:rsidRDefault="00795F6F">
      <w:pPr>
        <w:spacing w:after="0" w:line="240" w:lineRule="auto"/>
        <w:jc w:val="center"/>
        <w:rPr>
          <w:rFonts w:ascii="Calibri" w:hAnsi="Calibri" w:cs="Calibri"/>
        </w:rPr>
      </w:pPr>
      <w:r>
        <w:rPr>
          <w:rFonts w:ascii="Calibri" w:hAnsi="Calibri" w:cs="Calibri"/>
          <w:noProof/>
          <w:lang w:eastAsia="zh-CN"/>
        </w:rPr>
        <w:drawing>
          <wp:inline distT="0" distB="0" distL="114300" distR="114300" wp14:anchorId="23D2AE7B" wp14:editId="31A9F6C8">
            <wp:extent cx="3480904" cy="2102485"/>
            <wp:effectExtent l="0" t="0" r="5715" b="0"/>
            <wp:docPr id="3" name="图片 3" descr="94d78a0b9b6aea287fdab4223ba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d78a0b9b6aea287fdab4223ba4728"/>
                    <pic:cNvPicPr>
                      <a:picLocks noChangeAspect="1"/>
                    </pic:cNvPicPr>
                  </pic:nvPicPr>
                  <pic:blipFill>
                    <a:blip r:embed="rId17"/>
                    <a:stretch>
                      <a:fillRect/>
                    </a:stretch>
                  </pic:blipFill>
                  <pic:spPr>
                    <a:xfrm>
                      <a:off x="0" y="0"/>
                      <a:ext cx="3496290" cy="2111778"/>
                    </a:xfrm>
                    <a:prstGeom prst="rect">
                      <a:avLst/>
                    </a:prstGeom>
                  </pic:spPr>
                </pic:pic>
              </a:graphicData>
            </a:graphic>
          </wp:inline>
        </w:drawing>
      </w:r>
    </w:p>
    <w:p w14:paraId="78543078" w14:textId="77777777" w:rsidR="00F5335A" w:rsidRDefault="00F5335A">
      <w:pPr>
        <w:spacing w:after="0" w:line="240" w:lineRule="auto"/>
        <w:jc w:val="both"/>
        <w:rPr>
          <w:rFonts w:ascii="Calibri" w:hAnsi="Calibri" w:cs="Calibri"/>
        </w:rPr>
      </w:pPr>
    </w:p>
    <w:p w14:paraId="50D46A4C" w14:textId="77777777" w:rsidR="00F5335A" w:rsidRDefault="00795F6F">
      <w:pPr>
        <w:shd w:val="clear" w:color="auto" w:fill="FFFFFF"/>
        <w:spacing w:after="0" w:line="240" w:lineRule="auto"/>
        <w:jc w:val="both"/>
        <w:rPr>
          <w:rFonts w:ascii="Calibri" w:eastAsia="DengXian" w:hAnsi="Calibri" w:cs="Calibri"/>
          <w:color w:val="000000"/>
        </w:rPr>
      </w:pPr>
      <w:r>
        <w:rPr>
          <w:rFonts w:ascii="Calibri" w:eastAsia="DengXian" w:hAnsi="Calibri" w:cs="Calibri"/>
          <w:color w:val="000000"/>
          <w:lang w:eastAsia="zh-CN"/>
        </w:rPr>
        <w:t xml:space="preserve">The </w:t>
      </w:r>
      <w:r>
        <w:rPr>
          <w:rFonts w:ascii="Calibri" w:eastAsia="DengXian" w:hAnsi="Calibri" w:cs="Calibri"/>
          <w:color w:val="000000"/>
        </w:rPr>
        <w:t xml:space="preserve">phosphate chemical industry (PCI) is an important sub-sector of China’s industry sector. Figure 2 shows the flowchart of the PCI chain in China. At present, the PCI is a relatively mature industry, which covers phosphate mining and refining and the production of phosphate chemical products. There are about 100 different phosphate chemical products that are produced by the industry, which can basically meet the domestic demand, and a large portion of the production is exported. The current trend of </w:t>
      </w:r>
      <w:r>
        <w:rPr>
          <w:rFonts w:ascii="Calibri" w:eastAsia="DengXian" w:hAnsi="Calibri" w:cs="Calibri"/>
          <w:color w:val="000000"/>
        </w:rPr>
        <w:lastRenderedPageBreak/>
        <w:t>phosrock production and phosphate fertilizer consumption in China are expected to continue to grow at the same rates in the past 5 years and are expected to peak during the period 2020-2025 where the demand for phosrock is estimated to reach 100 million tons/year.</w:t>
      </w:r>
    </w:p>
    <w:p w14:paraId="7FFEC570" w14:textId="77777777" w:rsidR="00F5335A" w:rsidRDefault="00F5335A">
      <w:pPr>
        <w:shd w:val="clear" w:color="auto" w:fill="FFFFFF"/>
        <w:spacing w:after="0" w:line="240" w:lineRule="auto"/>
        <w:jc w:val="both"/>
        <w:rPr>
          <w:rFonts w:ascii="Calibri" w:eastAsia="DengXian" w:hAnsi="Calibri" w:cs="Calibri"/>
          <w:color w:val="000000"/>
        </w:rPr>
      </w:pPr>
    </w:p>
    <w:p w14:paraId="6BE9661A" w14:textId="77777777" w:rsidR="00F5335A" w:rsidRDefault="00795F6F">
      <w:pPr>
        <w:spacing w:after="0" w:line="240" w:lineRule="auto"/>
        <w:jc w:val="both"/>
        <w:rPr>
          <w:rFonts w:ascii="Calibri" w:hAnsi="Calibri" w:cs="Calibri"/>
          <w:b/>
          <w:lang w:eastAsia="zh-CN"/>
        </w:rPr>
      </w:pPr>
      <w:r>
        <w:rPr>
          <w:rFonts w:ascii="Calibri" w:hAnsi="Calibri" w:cs="Calibri"/>
          <w:b/>
          <w:lang w:eastAsia="zh-CN"/>
        </w:rPr>
        <w:t>Figure 2. Flowchart of PCI in China</w:t>
      </w:r>
    </w:p>
    <w:p w14:paraId="73FEDC91" w14:textId="77777777" w:rsidR="00F5335A" w:rsidRDefault="00F5335A">
      <w:pPr>
        <w:spacing w:after="0" w:line="240" w:lineRule="auto"/>
        <w:jc w:val="both"/>
        <w:rPr>
          <w:rFonts w:ascii="Calibri" w:eastAsiaTheme="minorEastAsia" w:hAnsi="Calibri" w:cs="Calibri"/>
          <w:lang w:eastAsia="zh-CN"/>
        </w:rPr>
      </w:pPr>
    </w:p>
    <w:p w14:paraId="1360A0E3" w14:textId="77777777" w:rsidR="00F5335A" w:rsidRDefault="00795F6F">
      <w:pPr>
        <w:shd w:val="clear" w:color="auto" w:fill="FFFFFF"/>
        <w:spacing w:after="0" w:line="240" w:lineRule="auto"/>
        <w:jc w:val="both"/>
        <w:rPr>
          <w:rFonts w:ascii="Calibri" w:eastAsia="DengXian" w:hAnsi="Calibri" w:cs="Calibri"/>
          <w:color w:val="000000"/>
        </w:rPr>
      </w:pPr>
      <w:r>
        <w:rPr>
          <w:rFonts w:ascii="Calibri" w:eastAsia="DengXian" w:hAnsi="Calibri" w:cs="Calibri"/>
          <w:noProof/>
          <w:color w:val="000000"/>
          <w:lang w:eastAsia="zh-CN"/>
        </w:rPr>
        <w:drawing>
          <wp:inline distT="0" distB="0" distL="0" distR="0" wp14:anchorId="6C180A35" wp14:editId="54BD7E7D">
            <wp:extent cx="5657013" cy="2023165"/>
            <wp:effectExtent l="0" t="0" r="1270" b="0"/>
            <wp:docPr id="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94821" cy="2036687"/>
                    </a:xfrm>
                    <a:prstGeom prst="rect">
                      <a:avLst/>
                    </a:prstGeom>
                    <a:noFill/>
                  </pic:spPr>
                </pic:pic>
              </a:graphicData>
            </a:graphic>
          </wp:inline>
        </w:drawing>
      </w:r>
    </w:p>
    <w:p w14:paraId="7D08E1D4" w14:textId="77777777" w:rsidR="00F5335A" w:rsidRDefault="00F5335A">
      <w:pPr>
        <w:shd w:val="clear" w:color="auto" w:fill="FFFFFF"/>
        <w:spacing w:after="0" w:line="240" w:lineRule="auto"/>
        <w:jc w:val="both"/>
        <w:rPr>
          <w:rFonts w:ascii="Calibri" w:eastAsia="DengXian" w:hAnsi="Calibri" w:cs="Calibri"/>
          <w:color w:val="000000"/>
        </w:rPr>
      </w:pPr>
    </w:p>
    <w:p w14:paraId="37509FD1" w14:textId="77777777" w:rsidR="00F5335A" w:rsidRDefault="00795F6F">
      <w:pPr>
        <w:spacing w:after="0" w:line="240" w:lineRule="auto"/>
        <w:jc w:val="both"/>
        <w:rPr>
          <w:rFonts w:ascii="Calibri" w:eastAsia="DengXian" w:hAnsi="Calibri" w:cs="Calibri"/>
          <w:b/>
        </w:rPr>
      </w:pPr>
      <w:r>
        <w:rPr>
          <w:rFonts w:ascii="Calibri" w:eastAsia="DengXian" w:hAnsi="Calibri" w:cs="Calibri"/>
          <w:color w:val="000000"/>
        </w:rPr>
        <w:t xml:space="preserve">The PCI in China faces several challenges in the process in its three main sub-sectors including </w:t>
      </w:r>
      <w:r>
        <w:rPr>
          <w:rFonts w:ascii="Calibri" w:eastAsia="DengXian" w:hAnsi="Calibri" w:cs="Calibri"/>
          <w:color w:val="000000"/>
          <w:lang w:eastAsia="zh-CN"/>
        </w:rPr>
        <w:t>p</w:t>
      </w:r>
      <w:r>
        <w:rPr>
          <w:rFonts w:ascii="Calibri" w:eastAsia="DengXian" w:hAnsi="Calibri" w:cs="Calibri"/>
          <w:color w:val="000000"/>
        </w:rPr>
        <w:t xml:space="preserve">hosphate mining, chemical production process, and </w:t>
      </w:r>
      <w:r>
        <w:rPr>
          <w:rFonts w:ascii="Calibri" w:eastAsia="DengXian" w:hAnsi="Calibri" w:cs="Calibri"/>
        </w:rPr>
        <w:t>utilization of the industry by-products.</w:t>
      </w:r>
      <w:r>
        <w:rPr>
          <w:rFonts w:ascii="Calibri" w:eastAsia="DengXian" w:hAnsi="Calibri" w:cs="Calibri"/>
          <w:bCs/>
        </w:rPr>
        <w:t xml:space="preserve"> T</w:t>
      </w:r>
      <w:r>
        <w:rPr>
          <w:rFonts w:ascii="Calibri" w:eastAsia="DengXian" w:hAnsi="Calibri" w:cs="Calibri"/>
          <w:bCs/>
          <w:lang w:eastAsia="zh-CN"/>
        </w:rPr>
        <w:t>he</w:t>
      </w:r>
      <w:r>
        <w:rPr>
          <w:rFonts w:ascii="Calibri" w:eastAsia="DengXian" w:hAnsi="Calibri" w:cs="Calibri"/>
          <w:bCs/>
        </w:rPr>
        <w:t xml:space="preserve"> carbon emission in the PCI in China is manifested in three aspects, which are also the key problems to be solved in this project.</w:t>
      </w:r>
    </w:p>
    <w:p w14:paraId="2B0FD5D1" w14:textId="77777777" w:rsidR="00F5335A" w:rsidRDefault="00F5335A">
      <w:pPr>
        <w:spacing w:after="0" w:line="240" w:lineRule="auto"/>
        <w:jc w:val="both"/>
        <w:rPr>
          <w:rFonts w:ascii="Calibri" w:eastAsia="DengXian" w:hAnsi="Calibri" w:cs="Calibri"/>
          <w:b/>
          <w:bCs/>
        </w:rPr>
      </w:pPr>
    </w:p>
    <w:p w14:paraId="198A71F1" w14:textId="77777777" w:rsidR="00F5335A" w:rsidRDefault="00795F6F">
      <w:pPr>
        <w:spacing w:after="0" w:line="240" w:lineRule="auto"/>
        <w:jc w:val="both"/>
        <w:rPr>
          <w:rFonts w:ascii="Calibri" w:eastAsia="DengXian" w:hAnsi="Calibri" w:cs="Calibri"/>
        </w:rPr>
      </w:pPr>
      <w:r>
        <w:rPr>
          <w:rFonts w:ascii="Calibri" w:eastAsia="DengXian" w:hAnsi="Calibri" w:cs="Calibri"/>
          <w:b/>
          <w:bCs/>
        </w:rPr>
        <w:t>Phosphate rock mining is facing severe challenges because of its ecological environment impact.</w:t>
      </w:r>
      <w:r>
        <w:rPr>
          <w:rFonts w:ascii="Calibri" w:eastAsia="DengXian" w:hAnsi="Calibri" w:cs="Calibri"/>
        </w:rPr>
        <w:t xml:space="preserve"> China's phosphate rock resource purity is poor, and consequently its extraction and utilization requires high energy consumption, and the resource utilization rate is low. Collophanite is the main phosphate rock in China. This kind of resource is produced in layers, which has the characteristics of thin ore body, low grade of raw ore, high impurity content and difficult separation. Moreover, the phosrock mining areas are typically large, the land surface damage is serious, and the comprehensive utilization rate of waste rock and tailings is low. By end 2019, the phosrock mines in Yunnan, Guizhou, and Sichuan discharged 104.7 million tons of waste rock, and about 41.4 million tons of that will be used, with an average utilization rate of 39.5%. Large quantities of waste rocks and tailings are just stacked in the waste rock dump and tailings in tailings ponds for long periods of a long time.</w:t>
      </w:r>
    </w:p>
    <w:p w14:paraId="6F41FB2C" w14:textId="77777777" w:rsidR="00F5335A" w:rsidRDefault="00F5335A">
      <w:pPr>
        <w:shd w:val="clear" w:color="auto" w:fill="FFFFFF"/>
        <w:spacing w:after="0" w:line="240" w:lineRule="auto"/>
        <w:jc w:val="both"/>
        <w:rPr>
          <w:rFonts w:ascii="Calibri" w:eastAsia="DengXian" w:hAnsi="Calibri" w:cs="Calibri"/>
          <w:color w:val="000000"/>
        </w:rPr>
      </w:pPr>
    </w:p>
    <w:p w14:paraId="514DB1E8" w14:textId="77777777" w:rsidR="00F5335A" w:rsidRDefault="00795F6F">
      <w:pPr>
        <w:shd w:val="clear" w:color="auto" w:fill="FFFFFF"/>
        <w:spacing w:after="0" w:line="240" w:lineRule="auto"/>
        <w:jc w:val="both"/>
        <w:rPr>
          <w:rFonts w:ascii="Calibri" w:eastAsia="DengXian" w:hAnsi="Calibri" w:cs="Calibri"/>
        </w:rPr>
      </w:pPr>
      <w:r>
        <w:rPr>
          <w:rFonts w:ascii="Calibri" w:eastAsia="DengXian" w:hAnsi="Calibri" w:cs="Calibri"/>
          <w:b/>
          <w:bCs/>
          <w:color w:val="000000"/>
        </w:rPr>
        <w:t>Phosphate chemicals production is facing severe challenges because of high energy consumption and CO</w:t>
      </w:r>
      <w:r>
        <w:rPr>
          <w:rFonts w:ascii="Calibri" w:eastAsia="DengXian" w:hAnsi="Calibri" w:cs="Calibri"/>
          <w:b/>
          <w:bCs/>
          <w:color w:val="000000"/>
          <w:vertAlign w:val="subscript"/>
        </w:rPr>
        <w:t>2</w:t>
      </w:r>
      <w:r>
        <w:rPr>
          <w:rFonts w:ascii="Calibri" w:eastAsia="DengXian" w:hAnsi="Calibri" w:cs="Calibri"/>
          <w:b/>
          <w:bCs/>
          <w:color w:val="000000"/>
        </w:rPr>
        <w:t xml:space="preserve"> emission.</w:t>
      </w:r>
      <w:r>
        <w:rPr>
          <w:rFonts w:ascii="Calibri" w:eastAsia="DengXian" w:hAnsi="Calibri" w:cs="Calibri"/>
          <w:color w:val="000000"/>
        </w:rPr>
        <w:t xml:space="preserve"> </w:t>
      </w:r>
      <w:r>
        <w:rPr>
          <w:rFonts w:ascii="Calibri" w:eastAsia="DengXian" w:hAnsi="Calibri" w:cs="Calibri"/>
        </w:rPr>
        <w:t>In terms of production capacity and output, China is the largest producer, exporter, and consumer of phosphate chemical products in the world, accounting for more than 80% of the world's total production capacity. In 2019, the national phosphate fertilizer production capacity w</w:t>
      </w:r>
      <w:r>
        <w:rPr>
          <w:rFonts w:ascii="Calibri" w:eastAsia="DengXian" w:hAnsi="Calibri" w:cs="Calibri"/>
          <w:color w:val="000000" w:themeColor="text1"/>
        </w:rPr>
        <w:t>as 22.5 million tons of P</w:t>
      </w:r>
      <w:r>
        <w:rPr>
          <w:rFonts w:ascii="Calibri" w:eastAsia="DengXian" w:hAnsi="Calibri" w:cs="Calibri"/>
          <w:color w:val="000000" w:themeColor="text1"/>
          <w:vertAlign w:val="subscript"/>
        </w:rPr>
        <w:t>2</w:t>
      </w:r>
      <w:r>
        <w:rPr>
          <w:rFonts w:ascii="Calibri" w:eastAsia="DengXian" w:hAnsi="Calibri" w:cs="Calibri"/>
          <w:color w:val="000000" w:themeColor="text1"/>
        </w:rPr>
        <w:t>O</w:t>
      </w:r>
      <w:r>
        <w:rPr>
          <w:rFonts w:ascii="Calibri" w:eastAsia="DengXian" w:hAnsi="Calibri" w:cs="Calibri"/>
          <w:color w:val="000000" w:themeColor="text1"/>
          <w:vertAlign w:val="subscript"/>
        </w:rPr>
        <w:t>5</w:t>
      </w:r>
      <w:r>
        <w:rPr>
          <w:rFonts w:ascii="Calibri" w:eastAsia="DengXian" w:hAnsi="Calibri" w:cs="Calibri"/>
          <w:color w:val="000000" w:themeColor="text1"/>
        </w:rPr>
        <w:t xml:space="preserve">. In 2019, the carbon emission for the production of phosphate chemicals was about 59 million tons </w:t>
      </w:r>
      <w:r>
        <w:rPr>
          <w:rFonts w:ascii="Calibri" w:hAnsi="Calibri" w:cs="Calibri"/>
          <w:color w:val="000000" w:themeColor="text1"/>
        </w:rPr>
        <w:t>CO</w:t>
      </w:r>
      <w:r>
        <w:rPr>
          <w:rFonts w:ascii="Calibri" w:hAnsi="Calibri" w:cs="Calibri"/>
          <w:color w:val="000000" w:themeColor="text1"/>
          <w:vertAlign w:val="subscript"/>
        </w:rPr>
        <w:t>2</w:t>
      </w:r>
      <w:r>
        <w:rPr>
          <w:rFonts w:ascii="Calibri" w:eastAsia="DengXian" w:hAnsi="Calibri" w:cs="Calibri"/>
          <w:color w:val="000000" w:themeColor="text1"/>
          <w:vertAlign w:val="subscript"/>
        </w:rPr>
        <w:t>eq</w:t>
      </w:r>
      <w:r>
        <w:rPr>
          <w:rFonts w:ascii="Calibri" w:eastAsia="DengXian" w:hAnsi="Calibri" w:cs="Calibri"/>
          <w:color w:val="000000" w:themeColor="text1"/>
        </w:rPr>
        <w:t>, accounti</w:t>
      </w:r>
      <w:r>
        <w:rPr>
          <w:rFonts w:ascii="Calibri" w:eastAsia="DengXian" w:hAnsi="Calibri" w:cs="Calibri"/>
        </w:rPr>
        <w:t>ng for about 4.3% of the carbon emission of the chemical industry. The extensive production mode of the PCI causes a lot of energy waste.</w:t>
      </w:r>
    </w:p>
    <w:p w14:paraId="2CAEF2EA" w14:textId="77777777" w:rsidR="00F5335A" w:rsidRDefault="00F5335A">
      <w:pPr>
        <w:shd w:val="clear" w:color="auto" w:fill="FFFFFF"/>
        <w:spacing w:after="0" w:line="240" w:lineRule="auto"/>
        <w:jc w:val="both"/>
        <w:rPr>
          <w:rFonts w:ascii="Calibri" w:eastAsia="DengXian" w:hAnsi="Calibri" w:cs="Calibri"/>
          <w:b/>
          <w:bCs/>
          <w:color w:val="000000"/>
          <w:lang w:eastAsia="zh-CN"/>
        </w:rPr>
      </w:pPr>
    </w:p>
    <w:p w14:paraId="4EA9C87C" w14:textId="77777777" w:rsidR="00F5335A" w:rsidRDefault="00795F6F">
      <w:pPr>
        <w:shd w:val="clear" w:color="auto" w:fill="FFFFFF"/>
        <w:spacing w:after="0" w:line="240" w:lineRule="auto"/>
        <w:jc w:val="both"/>
        <w:rPr>
          <w:rFonts w:ascii="Calibri" w:eastAsia="DengXian" w:hAnsi="Calibri" w:cs="Calibri"/>
        </w:rPr>
      </w:pPr>
      <w:r>
        <w:rPr>
          <w:rFonts w:ascii="Calibri" w:eastAsia="DengXian" w:hAnsi="Calibri" w:cs="Calibri"/>
          <w:b/>
          <w:bCs/>
          <w:color w:val="000000"/>
          <w:lang w:eastAsia="zh-CN"/>
        </w:rPr>
        <w:t xml:space="preserve">The </w:t>
      </w:r>
      <w:r>
        <w:rPr>
          <w:rFonts w:ascii="Calibri" w:eastAsia="DengXian" w:hAnsi="Calibri" w:cs="Calibri"/>
          <w:b/>
          <w:bCs/>
        </w:rPr>
        <w:t>utilization of the industry by-products, particularly phosphogypsum, is insufficient</w:t>
      </w:r>
      <w:r>
        <w:rPr>
          <w:rFonts w:ascii="Calibri" w:eastAsia="DengXian" w:hAnsi="Calibri" w:cs="Calibri"/>
        </w:rPr>
        <w:t xml:space="preserve">. At present, the annual output of phosphogypsum in China is about 85 million tons. The comprehensive utilization rate of this byproduct is about 40%, and the annual additional storage of phosphogypsum is 51 million tons. The historical storage of phosphogypsum in China is more than 800 million tons, and the problems of environmental pressure and safety risks are increasingly prominent. Among them, nearly 650 million tons of phosphogypsum piles exist along the main stream and upstream tributaries of the Yangtze River in the </w:t>
      </w:r>
      <w:r>
        <w:rPr>
          <w:rFonts w:ascii="Calibri" w:eastAsia="DengXian" w:hAnsi="Calibri" w:cs="Calibri"/>
        </w:rPr>
        <w:lastRenderedPageBreak/>
        <w:t>provinces of Hubei, Yunnan, Guizhou, Sichuan, etc., which is the key and difficult problem in the ecological environment restoration of the Yangtze River economic belt. In addition, the low quality of phosphate concentrate leads to high energy consumption in the downstream phosphoric acid production, and the disposal of by-product phosphogypsum is difficult. Phosphate rock needs to be enriched to obtain the proper phosphate concentrate before it can be used to produce phosphate fertilizer. At present, the grade of phosphate concentrate in China is about 28-30%, and the main impurity is silica. In other countries, phosphate concentrate is mainly extracted from apatite, and the highest grade of phosphate concentrate can reach 40%. When the grade of phosphate concentrate is increased by one percentage point, the consumption of sulfuric acid and phosphogypsum production can be reduced by 17.2 kg and 10.0 kg, respectively.</w:t>
      </w:r>
    </w:p>
    <w:p w14:paraId="627D0FD7" w14:textId="77777777" w:rsidR="00F5335A" w:rsidRDefault="00F5335A">
      <w:pPr>
        <w:spacing w:after="0" w:line="240" w:lineRule="auto"/>
        <w:jc w:val="both"/>
        <w:rPr>
          <w:rFonts w:ascii="Calibri" w:hAnsi="Calibri" w:cs="Calibri"/>
        </w:rPr>
      </w:pPr>
    </w:p>
    <w:p w14:paraId="72D5A04A" w14:textId="77777777" w:rsidR="00F5335A" w:rsidRDefault="00795F6F">
      <w:pPr>
        <w:spacing w:after="0" w:line="240" w:lineRule="auto"/>
        <w:jc w:val="both"/>
        <w:rPr>
          <w:rFonts w:ascii="Calibri" w:hAnsi="Calibri" w:cs="Calibri"/>
        </w:rPr>
      </w:pPr>
      <w:r>
        <w:rPr>
          <w:rFonts w:ascii="Calibri" w:hAnsi="Calibri" w:cs="Calibri"/>
        </w:rPr>
        <w:t>In this context, the green development of the PCI in China is based on higher penetration of low-carbon technologies in the three sub-sectors mentioned above.</w:t>
      </w:r>
      <w:r>
        <w:rPr>
          <w:rFonts w:ascii="Calibri" w:hAnsi="Calibri" w:cs="Calibri"/>
          <w:lang w:eastAsia="zh-CN"/>
        </w:rPr>
        <w:t xml:space="preserve"> This shift </w:t>
      </w:r>
      <w:r>
        <w:rPr>
          <w:rFonts w:ascii="Calibri" w:hAnsi="Calibri" w:cs="Calibri"/>
        </w:rPr>
        <w:t xml:space="preserve">towards green development </w:t>
      </w:r>
      <w:r>
        <w:rPr>
          <w:rFonts w:ascii="Calibri" w:hAnsi="Calibri" w:cs="Calibri"/>
          <w:lang w:eastAsia="zh-CN"/>
        </w:rPr>
        <w:t>in</w:t>
      </w:r>
      <w:r>
        <w:rPr>
          <w:rFonts w:ascii="Calibri" w:hAnsi="Calibri" w:cs="Calibri"/>
        </w:rPr>
        <w:t xml:space="preserve"> PCI the will contribute to the achievement of China's National Determined Contributions (NDCs) targets under the Paris Agreement.</w:t>
      </w:r>
    </w:p>
    <w:p w14:paraId="08733A63" w14:textId="77777777" w:rsidR="00F5335A" w:rsidRDefault="00F5335A">
      <w:pPr>
        <w:spacing w:after="0" w:line="240" w:lineRule="auto"/>
        <w:jc w:val="both"/>
        <w:rPr>
          <w:rFonts w:ascii="Calibri" w:hAnsi="Calibri" w:cs="Calibri"/>
          <w:lang w:eastAsia="zh-CN"/>
        </w:rPr>
      </w:pPr>
    </w:p>
    <w:p w14:paraId="4793930C" w14:textId="77777777" w:rsidR="00F5335A" w:rsidRDefault="00795F6F">
      <w:pPr>
        <w:spacing w:after="0" w:line="240" w:lineRule="auto"/>
        <w:jc w:val="both"/>
        <w:rPr>
          <w:rFonts w:ascii="Calibri" w:hAnsi="Calibri" w:cs="Calibri"/>
        </w:rPr>
      </w:pPr>
      <w:r>
        <w:rPr>
          <w:rFonts w:ascii="Calibri" w:hAnsi="Calibri" w:cs="Calibri"/>
          <w:lang w:eastAsia="zh-CN"/>
        </w:rPr>
        <w:t xml:space="preserve">The </w:t>
      </w:r>
      <w:r>
        <w:rPr>
          <w:rFonts w:ascii="Calibri" w:hAnsi="Calibri" w:cs="Calibri"/>
        </w:rPr>
        <w:t>implementation of PhosChemEE project will contribute to the achievement of several Sustainable Development Goals (SDGs) as set by the United Nations General Assembly, specifically: SDG 7: “Ensure access to affordable, reliable, sustainable and modern energy for all”, SDG 9: " Build resilient infrastructure, promote inclusive and sustainable industrialization, and foster innovation"; SDG 12: “Ensure sustainable consumption and production patterns”; SDG 13: "Take urgent action to combat climate change and its impacts by regulating emissions and promoting developments in renewable energy “, and to a lesser extent SGD 8: “Promote sustained, inclusive and sustainable economic growth, full and productive employment and decent work for all”.</w:t>
      </w:r>
    </w:p>
    <w:p w14:paraId="037D1E36" w14:textId="77777777" w:rsidR="00F5335A" w:rsidRDefault="00F5335A">
      <w:pPr>
        <w:spacing w:after="0" w:line="240" w:lineRule="auto"/>
        <w:rPr>
          <w:rFonts w:ascii="Calibri" w:hAnsi="Calibri" w:cs="Calibri"/>
        </w:rPr>
      </w:pPr>
    </w:p>
    <w:p w14:paraId="71FCB1D7" w14:textId="77777777" w:rsidR="00F5335A" w:rsidRDefault="00795F6F">
      <w:pPr>
        <w:spacing w:after="0" w:line="240" w:lineRule="auto"/>
        <w:rPr>
          <w:rFonts w:ascii="Calibri" w:hAnsi="Calibri" w:cs="Calibri"/>
          <w:lang w:eastAsia="zh-CN"/>
        </w:rPr>
      </w:pPr>
      <w:r>
        <w:rPr>
          <w:rFonts w:ascii="Calibri" w:hAnsi="Calibri" w:cs="Calibri"/>
          <w:b/>
          <w:u w:val="single"/>
          <w:lang w:eastAsia="zh-CN"/>
        </w:rPr>
        <w:t>Barrier Analysis</w:t>
      </w:r>
    </w:p>
    <w:p w14:paraId="063F761A" w14:textId="77777777" w:rsidR="00F5335A" w:rsidRDefault="00F5335A">
      <w:pPr>
        <w:spacing w:after="0" w:line="240" w:lineRule="auto"/>
        <w:rPr>
          <w:rFonts w:ascii="Calibri" w:hAnsi="Calibri" w:cs="Calibri"/>
          <w:b/>
          <w:color w:val="FF0000"/>
        </w:rPr>
      </w:pPr>
    </w:p>
    <w:p w14:paraId="4BA273A0" w14:textId="77777777" w:rsidR="00F5335A" w:rsidRDefault="00795F6F">
      <w:pPr>
        <w:spacing w:after="0" w:line="240" w:lineRule="auto"/>
        <w:jc w:val="both"/>
        <w:rPr>
          <w:rFonts w:ascii="Calibri" w:hAnsi="Calibri" w:cs="Calibri"/>
          <w:lang w:eastAsia="zh-CN"/>
        </w:rPr>
      </w:pPr>
      <w:r>
        <w:rPr>
          <w:rFonts w:ascii="Calibri" w:hAnsi="Calibri" w:cs="Calibri"/>
          <w:lang w:eastAsia="zh-CN"/>
        </w:rPr>
        <w:t>The approach taken for the design of the PhosChemEE project is barrier removal</w:t>
      </w:r>
      <w:r>
        <w:rPr>
          <w:rFonts w:ascii="Calibri" w:hAnsi="Calibri" w:cs="Calibri"/>
        </w:rPr>
        <w:t xml:space="preserve">. </w:t>
      </w:r>
      <w:r>
        <w:rPr>
          <w:rFonts w:ascii="Calibri" w:hAnsi="Calibri" w:cs="Calibri"/>
          <w:lang w:eastAsia="zh-CN"/>
        </w:rPr>
        <w:t xml:space="preserve">The barriers hindering the transition towards a cleaner and more energy efficient phosphate chemical industry in China have been identified in the PhosChemEE Project Information Form </w:t>
      </w:r>
      <w:r>
        <w:rPr>
          <w:rFonts w:ascii="Calibri" w:hAnsi="Calibri" w:cs="Calibri"/>
        </w:rPr>
        <w:t>(</w:t>
      </w:r>
      <w:r>
        <w:rPr>
          <w:rFonts w:ascii="Calibri" w:hAnsi="Calibri" w:cs="Calibri"/>
          <w:lang w:eastAsia="zh-CN"/>
        </w:rPr>
        <w:t>PIF</w:t>
      </w:r>
      <w:r>
        <w:rPr>
          <w:rFonts w:ascii="Calibri" w:hAnsi="Calibri" w:cs="Calibri"/>
        </w:rPr>
        <w:t xml:space="preserve">). </w:t>
      </w:r>
      <w:r>
        <w:rPr>
          <w:rFonts w:ascii="Calibri" w:hAnsi="Calibri" w:cs="Calibri"/>
          <w:lang w:eastAsia="zh-CN"/>
        </w:rPr>
        <w:t xml:space="preserve">The Logical Framework Analysis </w:t>
      </w:r>
      <w:r>
        <w:rPr>
          <w:rFonts w:ascii="Calibri" w:hAnsi="Calibri" w:cs="Calibri"/>
        </w:rPr>
        <w:t>(</w:t>
      </w:r>
      <w:r>
        <w:rPr>
          <w:rFonts w:ascii="Calibri" w:hAnsi="Calibri" w:cs="Calibri"/>
          <w:lang w:eastAsia="zh-CN"/>
        </w:rPr>
        <w:t>LFA</w:t>
      </w:r>
      <w:r>
        <w:rPr>
          <w:rFonts w:ascii="Calibri" w:hAnsi="Calibri" w:cs="Calibri"/>
        </w:rPr>
        <w:t xml:space="preserve">) </w:t>
      </w:r>
      <w:r>
        <w:rPr>
          <w:rFonts w:ascii="Calibri" w:hAnsi="Calibri" w:cs="Calibri"/>
          <w:lang w:eastAsia="zh-CN"/>
        </w:rPr>
        <w:t>Workshop was held virtually, because of the travel restrictions due to the outspread of the Covid-19 pandemic, in two sessions, on March 5, 2021 and on March 25-26, 2021, respectively. During the workshop the participant stakeholders have reassessed the validity of the identified barriers</w:t>
      </w:r>
      <w:r>
        <w:rPr>
          <w:rFonts w:ascii="Calibri" w:hAnsi="Calibri" w:cs="Calibri"/>
        </w:rPr>
        <w:t xml:space="preserve">. </w:t>
      </w:r>
      <w:r>
        <w:rPr>
          <w:rFonts w:ascii="Calibri" w:hAnsi="Calibri" w:cs="Calibri"/>
          <w:lang w:eastAsia="zh-CN"/>
        </w:rPr>
        <w:t>The major identified barriers include</w:t>
      </w:r>
      <w:r>
        <w:rPr>
          <w:rFonts w:ascii="Calibri" w:hAnsi="Calibri" w:cs="Calibri"/>
        </w:rPr>
        <w:t>:</w:t>
      </w:r>
    </w:p>
    <w:p w14:paraId="323A9319" w14:textId="77777777" w:rsidR="00F5335A" w:rsidRDefault="00F5335A">
      <w:pPr>
        <w:spacing w:after="0" w:line="240" w:lineRule="auto"/>
        <w:rPr>
          <w:rFonts w:ascii="Calibri" w:hAnsi="Calibri" w:cs="Calibri"/>
          <w:b/>
          <w:color w:val="FF0000"/>
        </w:rPr>
      </w:pPr>
    </w:p>
    <w:p w14:paraId="0C29F4FC" w14:textId="77777777" w:rsidR="00F5335A" w:rsidRDefault="00795F6F">
      <w:pPr>
        <w:spacing w:after="0" w:line="240" w:lineRule="auto"/>
        <w:jc w:val="both"/>
        <w:rPr>
          <w:rFonts w:ascii="Calibri" w:hAnsi="Calibri" w:cs="Calibri"/>
        </w:rPr>
      </w:pPr>
      <w:r>
        <w:rPr>
          <w:rFonts w:ascii="Calibri" w:hAnsi="Calibri" w:cs="Calibri"/>
          <w:b/>
        </w:rPr>
        <w:t>Policy Barriers:</w:t>
      </w:r>
      <w:r>
        <w:rPr>
          <w:rFonts w:ascii="Calibri" w:hAnsi="Calibri" w:cs="Calibri"/>
        </w:rPr>
        <w:t xml:space="preserve"> </w:t>
      </w:r>
      <w:r>
        <w:rPr>
          <w:rFonts w:ascii="Calibri" w:eastAsia="DengXian" w:hAnsi="Calibri" w:cs="Calibri"/>
          <w:b/>
          <w:i/>
        </w:rPr>
        <w:t>The industry standards, systems and related policies are not sufficient.</w:t>
      </w:r>
      <w:r>
        <w:rPr>
          <w:rFonts w:ascii="Calibri" w:eastAsia="DengXian" w:hAnsi="Calibri" w:cs="Calibri"/>
        </w:rPr>
        <w:t xml:space="preserve"> Like in any mineral resource development in China, the PCI involves many processes and operations such as phosrock extraction, enrichment/refining, phosphate product (chemicals) manufacturing, and waste management (e.g., recycling, reprocessing, reuse). The relatively low quality phosrock leads to higher energy consumption, and larger amounts of waste products, as compared to other countries where the phosrock quality is better. The waste produced in the downstream production processes is more difficult to use, resulting in large amounts of stacking, which poses a direct threat to the natural environment in the phosrock mining areas and in the phosphate, chemicals manufacturing enterprises. There are some standards for the utilization of the phosphogypsum by-product, but these are only limited to the building materials industry. Because of that, the market recognition for the large scale applications of this by-product as a low carbon building material is low.</w:t>
      </w:r>
    </w:p>
    <w:p w14:paraId="40A8254A" w14:textId="77777777" w:rsidR="00F5335A" w:rsidRDefault="00F5335A">
      <w:pPr>
        <w:spacing w:after="0" w:line="240" w:lineRule="auto"/>
        <w:rPr>
          <w:rFonts w:ascii="Calibri" w:hAnsi="Calibri" w:cs="Calibri"/>
        </w:rPr>
      </w:pPr>
    </w:p>
    <w:p w14:paraId="0DAB5523" w14:textId="77777777" w:rsidR="00F5335A" w:rsidRDefault="00795F6F">
      <w:pPr>
        <w:tabs>
          <w:tab w:val="left" w:pos="6705"/>
        </w:tabs>
        <w:spacing w:after="0" w:line="240" w:lineRule="auto"/>
        <w:jc w:val="both"/>
        <w:rPr>
          <w:rFonts w:ascii="Calibri" w:eastAsia="DengXian" w:hAnsi="Calibri" w:cs="Calibri"/>
        </w:rPr>
      </w:pPr>
      <w:r>
        <w:rPr>
          <w:rFonts w:ascii="Calibri" w:hAnsi="Calibri" w:cs="Calibri"/>
          <w:b/>
        </w:rPr>
        <w:lastRenderedPageBreak/>
        <w:t>Technology Barriers:</w:t>
      </w:r>
      <w:r>
        <w:rPr>
          <w:rFonts w:ascii="Calibri" w:hAnsi="Calibri" w:cs="Calibri"/>
        </w:rPr>
        <w:t xml:space="preserve"> </w:t>
      </w:r>
      <w:r>
        <w:rPr>
          <w:rFonts w:ascii="Calibri" w:eastAsia="DengXian" w:hAnsi="Calibri" w:cs="Calibri"/>
          <w:b/>
          <w:i/>
        </w:rPr>
        <w:t xml:space="preserve">Technology innovations in the PCI </w:t>
      </w:r>
      <w:r>
        <w:rPr>
          <w:rFonts w:ascii="Calibri" w:eastAsia="DengXian" w:hAnsi="Calibri" w:cs="Calibri"/>
          <w:b/>
          <w:i/>
          <w:lang w:eastAsia="zh-CN"/>
        </w:rPr>
        <w:t>in</w:t>
      </w:r>
      <w:r>
        <w:rPr>
          <w:rFonts w:ascii="Calibri" w:eastAsia="DengXian" w:hAnsi="Calibri" w:cs="Calibri"/>
          <w:b/>
          <w:i/>
        </w:rPr>
        <w:t xml:space="preserve"> China are insufficient.</w:t>
      </w:r>
      <w:r>
        <w:rPr>
          <w:rFonts w:ascii="Calibri" w:eastAsia="DengXian" w:hAnsi="Calibri" w:cs="Calibri"/>
          <w:b/>
        </w:rPr>
        <w:t xml:space="preserve"> </w:t>
      </w:r>
      <w:r>
        <w:rPr>
          <w:rFonts w:ascii="Calibri" w:eastAsia="DengXian" w:hAnsi="Calibri" w:cs="Calibri"/>
        </w:rPr>
        <w:t>At present, there is a lack of technological innovation in improving the operations and processes in the PCI in China. There are limited innovation efforts geared towards technologies on the phosrock resource development and utilization technology, including research and application of new, more energy efficient and less polluting processes, systems and equipment for phosrock mining and refining that reduce the discharge of solid waste such as waste rock and tailings, reduce energy consumption in the mining operations, improve the quality of refined phosrock and reduce the energy consumption and waste generation in the phosphate chemicals production. There are also limited applications of cleaner production technologies and by-product treatment technologies in the PCI. A</w:t>
      </w:r>
      <w:r>
        <w:rPr>
          <w:rFonts w:ascii="Calibri" w:eastAsia="DengXian" w:hAnsi="Calibri" w:cs="Calibri"/>
          <w:lang w:eastAsia="zh-CN"/>
        </w:rPr>
        <w:t>s</w:t>
      </w:r>
      <w:r>
        <w:rPr>
          <w:rFonts w:ascii="Calibri" w:eastAsia="DengXian" w:hAnsi="Calibri" w:cs="Calibri"/>
        </w:rPr>
        <w:t xml:space="preserve"> the disposal of phosphogypsum has not been given enough attention, the current phosphogypsum disposal and utilization rates are relatively low. The current technologies that are applied do not help in further exploiting the high value-added utilization of the PCI’s phosphogypsum by-product while at the same time reducing the environment risks that the ever-growing stacks of phosphogypsum poses to the surrounding areas of PCI enterprises. Technological innovations must be carried out by the industry in areas such as on-line quality control technology of phosphogypsum production and discharge, and pretreatment technology of low-cost secondary pollution.</w:t>
      </w:r>
    </w:p>
    <w:p w14:paraId="00EDDD9C" w14:textId="77777777" w:rsidR="00F5335A" w:rsidRDefault="00F5335A">
      <w:pPr>
        <w:tabs>
          <w:tab w:val="left" w:pos="6705"/>
        </w:tabs>
        <w:spacing w:after="0" w:line="240" w:lineRule="auto"/>
        <w:rPr>
          <w:rFonts w:ascii="Calibri" w:eastAsia="DengXian" w:hAnsi="Calibri" w:cs="Calibri"/>
        </w:rPr>
      </w:pPr>
    </w:p>
    <w:p w14:paraId="405B5E7F" w14:textId="77777777" w:rsidR="00F5335A" w:rsidRDefault="00795F6F">
      <w:pPr>
        <w:tabs>
          <w:tab w:val="left" w:pos="6705"/>
        </w:tabs>
        <w:spacing w:after="0" w:line="240" w:lineRule="auto"/>
        <w:jc w:val="both"/>
        <w:rPr>
          <w:rFonts w:ascii="Calibri" w:eastAsia="DengXian" w:hAnsi="Calibri" w:cs="Calibri"/>
        </w:rPr>
      </w:pPr>
      <w:r>
        <w:rPr>
          <w:rFonts w:ascii="Calibri" w:hAnsi="Calibri" w:cs="Calibri"/>
          <w:b/>
        </w:rPr>
        <w:t xml:space="preserve">Infrastructure Barriers: </w:t>
      </w:r>
      <w:r>
        <w:rPr>
          <w:rFonts w:ascii="Calibri" w:eastAsia="DengXian" w:hAnsi="Calibri" w:cs="Calibri"/>
          <w:b/>
          <w:i/>
        </w:rPr>
        <w:t>Inadequate transportation systems between the different phosphate products producing regions and the phosphate products consuming regions in China</w:t>
      </w:r>
      <w:r>
        <w:rPr>
          <w:rFonts w:ascii="Calibri" w:eastAsia="DengXian" w:hAnsi="Calibri" w:cs="Calibri"/>
          <w:i/>
        </w:rPr>
        <w:t>.</w:t>
      </w:r>
      <w:r>
        <w:rPr>
          <w:rFonts w:ascii="Calibri" w:eastAsia="DengXian" w:hAnsi="Calibri" w:cs="Calibri"/>
        </w:rPr>
        <w:t xml:space="preserve"> Due to the geographical distribution of regional phosrock resources and transportation requirements, the production, storage, and comprehensive utilization of phosphogypsum vary greatly in different regions. The discharge and storage of phosphogypsum are mainly concentrated in Yunnan, Guizhou, Sichuan, and parts of the southwest region of the country, while the consumption of gypsum is mainly concentrated in areas with large demand for building gypsum and cement, such as the eastern provinces and cities with developed economy. Due to the existing transportation infrastructure, the supply of gypsum in areas with large amount of gypsum is in short supply, while the area with concentrated emission can only be stored in large quantities. The obstacles due to the spatial mismatch between the areas where there is demand for gypsum and areas where there is gypsum production (from phosphogypsum) is worsened by insufficient coordination and promotion efforts to devise and implement a comprehensive phosphogypsum utilization policy among the different regional governments. </w:t>
      </w:r>
    </w:p>
    <w:p w14:paraId="0C450A27" w14:textId="77777777" w:rsidR="00F5335A" w:rsidRDefault="00F5335A">
      <w:pPr>
        <w:tabs>
          <w:tab w:val="left" w:pos="6705"/>
        </w:tabs>
        <w:spacing w:after="0" w:line="240" w:lineRule="auto"/>
        <w:rPr>
          <w:rFonts w:ascii="Calibri" w:hAnsi="Calibri" w:cs="Calibri"/>
        </w:rPr>
      </w:pPr>
    </w:p>
    <w:p w14:paraId="4FA33B35" w14:textId="77777777" w:rsidR="00F5335A" w:rsidRDefault="00795F6F">
      <w:pPr>
        <w:tabs>
          <w:tab w:val="left" w:pos="6705"/>
        </w:tabs>
        <w:spacing w:after="0" w:line="240" w:lineRule="auto"/>
        <w:jc w:val="both"/>
        <w:rPr>
          <w:rFonts w:ascii="Calibri" w:hAnsi="Calibri" w:cs="Calibri"/>
        </w:rPr>
      </w:pPr>
      <w:r>
        <w:rPr>
          <w:rFonts w:ascii="Calibri" w:hAnsi="Calibri" w:cs="Calibri"/>
          <w:b/>
        </w:rPr>
        <w:t>Financial Barriers:</w:t>
      </w:r>
      <w:r>
        <w:rPr>
          <w:rFonts w:ascii="Calibri" w:hAnsi="Calibri" w:cs="Calibri"/>
        </w:rPr>
        <w:t xml:space="preserve"> </w:t>
      </w:r>
      <w:r>
        <w:rPr>
          <w:rFonts w:ascii="Calibri" w:eastAsia="DengXian" w:hAnsi="Calibri" w:cs="Calibri"/>
          <w:b/>
          <w:i/>
        </w:rPr>
        <w:t>The existing extensive development mode of PCI chain.</w:t>
      </w:r>
      <w:r>
        <w:rPr>
          <w:rFonts w:ascii="Calibri" w:eastAsia="DengXian" w:hAnsi="Calibri" w:cs="Calibri"/>
          <w:b/>
        </w:rPr>
        <w:t xml:space="preserve"> </w:t>
      </w:r>
      <w:r>
        <w:rPr>
          <w:rFonts w:ascii="Calibri" w:eastAsia="DengXian" w:hAnsi="Calibri" w:cs="Calibri"/>
        </w:rPr>
        <w:t>At present, China’s phosphate chemical industry is geared towards extensive production in pursuit of economic benefits. Most enterprises within the industry do not take reducing carbon emissions and achieving cleaner production as their social responsibility, but to maximize their economic benefits while complying with industry regulations. This general attitude of enterprises pursuing short-term interests makes it difficult to implement and realize green and low-carbon development objectives. The financial barriers are coupled and exacerbated by a concurrent lack of awareness and inadequate capacity of the PCI companies’ management teams concerning environmental issues and sustainable production.</w:t>
      </w:r>
    </w:p>
    <w:p w14:paraId="44232D35" w14:textId="77777777" w:rsidR="00F5335A" w:rsidRDefault="00F5335A">
      <w:pPr>
        <w:tabs>
          <w:tab w:val="left" w:pos="6705"/>
        </w:tabs>
        <w:spacing w:after="0" w:line="240" w:lineRule="auto"/>
        <w:rPr>
          <w:rFonts w:ascii="Calibri" w:hAnsi="Calibri" w:cs="Calibri"/>
        </w:rPr>
      </w:pPr>
    </w:p>
    <w:p w14:paraId="148A12A3" w14:textId="77777777" w:rsidR="00F5335A" w:rsidRDefault="00795F6F">
      <w:pPr>
        <w:adjustRightInd w:val="0"/>
        <w:snapToGrid w:val="0"/>
        <w:spacing w:after="0" w:line="240" w:lineRule="auto"/>
        <w:rPr>
          <w:rFonts w:ascii="Calibri" w:hAnsi="Calibri" w:cs="Calibri"/>
        </w:rPr>
      </w:pPr>
      <w:r>
        <w:rPr>
          <w:rFonts w:ascii="Calibri" w:hAnsi="Calibri" w:cs="Calibri"/>
        </w:rPr>
        <w:t xml:space="preserve">The abovementioned barriers, if not properly and adequately addressed/removed will continue to prevent the transition </w:t>
      </w:r>
      <w:r>
        <w:rPr>
          <w:rFonts w:ascii="Calibri" w:hAnsi="Calibri" w:cs="Calibri"/>
          <w:lang w:eastAsia="zh-CN"/>
        </w:rPr>
        <w:t>towards a cleaner and more energy efficient PCI in China</w:t>
      </w:r>
      <w:r>
        <w:rPr>
          <w:rFonts w:ascii="Calibri" w:hAnsi="Calibri" w:cs="Calibri"/>
        </w:rPr>
        <w:t>.</w:t>
      </w:r>
    </w:p>
    <w:p w14:paraId="0FF9BC87" w14:textId="77777777" w:rsidR="00F5335A" w:rsidRDefault="00F5335A">
      <w:pPr>
        <w:spacing w:after="0" w:line="240" w:lineRule="auto"/>
        <w:rPr>
          <w:rFonts w:ascii="Calibri" w:hAnsi="Calibri" w:cs="Calibri"/>
        </w:rPr>
      </w:pPr>
    </w:p>
    <w:p w14:paraId="7AC23B31" w14:textId="77777777" w:rsidR="00F5335A" w:rsidRDefault="00795F6F">
      <w:pPr>
        <w:spacing w:after="0" w:line="240" w:lineRule="auto"/>
        <w:rPr>
          <w:rFonts w:ascii="Calibri" w:hAnsi="Calibri" w:cs="Calibri"/>
          <w:lang w:eastAsia="zh-CN"/>
        </w:rPr>
      </w:pPr>
      <w:r>
        <w:rPr>
          <w:rFonts w:ascii="Calibri" w:hAnsi="Calibri" w:cs="Calibri"/>
          <w:b/>
          <w:u w:val="single"/>
          <w:lang w:eastAsia="zh-CN"/>
        </w:rPr>
        <w:t>Business</w:t>
      </w:r>
      <w:r>
        <w:rPr>
          <w:rFonts w:ascii="Calibri" w:hAnsi="Calibri" w:cs="Calibri"/>
          <w:b/>
          <w:u w:val="single"/>
        </w:rPr>
        <w:t>-</w:t>
      </w:r>
      <w:r>
        <w:rPr>
          <w:rFonts w:ascii="Calibri" w:hAnsi="Calibri" w:cs="Calibri"/>
          <w:b/>
          <w:u w:val="single"/>
          <w:lang w:eastAsia="zh-CN"/>
        </w:rPr>
        <w:t>As</w:t>
      </w:r>
      <w:r>
        <w:rPr>
          <w:rFonts w:ascii="Calibri" w:hAnsi="Calibri" w:cs="Calibri"/>
          <w:b/>
          <w:u w:val="single"/>
        </w:rPr>
        <w:t>-</w:t>
      </w:r>
      <w:r>
        <w:rPr>
          <w:rFonts w:ascii="Calibri" w:hAnsi="Calibri" w:cs="Calibri"/>
          <w:b/>
          <w:u w:val="single"/>
          <w:lang w:eastAsia="zh-CN"/>
        </w:rPr>
        <w:t>Usual</w:t>
      </w:r>
      <w:r>
        <w:rPr>
          <w:rFonts w:ascii="Calibri" w:hAnsi="Calibri" w:cs="Calibri"/>
          <w:b/>
          <w:u w:val="single"/>
        </w:rPr>
        <w:t xml:space="preserve"> (</w:t>
      </w:r>
      <w:r>
        <w:rPr>
          <w:rFonts w:ascii="Calibri" w:hAnsi="Calibri" w:cs="Calibri"/>
          <w:b/>
          <w:u w:val="single"/>
          <w:lang w:eastAsia="zh-CN"/>
        </w:rPr>
        <w:t>BAU</w:t>
      </w:r>
      <w:r>
        <w:rPr>
          <w:rFonts w:ascii="Calibri" w:hAnsi="Calibri" w:cs="Calibri"/>
          <w:b/>
          <w:u w:val="single"/>
        </w:rPr>
        <w:t>)</w:t>
      </w:r>
      <w:r>
        <w:rPr>
          <w:rFonts w:ascii="Calibri" w:hAnsi="Calibri" w:cs="Calibri"/>
          <w:b/>
          <w:u w:val="single"/>
          <w:lang w:eastAsia="zh-CN"/>
        </w:rPr>
        <w:t xml:space="preserve"> Scenario</w:t>
      </w:r>
      <w:r>
        <w:rPr>
          <w:rFonts w:ascii="Calibri" w:hAnsi="Calibri" w:cs="Calibri"/>
        </w:rPr>
        <w:t xml:space="preserve"> </w:t>
      </w:r>
    </w:p>
    <w:p w14:paraId="0865B0D4" w14:textId="77777777" w:rsidR="00F5335A" w:rsidRDefault="00F5335A">
      <w:pPr>
        <w:spacing w:after="0" w:line="240" w:lineRule="auto"/>
        <w:jc w:val="both"/>
        <w:rPr>
          <w:rFonts w:ascii="Calibri" w:hAnsi="Calibri" w:cs="Calibri"/>
        </w:rPr>
      </w:pPr>
    </w:p>
    <w:p w14:paraId="403D6964" w14:textId="77777777" w:rsidR="00F5335A" w:rsidRDefault="00795F6F">
      <w:pPr>
        <w:spacing w:after="0" w:line="240" w:lineRule="auto"/>
        <w:jc w:val="both"/>
        <w:rPr>
          <w:rFonts w:ascii="Calibri" w:hAnsi="Calibri" w:cs="Calibri"/>
        </w:rPr>
      </w:pPr>
      <w:r>
        <w:rPr>
          <w:rFonts w:ascii="Calibri" w:hAnsi="Calibri" w:cs="Calibri"/>
        </w:rPr>
        <w:t>China possesses about 4.5% of the world’s 71 billion tons total proven phosphate reserves, based on 2019 data</w:t>
      </w:r>
      <w:r>
        <w:rPr>
          <w:rStyle w:val="FootnoteReference"/>
          <w:rFonts w:ascii="Calibri" w:hAnsi="Calibri" w:cs="Calibri"/>
          <w:sz w:val="22"/>
        </w:rPr>
        <w:footnoteReference w:id="1"/>
      </w:r>
      <w:r>
        <w:rPr>
          <w:rFonts w:ascii="Calibri" w:hAnsi="Calibri" w:cs="Calibri"/>
        </w:rPr>
        <w:t xml:space="preserve">, trailing by a long distance Morocco that has over 70% of the total phosphate resources. However, </w:t>
      </w:r>
      <w:r>
        <w:rPr>
          <w:rFonts w:ascii="Calibri" w:hAnsi="Calibri" w:cs="Calibri"/>
        </w:rPr>
        <w:lastRenderedPageBreak/>
        <w:t>the situation completely reverses when it comes to phosphate production, with China firmly ranking at number one with an annual production of 95 Mton of phosphate in 2019, or nearly 42% of the total, which is about 2.7 times larger than Morocco’s production of 35 Mton ranked at number two</w:t>
      </w:r>
      <w:r>
        <w:rPr>
          <w:rStyle w:val="FootnoteReference"/>
          <w:rFonts w:ascii="Calibri" w:hAnsi="Calibri" w:cs="Calibri"/>
          <w:sz w:val="22"/>
        </w:rPr>
        <w:footnoteReference w:id="2"/>
      </w:r>
      <w:r>
        <w:rPr>
          <w:rFonts w:ascii="Calibri" w:hAnsi="Calibri" w:cs="Calibri"/>
        </w:rPr>
        <w:t xml:space="preserve">. </w:t>
      </w:r>
    </w:p>
    <w:p w14:paraId="0F00F9E6" w14:textId="77777777" w:rsidR="00F5335A" w:rsidRDefault="00F5335A">
      <w:pPr>
        <w:spacing w:after="0" w:line="240" w:lineRule="auto"/>
        <w:jc w:val="both"/>
        <w:rPr>
          <w:rFonts w:ascii="Calibri" w:hAnsi="Calibri" w:cs="Calibri"/>
        </w:rPr>
      </w:pPr>
    </w:p>
    <w:p w14:paraId="337F947E" w14:textId="77777777" w:rsidR="00F5335A" w:rsidRDefault="00795F6F">
      <w:pPr>
        <w:spacing w:after="0" w:line="240" w:lineRule="auto"/>
        <w:jc w:val="both"/>
        <w:rPr>
          <w:rFonts w:ascii="Calibri" w:hAnsi="Calibri" w:cs="Calibri"/>
        </w:rPr>
      </w:pPr>
      <w:r>
        <w:rPr>
          <w:rFonts w:ascii="Calibri" w:hAnsi="Calibri" w:cs="Calibri"/>
        </w:rPr>
        <w:t>Since China’s average phosphate reserves have a low quality in terms of phosphate concentration compared to other countries, it requires to mining a larger quantity of phosrock to obtaining a ton of product, which also produces more by-products, such as phosphogypsum, as well as more waste, especially rock tailings. Currently only 40% of the 85 million tons of phosphogypsum produced annually is utilized, with the balance simply disposed of in piles, which have reached a total accumulated storage of over 800 million tons posing serious environmental hazards to the land and water basins and wasting valuable resources. Similarly, waste tailings are not recycled or reused, and they are largely discharged untreated in open landfills with the risk of polluting not only the air, but also the soil and water resources. In addition, the mined phosrock requires higher energy consumption per unit of product, and consequently cause larger GHG emissions, when compared to developed countries, because it needs to be enriched to achieve the proper concentration required for most phosphate chemicals production. Therefore, China’s sizable phosphate production combined with the large energy consumption, GHG emissions, and by-products and waste generation per unit of product, assign an extremely high priority to the greening of the entire PCI value chain.</w:t>
      </w:r>
    </w:p>
    <w:p w14:paraId="4070787F" w14:textId="77777777" w:rsidR="00F5335A" w:rsidRDefault="00F5335A">
      <w:pPr>
        <w:spacing w:after="0" w:line="240" w:lineRule="auto"/>
        <w:jc w:val="both"/>
        <w:rPr>
          <w:rFonts w:ascii="Calibri" w:hAnsi="Calibri" w:cs="Calibri"/>
        </w:rPr>
      </w:pPr>
    </w:p>
    <w:p w14:paraId="35CB67FE" w14:textId="77777777" w:rsidR="00F5335A" w:rsidRDefault="00795F6F">
      <w:pPr>
        <w:spacing w:after="0" w:line="240" w:lineRule="auto"/>
        <w:jc w:val="both"/>
        <w:rPr>
          <w:rFonts w:ascii="Calibri" w:hAnsi="Calibri" w:cs="Calibri"/>
        </w:rPr>
      </w:pPr>
      <w:r>
        <w:rPr>
          <w:rFonts w:ascii="Calibri" w:hAnsi="Calibri" w:cs="Calibri"/>
        </w:rPr>
        <w:t>In 2016 the Government of China (GOC) has submitted its Nationally Determined Contributions (NDC) to the UNFCCC, which contains several climate change mitigation targets for 2030, and specifically:</w:t>
      </w:r>
    </w:p>
    <w:p w14:paraId="57615C87" w14:textId="77777777" w:rsidR="00F5335A" w:rsidRDefault="00F5335A">
      <w:pPr>
        <w:spacing w:after="0" w:line="240" w:lineRule="auto"/>
        <w:jc w:val="both"/>
        <w:rPr>
          <w:rFonts w:ascii="Calibri" w:hAnsi="Calibri" w:cs="Calibri"/>
        </w:rPr>
      </w:pPr>
    </w:p>
    <w:p w14:paraId="4D279E67" w14:textId="77777777" w:rsidR="00F5335A" w:rsidRDefault="00795F6F">
      <w:pPr>
        <w:pStyle w:val="ListParagraph"/>
        <w:numPr>
          <w:ilvl w:val="0"/>
          <w:numId w:val="9"/>
        </w:numPr>
        <w:jc w:val="both"/>
        <w:rPr>
          <w:rFonts w:ascii="Calibri" w:hAnsi="Calibri" w:cs="Calibri"/>
          <w:sz w:val="22"/>
          <w:szCs w:val="22"/>
        </w:rPr>
      </w:pPr>
      <w:r>
        <w:rPr>
          <w:rFonts w:ascii="Calibri" w:hAnsi="Calibri" w:cs="Calibri"/>
          <w:sz w:val="22"/>
          <w:szCs w:val="22"/>
        </w:rPr>
        <w:t>Peaking CO</w:t>
      </w:r>
      <w:r>
        <w:rPr>
          <w:rFonts w:ascii="Calibri" w:hAnsi="Calibri" w:cs="Calibri"/>
          <w:sz w:val="22"/>
          <w:szCs w:val="22"/>
          <w:vertAlign w:val="subscript"/>
        </w:rPr>
        <w:t>2</w:t>
      </w:r>
      <w:r>
        <w:rPr>
          <w:rFonts w:ascii="Calibri" w:hAnsi="Calibri" w:cs="Calibri"/>
          <w:sz w:val="22"/>
          <w:szCs w:val="22"/>
        </w:rPr>
        <w:t xml:space="preserve"> emissions by no later than 2030.</w:t>
      </w:r>
    </w:p>
    <w:p w14:paraId="03F4BCD3" w14:textId="77777777" w:rsidR="00F5335A" w:rsidRDefault="00795F6F">
      <w:pPr>
        <w:pStyle w:val="ListParagraph"/>
        <w:numPr>
          <w:ilvl w:val="0"/>
          <w:numId w:val="9"/>
        </w:numPr>
        <w:jc w:val="both"/>
        <w:rPr>
          <w:rFonts w:ascii="Calibri" w:hAnsi="Calibri" w:cs="Calibri"/>
          <w:sz w:val="22"/>
          <w:szCs w:val="22"/>
        </w:rPr>
      </w:pPr>
      <w:r>
        <w:rPr>
          <w:rFonts w:ascii="Calibri" w:hAnsi="Calibri" w:cs="Calibri"/>
          <w:sz w:val="22"/>
          <w:szCs w:val="22"/>
        </w:rPr>
        <w:t>Lower CO</w:t>
      </w:r>
      <w:r>
        <w:rPr>
          <w:rFonts w:ascii="Calibri" w:hAnsi="Calibri" w:cs="Calibri"/>
          <w:sz w:val="22"/>
          <w:szCs w:val="22"/>
          <w:vertAlign w:val="subscript"/>
        </w:rPr>
        <w:t>2</w:t>
      </w:r>
      <w:r>
        <w:rPr>
          <w:rFonts w:ascii="Calibri" w:hAnsi="Calibri" w:cs="Calibri"/>
          <w:sz w:val="22"/>
          <w:szCs w:val="22"/>
        </w:rPr>
        <w:t xml:space="preserve"> emissions per unit of gross domestic product (GDP) by 60-65% compared to the 2005 levels.</w:t>
      </w:r>
    </w:p>
    <w:p w14:paraId="5EFC913D" w14:textId="77777777" w:rsidR="00F5335A" w:rsidRDefault="00795F6F">
      <w:pPr>
        <w:pStyle w:val="ListParagraph"/>
        <w:numPr>
          <w:ilvl w:val="0"/>
          <w:numId w:val="9"/>
        </w:numPr>
        <w:jc w:val="both"/>
        <w:rPr>
          <w:rFonts w:ascii="Calibri" w:hAnsi="Calibri" w:cs="Calibri"/>
          <w:sz w:val="22"/>
          <w:szCs w:val="22"/>
        </w:rPr>
      </w:pPr>
      <w:r>
        <w:rPr>
          <w:rFonts w:ascii="Calibri" w:hAnsi="Calibri" w:cs="Calibri"/>
          <w:sz w:val="22"/>
          <w:szCs w:val="22"/>
        </w:rPr>
        <w:t>Increase the share of non-fossil fuels in primary energy consumption to approximately 20% (in 2019, the share of non-fossil fuel energy consumption was about 14.9%, including 2.2% of nuclear energy</w:t>
      </w:r>
      <w:r>
        <w:rPr>
          <w:rStyle w:val="FootnoteReference"/>
          <w:rFonts w:ascii="Calibri" w:hAnsi="Calibri" w:cs="Calibri"/>
          <w:sz w:val="22"/>
          <w:szCs w:val="22"/>
        </w:rPr>
        <w:footnoteReference w:id="3"/>
      </w:r>
      <w:r>
        <w:rPr>
          <w:rFonts w:ascii="Calibri" w:hAnsi="Calibri" w:cs="Calibri"/>
          <w:sz w:val="22"/>
          <w:szCs w:val="22"/>
        </w:rPr>
        <w:t>).</w:t>
      </w:r>
    </w:p>
    <w:p w14:paraId="1A5CBFE8" w14:textId="77777777" w:rsidR="00F5335A" w:rsidRDefault="00795F6F">
      <w:pPr>
        <w:pStyle w:val="ListParagraph"/>
        <w:numPr>
          <w:ilvl w:val="0"/>
          <w:numId w:val="9"/>
        </w:numPr>
        <w:jc w:val="both"/>
        <w:rPr>
          <w:rFonts w:ascii="Calibri" w:hAnsi="Calibri" w:cs="Calibri"/>
          <w:sz w:val="22"/>
          <w:szCs w:val="22"/>
        </w:rPr>
      </w:pPr>
      <w:r>
        <w:rPr>
          <w:rFonts w:ascii="Calibri" w:hAnsi="Calibri" w:cs="Calibri"/>
          <w:sz w:val="22"/>
          <w:szCs w:val="22"/>
        </w:rPr>
        <w:t>Improve the CO</w:t>
      </w:r>
      <w:r>
        <w:rPr>
          <w:rFonts w:ascii="Calibri" w:hAnsi="Calibri" w:cs="Calibri"/>
          <w:sz w:val="22"/>
          <w:szCs w:val="22"/>
          <w:vertAlign w:val="subscript"/>
        </w:rPr>
        <w:t>2</w:t>
      </w:r>
      <w:r>
        <w:rPr>
          <w:rFonts w:ascii="Calibri" w:hAnsi="Calibri" w:cs="Calibri"/>
          <w:sz w:val="22"/>
          <w:szCs w:val="22"/>
        </w:rPr>
        <w:t xml:space="preserve"> sink potential by increasing the forest stock volume by around 4.5 billion m</w:t>
      </w:r>
      <w:r>
        <w:rPr>
          <w:rFonts w:ascii="Calibri" w:hAnsi="Calibri" w:cs="Calibri"/>
          <w:sz w:val="22"/>
          <w:szCs w:val="22"/>
          <w:vertAlign w:val="superscript"/>
        </w:rPr>
        <w:t>3</w:t>
      </w:r>
      <w:r>
        <w:rPr>
          <w:rFonts w:ascii="Calibri" w:hAnsi="Calibri" w:cs="Calibri"/>
          <w:sz w:val="22"/>
          <w:szCs w:val="22"/>
        </w:rPr>
        <w:t xml:space="preserve"> compared to the 2005 levels.</w:t>
      </w:r>
    </w:p>
    <w:p w14:paraId="733AEC96" w14:textId="77777777" w:rsidR="00F5335A" w:rsidRDefault="00F5335A">
      <w:pPr>
        <w:spacing w:after="0" w:line="240" w:lineRule="auto"/>
        <w:jc w:val="both"/>
        <w:rPr>
          <w:rFonts w:ascii="Calibri" w:hAnsi="Calibri" w:cs="Calibri"/>
        </w:rPr>
      </w:pPr>
    </w:p>
    <w:p w14:paraId="3693375F" w14:textId="77777777" w:rsidR="00F5335A" w:rsidRDefault="00795F6F">
      <w:pPr>
        <w:spacing w:after="0" w:line="240" w:lineRule="auto"/>
        <w:jc w:val="both"/>
        <w:rPr>
          <w:rFonts w:ascii="Calibri" w:hAnsi="Calibri" w:cs="Calibri"/>
        </w:rPr>
      </w:pPr>
      <w:r>
        <w:rPr>
          <w:rFonts w:ascii="Calibri" w:hAnsi="Calibri" w:cs="Calibri"/>
        </w:rPr>
        <w:t>Although the GOC has not submitted its updated NDC yet, in his 2020 address to the United Nations General Assembly, President Xi has pledged that China will achieve carbon neutrality by 2060. The current NDC does not contain specific targets for the PCI, but it does set qualitative energy efficiency and low-carbon objectives for the entire industrial system, most notably:</w:t>
      </w:r>
    </w:p>
    <w:p w14:paraId="48BFFB2C" w14:textId="77777777" w:rsidR="00F5335A" w:rsidRDefault="00795F6F">
      <w:pPr>
        <w:pStyle w:val="ListParagraph"/>
        <w:numPr>
          <w:ilvl w:val="0"/>
          <w:numId w:val="10"/>
        </w:numPr>
        <w:jc w:val="both"/>
        <w:rPr>
          <w:rFonts w:ascii="Calibri" w:hAnsi="Calibri" w:cs="Calibri"/>
          <w:sz w:val="22"/>
          <w:szCs w:val="22"/>
        </w:rPr>
      </w:pPr>
      <w:r>
        <w:rPr>
          <w:rFonts w:ascii="Calibri" w:hAnsi="Calibri" w:cs="Calibri"/>
          <w:sz w:val="22"/>
          <w:szCs w:val="22"/>
        </w:rPr>
        <w:t>Develop a circular economy while accelerating the elimination of inefficient production capacity.</w:t>
      </w:r>
    </w:p>
    <w:p w14:paraId="0813A1A7" w14:textId="77777777" w:rsidR="00F5335A" w:rsidRDefault="00795F6F">
      <w:pPr>
        <w:pStyle w:val="ListParagraph"/>
        <w:numPr>
          <w:ilvl w:val="0"/>
          <w:numId w:val="10"/>
        </w:numPr>
        <w:jc w:val="both"/>
        <w:rPr>
          <w:rFonts w:ascii="Calibri" w:hAnsi="Calibri" w:cs="Calibri"/>
          <w:sz w:val="22"/>
          <w:szCs w:val="22"/>
        </w:rPr>
      </w:pPr>
      <w:r>
        <w:rPr>
          <w:rFonts w:ascii="Calibri" w:hAnsi="Calibri" w:cs="Calibri"/>
          <w:sz w:val="22"/>
          <w:szCs w:val="22"/>
        </w:rPr>
        <w:t>Effectively control emissions from key industrial sectors, including the chemical industries.</w:t>
      </w:r>
    </w:p>
    <w:p w14:paraId="742D2EE6" w14:textId="77777777" w:rsidR="00F5335A" w:rsidRDefault="00795F6F">
      <w:pPr>
        <w:pStyle w:val="ListParagraph"/>
        <w:numPr>
          <w:ilvl w:val="0"/>
          <w:numId w:val="10"/>
        </w:numPr>
        <w:jc w:val="both"/>
        <w:rPr>
          <w:rFonts w:ascii="Calibri" w:hAnsi="Calibri" w:cs="Calibri"/>
          <w:sz w:val="22"/>
          <w:szCs w:val="22"/>
        </w:rPr>
      </w:pPr>
      <w:r>
        <w:rPr>
          <w:rFonts w:ascii="Calibri" w:hAnsi="Calibri" w:cs="Calibri"/>
          <w:sz w:val="22"/>
          <w:szCs w:val="22"/>
        </w:rPr>
        <w:t>Promote and increase recycling in the industrial system as well as utilization of renewable resources.</w:t>
      </w:r>
    </w:p>
    <w:p w14:paraId="046D2658" w14:textId="77777777" w:rsidR="00F5335A" w:rsidRDefault="00795F6F">
      <w:pPr>
        <w:pStyle w:val="ListParagraph"/>
        <w:numPr>
          <w:ilvl w:val="0"/>
          <w:numId w:val="10"/>
        </w:numPr>
        <w:jc w:val="both"/>
        <w:rPr>
          <w:rFonts w:ascii="Calibri" w:hAnsi="Calibri" w:cs="Calibri"/>
          <w:sz w:val="22"/>
          <w:szCs w:val="22"/>
        </w:rPr>
      </w:pPr>
      <w:r>
        <w:rPr>
          <w:rFonts w:ascii="Calibri" w:hAnsi="Calibri" w:cs="Calibri"/>
          <w:sz w:val="22"/>
          <w:szCs w:val="22"/>
        </w:rPr>
        <w:t>Promote low-carbon development of industrial sectors.</w:t>
      </w:r>
    </w:p>
    <w:p w14:paraId="6A64A9F3" w14:textId="77777777" w:rsidR="00F5335A" w:rsidRDefault="00F5335A">
      <w:pPr>
        <w:spacing w:after="0" w:line="240" w:lineRule="auto"/>
        <w:jc w:val="both"/>
        <w:rPr>
          <w:rFonts w:ascii="Calibri" w:hAnsi="Calibri" w:cs="Calibri"/>
        </w:rPr>
      </w:pPr>
    </w:p>
    <w:p w14:paraId="32D8C105" w14:textId="77777777" w:rsidR="00F5335A" w:rsidRDefault="00795F6F">
      <w:pPr>
        <w:spacing w:after="0" w:line="240" w:lineRule="auto"/>
        <w:jc w:val="both"/>
        <w:rPr>
          <w:rFonts w:ascii="Calibri" w:hAnsi="Calibri" w:cs="Calibri"/>
        </w:rPr>
      </w:pPr>
      <w:r>
        <w:rPr>
          <w:rFonts w:ascii="Calibri" w:hAnsi="Calibri" w:cs="Calibri"/>
        </w:rPr>
        <w:t xml:space="preserve">The pace and scale of initiatives devoted to the achievement of these goals have not reached yet a satisfactory level and more efforts are required to drift away from the current BAU scenario. The holistic </w:t>
      </w:r>
      <w:r>
        <w:rPr>
          <w:rFonts w:ascii="Calibri" w:hAnsi="Calibri" w:cs="Calibri"/>
        </w:rPr>
        <w:lastRenderedPageBreak/>
        <w:t xml:space="preserve">approach proposed in this project, which starts from improvements of the policy and regulatory frameworks, the strengthening of the technical capacity of key stakeholders and includes the demonstration of state-of-the-art energy efficient and low-carbon technologies will trigger a transformational shift towards a green and environmentally sustainable phosphate chemical industry. </w:t>
      </w:r>
    </w:p>
    <w:p w14:paraId="4071AC51" w14:textId="77777777" w:rsidR="00F5335A" w:rsidRDefault="00795F6F">
      <w:pPr>
        <w:spacing w:after="0" w:line="240" w:lineRule="auto"/>
        <w:rPr>
          <w:rFonts w:ascii="Calibri" w:hAnsi="Calibri" w:cs="Calibri"/>
        </w:rPr>
      </w:pPr>
      <w:r>
        <w:rPr>
          <w:rFonts w:ascii="Calibri" w:hAnsi="Calibri" w:cs="Calibri"/>
        </w:rPr>
        <w:tab/>
      </w:r>
    </w:p>
    <w:p w14:paraId="63EC6E8C" w14:textId="77777777" w:rsidR="00F5335A" w:rsidRDefault="00795F6F">
      <w:pPr>
        <w:spacing w:after="0" w:line="240" w:lineRule="auto"/>
        <w:rPr>
          <w:rFonts w:ascii="Calibri" w:hAnsi="Calibri" w:cs="Calibri"/>
          <w:lang w:eastAsia="zh-CN"/>
        </w:rPr>
      </w:pPr>
      <w:r>
        <w:rPr>
          <w:rFonts w:ascii="Calibri" w:hAnsi="Calibri" w:cs="Calibri"/>
          <w:b/>
          <w:u w:val="single"/>
          <w:lang w:eastAsia="zh-CN"/>
        </w:rPr>
        <w:t>Baseline Initiatives</w:t>
      </w:r>
      <w:r>
        <w:rPr>
          <w:rFonts w:ascii="Calibri" w:hAnsi="Calibri" w:cs="Calibri"/>
        </w:rPr>
        <w:t xml:space="preserve"> </w:t>
      </w:r>
    </w:p>
    <w:p w14:paraId="0059E9DF" w14:textId="77777777" w:rsidR="00F5335A" w:rsidRDefault="00F5335A">
      <w:pPr>
        <w:spacing w:after="0" w:line="240" w:lineRule="auto"/>
        <w:rPr>
          <w:rFonts w:ascii="Calibri" w:hAnsi="Calibri" w:cs="Calibri"/>
        </w:rPr>
      </w:pPr>
    </w:p>
    <w:p w14:paraId="146DD0E7" w14:textId="77777777" w:rsidR="00F5335A" w:rsidRDefault="00795F6F">
      <w:pPr>
        <w:spacing w:after="0" w:line="240" w:lineRule="auto"/>
        <w:jc w:val="both"/>
        <w:rPr>
          <w:rFonts w:ascii="Calibri" w:hAnsi="Calibri" w:cs="Calibri"/>
          <w:bCs/>
        </w:rPr>
      </w:pPr>
      <w:r>
        <w:rPr>
          <w:rFonts w:ascii="Calibri" w:hAnsi="Calibri" w:cs="Calibri"/>
          <w:bCs/>
        </w:rPr>
        <w:t>The GOC as well as the private sector have embarked in several projects and initiatives aligned with China’s objective of a cleaner and more energy efficient PCI</w:t>
      </w:r>
      <w:r>
        <w:rPr>
          <w:rFonts w:ascii="Calibri" w:hAnsi="Calibri" w:cs="Calibri"/>
          <w:bCs/>
          <w:lang w:eastAsia="zh-CN"/>
        </w:rPr>
        <w:t xml:space="preserve">. </w:t>
      </w:r>
      <w:r>
        <w:rPr>
          <w:rFonts w:ascii="Calibri" w:hAnsi="Calibri" w:cs="Calibri"/>
          <w:bCs/>
        </w:rPr>
        <w:t xml:space="preserve">Table 1 summarizes the projects and programs that will be the baseline of the activities designed under this proposed </w:t>
      </w:r>
      <w:r>
        <w:rPr>
          <w:rFonts w:ascii="Calibri" w:hAnsi="Calibri" w:cs="Calibri"/>
          <w:color w:val="000000"/>
        </w:rPr>
        <w:t>PhosChemEE Project</w:t>
      </w:r>
      <w:r>
        <w:rPr>
          <w:rFonts w:ascii="Calibri" w:hAnsi="Calibri" w:cs="Calibri"/>
          <w:bCs/>
        </w:rPr>
        <w:t xml:space="preserve">. These baseline projects and programs not only have been already approved and budgeted, but their execution is either ongoing or planned and they will be completed over the </w:t>
      </w:r>
      <w:r>
        <w:rPr>
          <w:rFonts w:ascii="Calibri" w:hAnsi="Calibri" w:cs="Calibri"/>
          <w:color w:val="000000"/>
        </w:rPr>
        <w:t>PhosChemEE</w:t>
      </w:r>
      <w:r>
        <w:rPr>
          <w:rFonts w:ascii="Calibri" w:hAnsi="Calibri" w:cs="Calibri"/>
          <w:color w:val="000000"/>
          <w:lang w:eastAsia="zh-CN"/>
        </w:rPr>
        <w:t xml:space="preserve"> </w:t>
      </w:r>
      <w:r>
        <w:rPr>
          <w:rFonts w:ascii="Calibri" w:hAnsi="Calibri" w:cs="Calibri"/>
          <w:color w:val="000000"/>
        </w:rPr>
        <w:t xml:space="preserve">Project </w:t>
      </w:r>
      <w:r>
        <w:rPr>
          <w:rFonts w:ascii="Calibri" w:hAnsi="Calibri" w:cs="Calibri"/>
          <w:bCs/>
        </w:rPr>
        <w:t xml:space="preserve">implementation period. </w:t>
      </w:r>
    </w:p>
    <w:p w14:paraId="53F3ECEF" w14:textId="77777777" w:rsidR="00F5335A" w:rsidRDefault="00F5335A">
      <w:pPr>
        <w:spacing w:after="0" w:line="240" w:lineRule="auto"/>
        <w:rPr>
          <w:rFonts w:ascii="Calibri" w:hAnsi="Calibri" w:cs="Calibri"/>
        </w:rPr>
      </w:pPr>
    </w:p>
    <w:p w14:paraId="4FD56BD0" w14:textId="77777777" w:rsidR="00F5335A" w:rsidRDefault="00795F6F">
      <w:pPr>
        <w:spacing w:after="0" w:line="240" w:lineRule="auto"/>
        <w:jc w:val="center"/>
        <w:rPr>
          <w:rFonts w:ascii="Calibri" w:hAnsi="Calibri" w:cs="Calibri"/>
          <w:b/>
        </w:rPr>
      </w:pPr>
      <w:r>
        <w:rPr>
          <w:rFonts w:ascii="Calibri" w:hAnsi="Calibri" w:cs="Calibri"/>
          <w:b/>
        </w:rPr>
        <w:t>Table 1. Ongoing and Planned Baseline Projects and Initiatives</w:t>
      </w:r>
    </w:p>
    <w:p w14:paraId="4995F88F" w14:textId="77777777" w:rsidR="00F5335A" w:rsidRDefault="00F5335A">
      <w:pPr>
        <w:spacing w:after="0" w:line="240" w:lineRule="auto"/>
        <w:rPr>
          <w:rFonts w:ascii="Calibri" w:hAnsi="Calibri" w:cs="Calibri"/>
          <w:b/>
        </w:rPr>
      </w:pPr>
    </w:p>
    <w:tbl>
      <w:tblPr>
        <w:tblW w:w="965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6570"/>
        <w:gridCol w:w="1170"/>
      </w:tblGrid>
      <w:tr w:rsidR="00F5335A" w14:paraId="61FB860C" w14:textId="77777777">
        <w:trPr>
          <w:tblHeader/>
        </w:trPr>
        <w:tc>
          <w:tcPr>
            <w:tcW w:w="191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96D524E" w14:textId="77777777" w:rsidR="00F5335A" w:rsidRDefault="00795F6F">
            <w:pPr>
              <w:spacing w:after="0" w:line="240" w:lineRule="auto"/>
              <w:jc w:val="center"/>
              <w:rPr>
                <w:rFonts w:ascii="Calibri" w:hAnsi="Calibri" w:cs="Calibri"/>
                <w:b/>
              </w:rPr>
            </w:pPr>
            <w:bookmarkStart w:id="71" w:name="_Hlk36826362"/>
            <w:r>
              <w:rPr>
                <w:rFonts w:ascii="Calibri" w:hAnsi="Calibri" w:cs="Calibri"/>
                <w:b/>
              </w:rPr>
              <w:t>Baseline Project/Program</w:t>
            </w:r>
          </w:p>
        </w:tc>
        <w:tc>
          <w:tcPr>
            <w:tcW w:w="657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1FB3156" w14:textId="77777777" w:rsidR="00F5335A" w:rsidRDefault="00795F6F">
            <w:pPr>
              <w:spacing w:after="0" w:line="240" w:lineRule="auto"/>
              <w:jc w:val="center"/>
              <w:rPr>
                <w:rFonts w:ascii="Calibri" w:hAnsi="Calibri" w:cs="Calibri"/>
                <w:b/>
              </w:rPr>
            </w:pPr>
            <w:r>
              <w:rPr>
                <w:rFonts w:ascii="Calibri" w:hAnsi="Calibri" w:cs="Calibri"/>
                <w:b/>
              </w:rPr>
              <w:t>Description</w:t>
            </w:r>
          </w:p>
        </w:tc>
        <w:tc>
          <w:tcPr>
            <w:tcW w:w="117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CA07027" w14:textId="77777777" w:rsidR="00F5335A" w:rsidRDefault="00795F6F">
            <w:pPr>
              <w:spacing w:after="0" w:line="240" w:lineRule="auto"/>
              <w:jc w:val="center"/>
              <w:rPr>
                <w:rFonts w:ascii="Calibri" w:hAnsi="Calibri" w:cs="Calibri"/>
                <w:b/>
              </w:rPr>
            </w:pPr>
            <w:r>
              <w:rPr>
                <w:rFonts w:ascii="Calibri" w:hAnsi="Calibri" w:cs="Calibri"/>
                <w:b/>
              </w:rPr>
              <w:t>Available Budget, USD</w:t>
            </w:r>
          </w:p>
        </w:tc>
      </w:tr>
      <w:tr w:rsidR="00F5335A" w14:paraId="5241BD95" w14:textId="77777777">
        <w:tc>
          <w:tcPr>
            <w:tcW w:w="1918" w:type="dxa"/>
            <w:tcBorders>
              <w:top w:val="single" w:sz="12" w:space="0" w:color="FFFF00"/>
              <w:bottom w:val="single" w:sz="4" w:space="0" w:color="auto"/>
            </w:tcBorders>
            <w:shd w:val="clear" w:color="auto" w:fill="auto"/>
            <w:vAlign w:val="center"/>
          </w:tcPr>
          <w:p w14:paraId="09525A32" w14:textId="77777777" w:rsidR="00F5335A" w:rsidRDefault="00795F6F">
            <w:pPr>
              <w:spacing w:after="0" w:line="240" w:lineRule="auto"/>
              <w:rPr>
                <w:rFonts w:ascii="Calibri" w:eastAsia="PMingLiU" w:hAnsi="Calibri" w:cs="Calibri"/>
                <w:b/>
                <w:i/>
                <w:sz w:val="20"/>
                <w:szCs w:val="20"/>
                <w:lang w:eastAsia="zh-TW"/>
              </w:rPr>
            </w:pPr>
            <w:r>
              <w:rPr>
                <w:rFonts w:ascii="Calibri" w:hAnsi="Calibri" w:cs="Calibri"/>
                <w:b/>
                <w:i/>
                <w:sz w:val="20"/>
                <w:szCs w:val="20"/>
                <w:lang w:eastAsia="zh-CN"/>
              </w:rPr>
              <w:t>MIIT: Green, low-carbon technology development and large-scale applications</w:t>
            </w:r>
          </w:p>
        </w:tc>
        <w:tc>
          <w:tcPr>
            <w:tcW w:w="6570" w:type="dxa"/>
            <w:tcBorders>
              <w:top w:val="single" w:sz="12" w:space="0" w:color="FFFF00"/>
              <w:bottom w:val="single" w:sz="4" w:space="0" w:color="auto"/>
            </w:tcBorders>
            <w:shd w:val="clear" w:color="auto" w:fill="auto"/>
            <w:vAlign w:val="center"/>
          </w:tcPr>
          <w:p w14:paraId="375AEFDB" w14:textId="77777777" w:rsidR="00F5335A" w:rsidRDefault="00795F6F">
            <w:pPr>
              <w:spacing w:after="0" w:line="240" w:lineRule="auto"/>
              <w:rPr>
                <w:rFonts w:ascii="Calibri" w:hAnsi="Calibri" w:cs="Calibri"/>
                <w:sz w:val="20"/>
                <w:szCs w:val="20"/>
              </w:rPr>
            </w:pPr>
            <w:r>
              <w:rPr>
                <w:rFonts w:ascii="Calibri" w:hAnsi="Calibri" w:cs="Calibri"/>
                <w:sz w:val="20"/>
                <w:szCs w:val="20"/>
                <w:lang w:eastAsia="zh-CN"/>
              </w:rPr>
              <w:t xml:space="preserve">The Ministry of Industry and Information Technology (MIIT) of the People’s Republic of China attaches great importance to the promotion and implementation of green development in the phosphorus chemical industry. </w:t>
            </w:r>
            <w:r>
              <w:rPr>
                <w:rFonts w:ascii="Calibri" w:hAnsi="Calibri" w:cs="Calibri"/>
                <w:sz w:val="20"/>
                <w:szCs w:val="20"/>
              </w:rPr>
              <w:t xml:space="preserve">In recent years, funds have been invested in projects supporting green manufacturing. </w:t>
            </w:r>
            <w:r>
              <w:rPr>
                <w:rFonts w:ascii="Calibri" w:hAnsi="Calibri" w:cs="Calibri"/>
                <w:sz w:val="20"/>
                <w:szCs w:val="20"/>
                <w:lang w:eastAsia="zh-CN"/>
              </w:rPr>
              <w:t>In t</w:t>
            </w:r>
            <w:r>
              <w:rPr>
                <w:rFonts w:ascii="Calibri" w:hAnsi="Calibri" w:cs="Calibri"/>
                <w:sz w:val="20"/>
                <w:szCs w:val="20"/>
              </w:rPr>
              <w:t xml:space="preserve">he </w:t>
            </w:r>
            <w:r>
              <w:rPr>
                <w:rFonts w:ascii="Calibri" w:hAnsi="Calibri" w:cs="Calibri"/>
                <w:sz w:val="20"/>
                <w:szCs w:val="20"/>
                <w:lang w:eastAsia="zh-CN"/>
              </w:rPr>
              <w:t>“</w:t>
            </w:r>
            <w:r>
              <w:rPr>
                <w:rFonts w:ascii="Calibri" w:hAnsi="Calibri" w:cs="Calibri"/>
                <w:sz w:val="20"/>
                <w:szCs w:val="20"/>
              </w:rPr>
              <w:t>14th five-year plan for Industrial Gr</w:t>
            </w:r>
            <w:r>
              <w:rPr>
                <w:rFonts w:ascii="Calibri" w:hAnsi="Calibri" w:cs="Calibri"/>
                <w:sz w:val="20"/>
                <w:szCs w:val="20"/>
                <w:lang w:eastAsia="zh-CN"/>
              </w:rPr>
              <w:t xml:space="preserve">een Development”, the GOC has devised a road map leading to the peaking of </w:t>
            </w:r>
            <w:r>
              <w:rPr>
                <w:rFonts w:ascii="Calibri" w:hAnsi="Calibri" w:cs="Calibri"/>
                <w:sz w:val="20"/>
                <w:szCs w:val="20"/>
              </w:rPr>
              <w:t>carbon</w:t>
            </w:r>
            <w:r>
              <w:rPr>
                <w:rFonts w:ascii="Calibri" w:hAnsi="Calibri" w:cs="Calibri"/>
                <w:sz w:val="20"/>
                <w:szCs w:val="20"/>
                <w:lang w:eastAsia="zh-CN"/>
              </w:rPr>
              <w:t xml:space="preserve"> emissions in the industri</w:t>
            </w:r>
            <w:r>
              <w:rPr>
                <w:rFonts w:ascii="Calibri" w:hAnsi="Calibri" w:cs="Calibri"/>
                <w:sz w:val="20"/>
                <w:szCs w:val="20"/>
              </w:rPr>
              <w:t xml:space="preserve">al system, promoting the reduction, intensification and greening of the chemical industry, including the PCI. The plan also aims at accelerating the comprehensive utilization of industrial solid waste on a large scale, such as tailings, and industrial by-products like phosphogypsum, particularly in the middle and upper reaches of the Yangtze River Economic Belt. </w:t>
            </w:r>
          </w:p>
          <w:p w14:paraId="36B0672C"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The MIIT will support this green, low-carbon transformation of the PCI by providing an annual investment of USD 780,000 for a total of USD 3,900,000 over the five years of PhosChemEE implementation period. The activities that will be designed under this government program will include the introduction of relevant policies, and promotion and demonstration of key clean technologies. The proposed </w:t>
            </w:r>
            <w:r>
              <w:rPr>
                <w:rFonts w:ascii="Calibri" w:hAnsi="Calibri" w:cs="Calibri"/>
                <w:color w:val="000000"/>
                <w:sz w:val="20"/>
                <w:szCs w:val="20"/>
              </w:rPr>
              <w:t>PhosChemEE</w:t>
            </w:r>
            <w:r>
              <w:rPr>
                <w:rFonts w:ascii="Calibri" w:hAnsi="Calibri" w:cs="Calibri"/>
                <w:color w:val="000000"/>
                <w:sz w:val="20"/>
                <w:szCs w:val="20"/>
                <w:lang w:eastAsia="zh-CN"/>
              </w:rPr>
              <w:t xml:space="preserve"> </w:t>
            </w:r>
            <w:r>
              <w:rPr>
                <w:rFonts w:ascii="Calibri" w:hAnsi="Calibri" w:cs="Calibri"/>
                <w:color w:val="000000"/>
                <w:sz w:val="20"/>
                <w:szCs w:val="20"/>
              </w:rPr>
              <w:t>project</w:t>
            </w:r>
            <w:r>
              <w:rPr>
                <w:rFonts w:ascii="Calibri" w:hAnsi="Calibri" w:cs="Calibri"/>
                <w:sz w:val="20"/>
                <w:szCs w:val="20"/>
              </w:rPr>
              <w:t xml:space="preserve"> will also cooperate in the formulation of relevant policies, technical specifications, and demonstration of key low-carbon technologies</w:t>
            </w:r>
            <w:r>
              <w:rPr>
                <w:rFonts w:ascii="Calibri" w:hAnsi="Calibri" w:cs="Calibri"/>
                <w:sz w:val="20"/>
                <w:szCs w:val="20"/>
                <w:lang w:eastAsia="zh-CN"/>
              </w:rPr>
              <w:t xml:space="preserve"> to support the</w:t>
            </w:r>
            <w:r>
              <w:rPr>
                <w:rFonts w:ascii="Calibri" w:hAnsi="Calibri" w:cs="Calibri"/>
                <w:sz w:val="20"/>
                <w:szCs w:val="20"/>
              </w:rPr>
              <w:t xml:space="preserve"> green transformation of the phosphorus chemical industry. </w:t>
            </w:r>
          </w:p>
          <w:p w14:paraId="2872C8D2" w14:textId="77777777" w:rsidR="00F5335A" w:rsidRDefault="00F5335A">
            <w:pPr>
              <w:spacing w:after="0" w:line="240" w:lineRule="auto"/>
              <w:rPr>
                <w:rFonts w:ascii="Calibri" w:hAnsi="Calibri" w:cs="Calibri"/>
                <w:sz w:val="20"/>
                <w:szCs w:val="20"/>
              </w:rPr>
            </w:pPr>
          </w:p>
          <w:p w14:paraId="568EDEDA"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Timeline of Implementation: 202</w:t>
            </w:r>
            <w:r>
              <w:rPr>
                <w:rFonts w:ascii="Calibri" w:hAnsi="Calibri" w:cs="Calibri"/>
                <w:b/>
                <w:sz w:val="20"/>
                <w:szCs w:val="20"/>
                <w:lang w:eastAsia="zh-CN"/>
              </w:rPr>
              <w:t>2</w:t>
            </w:r>
            <w:r>
              <w:rPr>
                <w:rFonts w:ascii="Calibri" w:hAnsi="Calibri" w:cs="Calibri"/>
                <w:b/>
                <w:sz w:val="20"/>
                <w:szCs w:val="20"/>
              </w:rPr>
              <w:t>-202</w:t>
            </w:r>
            <w:r>
              <w:rPr>
                <w:rFonts w:ascii="Calibri" w:hAnsi="Calibri" w:cs="Calibri"/>
                <w:b/>
                <w:sz w:val="20"/>
                <w:szCs w:val="20"/>
                <w:lang w:eastAsia="zh-CN"/>
              </w:rPr>
              <w:t>7</w:t>
            </w:r>
          </w:p>
        </w:tc>
        <w:tc>
          <w:tcPr>
            <w:tcW w:w="1170" w:type="dxa"/>
            <w:tcBorders>
              <w:top w:val="single" w:sz="12" w:space="0" w:color="FFFF00"/>
              <w:bottom w:val="single" w:sz="4" w:space="0" w:color="auto"/>
            </w:tcBorders>
            <w:shd w:val="clear" w:color="auto" w:fill="auto"/>
            <w:vAlign w:val="center"/>
          </w:tcPr>
          <w:p w14:paraId="420844BC"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lang w:eastAsia="zh-CN"/>
              </w:rPr>
              <w:t>3,900,000</w:t>
            </w:r>
          </w:p>
        </w:tc>
      </w:tr>
      <w:tr w:rsidR="00F5335A" w14:paraId="795CBBA1" w14:textId="77777777">
        <w:tc>
          <w:tcPr>
            <w:tcW w:w="1918" w:type="dxa"/>
            <w:tcBorders>
              <w:top w:val="single" w:sz="4" w:space="0" w:color="auto"/>
              <w:bottom w:val="single" w:sz="4" w:space="0" w:color="auto"/>
            </w:tcBorders>
            <w:shd w:val="clear" w:color="auto" w:fill="auto"/>
            <w:vAlign w:val="center"/>
          </w:tcPr>
          <w:p w14:paraId="3F12DC70" w14:textId="77777777" w:rsidR="00F5335A" w:rsidRDefault="00795F6F">
            <w:pPr>
              <w:spacing w:after="0" w:line="240" w:lineRule="auto"/>
              <w:rPr>
                <w:rFonts w:ascii="Calibri" w:hAnsi="Calibri" w:cs="Calibri"/>
                <w:b/>
                <w:i/>
                <w:sz w:val="20"/>
                <w:szCs w:val="20"/>
                <w:lang w:eastAsia="zh-CN"/>
              </w:rPr>
            </w:pPr>
            <w:r>
              <w:rPr>
                <w:rFonts w:ascii="Calibri" w:hAnsi="Calibri" w:cs="Calibri"/>
                <w:b/>
                <w:i/>
                <w:sz w:val="20"/>
                <w:szCs w:val="20"/>
                <w:lang w:eastAsia="zh-CN"/>
              </w:rPr>
              <w:t>Hubei Province: Phosphate chemicals production optimization and comprehensive utilization of phosphogypsum</w:t>
            </w:r>
          </w:p>
        </w:tc>
        <w:tc>
          <w:tcPr>
            <w:tcW w:w="6570" w:type="dxa"/>
            <w:tcBorders>
              <w:top w:val="single" w:sz="4" w:space="0" w:color="auto"/>
              <w:bottom w:val="single" w:sz="4" w:space="0" w:color="auto"/>
            </w:tcBorders>
            <w:shd w:val="clear" w:color="auto" w:fill="auto"/>
            <w:vAlign w:val="center"/>
          </w:tcPr>
          <w:p w14:paraId="519F9053"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 xml:space="preserve">Hubei province attributes great importance to the green and low-carbon development of the phosphorus chemical industry. In particular great efforts have been made to </w:t>
            </w:r>
            <w:r>
              <w:rPr>
                <w:rFonts w:ascii="Calibri" w:hAnsi="Calibri" w:cs="Calibri"/>
                <w:sz w:val="20"/>
                <w:szCs w:val="20"/>
              </w:rPr>
              <w:t xml:space="preserve">optimize the manufacturing of phosphorus chemical products and the province is targeting, by 2025, the achievement of a world renowned phosphate industrial cluster with a market share of USD 50 billion (RMB 300 billion). Additionally, Hubei’s efforts are focusing on accelerating the comprehensive utilization of phosphogypsum resources and the province </w:t>
            </w:r>
            <w:r>
              <w:rPr>
                <w:rFonts w:ascii="Calibri" w:hAnsi="Calibri" w:cs="Calibri"/>
                <w:sz w:val="20"/>
                <w:szCs w:val="20"/>
              </w:rPr>
              <w:lastRenderedPageBreak/>
              <w:t>is aiming to achieve a balance between phosphogypsum production and consumption by the end of 2025.</w:t>
            </w:r>
          </w:p>
          <w:p w14:paraId="71709F9C" w14:textId="77777777" w:rsidR="00F5335A" w:rsidRDefault="00795F6F">
            <w:pPr>
              <w:spacing w:after="0" w:line="240" w:lineRule="auto"/>
              <w:rPr>
                <w:rFonts w:ascii="Calibri" w:hAnsi="Calibri" w:cs="Calibri"/>
                <w:sz w:val="20"/>
                <w:szCs w:val="20"/>
              </w:rPr>
            </w:pPr>
            <w:r>
              <w:rPr>
                <w:rFonts w:ascii="Calibri" w:hAnsi="Calibri" w:cs="Calibri"/>
                <w:sz w:val="20"/>
                <w:szCs w:val="20"/>
              </w:rPr>
              <w:t>Hubei province will disburse USD 1,987,500 over the next five years to support a number of low-carbon comprehensive phosphogypsum utilization projects as well as the construction of harmless phosphogypsum treatment facilities,</w:t>
            </w:r>
            <w:r>
              <w:rPr>
                <w:rFonts w:ascii="Calibri" w:hAnsi="Calibri" w:cs="Calibri" w:hint="eastAsia"/>
                <w:sz w:val="20"/>
                <w:szCs w:val="20"/>
                <w:lang w:eastAsia="zh-CN"/>
              </w:rPr>
              <w:t xml:space="preserve"> other than that,</w:t>
            </w:r>
            <w:r>
              <w:rPr>
                <w:rFonts w:ascii="Calibri" w:hAnsi="Calibri" w:cs="Calibri"/>
                <w:sz w:val="20"/>
                <w:szCs w:val="20"/>
              </w:rPr>
              <w:t xml:space="preserve"> Yichang, Xiangyang, Jingmen, Huanggang, Jingzhou, Xiaogan and other cities and </w:t>
            </w:r>
            <w:r>
              <w:rPr>
                <w:rFonts w:ascii="Calibri" w:hAnsi="Calibri" w:cs="Calibri"/>
                <w:sz w:val="20"/>
                <w:szCs w:val="20"/>
                <w:lang w:eastAsia="zh-CN"/>
              </w:rPr>
              <w:t>t</w:t>
            </w:r>
            <w:r>
              <w:rPr>
                <w:rFonts w:ascii="Calibri" w:hAnsi="Calibri" w:cs="Calibri"/>
                <w:sz w:val="20"/>
                <w:szCs w:val="20"/>
              </w:rPr>
              <w:t>owns will</w:t>
            </w:r>
            <w:r>
              <w:rPr>
                <w:rFonts w:ascii="Calibri" w:hAnsi="Calibri" w:cs="Calibri" w:hint="eastAsia"/>
                <w:sz w:val="20"/>
                <w:szCs w:val="20"/>
                <w:lang w:eastAsia="zh-CN"/>
              </w:rPr>
              <w:t xml:space="preserve"> invest</w:t>
            </w:r>
            <w:r>
              <w:rPr>
                <w:rFonts w:ascii="Calibri" w:hAnsi="Calibri" w:cs="Calibri"/>
                <w:sz w:val="20"/>
                <w:szCs w:val="20"/>
              </w:rPr>
              <w:t xml:space="preserve"> </w:t>
            </w:r>
            <w:r>
              <w:rPr>
                <w:rFonts w:ascii="Calibri" w:hAnsi="Calibri" w:cs="Calibri" w:hint="eastAsia"/>
                <w:sz w:val="20"/>
                <w:szCs w:val="20"/>
                <w:lang w:eastAsia="zh-CN"/>
              </w:rPr>
              <w:t>additional</w:t>
            </w:r>
            <w:r>
              <w:rPr>
                <w:rFonts w:ascii="Calibri" w:hAnsi="Calibri" w:cs="Calibri"/>
                <w:sz w:val="20"/>
                <w:szCs w:val="20"/>
              </w:rPr>
              <w:t xml:space="preserve"> budget</w:t>
            </w:r>
            <w:r>
              <w:rPr>
                <w:rFonts w:ascii="Calibri" w:hAnsi="Calibri" w:cs="Calibri" w:hint="eastAsia"/>
                <w:sz w:val="20"/>
                <w:szCs w:val="20"/>
                <w:lang w:eastAsia="zh-CN"/>
              </w:rPr>
              <w:t xml:space="preserve"> in this regard</w:t>
            </w:r>
            <w:r>
              <w:rPr>
                <w:rFonts w:ascii="Calibri" w:hAnsi="Calibri" w:cs="Calibri"/>
                <w:sz w:val="20"/>
                <w:szCs w:val="20"/>
              </w:rPr>
              <w:t xml:space="preserve"> to</w:t>
            </w:r>
            <w:r>
              <w:rPr>
                <w:rFonts w:ascii="Calibri" w:hAnsi="Calibri" w:cs="Calibri" w:hint="eastAsia"/>
                <w:sz w:val="20"/>
                <w:szCs w:val="20"/>
                <w:lang w:eastAsia="zh-CN"/>
              </w:rPr>
              <w:t xml:space="preserve"> jointly reach the target of 25 million tons of ph</w:t>
            </w:r>
            <w:r>
              <w:rPr>
                <w:rFonts w:ascii="Calibri" w:hAnsi="Calibri" w:cs="Calibri"/>
                <w:sz w:val="20"/>
                <w:szCs w:val="20"/>
                <w:lang w:eastAsia="zh-CN"/>
              </w:rPr>
              <w:t>o</w:t>
            </w:r>
            <w:r>
              <w:rPr>
                <w:rFonts w:ascii="Calibri" w:hAnsi="Calibri" w:cs="Calibri" w:hint="eastAsia"/>
                <w:sz w:val="20"/>
                <w:szCs w:val="20"/>
                <w:lang w:eastAsia="zh-CN"/>
              </w:rPr>
              <w:t>sphogypsum utilization.</w:t>
            </w:r>
          </w:p>
          <w:p w14:paraId="08A80D40" w14:textId="77777777" w:rsidR="00F5335A" w:rsidRDefault="00F5335A">
            <w:pPr>
              <w:spacing w:after="0" w:line="240" w:lineRule="auto"/>
              <w:rPr>
                <w:rFonts w:ascii="Calibri" w:hAnsi="Calibri" w:cs="Calibri"/>
                <w:sz w:val="20"/>
                <w:szCs w:val="20"/>
              </w:rPr>
            </w:pPr>
          </w:p>
          <w:p w14:paraId="3211012E" w14:textId="77777777" w:rsidR="00F5335A" w:rsidRDefault="00795F6F">
            <w:pPr>
              <w:spacing w:after="0" w:line="240" w:lineRule="auto"/>
              <w:rPr>
                <w:rFonts w:ascii="Calibri" w:hAnsi="Calibri" w:cs="Calibri"/>
                <w:sz w:val="20"/>
                <w:szCs w:val="20"/>
                <w:lang w:eastAsia="zh-CN"/>
              </w:rPr>
            </w:pPr>
            <w:r>
              <w:rPr>
                <w:rFonts w:ascii="Calibri" w:hAnsi="Calibri" w:cs="Calibri"/>
                <w:b/>
                <w:sz w:val="20"/>
                <w:szCs w:val="20"/>
              </w:rPr>
              <w:t>Timeline of Implementation: 202</w:t>
            </w:r>
            <w:r>
              <w:rPr>
                <w:rFonts w:ascii="Calibri" w:hAnsi="Calibri" w:cs="Calibri"/>
                <w:b/>
                <w:sz w:val="20"/>
                <w:szCs w:val="20"/>
                <w:lang w:eastAsia="zh-CN"/>
              </w:rPr>
              <w:t>2</w:t>
            </w:r>
            <w:r>
              <w:rPr>
                <w:rFonts w:ascii="Calibri" w:hAnsi="Calibri" w:cs="Calibri"/>
                <w:b/>
                <w:sz w:val="20"/>
                <w:szCs w:val="20"/>
              </w:rPr>
              <w:t>-202</w:t>
            </w:r>
            <w:r>
              <w:rPr>
                <w:rFonts w:ascii="Calibri" w:hAnsi="Calibri" w:cs="Calibri"/>
                <w:b/>
                <w:sz w:val="20"/>
                <w:szCs w:val="20"/>
                <w:lang w:eastAsia="zh-CN"/>
              </w:rPr>
              <w:t>7</w:t>
            </w:r>
          </w:p>
        </w:tc>
        <w:tc>
          <w:tcPr>
            <w:tcW w:w="1170" w:type="dxa"/>
            <w:tcBorders>
              <w:top w:val="single" w:sz="4" w:space="0" w:color="auto"/>
              <w:bottom w:val="single" w:sz="4" w:space="0" w:color="auto"/>
            </w:tcBorders>
            <w:shd w:val="clear" w:color="auto" w:fill="auto"/>
            <w:vAlign w:val="center"/>
          </w:tcPr>
          <w:p w14:paraId="51670CA3"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lastRenderedPageBreak/>
              <w:t>1,987,500</w:t>
            </w:r>
          </w:p>
        </w:tc>
      </w:tr>
      <w:tr w:rsidR="00F5335A" w14:paraId="6D5DCB83" w14:textId="77777777">
        <w:tc>
          <w:tcPr>
            <w:tcW w:w="1918" w:type="dxa"/>
            <w:tcBorders>
              <w:top w:val="single" w:sz="4" w:space="0" w:color="auto"/>
              <w:bottom w:val="single" w:sz="4" w:space="0" w:color="auto"/>
            </w:tcBorders>
            <w:shd w:val="clear" w:color="auto" w:fill="auto"/>
            <w:vAlign w:val="center"/>
          </w:tcPr>
          <w:p w14:paraId="7596F756" w14:textId="77777777" w:rsidR="00F5335A" w:rsidRDefault="00795F6F">
            <w:pPr>
              <w:spacing w:after="0" w:line="240" w:lineRule="auto"/>
              <w:rPr>
                <w:rFonts w:ascii="Calibri" w:hAnsi="Calibri" w:cs="Calibri"/>
                <w:b/>
                <w:i/>
                <w:sz w:val="20"/>
                <w:szCs w:val="20"/>
                <w:lang w:eastAsia="zh-CN"/>
              </w:rPr>
            </w:pPr>
            <w:r>
              <w:rPr>
                <w:rFonts w:ascii="Calibri" w:hAnsi="Calibri" w:cs="Calibri"/>
                <w:b/>
                <w:i/>
                <w:sz w:val="20"/>
                <w:szCs w:val="20"/>
                <w:lang w:eastAsia="zh-CN"/>
              </w:rPr>
              <w:t>Yunnan Province: Develop Green and low-carbon technology in phosphate chemical industry</w:t>
            </w:r>
          </w:p>
        </w:tc>
        <w:tc>
          <w:tcPr>
            <w:tcW w:w="6570" w:type="dxa"/>
            <w:tcBorders>
              <w:top w:val="single" w:sz="4" w:space="0" w:color="auto"/>
              <w:bottom w:val="single" w:sz="4" w:space="0" w:color="auto"/>
            </w:tcBorders>
            <w:shd w:val="clear" w:color="auto" w:fill="auto"/>
            <w:vAlign w:val="center"/>
          </w:tcPr>
          <w:p w14:paraId="3B9B9527" w14:textId="77777777" w:rsidR="00F5335A" w:rsidRDefault="00795F6F">
            <w:pPr>
              <w:spacing w:after="0" w:line="240" w:lineRule="auto"/>
              <w:rPr>
                <w:rFonts w:ascii="Calibri" w:hAnsi="Calibri" w:cs="Calibri"/>
                <w:sz w:val="20"/>
                <w:szCs w:val="20"/>
              </w:rPr>
            </w:pPr>
            <w:r>
              <w:rPr>
                <w:rFonts w:ascii="Calibri" w:hAnsi="Calibri" w:cs="Calibri"/>
                <w:sz w:val="20"/>
                <w:szCs w:val="20"/>
                <w:lang w:eastAsia="zh-CN"/>
              </w:rPr>
              <w:t>In the</w:t>
            </w:r>
            <w:r>
              <w:rPr>
                <w:rFonts w:ascii="Calibri" w:hAnsi="Calibri" w:cs="Calibri"/>
                <w:sz w:val="20"/>
                <w:szCs w:val="20"/>
              </w:rPr>
              <w:t xml:space="preserve"> “14th five-year development plan for the petrochemical and chemical industry”, Yunnan Province is proposing to improve safety in </w:t>
            </w:r>
            <w:r>
              <w:rPr>
                <w:rFonts w:ascii="Calibri" w:hAnsi="Calibri" w:cs="Calibri"/>
                <w:sz w:val="20"/>
                <w:szCs w:val="20"/>
                <w:lang w:eastAsia="zh-CN"/>
              </w:rPr>
              <w:t xml:space="preserve">the phosphorus chemical industry, strengthen </w:t>
            </w:r>
            <w:r>
              <w:rPr>
                <w:rFonts w:ascii="Calibri" w:hAnsi="Calibri" w:cs="Calibri"/>
                <w:sz w:val="20"/>
                <w:szCs w:val="20"/>
              </w:rPr>
              <w:t xml:space="preserve">environmental protection, and promote green and low-carbon development of chemical enterprises and industrial parks. Over the next five years Yunnan will support technological research and development demonstration projects by investing a total budget of USD 1,987,500. </w:t>
            </w:r>
          </w:p>
          <w:p w14:paraId="5AB5DD32" w14:textId="77777777" w:rsidR="00F5335A" w:rsidRDefault="00795F6F">
            <w:pPr>
              <w:spacing w:after="0" w:line="240" w:lineRule="auto"/>
              <w:rPr>
                <w:rFonts w:ascii="Calibri" w:hAnsi="Calibri" w:cs="Calibri"/>
                <w:sz w:val="20"/>
                <w:szCs w:val="20"/>
              </w:rPr>
            </w:pPr>
            <w:r>
              <w:rPr>
                <w:rFonts w:ascii="Calibri" w:hAnsi="Calibri" w:cs="Calibri"/>
                <w:sz w:val="20"/>
                <w:szCs w:val="20"/>
                <w:lang w:eastAsia="zh-CN"/>
              </w:rPr>
              <w:t xml:space="preserve">Manufacturers of </w:t>
            </w:r>
            <w:r>
              <w:rPr>
                <w:rFonts w:ascii="Calibri" w:hAnsi="Calibri" w:cs="Calibri"/>
                <w:sz w:val="20"/>
                <w:szCs w:val="20"/>
              </w:rPr>
              <w:t>phosphorus compound fertilizers and fine p</w:t>
            </w:r>
            <w:r>
              <w:rPr>
                <w:rFonts w:ascii="Calibri" w:hAnsi="Calibri" w:cs="Calibri"/>
                <w:sz w:val="20"/>
                <w:szCs w:val="20"/>
                <w:lang w:eastAsia="zh-CN"/>
              </w:rPr>
              <w:t xml:space="preserve">hosphorous chemicals will be encouraged by the local government of Yunnan to </w:t>
            </w:r>
            <w:r>
              <w:rPr>
                <w:rFonts w:ascii="Calibri" w:hAnsi="Calibri" w:cs="Calibri"/>
                <w:sz w:val="20"/>
                <w:szCs w:val="20"/>
              </w:rPr>
              <w:t>develop and implement new energy-saving technologies, as well as to adopt technologies that will allow to providing a more effective protection of the environment. These initiatives will include the demonstration of these green, low-carbon technologies for the advancement of the entire provincial phosphorus chemical industry.</w:t>
            </w:r>
          </w:p>
          <w:p w14:paraId="0DF3B3D0" w14:textId="77777777" w:rsidR="00F5335A" w:rsidRDefault="00F5335A">
            <w:pPr>
              <w:spacing w:after="0" w:line="240" w:lineRule="auto"/>
              <w:rPr>
                <w:rFonts w:ascii="Calibri" w:hAnsi="Calibri" w:cs="Calibri"/>
                <w:sz w:val="20"/>
                <w:szCs w:val="20"/>
                <w:lang w:eastAsia="zh-CN"/>
              </w:rPr>
            </w:pPr>
          </w:p>
          <w:p w14:paraId="5945F493" w14:textId="77777777" w:rsidR="00F5335A" w:rsidRDefault="00795F6F">
            <w:pPr>
              <w:spacing w:after="0" w:line="240" w:lineRule="auto"/>
              <w:rPr>
                <w:rFonts w:ascii="Calibri" w:hAnsi="Calibri" w:cs="Calibri"/>
                <w:b/>
                <w:i/>
                <w:sz w:val="20"/>
                <w:szCs w:val="20"/>
                <w:lang w:eastAsia="zh-CN"/>
              </w:rPr>
            </w:pPr>
            <w:r>
              <w:rPr>
                <w:rFonts w:ascii="Calibri" w:hAnsi="Calibri" w:cs="Calibri"/>
                <w:b/>
                <w:i/>
                <w:sz w:val="20"/>
                <w:szCs w:val="20"/>
              </w:rPr>
              <w:t>Timeline of Implementation: 202</w:t>
            </w:r>
            <w:r>
              <w:rPr>
                <w:rFonts w:ascii="Calibri" w:hAnsi="Calibri" w:cs="Calibri"/>
                <w:b/>
                <w:i/>
                <w:sz w:val="20"/>
                <w:szCs w:val="20"/>
                <w:lang w:eastAsia="zh-CN"/>
              </w:rPr>
              <w:t>2</w:t>
            </w:r>
            <w:r>
              <w:rPr>
                <w:rFonts w:ascii="Calibri" w:hAnsi="Calibri" w:cs="Calibri"/>
                <w:b/>
                <w:i/>
                <w:sz w:val="20"/>
                <w:szCs w:val="20"/>
              </w:rPr>
              <w:t>-202</w:t>
            </w:r>
            <w:r>
              <w:rPr>
                <w:rFonts w:ascii="Calibri" w:hAnsi="Calibri" w:cs="Calibri"/>
                <w:b/>
                <w:i/>
                <w:sz w:val="20"/>
                <w:szCs w:val="20"/>
                <w:lang w:eastAsia="zh-CN"/>
              </w:rPr>
              <w:t>7</w:t>
            </w:r>
          </w:p>
        </w:tc>
        <w:tc>
          <w:tcPr>
            <w:tcW w:w="1170" w:type="dxa"/>
            <w:tcBorders>
              <w:top w:val="single" w:sz="4" w:space="0" w:color="auto"/>
              <w:bottom w:val="single" w:sz="4" w:space="0" w:color="auto"/>
            </w:tcBorders>
            <w:shd w:val="clear" w:color="auto" w:fill="auto"/>
            <w:vAlign w:val="center"/>
          </w:tcPr>
          <w:p w14:paraId="6BC48637"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1,987,500</w:t>
            </w:r>
          </w:p>
        </w:tc>
      </w:tr>
      <w:tr w:rsidR="00F5335A" w14:paraId="0AA80337" w14:textId="77777777">
        <w:tc>
          <w:tcPr>
            <w:tcW w:w="1918" w:type="dxa"/>
            <w:tcBorders>
              <w:top w:val="single" w:sz="4" w:space="0" w:color="auto"/>
              <w:bottom w:val="single" w:sz="4" w:space="0" w:color="auto"/>
            </w:tcBorders>
            <w:shd w:val="clear" w:color="auto" w:fill="auto"/>
            <w:vAlign w:val="center"/>
          </w:tcPr>
          <w:p w14:paraId="42555135" w14:textId="77777777" w:rsidR="00F5335A" w:rsidRDefault="00795F6F">
            <w:pPr>
              <w:spacing w:after="0" w:line="240" w:lineRule="auto"/>
              <w:rPr>
                <w:rFonts w:ascii="Calibri" w:hAnsi="Calibri" w:cs="Calibri"/>
                <w:b/>
                <w:i/>
                <w:sz w:val="20"/>
                <w:szCs w:val="20"/>
                <w:lang w:eastAsia="zh-CN"/>
              </w:rPr>
            </w:pPr>
            <w:r>
              <w:rPr>
                <w:rFonts w:ascii="Calibri" w:hAnsi="Calibri" w:cs="Calibri"/>
                <w:b/>
                <w:i/>
                <w:sz w:val="20"/>
                <w:szCs w:val="20"/>
                <w:lang w:eastAsia="zh-CN"/>
              </w:rPr>
              <w:t>Guizhou Province: Formulation of green industry standards, and R&amp;D of key low-carbon technologies</w:t>
            </w:r>
          </w:p>
          <w:p w14:paraId="5E193864" w14:textId="77777777" w:rsidR="00F5335A" w:rsidRDefault="00F5335A">
            <w:pPr>
              <w:spacing w:after="0" w:line="240" w:lineRule="auto"/>
              <w:rPr>
                <w:rFonts w:ascii="Calibri" w:hAnsi="Calibri" w:cs="Calibri"/>
                <w:sz w:val="20"/>
                <w:szCs w:val="20"/>
                <w:lang w:eastAsia="zh-CN"/>
              </w:rPr>
            </w:pPr>
          </w:p>
        </w:tc>
        <w:tc>
          <w:tcPr>
            <w:tcW w:w="6570" w:type="dxa"/>
            <w:tcBorders>
              <w:top w:val="single" w:sz="4" w:space="0" w:color="auto"/>
              <w:bottom w:val="single" w:sz="4" w:space="0" w:color="auto"/>
            </w:tcBorders>
            <w:shd w:val="clear" w:color="auto" w:fill="auto"/>
            <w:vAlign w:val="center"/>
          </w:tcPr>
          <w:p w14:paraId="089541E1"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 xml:space="preserve">Guizhou Province is planning to: 1) strengthen </w:t>
            </w:r>
            <w:r>
              <w:rPr>
                <w:rFonts w:ascii="Calibri" w:hAnsi="Calibri" w:cs="Calibri"/>
                <w:sz w:val="20"/>
                <w:szCs w:val="20"/>
              </w:rPr>
              <w:t xml:space="preserve">the standardization of the specialty chemical industry, including the phosphorus chemical industry; 2) support the formulation of standards for new modern chemical and phosphogypsum products; and 3) promote the design and implementation of evaluation standards for green enterprises and green industrial parks. </w:t>
            </w:r>
            <w:r>
              <w:rPr>
                <w:rFonts w:ascii="Calibri" w:hAnsi="Calibri" w:cs="Calibri"/>
                <w:sz w:val="20"/>
                <w:szCs w:val="20"/>
                <w:lang w:eastAsia="zh-CN"/>
              </w:rPr>
              <w:t xml:space="preserve">Concomitantly, significant efforts will be made to </w:t>
            </w:r>
            <w:r>
              <w:rPr>
                <w:rFonts w:ascii="Calibri" w:hAnsi="Calibri" w:cs="Calibri"/>
                <w:sz w:val="20"/>
                <w:szCs w:val="20"/>
              </w:rPr>
              <w:t>develop high-efficiency fertilizers suitable for modern agricultural development.</w:t>
            </w:r>
          </w:p>
          <w:p w14:paraId="610CF747" w14:textId="77777777" w:rsidR="00F5335A" w:rsidRDefault="00795F6F">
            <w:pPr>
              <w:spacing w:after="0" w:line="240" w:lineRule="auto"/>
              <w:rPr>
                <w:rFonts w:ascii="Calibri" w:hAnsi="Calibri" w:cs="Calibri"/>
                <w:sz w:val="20"/>
                <w:szCs w:val="20"/>
              </w:rPr>
            </w:pPr>
            <w:r>
              <w:rPr>
                <w:rFonts w:ascii="Calibri" w:hAnsi="Calibri" w:cs="Calibri"/>
                <w:sz w:val="20"/>
                <w:szCs w:val="20"/>
              </w:rPr>
              <w:t>The introduction of new standards for phosphogypsum products will be integrated with research and development activities concerning the application of key low-carbon technologies to produce high-purity phosphoric acid and improve the efficient utilization of phosphogypsum produced with the wet process phosphoric acid (WPA) method. Over the next five years, the provincial government of Guizhou will contribute a total of USD 1,987,500 co-financing for this green, low-carbon PCI development.</w:t>
            </w:r>
          </w:p>
          <w:p w14:paraId="497754E1" w14:textId="77777777" w:rsidR="00F5335A" w:rsidRDefault="00F5335A">
            <w:pPr>
              <w:spacing w:after="0" w:line="240" w:lineRule="auto"/>
              <w:rPr>
                <w:rFonts w:ascii="Calibri" w:hAnsi="Calibri" w:cs="Calibri"/>
                <w:sz w:val="20"/>
                <w:szCs w:val="20"/>
                <w:lang w:eastAsia="zh-CN"/>
              </w:rPr>
            </w:pPr>
          </w:p>
          <w:p w14:paraId="02001FC6" w14:textId="77777777" w:rsidR="00F5335A" w:rsidRDefault="00795F6F">
            <w:pPr>
              <w:spacing w:after="0" w:line="240" w:lineRule="auto"/>
              <w:rPr>
                <w:rFonts w:ascii="Calibri" w:hAnsi="Calibri" w:cs="Calibri"/>
                <w:sz w:val="20"/>
                <w:szCs w:val="20"/>
                <w:lang w:eastAsia="zh-CN"/>
              </w:rPr>
            </w:pPr>
            <w:r>
              <w:rPr>
                <w:rFonts w:ascii="Calibri" w:hAnsi="Calibri" w:cs="Calibri"/>
                <w:b/>
                <w:i/>
                <w:sz w:val="20"/>
                <w:szCs w:val="20"/>
              </w:rPr>
              <w:t>Timeline of Implementation: 202</w:t>
            </w:r>
            <w:r>
              <w:rPr>
                <w:rFonts w:ascii="Calibri" w:hAnsi="Calibri" w:cs="Calibri"/>
                <w:b/>
                <w:i/>
                <w:sz w:val="20"/>
                <w:szCs w:val="20"/>
                <w:lang w:eastAsia="zh-CN"/>
              </w:rPr>
              <w:t>2</w:t>
            </w:r>
            <w:r>
              <w:rPr>
                <w:rFonts w:ascii="Calibri" w:hAnsi="Calibri" w:cs="Calibri"/>
                <w:b/>
                <w:i/>
                <w:sz w:val="20"/>
                <w:szCs w:val="20"/>
              </w:rPr>
              <w:t>-202</w:t>
            </w:r>
            <w:r>
              <w:rPr>
                <w:rFonts w:ascii="Calibri" w:hAnsi="Calibri" w:cs="Calibri"/>
                <w:b/>
                <w:i/>
                <w:sz w:val="20"/>
                <w:szCs w:val="20"/>
                <w:lang w:eastAsia="zh-CN"/>
              </w:rPr>
              <w:t>7</w:t>
            </w:r>
          </w:p>
        </w:tc>
        <w:tc>
          <w:tcPr>
            <w:tcW w:w="1170" w:type="dxa"/>
            <w:tcBorders>
              <w:top w:val="single" w:sz="4" w:space="0" w:color="auto"/>
              <w:bottom w:val="single" w:sz="4" w:space="0" w:color="auto"/>
            </w:tcBorders>
            <w:shd w:val="clear" w:color="auto" w:fill="auto"/>
            <w:vAlign w:val="center"/>
          </w:tcPr>
          <w:p w14:paraId="59CF8ED9"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1,987,500</w:t>
            </w:r>
          </w:p>
        </w:tc>
      </w:tr>
      <w:tr w:rsidR="00F5335A" w14:paraId="72BD875B" w14:textId="77777777">
        <w:tc>
          <w:tcPr>
            <w:tcW w:w="1918" w:type="dxa"/>
            <w:tcBorders>
              <w:top w:val="single" w:sz="4" w:space="0" w:color="auto"/>
              <w:bottom w:val="single" w:sz="4" w:space="0" w:color="auto"/>
            </w:tcBorders>
            <w:shd w:val="clear" w:color="auto" w:fill="auto"/>
            <w:vAlign w:val="center"/>
          </w:tcPr>
          <w:p w14:paraId="6A8FFA11" w14:textId="77777777" w:rsidR="00F5335A" w:rsidRDefault="00795F6F">
            <w:pPr>
              <w:spacing w:after="0" w:line="240" w:lineRule="auto"/>
              <w:rPr>
                <w:rFonts w:ascii="Calibri" w:hAnsi="Calibri" w:cs="Calibri"/>
                <w:b/>
                <w:i/>
                <w:sz w:val="20"/>
                <w:szCs w:val="20"/>
                <w:lang w:eastAsia="zh-CN"/>
              </w:rPr>
            </w:pPr>
            <w:r>
              <w:rPr>
                <w:rFonts w:ascii="Calibri" w:hAnsi="Calibri" w:cs="Calibri"/>
                <w:b/>
                <w:i/>
                <w:sz w:val="20"/>
                <w:szCs w:val="20"/>
                <w:lang w:eastAsia="zh-CN"/>
              </w:rPr>
              <w:t>Sichuan Province: Support green, low-carbon technological transformation of phosphorus chemical industry</w:t>
            </w:r>
          </w:p>
        </w:tc>
        <w:tc>
          <w:tcPr>
            <w:tcW w:w="6570" w:type="dxa"/>
            <w:tcBorders>
              <w:top w:val="single" w:sz="4" w:space="0" w:color="auto"/>
              <w:bottom w:val="single" w:sz="4" w:space="0" w:color="auto"/>
            </w:tcBorders>
            <w:shd w:val="clear" w:color="auto" w:fill="auto"/>
            <w:vAlign w:val="center"/>
          </w:tcPr>
          <w:p w14:paraId="30795B02" w14:textId="77777777" w:rsidR="00F5335A" w:rsidRDefault="00795F6F">
            <w:pPr>
              <w:spacing w:after="0" w:line="240" w:lineRule="auto"/>
              <w:rPr>
                <w:rFonts w:ascii="Calibri" w:hAnsi="Calibri" w:cs="Calibri"/>
                <w:sz w:val="20"/>
                <w:szCs w:val="20"/>
              </w:rPr>
            </w:pPr>
            <w:r>
              <w:rPr>
                <w:rFonts w:ascii="Calibri" w:hAnsi="Calibri" w:cs="Calibri"/>
                <w:sz w:val="20"/>
                <w:szCs w:val="20"/>
                <w:lang w:eastAsia="zh-CN"/>
              </w:rPr>
              <w:t xml:space="preserve">Sichuan Province has integrated the greening of the chemical industry into one of the 16 key areas of the province’s “5 + 1” modern industrial system, including the accelerated development of the phosphate chemicals manufacturing. The initiative aims at upgrading traditional enterprises and building green chemical industrial parks. To support these efforts, Sichuan Province will provide a budget of USD 1,987,500 over the next five years. The financed initiatives will include the implementation of projects and R&amp;D </w:t>
            </w:r>
            <w:r>
              <w:rPr>
                <w:rFonts w:ascii="Calibri" w:hAnsi="Calibri" w:cs="Calibri"/>
                <w:sz w:val="20"/>
                <w:szCs w:val="20"/>
                <w:lang w:eastAsia="zh-CN"/>
              </w:rPr>
              <w:lastRenderedPageBreak/>
              <w:t xml:space="preserve">activities in the following areas: a) </w:t>
            </w:r>
            <w:r>
              <w:rPr>
                <w:rFonts w:ascii="Calibri" w:hAnsi="Calibri" w:cs="Calibri"/>
                <w:sz w:val="20"/>
                <w:szCs w:val="20"/>
              </w:rPr>
              <w:t>energy savings and GHG emissions reduction; b) clean production; c) comprehensive utilization of resources; and d) other technical innovation projects.</w:t>
            </w:r>
          </w:p>
          <w:p w14:paraId="3AA526BB" w14:textId="77777777" w:rsidR="00F5335A" w:rsidRDefault="00F5335A">
            <w:pPr>
              <w:spacing w:after="0" w:line="240" w:lineRule="auto"/>
              <w:rPr>
                <w:rFonts w:ascii="Calibri" w:hAnsi="Calibri" w:cs="Calibri"/>
                <w:sz w:val="20"/>
                <w:szCs w:val="20"/>
                <w:lang w:eastAsia="zh-CN"/>
              </w:rPr>
            </w:pPr>
          </w:p>
          <w:p w14:paraId="6CCBA6F4" w14:textId="77777777" w:rsidR="00F5335A" w:rsidRDefault="00795F6F">
            <w:pPr>
              <w:spacing w:after="0" w:line="240" w:lineRule="auto"/>
              <w:rPr>
                <w:rFonts w:ascii="Calibri" w:hAnsi="Calibri" w:cs="Calibri"/>
                <w:b/>
                <w:bCs/>
                <w:sz w:val="20"/>
                <w:szCs w:val="20"/>
                <w:lang w:eastAsia="zh-CN"/>
              </w:rPr>
            </w:pPr>
            <w:r>
              <w:rPr>
                <w:rFonts w:ascii="Calibri" w:hAnsi="Calibri" w:cs="Calibri"/>
                <w:b/>
                <w:i/>
                <w:sz w:val="20"/>
                <w:szCs w:val="20"/>
              </w:rPr>
              <w:t>Timeline of Implementation: 202</w:t>
            </w:r>
            <w:r>
              <w:rPr>
                <w:rFonts w:ascii="Calibri" w:hAnsi="Calibri" w:cs="Calibri"/>
                <w:b/>
                <w:i/>
                <w:sz w:val="20"/>
                <w:szCs w:val="20"/>
                <w:lang w:eastAsia="zh-CN"/>
              </w:rPr>
              <w:t>2</w:t>
            </w:r>
            <w:r>
              <w:rPr>
                <w:rFonts w:ascii="Calibri" w:hAnsi="Calibri" w:cs="Calibri"/>
                <w:b/>
                <w:i/>
                <w:sz w:val="20"/>
                <w:szCs w:val="20"/>
              </w:rPr>
              <w:t>-202</w:t>
            </w:r>
            <w:r>
              <w:rPr>
                <w:rFonts w:ascii="Calibri" w:hAnsi="Calibri" w:cs="Calibri"/>
                <w:b/>
                <w:i/>
                <w:sz w:val="20"/>
                <w:szCs w:val="20"/>
                <w:lang w:eastAsia="zh-CN"/>
              </w:rPr>
              <w:t>7</w:t>
            </w:r>
          </w:p>
        </w:tc>
        <w:tc>
          <w:tcPr>
            <w:tcW w:w="1170" w:type="dxa"/>
            <w:tcBorders>
              <w:top w:val="single" w:sz="4" w:space="0" w:color="auto"/>
              <w:bottom w:val="single" w:sz="4" w:space="0" w:color="auto"/>
            </w:tcBorders>
            <w:shd w:val="clear" w:color="auto" w:fill="auto"/>
            <w:vAlign w:val="center"/>
          </w:tcPr>
          <w:p w14:paraId="5BD0C25E" w14:textId="77777777" w:rsidR="00F5335A" w:rsidRDefault="00795F6F">
            <w:pPr>
              <w:spacing w:after="0" w:line="240" w:lineRule="auto"/>
              <w:jc w:val="right"/>
              <w:rPr>
                <w:rFonts w:ascii="Calibri" w:hAnsi="Calibri" w:cs="Calibri"/>
                <w:b/>
                <w:bCs/>
                <w:sz w:val="20"/>
                <w:szCs w:val="20"/>
                <w:lang w:eastAsia="zh-CN"/>
              </w:rPr>
            </w:pPr>
            <w:r>
              <w:rPr>
                <w:rFonts w:ascii="Calibri" w:hAnsi="Calibri" w:cs="Calibri"/>
                <w:sz w:val="20"/>
                <w:szCs w:val="20"/>
                <w:lang w:eastAsia="zh-CN"/>
              </w:rPr>
              <w:lastRenderedPageBreak/>
              <w:t>1,987,500</w:t>
            </w:r>
          </w:p>
        </w:tc>
      </w:tr>
      <w:tr w:rsidR="00F5335A" w14:paraId="421FF912" w14:textId="77777777">
        <w:tc>
          <w:tcPr>
            <w:tcW w:w="1918" w:type="dxa"/>
            <w:tcBorders>
              <w:top w:val="single" w:sz="4" w:space="0" w:color="auto"/>
              <w:bottom w:val="single" w:sz="4" w:space="0" w:color="auto"/>
            </w:tcBorders>
            <w:shd w:val="clear" w:color="auto" w:fill="auto"/>
            <w:vAlign w:val="center"/>
          </w:tcPr>
          <w:p w14:paraId="6BFEADE2" w14:textId="77777777" w:rsidR="00F5335A" w:rsidRDefault="00795F6F">
            <w:pPr>
              <w:spacing w:after="0" w:line="240" w:lineRule="auto"/>
              <w:rPr>
                <w:rFonts w:ascii="Calibri" w:eastAsia="PMingLiU" w:hAnsi="Calibri" w:cs="Calibri"/>
                <w:b/>
                <w:i/>
                <w:sz w:val="20"/>
                <w:szCs w:val="20"/>
                <w:lang w:eastAsia="zh-TW"/>
              </w:rPr>
            </w:pPr>
            <w:r>
              <w:rPr>
                <w:rFonts w:ascii="Calibri" w:hAnsi="Calibri" w:cs="Calibri"/>
                <w:b/>
                <w:i/>
                <w:sz w:val="20"/>
                <w:szCs w:val="20"/>
                <w:lang w:eastAsia="zh-CN"/>
              </w:rPr>
              <w:t>MNR and Provincial DNRs: Green, Low-carbon technology development and large-scale application</w:t>
            </w:r>
          </w:p>
        </w:tc>
        <w:tc>
          <w:tcPr>
            <w:tcW w:w="6570" w:type="dxa"/>
            <w:tcBorders>
              <w:top w:val="single" w:sz="4" w:space="0" w:color="auto"/>
              <w:bottom w:val="single" w:sz="4" w:space="0" w:color="auto"/>
            </w:tcBorders>
            <w:shd w:val="clear" w:color="auto" w:fill="auto"/>
            <w:vAlign w:val="center"/>
          </w:tcPr>
          <w:p w14:paraId="2461B2CF"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The Ministry of Natural Resources (MNR) of the People’s Republic of China and provincial local governments are the promoters of green mine construction</w:t>
            </w:r>
            <w:r>
              <w:rPr>
                <w:rStyle w:val="FootnoteReference"/>
                <w:rFonts w:ascii="Calibri" w:hAnsi="Calibri" w:cs="Calibri"/>
                <w:sz w:val="20"/>
                <w:szCs w:val="20"/>
                <w:lang w:eastAsia="zh-CN"/>
              </w:rPr>
              <w:footnoteReference w:id="4"/>
            </w:r>
            <w:r>
              <w:rPr>
                <w:rFonts w:ascii="Calibri" w:hAnsi="Calibri" w:cs="Calibri"/>
                <w:sz w:val="20"/>
                <w:szCs w:val="20"/>
                <w:lang w:eastAsia="zh-CN"/>
              </w:rPr>
              <w:t>. A total of USD 7,950,000 will be invested over the next five years for green phosphorus mine construction. This budget includes USD 2,650,000 provided by MNR and USD 5,300,000 funded by the local governments of the participating provinces.</w:t>
            </w:r>
          </w:p>
          <w:p w14:paraId="531584D7"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These activities will be implemented in the next five years will be the baseline for </w:t>
            </w:r>
            <w:r>
              <w:rPr>
                <w:rFonts w:ascii="Calibri" w:hAnsi="Calibri" w:cs="Calibri"/>
                <w:color w:val="000000"/>
                <w:sz w:val="20"/>
                <w:szCs w:val="20"/>
              </w:rPr>
              <w:t>PhosChemEE</w:t>
            </w:r>
            <w:r>
              <w:rPr>
                <w:rFonts w:ascii="Calibri" w:hAnsi="Calibri" w:cs="Calibri"/>
                <w:color w:val="000000"/>
                <w:sz w:val="20"/>
                <w:szCs w:val="20"/>
                <w:lang w:eastAsia="zh-CN"/>
              </w:rPr>
              <w:t xml:space="preserve"> </w:t>
            </w:r>
            <w:r>
              <w:rPr>
                <w:rFonts w:ascii="Calibri" w:hAnsi="Calibri" w:cs="Calibri"/>
                <w:color w:val="000000"/>
                <w:sz w:val="20"/>
                <w:szCs w:val="20"/>
              </w:rPr>
              <w:t>project activities</w:t>
            </w:r>
            <w:r>
              <w:rPr>
                <w:rFonts w:ascii="Calibri" w:hAnsi="Calibri" w:cs="Calibri"/>
                <w:sz w:val="20"/>
                <w:szCs w:val="20"/>
              </w:rPr>
              <w:t xml:space="preserve">, including the introduction of relevant policies, demonstration projects, and key technology promotion. The proposed </w:t>
            </w:r>
            <w:r>
              <w:rPr>
                <w:rFonts w:ascii="Calibri" w:hAnsi="Calibri" w:cs="Calibri"/>
                <w:color w:val="000000"/>
                <w:sz w:val="20"/>
                <w:szCs w:val="20"/>
              </w:rPr>
              <w:t>PhosChemEE</w:t>
            </w:r>
            <w:r>
              <w:rPr>
                <w:rFonts w:ascii="Calibri" w:hAnsi="Calibri" w:cs="Calibri"/>
                <w:color w:val="000000"/>
                <w:sz w:val="20"/>
                <w:szCs w:val="20"/>
                <w:lang w:eastAsia="zh-CN"/>
              </w:rPr>
              <w:t xml:space="preserve"> </w:t>
            </w:r>
            <w:r>
              <w:rPr>
                <w:rFonts w:ascii="Calibri" w:hAnsi="Calibri" w:cs="Calibri"/>
                <w:color w:val="000000"/>
                <w:sz w:val="20"/>
                <w:szCs w:val="20"/>
              </w:rPr>
              <w:t>project</w:t>
            </w:r>
            <w:r>
              <w:rPr>
                <w:rFonts w:ascii="Calibri" w:hAnsi="Calibri" w:cs="Calibri"/>
                <w:sz w:val="20"/>
                <w:szCs w:val="20"/>
              </w:rPr>
              <w:t xml:space="preserve"> will also cooperate in the formulation of relevant policies, technical specifications, and demonstration of key low-carbon technologies</w:t>
            </w:r>
            <w:r>
              <w:rPr>
                <w:rFonts w:ascii="Calibri" w:hAnsi="Calibri" w:cs="Calibri"/>
                <w:sz w:val="20"/>
                <w:szCs w:val="20"/>
                <w:lang w:eastAsia="zh-CN"/>
              </w:rPr>
              <w:t xml:space="preserve"> to support the</w:t>
            </w:r>
            <w:r>
              <w:rPr>
                <w:rFonts w:ascii="Calibri" w:hAnsi="Calibri" w:cs="Calibri"/>
                <w:sz w:val="20"/>
                <w:szCs w:val="20"/>
              </w:rPr>
              <w:t xml:space="preserve"> green transformation of the phosphorus chemical industry.</w:t>
            </w:r>
          </w:p>
          <w:p w14:paraId="7B961D8B" w14:textId="77777777" w:rsidR="00F5335A" w:rsidRDefault="00F5335A">
            <w:pPr>
              <w:spacing w:after="0" w:line="240" w:lineRule="auto"/>
              <w:rPr>
                <w:rFonts w:ascii="Calibri" w:hAnsi="Calibri" w:cs="Calibri"/>
                <w:sz w:val="20"/>
                <w:szCs w:val="20"/>
              </w:rPr>
            </w:pPr>
          </w:p>
          <w:p w14:paraId="48F85DD9"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Timeline of Implementation: 202</w:t>
            </w:r>
            <w:r>
              <w:rPr>
                <w:rFonts w:ascii="Calibri" w:hAnsi="Calibri" w:cs="Calibri"/>
                <w:b/>
                <w:sz w:val="20"/>
                <w:szCs w:val="20"/>
                <w:lang w:eastAsia="zh-CN"/>
              </w:rPr>
              <w:t>2</w:t>
            </w:r>
            <w:r>
              <w:rPr>
                <w:rFonts w:ascii="Calibri" w:hAnsi="Calibri" w:cs="Calibri"/>
                <w:b/>
                <w:sz w:val="20"/>
                <w:szCs w:val="20"/>
              </w:rPr>
              <w:t>-202</w:t>
            </w:r>
            <w:r>
              <w:rPr>
                <w:rFonts w:ascii="Calibri" w:hAnsi="Calibri" w:cs="Calibri"/>
                <w:b/>
                <w:sz w:val="20"/>
                <w:szCs w:val="20"/>
                <w:lang w:eastAsia="zh-CN"/>
              </w:rPr>
              <w:t>7</w:t>
            </w:r>
          </w:p>
        </w:tc>
        <w:tc>
          <w:tcPr>
            <w:tcW w:w="1170" w:type="dxa"/>
            <w:tcBorders>
              <w:top w:val="single" w:sz="4" w:space="0" w:color="auto"/>
              <w:bottom w:val="single" w:sz="4" w:space="0" w:color="auto"/>
            </w:tcBorders>
            <w:shd w:val="clear" w:color="auto" w:fill="auto"/>
            <w:vAlign w:val="center"/>
          </w:tcPr>
          <w:p w14:paraId="7B352D83"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lang w:eastAsia="zh-CN"/>
              </w:rPr>
              <w:t>7,9</w:t>
            </w:r>
            <w:r>
              <w:rPr>
                <w:rFonts w:ascii="Calibri" w:eastAsia="PMingLiU" w:hAnsi="Calibri" w:cs="Calibri"/>
                <w:sz w:val="20"/>
                <w:szCs w:val="20"/>
                <w:lang w:eastAsia="zh-TW"/>
              </w:rPr>
              <w:t>5</w:t>
            </w:r>
            <w:r>
              <w:rPr>
                <w:rFonts w:ascii="Calibri" w:hAnsi="Calibri" w:cs="Calibri"/>
                <w:sz w:val="20"/>
                <w:szCs w:val="20"/>
              </w:rPr>
              <w:t>0,000</w:t>
            </w:r>
          </w:p>
        </w:tc>
      </w:tr>
      <w:tr w:rsidR="00F5335A" w14:paraId="1D513285" w14:textId="77777777">
        <w:tc>
          <w:tcPr>
            <w:tcW w:w="1918" w:type="dxa"/>
            <w:tcBorders>
              <w:top w:val="single" w:sz="4" w:space="0" w:color="auto"/>
              <w:bottom w:val="single" w:sz="4" w:space="0" w:color="auto"/>
            </w:tcBorders>
            <w:shd w:val="clear" w:color="auto" w:fill="auto"/>
            <w:vAlign w:val="center"/>
          </w:tcPr>
          <w:p w14:paraId="5FA2F264" w14:textId="77777777" w:rsidR="00F5335A" w:rsidRDefault="00795F6F">
            <w:pPr>
              <w:spacing w:after="0" w:line="240" w:lineRule="auto"/>
              <w:rPr>
                <w:rFonts w:ascii="Calibri" w:hAnsi="Calibri" w:cs="Calibri"/>
                <w:b/>
                <w:i/>
                <w:sz w:val="20"/>
                <w:szCs w:val="20"/>
              </w:rPr>
            </w:pPr>
            <w:r>
              <w:rPr>
                <w:rFonts w:ascii="Calibri" w:hAnsi="Calibri" w:cs="Calibri"/>
                <w:b/>
                <w:i/>
                <w:sz w:val="20"/>
                <w:szCs w:val="20"/>
                <w:lang w:eastAsia="zh-CN"/>
              </w:rPr>
              <w:t>Private Sector: develop green, low-carbon phosphate mining &amp; refining, phosphate chemicals production, and waste management demo projects</w:t>
            </w:r>
          </w:p>
        </w:tc>
        <w:tc>
          <w:tcPr>
            <w:tcW w:w="6570" w:type="dxa"/>
            <w:tcBorders>
              <w:top w:val="single" w:sz="4" w:space="0" w:color="auto"/>
              <w:bottom w:val="single" w:sz="4" w:space="0" w:color="auto"/>
            </w:tcBorders>
            <w:shd w:val="clear" w:color="auto" w:fill="auto"/>
            <w:vAlign w:val="center"/>
          </w:tcPr>
          <w:p w14:paraId="0939D1C7" w14:textId="77777777" w:rsidR="00F5335A" w:rsidRDefault="00795F6F">
            <w:pPr>
              <w:spacing w:after="0" w:line="240" w:lineRule="auto"/>
              <w:rPr>
                <w:rFonts w:ascii="Calibri" w:hAnsi="Calibri" w:cs="Calibri"/>
                <w:sz w:val="20"/>
                <w:szCs w:val="20"/>
              </w:rPr>
            </w:pPr>
            <w:r>
              <w:rPr>
                <w:rFonts w:ascii="Calibri" w:hAnsi="Calibri" w:cs="Calibri"/>
                <w:sz w:val="20"/>
                <w:szCs w:val="20"/>
              </w:rPr>
              <w:t>The private sector will participate in the design and demonstration of green, energy-saving and low-carbon technology projects in the entire PCI value chain, namely: a) phosrock mining and refining; b) phosphate chemicals production; and c) waste management. The demo projects, which are annexed to this project proposal, will include: construction, installation and operation of equipment and facilities to showcase green, low-carbon technology applications; and capacity building and training programs for key technical/design personnel and stakeholders, which will accelerate the promotion and development of a green PCI.</w:t>
            </w:r>
          </w:p>
          <w:p w14:paraId="0A3184E8" w14:textId="77777777" w:rsidR="00F5335A" w:rsidRDefault="00F5335A">
            <w:pPr>
              <w:spacing w:after="0" w:line="240" w:lineRule="auto"/>
              <w:rPr>
                <w:rFonts w:ascii="Calibri" w:hAnsi="Calibri" w:cs="Calibri"/>
                <w:sz w:val="20"/>
                <w:szCs w:val="20"/>
              </w:rPr>
            </w:pPr>
          </w:p>
          <w:p w14:paraId="28C461F1" w14:textId="77777777" w:rsidR="00F5335A" w:rsidRDefault="00795F6F">
            <w:pPr>
              <w:spacing w:after="0" w:line="240" w:lineRule="auto"/>
              <w:rPr>
                <w:rFonts w:ascii="Calibri" w:hAnsi="Calibri" w:cs="Calibri"/>
                <w:sz w:val="20"/>
                <w:szCs w:val="20"/>
              </w:rPr>
            </w:pPr>
            <w:r>
              <w:rPr>
                <w:rFonts w:ascii="Calibri" w:hAnsi="Calibri" w:cs="Calibri"/>
                <w:b/>
                <w:sz w:val="20"/>
                <w:szCs w:val="20"/>
              </w:rPr>
              <w:t>Timeline of Implementation: 202</w:t>
            </w:r>
            <w:r>
              <w:rPr>
                <w:rFonts w:ascii="Calibri" w:hAnsi="Calibri" w:cs="Calibri"/>
                <w:b/>
                <w:sz w:val="20"/>
                <w:szCs w:val="20"/>
                <w:lang w:eastAsia="zh-CN"/>
              </w:rPr>
              <w:t>2</w:t>
            </w:r>
            <w:r>
              <w:rPr>
                <w:rFonts w:ascii="Calibri" w:hAnsi="Calibri" w:cs="Calibri"/>
                <w:b/>
                <w:sz w:val="20"/>
                <w:szCs w:val="20"/>
              </w:rPr>
              <w:t>-202</w:t>
            </w:r>
            <w:r>
              <w:rPr>
                <w:rFonts w:ascii="Calibri" w:hAnsi="Calibri" w:cs="Calibri"/>
                <w:b/>
                <w:sz w:val="20"/>
                <w:szCs w:val="20"/>
                <w:lang w:eastAsia="zh-CN"/>
              </w:rPr>
              <w:t>7</w:t>
            </w:r>
          </w:p>
        </w:tc>
        <w:tc>
          <w:tcPr>
            <w:tcW w:w="1170" w:type="dxa"/>
            <w:tcBorders>
              <w:top w:val="single" w:sz="4" w:space="0" w:color="auto"/>
              <w:bottom w:val="single" w:sz="4" w:space="0" w:color="auto"/>
            </w:tcBorders>
            <w:shd w:val="clear" w:color="auto" w:fill="auto"/>
            <w:vAlign w:val="center"/>
          </w:tcPr>
          <w:p w14:paraId="10EE3418"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77,763,687</w:t>
            </w:r>
          </w:p>
        </w:tc>
      </w:tr>
      <w:bookmarkEnd w:id="71"/>
    </w:tbl>
    <w:p w14:paraId="4F0BDBD4" w14:textId="77777777" w:rsidR="00F5335A" w:rsidRDefault="00F5335A">
      <w:pPr>
        <w:spacing w:after="0" w:line="240" w:lineRule="auto"/>
        <w:rPr>
          <w:rFonts w:ascii="Calibri" w:hAnsi="Calibri" w:cs="Calibri"/>
          <w:color w:val="0000FF"/>
        </w:rPr>
      </w:pPr>
    </w:p>
    <w:p w14:paraId="14FD20BF" w14:textId="77777777" w:rsidR="00F5335A" w:rsidRDefault="00795F6F">
      <w:pPr>
        <w:spacing w:after="0" w:line="240" w:lineRule="auto"/>
        <w:jc w:val="both"/>
        <w:rPr>
          <w:rFonts w:ascii="Calibri" w:hAnsi="Calibri" w:cs="Calibri"/>
          <w:bCs/>
        </w:rPr>
      </w:pPr>
      <w:r>
        <w:rPr>
          <w:rFonts w:ascii="Calibri" w:hAnsi="Calibri" w:cs="Calibri"/>
          <w:bCs/>
        </w:rPr>
        <w:t>The successful completion of all the baseline projects and programs listed in Table 1 will bring China closer to</w:t>
      </w:r>
      <w:r>
        <w:rPr>
          <w:rFonts w:ascii="Calibri" w:hAnsi="Calibri" w:cs="Calibri"/>
          <w:bCs/>
          <w:lang w:eastAsia="zh-CN"/>
        </w:rPr>
        <w:t xml:space="preserve"> e</w:t>
      </w:r>
      <w:r>
        <w:rPr>
          <w:rFonts w:ascii="Calibri" w:hAnsi="Calibri" w:cs="Calibri"/>
          <w:bCs/>
        </w:rPr>
        <w:t>nabl</w:t>
      </w:r>
      <w:r>
        <w:rPr>
          <w:rFonts w:ascii="Calibri" w:hAnsi="Calibri" w:cs="Calibri"/>
          <w:bCs/>
          <w:lang w:eastAsia="zh-CN"/>
        </w:rPr>
        <w:t>ing</w:t>
      </w:r>
      <w:r>
        <w:rPr>
          <w:rFonts w:ascii="Calibri" w:hAnsi="Calibri" w:cs="Calibri"/>
          <w:bCs/>
        </w:rPr>
        <w:t xml:space="preserve"> the extensive application of low carbon and energy efficient technologies in the phosphate chemicals industry in China</w:t>
      </w:r>
      <w:r>
        <w:rPr>
          <w:rFonts w:ascii="Calibri" w:hAnsi="Calibri" w:cs="Calibri"/>
          <w:bCs/>
          <w:lang w:eastAsia="zh-CN"/>
        </w:rPr>
        <w:t xml:space="preserve"> and</w:t>
      </w:r>
      <w:r>
        <w:rPr>
          <w:rFonts w:ascii="Calibri" w:hAnsi="Calibri" w:cs="Calibri"/>
          <w:bCs/>
        </w:rPr>
        <w:t xml:space="preserve"> transitioning towards to achieving </w:t>
      </w:r>
      <w:r>
        <w:rPr>
          <w:rFonts w:ascii="Calibri" w:hAnsi="Calibri" w:cs="Calibri"/>
          <w:bCs/>
          <w:lang w:eastAsia="zh-CN"/>
        </w:rPr>
        <w:t xml:space="preserve">China </w:t>
      </w:r>
      <w:r>
        <w:rPr>
          <w:rFonts w:ascii="Calibri" w:hAnsi="Calibri" w:cs="Calibri"/>
          <w:bCs/>
        </w:rPr>
        <w:t xml:space="preserve">dual-carbon target, but still they will not be enough to fully realize these goals. Improvements in the baseline efforts of the country are necessary. Such improvements call for the removal of the identified existing barriers. The removal of such barriers will not only achieve the desired transformation of the </w:t>
      </w:r>
      <w:r>
        <w:rPr>
          <w:rFonts w:ascii="Calibri" w:hAnsi="Calibri" w:cs="Calibri"/>
          <w:bCs/>
          <w:lang w:eastAsia="zh-CN"/>
        </w:rPr>
        <w:t xml:space="preserve">PCI </w:t>
      </w:r>
      <w:r>
        <w:rPr>
          <w:rFonts w:ascii="Calibri" w:hAnsi="Calibri" w:cs="Calibri"/>
          <w:bCs/>
        </w:rPr>
        <w:t>development, but also contribute to the realization of the climate change mitigation NDC targets of the country.</w:t>
      </w:r>
    </w:p>
    <w:p w14:paraId="015E8021" w14:textId="04AA5BB4" w:rsidR="00F5335A" w:rsidRDefault="00F5335A">
      <w:pPr>
        <w:spacing w:after="0" w:line="240" w:lineRule="auto"/>
        <w:rPr>
          <w:rFonts w:ascii="Calibri" w:hAnsi="Calibri" w:cs="Calibri"/>
          <w:i/>
        </w:rPr>
      </w:pPr>
    </w:p>
    <w:p w14:paraId="2166179B" w14:textId="77777777" w:rsidR="00F5335A" w:rsidRDefault="00795F6F">
      <w:pPr>
        <w:keepNext/>
        <w:pBdr>
          <w:top w:val="single" w:sz="4" w:space="1" w:color="auto"/>
        </w:pBdr>
        <w:tabs>
          <w:tab w:val="left" w:pos="720"/>
        </w:tabs>
        <w:suppressAutoHyphens/>
        <w:spacing w:after="0" w:line="240" w:lineRule="auto"/>
        <w:ind w:left="720" w:hanging="720"/>
        <w:outlineLvl w:val="0"/>
        <w:rPr>
          <w:rFonts w:ascii="Calibri" w:hAnsi="Calibri" w:cs="Calibri"/>
          <w:b/>
          <w:smallCaps/>
          <w:spacing w:val="-2"/>
        </w:rPr>
      </w:pPr>
      <w:bookmarkStart w:id="72" w:name="_Toc88064332"/>
      <w:bookmarkStart w:id="73" w:name="_Toc207800911"/>
      <w:r>
        <w:rPr>
          <w:rFonts w:ascii="Calibri" w:hAnsi="Calibri" w:cs="Calibri"/>
          <w:b/>
          <w:smallCaps/>
          <w:spacing w:val="-2"/>
        </w:rPr>
        <w:lastRenderedPageBreak/>
        <w:t>III. Strategy</w:t>
      </w:r>
      <w:bookmarkEnd w:id="72"/>
      <w:r>
        <w:rPr>
          <w:rFonts w:ascii="Calibri" w:hAnsi="Calibri" w:cs="Calibri"/>
          <w:b/>
          <w:smallCaps/>
          <w:spacing w:val="-2"/>
        </w:rPr>
        <w:t xml:space="preserve"> </w:t>
      </w:r>
      <w:bookmarkEnd w:id="73"/>
    </w:p>
    <w:p w14:paraId="64A44FD4" w14:textId="77777777" w:rsidR="00F5335A" w:rsidRDefault="00F5335A">
      <w:pPr>
        <w:spacing w:after="0" w:line="240" w:lineRule="auto"/>
        <w:rPr>
          <w:rFonts w:ascii="Calibri" w:hAnsi="Calibri" w:cs="Calibri"/>
        </w:rPr>
      </w:pPr>
    </w:p>
    <w:p w14:paraId="0E97580A" w14:textId="77777777" w:rsidR="00F5335A" w:rsidRDefault="00795F6F">
      <w:pPr>
        <w:spacing w:after="0" w:line="240" w:lineRule="auto"/>
        <w:rPr>
          <w:rFonts w:ascii="Calibri" w:hAnsi="Calibri" w:cs="Calibri"/>
          <w:b/>
          <w:bCs/>
          <w:color w:val="000000"/>
          <w:u w:val="single"/>
          <w:lang w:eastAsia="zh-CN"/>
        </w:rPr>
      </w:pPr>
      <w:r>
        <w:rPr>
          <w:rFonts w:ascii="Calibri" w:hAnsi="Calibri" w:cs="Calibri"/>
          <w:b/>
          <w:bCs/>
          <w:color w:val="000000"/>
          <w:u w:val="single"/>
          <w:lang w:eastAsia="zh-CN"/>
        </w:rPr>
        <w:t>Applied Project Strategy and Incremental Activities</w:t>
      </w:r>
    </w:p>
    <w:p w14:paraId="5F193586" w14:textId="77777777" w:rsidR="00F5335A" w:rsidRDefault="00F5335A">
      <w:pPr>
        <w:spacing w:after="0" w:line="240" w:lineRule="auto"/>
        <w:rPr>
          <w:rFonts w:ascii="Calibri" w:hAnsi="Calibri" w:cs="Calibri"/>
        </w:rPr>
      </w:pPr>
    </w:p>
    <w:p w14:paraId="652730DE" w14:textId="77777777" w:rsidR="00F5335A" w:rsidRDefault="00795F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PhosChemEE Project is designed based on a barrier removal approach. The proposed strategy calls for the design of </w:t>
      </w:r>
      <w:r>
        <w:rPr>
          <w:rFonts w:ascii="Calibri" w:hAnsi="Calibri" w:cs="Calibri"/>
          <w:i/>
          <w:sz w:val="22"/>
          <w:szCs w:val="22"/>
        </w:rPr>
        <w:t>ad-hoc</w:t>
      </w:r>
      <w:r>
        <w:rPr>
          <w:rFonts w:ascii="Calibri" w:hAnsi="Calibri" w:cs="Calibri"/>
          <w:sz w:val="22"/>
          <w:szCs w:val="22"/>
        </w:rPr>
        <w:t xml:space="preserve"> incremental activities that by building on, and complementing, supplementing, or augmenting, the aforementioned baseline projects aim to remove all identified barriers. A barrier removal approach is the best available strategy because of its sustainability long after the implementation of the PhosChemEE project has been completed. The strategy is illustrated in the Theory of Change (ToC) diagram illustrated in Figure 3 below. The ToC visually show how the identified barriers lead to the main problem for China’s PCI industry (yellow section of the figure), while the implementation of the PhosChemEE incremental activities will allow the removal of the barriers and the achievement of the main Project Objective: </w:t>
      </w:r>
      <w:r>
        <w:rPr>
          <w:rFonts w:ascii="Calibri" w:hAnsi="Calibri" w:cs="Calibri"/>
          <w:b/>
          <w:i/>
          <w:sz w:val="22"/>
          <w:szCs w:val="22"/>
        </w:rPr>
        <w:t>“</w:t>
      </w:r>
      <w:r>
        <w:rPr>
          <w:rFonts w:ascii="Calibri" w:hAnsi="Calibri" w:cs="Calibri"/>
          <w:b/>
          <w:bCs/>
          <w:i/>
          <w:sz w:val="22"/>
          <w:szCs w:val="22"/>
        </w:rPr>
        <w:t>Enabling the extensive application of low carbon and energy efficient technologies in the phosphate chemicals industry in China”</w:t>
      </w:r>
      <w:r>
        <w:rPr>
          <w:rFonts w:ascii="Calibri" w:hAnsi="Calibri" w:cs="Calibri"/>
          <w:b/>
          <w:i/>
          <w:sz w:val="22"/>
          <w:szCs w:val="22"/>
        </w:rPr>
        <w:t xml:space="preserve"> </w:t>
      </w:r>
      <w:r>
        <w:rPr>
          <w:rFonts w:ascii="Calibri" w:hAnsi="Calibri" w:cs="Calibri"/>
          <w:sz w:val="22"/>
          <w:szCs w:val="22"/>
        </w:rPr>
        <w:t>(purple section of the figure). The following are the expected outcomes of the project and the proposed ways in which the barrier removal strategy will be carried out to realize them:</w:t>
      </w:r>
    </w:p>
    <w:p w14:paraId="2B8A90A9" w14:textId="77777777" w:rsidR="00F5335A" w:rsidRDefault="00F5335A">
      <w:pPr>
        <w:spacing w:after="0" w:line="240" w:lineRule="auto"/>
        <w:rPr>
          <w:rFonts w:ascii="Calibri" w:hAnsi="Calibri" w:cs="Calibri"/>
          <w:szCs w:val="20"/>
        </w:rPr>
      </w:pPr>
    </w:p>
    <w:p w14:paraId="7DDC7F54" w14:textId="77777777" w:rsidR="00F5335A" w:rsidRDefault="00795F6F">
      <w:pPr>
        <w:spacing w:after="0" w:line="240" w:lineRule="auto"/>
        <w:jc w:val="both"/>
        <w:rPr>
          <w:rFonts w:ascii="Calibri" w:hAnsi="Calibri" w:cs="Calibri"/>
          <w:szCs w:val="20"/>
        </w:rPr>
      </w:pPr>
      <w:r>
        <w:rPr>
          <w:rFonts w:ascii="Calibri" w:hAnsi="Calibri" w:cs="Calibri"/>
          <w:szCs w:val="20"/>
        </w:rPr>
        <w:t>The value chain of the phosphate chemical industry in China is made of three main sub-sectors, namely: 1) the upstream phosphate mining and refining sub-sector; 2) the subsequent phosphate chemicals production sub-sector; and 3) the waste management sub-sector, which covers waste generated in both the previous two sub-sector. The project Log Frame is organized in three components, one for each sub-sector. Each of the three components is structured in a similar way and is made of two Outcomes, the first concerns provision of technical assistance while the second focuses on investment type activities. Therefore, the entire PhosChemEE project has a total of six Outcomes.</w:t>
      </w:r>
    </w:p>
    <w:p w14:paraId="0F0DB4DA" w14:textId="77777777" w:rsidR="00F5335A" w:rsidRDefault="00F5335A">
      <w:pPr>
        <w:spacing w:after="0" w:line="240" w:lineRule="auto"/>
        <w:rPr>
          <w:rFonts w:ascii="Calibri" w:hAnsi="Calibri" w:cs="Calibri"/>
        </w:rPr>
      </w:pPr>
    </w:p>
    <w:p w14:paraId="1BDFC213" w14:textId="77777777" w:rsidR="00F5335A" w:rsidRDefault="00795F6F">
      <w:pPr>
        <w:pStyle w:val="ListParagraph"/>
        <w:ind w:left="0"/>
        <w:jc w:val="both"/>
        <w:rPr>
          <w:rFonts w:ascii="Calibri" w:hAnsi="Calibri" w:cs="Calibri"/>
          <w:b/>
          <w:bCs/>
          <w:sz w:val="22"/>
          <w:szCs w:val="22"/>
        </w:rPr>
      </w:pPr>
      <w:r>
        <w:rPr>
          <w:rFonts w:ascii="Calibri" w:hAnsi="Calibri" w:cs="Calibri"/>
          <w:b/>
          <w:bCs/>
          <w:sz w:val="22"/>
          <w:szCs w:val="22"/>
        </w:rPr>
        <w:t>Component 1 – Green and Low Carbon Development and Operation of Phosphate Mines:</w:t>
      </w:r>
    </w:p>
    <w:p w14:paraId="72251330" w14:textId="77777777" w:rsidR="00F5335A" w:rsidRDefault="00F5335A">
      <w:pPr>
        <w:pStyle w:val="ListParagraph"/>
        <w:ind w:left="0"/>
        <w:jc w:val="both"/>
        <w:rPr>
          <w:rFonts w:ascii="Calibri" w:hAnsi="Calibri" w:cs="Calibri"/>
          <w:b/>
          <w:bCs/>
          <w:sz w:val="22"/>
          <w:szCs w:val="22"/>
        </w:rPr>
      </w:pPr>
    </w:p>
    <w:p w14:paraId="135E12CC" w14:textId="77777777" w:rsidR="00F5335A" w:rsidRDefault="00795F6F">
      <w:pPr>
        <w:pStyle w:val="ListParagraph"/>
        <w:ind w:left="0"/>
        <w:jc w:val="both"/>
        <w:rPr>
          <w:rFonts w:ascii="Calibri" w:hAnsi="Calibri" w:cs="Calibri"/>
          <w:sz w:val="22"/>
          <w:szCs w:val="22"/>
        </w:rPr>
      </w:pPr>
      <w:r>
        <w:rPr>
          <w:rFonts w:ascii="Calibri" w:hAnsi="Calibri" w:cs="Calibri"/>
          <w:sz w:val="22"/>
          <w:szCs w:val="22"/>
        </w:rPr>
        <w:t>This project component is intended for the removal of barriers to the application of green, energy efficient low carbon technologies/techniques and practices in the mining and refining of phosphate ore. The delivery of the envisioned outputs from this project component will bring about two main outcomes: (1) Improved interest and commitment of the phosphate chemical industry in the green, low carbon and energy efficient operations of the phosphate mining sub-sector in China; and, (2) Enhanced confidence in the feasibility of the application of green, energy efficient low carbon technologies in phosphate ore mining and refining in China.</w:t>
      </w:r>
    </w:p>
    <w:p w14:paraId="1B03E76A" w14:textId="77777777" w:rsidR="00F5335A" w:rsidRDefault="00F5335A">
      <w:pPr>
        <w:spacing w:after="0" w:line="240" w:lineRule="auto"/>
        <w:jc w:val="both"/>
        <w:rPr>
          <w:rFonts w:ascii="Calibri" w:hAnsi="Calibri" w:cs="Calibri"/>
          <w:i/>
        </w:rPr>
      </w:pPr>
    </w:p>
    <w:p w14:paraId="7FD19609" w14:textId="77777777" w:rsidR="00F5335A" w:rsidRDefault="00795F6F">
      <w:pPr>
        <w:pStyle w:val="ListParagraph"/>
        <w:ind w:left="0"/>
        <w:jc w:val="both"/>
        <w:rPr>
          <w:rFonts w:ascii="Calibri" w:hAnsi="Calibri" w:cs="Calibri"/>
          <w:sz w:val="22"/>
          <w:szCs w:val="22"/>
        </w:rPr>
      </w:pPr>
      <w:r>
        <w:rPr>
          <w:rFonts w:ascii="Calibri" w:hAnsi="Calibri" w:cs="Calibri"/>
          <w:i/>
          <w:sz w:val="22"/>
          <w:szCs w:val="22"/>
        </w:rPr>
        <w:t>Outcome 1.1: Improved interest and commitment of the phosphate chemical industry in the green, low carbon and energy efficient operations of the phosphate mining sub-sector in China.</w:t>
      </w:r>
      <w:r>
        <w:rPr>
          <w:rFonts w:ascii="Calibri" w:hAnsi="Calibri" w:cs="Calibri"/>
          <w:sz w:val="22"/>
          <w:szCs w:val="22"/>
        </w:rPr>
        <w:t xml:space="preserve"> This outcome is expected to be realized through the implementation of six sets of activities involving the: (1) Formulation and enforcement of policy and institutional frameworks supporting green, energy efficient low carbon development initiatives in phosphate ore mining and refining; (2) Formulation and enforcement of standards, policies and implementing rules and regulations on the promotion and practice of green, energy efficient, low carbon technologies/techniques, in the development and operations of phosphate mines; (3) Documentation of annual evaluation reports on the energy performance and environmental impacts of each demo activity and documented and disseminated demo results; (4) Design, conduct and post-evaluation of continuing education program in the PCI mining sub-sector in selected provinces, with regular capacity needs assessment in the area of green, energy efficient low carbon technologies applied in phosphate mining and refining; (5) Establishment of online monitoring, reporting and verification (MRV) system for energy-saving and GHG emission reduction from the application green, energy efficient low-</w:t>
      </w:r>
      <w:r>
        <w:rPr>
          <w:rFonts w:ascii="Calibri" w:hAnsi="Calibri" w:cs="Calibri"/>
          <w:sz w:val="22"/>
          <w:szCs w:val="22"/>
        </w:rPr>
        <w:lastRenderedPageBreak/>
        <w:t>carbon technologies in the PCI including information sharing scheme; and (6) Establishment and operationalization of an up-to-date information management and exchange system for all aspects of green, energy efficient low carbon phosphate mining and refining technologies and best practices.</w:t>
      </w:r>
    </w:p>
    <w:p w14:paraId="2675D0E1" w14:textId="77777777" w:rsidR="00F5335A" w:rsidRDefault="00F5335A">
      <w:pPr>
        <w:spacing w:after="0" w:line="240" w:lineRule="auto"/>
        <w:rPr>
          <w:rFonts w:ascii="Calibri" w:hAnsi="Calibri" w:cs="Calibri"/>
          <w:b/>
          <w:smallCaps/>
          <w:spacing w:val="-2"/>
        </w:rPr>
      </w:pPr>
    </w:p>
    <w:p w14:paraId="10DB1A16" w14:textId="77777777" w:rsidR="00F5335A" w:rsidRDefault="00795F6F">
      <w:pPr>
        <w:spacing w:after="0" w:line="240" w:lineRule="auto"/>
        <w:jc w:val="both"/>
        <w:rPr>
          <w:rFonts w:ascii="Calibri" w:hAnsi="Calibri" w:cs="Calibri"/>
        </w:rPr>
      </w:pPr>
      <w:r>
        <w:rPr>
          <w:rFonts w:ascii="Calibri" w:hAnsi="Calibri" w:cs="Calibri"/>
          <w:i/>
        </w:rPr>
        <w:t>Outcome 1.2: Enhanced confidence in the feasibility of the application of green, energy efficient low carbon technologies in phosrock mining and refining in China.</w:t>
      </w:r>
      <w:r>
        <w:rPr>
          <w:rFonts w:ascii="Calibri" w:hAnsi="Calibri" w:cs="Calibri"/>
        </w:rPr>
        <w:t xml:space="preserve"> This outcome is expected to be realized through the implementation of four sets of activities involving the: (1) Designing and planning of the demonstrations of green, energy efficient and low carbon technologies in phosphate mines development and operations in selected provinces; (2) Installation and operationalization of green, energy efficient low carbon technology application demos in phosphate ore mining and refining; (3) Establishment and operationalization of financial support schemes that are accessible to PCI mining companies to support their green, energy efficient and low carbon technology application initiatives; and (4) Approval of financed follow-up plan for the replication of the application of demonstrated green, energy efficient low carbon technologies in phosphate ore mining and refining in other localities.</w:t>
      </w:r>
    </w:p>
    <w:p w14:paraId="4084895F" w14:textId="77777777" w:rsidR="00F5335A" w:rsidRDefault="00F5335A">
      <w:pPr>
        <w:spacing w:after="0" w:line="240" w:lineRule="auto"/>
        <w:jc w:val="both"/>
        <w:rPr>
          <w:rFonts w:ascii="Calibri" w:hAnsi="Calibri" w:cs="Calibri"/>
        </w:rPr>
      </w:pPr>
    </w:p>
    <w:p w14:paraId="3796D103" w14:textId="77777777" w:rsidR="00F5335A" w:rsidRDefault="00795F6F">
      <w:pPr>
        <w:spacing w:after="0" w:line="240" w:lineRule="auto"/>
        <w:jc w:val="both"/>
        <w:rPr>
          <w:rFonts w:ascii="Calibri" w:hAnsi="Calibri" w:cs="Calibri"/>
        </w:rPr>
      </w:pPr>
      <w:r>
        <w:rPr>
          <w:rFonts w:ascii="Calibri" w:hAnsi="Calibri" w:cs="Calibri"/>
        </w:rPr>
        <w:t>The green, energy efficient and low carbon demos that will be implemented in the partner phosphate mining companies that mine and refine phosphate ore are the following:</w:t>
      </w:r>
    </w:p>
    <w:p w14:paraId="2FDD2F37" w14:textId="77777777" w:rsidR="00F5335A" w:rsidRDefault="00F5335A">
      <w:pPr>
        <w:spacing w:after="0" w:line="240" w:lineRule="auto"/>
        <w:jc w:val="both"/>
        <w:rPr>
          <w:rFonts w:ascii="Calibri" w:hAnsi="Calibri" w:cs="Calibri"/>
        </w:rPr>
      </w:pPr>
    </w:p>
    <w:p w14:paraId="536923A0" w14:textId="77777777" w:rsidR="00F5335A" w:rsidRDefault="00795F6F">
      <w:pPr>
        <w:pStyle w:val="ListParagraph"/>
        <w:numPr>
          <w:ilvl w:val="0"/>
          <w:numId w:val="11"/>
        </w:numPr>
        <w:jc w:val="both"/>
        <w:rPr>
          <w:rFonts w:ascii="Calibri" w:hAnsi="Calibri" w:cs="Calibri"/>
          <w:sz w:val="22"/>
          <w:szCs w:val="22"/>
        </w:rPr>
      </w:pPr>
      <w:r>
        <w:rPr>
          <w:rFonts w:ascii="Calibri" w:hAnsi="Calibri" w:cs="Calibri"/>
          <w:sz w:val="22"/>
          <w:szCs w:val="22"/>
        </w:rPr>
        <w:t xml:space="preserve">Demonstration 1.1: Application of Full Tailings Filling Technology in Underground Phosphate Mines </w:t>
      </w:r>
    </w:p>
    <w:p w14:paraId="03889861" w14:textId="77777777" w:rsidR="00F5335A" w:rsidRDefault="00795F6F">
      <w:pPr>
        <w:pStyle w:val="ListParagraph"/>
        <w:numPr>
          <w:ilvl w:val="0"/>
          <w:numId w:val="11"/>
        </w:numPr>
        <w:jc w:val="both"/>
        <w:rPr>
          <w:rFonts w:ascii="Calibri" w:hAnsi="Calibri" w:cs="Calibri"/>
          <w:sz w:val="22"/>
          <w:szCs w:val="22"/>
        </w:rPr>
      </w:pPr>
      <w:r>
        <w:rPr>
          <w:rFonts w:ascii="Calibri" w:hAnsi="Calibri" w:cs="Calibri"/>
          <w:sz w:val="22"/>
          <w:szCs w:val="22"/>
        </w:rPr>
        <w:t>Demonstration 1.2: Application of Underground Full-Bed Continuous Mining Technology in Phosphate Mines Using High Quality Mechanical Cutting Equipment</w:t>
      </w:r>
    </w:p>
    <w:p w14:paraId="2A4A8041" w14:textId="77777777" w:rsidR="00F5335A" w:rsidRDefault="00795F6F">
      <w:pPr>
        <w:pStyle w:val="ListParagraph"/>
        <w:numPr>
          <w:ilvl w:val="0"/>
          <w:numId w:val="11"/>
        </w:numPr>
        <w:jc w:val="both"/>
        <w:rPr>
          <w:rFonts w:ascii="Calibri" w:hAnsi="Calibri" w:cs="Calibri"/>
          <w:sz w:val="22"/>
          <w:szCs w:val="22"/>
        </w:rPr>
      </w:pPr>
      <w:r>
        <w:rPr>
          <w:rFonts w:ascii="Calibri" w:hAnsi="Calibri" w:cs="Calibri"/>
          <w:sz w:val="22"/>
          <w:szCs w:val="22"/>
        </w:rPr>
        <w:t xml:space="preserve">Demonstration 1.3: Application of Phosphate Ore Pre-processing Sorting Technology for Discarding Tailings </w:t>
      </w:r>
    </w:p>
    <w:p w14:paraId="07270E3D" w14:textId="77777777" w:rsidR="00F5335A" w:rsidRDefault="00795F6F">
      <w:pPr>
        <w:pStyle w:val="ListParagraph"/>
        <w:numPr>
          <w:ilvl w:val="0"/>
          <w:numId w:val="11"/>
        </w:numPr>
        <w:jc w:val="both"/>
        <w:rPr>
          <w:rFonts w:ascii="Calibri" w:hAnsi="Calibri" w:cs="Calibri"/>
          <w:sz w:val="22"/>
          <w:szCs w:val="22"/>
        </w:rPr>
      </w:pPr>
      <w:r>
        <w:rPr>
          <w:rFonts w:ascii="Calibri" w:hAnsi="Calibri" w:cs="Calibri"/>
          <w:sz w:val="22"/>
          <w:szCs w:val="22"/>
        </w:rPr>
        <w:t>Demonstration 1.4: Improved Ore Flotation Efficiency through Automatic Control of Acid Mixtures used as Flotation Depressant</w:t>
      </w:r>
    </w:p>
    <w:p w14:paraId="0059FEB9" w14:textId="77777777" w:rsidR="00F5335A" w:rsidRDefault="00F5335A">
      <w:pPr>
        <w:spacing w:after="0" w:line="240" w:lineRule="auto"/>
        <w:rPr>
          <w:rFonts w:ascii="Calibri" w:hAnsi="Calibri" w:cs="Calibri"/>
          <w:smallCaps/>
          <w:spacing w:val="-2"/>
        </w:rPr>
      </w:pPr>
    </w:p>
    <w:p w14:paraId="178DBA67" w14:textId="77777777" w:rsidR="00F5335A" w:rsidRDefault="00795F6F">
      <w:pPr>
        <w:pStyle w:val="ListParagraph"/>
        <w:ind w:left="0"/>
        <w:jc w:val="both"/>
        <w:rPr>
          <w:rFonts w:ascii="Calibri" w:hAnsi="Calibri" w:cs="Calibri"/>
          <w:b/>
          <w:bCs/>
          <w:sz w:val="22"/>
          <w:szCs w:val="22"/>
        </w:rPr>
      </w:pPr>
      <w:r>
        <w:rPr>
          <w:rFonts w:ascii="Calibri" w:hAnsi="Calibri" w:cs="Calibri"/>
          <w:b/>
          <w:bCs/>
          <w:sz w:val="22"/>
          <w:szCs w:val="22"/>
        </w:rPr>
        <w:t>Component 2: Green and Low Carbon Design and Operation of Phosphate Chemicals Production Facilities</w:t>
      </w:r>
    </w:p>
    <w:p w14:paraId="3334C7EE" w14:textId="77777777" w:rsidR="00F5335A" w:rsidRDefault="00F5335A">
      <w:pPr>
        <w:pStyle w:val="ListParagraph"/>
        <w:ind w:left="0"/>
        <w:jc w:val="both"/>
        <w:rPr>
          <w:rFonts w:ascii="Calibri" w:hAnsi="Calibri" w:cs="Calibri"/>
          <w:sz w:val="22"/>
          <w:szCs w:val="22"/>
        </w:rPr>
      </w:pPr>
    </w:p>
    <w:p w14:paraId="0AE6B463" w14:textId="77777777" w:rsidR="00F5335A" w:rsidRDefault="00795F6F">
      <w:pPr>
        <w:pStyle w:val="ListParagraph"/>
        <w:ind w:left="0"/>
        <w:jc w:val="both"/>
        <w:rPr>
          <w:rFonts w:ascii="Calibri" w:hAnsi="Calibri" w:cs="Calibri"/>
          <w:sz w:val="22"/>
          <w:szCs w:val="22"/>
        </w:rPr>
      </w:pPr>
      <w:r>
        <w:rPr>
          <w:rFonts w:ascii="Calibri" w:hAnsi="Calibri" w:cs="Calibri"/>
          <w:sz w:val="22"/>
          <w:szCs w:val="22"/>
        </w:rPr>
        <w:t>This component of the project will address the barriers to the application of green, energy efficient low carbon technologies/techniques and practices in phosphate chemicals production. This is comprised of activities that will deliver outputs that will collectively bring about two main outcomes: (1) Enhanced interest and commitment of the phosphate chemical industry in the green, low carbon and energy efficient production of phosphate chemicals in China; and, (2) Enhanced confidence in the feasibility of the application of green, energy efficient low carbon technologies in phosphate chemicals production in China.</w:t>
      </w:r>
    </w:p>
    <w:p w14:paraId="4FA2E51F" w14:textId="77777777" w:rsidR="00F5335A" w:rsidRDefault="00F5335A">
      <w:pPr>
        <w:pStyle w:val="ListParagraph"/>
        <w:ind w:left="0"/>
        <w:jc w:val="both"/>
        <w:rPr>
          <w:rFonts w:ascii="Calibri" w:hAnsi="Calibri" w:cs="Calibri"/>
          <w:sz w:val="22"/>
          <w:szCs w:val="22"/>
        </w:rPr>
      </w:pPr>
    </w:p>
    <w:p w14:paraId="373CC814" w14:textId="77777777" w:rsidR="00F5335A" w:rsidRDefault="00795F6F">
      <w:pPr>
        <w:pStyle w:val="ListParagraph"/>
        <w:ind w:left="0"/>
        <w:jc w:val="both"/>
        <w:rPr>
          <w:rFonts w:ascii="Calibri" w:hAnsi="Calibri" w:cs="Calibri"/>
          <w:iCs/>
          <w:sz w:val="22"/>
          <w:szCs w:val="22"/>
        </w:rPr>
      </w:pPr>
      <w:r>
        <w:rPr>
          <w:rFonts w:ascii="Calibri" w:hAnsi="Calibri" w:cs="Calibri"/>
          <w:i/>
          <w:sz w:val="22"/>
          <w:szCs w:val="22"/>
        </w:rPr>
        <w:t>Outcome 2.1: Enhanced adoption by the phosphate chemical industry of a green, low carbon and energy efficient development model in phosphate chemicals production.</w:t>
      </w:r>
      <w:r>
        <w:rPr>
          <w:rFonts w:ascii="Calibri" w:hAnsi="Calibri" w:cs="Calibri"/>
          <w:sz w:val="22"/>
          <w:szCs w:val="22"/>
        </w:rPr>
        <w:t xml:space="preserve"> There are six sets of activities that will bring about this expected outcome and these involve the: (1) Formulation and enforcement of policy and institutional frameworks supporting green, energy efficient low carbon technology applications in phosphate chemicals production; (2) F</w:t>
      </w:r>
      <w:r>
        <w:rPr>
          <w:rFonts w:ascii="Calibri" w:hAnsi="Calibri" w:cs="Calibri"/>
          <w:iCs/>
          <w:sz w:val="22"/>
          <w:szCs w:val="22"/>
        </w:rPr>
        <w:t xml:space="preserve">ormulation and enforcement of standards, policies and implementing rules and regulations on the promotion and practice of green, energy efficient, low carbon technologies/techniques, in phosphate chemicals production; (3) Documentation o annual evaluation reports on the energy performance and environmental impacts of each demo activity and documented and disseminated demo results based on the MRV system established under Component 1; (4) Design, conduct and post-evaluation of continuing education program in the PCI chemicals sub-sector in selected provinces, with regular capacity needs assessment in the area of green, energy efficient and low carbon </w:t>
      </w:r>
      <w:r>
        <w:rPr>
          <w:rFonts w:ascii="Calibri" w:hAnsi="Calibri" w:cs="Calibri"/>
          <w:iCs/>
          <w:sz w:val="22"/>
          <w:szCs w:val="22"/>
        </w:rPr>
        <w:lastRenderedPageBreak/>
        <w:t>technologies applied in phosphate chemicals manufacturing; (5) Conduct of a market analysis report on the international trade trends for phosrock and phosphate chemicals, and the indirect carbon emission and ecological impacts in the international trading of these products; and (6) Establishment and operationalization of a system for managing and sharing available and accessible information on all aspects of green, energy efficient and cleaner phosphate chemicals production in China.</w:t>
      </w:r>
    </w:p>
    <w:p w14:paraId="31D47DBC" w14:textId="77777777" w:rsidR="00F5335A" w:rsidRDefault="00F5335A">
      <w:pPr>
        <w:spacing w:after="0" w:line="240" w:lineRule="auto"/>
        <w:rPr>
          <w:rFonts w:ascii="Calibri" w:hAnsi="Calibri" w:cs="Calibri"/>
          <w:b/>
          <w:smallCaps/>
          <w:spacing w:val="-2"/>
        </w:rPr>
      </w:pPr>
    </w:p>
    <w:p w14:paraId="3FE8604D" w14:textId="77777777" w:rsidR="00F5335A" w:rsidRDefault="00795F6F">
      <w:pPr>
        <w:spacing w:after="0" w:line="240" w:lineRule="auto"/>
        <w:jc w:val="both"/>
        <w:rPr>
          <w:rFonts w:ascii="Calibri" w:hAnsi="Calibri" w:cs="Calibri"/>
          <w:iCs/>
        </w:rPr>
      </w:pPr>
      <w:r>
        <w:rPr>
          <w:rFonts w:ascii="Calibri" w:hAnsi="Calibri" w:cs="Calibri"/>
          <w:i/>
          <w:iCs/>
        </w:rPr>
        <w:t>Outcome 2.2: Enhanced confidence in the feasibility of the application of green, energy efficient low carbon technologies in phosphate chemicals production in China.</w:t>
      </w:r>
      <w:r>
        <w:rPr>
          <w:rFonts w:ascii="Calibri" w:hAnsi="Calibri" w:cs="Calibri"/>
          <w:iCs/>
        </w:rPr>
        <w:t xml:space="preserve"> </w:t>
      </w:r>
      <w:r>
        <w:rPr>
          <w:rFonts w:ascii="Calibri" w:hAnsi="Calibri" w:cs="Calibri"/>
        </w:rPr>
        <w:t xml:space="preserve">There are five sets of activities that will bring about this expected outcome and these involve the: (1) </w:t>
      </w:r>
      <w:r>
        <w:rPr>
          <w:rFonts w:ascii="Calibri" w:hAnsi="Calibri" w:cs="Calibri"/>
          <w:iCs/>
        </w:rPr>
        <w:t>designing and planning of demonstrations of green, energy efficient low carbon technologies in phosphate chemicals production including: (a) Improved design for cleaner production demos; (b) Feasibility analyses of the application and operation of green, energy efficient and low carbon phosphate chemical production systems; and, (c) Implementation plans (including financing arrangements) for each green, energy efficient and low carbon technology application in the demo phosphate chemical companies; (2) Installation and operationalization of green, energy efficient low carbon technology application demos in phosphate chemicals production; (3) Design and approval of pilot financing scheme for small and medium enterprises (SMEs) that manufacture phosphate chemicals; (4) Operationalization of a pilot financing scheme for phosphate chemicals SMEs in 2 to 3 regions; and (5) Approval of financed follow-up plan for the replication of the application of demonstrated green, energy efficient low carbon technologies in phosphate chemicals production in other localities.</w:t>
      </w:r>
    </w:p>
    <w:p w14:paraId="50C33CFE" w14:textId="77777777" w:rsidR="00F5335A" w:rsidRDefault="00795F6F">
      <w:pPr>
        <w:spacing w:after="0" w:line="240" w:lineRule="auto"/>
        <w:jc w:val="both"/>
        <w:rPr>
          <w:rFonts w:ascii="Calibri" w:hAnsi="Calibri" w:cs="Calibri"/>
        </w:rPr>
      </w:pPr>
      <w:r>
        <w:rPr>
          <w:rFonts w:ascii="Calibri" w:hAnsi="Calibri" w:cs="Calibri"/>
        </w:rPr>
        <w:t>The green, energy efficient and low carbon demos that will be implemented in the partner phosphate chemical manufacturing companies are the following:</w:t>
      </w:r>
    </w:p>
    <w:p w14:paraId="6D07C000" w14:textId="77777777" w:rsidR="00F5335A" w:rsidRDefault="00F5335A">
      <w:pPr>
        <w:spacing w:after="0" w:line="240" w:lineRule="auto"/>
        <w:jc w:val="both"/>
        <w:rPr>
          <w:rFonts w:ascii="Calibri" w:hAnsi="Calibri" w:cs="Calibri"/>
        </w:rPr>
      </w:pPr>
    </w:p>
    <w:p w14:paraId="5D5DB722" w14:textId="77777777" w:rsidR="00F5335A" w:rsidRDefault="00795F6F">
      <w:pPr>
        <w:pStyle w:val="ListParagraph"/>
        <w:numPr>
          <w:ilvl w:val="0"/>
          <w:numId w:val="12"/>
        </w:numPr>
        <w:ind w:left="360"/>
        <w:rPr>
          <w:rFonts w:ascii="Calibri" w:hAnsi="Calibri" w:cs="Calibri"/>
          <w:sz w:val="22"/>
          <w:szCs w:val="22"/>
        </w:rPr>
      </w:pPr>
      <w:r>
        <w:rPr>
          <w:rFonts w:ascii="Calibri" w:hAnsi="Calibri" w:cs="Calibri"/>
          <w:sz w:val="22"/>
          <w:szCs w:val="22"/>
        </w:rPr>
        <w:t>Demonstration 2.1: Application of Advanced Purification Technology for the Production of Purified Wet-Process Phosphoric Acid (WPA)</w:t>
      </w:r>
    </w:p>
    <w:p w14:paraId="6F478C5C" w14:textId="77777777" w:rsidR="00F5335A" w:rsidRDefault="00795F6F">
      <w:pPr>
        <w:pStyle w:val="ListParagraph"/>
        <w:numPr>
          <w:ilvl w:val="0"/>
          <w:numId w:val="12"/>
        </w:numPr>
        <w:ind w:left="360"/>
        <w:rPr>
          <w:rFonts w:ascii="Calibri" w:hAnsi="Calibri" w:cs="Calibri"/>
          <w:sz w:val="22"/>
          <w:szCs w:val="22"/>
        </w:rPr>
      </w:pPr>
      <w:r>
        <w:rPr>
          <w:rFonts w:ascii="Calibri" w:hAnsi="Calibri" w:cs="Calibri"/>
          <w:sz w:val="22"/>
          <w:szCs w:val="22"/>
        </w:rPr>
        <w:t>Demonstration 2.2: Application of Optimally Controlled Mechanical Vapor Recompression (MVR) System in the Evaporation Process of Ammonium Dihydrogen Phosphate Production</w:t>
      </w:r>
    </w:p>
    <w:p w14:paraId="26E08CAD" w14:textId="77777777" w:rsidR="00F5335A" w:rsidRDefault="00795F6F">
      <w:pPr>
        <w:pStyle w:val="ListParagraph"/>
        <w:numPr>
          <w:ilvl w:val="0"/>
          <w:numId w:val="12"/>
        </w:numPr>
        <w:ind w:left="360"/>
        <w:jc w:val="both"/>
        <w:rPr>
          <w:rFonts w:ascii="Calibri" w:hAnsi="Calibri" w:cs="Calibri"/>
          <w:iCs/>
          <w:sz w:val="22"/>
          <w:szCs w:val="22"/>
        </w:rPr>
      </w:pPr>
      <w:r>
        <w:rPr>
          <w:rFonts w:ascii="Calibri" w:hAnsi="Calibri" w:cs="Calibri"/>
          <w:sz w:val="22"/>
          <w:szCs w:val="22"/>
        </w:rPr>
        <w:t>Demonstration 2.3: Application of Improved Dihydrate-Hemihydrate Process for Wet Process Phosphoric Acid (WPA) Production</w:t>
      </w:r>
    </w:p>
    <w:p w14:paraId="0F818804" w14:textId="77777777" w:rsidR="00F5335A" w:rsidRDefault="00F5335A">
      <w:pPr>
        <w:spacing w:after="0" w:line="240" w:lineRule="auto"/>
        <w:rPr>
          <w:rFonts w:ascii="Calibri" w:hAnsi="Calibri" w:cs="Calibri"/>
          <w:smallCaps/>
          <w:spacing w:val="-2"/>
        </w:rPr>
      </w:pPr>
    </w:p>
    <w:p w14:paraId="774BB9A5" w14:textId="77777777" w:rsidR="00F5335A" w:rsidRDefault="00795F6F">
      <w:pPr>
        <w:pStyle w:val="ListParagraph"/>
        <w:ind w:left="0"/>
        <w:jc w:val="both"/>
        <w:rPr>
          <w:rFonts w:ascii="Calibri" w:hAnsi="Calibri" w:cs="Calibri"/>
          <w:b/>
          <w:bCs/>
          <w:sz w:val="22"/>
          <w:szCs w:val="22"/>
          <w:lang w:eastAsia="zh-CN"/>
        </w:rPr>
      </w:pPr>
      <w:r>
        <w:rPr>
          <w:rFonts w:ascii="Calibri" w:hAnsi="Calibri" w:cs="Calibri"/>
          <w:b/>
          <w:bCs/>
          <w:sz w:val="22"/>
          <w:szCs w:val="22"/>
        </w:rPr>
        <w:t xml:space="preserve">Component 3: </w:t>
      </w:r>
      <w:r>
        <w:rPr>
          <w:rFonts w:ascii="Calibri" w:hAnsi="Calibri" w:cs="Calibri"/>
          <w:b/>
          <w:sz w:val="22"/>
          <w:szCs w:val="22"/>
        </w:rPr>
        <w:t>Green and Low Carbon Design and Operation of Waste Management Systems in the Phosphate Chemicals Industry</w:t>
      </w:r>
      <w:r>
        <w:rPr>
          <w:rFonts w:ascii="Calibri" w:hAnsi="Calibri" w:cs="Calibri"/>
          <w:b/>
          <w:sz w:val="22"/>
          <w:szCs w:val="22"/>
          <w:lang w:eastAsia="zh-CN"/>
        </w:rPr>
        <w:t xml:space="preserve"> </w:t>
      </w:r>
    </w:p>
    <w:p w14:paraId="2F1DF7FD" w14:textId="77777777" w:rsidR="00F5335A" w:rsidRDefault="00F5335A">
      <w:pPr>
        <w:spacing w:after="0" w:line="240" w:lineRule="auto"/>
        <w:jc w:val="both"/>
        <w:rPr>
          <w:rFonts w:ascii="Calibri" w:hAnsi="Calibri" w:cs="Calibri"/>
          <w:iCs/>
        </w:rPr>
      </w:pPr>
    </w:p>
    <w:p w14:paraId="2BBF60EE" w14:textId="77777777" w:rsidR="00F5335A" w:rsidRDefault="00795F6F">
      <w:pPr>
        <w:spacing w:after="0" w:line="240" w:lineRule="auto"/>
        <w:jc w:val="both"/>
        <w:rPr>
          <w:rFonts w:ascii="Calibri" w:hAnsi="Calibri" w:cs="Calibri"/>
          <w:iCs/>
        </w:rPr>
      </w:pPr>
      <w:r>
        <w:rPr>
          <w:rFonts w:ascii="Calibri" w:hAnsi="Calibri" w:cs="Calibri"/>
          <w:iCs/>
        </w:rPr>
        <w:t>This component of the project will address the barriers to the application of green, energy efficient low carbon technologies/techniques and practices in waste management systems in the phosphate chemicals industry. This focuses on the green and low carbon management of solid wastes generated in phosphate ore mining and refining and in phosphate chemicals production. It is comprised of activities that will deliver outputs that will collectively bring about two main outcomes: (1) Enhanced commitment of the phosphate chemical industry in green and low carbon waste management; (2) Increased confidence in the feasibility of the application of green and low carbon technologies in the management of waste in the  phosphate chemicals industry in China.</w:t>
      </w:r>
    </w:p>
    <w:p w14:paraId="67F650E4" w14:textId="77777777" w:rsidR="00F5335A" w:rsidRDefault="00F5335A">
      <w:pPr>
        <w:spacing w:after="0" w:line="240" w:lineRule="auto"/>
        <w:rPr>
          <w:rFonts w:ascii="Calibri" w:hAnsi="Calibri" w:cs="Calibri"/>
          <w:iCs/>
        </w:rPr>
      </w:pPr>
    </w:p>
    <w:p w14:paraId="6F8A3123" w14:textId="77777777" w:rsidR="00F5335A" w:rsidRDefault="00795F6F">
      <w:pPr>
        <w:pStyle w:val="ListParagraph"/>
        <w:ind w:left="0"/>
        <w:jc w:val="both"/>
        <w:rPr>
          <w:rFonts w:ascii="Calibri" w:hAnsi="Calibri" w:cs="Calibri"/>
          <w:sz w:val="22"/>
          <w:szCs w:val="22"/>
        </w:rPr>
      </w:pPr>
      <w:r>
        <w:rPr>
          <w:rFonts w:ascii="Calibri" w:hAnsi="Calibri" w:cs="Calibri"/>
          <w:i/>
          <w:sz w:val="22"/>
          <w:szCs w:val="22"/>
        </w:rPr>
        <w:t>Outcome 3.1: Enhanced commitment of, and institutional and technical arrangements for, the phosphate chemical industry in green and low carbon waste management.</w:t>
      </w:r>
      <w:r>
        <w:rPr>
          <w:rFonts w:ascii="Calibri" w:hAnsi="Calibri" w:cs="Calibri"/>
          <w:sz w:val="22"/>
          <w:szCs w:val="22"/>
        </w:rPr>
        <w:t xml:space="preserve"> This expected outcome is to be realized through the implementation of six sets of activities involving the: (1) Formulation and enforcement of policies and institutional frameworks that supports green, low carbon initiatives in waste management in the PCI; (2) Enforcement of i</w:t>
      </w:r>
      <w:r>
        <w:rPr>
          <w:rFonts w:ascii="Calibri" w:hAnsi="Calibri" w:cs="Calibri"/>
          <w:iCs/>
          <w:sz w:val="22"/>
          <w:szCs w:val="22"/>
        </w:rPr>
        <w:t xml:space="preserve">mproved existing and new enforced schemes, standards, policies/regulations on the application of green and low carbon waste management technologies in the PCI operations and </w:t>
      </w:r>
      <w:r>
        <w:rPr>
          <w:rFonts w:ascii="Calibri" w:hAnsi="Calibri" w:cs="Calibri"/>
          <w:iCs/>
          <w:sz w:val="22"/>
          <w:szCs w:val="22"/>
        </w:rPr>
        <w:lastRenderedPageBreak/>
        <w:t>processes; (3) Documentation of annual evaluation reports on the energy performance and environmental impacts of each demo based on the MRV system developed under Component 1; (4) Design, conducted and post-evaluation of continuing education program with regular capacity needs assessments in the area of green and low carbon technologies applied in waste management in the PCI; (5) Production and dissemination of research reports on: (a) annual volume of waste production in phosrock mining and refining, and in phosphate chemicals production in China; (b) green and low carbon waste management systems for waste recycling and reuse developed and implemented in other countries and their energy utilization performances; and, (c) potential commercial markets for processed waste, e.g., phosphogypsum; and (6) Establishment and operationalization of an  information management system for sharing available and accessible information about market and research developments and R&amp;D in the country and abroad on green and low carbon waste management systems in the PCI.</w:t>
      </w:r>
    </w:p>
    <w:p w14:paraId="238C04A7" w14:textId="77777777" w:rsidR="00F5335A" w:rsidRDefault="00F5335A">
      <w:pPr>
        <w:spacing w:after="0" w:line="240" w:lineRule="auto"/>
        <w:rPr>
          <w:rFonts w:ascii="Calibri" w:hAnsi="Calibri" w:cs="Calibri"/>
          <w:b/>
          <w:smallCaps/>
          <w:spacing w:val="-2"/>
        </w:rPr>
      </w:pPr>
    </w:p>
    <w:p w14:paraId="4D9B34BD" w14:textId="77777777" w:rsidR="00F5335A" w:rsidRDefault="00795F6F">
      <w:pPr>
        <w:pStyle w:val="ListParagraph"/>
        <w:ind w:left="0"/>
        <w:jc w:val="both"/>
        <w:rPr>
          <w:rFonts w:ascii="Calibri" w:hAnsi="Calibri" w:cs="Calibri"/>
          <w:iCs/>
          <w:sz w:val="22"/>
          <w:szCs w:val="22"/>
        </w:rPr>
      </w:pPr>
      <w:r>
        <w:rPr>
          <w:rFonts w:ascii="Calibri" w:hAnsi="Calibri" w:cs="Calibri"/>
          <w:i/>
          <w:iCs/>
          <w:sz w:val="22"/>
          <w:szCs w:val="22"/>
        </w:rPr>
        <w:t>Outcome 3.2: Increased confidence in the feasibility of the application of green and low carbon technologies in the management of waste in the phosphate chemicals Industry in China.</w:t>
      </w:r>
      <w:r>
        <w:rPr>
          <w:rFonts w:ascii="Calibri" w:hAnsi="Calibri" w:cs="Calibri"/>
          <w:iCs/>
          <w:sz w:val="22"/>
          <w:szCs w:val="22"/>
        </w:rPr>
        <w:t xml:space="preserve"> </w:t>
      </w:r>
      <w:r>
        <w:rPr>
          <w:rFonts w:ascii="Calibri" w:hAnsi="Calibri" w:cs="Calibri"/>
          <w:sz w:val="22"/>
          <w:szCs w:val="22"/>
        </w:rPr>
        <w:t>There are three sets of activities that will bring about this outcome and these involve the: (1) D</w:t>
      </w:r>
      <w:r>
        <w:rPr>
          <w:rFonts w:ascii="Calibri" w:hAnsi="Calibri" w:cs="Calibri"/>
          <w:iCs/>
          <w:sz w:val="22"/>
          <w:szCs w:val="22"/>
        </w:rPr>
        <w:t>esigning and planning of demonstrations of the application of green and low carbon technologies/techniques in waste management in the phosphate chemicals industry, including: (a) improved phosphate ore mining tailings recycling and reuse; and (b) energy efficient processing of phosphogypsum and marketing of the gypsum products; (2) Installation and operationalization of green and low carbon waste management technology application demos in the phosphate chemicals industry; and, (3) Approval of financed follow-up plan for the replication of the application of demonstrated green, low carbon waste management technologies in the phosphate chemicals industry in other localities.</w:t>
      </w:r>
    </w:p>
    <w:p w14:paraId="564307BB" w14:textId="77777777" w:rsidR="00F5335A" w:rsidRDefault="00F5335A">
      <w:pPr>
        <w:spacing w:after="0" w:line="240" w:lineRule="auto"/>
        <w:jc w:val="both"/>
        <w:rPr>
          <w:rFonts w:ascii="Calibri" w:hAnsi="Calibri" w:cs="Calibri"/>
          <w:iCs/>
        </w:rPr>
      </w:pPr>
    </w:p>
    <w:p w14:paraId="648C7F4D" w14:textId="77777777" w:rsidR="00F5335A" w:rsidRDefault="00795F6F">
      <w:pPr>
        <w:spacing w:after="0" w:line="240" w:lineRule="auto"/>
        <w:jc w:val="both"/>
        <w:rPr>
          <w:rFonts w:ascii="Calibri" w:hAnsi="Calibri" w:cs="Calibri"/>
        </w:rPr>
      </w:pPr>
      <w:r>
        <w:rPr>
          <w:rFonts w:ascii="Calibri" w:hAnsi="Calibri" w:cs="Calibri"/>
        </w:rPr>
        <w:t>The green, energy efficient and low carbon demos on waste management that will be implemented in the partner phosphate ore mining and refining companies and phosphate chemical manufacturing companies are the following:</w:t>
      </w:r>
    </w:p>
    <w:p w14:paraId="7CFC9C2A" w14:textId="77777777" w:rsidR="00F5335A" w:rsidRDefault="00F5335A">
      <w:pPr>
        <w:spacing w:after="0" w:line="240" w:lineRule="auto"/>
        <w:jc w:val="both"/>
        <w:rPr>
          <w:rFonts w:ascii="Calibri" w:hAnsi="Calibri" w:cs="Calibri"/>
        </w:rPr>
      </w:pPr>
    </w:p>
    <w:p w14:paraId="01FFE661" w14:textId="77777777" w:rsidR="00F5335A" w:rsidRDefault="00795F6F">
      <w:pPr>
        <w:pStyle w:val="ListParagraph"/>
        <w:numPr>
          <w:ilvl w:val="0"/>
          <w:numId w:val="13"/>
        </w:numPr>
        <w:ind w:left="360"/>
        <w:rPr>
          <w:rFonts w:ascii="Calibri" w:hAnsi="Calibri" w:cs="Calibri"/>
          <w:sz w:val="22"/>
          <w:szCs w:val="22"/>
        </w:rPr>
      </w:pPr>
      <w:r>
        <w:rPr>
          <w:rFonts w:ascii="Calibri" w:hAnsi="Calibri" w:cs="Calibri"/>
          <w:sz w:val="22"/>
          <w:szCs w:val="22"/>
        </w:rPr>
        <w:t>Demonstration 3.1: Multi-Purpose Large-Scale Processing and Utilization of Phosphate Chemical Industry Waste</w:t>
      </w:r>
    </w:p>
    <w:p w14:paraId="5135D919" w14:textId="77777777" w:rsidR="00F5335A" w:rsidRDefault="00795F6F">
      <w:pPr>
        <w:pStyle w:val="ListParagraph"/>
        <w:numPr>
          <w:ilvl w:val="0"/>
          <w:numId w:val="13"/>
        </w:numPr>
        <w:ind w:left="360"/>
        <w:rPr>
          <w:rFonts w:ascii="Calibri" w:hAnsi="Calibri" w:cs="Calibri"/>
          <w:sz w:val="22"/>
          <w:szCs w:val="22"/>
        </w:rPr>
      </w:pPr>
      <w:r>
        <w:rPr>
          <w:rFonts w:ascii="Calibri" w:hAnsi="Calibri" w:cs="Calibri"/>
          <w:sz w:val="22"/>
          <w:szCs w:val="22"/>
        </w:rPr>
        <w:t>Demonstration 3.2: Processing of Phosphogypsum for Use as Filler in the Production of Polymer Composite Plastic Products</w:t>
      </w:r>
    </w:p>
    <w:p w14:paraId="19D68754" w14:textId="77777777" w:rsidR="00F5335A" w:rsidRDefault="00795F6F">
      <w:pPr>
        <w:pStyle w:val="ListParagraph"/>
        <w:numPr>
          <w:ilvl w:val="0"/>
          <w:numId w:val="13"/>
        </w:numPr>
        <w:ind w:left="360"/>
        <w:rPr>
          <w:rFonts w:ascii="Calibri" w:hAnsi="Calibri" w:cs="Calibri"/>
          <w:sz w:val="22"/>
          <w:szCs w:val="22"/>
        </w:rPr>
      </w:pPr>
      <w:r>
        <w:rPr>
          <w:rFonts w:ascii="Calibri" w:hAnsi="Calibri" w:cs="Calibri"/>
          <w:sz w:val="22"/>
          <w:szCs w:val="22"/>
        </w:rPr>
        <w:t>Demonstration 3.3: Recovery and Utilization of Yellow Phosphorus Tail Gas for Power Generation</w:t>
      </w:r>
    </w:p>
    <w:p w14:paraId="56125391" w14:textId="77777777" w:rsidR="00F5335A" w:rsidRDefault="00F5335A">
      <w:pPr>
        <w:spacing w:after="0" w:line="240" w:lineRule="auto"/>
        <w:jc w:val="both"/>
        <w:rPr>
          <w:rFonts w:ascii="Calibri" w:hAnsi="Calibri" w:cs="Calibri"/>
          <w:iCs/>
        </w:rPr>
      </w:pPr>
    </w:p>
    <w:p w14:paraId="181CC868" w14:textId="77777777" w:rsidR="00F5335A" w:rsidRDefault="00795F6F">
      <w:pPr>
        <w:spacing w:after="0" w:line="240" w:lineRule="auto"/>
        <w:jc w:val="both"/>
        <w:rPr>
          <w:rFonts w:ascii="Calibri" w:hAnsi="Calibri" w:cs="Calibri"/>
          <w:b/>
          <w:smallCaps/>
          <w:spacing w:val="-2"/>
        </w:rPr>
      </w:pPr>
      <w:r>
        <w:rPr>
          <w:rFonts w:ascii="Calibri" w:hAnsi="Calibri" w:cs="Calibri"/>
        </w:rPr>
        <w:t xml:space="preserve">Once successfully completed, PhosChemEE will enable China’s phosphate chemicals industry to transform towards a sustainable, green, low carbon development, which will provide technical, financial and environmental benefits to the entire PCI and its associated value chain. Furthermore, the successful completion of the proposed project will also reduce air, soil and water pollution, create new jobs, and help China achieve its mitigation targets set in the NDC. The biggest innovation that the PhosChemEE project will introduce in China is the holistic approach taken, and the proposed activities have large potential for replication and scale-up in the whole country. </w:t>
      </w:r>
    </w:p>
    <w:p w14:paraId="2340F262" w14:textId="77777777" w:rsidR="00F5335A" w:rsidRDefault="00F5335A">
      <w:pPr>
        <w:spacing w:after="0" w:line="240" w:lineRule="auto"/>
        <w:rPr>
          <w:rFonts w:ascii="Calibri" w:hAnsi="Calibri" w:cs="Calibri"/>
          <w:b/>
          <w:smallCaps/>
          <w:spacing w:val="-2"/>
        </w:rPr>
        <w:sectPr w:rsidR="00F5335A">
          <w:footerReference w:type="default" r:id="rId19"/>
          <w:footerReference w:type="first" r:id="rId20"/>
          <w:pgSz w:w="12240" w:h="15840"/>
          <w:pgMar w:top="1440" w:right="1440" w:bottom="1440" w:left="1440" w:header="720" w:footer="431" w:gutter="0"/>
          <w:cols w:space="708"/>
          <w:titlePg/>
          <w:docGrid w:linePitch="360"/>
        </w:sectPr>
      </w:pPr>
    </w:p>
    <w:p w14:paraId="0D9F60B6" w14:textId="77777777" w:rsidR="00F5335A" w:rsidRDefault="00795F6F">
      <w:pPr>
        <w:spacing w:after="0" w:line="240" w:lineRule="auto"/>
        <w:rPr>
          <w:rFonts w:ascii="Calibri" w:hAnsi="Calibri" w:cs="Calibri"/>
          <w:b/>
        </w:rPr>
      </w:pPr>
      <w:r>
        <w:rPr>
          <w:rFonts w:ascii="Calibri" w:hAnsi="Calibri" w:cs="Calibri"/>
          <w:b/>
        </w:rPr>
        <w:lastRenderedPageBreak/>
        <w:t>Figure 3</w:t>
      </w:r>
      <w:r>
        <w:rPr>
          <w:rFonts w:ascii="Calibri" w:hAnsi="Calibri" w:cs="Calibri"/>
          <w:b/>
          <w:cs/>
        </w:rPr>
        <w:t xml:space="preserve">. </w:t>
      </w:r>
      <w:r>
        <w:rPr>
          <w:rFonts w:ascii="Calibri" w:hAnsi="Calibri" w:cs="Calibri"/>
          <w:b/>
        </w:rPr>
        <w:t>Theory of Change</w:t>
      </w:r>
    </w:p>
    <w:p w14:paraId="364DE80E" w14:textId="77777777" w:rsidR="00F5335A" w:rsidRDefault="00795F6F">
      <w:pPr>
        <w:spacing w:after="0" w:line="240" w:lineRule="auto"/>
        <w:rPr>
          <w:rFonts w:ascii="Calibri" w:hAnsi="Calibri" w:cs="Calibri"/>
          <w:b/>
          <w:smallCaps/>
          <w:spacing w:val="-2"/>
        </w:rPr>
      </w:pPr>
      <w:r>
        <w:rPr>
          <w:rFonts w:ascii="Calibri" w:hAnsi="Calibri" w:cs="Calibri"/>
          <w:b/>
          <w:smallCaps/>
          <w:noProof/>
          <w:spacing w:val="-2"/>
          <w:lang w:eastAsia="zh-CN"/>
        </w:rPr>
        <mc:AlternateContent>
          <mc:Choice Requires="wpg">
            <w:drawing>
              <wp:anchor distT="0" distB="0" distL="114300" distR="114300" simplePos="0" relativeHeight="251661312" behindDoc="0" locked="0" layoutInCell="1" allowOverlap="1" wp14:anchorId="1CD0FA28" wp14:editId="181994CB">
                <wp:simplePos x="0" y="0"/>
                <wp:positionH relativeFrom="column">
                  <wp:posOffset>-534670</wp:posOffset>
                </wp:positionH>
                <wp:positionV relativeFrom="paragraph">
                  <wp:posOffset>251460</wp:posOffset>
                </wp:positionV>
                <wp:extent cx="8894445" cy="5555615"/>
                <wp:effectExtent l="0" t="0" r="20955" b="26670"/>
                <wp:wrapNone/>
                <wp:docPr id="2" name="Group 86"/>
                <wp:cNvGraphicFramePr/>
                <a:graphic xmlns:a="http://schemas.openxmlformats.org/drawingml/2006/main">
                  <a:graphicData uri="http://schemas.microsoft.com/office/word/2010/wordprocessingGroup">
                    <wpg:wgp>
                      <wpg:cNvGrpSpPr/>
                      <wpg:grpSpPr>
                        <a:xfrm>
                          <a:off x="0" y="0"/>
                          <a:ext cx="8894445" cy="5555412"/>
                          <a:chOff x="-71255" y="0"/>
                          <a:chExt cx="8894768" cy="6245501"/>
                        </a:xfrm>
                      </wpg:grpSpPr>
                      <wps:wsp>
                        <wps:cNvPr id="6" name="Rectangle 6"/>
                        <wps:cNvSpPr/>
                        <wps:spPr>
                          <a:xfrm>
                            <a:off x="518014" y="381000"/>
                            <a:ext cx="3034079" cy="668153"/>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3806C6"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000000"/>
                                  <w:kern w:val="24"/>
                                  <w:sz w:val="22"/>
                                  <w:szCs w:val="22"/>
                                </w:rPr>
                                <w:t>Limited applications of low carbon and energy efficient technologies in the PCI in China</w:t>
                              </w:r>
                            </w:p>
                          </w:txbxContent>
                        </wps:txbx>
                        <wps:bodyPr rot="0" spcFirstLastPara="0" vert="horz" wrap="square" lIns="91440" tIns="45720" rIns="91440" bIns="45720" numCol="1" spcCol="0" rtlCol="0" fromWordArt="0" anchor="ctr" anchorCtr="0" forceAA="0" compatLnSpc="1">
                          <a:noAutofit/>
                        </wps:bodyPr>
                      </wps:wsp>
                      <wps:wsp>
                        <wps:cNvPr id="7" name="Rectangle 7"/>
                        <wps:cNvSpPr/>
                        <wps:spPr>
                          <a:xfrm>
                            <a:off x="2322269" y="4800600"/>
                            <a:ext cx="1702043"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532B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Absence of a feasible and working green, low carbon and energy efficient development model in phosphate chemicals production</w:t>
                              </w:r>
                            </w:p>
                          </w:txbxContent>
                        </wps:txbx>
                        <wps:bodyPr rot="0" spcFirstLastPara="0" vert="horz" wrap="square" lIns="91440" tIns="45720" rIns="91440" bIns="45720" numCol="1" spcCol="0" rtlCol="0" fromWordArt="0" anchor="ctr" anchorCtr="0" forceAA="0" compatLnSpc="1">
                          <a:noAutofit/>
                        </wps:bodyPr>
                      </wps:wsp>
                      <wps:wsp>
                        <wps:cNvPr id="8" name="Rectangle 8"/>
                        <wps:cNvSpPr/>
                        <wps:spPr>
                          <a:xfrm>
                            <a:off x="-71255" y="4800600"/>
                            <a:ext cx="1971317"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91887F"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The PCI is not interested and committed to green, low carbon and energy efficient operations and processes in phosphate mining/refining</w:t>
                              </w:r>
                            </w:p>
                          </w:txbxContent>
                        </wps:txbx>
                        <wps:bodyPr rot="0" spcFirstLastPara="0" vert="horz" wrap="square" lIns="91440" tIns="45720" rIns="91440" bIns="45720" numCol="1" spcCol="0" rtlCol="0" fromWordArt="0" anchor="ctr" anchorCtr="0" forceAA="0" compatLnSpc="1">
                          <a:noAutofit/>
                        </wps:bodyPr>
                      </wps:wsp>
                      <wps:wsp>
                        <wps:cNvPr id="9" name="Rectangle 9"/>
                        <wps:cNvSpPr/>
                        <wps:spPr>
                          <a:xfrm>
                            <a:off x="1184031" y="3312555"/>
                            <a:ext cx="1702043" cy="318291"/>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C25110"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Waste Management Barriers</w:t>
                              </w:r>
                            </w:p>
                          </w:txbxContent>
                        </wps:txbx>
                        <wps:bodyPr rot="0" spcFirstLastPara="0" vert="horz" wrap="square" lIns="91440" tIns="45720" rIns="91440" bIns="45720" numCol="1" spcCol="0" rtlCol="0" fromWordArt="0" anchor="ctr" anchorCtr="0" forceAA="0" compatLnSpc="1">
                          <a:noAutofit/>
                        </wps:bodyPr>
                      </wps:wsp>
                      <wps:wsp>
                        <wps:cNvPr id="10" name="Rectangle 10"/>
                        <wps:cNvSpPr/>
                        <wps:spPr>
                          <a:xfrm>
                            <a:off x="0" y="5777259"/>
                            <a:ext cx="1814512" cy="467756"/>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F3D5B9"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Mining/Refining Barriers</w:t>
                              </w:r>
                            </w:p>
                          </w:txbxContent>
                        </wps:txbx>
                        <wps:bodyPr rot="0" spcFirstLastPara="0" vert="horz" wrap="square" lIns="91440" tIns="45720" rIns="91440" bIns="45720" numCol="1" spcCol="0" rtlCol="0" fromWordArt="0" anchor="ctr" anchorCtr="0" forceAA="0" compatLnSpc="1">
                          <a:noAutofit/>
                        </wps:bodyPr>
                      </wps:wsp>
                      <wps:wsp>
                        <wps:cNvPr id="11" name="Rectangle 11"/>
                        <wps:cNvSpPr/>
                        <wps:spPr>
                          <a:xfrm>
                            <a:off x="2322269" y="5777259"/>
                            <a:ext cx="1702043" cy="46727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9C2A2F"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Chemicals Production Barriers</w:t>
                              </w:r>
                            </w:p>
                          </w:txbxContent>
                        </wps:txbx>
                        <wps:bodyPr rot="0" spcFirstLastPara="0" vert="horz" wrap="square" lIns="91440" tIns="45720" rIns="91440" bIns="45720" numCol="1" spcCol="0" rtlCol="0" fromWordArt="0" anchor="ctr" anchorCtr="0" forceAA="0" compatLnSpc="1">
                          <a:noAutofit/>
                        </wps:bodyPr>
                      </wps:wsp>
                      <wps:wsp>
                        <wps:cNvPr id="12" name="Straight Arrow Connector 12"/>
                        <wps:cNvCnPr>
                          <a:stCxn id="64" idx="0"/>
                          <a:endCxn id="6" idx="2"/>
                        </wps:cNvCnPr>
                        <wps:spPr>
                          <a:xfrm flipV="1">
                            <a:off x="2035053" y="1049153"/>
                            <a:ext cx="1" cy="246247"/>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a:stCxn id="9" idx="0"/>
                        </wps:cNvCnPr>
                        <wps:spPr>
                          <a:xfrm flipV="1">
                            <a:off x="2035053" y="3064996"/>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V="1">
                            <a:off x="888023" y="55436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V="1">
                            <a:off x="3182083" y="55436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a:stCxn id="29" idx="0"/>
                        </wps:cNvCnPr>
                        <wps:spPr>
                          <a:xfrm flipH="1" flipV="1">
                            <a:off x="3173197" y="1049154"/>
                            <a:ext cx="15427" cy="2760846"/>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a:stCxn id="27" idx="0"/>
                        </wps:cNvCnPr>
                        <wps:spPr>
                          <a:xfrm flipH="1" flipV="1">
                            <a:off x="888014" y="1049154"/>
                            <a:ext cx="26419" cy="2760846"/>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4" name="Right Arrow 24"/>
                        <wps:cNvSpPr/>
                        <wps:spPr>
                          <a:xfrm>
                            <a:off x="3774099" y="457200"/>
                            <a:ext cx="857446" cy="449851"/>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5" name="TextBox 45"/>
                        <wps:cNvSpPr txBox="1"/>
                        <wps:spPr>
                          <a:xfrm>
                            <a:off x="976311" y="0"/>
                            <a:ext cx="2168769" cy="257580"/>
                          </a:xfrm>
                          <a:prstGeom prst="rect">
                            <a:avLst/>
                          </a:prstGeom>
                          <a:noFill/>
                          <a:ln>
                            <a:solidFill>
                              <a:schemeClr val="tx1"/>
                            </a:solidFill>
                          </a:ln>
                        </wps:spPr>
                        <wps:txbx>
                          <w:txbxContent>
                            <w:p w14:paraId="40B9A30F" w14:textId="77777777" w:rsidR="004F3C37" w:rsidRDefault="004F3C37">
                              <w:pPr>
                                <w:pStyle w:val="NormalWeb"/>
                                <w:spacing w:before="0" w:beforeAutospacing="0" w:after="0" w:afterAutospacing="0" w:line="256" w:lineRule="auto"/>
                                <w:jc w:val="center"/>
                              </w:pPr>
                              <w:r>
                                <w:rPr>
                                  <w:rFonts w:ascii="Calibri" w:eastAsia="Times New Roman" w:hAnsi="Calibri" w:cs="Cordia New"/>
                                  <w:b/>
                                  <w:bCs/>
                                  <w:color w:val="006600"/>
                                  <w:kern w:val="24"/>
                                  <w:sz w:val="22"/>
                                  <w:szCs w:val="22"/>
                                </w:rPr>
                                <w:t>From PhosChemEE Problem Tree</w:t>
                              </w:r>
                            </w:p>
                          </w:txbxContent>
                        </wps:txbx>
                        <wps:bodyPr wrap="square" rtlCol="0">
                          <a:noAutofit/>
                        </wps:bodyPr>
                      </wps:wsp>
                      <wps:wsp>
                        <wps:cNvPr id="26" name="TextBox 46"/>
                        <wps:cNvSpPr txBox="1"/>
                        <wps:spPr>
                          <a:xfrm>
                            <a:off x="5450407" y="0"/>
                            <a:ext cx="2294059" cy="257580"/>
                          </a:xfrm>
                          <a:prstGeom prst="rect">
                            <a:avLst/>
                          </a:prstGeom>
                          <a:noFill/>
                          <a:ln>
                            <a:solidFill>
                              <a:schemeClr val="tx1"/>
                            </a:solidFill>
                          </a:ln>
                        </wps:spPr>
                        <wps:txbx>
                          <w:txbxContent>
                            <w:p w14:paraId="2BC91CE1" w14:textId="77777777" w:rsidR="004F3C37" w:rsidRDefault="004F3C37">
                              <w:pPr>
                                <w:pStyle w:val="NormalWeb"/>
                                <w:spacing w:before="0" w:beforeAutospacing="0" w:after="0" w:afterAutospacing="0" w:line="256" w:lineRule="auto"/>
                                <w:jc w:val="center"/>
                              </w:pPr>
                              <w:r>
                                <w:rPr>
                                  <w:rFonts w:ascii="Calibri" w:eastAsia="Times New Roman" w:hAnsi="Calibri" w:cs="Cordia New"/>
                                  <w:b/>
                                  <w:bCs/>
                                  <w:color w:val="006600"/>
                                  <w:kern w:val="24"/>
                                  <w:sz w:val="22"/>
                                  <w:szCs w:val="22"/>
                                </w:rPr>
                                <w:t>From PhosChemEE Objective Tree</w:t>
                              </w:r>
                            </w:p>
                          </w:txbxContent>
                        </wps:txbx>
                        <wps:bodyPr wrap="square" rtlCol="0">
                          <a:noAutofit/>
                        </wps:bodyPr>
                      </wps:wsp>
                      <wps:wsp>
                        <wps:cNvPr id="27" name="Rectangle 27"/>
                        <wps:cNvSpPr/>
                        <wps:spPr>
                          <a:xfrm>
                            <a:off x="-71255" y="3810001"/>
                            <a:ext cx="1971376"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26A871"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confidence in the feasibility of the application of green, energy efficient low carbon technologies in phosphate mining/refining</w:t>
                              </w:r>
                            </w:p>
                          </w:txbxContent>
                        </wps:txbx>
                        <wps:bodyPr rot="0" spcFirstLastPara="0" vert="horz" wrap="square" lIns="91440" tIns="45720" rIns="91440" bIns="45720" numCol="1" spcCol="0" rtlCol="0" fromWordArt="0" anchor="ctr" anchorCtr="0" forceAA="0" compatLnSpc="1">
                          <a:noAutofit/>
                        </wps:bodyPr>
                      </wps:wsp>
                      <wps:wsp>
                        <wps:cNvPr id="28" name="Straight Arrow Connector 28"/>
                        <wps:cNvCnPr/>
                        <wps:spPr>
                          <a:xfrm flipV="1">
                            <a:off x="888023" y="45530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9" name="Rectangle 29"/>
                        <wps:cNvSpPr/>
                        <wps:spPr>
                          <a:xfrm>
                            <a:off x="2196980" y="3810001"/>
                            <a:ext cx="1983285"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418F7D"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confidence in the feasibility of the application of green, energy efficient low carbon technologies in phosphate chemicals production</w:t>
                              </w:r>
                            </w:p>
                          </w:txbxContent>
                        </wps:txbx>
                        <wps:bodyPr rot="0" spcFirstLastPara="0" vert="horz" wrap="square" lIns="91440" tIns="45720" rIns="91440" bIns="45720" numCol="1" spcCol="0" rtlCol="0" fromWordArt="0" anchor="ctr" anchorCtr="0" forceAA="0" compatLnSpc="1">
                          <a:noAutofit/>
                        </wps:bodyPr>
                      </wps:wsp>
                      <wps:wsp>
                        <wps:cNvPr id="30" name="Straight Arrow Connector 30"/>
                        <wps:cNvCnPr/>
                        <wps:spPr>
                          <a:xfrm flipV="1">
                            <a:off x="3182083" y="45530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31" name="Rectangle 31"/>
                        <wps:cNvSpPr/>
                        <wps:spPr>
                          <a:xfrm>
                            <a:off x="1251071" y="2286000"/>
                            <a:ext cx="1554041"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5D2704"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commitment of the PCI in green and low carbon waste management</w:t>
                              </w:r>
                            </w:p>
                          </w:txbxContent>
                        </wps:txbx>
                        <wps:bodyPr rot="0" spcFirstLastPara="0" vert="horz" wrap="square" lIns="91440" tIns="45720" rIns="91440" bIns="45720" numCol="1" spcCol="0" rtlCol="0" fromWordArt="0" anchor="ctr" anchorCtr="0" forceAA="0" compatLnSpc="1">
                          <a:noAutofit/>
                        </wps:bodyPr>
                      </wps:wsp>
                      <wps:wsp>
                        <wps:cNvPr id="64" name="Rectangle 64"/>
                        <wps:cNvSpPr/>
                        <wps:spPr>
                          <a:xfrm>
                            <a:off x="1184031" y="1295400"/>
                            <a:ext cx="1702043" cy="76200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9669F"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support in the feasibility of the application of green and low carbon technologies in waste management</w:t>
                              </w:r>
                            </w:p>
                          </w:txbxContent>
                        </wps:txbx>
                        <wps:bodyPr rot="0" spcFirstLastPara="0" vert="horz" wrap="square" lIns="91440" tIns="45720" rIns="91440" bIns="45720" numCol="1" spcCol="0" rtlCol="0" fromWordArt="0" anchor="ctr" anchorCtr="0" forceAA="0" compatLnSpc="1">
                          <a:noAutofit/>
                        </wps:bodyPr>
                      </wps:wsp>
                      <wps:wsp>
                        <wps:cNvPr id="65" name="Straight Arrow Connector 65"/>
                        <wps:cNvCnPr/>
                        <wps:spPr>
                          <a:xfrm flipV="1">
                            <a:off x="2009042" y="20384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66" name="Rectangle 66"/>
                        <wps:cNvSpPr/>
                        <wps:spPr>
                          <a:xfrm>
                            <a:off x="4845309" y="381000"/>
                            <a:ext cx="3515224" cy="668153"/>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FE2FD4"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000000"/>
                                  <w:kern w:val="24"/>
                                  <w:sz w:val="22"/>
                                  <w:szCs w:val="22"/>
                                </w:rPr>
                                <w:t>Extensive application of low carbon and energy efficient technologies and best practices in the PCI in China</w:t>
                              </w:r>
                            </w:p>
                          </w:txbxContent>
                        </wps:txbx>
                        <wps:bodyPr rot="0" spcFirstLastPara="0" vert="horz" wrap="square" lIns="91440" tIns="45720" rIns="91440" bIns="45720" numCol="1" spcCol="0" rtlCol="0" fromWordArt="0" anchor="ctr" anchorCtr="0" forceAA="0" compatLnSpc="1">
                          <a:noAutofit/>
                        </wps:bodyPr>
                      </wps:wsp>
                      <wps:wsp>
                        <wps:cNvPr id="67" name="Rectangle 67"/>
                        <wps:cNvSpPr/>
                        <wps:spPr>
                          <a:xfrm>
                            <a:off x="6894269" y="4800600"/>
                            <a:ext cx="1702043"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F0CD1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adoption by the PCI of a green, low carbon and energy efficient development model in phosphate chemicals production</w:t>
                              </w:r>
                            </w:p>
                          </w:txbxContent>
                        </wps:txbx>
                        <wps:bodyPr rot="0" spcFirstLastPara="0" vert="horz" wrap="square" lIns="91440" tIns="45720" rIns="91440" bIns="45720" numCol="1" spcCol="0" rtlCol="0" fromWordArt="0" anchor="ctr" anchorCtr="0" forceAA="0" compatLnSpc="1">
                          <a:noAutofit/>
                        </wps:bodyPr>
                      </wps:wsp>
                      <wps:wsp>
                        <wps:cNvPr id="68" name="Rectangle 68"/>
                        <wps:cNvSpPr/>
                        <wps:spPr>
                          <a:xfrm>
                            <a:off x="4557713" y="4800600"/>
                            <a:ext cx="1814512"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C661D"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Improved interest and commitment of the PCI in green, low carbon and energy efficient operations in phosphate mining/refining</w:t>
                              </w:r>
                            </w:p>
                          </w:txbxContent>
                        </wps:txbx>
                        <wps:bodyPr rot="0" spcFirstLastPara="0" vert="horz" wrap="square" lIns="91440" tIns="45720" rIns="91440" bIns="45720" numCol="1" spcCol="0" rtlCol="0" fromWordArt="0" anchor="ctr" anchorCtr="0" forceAA="0" compatLnSpc="1">
                          <a:noAutofit/>
                        </wps:bodyPr>
                      </wps:wsp>
                      <wps:wsp>
                        <wps:cNvPr id="69" name="Rectangle 69"/>
                        <wps:cNvSpPr/>
                        <wps:spPr>
                          <a:xfrm>
                            <a:off x="5741743" y="3312555"/>
                            <a:ext cx="1702043" cy="318291"/>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21532"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Waste Management Objectives</w:t>
                              </w:r>
                            </w:p>
                          </w:txbxContent>
                        </wps:txbx>
                        <wps:bodyPr rot="0" spcFirstLastPara="0" vert="horz" wrap="square" lIns="91440" tIns="45720" rIns="91440" bIns="45720" numCol="1" spcCol="0" rtlCol="0" fromWordArt="0" anchor="ctr" anchorCtr="0" forceAA="0" compatLnSpc="1">
                          <a:noAutofit/>
                        </wps:bodyPr>
                      </wps:wsp>
                      <wps:wsp>
                        <wps:cNvPr id="70" name="Rectangle 70"/>
                        <wps:cNvSpPr/>
                        <wps:spPr>
                          <a:xfrm>
                            <a:off x="4557712" y="5777709"/>
                            <a:ext cx="1814512" cy="467792"/>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69EC76"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Mining/Refining Objectives</w:t>
                              </w:r>
                            </w:p>
                          </w:txbxContent>
                        </wps:txbx>
                        <wps:bodyPr rot="0" spcFirstLastPara="0" vert="horz" wrap="square" lIns="91440" tIns="45720" rIns="91440" bIns="45720" numCol="1" spcCol="0" rtlCol="0" fromWordArt="0" anchor="ctr" anchorCtr="0" forceAA="0" compatLnSpc="1">
                          <a:noAutofit/>
                        </wps:bodyPr>
                      </wps:wsp>
                      <wps:wsp>
                        <wps:cNvPr id="71" name="Rectangle 71"/>
                        <wps:cNvSpPr/>
                        <wps:spPr>
                          <a:xfrm>
                            <a:off x="6894269" y="5777259"/>
                            <a:ext cx="1702043" cy="467756"/>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5CBF59"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Chemicals Production Objectives</w:t>
                              </w:r>
                            </w:p>
                          </w:txbxContent>
                        </wps:txbx>
                        <wps:bodyPr rot="0" spcFirstLastPara="0" vert="horz" wrap="square" lIns="91440" tIns="45720" rIns="91440" bIns="45720" numCol="1" spcCol="0" rtlCol="0" fromWordArt="0" anchor="ctr" anchorCtr="0" forceAA="0" compatLnSpc="1">
                          <a:noAutofit/>
                        </wps:bodyPr>
                      </wps:wsp>
                      <wps:wsp>
                        <wps:cNvPr id="72" name="Straight Arrow Connector 72"/>
                        <wps:cNvCnPr>
                          <a:stCxn id="84" idx="0"/>
                          <a:endCxn id="66" idx="2"/>
                        </wps:cNvCnPr>
                        <wps:spPr>
                          <a:xfrm flipV="1">
                            <a:off x="6592609" y="1049153"/>
                            <a:ext cx="10311" cy="246247"/>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3" name="Straight Arrow Connector 73"/>
                        <wps:cNvCnPr>
                          <a:stCxn id="69" idx="0"/>
                        </wps:cNvCnPr>
                        <wps:spPr>
                          <a:xfrm flipV="1">
                            <a:off x="6592765" y="3064996"/>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flipV="1">
                            <a:off x="5445735" y="55436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5" name="Straight Arrow Connector 75"/>
                        <wps:cNvCnPr/>
                        <wps:spPr>
                          <a:xfrm flipV="1">
                            <a:off x="7754083" y="55436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a:stCxn id="80" idx="0"/>
                        </wps:cNvCnPr>
                        <wps:spPr>
                          <a:xfrm flipV="1">
                            <a:off x="7708139" y="1049153"/>
                            <a:ext cx="0" cy="2760848"/>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a:stCxn id="78" idx="0"/>
                        </wps:cNvCnPr>
                        <wps:spPr>
                          <a:xfrm flipH="1" flipV="1">
                            <a:off x="5445571" y="1049154"/>
                            <a:ext cx="19267" cy="2760846"/>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78" name="Rectangle 78"/>
                        <wps:cNvSpPr/>
                        <wps:spPr>
                          <a:xfrm>
                            <a:off x="4557644" y="3810001"/>
                            <a:ext cx="1814387"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2B4AA"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confidence in the feasibility of the application of green, energy efficient low carbon technologies in phosphate mining/refining</w:t>
                              </w:r>
                            </w:p>
                          </w:txbxContent>
                        </wps:txbx>
                        <wps:bodyPr rot="0" spcFirstLastPara="0" vert="horz" wrap="square" lIns="91440" tIns="45720" rIns="91440" bIns="45720" numCol="1" spcCol="0" rtlCol="0" fromWordArt="0" anchor="ctr" anchorCtr="0" forceAA="0" compatLnSpc="1">
                          <a:noAutofit/>
                        </wps:bodyPr>
                      </wps:wsp>
                      <wps:wsp>
                        <wps:cNvPr id="79" name="Straight Arrow Connector 79"/>
                        <wps:cNvCnPr/>
                        <wps:spPr>
                          <a:xfrm flipV="1">
                            <a:off x="5445735" y="45530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80" name="Rectangle 80"/>
                        <wps:cNvSpPr/>
                        <wps:spPr>
                          <a:xfrm>
                            <a:off x="6592766" y="3810001"/>
                            <a:ext cx="2230747"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E9C553"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confidence, understanding and capacity in the feasibility of the application of green, energy efficient low carbon technologies in phosphate chemicals production</w:t>
                              </w:r>
                            </w:p>
                          </w:txbxContent>
                        </wps:txbx>
                        <wps:bodyPr rot="0" spcFirstLastPara="0" vert="horz" wrap="square" lIns="91440" tIns="45720" rIns="91440" bIns="45720" numCol="1" spcCol="0" rtlCol="0" fromWordArt="0" anchor="ctr" anchorCtr="0" forceAA="0" compatLnSpc="1">
                          <a:noAutofit/>
                        </wps:bodyPr>
                      </wps:wsp>
                      <wps:wsp>
                        <wps:cNvPr id="82" name="Straight Arrow Connector 82"/>
                        <wps:cNvCnPr/>
                        <wps:spPr>
                          <a:xfrm flipV="1">
                            <a:off x="7754083" y="45530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83" name="Rectangle 83"/>
                        <wps:cNvSpPr/>
                        <wps:spPr>
                          <a:xfrm>
                            <a:off x="5676612" y="2286000"/>
                            <a:ext cx="1766613"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4C3E6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commitment of, and institutional and technical arrangements for, the PCI in green and low carbon waste management</w:t>
                              </w:r>
                            </w:p>
                          </w:txbxContent>
                        </wps:txbx>
                        <wps:bodyPr rot="0" spcFirstLastPara="0" vert="horz" wrap="square" lIns="91440" tIns="45720" rIns="91440" bIns="45720" numCol="1" spcCol="0" rtlCol="0" fromWordArt="0" anchor="ctr" anchorCtr="0" forceAA="0" compatLnSpc="1">
                          <a:noAutofit/>
                        </wps:bodyPr>
                      </wps:wsp>
                      <wps:wsp>
                        <wps:cNvPr id="84" name="Rectangle 84"/>
                        <wps:cNvSpPr/>
                        <wps:spPr>
                          <a:xfrm>
                            <a:off x="5741656" y="1295400"/>
                            <a:ext cx="1701905" cy="762000"/>
                          </a:xfrm>
                          <a:prstGeom prst="rect">
                            <a:avLst/>
                          </a:prstGeom>
                          <a:solidFill>
                            <a:srgbClr val="FFCC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B9223"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Increased confidence in the feasibility of the application of green and low carbon technologies in waste management</w:t>
                              </w:r>
                            </w:p>
                          </w:txbxContent>
                        </wps:txbx>
                        <wps:bodyPr rot="0" spcFirstLastPara="0" vert="horz" wrap="square" lIns="91440" tIns="45720" rIns="91440" bIns="45720" numCol="1" spcCol="0" rtlCol="0" fromWordArt="0" anchor="ctr" anchorCtr="0" forceAA="0" compatLnSpc="1">
                          <a:noAutofit/>
                        </wps:bodyPr>
                      </wps:wsp>
                      <wps:wsp>
                        <wps:cNvPr id="85" name="Straight Arrow Connector 85"/>
                        <wps:cNvCnPr/>
                        <wps:spPr>
                          <a:xfrm flipV="1">
                            <a:off x="6566754" y="2038440"/>
                            <a:ext cx="0" cy="247560"/>
                          </a:xfrm>
                          <a:prstGeom prst="straightConnector1">
                            <a:avLst/>
                          </a:prstGeom>
                          <a:ln w="2540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D0FA28" id="Group 86" o:spid="_x0000_s1026" style="position:absolute;margin-left:-42.1pt;margin-top:19.8pt;width:700.35pt;height:437.45pt;z-index:251661312" coordorigin="-712" coordsize="88947,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">
                <v:rect id="Rectangle 6" o:spid="_x0000_s1027" style="position:absolute;left:5180;top:3810;width:30340;height:6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" fillcolor="yellow" strokecolor="black [3213]" strokeweight="1pt">
                  <v:textbox>
                    <w:txbxContent>
                      <w:p w14:paraId="523806C6"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000000"/>
                            <w:kern w:val="24"/>
                            <w:sz w:val="22"/>
                            <w:szCs w:val="22"/>
                          </w:rPr>
                          <w:t>Limited applications of low carbon and energy efficient technologies in the PCI in China</w:t>
                        </w:r>
                      </w:p>
                    </w:txbxContent>
                  </v:textbox>
                </v:rect>
                <v:rect id="Rectangle 7" o:spid="_x0000_s1028" style="position:absolute;left:23222;top:48006;width:17021;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" fillcolor="yellow" strokecolor="black [3213]" strokeweight="1pt">
                  <v:textbox>
                    <w:txbxContent>
                      <w:p w14:paraId="2EC532B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Absence of a feasible and working green, low carbon and energy efficient development model in phosphate chemicals production</w:t>
                        </w:r>
                      </w:p>
                    </w:txbxContent>
                  </v:textbox>
                </v:rect>
                <v:rect id="Rectangle 8" o:spid="_x0000_s1029" style="position:absolute;left:-712;top:48006;width:19712;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" fillcolor="yellow" strokecolor="black [3213]" strokeweight="1pt">
                  <v:textbox>
                    <w:txbxContent>
                      <w:p w14:paraId="2391887F"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The PCI is not interested and committed to green, low carbon and energy efficient operations and processes in phosphate mining/refining</w:t>
                        </w:r>
                      </w:p>
                    </w:txbxContent>
                  </v:textbox>
                </v:rect>
                <v:rect id="Rectangle 9" o:spid="_x0000_s1030" style="position:absolute;left:11840;top:33125;width:17020;height:3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" fillcolor="yellow" strokecolor="black [3213]" strokeweight="1pt">
                  <v:textbox>
                    <w:txbxContent>
                      <w:p w14:paraId="04C25110"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Waste Management Barriers</w:t>
                        </w:r>
                      </w:p>
                    </w:txbxContent>
                  </v:textbox>
                </v:rect>
                <v:rect id="Rectangle 10" o:spid="_x0000_s1031" style="position:absolute;top:57772;width:18145;height:4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" fillcolor="yellow" strokecolor="black [3213]" strokeweight="1pt">
                  <v:textbox>
                    <w:txbxContent>
                      <w:p w14:paraId="4BF3D5B9"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Mining/Refining Barriers</w:t>
                        </w:r>
                      </w:p>
                    </w:txbxContent>
                  </v:textbox>
                </v:rect>
                <v:rect id="Rectangle 11" o:spid="_x0000_s1032" style="position:absolute;left:23222;top:57772;width:17021;height:4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" fillcolor="yellow" strokecolor="black [3213]" strokeweight="1pt">
                  <v:textbox>
                    <w:txbxContent>
                      <w:p w14:paraId="0F9C2A2F"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Chemicals Production Barriers</w:t>
                        </w:r>
                      </w:p>
                    </w:txbxContent>
                  </v:textbox>
                </v:rect>
                <v:shapetype id="_x0000_t32" coordsize="21600,21600" o:spt="32" o:oned="t" path="m,l21600,21600e" filled="f">
                  <v:path arrowok="t" fillok="f" o:connecttype="none"/>
                  <o:lock v:ext="edit" shapetype="t"/>
                </v:shapetype>
                <v:shape id="Straight Arrow Connector 12" o:spid="_x0000_s1033" type="#_x0000_t32" style="position:absolute;left:20350;top:10491;width:0;height:24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" strokecolor="black [3213]" strokeweight="2pt">
                  <v:stroke endarrow="block" joinstyle="miter"/>
                </v:shape>
                <v:shape id="Straight Arrow Connector 15" o:spid="_x0000_s1034" type="#_x0000_t32" style="position:absolute;left:20350;top:30649;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" strokecolor="black [3213]" strokeweight="2pt">
                  <v:stroke endarrow="block" joinstyle="miter"/>
                </v:shape>
                <v:shape id="Straight Arrow Connector 17" o:spid="_x0000_s1035" type="#_x0000_t32" style="position:absolute;left:8880;top:55436;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" strokecolor="black [3213]" strokeweight="2pt">
                  <v:stroke endarrow="block" joinstyle="miter"/>
                </v:shape>
                <v:shape id="Straight Arrow Connector 19" o:spid="_x0000_s1036" type="#_x0000_t32" style="position:absolute;left:31820;top:55436;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" strokecolor="black [3213]" strokeweight="2pt">
                  <v:stroke endarrow="block" joinstyle="miter"/>
                </v:shape>
                <v:shape id="Straight Arrow Connector 22" o:spid="_x0000_s1037" type="#_x0000_t32" style="position:absolute;left:31731;top:10491;width:155;height:276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" strokecolor="black [3213]" strokeweight="2pt">
                  <v:stroke endarrow="block" joinstyle="miter"/>
                </v:shape>
                <v:shape id="Straight Arrow Connector 23" o:spid="_x0000_s1038" type="#_x0000_t32" style="position:absolute;left:8880;top:10491;width:264;height:276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" strokecolor="black [3213]" strokeweight="2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 o:spid="_x0000_s1039" type="#_x0000_t13" style="position:absolute;left:37740;top:4572;width:8575;height:4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" adj="15934" fillcolor="#92d050" strokecolor="black [3213]" strokeweight="1pt"/>
                <v:shapetype id="_x0000_t202" coordsize="21600,21600" o:spt="202" path="m,l,21600r21600,l21600,xe">
                  <v:stroke joinstyle="miter"/>
                  <v:path gradientshapeok="t" o:connecttype="rect"/>
                </v:shapetype>
                <v:shape id="TextBox 45" o:spid="_x0000_s1040" type="#_x0000_t202" style="position:absolute;left:9763;width:21687;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" filled="f" strokecolor="black [3213]">
                  <v:textbox>
                    <w:txbxContent>
                      <w:p w14:paraId="40B9A30F" w14:textId="77777777" w:rsidR="004F3C37" w:rsidRDefault="004F3C37">
                        <w:pPr>
                          <w:pStyle w:val="NormalWeb"/>
                          <w:spacing w:before="0" w:beforeAutospacing="0" w:after="0" w:afterAutospacing="0" w:line="256" w:lineRule="auto"/>
                          <w:jc w:val="center"/>
                        </w:pPr>
                        <w:r>
                          <w:rPr>
                            <w:rFonts w:ascii="Calibri" w:eastAsia="Times New Roman" w:hAnsi="Calibri" w:cs="Cordia New"/>
                            <w:b/>
                            <w:bCs/>
                            <w:color w:val="006600"/>
                            <w:kern w:val="24"/>
                            <w:sz w:val="22"/>
                            <w:szCs w:val="22"/>
                          </w:rPr>
                          <w:t>From PhosChemEE Problem Tree</w:t>
                        </w:r>
                      </w:p>
                    </w:txbxContent>
                  </v:textbox>
                </v:shape>
                <v:shape id="TextBox 46" o:spid="_x0000_s1041" type="#_x0000_t202" style="position:absolute;left:54504;width:22940;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" filled="f" strokecolor="black [3213]">
                  <v:textbox>
                    <w:txbxContent>
                      <w:p w14:paraId="2BC91CE1" w14:textId="77777777" w:rsidR="004F3C37" w:rsidRDefault="004F3C37">
                        <w:pPr>
                          <w:pStyle w:val="NormalWeb"/>
                          <w:spacing w:before="0" w:beforeAutospacing="0" w:after="0" w:afterAutospacing="0" w:line="256" w:lineRule="auto"/>
                          <w:jc w:val="center"/>
                        </w:pPr>
                        <w:r>
                          <w:rPr>
                            <w:rFonts w:ascii="Calibri" w:eastAsia="Times New Roman" w:hAnsi="Calibri" w:cs="Cordia New"/>
                            <w:b/>
                            <w:bCs/>
                            <w:color w:val="006600"/>
                            <w:kern w:val="24"/>
                            <w:sz w:val="22"/>
                            <w:szCs w:val="22"/>
                          </w:rPr>
                          <w:t>From PhosChemEE Objective Tree</w:t>
                        </w:r>
                      </w:p>
                    </w:txbxContent>
                  </v:textbox>
                </v:shape>
                <v:rect id="Rectangle 27" o:spid="_x0000_s1042" style="position:absolute;left:-712;top:38100;width:1971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" fillcolor="yellow" strokecolor="black [3213]" strokeweight="1pt">
                  <v:textbox>
                    <w:txbxContent>
                      <w:p w14:paraId="2326A871"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confidence in the feasibility of the application of green, energy efficient low carbon technologies in phosphate mining/refining</w:t>
                        </w:r>
                      </w:p>
                    </w:txbxContent>
                  </v:textbox>
                </v:rect>
                <v:shape id="Straight Arrow Connector 28" o:spid="_x0000_s1043" type="#_x0000_t32" style="position:absolute;left:8880;top:45530;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" strokecolor="black [3213]" strokeweight="2pt">
                  <v:stroke endarrow="block" joinstyle="miter"/>
                </v:shape>
                <v:rect id="Rectangle 29" o:spid="_x0000_s1044" style="position:absolute;left:21969;top:38100;width:1983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" fillcolor="yellow" strokecolor="black [3213]" strokeweight="1pt">
                  <v:textbox>
                    <w:txbxContent>
                      <w:p w14:paraId="56418F7D"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confidence in the feasibility of the application of green, energy efficient low carbon technologies in phosphate chemicals production</w:t>
                        </w:r>
                      </w:p>
                    </w:txbxContent>
                  </v:textbox>
                </v:rect>
                <v:shape id="Straight Arrow Connector 30" o:spid="_x0000_s1045" type="#_x0000_t32" style="position:absolute;left:31820;top:45530;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" strokecolor="black [3213]" strokeweight="2pt">
                  <v:stroke endarrow="block" joinstyle="miter"/>
                </v:shape>
                <v:rect id="Rectangle 31" o:spid="_x0000_s1046" style="position:absolute;left:12510;top:22860;width:15541;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" fillcolor="yellow" strokecolor="black [3213]" strokeweight="1pt">
                  <v:textbox>
                    <w:txbxContent>
                      <w:p w14:paraId="7A5D2704"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commitment of the PCI in green and low carbon waste management</w:t>
                        </w:r>
                      </w:p>
                    </w:txbxContent>
                  </v:textbox>
                </v:rect>
                <v:rect id="Rectangle 64" o:spid="_x0000_s1047" style="position:absolute;left:11840;top:12954;width:170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" fillcolor="yellow" strokecolor="black [3213]" strokeweight="1pt">
                  <v:textbox>
                    <w:txbxContent>
                      <w:p w14:paraId="66C9669F"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Low level of support in the feasibility of the application of green and low carbon technologies in waste management</w:t>
                        </w:r>
                      </w:p>
                    </w:txbxContent>
                  </v:textbox>
                </v:rect>
                <v:shape id="Straight Arrow Connector 65" o:spid="_x0000_s1048" type="#_x0000_t32" style="position:absolute;left:20090;top:20384;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" strokecolor="black [3213]" strokeweight="2pt">
                  <v:stroke endarrow="block" joinstyle="miter"/>
                </v:shape>
                <v:rect id="Rectangle 66" o:spid="_x0000_s1049" style="position:absolute;left:48453;top:3810;width:35152;height:6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" fillcolor="#fcf" strokecolor="black [3213]" strokeweight="1pt">
                  <v:textbox>
                    <w:txbxContent>
                      <w:p w14:paraId="67FE2FD4"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000000"/>
                            <w:kern w:val="24"/>
                            <w:sz w:val="22"/>
                            <w:szCs w:val="22"/>
                          </w:rPr>
                          <w:t>Extensive application of low carbon and energy efficient technologies and best practices in the PCI in China</w:t>
                        </w:r>
                      </w:p>
                    </w:txbxContent>
                  </v:textbox>
                </v:rect>
                <v:rect id="Rectangle 67" o:spid="_x0000_s1050" style="position:absolute;left:68942;top:48006;width:17021;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" fillcolor="#fcf" strokecolor="black [3213]" strokeweight="1pt">
                  <v:textbox>
                    <w:txbxContent>
                      <w:p w14:paraId="7FF0CD1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adoption by the PCI of a green, low carbon and energy efficient development model in phosphate chemicals production</w:t>
                        </w:r>
                      </w:p>
                    </w:txbxContent>
                  </v:textbox>
                </v:rect>
                <v:rect id="Rectangle 68" o:spid="_x0000_s1051" style="position:absolute;left:45577;top:48006;width:1814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" fillcolor="#fcf" strokecolor="black [3213]" strokeweight="1pt">
                  <v:textbox>
                    <w:txbxContent>
                      <w:p w14:paraId="27CC661D"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Improved interest and commitment of the PCI in green, low carbon and energy efficient operations in phosphate mining/refining</w:t>
                        </w:r>
                      </w:p>
                    </w:txbxContent>
                  </v:textbox>
                </v:rect>
                <v:rect id="Rectangle 69" o:spid="_x0000_s1052" style="position:absolute;left:57417;top:33125;width:17020;height:3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" fillcolor="#fcf" strokecolor="black [3213]" strokeweight="1pt">
                  <v:textbox>
                    <w:txbxContent>
                      <w:p w14:paraId="3E821532"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Waste Management Objectives</w:t>
                        </w:r>
                      </w:p>
                    </w:txbxContent>
                  </v:textbox>
                </v:rect>
                <v:rect id="Rectangle 70" o:spid="_x0000_s1053" style="position:absolute;left:45577;top:57777;width:18145;height:4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" fillcolor="#fcf" strokecolor="black [3213]" strokeweight="1pt">
                  <v:textbox>
                    <w:txbxContent>
                      <w:p w14:paraId="3C69EC76"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Mining/Refining Objectives</w:t>
                        </w:r>
                      </w:p>
                    </w:txbxContent>
                  </v:textbox>
                </v:rect>
                <v:rect id="Rectangle 71" o:spid="_x0000_s1054" style="position:absolute;left:68942;top:57772;width:17021;height:4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" fillcolor="#fcf" strokecolor="black [3213]" strokeweight="1pt">
                  <v:textbox>
                    <w:txbxContent>
                      <w:p w14:paraId="345CBF59" w14:textId="77777777" w:rsidR="004F3C37" w:rsidRDefault="004F3C37">
                        <w:pPr>
                          <w:pStyle w:val="NormalWeb"/>
                          <w:spacing w:before="0" w:beforeAutospacing="0" w:after="0" w:afterAutospacing="0" w:line="256" w:lineRule="auto"/>
                          <w:jc w:val="center"/>
                        </w:pPr>
                        <w:r>
                          <w:rPr>
                            <w:rFonts w:asciiTheme="minorHAnsi" w:eastAsia="Times New Roman" w:hAnsi="Calibri" w:cs="Cordia New"/>
                            <w:b/>
                            <w:bCs/>
                            <w:color w:val="FF0000"/>
                            <w:kern w:val="24"/>
                            <w:sz w:val="18"/>
                            <w:szCs w:val="18"/>
                          </w:rPr>
                          <w:t>Phosphate Chemicals Production Objectives</w:t>
                        </w:r>
                      </w:p>
                    </w:txbxContent>
                  </v:textbox>
                </v:rect>
                <v:shape id="Straight Arrow Connector 72" o:spid="_x0000_s1055" type="#_x0000_t32" style="position:absolute;left:65926;top:10491;width:103;height:24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" strokecolor="black [3213]" strokeweight="2pt">
                  <v:stroke endarrow="block" joinstyle="miter"/>
                </v:shape>
                <v:shape id="Straight Arrow Connector 73" o:spid="_x0000_s1056" type="#_x0000_t32" style="position:absolute;left:65927;top:30649;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" strokecolor="black [3213]" strokeweight="2pt">
                  <v:stroke endarrow="block" joinstyle="miter"/>
                </v:shape>
                <v:shape id="Straight Arrow Connector 74" o:spid="_x0000_s1057" type="#_x0000_t32" style="position:absolute;left:54457;top:55436;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" strokecolor="black [3213]" strokeweight="2pt">
                  <v:stroke endarrow="block" joinstyle="miter"/>
                </v:shape>
                <v:shape id="Straight Arrow Connector 75" o:spid="_x0000_s1058" type="#_x0000_t32" style="position:absolute;left:77540;top:55436;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" strokecolor="black [3213]" strokeweight="2pt">
                  <v:stroke endarrow="block" joinstyle="miter"/>
                </v:shape>
                <v:shape id="Straight Arrow Connector 76" o:spid="_x0000_s1059" type="#_x0000_t32" style="position:absolute;left:77081;top:10491;width:0;height:276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" strokecolor="black [3213]" strokeweight="2pt">
                  <v:stroke endarrow="block" joinstyle="miter"/>
                </v:shape>
                <v:shape id="Straight Arrow Connector 77" o:spid="_x0000_s1060" type="#_x0000_t32" style="position:absolute;left:54455;top:10491;width:193;height:276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" strokecolor="black [3213]" strokeweight="2pt">
                  <v:stroke endarrow="block" joinstyle="miter"/>
                </v:shape>
                <v:rect id="Rectangle 78" o:spid="_x0000_s1061" style="position:absolute;left:45576;top:38100;width:1814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" fillcolor="#fcf" strokecolor="black [3213]" strokeweight="1pt">
                  <v:textbox>
                    <w:txbxContent>
                      <w:p w14:paraId="6D32B4AA"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confidence in the feasibility of the application of green, energy efficient low carbon technologies in phosphate mining/refining</w:t>
                        </w:r>
                      </w:p>
                    </w:txbxContent>
                  </v:textbox>
                </v:rect>
                <v:shape id="Straight Arrow Connector 79" o:spid="_x0000_s1062" type="#_x0000_t32" style="position:absolute;left:54457;top:45530;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" strokecolor="black [3213]" strokeweight="2pt">
                  <v:stroke endarrow="block" joinstyle="miter"/>
                </v:shape>
                <v:rect id="Rectangle 80" o:spid="_x0000_s1063" style="position:absolute;left:65927;top:38100;width:2230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" fillcolor="#fcf" strokecolor="black [3213]" strokeweight="1pt">
                  <v:textbox>
                    <w:txbxContent>
                      <w:p w14:paraId="21E9C553"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confidence, understanding and capacity in the feasibility of the application of green, energy efficient low carbon technologies in phosphate chemicals production</w:t>
                        </w:r>
                      </w:p>
                    </w:txbxContent>
                  </v:textbox>
                </v:rect>
                <v:shape id="Straight Arrow Connector 82" o:spid="_x0000_s1064" type="#_x0000_t32" style="position:absolute;left:77540;top:45530;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" strokecolor="black [3213]" strokeweight="2pt">
                  <v:stroke endarrow="block" joinstyle="miter"/>
                </v:shape>
                <v:rect id="Rectangle 83" o:spid="_x0000_s1065" style="position:absolute;left:56766;top:22860;width:1766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" fillcolor="#fcf" strokecolor="black [3213]" strokeweight="1pt">
                  <v:textbox>
                    <w:txbxContent>
                      <w:p w14:paraId="654C3E6B"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Enhanced commitment of, and institutional and technical arrangements for, the PCI in green and low carbon waste management</w:t>
                        </w:r>
                      </w:p>
                    </w:txbxContent>
                  </v:textbox>
                </v:rect>
                <v:rect id="Rectangle 84" o:spid="_x0000_s1066" style="position:absolute;left:57416;top:12954;width:17019;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" fillcolor="#fcf" strokecolor="black [3213]" strokeweight="1pt">
                  <v:textbox>
                    <w:txbxContent>
                      <w:p w14:paraId="56CB9223" w14:textId="77777777" w:rsidR="004F3C37" w:rsidRDefault="004F3C37">
                        <w:pPr>
                          <w:pStyle w:val="NormalWeb"/>
                          <w:spacing w:before="0" w:beforeAutospacing="0" w:after="0" w:afterAutospacing="0" w:line="256" w:lineRule="auto"/>
                          <w:jc w:val="center"/>
                          <w:rPr>
                            <w:sz w:val="22"/>
                          </w:rPr>
                        </w:pPr>
                        <w:r>
                          <w:rPr>
                            <w:rFonts w:asciiTheme="minorHAnsi" w:eastAsia="Times New Roman" w:hAnsi="Calibri" w:cs="Cordia New"/>
                            <w:b/>
                            <w:bCs/>
                            <w:color w:val="000000"/>
                            <w:kern w:val="24"/>
                            <w:sz w:val="16"/>
                            <w:szCs w:val="18"/>
                          </w:rPr>
                          <w:t>Increased confidence in the feasibility of the application of green and low carbon technologies in waste management</w:t>
                        </w:r>
                      </w:p>
                    </w:txbxContent>
                  </v:textbox>
                </v:rect>
                <v:shape id="Straight Arrow Connector 85" o:spid="_x0000_s1067" type="#_x0000_t32" style="position:absolute;left:65667;top:20384;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" strokecolor="black [3213]" strokeweight="2pt">
                  <v:stroke endarrow="block" joinstyle="miter"/>
                </v:shape>
              </v:group>
            </w:pict>
          </mc:Fallback>
        </mc:AlternateContent>
      </w:r>
      <w:r>
        <w:rPr>
          <w:rFonts w:ascii="Calibri" w:hAnsi="Calibri" w:cs="Calibri"/>
          <w:b/>
          <w:smallCaps/>
          <w:spacing w:val="-2"/>
        </w:rPr>
        <w:br w:type="page"/>
      </w:r>
    </w:p>
    <w:p w14:paraId="65CC34EE" w14:textId="77777777" w:rsidR="00F5335A" w:rsidRDefault="00F5335A">
      <w:pPr>
        <w:spacing w:after="0" w:line="240" w:lineRule="auto"/>
        <w:rPr>
          <w:rFonts w:ascii="Calibri" w:hAnsi="Calibri" w:cs="Calibri"/>
          <w:b/>
          <w:smallCaps/>
          <w:spacing w:val="-2"/>
        </w:rPr>
        <w:sectPr w:rsidR="00F5335A">
          <w:pgSz w:w="15840" w:h="12240" w:orient="landscape"/>
          <w:pgMar w:top="1440" w:right="1440" w:bottom="1440" w:left="1440" w:header="720" w:footer="432" w:gutter="0"/>
          <w:cols w:space="708"/>
          <w:titlePg/>
          <w:docGrid w:linePitch="360"/>
        </w:sectPr>
      </w:pPr>
    </w:p>
    <w:p w14:paraId="6617721D"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74" w:name="_Toc88064333"/>
      <w:r>
        <w:rPr>
          <w:rFonts w:ascii="Calibri" w:hAnsi="Calibri" w:cs="Calibri"/>
          <w:b/>
          <w:smallCaps/>
          <w:spacing w:val="-2"/>
        </w:rPr>
        <w:lastRenderedPageBreak/>
        <w:t>IV. Results and Partnerships</w:t>
      </w:r>
      <w:bookmarkEnd w:id="74"/>
      <w:r>
        <w:rPr>
          <w:rFonts w:ascii="Calibri" w:hAnsi="Calibri" w:cs="Calibri"/>
          <w:b/>
          <w:smallCaps/>
          <w:spacing w:val="-2"/>
        </w:rPr>
        <w:t xml:space="preserve"> </w:t>
      </w:r>
    </w:p>
    <w:p w14:paraId="2C81B2B4" w14:textId="77777777" w:rsidR="00F5335A" w:rsidRDefault="00F5335A">
      <w:pPr>
        <w:spacing w:after="0" w:line="240" w:lineRule="auto"/>
        <w:rPr>
          <w:rFonts w:ascii="Calibri" w:hAnsi="Calibri" w:cs="Calibri"/>
          <w:i/>
        </w:rPr>
      </w:pPr>
    </w:p>
    <w:p w14:paraId="06B17A03" w14:textId="77777777" w:rsidR="00F5335A" w:rsidRDefault="00795F6F">
      <w:pPr>
        <w:spacing w:after="0" w:line="240" w:lineRule="auto"/>
        <w:rPr>
          <w:rFonts w:ascii="Calibri" w:hAnsi="Calibri" w:cs="Calibri"/>
          <w:bCs/>
        </w:rPr>
      </w:pPr>
      <w:r>
        <w:rPr>
          <w:rFonts w:ascii="Calibri" w:hAnsi="Calibri" w:cs="Calibri"/>
          <w:b/>
          <w:u w:val="single"/>
        </w:rPr>
        <w:t>Expected Results</w:t>
      </w:r>
    </w:p>
    <w:p w14:paraId="61A277AA" w14:textId="77777777" w:rsidR="00F5335A" w:rsidRDefault="00F5335A">
      <w:pPr>
        <w:pStyle w:val="ListParagraph"/>
        <w:ind w:left="0"/>
        <w:jc w:val="both"/>
        <w:rPr>
          <w:rFonts w:ascii="Calibri" w:hAnsi="Calibri" w:cs="Calibri"/>
          <w:bCs/>
          <w:sz w:val="22"/>
          <w:szCs w:val="22"/>
        </w:rPr>
      </w:pPr>
    </w:p>
    <w:p w14:paraId="30D5A5E7" w14:textId="77777777" w:rsidR="00F5335A" w:rsidRDefault="00795F6F">
      <w:pPr>
        <w:spacing w:after="0" w:line="240" w:lineRule="auto"/>
        <w:rPr>
          <w:rFonts w:ascii="Calibri" w:hAnsi="Calibri" w:cs="Calibri"/>
          <w:i/>
        </w:rPr>
      </w:pPr>
      <w:r>
        <w:rPr>
          <w:rFonts w:ascii="Calibri" w:hAnsi="Calibri" w:cs="Calibri"/>
          <w:b/>
          <w:bCs/>
          <w:i/>
          <w:u w:val="single"/>
        </w:rPr>
        <w:t>Goal:</w:t>
      </w:r>
      <w:r>
        <w:rPr>
          <w:rFonts w:ascii="Calibri" w:hAnsi="Calibri" w:cs="Calibri"/>
          <w:b/>
          <w:i/>
          <w:u w:val="single"/>
        </w:rPr>
        <w:t xml:space="preserve"> </w:t>
      </w:r>
      <w:r>
        <w:rPr>
          <w:rFonts w:ascii="Calibri" w:hAnsi="Calibri" w:cs="Calibri"/>
          <w:b/>
          <w:bCs/>
          <w:i/>
          <w:u w:val="single"/>
        </w:rPr>
        <w:t>Reduced annual growth rate of GHG emissions from the Phosphate Chemicals Industry in China.</w:t>
      </w:r>
    </w:p>
    <w:p w14:paraId="0F4A4D09" w14:textId="77777777" w:rsidR="00F5335A" w:rsidRDefault="00F5335A">
      <w:pPr>
        <w:spacing w:after="0" w:line="240" w:lineRule="auto"/>
        <w:rPr>
          <w:rFonts w:ascii="Calibri" w:hAnsi="Calibri" w:cs="Calibri"/>
        </w:rPr>
      </w:pPr>
    </w:p>
    <w:p w14:paraId="307A1C00" w14:textId="77777777" w:rsidR="00F5335A" w:rsidRDefault="00795F6F">
      <w:pPr>
        <w:spacing w:after="0" w:line="240" w:lineRule="auto"/>
        <w:rPr>
          <w:rFonts w:ascii="Calibri" w:hAnsi="Calibri" w:cs="Calibri"/>
          <w:b/>
          <w:bCs/>
        </w:rPr>
      </w:pPr>
      <w:r>
        <w:rPr>
          <w:rFonts w:ascii="Calibri" w:hAnsi="Calibri" w:cs="Calibri"/>
          <w:b/>
          <w:bCs/>
        </w:rPr>
        <w:t>Project Objective: Enabling the extensive application of low carbon and energy efficient technologies in the phosphate chemicals industry in China.</w:t>
      </w:r>
    </w:p>
    <w:p w14:paraId="5790FBA6" w14:textId="77777777" w:rsidR="00F5335A" w:rsidRDefault="00F5335A">
      <w:pPr>
        <w:spacing w:after="0" w:line="240" w:lineRule="auto"/>
        <w:rPr>
          <w:rFonts w:ascii="Calibri" w:hAnsi="Calibri" w:cs="Calibri"/>
          <w:b/>
          <w:bCs/>
        </w:rPr>
      </w:pPr>
    </w:p>
    <w:p w14:paraId="7012EC5D" w14:textId="77777777" w:rsidR="00F5335A" w:rsidRDefault="00795F6F">
      <w:pPr>
        <w:pStyle w:val="ListParagraph"/>
        <w:ind w:left="0"/>
        <w:jc w:val="both"/>
        <w:rPr>
          <w:rFonts w:ascii="Calibri" w:hAnsi="Calibri" w:cs="Calibri"/>
          <w:b/>
          <w:bCs/>
          <w:sz w:val="22"/>
          <w:szCs w:val="22"/>
        </w:rPr>
      </w:pPr>
      <w:r>
        <w:rPr>
          <w:rFonts w:ascii="Calibri" w:hAnsi="Calibri" w:cs="Calibri"/>
          <w:b/>
          <w:bCs/>
          <w:sz w:val="22"/>
          <w:szCs w:val="22"/>
        </w:rPr>
        <w:t>Component 1: Green and Low Carbon Development and Operation of Phosphate Mines</w:t>
      </w:r>
    </w:p>
    <w:p w14:paraId="21029C8E" w14:textId="77777777" w:rsidR="00F5335A" w:rsidRDefault="00F5335A">
      <w:pPr>
        <w:pStyle w:val="ListParagraph"/>
        <w:ind w:left="0"/>
        <w:jc w:val="both"/>
        <w:rPr>
          <w:rFonts w:ascii="Calibri" w:hAnsi="Calibri" w:cs="Calibri"/>
          <w:bCs/>
          <w:sz w:val="22"/>
          <w:szCs w:val="22"/>
        </w:rPr>
      </w:pPr>
    </w:p>
    <w:p w14:paraId="7C3CB54B" w14:textId="77777777" w:rsidR="00F5335A" w:rsidRDefault="00795F6F">
      <w:pPr>
        <w:pStyle w:val="ListParagraph"/>
        <w:ind w:left="0"/>
        <w:jc w:val="both"/>
        <w:rPr>
          <w:rFonts w:ascii="Calibri" w:hAnsi="Calibri" w:cs="Calibri"/>
          <w:sz w:val="22"/>
          <w:szCs w:val="22"/>
          <w:u w:val="single"/>
        </w:rPr>
      </w:pPr>
      <w:bookmarkStart w:id="75" w:name="_Hlk87284002"/>
      <w:r>
        <w:rPr>
          <w:rFonts w:ascii="Calibri" w:hAnsi="Calibri" w:cs="Calibri"/>
          <w:bCs/>
          <w:sz w:val="22"/>
          <w:szCs w:val="22"/>
          <w:u w:val="single"/>
        </w:rPr>
        <w:t xml:space="preserve">Outcome 1.1: </w:t>
      </w:r>
      <w:r>
        <w:rPr>
          <w:rFonts w:ascii="Calibri" w:hAnsi="Calibri" w:cs="Calibri"/>
          <w:sz w:val="22"/>
          <w:szCs w:val="22"/>
          <w:u w:val="single"/>
        </w:rPr>
        <w:t>Improved interest and commitment of the phosphate chemical industry in the green, low carbon and energy efficient operations of the phosphate mining sub-sector in China.</w:t>
      </w:r>
    </w:p>
    <w:p w14:paraId="400409EA" w14:textId="77777777" w:rsidR="00F5335A" w:rsidRDefault="00F5335A">
      <w:pPr>
        <w:pStyle w:val="ListParagraph"/>
        <w:ind w:left="0"/>
        <w:jc w:val="both"/>
        <w:rPr>
          <w:rFonts w:ascii="Calibri" w:hAnsi="Calibri" w:cs="Calibri"/>
          <w:sz w:val="22"/>
          <w:szCs w:val="22"/>
          <w:u w:val="single"/>
        </w:rPr>
      </w:pPr>
    </w:p>
    <w:p w14:paraId="75FD1FA9" w14:textId="77777777" w:rsidR="00F5335A" w:rsidRDefault="00795F6F">
      <w:pPr>
        <w:pStyle w:val="ListParagraph"/>
        <w:ind w:left="0"/>
        <w:jc w:val="both"/>
        <w:rPr>
          <w:rFonts w:ascii="Calibri" w:hAnsi="Calibri" w:cs="Calibri"/>
          <w:sz w:val="22"/>
          <w:szCs w:val="22"/>
        </w:rPr>
      </w:pPr>
      <w:r>
        <w:rPr>
          <w:rFonts w:ascii="Calibri" w:hAnsi="Calibri" w:cs="Calibri"/>
          <w:sz w:val="22"/>
          <w:szCs w:val="22"/>
          <w:u w:val="single"/>
        </w:rPr>
        <w:t>Output 1.1.1:</w:t>
      </w:r>
      <w:r>
        <w:rPr>
          <w:rFonts w:ascii="Calibri" w:hAnsi="Calibri" w:cs="Calibri"/>
          <w:sz w:val="22"/>
          <w:szCs w:val="22"/>
        </w:rPr>
        <w:t xml:space="preserve"> Formulated, recommended, approved, and enforced policy and institutional frameworks supporting green, energy efficient low carbon development initiatives in phosphate rock (phosrock) mining and refining.</w:t>
      </w:r>
    </w:p>
    <w:p w14:paraId="0AB48571" w14:textId="77777777" w:rsidR="00F5335A" w:rsidRDefault="00F5335A">
      <w:pPr>
        <w:pStyle w:val="ListParagraph"/>
        <w:ind w:left="0"/>
        <w:jc w:val="both"/>
        <w:rPr>
          <w:rFonts w:ascii="Calibri" w:hAnsi="Calibri" w:cs="Calibri"/>
          <w:sz w:val="22"/>
          <w:szCs w:val="22"/>
        </w:rPr>
      </w:pPr>
    </w:p>
    <w:p w14:paraId="4A6FFB05" w14:textId="77777777" w:rsidR="00F5335A" w:rsidRDefault="00F5335A">
      <w:pPr>
        <w:pStyle w:val="ListParagraph"/>
        <w:ind w:left="0"/>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5954"/>
      </w:tblGrid>
      <w:tr w:rsidR="00F5335A" w14:paraId="16B2C984"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4FDC6C8"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56BFC9EF"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13DD8FE1" w14:textId="77777777">
        <w:tc>
          <w:tcPr>
            <w:tcW w:w="3438" w:type="dxa"/>
            <w:tcBorders>
              <w:top w:val="single" w:sz="12" w:space="0" w:color="FFFF00"/>
              <w:left w:val="single" w:sz="4" w:space="0" w:color="auto"/>
              <w:bottom w:val="single" w:sz="6" w:space="0" w:color="auto"/>
              <w:right w:val="single" w:sz="4" w:space="0" w:color="auto"/>
            </w:tcBorders>
            <w:vAlign w:val="center"/>
          </w:tcPr>
          <w:p w14:paraId="63E991CF" w14:textId="77777777" w:rsidR="00F5335A" w:rsidRDefault="00795F6F">
            <w:pPr>
              <w:spacing w:after="0" w:line="240" w:lineRule="auto"/>
              <w:rPr>
                <w:rFonts w:ascii="Calibri" w:hAnsi="Calibri" w:cs="Calibri"/>
                <w:bCs/>
                <w:i/>
              </w:rPr>
            </w:pPr>
            <w:r>
              <w:rPr>
                <w:rFonts w:ascii="Calibri" w:hAnsi="Calibri" w:cs="Calibri"/>
                <w:bCs/>
                <w:i/>
              </w:rPr>
              <w:t xml:space="preserve">Activity 1.1.1.1: </w:t>
            </w:r>
            <w:r>
              <w:rPr>
                <w:rFonts w:ascii="Calibri" w:hAnsi="Calibri" w:cs="Calibri"/>
                <w:bCs/>
              </w:rPr>
              <w:t>Conduct of research to update existing policies and strengthen existing institutional mechanisms in China to enable the greening of the phosphate mining and refining sub-sector.</w:t>
            </w:r>
          </w:p>
        </w:tc>
        <w:tc>
          <w:tcPr>
            <w:tcW w:w="6120" w:type="dxa"/>
            <w:tcBorders>
              <w:top w:val="single" w:sz="12" w:space="0" w:color="FFFF00"/>
              <w:left w:val="single" w:sz="4" w:space="0" w:color="auto"/>
              <w:bottom w:val="single" w:sz="6" w:space="0" w:color="auto"/>
              <w:right w:val="single" w:sz="4" w:space="0" w:color="auto"/>
            </w:tcBorders>
            <w:vAlign w:val="center"/>
          </w:tcPr>
          <w:p w14:paraId="128BAFA2" w14:textId="77777777" w:rsidR="00F5335A" w:rsidRDefault="00795F6F">
            <w:pPr>
              <w:spacing w:after="0" w:line="240" w:lineRule="auto"/>
              <w:rPr>
                <w:rFonts w:ascii="Calibri" w:hAnsi="Calibri" w:cs="Calibri"/>
                <w:bCs/>
                <w:i/>
              </w:rPr>
            </w:pPr>
            <w:r>
              <w:rPr>
                <w:rFonts w:ascii="Calibri" w:hAnsi="Calibri" w:cs="Calibri"/>
                <w:bCs/>
              </w:rPr>
              <w:t>Research activities will be undertaken to analyze the existing policies and institutional mechanisms currently in place in China supporting environmentally friendly mining and refining activities. Relevant findings will be summarized to promote China’s energy transition in phosphate mining and propose the development route to shift towards carbon neutral development in phosphate mining and refining.</w:t>
            </w:r>
          </w:p>
        </w:tc>
      </w:tr>
      <w:tr w:rsidR="00F5335A" w14:paraId="2C494523" w14:textId="77777777">
        <w:tc>
          <w:tcPr>
            <w:tcW w:w="3438" w:type="dxa"/>
            <w:tcBorders>
              <w:top w:val="single" w:sz="6" w:space="0" w:color="auto"/>
              <w:left w:val="single" w:sz="4" w:space="0" w:color="auto"/>
              <w:bottom w:val="single" w:sz="6" w:space="0" w:color="auto"/>
              <w:right w:val="single" w:sz="4" w:space="0" w:color="auto"/>
            </w:tcBorders>
            <w:vAlign w:val="center"/>
          </w:tcPr>
          <w:p w14:paraId="35E55CCB" w14:textId="77777777" w:rsidR="00F5335A" w:rsidRDefault="00795F6F">
            <w:pPr>
              <w:spacing w:after="0" w:line="240" w:lineRule="auto"/>
              <w:rPr>
                <w:rFonts w:ascii="Calibri" w:hAnsi="Calibri" w:cs="Calibri"/>
                <w:bCs/>
              </w:rPr>
            </w:pPr>
            <w:r>
              <w:rPr>
                <w:rFonts w:ascii="Calibri" w:hAnsi="Calibri" w:cs="Calibri"/>
                <w:bCs/>
                <w:i/>
              </w:rPr>
              <w:t xml:space="preserve">Activity 1.1.1.2: </w:t>
            </w:r>
            <w:r>
              <w:rPr>
                <w:rFonts w:ascii="Calibri" w:hAnsi="Calibri" w:cs="Calibri"/>
                <w:bCs/>
              </w:rPr>
              <w:t>Conduct of research studies on existing policies and institutional frameworks in other countries that can be used as reference for supporting and promoting low carbon development in phosrock mining and refining in China.</w:t>
            </w:r>
          </w:p>
        </w:tc>
        <w:tc>
          <w:tcPr>
            <w:tcW w:w="6120" w:type="dxa"/>
            <w:tcBorders>
              <w:top w:val="single" w:sz="6" w:space="0" w:color="auto"/>
              <w:left w:val="single" w:sz="4" w:space="0" w:color="auto"/>
              <w:bottom w:val="single" w:sz="6" w:space="0" w:color="auto"/>
              <w:right w:val="single" w:sz="4" w:space="0" w:color="auto"/>
            </w:tcBorders>
            <w:vAlign w:val="center"/>
          </w:tcPr>
          <w:p w14:paraId="3B25981C" w14:textId="77777777" w:rsidR="00F5335A" w:rsidRDefault="00795F6F">
            <w:pPr>
              <w:spacing w:after="0" w:line="240" w:lineRule="auto"/>
              <w:rPr>
                <w:rFonts w:ascii="Calibri" w:hAnsi="Calibri" w:cs="Calibri"/>
                <w:bCs/>
                <w:i/>
              </w:rPr>
            </w:pPr>
            <w:r>
              <w:rPr>
                <w:rFonts w:ascii="Calibri" w:hAnsi="Calibri" w:cs="Calibri"/>
                <w:bCs/>
              </w:rPr>
              <w:t>Analyze and evaluate the existing policies and institutional frameworks in other countries to define the pathway towards carbon neutral development in phosphate mining and refining. Based on the findings of the assessment, propose suggestions to support and promote the low-carbon development in phosphate mining and refining in China.</w:t>
            </w:r>
          </w:p>
        </w:tc>
      </w:tr>
      <w:tr w:rsidR="00F5335A" w14:paraId="54AF9AB3" w14:textId="77777777">
        <w:tc>
          <w:tcPr>
            <w:tcW w:w="3438" w:type="dxa"/>
            <w:tcBorders>
              <w:top w:val="single" w:sz="6" w:space="0" w:color="auto"/>
              <w:left w:val="single" w:sz="4" w:space="0" w:color="auto"/>
              <w:bottom w:val="single" w:sz="6" w:space="0" w:color="auto"/>
              <w:right w:val="single" w:sz="4" w:space="0" w:color="auto"/>
            </w:tcBorders>
            <w:vAlign w:val="center"/>
          </w:tcPr>
          <w:p w14:paraId="11EE16D3" w14:textId="77777777" w:rsidR="00F5335A" w:rsidRDefault="00795F6F">
            <w:pPr>
              <w:spacing w:after="0" w:line="240" w:lineRule="auto"/>
              <w:rPr>
                <w:rFonts w:ascii="Calibri" w:hAnsi="Calibri" w:cs="Calibri"/>
                <w:bCs/>
                <w:i/>
              </w:rPr>
            </w:pPr>
            <w:r>
              <w:rPr>
                <w:rFonts w:ascii="Calibri" w:hAnsi="Calibri" w:cs="Calibri"/>
                <w:bCs/>
                <w:i/>
              </w:rPr>
              <w:t xml:space="preserve">Activity 1.1.1.3: </w:t>
            </w:r>
            <w:r>
              <w:rPr>
                <w:rFonts w:ascii="Calibri" w:hAnsi="Calibri" w:cs="Calibri"/>
                <w:bCs/>
              </w:rPr>
              <w:t xml:space="preserve">Formulation and recommendation of new policies on green, energy efficient low carbon development in phosrock mining and refining. </w:t>
            </w:r>
          </w:p>
        </w:tc>
        <w:tc>
          <w:tcPr>
            <w:tcW w:w="6120" w:type="dxa"/>
            <w:tcBorders>
              <w:top w:val="single" w:sz="6" w:space="0" w:color="auto"/>
              <w:left w:val="single" w:sz="4" w:space="0" w:color="auto"/>
              <w:bottom w:val="single" w:sz="6" w:space="0" w:color="auto"/>
              <w:right w:val="single" w:sz="4" w:space="0" w:color="auto"/>
            </w:tcBorders>
            <w:vAlign w:val="center"/>
          </w:tcPr>
          <w:p w14:paraId="75EE5E96" w14:textId="77777777" w:rsidR="00F5335A" w:rsidRDefault="00795F6F">
            <w:pPr>
              <w:spacing w:after="0" w:line="240" w:lineRule="auto"/>
              <w:rPr>
                <w:rFonts w:ascii="Calibri" w:hAnsi="Calibri" w:cs="Calibri"/>
                <w:bCs/>
              </w:rPr>
            </w:pPr>
            <w:r>
              <w:rPr>
                <w:rFonts w:ascii="Calibri" w:hAnsi="Calibri" w:cs="Calibri"/>
                <w:bCs/>
              </w:rPr>
              <w:t>In accordance to the announcement of the ambitious goal to peak CO</w:t>
            </w:r>
            <w:r>
              <w:rPr>
                <w:rFonts w:ascii="Calibri" w:hAnsi="Calibri" w:cs="Calibri"/>
                <w:bCs/>
                <w:vertAlign w:val="subscript"/>
              </w:rPr>
              <w:t>2</w:t>
            </w:r>
            <w:r>
              <w:rPr>
                <w:rFonts w:ascii="Calibri" w:hAnsi="Calibri" w:cs="Calibri"/>
                <w:bCs/>
              </w:rPr>
              <w:t xml:space="preserve"> emissions by 2030 and achieve carbon neutrality by 2060, and based on the results of Activities 1.1.1.1 and 1.1.1.2, new policies and regulations will be formulated, which will include the development and application of new low-carbon technologies, as well as new models and mechanisms that are conducive to the promotion of green and low-carbon development in phosphate mining and refining. Also, modifications on the existing policies will be proposed and recommended to meet the green and low-carbon development required in phosphate mining and refining. </w:t>
            </w:r>
          </w:p>
        </w:tc>
      </w:tr>
      <w:tr w:rsidR="00F5335A" w14:paraId="6449C8E5" w14:textId="77777777">
        <w:tc>
          <w:tcPr>
            <w:tcW w:w="3438" w:type="dxa"/>
            <w:tcBorders>
              <w:top w:val="single" w:sz="6" w:space="0" w:color="auto"/>
              <w:left w:val="single" w:sz="4" w:space="0" w:color="auto"/>
              <w:bottom w:val="single" w:sz="6" w:space="0" w:color="auto"/>
              <w:right w:val="single" w:sz="4" w:space="0" w:color="auto"/>
            </w:tcBorders>
            <w:vAlign w:val="center"/>
          </w:tcPr>
          <w:p w14:paraId="6FCEA8C1" w14:textId="77777777" w:rsidR="00F5335A" w:rsidRDefault="00795F6F">
            <w:pPr>
              <w:spacing w:after="0" w:line="240" w:lineRule="auto"/>
              <w:rPr>
                <w:rFonts w:ascii="Calibri" w:hAnsi="Calibri" w:cs="Calibri"/>
                <w:bCs/>
                <w:i/>
              </w:rPr>
            </w:pPr>
            <w:r>
              <w:rPr>
                <w:rFonts w:ascii="Calibri" w:hAnsi="Calibri" w:cs="Calibri"/>
                <w:bCs/>
                <w:i/>
              </w:rPr>
              <w:lastRenderedPageBreak/>
              <w:t xml:space="preserve">Activity 1.1.1.4: </w:t>
            </w:r>
            <w:r>
              <w:rPr>
                <w:rFonts w:ascii="Calibri" w:hAnsi="Calibri" w:cs="Calibri"/>
                <w:bCs/>
              </w:rPr>
              <w:t>Approval of the newly formulated and recommended policies on green, energy efficient low carbon development in phosrock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662CEB3F" w14:textId="77777777" w:rsidR="00F5335A" w:rsidRDefault="00795F6F">
            <w:pPr>
              <w:spacing w:after="0" w:line="240" w:lineRule="auto"/>
              <w:rPr>
                <w:rFonts w:ascii="Calibri" w:hAnsi="Calibri" w:cs="Calibri"/>
                <w:bCs/>
              </w:rPr>
            </w:pPr>
            <w:r>
              <w:rPr>
                <w:rFonts w:ascii="Calibri" w:hAnsi="Calibri" w:cs="Calibri"/>
                <w:bCs/>
              </w:rPr>
              <w:t xml:space="preserve">Lobbying campaigns will be conducted to get the proposed new policies and amended existing policies, as formulated under Activity 1.1.1.3, approved to support the green, energy efficient low carbon development in phosrock mining and refining. </w:t>
            </w:r>
          </w:p>
        </w:tc>
      </w:tr>
      <w:tr w:rsidR="00F5335A" w14:paraId="508730A8" w14:textId="77777777">
        <w:tc>
          <w:tcPr>
            <w:tcW w:w="3438" w:type="dxa"/>
            <w:tcBorders>
              <w:top w:val="single" w:sz="6" w:space="0" w:color="auto"/>
              <w:left w:val="single" w:sz="4" w:space="0" w:color="auto"/>
              <w:bottom w:val="single" w:sz="6" w:space="0" w:color="auto"/>
              <w:right w:val="single" w:sz="4" w:space="0" w:color="auto"/>
            </w:tcBorders>
            <w:vAlign w:val="center"/>
          </w:tcPr>
          <w:p w14:paraId="7DACE070" w14:textId="77777777" w:rsidR="00F5335A" w:rsidRDefault="00795F6F">
            <w:pPr>
              <w:spacing w:after="0" w:line="240" w:lineRule="auto"/>
              <w:rPr>
                <w:rFonts w:ascii="Calibri" w:hAnsi="Calibri" w:cs="Calibri"/>
                <w:bCs/>
                <w:i/>
              </w:rPr>
            </w:pPr>
            <w:r>
              <w:rPr>
                <w:rFonts w:ascii="Calibri" w:hAnsi="Calibri" w:cs="Calibri"/>
                <w:bCs/>
                <w:i/>
              </w:rPr>
              <w:t xml:space="preserve">Activity 1.1.1.5: </w:t>
            </w:r>
            <w:r>
              <w:rPr>
                <w:rFonts w:ascii="Calibri" w:hAnsi="Calibri" w:cs="Calibri"/>
                <w:bCs/>
              </w:rPr>
              <w:t>Enforcement of the new approved policies on green, energy efficient low carbon development in phosrock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6C2B346D" w14:textId="77777777" w:rsidR="00F5335A" w:rsidRDefault="00795F6F">
            <w:pPr>
              <w:spacing w:after="0" w:line="240" w:lineRule="auto"/>
              <w:rPr>
                <w:rFonts w:ascii="Calibri" w:hAnsi="Calibri" w:cs="Calibri"/>
                <w:bCs/>
              </w:rPr>
            </w:pPr>
            <w:r>
              <w:rPr>
                <w:rFonts w:ascii="Calibri" w:hAnsi="Calibri" w:cs="Calibri"/>
                <w:bCs/>
              </w:rPr>
              <w:t>Assistance will be provided to government officials to support the enforcement of the policies formulated in Activity 1.1.1.3, and for the preparation of implementing rules and regulations (IRRs) to guide the enforcement. Concomitantly, capacity building of relevant personnel will be conducted to enhance the effect of polices enforcement.</w:t>
            </w:r>
          </w:p>
        </w:tc>
      </w:tr>
      <w:tr w:rsidR="00F5335A" w14:paraId="29D8B5C2" w14:textId="77777777">
        <w:tc>
          <w:tcPr>
            <w:tcW w:w="3438" w:type="dxa"/>
            <w:tcBorders>
              <w:top w:val="single" w:sz="6" w:space="0" w:color="auto"/>
              <w:left w:val="single" w:sz="4" w:space="0" w:color="auto"/>
              <w:bottom w:val="single" w:sz="6" w:space="0" w:color="auto"/>
              <w:right w:val="single" w:sz="4" w:space="0" w:color="auto"/>
            </w:tcBorders>
            <w:vAlign w:val="center"/>
          </w:tcPr>
          <w:p w14:paraId="6D628EFF" w14:textId="77777777" w:rsidR="00F5335A" w:rsidRDefault="00795F6F">
            <w:pPr>
              <w:spacing w:after="0" w:line="240" w:lineRule="auto"/>
              <w:rPr>
                <w:rFonts w:ascii="Calibri" w:hAnsi="Calibri" w:cs="Calibri"/>
                <w:bCs/>
                <w:i/>
              </w:rPr>
            </w:pPr>
            <w:r>
              <w:rPr>
                <w:rFonts w:ascii="Calibri" w:hAnsi="Calibri" w:cs="Calibri"/>
                <w:bCs/>
                <w:i/>
              </w:rPr>
              <w:t>Activity 1.1.1.6:</w:t>
            </w:r>
            <w:r>
              <w:rPr>
                <w:rFonts w:ascii="Calibri" w:hAnsi="Calibri" w:cs="Calibri"/>
                <w:bCs/>
              </w:rPr>
              <w:t xml:space="preserve"> Evaluation of the impact on the greening of the phosrock mining and refining sub-sector as a result of the enforcement of the newly developed policies and provision of follow-up recommendations to amend and improve the policies,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7914B10A" w14:textId="77777777" w:rsidR="00F5335A" w:rsidRDefault="00795F6F">
            <w:pPr>
              <w:spacing w:after="0" w:line="240" w:lineRule="auto"/>
              <w:rPr>
                <w:rFonts w:ascii="Calibri" w:hAnsi="Calibri" w:cs="Calibri"/>
                <w:bCs/>
                <w:i/>
              </w:rPr>
            </w:pPr>
            <w:r>
              <w:rPr>
                <w:rFonts w:ascii="Calibri" w:hAnsi="Calibri" w:cs="Calibri"/>
                <w:bCs/>
              </w:rPr>
              <w:t>This activity will start with the formulation of an overall evaluation framework including evaluation contents, methods and processes to be implemented for this task. Afterwards, the developed evaluation method will be used to evaluate the impact that the new policies developed under PhosChemEE on the greening of the phosrock mining and refining sub-sector. In case the results will not be deemed satisfactory, follow-up recommendations will be provided to amend and strengthen the policies.</w:t>
            </w:r>
          </w:p>
        </w:tc>
      </w:tr>
      <w:tr w:rsidR="00F5335A" w14:paraId="5A48575E" w14:textId="77777777">
        <w:tc>
          <w:tcPr>
            <w:tcW w:w="3438" w:type="dxa"/>
            <w:tcBorders>
              <w:top w:val="single" w:sz="6" w:space="0" w:color="auto"/>
              <w:left w:val="single" w:sz="4" w:space="0" w:color="auto"/>
              <w:bottom w:val="single" w:sz="6" w:space="0" w:color="auto"/>
              <w:right w:val="single" w:sz="4" w:space="0" w:color="auto"/>
            </w:tcBorders>
            <w:vAlign w:val="center"/>
          </w:tcPr>
          <w:p w14:paraId="79C1A751" w14:textId="77777777" w:rsidR="00F5335A" w:rsidRDefault="00795F6F">
            <w:pPr>
              <w:spacing w:after="0" w:line="240" w:lineRule="auto"/>
              <w:rPr>
                <w:rFonts w:ascii="Calibri" w:hAnsi="Calibri" w:cs="Calibri"/>
                <w:bCs/>
                <w:i/>
              </w:rPr>
            </w:pPr>
            <w:r>
              <w:rPr>
                <w:rFonts w:ascii="Calibri" w:hAnsi="Calibri" w:cs="Calibri"/>
                <w:bCs/>
                <w:i/>
              </w:rPr>
              <w:t xml:space="preserve">Activity 1.1.1.7: </w:t>
            </w:r>
            <w:r>
              <w:rPr>
                <w:rFonts w:ascii="Calibri" w:hAnsi="Calibri" w:cs="Calibri"/>
                <w:bCs/>
              </w:rPr>
              <w:t>Formulation and recommendation of new institutional frameworks on green, energy efficient low carbon development in phosrock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153CD872" w14:textId="77777777" w:rsidR="00F5335A" w:rsidRDefault="00795F6F">
            <w:pPr>
              <w:spacing w:after="0" w:line="240" w:lineRule="auto"/>
              <w:rPr>
                <w:rFonts w:ascii="Calibri" w:hAnsi="Calibri" w:cs="Calibri"/>
                <w:bCs/>
              </w:rPr>
            </w:pPr>
            <w:r>
              <w:rPr>
                <w:rFonts w:ascii="Calibri" w:hAnsi="Calibri" w:cs="Calibri"/>
                <w:bCs/>
              </w:rPr>
              <w:t>Based on the results of Activities 1.1.1.1 and 1.1.1.2, new and updated institutional frameworks will be devised to advance the development and application of new green technologies, as well as new models and mechanisms that are conducive to the promotion of green and low-carbon development in phosphate mining and refining.</w:t>
            </w:r>
          </w:p>
        </w:tc>
      </w:tr>
      <w:tr w:rsidR="00F5335A" w14:paraId="15A29CE3" w14:textId="77777777">
        <w:tc>
          <w:tcPr>
            <w:tcW w:w="3438" w:type="dxa"/>
            <w:tcBorders>
              <w:top w:val="single" w:sz="6" w:space="0" w:color="auto"/>
              <w:left w:val="single" w:sz="4" w:space="0" w:color="auto"/>
              <w:bottom w:val="single" w:sz="6" w:space="0" w:color="auto"/>
              <w:right w:val="single" w:sz="4" w:space="0" w:color="auto"/>
            </w:tcBorders>
            <w:vAlign w:val="center"/>
          </w:tcPr>
          <w:p w14:paraId="244C95B4" w14:textId="77777777" w:rsidR="00F5335A" w:rsidRDefault="00795F6F">
            <w:pPr>
              <w:spacing w:after="0" w:line="240" w:lineRule="auto"/>
              <w:rPr>
                <w:rFonts w:ascii="Calibri" w:hAnsi="Calibri" w:cs="Calibri"/>
                <w:bCs/>
                <w:i/>
              </w:rPr>
            </w:pPr>
            <w:r>
              <w:rPr>
                <w:rFonts w:ascii="Calibri" w:hAnsi="Calibri" w:cs="Calibri"/>
                <w:bCs/>
                <w:i/>
              </w:rPr>
              <w:t xml:space="preserve">Activity 1.1.1.8: </w:t>
            </w:r>
            <w:r>
              <w:rPr>
                <w:rFonts w:ascii="Calibri" w:hAnsi="Calibri" w:cs="Calibri"/>
                <w:bCs/>
              </w:rPr>
              <w:t>Approval of the newly formulated and recommended institutional frameworks on green, energy efficient low carbon development in phosrock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2917EB17" w14:textId="77777777" w:rsidR="00F5335A" w:rsidRDefault="00795F6F">
            <w:pPr>
              <w:spacing w:after="0" w:line="240" w:lineRule="auto"/>
              <w:rPr>
                <w:rFonts w:ascii="Calibri" w:hAnsi="Calibri" w:cs="Calibri"/>
                <w:bCs/>
              </w:rPr>
            </w:pPr>
            <w:r>
              <w:rPr>
                <w:rFonts w:ascii="Calibri" w:hAnsi="Calibri" w:cs="Calibri"/>
                <w:bCs/>
              </w:rPr>
              <w:t>Lobbying campaigns will be conducted to get the proposed new and updated institutional frameworks, as devised under Activity 1.1.1.7, approved to facilitate the green, energy efficient low carbon development in phosrock mining and refining.</w:t>
            </w:r>
          </w:p>
        </w:tc>
      </w:tr>
      <w:tr w:rsidR="00F5335A" w14:paraId="545FCCD9" w14:textId="77777777">
        <w:tc>
          <w:tcPr>
            <w:tcW w:w="3438" w:type="dxa"/>
            <w:tcBorders>
              <w:top w:val="single" w:sz="6" w:space="0" w:color="auto"/>
              <w:left w:val="single" w:sz="4" w:space="0" w:color="auto"/>
              <w:bottom w:val="single" w:sz="6" w:space="0" w:color="auto"/>
              <w:right w:val="single" w:sz="4" w:space="0" w:color="auto"/>
            </w:tcBorders>
            <w:vAlign w:val="center"/>
          </w:tcPr>
          <w:p w14:paraId="1A69678A" w14:textId="77777777" w:rsidR="00F5335A" w:rsidRDefault="00795F6F">
            <w:pPr>
              <w:spacing w:after="0" w:line="240" w:lineRule="auto"/>
              <w:rPr>
                <w:rFonts w:ascii="Calibri" w:hAnsi="Calibri" w:cs="Calibri"/>
                <w:bCs/>
                <w:i/>
              </w:rPr>
            </w:pPr>
            <w:r>
              <w:rPr>
                <w:rFonts w:ascii="Calibri" w:hAnsi="Calibri" w:cs="Calibri"/>
                <w:bCs/>
                <w:i/>
              </w:rPr>
              <w:t xml:space="preserve">Activity 1.1.1.9: </w:t>
            </w:r>
            <w:r>
              <w:rPr>
                <w:rFonts w:ascii="Calibri" w:hAnsi="Calibri" w:cs="Calibri"/>
                <w:bCs/>
              </w:rPr>
              <w:t>Enforcement of the new approved institutional frameworks on green, energy efficient low carbon development in phosrock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58B5E004" w14:textId="77777777" w:rsidR="00F5335A" w:rsidRDefault="00795F6F">
            <w:pPr>
              <w:spacing w:after="0" w:line="240" w:lineRule="auto"/>
              <w:rPr>
                <w:rFonts w:ascii="Calibri" w:hAnsi="Calibri" w:cs="Calibri"/>
                <w:bCs/>
              </w:rPr>
            </w:pPr>
            <w:r>
              <w:rPr>
                <w:rFonts w:ascii="Calibri" w:hAnsi="Calibri" w:cs="Calibri"/>
                <w:bCs/>
              </w:rPr>
              <w:t>Assistance will be provided to government officials to support the enforcement of the institutional frameworks newly revised and updated in Activity 1.1.1.3, and for the preparation of supportive implementing rules and regulations (IRRs) to guide the enforcement. Concomitantly, capacity building of relevant personnel will be conducted to enhance the effect of institutional frameworks enforcement.</w:t>
            </w:r>
          </w:p>
        </w:tc>
      </w:tr>
      <w:tr w:rsidR="00F5335A" w14:paraId="684D02B3" w14:textId="77777777">
        <w:tc>
          <w:tcPr>
            <w:tcW w:w="3438" w:type="dxa"/>
            <w:tcBorders>
              <w:top w:val="single" w:sz="6" w:space="0" w:color="auto"/>
              <w:left w:val="single" w:sz="4" w:space="0" w:color="auto"/>
              <w:bottom w:val="single" w:sz="6" w:space="0" w:color="auto"/>
              <w:right w:val="single" w:sz="4" w:space="0" w:color="auto"/>
            </w:tcBorders>
            <w:vAlign w:val="center"/>
          </w:tcPr>
          <w:p w14:paraId="7A428109" w14:textId="77777777" w:rsidR="00F5335A" w:rsidRDefault="00795F6F">
            <w:pPr>
              <w:spacing w:after="0" w:line="240" w:lineRule="auto"/>
              <w:rPr>
                <w:rFonts w:ascii="Calibri" w:hAnsi="Calibri" w:cs="Calibri"/>
                <w:bCs/>
                <w:i/>
              </w:rPr>
            </w:pPr>
            <w:r>
              <w:rPr>
                <w:rFonts w:ascii="Calibri" w:hAnsi="Calibri" w:cs="Calibri"/>
                <w:bCs/>
                <w:i/>
              </w:rPr>
              <w:t xml:space="preserve">Activity 1.1.1.10: </w:t>
            </w:r>
            <w:r>
              <w:rPr>
                <w:rFonts w:ascii="Calibri" w:hAnsi="Calibri" w:cs="Calibri"/>
                <w:bCs/>
              </w:rPr>
              <w:t xml:space="preserve">Evaluation of the effectiveness of the new institutional frameworks on green EE low carbon development in phosrock mining and refining, and provision of follow-up recommendations to amend and </w:t>
            </w:r>
            <w:r>
              <w:rPr>
                <w:rFonts w:ascii="Calibri" w:hAnsi="Calibri" w:cs="Calibri"/>
                <w:bCs/>
              </w:rPr>
              <w:lastRenderedPageBreak/>
              <w:t>improve the institutional frameworks,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645D3F29" w14:textId="77777777" w:rsidR="00F5335A" w:rsidRDefault="00795F6F">
            <w:pPr>
              <w:spacing w:after="0" w:line="240" w:lineRule="auto"/>
              <w:rPr>
                <w:rFonts w:ascii="Calibri" w:hAnsi="Calibri" w:cs="Calibri"/>
                <w:bCs/>
                <w:i/>
              </w:rPr>
            </w:pPr>
            <w:r>
              <w:rPr>
                <w:rFonts w:ascii="Calibri" w:hAnsi="Calibri" w:cs="Calibri"/>
                <w:bCs/>
              </w:rPr>
              <w:lastRenderedPageBreak/>
              <w:t xml:space="preserve">This activity will start with the formulation of an overall evaluation framework including evaluation contents, methods and processes to be implemented for this task. Afterwards, the developed evaluation method will be used to evaluate the impact that the new and updated institutional frameworks developed under PhosChemEE on the greening of the phosrock mining and refining sub-sector. In case the results will not be </w:t>
            </w:r>
            <w:r>
              <w:rPr>
                <w:rFonts w:ascii="Calibri" w:hAnsi="Calibri" w:cs="Calibri"/>
                <w:bCs/>
              </w:rPr>
              <w:lastRenderedPageBreak/>
              <w:t>deemed satisfactory, follow-up recommendations will be provided to amend and strengthen the institutional frameworks.</w:t>
            </w:r>
          </w:p>
        </w:tc>
      </w:tr>
    </w:tbl>
    <w:p w14:paraId="6D6D8210" w14:textId="77777777" w:rsidR="00F5335A" w:rsidRDefault="00F5335A">
      <w:pPr>
        <w:spacing w:after="0" w:line="240" w:lineRule="auto"/>
        <w:rPr>
          <w:rFonts w:ascii="Calibri" w:hAnsi="Calibri" w:cs="Calibri"/>
        </w:rPr>
      </w:pPr>
    </w:p>
    <w:p w14:paraId="1D239561"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national and international policies and institutional frameworks, the formulation and enforcement of policies and institutional frameworks, and their evaluation followed by provision of recommendations to improve them.</w:t>
      </w:r>
    </w:p>
    <w:p w14:paraId="79265D90" w14:textId="77777777" w:rsidR="00F5335A" w:rsidRDefault="00F5335A">
      <w:pPr>
        <w:spacing w:after="0" w:line="240" w:lineRule="auto"/>
        <w:rPr>
          <w:rFonts w:ascii="Calibri" w:hAnsi="Calibri" w:cs="Calibri"/>
        </w:rPr>
      </w:pPr>
    </w:p>
    <w:p w14:paraId="4FE04769" w14:textId="77777777" w:rsidR="00F5335A" w:rsidRDefault="00795F6F">
      <w:pPr>
        <w:spacing w:after="0" w:line="240" w:lineRule="auto"/>
        <w:jc w:val="both"/>
        <w:rPr>
          <w:rFonts w:ascii="Calibri" w:hAnsi="Calibri" w:cs="Calibri"/>
        </w:rPr>
      </w:pPr>
      <w:r>
        <w:rPr>
          <w:rFonts w:ascii="Calibri" w:hAnsi="Calibri" w:cs="Calibri"/>
          <w:u w:val="single"/>
        </w:rPr>
        <w:t>Output 1.1.2:</w:t>
      </w:r>
      <w:r>
        <w:rPr>
          <w:rFonts w:ascii="Calibri" w:hAnsi="Calibri" w:cs="Calibri"/>
        </w:rPr>
        <w:t xml:space="preserve"> Formulated, recommended, and enforced standards, policies and implementing rules and regulations on the promotion and practice of green, energy efficient, low carbon technologies/techniques, in the development and operations of phosphate mines.</w:t>
      </w:r>
    </w:p>
    <w:p w14:paraId="6A2068C6"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9"/>
        <w:gridCol w:w="5951"/>
      </w:tblGrid>
      <w:tr w:rsidR="00F5335A" w14:paraId="4B4895AF"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86067C4"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579C35D"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0E6FA120" w14:textId="77777777">
        <w:tc>
          <w:tcPr>
            <w:tcW w:w="3438" w:type="dxa"/>
            <w:tcBorders>
              <w:top w:val="single" w:sz="12" w:space="0" w:color="FFFF00"/>
              <w:left w:val="single" w:sz="4" w:space="0" w:color="auto"/>
              <w:bottom w:val="single" w:sz="6" w:space="0" w:color="auto"/>
              <w:right w:val="single" w:sz="4" w:space="0" w:color="auto"/>
            </w:tcBorders>
            <w:vAlign w:val="center"/>
          </w:tcPr>
          <w:p w14:paraId="3AA33EAE" w14:textId="77777777" w:rsidR="00F5335A" w:rsidRDefault="00795F6F">
            <w:pPr>
              <w:spacing w:after="0" w:line="240" w:lineRule="auto"/>
              <w:rPr>
                <w:rFonts w:ascii="Calibri" w:hAnsi="Calibri" w:cs="Calibri"/>
                <w:bCs/>
                <w:i/>
              </w:rPr>
            </w:pPr>
            <w:r>
              <w:rPr>
                <w:rFonts w:ascii="Calibri" w:hAnsi="Calibri" w:cs="Calibri"/>
                <w:bCs/>
                <w:i/>
              </w:rPr>
              <w:t xml:space="preserve">Activity 1.1.2.1: </w:t>
            </w:r>
            <w:r>
              <w:rPr>
                <w:rFonts w:ascii="Calibri" w:hAnsi="Calibri" w:cs="Calibri"/>
                <w:bCs/>
              </w:rPr>
              <w:t>Conduct of research to update existing standards, policies and implementing rules and regulations to promote green technologies in the development and operations of phosphate mines.</w:t>
            </w:r>
          </w:p>
        </w:tc>
        <w:tc>
          <w:tcPr>
            <w:tcW w:w="6120" w:type="dxa"/>
            <w:tcBorders>
              <w:top w:val="single" w:sz="12" w:space="0" w:color="FFFF00"/>
              <w:left w:val="single" w:sz="4" w:space="0" w:color="auto"/>
              <w:bottom w:val="single" w:sz="6" w:space="0" w:color="auto"/>
              <w:right w:val="single" w:sz="4" w:space="0" w:color="auto"/>
            </w:tcBorders>
            <w:vAlign w:val="center"/>
          </w:tcPr>
          <w:p w14:paraId="23A86677" w14:textId="77777777" w:rsidR="00F5335A" w:rsidRDefault="00795F6F">
            <w:pPr>
              <w:spacing w:after="0" w:line="240" w:lineRule="auto"/>
              <w:rPr>
                <w:rFonts w:ascii="Calibri" w:hAnsi="Calibri" w:cs="Calibri"/>
                <w:bCs/>
              </w:rPr>
            </w:pPr>
            <w:r>
              <w:rPr>
                <w:rFonts w:ascii="Calibri" w:hAnsi="Calibri" w:cs="Calibri"/>
                <w:bCs/>
              </w:rPr>
              <w:t>Research activities will be undertaken to analyze the existing standards, policies and implementing rules and regulations currently in place in China supporting the implementation of green technologies in mining and refining. Relevant findings will be summarized to promote China’s adoption of low-carbon technologies in the development and operation of existing and new phosphate mines.</w:t>
            </w:r>
          </w:p>
        </w:tc>
      </w:tr>
      <w:tr w:rsidR="00F5335A" w14:paraId="49B72152" w14:textId="77777777">
        <w:tc>
          <w:tcPr>
            <w:tcW w:w="3438" w:type="dxa"/>
            <w:tcBorders>
              <w:top w:val="single" w:sz="6" w:space="0" w:color="auto"/>
              <w:left w:val="single" w:sz="4" w:space="0" w:color="auto"/>
              <w:bottom w:val="single" w:sz="6" w:space="0" w:color="auto"/>
              <w:right w:val="single" w:sz="4" w:space="0" w:color="auto"/>
            </w:tcBorders>
            <w:vAlign w:val="center"/>
          </w:tcPr>
          <w:p w14:paraId="6B84FD72" w14:textId="77777777" w:rsidR="00F5335A" w:rsidRDefault="00795F6F">
            <w:pPr>
              <w:spacing w:after="0" w:line="240" w:lineRule="auto"/>
              <w:rPr>
                <w:rFonts w:ascii="Calibri" w:hAnsi="Calibri" w:cs="Calibri"/>
                <w:bCs/>
              </w:rPr>
            </w:pPr>
            <w:r>
              <w:rPr>
                <w:rFonts w:ascii="Calibri" w:hAnsi="Calibri" w:cs="Calibri"/>
                <w:bCs/>
                <w:i/>
              </w:rPr>
              <w:t xml:space="preserve">Activity 1.1.2.2: </w:t>
            </w:r>
            <w:r>
              <w:rPr>
                <w:rFonts w:ascii="Calibri" w:hAnsi="Calibri" w:cs="Calibri"/>
                <w:bCs/>
              </w:rPr>
              <w:t>Formulation and recommendation of new standards/technical guidelines and implementing rules and regulations for promoting and adopting green technologies in phosphate mines.</w:t>
            </w:r>
          </w:p>
        </w:tc>
        <w:tc>
          <w:tcPr>
            <w:tcW w:w="6120" w:type="dxa"/>
            <w:tcBorders>
              <w:top w:val="single" w:sz="6" w:space="0" w:color="auto"/>
              <w:left w:val="single" w:sz="4" w:space="0" w:color="auto"/>
              <w:bottom w:val="single" w:sz="6" w:space="0" w:color="auto"/>
              <w:right w:val="single" w:sz="4" w:space="0" w:color="auto"/>
            </w:tcBorders>
            <w:vAlign w:val="center"/>
          </w:tcPr>
          <w:p w14:paraId="67FC00CA" w14:textId="77777777" w:rsidR="00F5335A" w:rsidRDefault="00795F6F">
            <w:pPr>
              <w:spacing w:after="0" w:line="240" w:lineRule="auto"/>
              <w:rPr>
                <w:rFonts w:ascii="Calibri" w:hAnsi="Calibri" w:cs="Calibri"/>
                <w:bCs/>
              </w:rPr>
            </w:pPr>
            <w:r>
              <w:rPr>
                <w:rFonts w:ascii="Calibri" w:hAnsi="Calibri" w:cs="Calibri"/>
                <w:bCs/>
              </w:rPr>
              <w:t>Based on the results of Activity 1.1.2.1 new and updated standards, technical guidelines and implementing rules and regulations will be formulated, recommended and promoted for the advancement of the application of green technologies, as well as new models and mechanisms that are conducive to the increased implementation of low-carbon technologies in the development and operations of phosphate mines.</w:t>
            </w:r>
          </w:p>
        </w:tc>
      </w:tr>
      <w:tr w:rsidR="00F5335A" w14:paraId="1B792565" w14:textId="77777777">
        <w:tc>
          <w:tcPr>
            <w:tcW w:w="3438" w:type="dxa"/>
            <w:tcBorders>
              <w:top w:val="single" w:sz="6" w:space="0" w:color="auto"/>
              <w:left w:val="single" w:sz="4" w:space="0" w:color="auto"/>
              <w:bottom w:val="single" w:sz="6" w:space="0" w:color="auto"/>
              <w:right w:val="single" w:sz="4" w:space="0" w:color="auto"/>
            </w:tcBorders>
            <w:vAlign w:val="center"/>
          </w:tcPr>
          <w:p w14:paraId="11861BC3" w14:textId="77777777" w:rsidR="00F5335A" w:rsidRDefault="00795F6F">
            <w:pPr>
              <w:spacing w:after="0" w:line="240" w:lineRule="auto"/>
              <w:rPr>
                <w:rFonts w:ascii="Calibri" w:hAnsi="Calibri" w:cs="Calibri"/>
                <w:bCs/>
                <w:i/>
              </w:rPr>
            </w:pPr>
            <w:r>
              <w:rPr>
                <w:rFonts w:ascii="Calibri" w:hAnsi="Calibri" w:cs="Calibri"/>
                <w:bCs/>
                <w:i/>
              </w:rPr>
              <w:t xml:space="preserve">Activity 1.1.2.3: Approval </w:t>
            </w:r>
            <w:r>
              <w:rPr>
                <w:rFonts w:ascii="Calibri" w:hAnsi="Calibri" w:cs="Calibri"/>
                <w:bCs/>
              </w:rPr>
              <w:t>of the newly formulated and recommended standards/technical guidelines and implementing rules and regulations for promoting and adopting green technologies in phosphate mines.</w:t>
            </w:r>
          </w:p>
        </w:tc>
        <w:tc>
          <w:tcPr>
            <w:tcW w:w="6120" w:type="dxa"/>
            <w:tcBorders>
              <w:top w:val="single" w:sz="6" w:space="0" w:color="auto"/>
              <w:left w:val="single" w:sz="4" w:space="0" w:color="auto"/>
              <w:bottom w:val="single" w:sz="6" w:space="0" w:color="auto"/>
              <w:right w:val="single" w:sz="4" w:space="0" w:color="auto"/>
            </w:tcBorders>
            <w:vAlign w:val="center"/>
          </w:tcPr>
          <w:p w14:paraId="60E3BA91" w14:textId="77777777" w:rsidR="00F5335A" w:rsidRDefault="00795F6F">
            <w:pPr>
              <w:spacing w:after="0" w:line="240" w:lineRule="auto"/>
              <w:rPr>
                <w:rFonts w:ascii="Calibri" w:hAnsi="Calibri" w:cs="Calibri"/>
                <w:bCs/>
                <w:i/>
              </w:rPr>
            </w:pPr>
            <w:r>
              <w:rPr>
                <w:rFonts w:ascii="Calibri" w:hAnsi="Calibri" w:cs="Calibri"/>
                <w:bCs/>
              </w:rPr>
              <w:t>Lobbying campaigns will be conducted to get the proposed standards/technical guidelines and implementing rules and regulations, developed as part of Activity 1.1.2.2, approved by the government, to support the green, energy efficient low carbon development and operations of new and existing phosphate mines.</w:t>
            </w:r>
          </w:p>
        </w:tc>
      </w:tr>
      <w:tr w:rsidR="00F5335A" w14:paraId="42F56923" w14:textId="77777777">
        <w:tc>
          <w:tcPr>
            <w:tcW w:w="3438" w:type="dxa"/>
            <w:tcBorders>
              <w:top w:val="single" w:sz="6" w:space="0" w:color="auto"/>
              <w:left w:val="single" w:sz="4" w:space="0" w:color="auto"/>
              <w:bottom w:val="single" w:sz="6" w:space="0" w:color="auto"/>
              <w:right w:val="single" w:sz="4" w:space="0" w:color="auto"/>
            </w:tcBorders>
            <w:vAlign w:val="center"/>
          </w:tcPr>
          <w:p w14:paraId="119C4991" w14:textId="77777777" w:rsidR="00F5335A" w:rsidRDefault="00795F6F">
            <w:pPr>
              <w:spacing w:after="0" w:line="240" w:lineRule="auto"/>
              <w:rPr>
                <w:rFonts w:ascii="Calibri" w:hAnsi="Calibri" w:cs="Calibri"/>
                <w:bCs/>
                <w:i/>
              </w:rPr>
            </w:pPr>
            <w:r>
              <w:rPr>
                <w:rFonts w:ascii="Calibri" w:hAnsi="Calibri" w:cs="Calibri"/>
                <w:bCs/>
                <w:i/>
              </w:rPr>
              <w:t xml:space="preserve">Activity 1.1.2.4: </w:t>
            </w:r>
            <w:r>
              <w:rPr>
                <w:rFonts w:ascii="Calibri" w:hAnsi="Calibri" w:cs="Calibri"/>
                <w:bCs/>
              </w:rPr>
              <w:t>Enforcement of the new approved standards/technical guidelines and implementing rules and regulations for promoting and adopting green technologies in phosphate mines.</w:t>
            </w:r>
          </w:p>
        </w:tc>
        <w:tc>
          <w:tcPr>
            <w:tcW w:w="6120" w:type="dxa"/>
            <w:tcBorders>
              <w:top w:val="single" w:sz="6" w:space="0" w:color="auto"/>
              <w:left w:val="single" w:sz="4" w:space="0" w:color="auto"/>
              <w:bottom w:val="single" w:sz="6" w:space="0" w:color="auto"/>
              <w:right w:val="single" w:sz="4" w:space="0" w:color="auto"/>
            </w:tcBorders>
            <w:vAlign w:val="center"/>
          </w:tcPr>
          <w:p w14:paraId="33BF0A28" w14:textId="77777777" w:rsidR="00F5335A" w:rsidRDefault="00795F6F">
            <w:pPr>
              <w:spacing w:after="0" w:line="240" w:lineRule="auto"/>
              <w:rPr>
                <w:rFonts w:ascii="Calibri" w:hAnsi="Calibri" w:cs="Calibri"/>
                <w:bCs/>
              </w:rPr>
            </w:pPr>
            <w:r>
              <w:rPr>
                <w:rFonts w:ascii="Calibri" w:hAnsi="Calibri" w:cs="Calibri"/>
                <w:bCs/>
              </w:rPr>
              <w:t>Assistance will be provided to government officials to support the enforcement of the standards/technical guidelines and implementing rules and regulations newly approved in Activity 1.1.2.3. Concomitantly, capacity building of relevant personnel will be conducted to enhance the effect schemes, standards, technical guidelines and implementing rules and regulations enforcement.</w:t>
            </w:r>
          </w:p>
        </w:tc>
      </w:tr>
      <w:tr w:rsidR="00F5335A" w14:paraId="464FC8D2" w14:textId="77777777">
        <w:tc>
          <w:tcPr>
            <w:tcW w:w="3438" w:type="dxa"/>
            <w:tcBorders>
              <w:top w:val="single" w:sz="6" w:space="0" w:color="auto"/>
              <w:left w:val="single" w:sz="4" w:space="0" w:color="auto"/>
              <w:bottom w:val="single" w:sz="6" w:space="0" w:color="auto"/>
              <w:right w:val="single" w:sz="4" w:space="0" w:color="auto"/>
            </w:tcBorders>
            <w:vAlign w:val="center"/>
          </w:tcPr>
          <w:p w14:paraId="5BCF3DED" w14:textId="77777777" w:rsidR="00F5335A" w:rsidRDefault="00795F6F">
            <w:pPr>
              <w:spacing w:after="0" w:line="240" w:lineRule="auto"/>
              <w:rPr>
                <w:rFonts w:ascii="Calibri" w:hAnsi="Calibri" w:cs="Calibri"/>
                <w:bCs/>
                <w:i/>
              </w:rPr>
            </w:pPr>
            <w:r>
              <w:rPr>
                <w:rFonts w:ascii="Calibri" w:hAnsi="Calibri" w:cs="Calibri"/>
                <w:bCs/>
                <w:i/>
              </w:rPr>
              <w:t xml:space="preserve">Activity 1.1.2.5: </w:t>
            </w:r>
            <w:r>
              <w:rPr>
                <w:rFonts w:ascii="Calibri" w:hAnsi="Calibri" w:cs="Calibri"/>
                <w:bCs/>
              </w:rPr>
              <w:t xml:space="preserve">Evaluation of the impact and effectiveness of the new enforced standards/technical guidelines and implementing rules </w:t>
            </w:r>
            <w:r>
              <w:rPr>
                <w:rFonts w:ascii="Calibri" w:hAnsi="Calibri" w:cs="Calibri"/>
                <w:bCs/>
              </w:rPr>
              <w:lastRenderedPageBreak/>
              <w:t>and regulations for promoting and adopting green technologies in phosphate mines, and provision of follow-up recommendations to amend and improve the standards/technical guidelines and implementing rules and regulations,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3887A19D" w14:textId="77777777" w:rsidR="00F5335A" w:rsidRDefault="00795F6F">
            <w:pPr>
              <w:spacing w:after="0" w:line="240" w:lineRule="auto"/>
              <w:rPr>
                <w:rFonts w:ascii="Calibri" w:hAnsi="Calibri" w:cs="Calibri"/>
                <w:bCs/>
                <w:i/>
              </w:rPr>
            </w:pPr>
            <w:r>
              <w:rPr>
                <w:rFonts w:ascii="Calibri" w:hAnsi="Calibri" w:cs="Calibri"/>
                <w:bCs/>
              </w:rPr>
              <w:lastRenderedPageBreak/>
              <w:t xml:space="preserve">Comprehensively evaluate the efficacy and effects generated by the enforcement of the new and updated standards, technical guidelines and implementing rules and regulations for the promotion of widespread adoption of green technology </w:t>
            </w:r>
            <w:r>
              <w:rPr>
                <w:rFonts w:ascii="Calibri" w:hAnsi="Calibri" w:cs="Calibri"/>
                <w:bCs/>
              </w:rPr>
              <w:lastRenderedPageBreak/>
              <w:t>innovations in phosphate mines. In case the assessment will not lead to satisfactory results, follow-up recommendations will be provided to amend and strengthen the standards/technical guidelines and implementing rules and regulations.</w:t>
            </w:r>
          </w:p>
        </w:tc>
      </w:tr>
    </w:tbl>
    <w:p w14:paraId="7DD7F062" w14:textId="77777777" w:rsidR="00F5335A" w:rsidRDefault="00F5335A">
      <w:pPr>
        <w:spacing w:after="0" w:line="240" w:lineRule="auto"/>
        <w:rPr>
          <w:rFonts w:ascii="Calibri" w:hAnsi="Calibri" w:cs="Calibri"/>
        </w:rPr>
      </w:pPr>
    </w:p>
    <w:p w14:paraId="602DE679"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standards, technical guidelines and implementing rules and regulations, the formulation and enforcement of new standards/technical guidelines and IRR, and their evaluation followed by provision of recommendations to improve them.</w:t>
      </w:r>
    </w:p>
    <w:p w14:paraId="5BEF87FF" w14:textId="77777777" w:rsidR="00F5335A" w:rsidRDefault="00F5335A">
      <w:pPr>
        <w:spacing w:after="0" w:line="240" w:lineRule="auto"/>
        <w:rPr>
          <w:rFonts w:ascii="Calibri" w:hAnsi="Calibri" w:cs="Calibri"/>
        </w:rPr>
      </w:pPr>
    </w:p>
    <w:p w14:paraId="0F412BE3" w14:textId="77777777" w:rsidR="00F5335A" w:rsidRDefault="00795F6F">
      <w:pPr>
        <w:spacing w:after="0" w:line="240" w:lineRule="auto"/>
        <w:jc w:val="both"/>
        <w:rPr>
          <w:rFonts w:ascii="Calibri" w:hAnsi="Calibri" w:cs="Calibri"/>
        </w:rPr>
      </w:pPr>
      <w:r>
        <w:rPr>
          <w:rFonts w:ascii="Calibri" w:hAnsi="Calibri" w:cs="Calibri"/>
          <w:u w:val="single"/>
        </w:rPr>
        <w:t>Output 1.1.3:</w:t>
      </w:r>
      <w:r>
        <w:rPr>
          <w:rFonts w:ascii="Calibri" w:hAnsi="Calibri" w:cs="Calibri"/>
        </w:rPr>
        <w:t xml:space="preserve"> Documented annual evaluation reports on the energy performance and environmental impacts of each demo activity and documented and disseminated demo results.</w:t>
      </w:r>
    </w:p>
    <w:p w14:paraId="523D6CAB"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6"/>
        <w:gridCol w:w="5964"/>
      </w:tblGrid>
      <w:tr w:rsidR="00F5335A" w14:paraId="0E62111D"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97EC7B9"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FC0B164"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2F2B0293" w14:textId="77777777">
        <w:tc>
          <w:tcPr>
            <w:tcW w:w="3438" w:type="dxa"/>
            <w:tcBorders>
              <w:top w:val="single" w:sz="12" w:space="0" w:color="FFFF00"/>
              <w:left w:val="single" w:sz="4" w:space="0" w:color="auto"/>
              <w:bottom w:val="single" w:sz="4" w:space="0" w:color="auto"/>
              <w:right w:val="single" w:sz="4" w:space="0" w:color="auto"/>
            </w:tcBorders>
            <w:vAlign w:val="center"/>
          </w:tcPr>
          <w:p w14:paraId="63373975" w14:textId="77777777" w:rsidR="00F5335A" w:rsidRDefault="00795F6F">
            <w:pPr>
              <w:spacing w:after="0" w:line="240" w:lineRule="auto"/>
              <w:rPr>
                <w:rFonts w:ascii="Calibri" w:hAnsi="Calibri" w:cs="Calibri"/>
                <w:bCs/>
                <w:i/>
              </w:rPr>
            </w:pPr>
            <w:r>
              <w:rPr>
                <w:rFonts w:ascii="Calibri" w:hAnsi="Calibri" w:cs="Calibri"/>
                <w:bCs/>
                <w:i/>
              </w:rPr>
              <w:t xml:space="preserve">Activity 1.1.3.1: </w:t>
            </w:r>
            <w:r>
              <w:rPr>
                <w:rFonts w:ascii="Calibri" w:hAnsi="Calibri" w:cs="Calibri"/>
                <w:bCs/>
              </w:rPr>
              <w:t>Design and development of standardized methods for monitoring and data gathering and processing for the evaluation of the energy performance and environmental impacts of the demos and demo replications.</w:t>
            </w:r>
          </w:p>
        </w:tc>
        <w:tc>
          <w:tcPr>
            <w:tcW w:w="6120" w:type="dxa"/>
            <w:tcBorders>
              <w:top w:val="single" w:sz="12" w:space="0" w:color="FFFF00"/>
              <w:left w:val="single" w:sz="4" w:space="0" w:color="auto"/>
              <w:bottom w:val="single" w:sz="4" w:space="0" w:color="auto"/>
              <w:right w:val="single" w:sz="4" w:space="0" w:color="auto"/>
            </w:tcBorders>
            <w:vAlign w:val="center"/>
          </w:tcPr>
          <w:p w14:paraId="58A438FC" w14:textId="77777777" w:rsidR="00F5335A" w:rsidRDefault="00795F6F">
            <w:pPr>
              <w:spacing w:after="0" w:line="240" w:lineRule="auto"/>
              <w:rPr>
                <w:rFonts w:ascii="Calibri" w:hAnsi="Calibri" w:cs="Calibri"/>
                <w:bCs/>
              </w:rPr>
            </w:pPr>
            <w:r>
              <w:rPr>
                <w:rFonts w:ascii="Calibri" w:hAnsi="Calibri" w:cs="Calibri"/>
                <w:bCs/>
              </w:rPr>
              <w:t>Conduct and in-depth study of the demo projects that have been developed for the mining and refining sub-sector during the project preparation stage. This study will allow to understanding what the important data and features are of each demo and use this information to design and develop standardized methods for monitoring the advancement of the demos, collecting the required data and then evaluate their energy performance and environmental impacts.</w:t>
            </w:r>
          </w:p>
        </w:tc>
      </w:tr>
      <w:tr w:rsidR="00F5335A" w14:paraId="7AC98238" w14:textId="77777777">
        <w:tc>
          <w:tcPr>
            <w:tcW w:w="3438" w:type="dxa"/>
            <w:tcBorders>
              <w:top w:val="single" w:sz="4" w:space="0" w:color="auto"/>
              <w:left w:val="single" w:sz="4" w:space="0" w:color="auto"/>
              <w:bottom w:val="single" w:sz="6" w:space="0" w:color="auto"/>
              <w:right w:val="single" w:sz="4" w:space="0" w:color="auto"/>
            </w:tcBorders>
            <w:vAlign w:val="center"/>
          </w:tcPr>
          <w:p w14:paraId="200E91E1" w14:textId="77777777" w:rsidR="00F5335A" w:rsidRDefault="00795F6F">
            <w:pPr>
              <w:spacing w:after="0" w:line="240" w:lineRule="auto"/>
              <w:rPr>
                <w:rFonts w:ascii="Calibri" w:hAnsi="Calibri" w:cs="Calibri"/>
                <w:bCs/>
                <w:i/>
              </w:rPr>
            </w:pPr>
            <w:r>
              <w:rPr>
                <w:rFonts w:ascii="Calibri" w:hAnsi="Calibri" w:cs="Calibri"/>
                <w:bCs/>
                <w:i/>
              </w:rPr>
              <w:t xml:space="preserve">Activity 1.1.3.2: </w:t>
            </w:r>
            <w:r>
              <w:rPr>
                <w:rFonts w:ascii="Calibri" w:hAnsi="Calibri" w:cs="Calibri"/>
                <w:bCs/>
              </w:rPr>
              <w:t>Establishment of standardized operational performance parameters to use as benchmark for the evaluation of the energy performance and environmental impacts of the demos and demo replications.</w:t>
            </w:r>
          </w:p>
        </w:tc>
        <w:tc>
          <w:tcPr>
            <w:tcW w:w="6120" w:type="dxa"/>
            <w:tcBorders>
              <w:top w:val="single" w:sz="4" w:space="0" w:color="auto"/>
              <w:left w:val="single" w:sz="4" w:space="0" w:color="auto"/>
              <w:bottom w:val="single" w:sz="6" w:space="0" w:color="auto"/>
              <w:right w:val="single" w:sz="4" w:space="0" w:color="auto"/>
            </w:tcBorders>
            <w:vAlign w:val="center"/>
          </w:tcPr>
          <w:p w14:paraId="69FF1B5C" w14:textId="77777777" w:rsidR="00F5335A" w:rsidRDefault="00795F6F">
            <w:pPr>
              <w:spacing w:after="0" w:line="240" w:lineRule="auto"/>
              <w:rPr>
                <w:rFonts w:ascii="Calibri" w:hAnsi="Calibri" w:cs="Calibri"/>
                <w:bCs/>
                <w:iCs/>
              </w:rPr>
            </w:pPr>
            <w:r>
              <w:rPr>
                <w:rFonts w:ascii="Calibri" w:hAnsi="Calibri" w:cs="Calibri"/>
                <w:bCs/>
              </w:rPr>
              <w:t xml:space="preserve">Based on available information for the same green technologies applied in mining and refining sectors from other countries and integrated with calculations and estimated performed specifically for the PhosChemEE demos, a set of standardized operational parameters and their expected target values will be determined and used as benchmark for the energy performance and environmental impact evaluation of the data. This set of parameters will include, but not limited to: </w:t>
            </w:r>
            <w:r>
              <w:rPr>
                <w:rFonts w:ascii="Calibri" w:hAnsi="Calibri" w:cs="Calibri"/>
              </w:rPr>
              <w:t>specific energy consumption; energy footprint of materials/resources used and produced; energy savings; material loss reduction, and GHG emission reduction.</w:t>
            </w:r>
            <w:r>
              <w:rPr>
                <w:rFonts w:ascii="Calibri" w:hAnsi="Calibri" w:cs="Calibri"/>
                <w:iCs/>
              </w:rPr>
              <w:t xml:space="preserve"> This activity also includes the definition of the parameters for monitoring and assessing environmental risks of the demos and demo replications that are aligned with social and environmental screening procedures.  </w:t>
            </w:r>
          </w:p>
        </w:tc>
      </w:tr>
      <w:tr w:rsidR="00F5335A" w14:paraId="2D1B69F8" w14:textId="77777777">
        <w:tc>
          <w:tcPr>
            <w:tcW w:w="3438" w:type="dxa"/>
            <w:tcBorders>
              <w:top w:val="single" w:sz="6" w:space="0" w:color="auto"/>
              <w:left w:val="single" w:sz="4" w:space="0" w:color="auto"/>
              <w:bottom w:val="single" w:sz="6" w:space="0" w:color="auto"/>
              <w:right w:val="single" w:sz="4" w:space="0" w:color="auto"/>
            </w:tcBorders>
            <w:vAlign w:val="center"/>
          </w:tcPr>
          <w:p w14:paraId="1F958A78" w14:textId="77777777" w:rsidR="00F5335A" w:rsidRDefault="00795F6F">
            <w:pPr>
              <w:spacing w:after="0" w:line="240" w:lineRule="auto"/>
              <w:rPr>
                <w:rFonts w:ascii="Calibri" w:hAnsi="Calibri" w:cs="Calibri"/>
                <w:bCs/>
              </w:rPr>
            </w:pPr>
            <w:r>
              <w:rPr>
                <w:rFonts w:ascii="Calibri" w:hAnsi="Calibri" w:cs="Calibri"/>
                <w:bCs/>
                <w:i/>
              </w:rPr>
              <w:t xml:space="preserve">Activity 1.1.3.3: </w:t>
            </w:r>
            <w:r>
              <w:rPr>
                <w:rFonts w:ascii="Calibri" w:hAnsi="Calibri" w:cs="Calibri"/>
                <w:bCs/>
              </w:rPr>
              <w:t xml:space="preserve">Conduct of annual evaluation of energy performance and environmental impacts of demos in the phosphate mining and refining sub-sector using the standardized methodology and </w:t>
            </w:r>
            <w:r>
              <w:rPr>
                <w:rFonts w:ascii="Calibri" w:hAnsi="Calibri" w:cs="Calibri"/>
                <w:bCs/>
              </w:rPr>
              <w:lastRenderedPageBreak/>
              <w:t>benchmarks developed in Activities 1.1.3.1 and 1.1.3.2.</w:t>
            </w:r>
          </w:p>
        </w:tc>
        <w:tc>
          <w:tcPr>
            <w:tcW w:w="6120" w:type="dxa"/>
            <w:tcBorders>
              <w:top w:val="single" w:sz="6" w:space="0" w:color="auto"/>
              <w:left w:val="single" w:sz="4" w:space="0" w:color="auto"/>
              <w:bottom w:val="single" w:sz="6" w:space="0" w:color="auto"/>
              <w:right w:val="single" w:sz="4" w:space="0" w:color="auto"/>
            </w:tcBorders>
            <w:vAlign w:val="center"/>
          </w:tcPr>
          <w:p w14:paraId="46EDD544" w14:textId="77777777" w:rsidR="00F5335A" w:rsidRDefault="00795F6F">
            <w:pPr>
              <w:spacing w:after="0" w:line="240" w:lineRule="auto"/>
              <w:rPr>
                <w:rFonts w:ascii="Calibri" w:hAnsi="Calibri" w:cs="Calibri"/>
                <w:bCs/>
                <w:i/>
              </w:rPr>
            </w:pPr>
            <w:r>
              <w:rPr>
                <w:rFonts w:ascii="Calibri" w:hAnsi="Calibri" w:cs="Calibri"/>
                <w:bCs/>
              </w:rPr>
              <w:lastRenderedPageBreak/>
              <w:t xml:space="preserve">Based on the standardized methods developed under Activity 1.1.3.1 and using the set of parameters and target values established in Activity 1.1.3.2, an annual evaluation of the energy performance and environmental impacts of demos in the phosphate mining and refining will be conducted. This annual assessment will allow to determining if the demos </w:t>
            </w:r>
            <w:r>
              <w:rPr>
                <w:rFonts w:ascii="Calibri" w:hAnsi="Calibri" w:cs="Calibri"/>
                <w:bCs/>
              </w:rPr>
              <w:lastRenderedPageBreak/>
              <w:t>implementation is on track and use the info for adaptive management for the demo’s implementation activities.</w:t>
            </w:r>
          </w:p>
        </w:tc>
      </w:tr>
      <w:tr w:rsidR="00F5335A" w14:paraId="06095910" w14:textId="77777777">
        <w:tc>
          <w:tcPr>
            <w:tcW w:w="3438" w:type="dxa"/>
            <w:tcBorders>
              <w:top w:val="single" w:sz="6" w:space="0" w:color="auto"/>
              <w:left w:val="single" w:sz="4" w:space="0" w:color="auto"/>
              <w:bottom w:val="single" w:sz="6" w:space="0" w:color="auto"/>
              <w:right w:val="single" w:sz="4" w:space="0" w:color="auto"/>
            </w:tcBorders>
            <w:vAlign w:val="center"/>
          </w:tcPr>
          <w:p w14:paraId="0FBD27E3" w14:textId="77777777" w:rsidR="00F5335A" w:rsidRDefault="00795F6F">
            <w:pPr>
              <w:spacing w:after="0" w:line="240" w:lineRule="auto"/>
              <w:rPr>
                <w:rFonts w:ascii="Calibri" w:hAnsi="Calibri" w:cs="Calibri"/>
                <w:bCs/>
                <w:i/>
              </w:rPr>
            </w:pPr>
            <w:r>
              <w:rPr>
                <w:rFonts w:ascii="Calibri" w:hAnsi="Calibri" w:cs="Calibri"/>
                <w:bCs/>
                <w:i/>
              </w:rPr>
              <w:lastRenderedPageBreak/>
              <w:t xml:space="preserve">Activity 1.1.3.4: </w:t>
            </w:r>
            <w:r>
              <w:rPr>
                <w:rFonts w:ascii="Calibri" w:hAnsi="Calibri" w:cs="Calibri"/>
                <w:bCs/>
              </w:rPr>
              <w:t xml:space="preserve">Conduct of annual evaluation of financial performance of demos in the phosphate mining and refining sub-sector to promote the replication of the implemented technologies. </w:t>
            </w:r>
          </w:p>
        </w:tc>
        <w:tc>
          <w:tcPr>
            <w:tcW w:w="6120" w:type="dxa"/>
            <w:tcBorders>
              <w:top w:val="single" w:sz="6" w:space="0" w:color="auto"/>
              <w:left w:val="single" w:sz="4" w:space="0" w:color="auto"/>
              <w:bottom w:val="single" w:sz="6" w:space="0" w:color="auto"/>
              <w:right w:val="single" w:sz="4" w:space="0" w:color="auto"/>
            </w:tcBorders>
            <w:vAlign w:val="center"/>
          </w:tcPr>
          <w:p w14:paraId="66AFEC4E" w14:textId="77777777" w:rsidR="00F5335A" w:rsidRDefault="00795F6F">
            <w:pPr>
              <w:spacing w:after="0" w:line="240" w:lineRule="auto"/>
              <w:rPr>
                <w:rFonts w:ascii="Calibri" w:hAnsi="Calibri" w:cs="Calibri"/>
                <w:bCs/>
                <w:i/>
              </w:rPr>
            </w:pPr>
            <w:r>
              <w:rPr>
                <w:rFonts w:ascii="Calibri" w:hAnsi="Calibri" w:cs="Calibri"/>
                <w:bCs/>
              </w:rPr>
              <w:t xml:space="preserve">Financial experts will be hired to monitor and determine if the implemented demos in the phosphate mining and refining sub-sector achieve satisfactory financial performances. If required, the experts will provide recommendations to enhance the demos’ financial performance up to required standards. This annual assessment will allow to promoting demos and attracting other </w:t>
            </w:r>
            <w:r>
              <w:rPr>
                <w:rFonts w:ascii="Calibri" w:hAnsi="Calibri" w:cs="Calibri"/>
                <w:bCs/>
                <w:iCs/>
              </w:rPr>
              <w:t>phosphate mining companies to replicate similar low-carbon technologies and practices.</w:t>
            </w:r>
          </w:p>
        </w:tc>
      </w:tr>
      <w:tr w:rsidR="00F5335A" w14:paraId="6564B593" w14:textId="77777777">
        <w:tc>
          <w:tcPr>
            <w:tcW w:w="3438" w:type="dxa"/>
            <w:tcBorders>
              <w:top w:val="single" w:sz="6" w:space="0" w:color="auto"/>
              <w:left w:val="single" w:sz="4" w:space="0" w:color="auto"/>
              <w:bottom w:val="single" w:sz="6" w:space="0" w:color="auto"/>
              <w:right w:val="single" w:sz="4" w:space="0" w:color="auto"/>
            </w:tcBorders>
            <w:vAlign w:val="center"/>
          </w:tcPr>
          <w:p w14:paraId="2FAA5D6E" w14:textId="77777777" w:rsidR="00F5335A" w:rsidRDefault="00795F6F">
            <w:pPr>
              <w:spacing w:after="0" w:line="240" w:lineRule="auto"/>
              <w:rPr>
                <w:rFonts w:ascii="Calibri" w:hAnsi="Calibri" w:cs="Calibri"/>
                <w:bCs/>
                <w:i/>
              </w:rPr>
            </w:pPr>
            <w:r>
              <w:rPr>
                <w:rFonts w:ascii="Calibri" w:hAnsi="Calibri" w:cs="Calibri"/>
                <w:bCs/>
                <w:i/>
              </w:rPr>
              <w:t>Activity 1.1.3.5:</w:t>
            </w:r>
            <w:r>
              <w:rPr>
                <w:rFonts w:ascii="Calibri" w:hAnsi="Calibri" w:cs="Calibri"/>
                <w:bCs/>
              </w:rPr>
              <w:t xml:space="preserve"> Preparation of annual and final reports on the operational performance (production, energy consumption, economic) and environmental impacts of demos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35CF1BA7" w14:textId="77777777" w:rsidR="00F5335A" w:rsidRDefault="00795F6F">
            <w:pPr>
              <w:spacing w:after="0" w:line="240" w:lineRule="auto"/>
              <w:rPr>
                <w:rFonts w:ascii="Calibri" w:hAnsi="Calibri" w:cs="Calibri"/>
                <w:bCs/>
                <w:i/>
              </w:rPr>
            </w:pPr>
            <w:r>
              <w:rPr>
                <w:rFonts w:ascii="Calibri" w:hAnsi="Calibri" w:cs="Calibri"/>
                <w:bCs/>
                <w:iCs/>
              </w:rPr>
              <w:t>Based on the results of activities 1.1.3.3 and 1.1.3.4 annual and final reports, at the end of the five-year implementation period, will be prepared reporting the technical and financial performances of the demos in phosphate mining and refining, also including their environmental impacts. The reports will be used as case studies and lessons learned to share knowledge to be used for similar projects in China and internationally.</w:t>
            </w:r>
          </w:p>
        </w:tc>
      </w:tr>
      <w:tr w:rsidR="00F5335A" w14:paraId="458D9990" w14:textId="77777777">
        <w:tc>
          <w:tcPr>
            <w:tcW w:w="3438" w:type="dxa"/>
            <w:tcBorders>
              <w:top w:val="single" w:sz="6" w:space="0" w:color="auto"/>
              <w:left w:val="single" w:sz="4" w:space="0" w:color="auto"/>
              <w:bottom w:val="single" w:sz="6" w:space="0" w:color="auto"/>
              <w:right w:val="single" w:sz="4" w:space="0" w:color="auto"/>
            </w:tcBorders>
            <w:vAlign w:val="center"/>
          </w:tcPr>
          <w:p w14:paraId="6396B56C" w14:textId="77777777" w:rsidR="00F5335A" w:rsidRDefault="00795F6F">
            <w:pPr>
              <w:spacing w:after="0" w:line="240" w:lineRule="auto"/>
              <w:rPr>
                <w:rFonts w:ascii="Calibri" w:hAnsi="Calibri" w:cs="Calibri"/>
                <w:bCs/>
              </w:rPr>
            </w:pPr>
            <w:r>
              <w:rPr>
                <w:rFonts w:ascii="Calibri" w:hAnsi="Calibri" w:cs="Calibri"/>
                <w:bCs/>
                <w:i/>
              </w:rPr>
              <w:t>Activity 1.1.3.6:</w:t>
            </w:r>
            <w:r>
              <w:rPr>
                <w:rFonts w:ascii="Calibri" w:hAnsi="Calibri" w:cs="Calibri"/>
                <w:bCs/>
              </w:rPr>
              <w:t xml:space="preserve"> Dissemination of Annual and final demo evaluation reports prepared in Activity 1.1.3.5.</w:t>
            </w:r>
          </w:p>
        </w:tc>
        <w:tc>
          <w:tcPr>
            <w:tcW w:w="6120" w:type="dxa"/>
            <w:tcBorders>
              <w:top w:val="single" w:sz="6" w:space="0" w:color="auto"/>
              <w:left w:val="single" w:sz="4" w:space="0" w:color="auto"/>
              <w:bottom w:val="single" w:sz="6" w:space="0" w:color="auto"/>
              <w:right w:val="single" w:sz="4" w:space="0" w:color="auto"/>
            </w:tcBorders>
          </w:tcPr>
          <w:p w14:paraId="27BAD517" w14:textId="77777777" w:rsidR="00F5335A" w:rsidRDefault="00795F6F">
            <w:pPr>
              <w:pStyle w:val="CommentText"/>
              <w:spacing w:after="0"/>
              <w:jc w:val="left"/>
              <w:rPr>
                <w:rFonts w:cs="Calibri"/>
                <w:sz w:val="22"/>
                <w:szCs w:val="22"/>
              </w:rPr>
            </w:pPr>
            <w:r>
              <w:rPr>
                <w:rFonts w:cs="Calibri"/>
                <w:bCs/>
                <w:iCs/>
                <w:sz w:val="22"/>
                <w:szCs w:val="22"/>
              </w:rPr>
              <w:t>This activity will focus on disseminating the technical, environmental and economic benefits of the demos, as drafted under Activity 1.1.3.5, to various target audiences, including other phosphate mining and refining companies, relevant government and industrial stakeholders, and potential investors. It will provide all stakeholders with relevant information in a timely manner.</w:t>
            </w:r>
          </w:p>
        </w:tc>
      </w:tr>
      <w:tr w:rsidR="00F5335A" w14:paraId="195C9874" w14:textId="77777777">
        <w:tc>
          <w:tcPr>
            <w:tcW w:w="3438" w:type="dxa"/>
            <w:tcBorders>
              <w:top w:val="single" w:sz="6" w:space="0" w:color="auto"/>
              <w:left w:val="single" w:sz="4" w:space="0" w:color="auto"/>
              <w:bottom w:val="single" w:sz="6" w:space="0" w:color="auto"/>
              <w:right w:val="single" w:sz="4" w:space="0" w:color="auto"/>
            </w:tcBorders>
            <w:vAlign w:val="center"/>
          </w:tcPr>
          <w:p w14:paraId="64490AB8" w14:textId="77777777" w:rsidR="00F5335A" w:rsidRDefault="00795F6F">
            <w:pPr>
              <w:spacing w:after="0" w:line="240" w:lineRule="auto"/>
              <w:rPr>
                <w:rFonts w:ascii="Calibri" w:hAnsi="Calibri" w:cs="Calibri"/>
                <w:bCs/>
              </w:rPr>
            </w:pPr>
            <w:r>
              <w:rPr>
                <w:rFonts w:ascii="Calibri" w:hAnsi="Calibri" w:cs="Calibri"/>
                <w:bCs/>
                <w:i/>
              </w:rPr>
              <w:t>Activity 1.1.3.7:</w:t>
            </w:r>
            <w:r>
              <w:rPr>
                <w:rFonts w:ascii="Calibri" w:hAnsi="Calibri" w:cs="Calibri"/>
                <w:bCs/>
              </w:rPr>
              <w:t xml:space="preserve"> </w:t>
            </w:r>
            <w:r>
              <w:rPr>
                <w:rFonts w:ascii="Calibri" w:hAnsi="Calibri" w:cs="Calibri"/>
              </w:rPr>
              <w:t>Preparation and dissemination of case studies and lessons learned based on the application of demonstrated green, energy efficient and low carbon technologies.</w:t>
            </w:r>
          </w:p>
        </w:tc>
        <w:tc>
          <w:tcPr>
            <w:tcW w:w="6120" w:type="dxa"/>
            <w:tcBorders>
              <w:top w:val="single" w:sz="6" w:space="0" w:color="auto"/>
              <w:left w:val="single" w:sz="4" w:space="0" w:color="auto"/>
              <w:bottom w:val="single" w:sz="6" w:space="0" w:color="auto"/>
              <w:right w:val="single" w:sz="4" w:space="0" w:color="auto"/>
            </w:tcBorders>
          </w:tcPr>
          <w:p w14:paraId="612D13C7" w14:textId="77777777" w:rsidR="00F5335A" w:rsidRDefault="00795F6F">
            <w:pPr>
              <w:pStyle w:val="CommentText"/>
              <w:spacing w:after="0"/>
              <w:jc w:val="left"/>
              <w:rPr>
                <w:rFonts w:cs="Calibri"/>
                <w:sz w:val="22"/>
                <w:szCs w:val="22"/>
              </w:rPr>
            </w:pPr>
            <w:r>
              <w:rPr>
                <w:rFonts w:cs="Calibri"/>
                <w:bCs/>
                <w:iCs/>
                <w:sz w:val="22"/>
                <w:szCs w:val="22"/>
              </w:rPr>
              <w:t>This activity consists in drafting and promoting case studies and lessons learned based on energy savings projects and initiatives conducted in China, independently from PhosChemEE, and concerning green, energy efficient and low carbon technologies in the phosphate mining and refining sector. For the completion of this task the same experts involved in the design and implementation of the projects and initiatives on which the case studies are based will be hired. The case studies will be made available to relevant stakeholders, including the project management team, and will be used as source of additional information for the successful implementation of PhosChemEE.</w:t>
            </w:r>
          </w:p>
        </w:tc>
      </w:tr>
    </w:tbl>
    <w:p w14:paraId="105167D8" w14:textId="77777777" w:rsidR="00F5335A" w:rsidRDefault="00F5335A">
      <w:pPr>
        <w:spacing w:after="0" w:line="240" w:lineRule="auto"/>
        <w:rPr>
          <w:rFonts w:ascii="Calibri" w:hAnsi="Calibri" w:cs="Calibri"/>
          <w:iCs/>
        </w:rPr>
      </w:pPr>
    </w:p>
    <w:p w14:paraId="1E098ACF"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of energy performance evaluation methods, the conduct of annual energy and financial evaluation of the demos, preparation of reports and promotion of results to stakeholders, and the drafting of case studies from relevant project in the phosphate mining and refining not demonstrated under PhosChemEE.</w:t>
      </w:r>
    </w:p>
    <w:p w14:paraId="6F1EE9A8" w14:textId="77777777" w:rsidR="00F5335A" w:rsidRDefault="00F5335A">
      <w:pPr>
        <w:spacing w:after="0" w:line="240" w:lineRule="auto"/>
        <w:rPr>
          <w:rFonts w:ascii="Calibri" w:hAnsi="Calibri" w:cs="Calibri"/>
          <w:u w:val="single"/>
        </w:rPr>
      </w:pPr>
    </w:p>
    <w:p w14:paraId="0FF6D6A8" w14:textId="77777777" w:rsidR="00F5335A" w:rsidRDefault="00795F6F">
      <w:pPr>
        <w:spacing w:after="0" w:line="240" w:lineRule="auto"/>
        <w:jc w:val="both"/>
        <w:rPr>
          <w:rFonts w:ascii="Calibri" w:hAnsi="Calibri" w:cs="Calibri"/>
        </w:rPr>
      </w:pPr>
      <w:r>
        <w:rPr>
          <w:rFonts w:ascii="Calibri" w:hAnsi="Calibri" w:cs="Calibri"/>
          <w:u w:val="single"/>
        </w:rPr>
        <w:t>Output 1.1.4:</w:t>
      </w:r>
      <w:r>
        <w:rPr>
          <w:rFonts w:ascii="Calibri" w:hAnsi="Calibri" w:cs="Calibri"/>
        </w:rPr>
        <w:t xml:space="preserve"> Designed, conducted and post-evaluated continuing education program in the PCI mining sub-sector in Weng'an county in Guizhou Province, Jinning county in Yunnan Province, and Mabian and Leibo counties in Sichuan Province, with regular capacity needs assessment in the area of green, energy efficient low carbon technologies applied in phosphate mining and refining.</w:t>
      </w:r>
    </w:p>
    <w:p w14:paraId="0B95B1FE"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4"/>
        <w:gridCol w:w="5956"/>
      </w:tblGrid>
      <w:tr w:rsidR="00F5335A" w14:paraId="0A9658DD"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8DA1147"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lastRenderedPageBreak/>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0D58685"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50D64B19" w14:textId="77777777">
        <w:tc>
          <w:tcPr>
            <w:tcW w:w="3438" w:type="dxa"/>
            <w:tcBorders>
              <w:top w:val="single" w:sz="12" w:space="0" w:color="FFFF00"/>
              <w:left w:val="single" w:sz="4" w:space="0" w:color="auto"/>
              <w:bottom w:val="single" w:sz="6" w:space="0" w:color="auto"/>
              <w:right w:val="single" w:sz="4" w:space="0" w:color="auto"/>
            </w:tcBorders>
            <w:vAlign w:val="center"/>
          </w:tcPr>
          <w:p w14:paraId="44DBC0C5" w14:textId="77777777" w:rsidR="00F5335A" w:rsidRDefault="00795F6F">
            <w:pPr>
              <w:spacing w:after="0" w:line="240" w:lineRule="auto"/>
              <w:rPr>
                <w:rFonts w:ascii="Calibri" w:hAnsi="Calibri" w:cs="Calibri"/>
                <w:bCs/>
                <w:i/>
              </w:rPr>
            </w:pPr>
            <w:r>
              <w:rPr>
                <w:rFonts w:ascii="Calibri" w:hAnsi="Calibri" w:cs="Calibri"/>
                <w:bCs/>
                <w:i/>
              </w:rPr>
              <w:t xml:space="preserve">Activity 1.1.4.1: </w:t>
            </w:r>
            <w:r>
              <w:rPr>
                <w:rFonts w:ascii="Calibri" w:hAnsi="Calibri" w:cs="Calibri"/>
                <w:bCs/>
              </w:rPr>
              <w:t>Assessment of the ability and awareness level of relevant stakeholders and evaluation of needs and gaps to fill about green, energy efficient low carbon development of phosphate mining and refining in Guizhou, Yunnan, and Sichuan Provinces.</w:t>
            </w:r>
          </w:p>
        </w:tc>
        <w:tc>
          <w:tcPr>
            <w:tcW w:w="6120" w:type="dxa"/>
            <w:tcBorders>
              <w:top w:val="single" w:sz="12" w:space="0" w:color="FFFF00"/>
              <w:left w:val="single" w:sz="4" w:space="0" w:color="auto"/>
              <w:bottom w:val="single" w:sz="6" w:space="0" w:color="auto"/>
              <w:right w:val="single" w:sz="4" w:space="0" w:color="auto"/>
            </w:tcBorders>
            <w:vAlign w:val="center"/>
          </w:tcPr>
          <w:p w14:paraId="3D7F1F08" w14:textId="77777777" w:rsidR="00F5335A" w:rsidRDefault="00795F6F">
            <w:pPr>
              <w:spacing w:after="0" w:line="240" w:lineRule="auto"/>
              <w:rPr>
                <w:rFonts w:ascii="Calibri" w:hAnsi="Calibri" w:cs="Calibri"/>
                <w:bCs/>
                <w:iCs/>
              </w:rPr>
            </w:pPr>
            <w:r>
              <w:rPr>
                <w:rFonts w:ascii="Calibri" w:hAnsi="Calibri" w:cs="Calibri"/>
                <w:bCs/>
                <w:iCs/>
              </w:rPr>
              <w:t>Surveys and questionnaires will be prepared and administered to relevant stakeholders, followed by interviews and consultations, to assess their capabilities and awareness level concerning the technical, financial and environmental benefits of low carbon technologies applied in the phosphate mining and refining sub-sector. The information collected will be used to determine the needs to address and gaps to fill. This activity will focus on the cluster of regions where most phosphate mines are located, namely Guizhou, Yunnan and Sichuan provinces.</w:t>
            </w:r>
          </w:p>
        </w:tc>
      </w:tr>
      <w:tr w:rsidR="00F5335A" w14:paraId="3A9B95C2" w14:textId="77777777">
        <w:tc>
          <w:tcPr>
            <w:tcW w:w="3438" w:type="dxa"/>
            <w:tcBorders>
              <w:top w:val="single" w:sz="6" w:space="0" w:color="auto"/>
              <w:left w:val="single" w:sz="4" w:space="0" w:color="auto"/>
              <w:bottom w:val="single" w:sz="6" w:space="0" w:color="auto"/>
              <w:right w:val="single" w:sz="4" w:space="0" w:color="auto"/>
            </w:tcBorders>
            <w:vAlign w:val="center"/>
          </w:tcPr>
          <w:p w14:paraId="480BEC14" w14:textId="77777777" w:rsidR="00F5335A" w:rsidRDefault="00795F6F">
            <w:pPr>
              <w:spacing w:after="0" w:line="240" w:lineRule="auto"/>
              <w:rPr>
                <w:rFonts w:ascii="Calibri" w:hAnsi="Calibri" w:cs="Calibri"/>
                <w:bCs/>
                <w:i/>
              </w:rPr>
            </w:pPr>
            <w:r>
              <w:rPr>
                <w:rFonts w:ascii="Calibri" w:hAnsi="Calibri" w:cs="Calibri"/>
                <w:bCs/>
                <w:i/>
              </w:rPr>
              <w:t xml:space="preserve">Activity 1.1.4.2: </w:t>
            </w:r>
            <w:r>
              <w:rPr>
                <w:rFonts w:ascii="Calibri" w:hAnsi="Calibri" w:cs="Calibri"/>
                <w:bCs/>
              </w:rPr>
              <w:t>Design and implementation of a capacity building program for relevant government officials and industry management teams and key stakeholders on green and low-carbon development in the mining and refining.</w:t>
            </w:r>
          </w:p>
        </w:tc>
        <w:tc>
          <w:tcPr>
            <w:tcW w:w="6120" w:type="dxa"/>
            <w:tcBorders>
              <w:top w:val="single" w:sz="6" w:space="0" w:color="auto"/>
              <w:left w:val="single" w:sz="4" w:space="0" w:color="auto"/>
              <w:bottom w:val="single" w:sz="6" w:space="0" w:color="auto"/>
              <w:right w:val="single" w:sz="4" w:space="0" w:color="auto"/>
            </w:tcBorders>
            <w:vAlign w:val="center"/>
          </w:tcPr>
          <w:p w14:paraId="0C6C879F" w14:textId="77777777" w:rsidR="00F5335A" w:rsidRDefault="00795F6F">
            <w:pPr>
              <w:spacing w:after="0" w:line="240" w:lineRule="auto"/>
              <w:rPr>
                <w:rFonts w:ascii="Calibri" w:hAnsi="Calibri" w:cs="Calibri"/>
                <w:bCs/>
                <w:i/>
              </w:rPr>
            </w:pPr>
            <w:r>
              <w:rPr>
                <w:rFonts w:ascii="Calibri" w:hAnsi="Calibri" w:cs="Calibri"/>
                <w:bCs/>
                <w:iCs/>
              </w:rPr>
              <w:t>Based on the assessment of needs to address and gaps to fill, and supplemented by information gathered from international best practices, in the area of green development in phosphate mining and refining, a capacity building program for relevant stakeholders from the public and private sector will be designed and implemented in the three selected provinces.</w:t>
            </w:r>
          </w:p>
        </w:tc>
      </w:tr>
      <w:tr w:rsidR="00F5335A" w14:paraId="04C07853" w14:textId="77777777">
        <w:tc>
          <w:tcPr>
            <w:tcW w:w="3438" w:type="dxa"/>
            <w:tcBorders>
              <w:top w:val="single" w:sz="6" w:space="0" w:color="auto"/>
              <w:left w:val="single" w:sz="4" w:space="0" w:color="auto"/>
              <w:bottom w:val="single" w:sz="6" w:space="0" w:color="auto"/>
              <w:right w:val="single" w:sz="4" w:space="0" w:color="auto"/>
            </w:tcBorders>
            <w:vAlign w:val="center"/>
          </w:tcPr>
          <w:p w14:paraId="7DCD19C0" w14:textId="77777777" w:rsidR="00F5335A" w:rsidRDefault="00795F6F">
            <w:pPr>
              <w:spacing w:after="0" w:line="240" w:lineRule="auto"/>
              <w:rPr>
                <w:rFonts w:ascii="Calibri" w:hAnsi="Calibri" w:cs="Calibri"/>
                <w:bCs/>
              </w:rPr>
            </w:pPr>
            <w:r>
              <w:rPr>
                <w:rFonts w:ascii="Calibri" w:hAnsi="Calibri" w:cs="Calibri"/>
                <w:bCs/>
                <w:i/>
              </w:rPr>
              <w:t>Activity 1.1.4.3:</w:t>
            </w:r>
            <w:r>
              <w:rPr>
                <w:rFonts w:ascii="Calibri" w:hAnsi="Calibri" w:cs="Calibri"/>
                <w:bCs/>
              </w:rPr>
              <w:t xml:space="preserve"> Evaluation of the capacity building program designed in Activity 1.1.4.2 a year after the completion to assess how many trainees are gainfully applying the acquired skills and determine the corrective actions to be taken to improve the program.</w:t>
            </w:r>
          </w:p>
        </w:tc>
        <w:tc>
          <w:tcPr>
            <w:tcW w:w="6120" w:type="dxa"/>
            <w:tcBorders>
              <w:top w:val="single" w:sz="6" w:space="0" w:color="auto"/>
              <w:left w:val="single" w:sz="4" w:space="0" w:color="auto"/>
              <w:bottom w:val="single" w:sz="6" w:space="0" w:color="auto"/>
              <w:right w:val="single" w:sz="4" w:space="0" w:color="auto"/>
            </w:tcBorders>
            <w:vAlign w:val="center"/>
          </w:tcPr>
          <w:p w14:paraId="4061D8A1" w14:textId="77777777" w:rsidR="00F5335A" w:rsidRDefault="00795F6F">
            <w:pPr>
              <w:spacing w:after="0" w:line="240" w:lineRule="auto"/>
              <w:rPr>
                <w:rFonts w:ascii="Calibri" w:hAnsi="Calibri" w:cs="Calibri"/>
                <w:bCs/>
                <w:i/>
              </w:rPr>
            </w:pPr>
            <w:r>
              <w:rPr>
                <w:rFonts w:ascii="Calibri" w:hAnsi="Calibri" w:cs="Calibri"/>
                <w:bCs/>
                <w:iCs/>
              </w:rPr>
              <w:t>This follow up activity will be undertaken a year after the completion of the capacity building program conducted in Activity 1.1.4.2. This evaluation will use data collection tools similar to those implemented in Activity 1.1.4.1 to assess the new level of ability and awareness achieved. In addition, the evaluation will also include an assessment of how successfully the trained stakeholders are applying the newly acquired skills in their professional activities. If deemed necessary, corrective actions to improve the training program will be recommended and implemented.</w:t>
            </w:r>
          </w:p>
        </w:tc>
      </w:tr>
      <w:tr w:rsidR="00F5335A" w14:paraId="7A562775" w14:textId="77777777">
        <w:tc>
          <w:tcPr>
            <w:tcW w:w="3438" w:type="dxa"/>
            <w:tcBorders>
              <w:top w:val="single" w:sz="6" w:space="0" w:color="auto"/>
              <w:left w:val="single" w:sz="4" w:space="0" w:color="auto"/>
              <w:bottom w:val="single" w:sz="6" w:space="0" w:color="auto"/>
              <w:right w:val="single" w:sz="4" w:space="0" w:color="auto"/>
            </w:tcBorders>
            <w:vAlign w:val="center"/>
          </w:tcPr>
          <w:p w14:paraId="66D4C7D7" w14:textId="77777777" w:rsidR="00F5335A" w:rsidRDefault="00795F6F">
            <w:pPr>
              <w:spacing w:after="0" w:line="240" w:lineRule="auto"/>
              <w:rPr>
                <w:rFonts w:ascii="Calibri" w:hAnsi="Calibri" w:cs="Calibri"/>
                <w:bCs/>
                <w:i/>
              </w:rPr>
            </w:pPr>
            <w:r>
              <w:rPr>
                <w:rFonts w:ascii="Calibri" w:hAnsi="Calibri" w:cs="Calibri"/>
                <w:bCs/>
                <w:i/>
              </w:rPr>
              <w:t xml:space="preserve">Activity 1.1.4.4: </w:t>
            </w:r>
            <w:r>
              <w:rPr>
                <w:rFonts w:ascii="Calibri" w:hAnsi="Calibri" w:cs="Calibri"/>
                <w:bCs/>
              </w:rPr>
              <w:t>Design and implementation of a capacity building and information program on operation and maintenance of green, EE and low carbon technologies for workers in phosphate mining and refining factories.</w:t>
            </w:r>
          </w:p>
        </w:tc>
        <w:tc>
          <w:tcPr>
            <w:tcW w:w="6120" w:type="dxa"/>
            <w:tcBorders>
              <w:top w:val="single" w:sz="6" w:space="0" w:color="auto"/>
              <w:left w:val="single" w:sz="4" w:space="0" w:color="auto"/>
              <w:bottom w:val="single" w:sz="6" w:space="0" w:color="auto"/>
              <w:right w:val="single" w:sz="4" w:space="0" w:color="auto"/>
            </w:tcBorders>
            <w:vAlign w:val="center"/>
          </w:tcPr>
          <w:p w14:paraId="0C036C15" w14:textId="77777777" w:rsidR="00F5335A" w:rsidRDefault="00795F6F">
            <w:pPr>
              <w:spacing w:after="0" w:line="240" w:lineRule="auto"/>
              <w:rPr>
                <w:rFonts w:ascii="Calibri" w:hAnsi="Calibri" w:cs="Calibri"/>
                <w:bCs/>
                <w:i/>
              </w:rPr>
            </w:pPr>
            <w:r>
              <w:rPr>
                <w:rFonts w:ascii="Calibri" w:hAnsi="Calibri" w:cs="Calibri"/>
                <w:bCs/>
                <w:iCs/>
              </w:rPr>
              <w:t>Sector specialists will be engaged to design, develop and administer a training program for workers in the phosphate mining and refining sub-sector on how to operate and maintain the new energy efficient and low carbon technologies that will be implemented for the greening of the phosphate mines activities.</w:t>
            </w:r>
          </w:p>
        </w:tc>
      </w:tr>
      <w:tr w:rsidR="00F5335A" w14:paraId="4BA55EAD" w14:textId="77777777">
        <w:tc>
          <w:tcPr>
            <w:tcW w:w="3438" w:type="dxa"/>
            <w:tcBorders>
              <w:top w:val="single" w:sz="6" w:space="0" w:color="auto"/>
              <w:left w:val="single" w:sz="4" w:space="0" w:color="auto"/>
              <w:bottom w:val="single" w:sz="6" w:space="0" w:color="auto"/>
              <w:right w:val="single" w:sz="4" w:space="0" w:color="auto"/>
            </w:tcBorders>
            <w:vAlign w:val="center"/>
          </w:tcPr>
          <w:p w14:paraId="5634BECB" w14:textId="77777777" w:rsidR="00F5335A" w:rsidRDefault="00795F6F">
            <w:pPr>
              <w:spacing w:after="0" w:line="240" w:lineRule="auto"/>
              <w:rPr>
                <w:rFonts w:ascii="Calibri" w:hAnsi="Calibri" w:cs="Calibri"/>
                <w:bCs/>
                <w:i/>
              </w:rPr>
            </w:pPr>
            <w:r>
              <w:rPr>
                <w:rFonts w:ascii="Calibri" w:hAnsi="Calibri" w:cs="Calibri"/>
                <w:bCs/>
                <w:i/>
              </w:rPr>
              <w:t>Activity 1.1.4.5:</w:t>
            </w:r>
            <w:r>
              <w:rPr>
                <w:rFonts w:ascii="Calibri" w:hAnsi="Calibri" w:cs="Calibri"/>
                <w:bCs/>
              </w:rPr>
              <w:t xml:space="preserve"> Evaluation of the capacity building program designed in Activity 1.1.4.4 a year after the completion to assess how many trainees are gainfully applying the acquired skills and determine the corrective actions to be taken to improve the program.</w:t>
            </w:r>
          </w:p>
        </w:tc>
        <w:tc>
          <w:tcPr>
            <w:tcW w:w="6120" w:type="dxa"/>
            <w:tcBorders>
              <w:top w:val="single" w:sz="6" w:space="0" w:color="auto"/>
              <w:left w:val="single" w:sz="4" w:space="0" w:color="auto"/>
              <w:bottom w:val="single" w:sz="6" w:space="0" w:color="auto"/>
              <w:right w:val="single" w:sz="4" w:space="0" w:color="auto"/>
            </w:tcBorders>
            <w:vAlign w:val="center"/>
          </w:tcPr>
          <w:p w14:paraId="4088655C"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1.1.4.4. This evaluation will determine the efficacy of the training program by assessing how successfully the trained phosphate mine workers are applying the newly acquired skills in their professional activities. If deemed necessary, corrective actions to improve the training program will be recommended and implemented.</w:t>
            </w:r>
          </w:p>
        </w:tc>
      </w:tr>
    </w:tbl>
    <w:p w14:paraId="222DEE0A" w14:textId="77777777" w:rsidR="00F5335A" w:rsidRDefault="00F5335A">
      <w:pPr>
        <w:spacing w:after="0" w:line="240" w:lineRule="auto"/>
        <w:rPr>
          <w:rFonts w:ascii="Calibri" w:hAnsi="Calibri" w:cs="Calibri"/>
          <w:iCs/>
        </w:rPr>
      </w:pPr>
    </w:p>
    <w:p w14:paraId="5711AB48" w14:textId="77777777" w:rsidR="00F5335A" w:rsidRDefault="00795F6F">
      <w:pPr>
        <w:spacing w:after="0" w:line="240" w:lineRule="auto"/>
        <w:jc w:val="both"/>
        <w:rPr>
          <w:rFonts w:ascii="Calibri" w:hAnsi="Calibri" w:cs="Calibri"/>
          <w:i/>
        </w:rPr>
      </w:pPr>
      <w:r>
        <w:rPr>
          <w:rFonts w:ascii="Calibri" w:hAnsi="Calibri" w:cs="Calibri"/>
          <w:i/>
        </w:rPr>
        <w:lastRenderedPageBreak/>
        <w:t>GEF support is required for the incremental technical assistance in the assessment of ability and awareness, the design and evaluation of two training programs.</w:t>
      </w:r>
    </w:p>
    <w:p w14:paraId="5BE4C518" w14:textId="77777777" w:rsidR="00F5335A" w:rsidRDefault="00F5335A">
      <w:pPr>
        <w:spacing w:after="0" w:line="240" w:lineRule="auto"/>
        <w:rPr>
          <w:rFonts w:ascii="Calibri" w:hAnsi="Calibri" w:cs="Calibri"/>
        </w:rPr>
      </w:pPr>
    </w:p>
    <w:p w14:paraId="7269FEAF" w14:textId="77777777" w:rsidR="00F5335A" w:rsidRDefault="00795F6F">
      <w:pPr>
        <w:spacing w:after="0" w:line="240" w:lineRule="auto"/>
        <w:jc w:val="both"/>
        <w:rPr>
          <w:rFonts w:ascii="Calibri" w:hAnsi="Calibri" w:cs="Calibri"/>
        </w:rPr>
      </w:pPr>
      <w:r>
        <w:rPr>
          <w:rFonts w:ascii="Calibri" w:hAnsi="Calibri" w:cs="Calibri"/>
          <w:u w:val="single"/>
        </w:rPr>
        <w:t>Output 1.1.5:</w:t>
      </w:r>
      <w:r>
        <w:rPr>
          <w:rFonts w:ascii="Calibri" w:hAnsi="Calibri" w:cs="Calibri"/>
        </w:rPr>
        <w:t xml:space="preserve"> Established the online monitoring, reporting and verification (MRV) system for energy-saving and GHG emission reduction from the application green, energy efficient low-carbon technologies in the PCI including information sharing scheme.</w:t>
      </w:r>
    </w:p>
    <w:p w14:paraId="675C7F06"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5954"/>
      </w:tblGrid>
      <w:tr w:rsidR="00F5335A" w14:paraId="111F7A5A"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2820855"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1868816"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5BA6F41D" w14:textId="77777777">
        <w:tc>
          <w:tcPr>
            <w:tcW w:w="3438" w:type="dxa"/>
            <w:tcBorders>
              <w:top w:val="single" w:sz="12" w:space="0" w:color="FFFF00"/>
              <w:left w:val="single" w:sz="4" w:space="0" w:color="auto"/>
              <w:bottom w:val="single" w:sz="6" w:space="0" w:color="auto"/>
              <w:right w:val="single" w:sz="4" w:space="0" w:color="auto"/>
            </w:tcBorders>
            <w:vAlign w:val="center"/>
          </w:tcPr>
          <w:p w14:paraId="7FA597AC" w14:textId="77777777" w:rsidR="00F5335A" w:rsidRDefault="00795F6F">
            <w:pPr>
              <w:spacing w:after="0" w:line="240" w:lineRule="auto"/>
              <w:rPr>
                <w:rFonts w:ascii="Calibri" w:hAnsi="Calibri" w:cs="Calibri"/>
                <w:bCs/>
                <w:i/>
              </w:rPr>
            </w:pPr>
            <w:r>
              <w:rPr>
                <w:rFonts w:ascii="Calibri" w:hAnsi="Calibri" w:cs="Calibri"/>
                <w:bCs/>
                <w:i/>
              </w:rPr>
              <w:t xml:space="preserve">Activity 1.1.5.1: </w:t>
            </w:r>
            <w:r>
              <w:rPr>
                <w:rFonts w:ascii="Calibri" w:hAnsi="Calibri" w:cs="Calibri"/>
                <w:bCs/>
              </w:rPr>
              <w:t>Design and development of an online monitoring, reporting and verification (MRV) system, including the development of an information sharing mechanism, for energy-saving and GHG emission reduction for the entire PCI.</w:t>
            </w:r>
          </w:p>
        </w:tc>
        <w:tc>
          <w:tcPr>
            <w:tcW w:w="6120" w:type="dxa"/>
            <w:tcBorders>
              <w:top w:val="single" w:sz="12" w:space="0" w:color="FFFF00"/>
              <w:left w:val="single" w:sz="4" w:space="0" w:color="auto"/>
              <w:bottom w:val="single" w:sz="6" w:space="0" w:color="auto"/>
              <w:right w:val="single" w:sz="4" w:space="0" w:color="auto"/>
            </w:tcBorders>
            <w:vAlign w:val="center"/>
          </w:tcPr>
          <w:p w14:paraId="0EB89E8B" w14:textId="77777777" w:rsidR="00F5335A" w:rsidRDefault="00795F6F">
            <w:pPr>
              <w:spacing w:after="0" w:line="240" w:lineRule="auto"/>
              <w:rPr>
                <w:rFonts w:ascii="Calibri" w:hAnsi="Calibri" w:cs="Calibri"/>
                <w:bCs/>
              </w:rPr>
            </w:pPr>
            <w:r>
              <w:rPr>
                <w:rFonts w:ascii="Calibri" w:hAnsi="Calibri" w:cs="Calibri"/>
                <w:bCs/>
              </w:rPr>
              <w:t>This activity entails the design and development of a monitoring, reporting and verification (MRV) system that will cover the entire PCI value chain, and specifically: 1) mining and refining; 2) phosphate chemicals production; and 3) phosphate industry waste management. The MRV system will be used to evaluate the energy performance and the GHG emissions reductions for demos and projects for each of the three sub-sectors. The MRV system will be supplemented by the development of a supportive information sharing mechanism to interconnect key players from the entire PCI. Given the complexity of a MRV system that will be used throughout the PCI value chain a consulting firm or a team of experts will be retained, rather than an individual specialist.</w:t>
            </w:r>
          </w:p>
        </w:tc>
      </w:tr>
      <w:tr w:rsidR="00F5335A" w14:paraId="69071A17" w14:textId="77777777">
        <w:tc>
          <w:tcPr>
            <w:tcW w:w="3438" w:type="dxa"/>
            <w:tcBorders>
              <w:top w:val="single" w:sz="6" w:space="0" w:color="auto"/>
              <w:left w:val="single" w:sz="4" w:space="0" w:color="auto"/>
              <w:bottom w:val="single" w:sz="6" w:space="0" w:color="auto"/>
              <w:right w:val="single" w:sz="4" w:space="0" w:color="auto"/>
            </w:tcBorders>
            <w:vAlign w:val="center"/>
          </w:tcPr>
          <w:p w14:paraId="2EEFF087" w14:textId="77777777" w:rsidR="00F5335A" w:rsidRDefault="00795F6F">
            <w:pPr>
              <w:spacing w:after="0" w:line="240" w:lineRule="auto"/>
              <w:rPr>
                <w:rFonts w:ascii="Calibri" w:hAnsi="Calibri" w:cs="Calibri"/>
                <w:bCs/>
              </w:rPr>
            </w:pPr>
            <w:r>
              <w:rPr>
                <w:rFonts w:ascii="Calibri" w:hAnsi="Calibri" w:cs="Calibri"/>
                <w:bCs/>
                <w:i/>
              </w:rPr>
              <w:t xml:space="preserve">Activity 1.1.5.2: </w:t>
            </w:r>
            <w:r>
              <w:rPr>
                <w:rFonts w:ascii="Calibri" w:hAnsi="Calibri" w:cs="Calibri"/>
                <w:bCs/>
              </w:rPr>
              <w:t>Implementation and validation of the newly developed MRV system in the entire PCI.</w:t>
            </w:r>
          </w:p>
        </w:tc>
        <w:tc>
          <w:tcPr>
            <w:tcW w:w="6120" w:type="dxa"/>
            <w:tcBorders>
              <w:top w:val="single" w:sz="6" w:space="0" w:color="auto"/>
              <w:left w:val="single" w:sz="4" w:space="0" w:color="auto"/>
              <w:bottom w:val="single" w:sz="6" w:space="0" w:color="auto"/>
              <w:right w:val="single" w:sz="4" w:space="0" w:color="auto"/>
            </w:tcBorders>
            <w:vAlign w:val="center"/>
          </w:tcPr>
          <w:p w14:paraId="45EB2569" w14:textId="77777777" w:rsidR="00F5335A" w:rsidRDefault="00795F6F">
            <w:pPr>
              <w:spacing w:after="0" w:line="240" w:lineRule="auto"/>
              <w:rPr>
                <w:rFonts w:ascii="Calibri" w:hAnsi="Calibri" w:cs="Calibri"/>
                <w:bCs/>
              </w:rPr>
            </w:pPr>
            <w:r>
              <w:rPr>
                <w:rFonts w:ascii="Calibri" w:hAnsi="Calibri" w:cs="Calibri"/>
                <w:bCs/>
              </w:rPr>
              <w:t xml:space="preserve">The MRV system developed in Activity 1.1.5.1 will be implemented and its functioning will be verified by testing it on demos from each of the three PCI sub-sectors. Since the implementation of the MRV system will involve multiple ministries, provincial governments and phosphate industry sub-sectors, it will be housed in a consensually agreed upon entity that will be responsible for its operation and maintenance. At the same time, information sharing mechanism will also be tested. </w:t>
            </w:r>
          </w:p>
        </w:tc>
      </w:tr>
      <w:tr w:rsidR="00F5335A" w14:paraId="3B7D223A" w14:textId="77777777">
        <w:tc>
          <w:tcPr>
            <w:tcW w:w="3438" w:type="dxa"/>
            <w:tcBorders>
              <w:top w:val="single" w:sz="6" w:space="0" w:color="auto"/>
              <w:left w:val="single" w:sz="4" w:space="0" w:color="auto"/>
              <w:bottom w:val="single" w:sz="6" w:space="0" w:color="auto"/>
              <w:right w:val="single" w:sz="4" w:space="0" w:color="auto"/>
            </w:tcBorders>
            <w:vAlign w:val="center"/>
          </w:tcPr>
          <w:p w14:paraId="5080C23D" w14:textId="77777777" w:rsidR="00F5335A" w:rsidRDefault="00795F6F">
            <w:pPr>
              <w:spacing w:after="0" w:line="240" w:lineRule="auto"/>
              <w:rPr>
                <w:rFonts w:ascii="Calibri" w:hAnsi="Calibri" w:cs="Calibri"/>
                <w:bCs/>
              </w:rPr>
            </w:pPr>
            <w:r>
              <w:rPr>
                <w:rFonts w:ascii="Calibri" w:hAnsi="Calibri" w:cs="Calibri"/>
                <w:bCs/>
                <w:i/>
              </w:rPr>
              <w:t xml:space="preserve">Activity 1.1.5.3: </w:t>
            </w:r>
            <w:r>
              <w:rPr>
                <w:rFonts w:ascii="Calibri" w:hAnsi="Calibri" w:cs="Calibri"/>
                <w:bCs/>
              </w:rPr>
              <w:t>Design and implementation of a capacity building program on operation and maintenance of the MRV system for companies operating in the entire PCI.</w:t>
            </w:r>
          </w:p>
        </w:tc>
        <w:tc>
          <w:tcPr>
            <w:tcW w:w="6120" w:type="dxa"/>
            <w:tcBorders>
              <w:top w:val="single" w:sz="6" w:space="0" w:color="auto"/>
              <w:left w:val="single" w:sz="4" w:space="0" w:color="auto"/>
              <w:bottom w:val="single" w:sz="6" w:space="0" w:color="auto"/>
              <w:right w:val="single" w:sz="4" w:space="0" w:color="auto"/>
            </w:tcBorders>
            <w:vAlign w:val="center"/>
          </w:tcPr>
          <w:p w14:paraId="76A88ED9" w14:textId="77777777" w:rsidR="00F5335A" w:rsidRDefault="00795F6F">
            <w:pPr>
              <w:spacing w:after="0" w:line="240" w:lineRule="auto"/>
              <w:rPr>
                <w:rFonts w:ascii="Calibri" w:hAnsi="Calibri" w:cs="Calibri"/>
                <w:bCs/>
                <w:iCs/>
              </w:rPr>
            </w:pPr>
            <w:r>
              <w:rPr>
                <w:rFonts w:ascii="Calibri" w:hAnsi="Calibri" w:cs="Calibri"/>
                <w:bCs/>
                <w:iCs/>
              </w:rPr>
              <w:t>Sector specialists will be engaged to design, develop and implement a capacity building program for management teams of companies from the entire PCI value chain on how to operate and maintain the newly developed MRV system. The training program will also cover the functioning of the supportive information sharing mechanism.</w:t>
            </w:r>
          </w:p>
        </w:tc>
      </w:tr>
      <w:tr w:rsidR="00F5335A" w14:paraId="1C0D4822" w14:textId="77777777">
        <w:tc>
          <w:tcPr>
            <w:tcW w:w="3438" w:type="dxa"/>
            <w:tcBorders>
              <w:top w:val="single" w:sz="6" w:space="0" w:color="auto"/>
              <w:left w:val="single" w:sz="4" w:space="0" w:color="auto"/>
              <w:bottom w:val="single" w:sz="6" w:space="0" w:color="auto"/>
              <w:right w:val="single" w:sz="4" w:space="0" w:color="auto"/>
            </w:tcBorders>
            <w:vAlign w:val="center"/>
          </w:tcPr>
          <w:p w14:paraId="4A96ED9A" w14:textId="77777777" w:rsidR="00F5335A" w:rsidRDefault="00795F6F">
            <w:pPr>
              <w:spacing w:after="0" w:line="240" w:lineRule="auto"/>
              <w:rPr>
                <w:rFonts w:ascii="Calibri" w:hAnsi="Calibri" w:cs="Calibri"/>
                <w:bCs/>
                <w:i/>
              </w:rPr>
            </w:pPr>
            <w:r>
              <w:rPr>
                <w:rFonts w:ascii="Calibri" w:hAnsi="Calibri" w:cs="Calibri"/>
                <w:bCs/>
                <w:i/>
              </w:rPr>
              <w:t>Activity 1.1.5.4:</w:t>
            </w:r>
            <w:r>
              <w:rPr>
                <w:rFonts w:ascii="Calibri" w:hAnsi="Calibri" w:cs="Calibri"/>
                <w:bCs/>
              </w:rPr>
              <w:t xml:space="preserve"> Evaluation of the capacity building program designed in Activity 1.1.5.3 a year after the completion to assess how many trainees are gainfully applying the acquired skills and determine the corrective actions to be taken to improve the program.</w:t>
            </w:r>
          </w:p>
        </w:tc>
        <w:tc>
          <w:tcPr>
            <w:tcW w:w="6120" w:type="dxa"/>
            <w:tcBorders>
              <w:top w:val="single" w:sz="6" w:space="0" w:color="auto"/>
              <w:left w:val="single" w:sz="4" w:space="0" w:color="auto"/>
              <w:bottom w:val="single" w:sz="6" w:space="0" w:color="auto"/>
              <w:right w:val="single" w:sz="4" w:space="0" w:color="auto"/>
            </w:tcBorders>
            <w:vAlign w:val="center"/>
          </w:tcPr>
          <w:p w14:paraId="1B260151" w14:textId="77777777" w:rsidR="00F5335A" w:rsidRDefault="00795F6F">
            <w:pPr>
              <w:spacing w:after="0" w:line="240" w:lineRule="auto"/>
              <w:rPr>
                <w:rFonts w:ascii="Calibri" w:hAnsi="Calibri" w:cs="Calibri"/>
                <w:bCs/>
                <w:i/>
              </w:rPr>
            </w:pPr>
            <w:r>
              <w:rPr>
                <w:rFonts w:ascii="Calibri" w:hAnsi="Calibri" w:cs="Calibri"/>
                <w:bCs/>
                <w:iCs/>
              </w:rPr>
              <w:t>This follow up activity will be undertaken a year after the completion of the capacity building program conducted in Activity 1.1.5.3. This evaluation will determine the efficacy of the training program by assessing the ability of the trained management teams to successfully utilize the MRV system as well as the information sharing mechanism. If deemed necessary, corrective actions to improve the training program will be recommended and implemented.</w:t>
            </w:r>
          </w:p>
        </w:tc>
      </w:tr>
      <w:tr w:rsidR="00F5335A" w14:paraId="48DD4DDC" w14:textId="77777777">
        <w:tc>
          <w:tcPr>
            <w:tcW w:w="3438" w:type="dxa"/>
            <w:tcBorders>
              <w:top w:val="single" w:sz="6" w:space="0" w:color="auto"/>
              <w:left w:val="single" w:sz="4" w:space="0" w:color="auto"/>
              <w:bottom w:val="single" w:sz="6" w:space="0" w:color="auto"/>
              <w:right w:val="single" w:sz="4" w:space="0" w:color="auto"/>
            </w:tcBorders>
            <w:vAlign w:val="center"/>
          </w:tcPr>
          <w:p w14:paraId="449513AC" w14:textId="77777777" w:rsidR="00F5335A" w:rsidRDefault="00795F6F">
            <w:pPr>
              <w:spacing w:after="0" w:line="240" w:lineRule="auto"/>
              <w:rPr>
                <w:rFonts w:ascii="Calibri" w:hAnsi="Calibri" w:cs="Calibri"/>
                <w:bCs/>
                <w:i/>
              </w:rPr>
            </w:pPr>
            <w:r>
              <w:rPr>
                <w:rFonts w:ascii="Calibri" w:hAnsi="Calibri" w:cs="Calibri"/>
                <w:bCs/>
                <w:i/>
              </w:rPr>
              <w:t xml:space="preserve">Activity 1.1.5.5: </w:t>
            </w:r>
            <w:r>
              <w:rPr>
                <w:rFonts w:ascii="Calibri" w:hAnsi="Calibri" w:cs="Calibri"/>
                <w:bCs/>
              </w:rPr>
              <w:t xml:space="preserve">Evaluation of the operation and performance of the </w:t>
            </w:r>
            <w:r>
              <w:rPr>
                <w:rFonts w:ascii="Calibri" w:hAnsi="Calibri" w:cs="Calibri"/>
                <w:bCs/>
              </w:rPr>
              <w:lastRenderedPageBreak/>
              <w:t>MRV system and provision of recommendations on potential improvements and adjustments to be made</w:t>
            </w:r>
            <w:r>
              <w:rPr>
                <w:rFonts w:ascii="Calibri" w:hAnsi="Calibri" w:cs="Calibri"/>
                <w:bCs/>
                <w:i/>
              </w:rPr>
              <w:t xml:space="preserve">. </w:t>
            </w:r>
          </w:p>
        </w:tc>
        <w:tc>
          <w:tcPr>
            <w:tcW w:w="6120" w:type="dxa"/>
            <w:tcBorders>
              <w:top w:val="single" w:sz="6" w:space="0" w:color="auto"/>
              <w:left w:val="single" w:sz="4" w:space="0" w:color="auto"/>
              <w:bottom w:val="single" w:sz="6" w:space="0" w:color="auto"/>
              <w:right w:val="single" w:sz="4" w:space="0" w:color="auto"/>
            </w:tcBorders>
            <w:vAlign w:val="center"/>
          </w:tcPr>
          <w:p w14:paraId="262086BA" w14:textId="77777777" w:rsidR="00F5335A" w:rsidRDefault="00795F6F">
            <w:pPr>
              <w:spacing w:after="0" w:line="240" w:lineRule="auto"/>
              <w:rPr>
                <w:rFonts w:ascii="Calibri" w:hAnsi="Calibri" w:cs="Calibri"/>
                <w:bCs/>
              </w:rPr>
            </w:pPr>
            <w:r>
              <w:rPr>
                <w:rFonts w:ascii="Calibri" w:hAnsi="Calibri" w:cs="Calibri"/>
                <w:bCs/>
              </w:rPr>
              <w:lastRenderedPageBreak/>
              <w:t xml:space="preserve">In addition to the evaluation of the training program in Activity 1.1.5.4, the operation and performance of the MRV system </w:t>
            </w:r>
            <w:r>
              <w:rPr>
                <w:rFonts w:ascii="Calibri" w:hAnsi="Calibri" w:cs="Calibri"/>
                <w:bCs/>
              </w:rPr>
              <w:lastRenderedPageBreak/>
              <w:t xml:space="preserve">itself will also be assessed. This evaluation will be useful to determine all-encompassing applicability of the MRV system, the validity of the results obtained when using it for demos or other projects, and finally to assure that the operation of the system is relatively manageable. If required, corrective interventions and adjustments will be made to </w:t>
            </w:r>
            <w:r>
              <w:rPr>
                <w:rFonts w:ascii="Calibri" w:hAnsi="Calibri" w:cs="Calibri"/>
                <w:bCs/>
                <w:iCs/>
              </w:rPr>
              <w:t>enhance the operationalization of the MRV system</w:t>
            </w:r>
            <w:r>
              <w:rPr>
                <w:rFonts w:ascii="Calibri" w:hAnsi="Calibri" w:cs="Calibri"/>
                <w:bCs/>
              </w:rPr>
              <w:t>.</w:t>
            </w:r>
          </w:p>
        </w:tc>
      </w:tr>
      <w:tr w:rsidR="00F5335A" w14:paraId="7E2E7381" w14:textId="77777777">
        <w:tc>
          <w:tcPr>
            <w:tcW w:w="3438" w:type="dxa"/>
            <w:tcBorders>
              <w:top w:val="single" w:sz="6" w:space="0" w:color="auto"/>
              <w:left w:val="single" w:sz="4" w:space="0" w:color="auto"/>
              <w:bottom w:val="single" w:sz="6" w:space="0" w:color="auto"/>
              <w:right w:val="single" w:sz="4" w:space="0" w:color="auto"/>
            </w:tcBorders>
            <w:vAlign w:val="center"/>
          </w:tcPr>
          <w:p w14:paraId="6D00C4EA" w14:textId="77777777" w:rsidR="00F5335A" w:rsidRDefault="00795F6F">
            <w:pPr>
              <w:spacing w:after="0" w:line="240" w:lineRule="auto"/>
              <w:rPr>
                <w:rFonts w:ascii="Calibri" w:hAnsi="Calibri" w:cs="Calibri"/>
                <w:bCs/>
                <w:i/>
              </w:rPr>
            </w:pPr>
            <w:r>
              <w:rPr>
                <w:rFonts w:ascii="Calibri" w:hAnsi="Calibri" w:cs="Calibri"/>
                <w:bCs/>
                <w:i/>
              </w:rPr>
              <w:lastRenderedPageBreak/>
              <w:t>Activity 1.1.5.6:</w:t>
            </w:r>
            <w:r>
              <w:rPr>
                <w:rFonts w:ascii="Calibri" w:hAnsi="Calibri" w:cs="Calibri"/>
                <w:bCs/>
              </w:rPr>
              <w:t xml:space="preserve"> Development and implementation of a greenhouse gases emission accounting and inventory system for the phosphate chemical industry.</w:t>
            </w:r>
          </w:p>
        </w:tc>
        <w:tc>
          <w:tcPr>
            <w:tcW w:w="6120" w:type="dxa"/>
            <w:tcBorders>
              <w:top w:val="single" w:sz="6" w:space="0" w:color="auto"/>
              <w:left w:val="single" w:sz="4" w:space="0" w:color="auto"/>
              <w:bottom w:val="single" w:sz="6" w:space="0" w:color="auto"/>
              <w:right w:val="single" w:sz="4" w:space="0" w:color="auto"/>
            </w:tcBorders>
            <w:vAlign w:val="center"/>
          </w:tcPr>
          <w:p w14:paraId="518F3699" w14:textId="77777777" w:rsidR="00F5335A" w:rsidRDefault="00795F6F">
            <w:pPr>
              <w:spacing w:after="0" w:line="240" w:lineRule="auto"/>
              <w:rPr>
                <w:rFonts w:ascii="Calibri" w:hAnsi="Calibri" w:cs="Calibri"/>
                <w:bCs/>
              </w:rPr>
            </w:pPr>
            <w:r>
              <w:rPr>
                <w:rFonts w:ascii="Calibri" w:hAnsi="Calibri" w:cs="Calibri"/>
                <w:bCs/>
              </w:rPr>
              <w:t>Aiming to improve the reporting and the storage of greenhouse gases emissions data from the entire phosphate chemical industry, this activity will entail the development and implementation of: a) standardized GHG data collection methods, b) homogenization of the information collected; c) efficient data inventory systems; d) GHG data analysis procedures. Sector experts will be hired for the accomplishment of this activity and the data collected will be made available for the formulation of policies and regulations, for energy efficiency and low-carbon development in the PCI, for multi-lateral donor use, etc.</w:t>
            </w:r>
          </w:p>
        </w:tc>
      </w:tr>
    </w:tbl>
    <w:p w14:paraId="57121998" w14:textId="77777777" w:rsidR="00F5335A" w:rsidRDefault="00F5335A">
      <w:pPr>
        <w:spacing w:after="0" w:line="240" w:lineRule="auto"/>
        <w:rPr>
          <w:rFonts w:ascii="Calibri" w:hAnsi="Calibri" w:cs="Calibri"/>
          <w:iCs/>
        </w:rPr>
      </w:pPr>
    </w:p>
    <w:p w14:paraId="6C6CAE43"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operationalization and evaluation of a MRV system for the entire PCI, the design, implementation and evaluation of training programs, and the design and establishment of a GHG accounting and inventory system.</w:t>
      </w:r>
    </w:p>
    <w:p w14:paraId="20663C93" w14:textId="77777777" w:rsidR="00F5335A" w:rsidRDefault="00F5335A">
      <w:pPr>
        <w:spacing w:after="0" w:line="240" w:lineRule="auto"/>
        <w:rPr>
          <w:rFonts w:ascii="Calibri" w:hAnsi="Calibri" w:cs="Calibri"/>
        </w:rPr>
      </w:pPr>
    </w:p>
    <w:p w14:paraId="0D2E8D2D" w14:textId="77777777" w:rsidR="00F5335A" w:rsidRDefault="00795F6F">
      <w:pPr>
        <w:spacing w:after="0" w:line="240" w:lineRule="auto"/>
        <w:jc w:val="both"/>
        <w:rPr>
          <w:rFonts w:ascii="Calibri" w:hAnsi="Calibri" w:cs="Calibri"/>
        </w:rPr>
      </w:pPr>
      <w:r>
        <w:rPr>
          <w:rFonts w:ascii="Calibri" w:hAnsi="Calibri" w:cs="Calibri"/>
          <w:u w:val="single"/>
        </w:rPr>
        <w:t>Output 1.1.6:</w:t>
      </w:r>
      <w:r>
        <w:rPr>
          <w:rFonts w:ascii="Calibri" w:hAnsi="Calibri" w:cs="Calibri"/>
        </w:rPr>
        <w:t xml:space="preserve"> Established and operational up-to-date information management and exchange system for all aspects of green, energy efficient low carbon phosphate mining and refining technologies and best practices.</w:t>
      </w:r>
    </w:p>
    <w:p w14:paraId="4DEAAC8C"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5954"/>
      </w:tblGrid>
      <w:tr w:rsidR="00F5335A" w14:paraId="2CFB9E63"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EEA4F5A"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DF2F707"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65056A67" w14:textId="77777777">
        <w:tc>
          <w:tcPr>
            <w:tcW w:w="3438" w:type="dxa"/>
            <w:tcBorders>
              <w:top w:val="single" w:sz="12" w:space="0" w:color="FFFF00"/>
              <w:left w:val="single" w:sz="4" w:space="0" w:color="auto"/>
              <w:bottom w:val="single" w:sz="4" w:space="0" w:color="auto"/>
              <w:right w:val="single" w:sz="4" w:space="0" w:color="auto"/>
            </w:tcBorders>
            <w:vAlign w:val="center"/>
          </w:tcPr>
          <w:p w14:paraId="4BF80372" w14:textId="77777777" w:rsidR="00F5335A" w:rsidRDefault="00795F6F">
            <w:pPr>
              <w:spacing w:after="0" w:line="240" w:lineRule="auto"/>
              <w:rPr>
                <w:rFonts w:ascii="Calibri" w:hAnsi="Calibri" w:cs="Calibri"/>
                <w:bCs/>
                <w:i/>
              </w:rPr>
            </w:pPr>
            <w:r>
              <w:rPr>
                <w:rFonts w:ascii="Calibri" w:hAnsi="Calibri" w:cs="Calibri"/>
                <w:bCs/>
                <w:i/>
              </w:rPr>
              <w:t xml:space="preserve">Activity 1.1.6.1: </w:t>
            </w:r>
            <w:r>
              <w:rPr>
                <w:rFonts w:ascii="Calibri" w:hAnsi="Calibri" w:cs="Calibri"/>
                <w:bCs/>
              </w:rPr>
              <w:t>Design and development of an up-to-date information management and exchange system on all aspects of low carbon phosphate mining and refining technologies and best practices</w:t>
            </w:r>
            <w:r>
              <w:rPr>
                <w:rFonts w:ascii="Calibri" w:hAnsi="Calibri" w:cs="Calibri"/>
              </w:rPr>
              <w:t>.</w:t>
            </w:r>
          </w:p>
        </w:tc>
        <w:tc>
          <w:tcPr>
            <w:tcW w:w="6120" w:type="dxa"/>
            <w:tcBorders>
              <w:top w:val="single" w:sz="12" w:space="0" w:color="FFFF00"/>
              <w:left w:val="single" w:sz="4" w:space="0" w:color="auto"/>
              <w:bottom w:val="single" w:sz="4" w:space="0" w:color="auto"/>
              <w:right w:val="single" w:sz="4" w:space="0" w:color="auto"/>
            </w:tcBorders>
            <w:vAlign w:val="center"/>
          </w:tcPr>
          <w:p w14:paraId="04A91132" w14:textId="77777777" w:rsidR="00F5335A" w:rsidRDefault="00795F6F">
            <w:pPr>
              <w:spacing w:after="0" w:line="240" w:lineRule="auto"/>
              <w:rPr>
                <w:rFonts w:ascii="Calibri" w:hAnsi="Calibri" w:cs="Calibri"/>
                <w:bCs/>
                <w:i/>
              </w:rPr>
            </w:pPr>
            <w:r>
              <w:rPr>
                <w:rFonts w:ascii="Calibri" w:hAnsi="Calibri" w:cs="Calibri"/>
                <w:bCs/>
                <w:iCs/>
              </w:rPr>
              <w:t>Government officials, industry leaders and sector specialists will be engaged for the design and development of an up-to-date information management and exchange platform concerning all aspects of low carbon phosphate mining technologies and best practices in China. The platform will collect reliable data including phosphate mining and refining market information.</w:t>
            </w:r>
          </w:p>
        </w:tc>
      </w:tr>
      <w:tr w:rsidR="00F5335A" w14:paraId="383164A3" w14:textId="77777777">
        <w:tc>
          <w:tcPr>
            <w:tcW w:w="3438" w:type="dxa"/>
            <w:tcBorders>
              <w:top w:val="single" w:sz="4" w:space="0" w:color="auto"/>
              <w:left w:val="single" w:sz="4" w:space="0" w:color="auto"/>
              <w:bottom w:val="single" w:sz="4" w:space="0" w:color="auto"/>
              <w:right w:val="single" w:sz="4" w:space="0" w:color="auto"/>
            </w:tcBorders>
            <w:vAlign w:val="center"/>
          </w:tcPr>
          <w:p w14:paraId="1BCFD6F3" w14:textId="77777777" w:rsidR="00F5335A" w:rsidRDefault="00795F6F">
            <w:pPr>
              <w:spacing w:after="0" w:line="240" w:lineRule="auto"/>
              <w:rPr>
                <w:rFonts w:ascii="Calibri" w:hAnsi="Calibri" w:cs="Calibri"/>
                <w:bCs/>
                <w:i/>
              </w:rPr>
            </w:pPr>
            <w:r>
              <w:rPr>
                <w:rFonts w:ascii="Calibri" w:hAnsi="Calibri" w:cs="Calibri"/>
                <w:bCs/>
                <w:i/>
              </w:rPr>
              <w:t xml:space="preserve">Activity 1.1.6.2: </w:t>
            </w:r>
            <w:r>
              <w:rPr>
                <w:rFonts w:ascii="Calibri" w:hAnsi="Calibri" w:cs="Calibri"/>
                <w:bCs/>
              </w:rPr>
              <w:t xml:space="preserve">Establishment and operationalization of the devised up-to-date information communication platform for the exchange of data on all aspects of </w:t>
            </w:r>
            <w:r>
              <w:rPr>
                <w:rFonts w:ascii="Calibri" w:hAnsi="Calibri" w:cs="Calibri"/>
              </w:rPr>
              <w:t>green phosphate mining and refining.</w:t>
            </w:r>
          </w:p>
        </w:tc>
        <w:tc>
          <w:tcPr>
            <w:tcW w:w="6120" w:type="dxa"/>
            <w:tcBorders>
              <w:top w:val="single" w:sz="4" w:space="0" w:color="auto"/>
              <w:left w:val="single" w:sz="4" w:space="0" w:color="auto"/>
              <w:bottom w:val="single" w:sz="4" w:space="0" w:color="auto"/>
              <w:right w:val="single" w:sz="4" w:space="0" w:color="auto"/>
            </w:tcBorders>
            <w:vAlign w:val="center"/>
          </w:tcPr>
          <w:p w14:paraId="0F75E07A" w14:textId="77777777" w:rsidR="00F5335A" w:rsidRDefault="00795F6F">
            <w:pPr>
              <w:spacing w:after="0" w:line="240" w:lineRule="auto"/>
              <w:rPr>
                <w:rFonts w:ascii="Calibri" w:hAnsi="Calibri" w:cs="Calibri"/>
                <w:bCs/>
                <w:i/>
              </w:rPr>
            </w:pPr>
            <w:r>
              <w:rPr>
                <w:rFonts w:ascii="Calibri" w:hAnsi="Calibri" w:cs="Calibri"/>
                <w:bCs/>
                <w:iCs/>
              </w:rPr>
              <w:t>This activity concerns the establishment and operationalization of the information management and sharing system designed in activity 1.1.6.1. Interested parties will draw from the database of information and will be able to contribute their own data and interact and exchange information with other participants.</w:t>
            </w:r>
          </w:p>
        </w:tc>
      </w:tr>
      <w:tr w:rsidR="00F5335A" w14:paraId="3D2C5E83" w14:textId="77777777">
        <w:tc>
          <w:tcPr>
            <w:tcW w:w="3438" w:type="dxa"/>
            <w:tcBorders>
              <w:top w:val="single" w:sz="4" w:space="0" w:color="auto"/>
              <w:left w:val="single" w:sz="4" w:space="0" w:color="auto"/>
              <w:bottom w:val="single" w:sz="6" w:space="0" w:color="auto"/>
              <w:right w:val="single" w:sz="4" w:space="0" w:color="auto"/>
            </w:tcBorders>
            <w:vAlign w:val="center"/>
          </w:tcPr>
          <w:p w14:paraId="59EEA385" w14:textId="77777777" w:rsidR="00F5335A" w:rsidRDefault="00795F6F">
            <w:pPr>
              <w:spacing w:after="0" w:line="240" w:lineRule="auto"/>
              <w:rPr>
                <w:rFonts w:ascii="Calibri" w:hAnsi="Calibri" w:cs="Calibri"/>
                <w:bCs/>
                <w:i/>
              </w:rPr>
            </w:pPr>
            <w:r>
              <w:rPr>
                <w:rFonts w:ascii="Calibri" w:hAnsi="Calibri" w:cs="Calibri"/>
                <w:bCs/>
                <w:i/>
              </w:rPr>
              <w:t xml:space="preserve">Activity 1.1.6.3: </w:t>
            </w:r>
            <w:r>
              <w:rPr>
                <w:rFonts w:ascii="Calibri" w:hAnsi="Calibri" w:cs="Calibri"/>
                <w:bCs/>
              </w:rPr>
              <w:t>Evaluation of operation and performance of the information management and exchange system.</w:t>
            </w:r>
          </w:p>
        </w:tc>
        <w:tc>
          <w:tcPr>
            <w:tcW w:w="6120" w:type="dxa"/>
            <w:tcBorders>
              <w:top w:val="single" w:sz="4" w:space="0" w:color="auto"/>
              <w:left w:val="single" w:sz="4" w:space="0" w:color="auto"/>
              <w:bottom w:val="single" w:sz="6" w:space="0" w:color="auto"/>
              <w:right w:val="single" w:sz="4" w:space="0" w:color="auto"/>
            </w:tcBorders>
            <w:vAlign w:val="center"/>
          </w:tcPr>
          <w:p w14:paraId="33040B25" w14:textId="77777777" w:rsidR="00F5335A" w:rsidRDefault="00795F6F">
            <w:pPr>
              <w:spacing w:after="0" w:line="240" w:lineRule="auto"/>
              <w:rPr>
                <w:rFonts w:ascii="Calibri" w:hAnsi="Calibri" w:cs="Calibri"/>
                <w:bCs/>
              </w:rPr>
            </w:pPr>
            <w:r>
              <w:rPr>
                <w:rFonts w:ascii="Calibri" w:hAnsi="Calibri" w:cs="Calibri"/>
                <w:bCs/>
                <w:iCs/>
              </w:rPr>
              <w:t xml:space="preserve">An independent third party will be engaged to evaluate the operation and performance of the information management and exchange system designed and established under activities 2.1.6.1 and 2.1.6.2. Adjustments and improvements will be </w:t>
            </w:r>
            <w:r>
              <w:rPr>
                <w:rFonts w:ascii="Calibri" w:hAnsi="Calibri" w:cs="Calibri"/>
                <w:bCs/>
                <w:iCs/>
              </w:rPr>
              <w:lastRenderedPageBreak/>
              <w:t>made to the information platform based on the results of the evaluation.</w:t>
            </w:r>
          </w:p>
        </w:tc>
      </w:tr>
    </w:tbl>
    <w:p w14:paraId="6A3299C9" w14:textId="77777777" w:rsidR="00F5335A" w:rsidRDefault="00F5335A">
      <w:pPr>
        <w:spacing w:after="0" w:line="240" w:lineRule="auto"/>
        <w:rPr>
          <w:rFonts w:ascii="Calibri" w:hAnsi="Calibri" w:cs="Calibri"/>
          <w:iCs/>
        </w:rPr>
      </w:pPr>
    </w:p>
    <w:p w14:paraId="324297D3"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establishment and operationalization of an information management and sharing system, and the conduct of monitoring and evaluation activities of the information sharing system.</w:t>
      </w:r>
    </w:p>
    <w:p w14:paraId="3FC75165" w14:textId="77777777" w:rsidR="00F5335A" w:rsidRDefault="00F5335A">
      <w:pPr>
        <w:spacing w:after="0" w:line="240" w:lineRule="auto"/>
        <w:jc w:val="both"/>
        <w:rPr>
          <w:rFonts w:ascii="Calibri" w:hAnsi="Calibri" w:cs="Calibri"/>
        </w:rPr>
      </w:pPr>
    </w:p>
    <w:p w14:paraId="5C8A5E11" w14:textId="77777777" w:rsidR="00F5335A" w:rsidRDefault="00F5335A">
      <w:pPr>
        <w:spacing w:after="0" w:line="240" w:lineRule="auto"/>
        <w:jc w:val="both"/>
        <w:rPr>
          <w:rFonts w:ascii="Calibri" w:hAnsi="Calibri" w:cs="Calibri"/>
        </w:rPr>
      </w:pPr>
    </w:p>
    <w:p w14:paraId="43478BDD" w14:textId="77777777" w:rsidR="00F5335A" w:rsidRDefault="00795F6F">
      <w:pPr>
        <w:spacing w:after="0" w:line="240" w:lineRule="auto"/>
        <w:jc w:val="both"/>
        <w:rPr>
          <w:rFonts w:ascii="Calibri" w:hAnsi="Calibri" w:cs="Calibri"/>
          <w:u w:val="single"/>
        </w:rPr>
      </w:pPr>
      <w:r>
        <w:rPr>
          <w:rFonts w:ascii="Calibri" w:hAnsi="Calibri" w:cs="Calibri"/>
          <w:bCs/>
          <w:u w:val="single"/>
        </w:rPr>
        <w:t xml:space="preserve">Outcome </w:t>
      </w:r>
      <w:r>
        <w:rPr>
          <w:rFonts w:ascii="Calibri" w:hAnsi="Calibri" w:cs="Calibri"/>
          <w:u w:val="single"/>
        </w:rPr>
        <w:t>1.2: Enhanced confidence in the feasibility of the application of green, energy efficient low carbon technologies in phosrock mining and refining in China</w:t>
      </w:r>
    </w:p>
    <w:p w14:paraId="2ACD8763" w14:textId="77777777" w:rsidR="00F5335A" w:rsidRDefault="00F5335A">
      <w:pPr>
        <w:spacing w:after="0" w:line="240" w:lineRule="auto"/>
        <w:jc w:val="both"/>
        <w:rPr>
          <w:rFonts w:ascii="Calibri" w:hAnsi="Calibri" w:cs="Calibri"/>
          <w:u w:val="single"/>
        </w:rPr>
      </w:pPr>
    </w:p>
    <w:p w14:paraId="29CF9C3C" w14:textId="77777777" w:rsidR="00F5335A" w:rsidRDefault="00795F6F">
      <w:pPr>
        <w:spacing w:after="0" w:line="240" w:lineRule="auto"/>
        <w:jc w:val="both"/>
        <w:rPr>
          <w:rFonts w:ascii="Calibri" w:hAnsi="Calibri" w:cs="Calibri"/>
        </w:rPr>
      </w:pPr>
      <w:r>
        <w:rPr>
          <w:rFonts w:ascii="Calibri" w:hAnsi="Calibri" w:cs="Calibri"/>
          <w:u w:val="single"/>
        </w:rPr>
        <w:t>Output 1.2.1:</w:t>
      </w:r>
      <w:r>
        <w:rPr>
          <w:rFonts w:ascii="Calibri" w:hAnsi="Calibri" w:cs="Calibri"/>
        </w:rPr>
        <w:t xml:space="preserve"> Completed designs and plans of demonstrations of green, energy efficient and low carbon technologies in phosphate mines development and operations including: (a) Improved design for the mining and refining operations in the demo phosrock mines in Weng'an county in Guizhou province, and Mabian county in Sichuan province; (b) Feasibility analyses of the application and operation of green, energy efficient and low carbon phosrock mining and refining systems; and, (c) Implementation plans (including financing arrangements) for each green, energy efficient and low carbon technology application in the demo phosrock mines.</w:t>
      </w:r>
    </w:p>
    <w:p w14:paraId="1CA97746" w14:textId="77777777" w:rsidR="00F5335A" w:rsidRDefault="00F5335A">
      <w:pPr>
        <w:spacing w:after="0" w:line="240"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5957"/>
      </w:tblGrid>
      <w:tr w:rsidR="00F5335A" w14:paraId="577D7453"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C518B3A"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F56FEE5"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26A479AF" w14:textId="77777777">
        <w:tc>
          <w:tcPr>
            <w:tcW w:w="3438" w:type="dxa"/>
            <w:tcBorders>
              <w:top w:val="single" w:sz="4" w:space="0" w:color="auto"/>
              <w:left w:val="single" w:sz="4" w:space="0" w:color="auto"/>
              <w:bottom w:val="single" w:sz="6" w:space="0" w:color="auto"/>
              <w:right w:val="single" w:sz="4" w:space="0" w:color="auto"/>
            </w:tcBorders>
          </w:tcPr>
          <w:p w14:paraId="02E48BE4" w14:textId="77777777" w:rsidR="00F5335A" w:rsidRDefault="00795F6F">
            <w:pPr>
              <w:spacing w:after="0" w:line="240" w:lineRule="auto"/>
              <w:rPr>
                <w:rFonts w:ascii="Calibri" w:hAnsi="Calibri" w:cs="Calibri"/>
              </w:rPr>
            </w:pPr>
            <w:r>
              <w:rPr>
                <w:rFonts w:ascii="Calibri" w:hAnsi="Calibri" w:cs="Calibri"/>
                <w:bCs/>
                <w:i/>
              </w:rPr>
              <w:t>Activity</w:t>
            </w:r>
            <w:r>
              <w:rPr>
                <w:rFonts w:ascii="Calibri" w:hAnsi="Calibri" w:cs="Calibri"/>
                <w:i/>
              </w:rPr>
              <w:t xml:space="preserve"> 1.2.1.1: </w:t>
            </w:r>
            <w:r>
              <w:rPr>
                <w:rFonts w:ascii="Calibri" w:hAnsi="Calibri" w:cs="Calibri"/>
              </w:rPr>
              <w:t>Development and approval of engineering designs of green demos for the mining and refining operations in the demo phosrock mines in Weng'an county in Guizhou province, and Mabian county in Sichuan province.</w:t>
            </w:r>
          </w:p>
        </w:tc>
        <w:tc>
          <w:tcPr>
            <w:tcW w:w="6120" w:type="dxa"/>
            <w:tcBorders>
              <w:top w:val="single" w:sz="4" w:space="0" w:color="auto"/>
              <w:left w:val="single" w:sz="4" w:space="0" w:color="auto"/>
              <w:bottom w:val="single" w:sz="6" w:space="0" w:color="auto"/>
              <w:right w:val="single" w:sz="4" w:space="0" w:color="auto"/>
            </w:tcBorders>
            <w:vAlign w:val="center"/>
          </w:tcPr>
          <w:p w14:paraId="14D76759" w14:textId="77777777" w:rsidR="00F5335A" w:rsidRDefault="00795F6F">
            <w:pPr>
              <w:spacing w:after="0" w:line="240" w:lineRule="auto"/>
              <w:rPr>
                <w:rFonts w:ascii="Calibri" w:hAnsi="Calibri" w:cs="Calibri"/>
                <w:bCs/>
              </w:rPr>
            </w:pPr>
            <w:r>
              <w:rPr>
                <w:rFonts w:ascii="Calibri" w:hAnsi="Calibri" w:cs="Calibri"/>
              </w:rPr>
              <w:t>This activity entails the development of detailed engineering designs of green, energy efficient low carbon technology applications in the phosphate mining and refining. The designs, based on the demo descriptions annexed to this project proposal, will include site selection (all participant mines will be located in one of the selected provinces: Guizhou and Sichuan), technology route to be adopted, investment estimate, and expected economic and social benefits. Since the SESP rating for the PhosChemEE project is high, the engineering designs must take carefully into consideration the identified risks associated with the demo activities. Afterwards the demo projects design will undergo a severe scrutiny and approval process by the competent authorities</w:t>
            </w:r>
            <w:r>
              <w:rPr>
                <w:rStyle w:val="FootnoteReference"/>
                <w:rFonts w:ascii="Calibri" w:hAnsi="Calibri" w:cs="Calibri"/>
                <w:sz w:val="22"/>
              </w:rPr>
              <w:footnoteReference w:id="5"/>
            </w:r>
            <w:r>
              <w:rPr>
                <w:rFonts w:ascii="Calibri" w:hAnsi="Calibri" w:cs="Calibri"/>
              </w:rPr>
              <w:t>.</w:t>
            </w:r>
          </w:p>
        </w:tc>
      </w:tr>
      <w:tr w:rsidR="00F5335A" w14:paraId="22139542" w14:textId="77777777">
        <w:tc>
          <w:tcPr>
            <w:tcW w:w="3438" w:type="dxa"/>
            <w:tcBorders>
              <w:top w:val="single" w:sz="6" w:space="0" w:color="auto"/>
              <w:left w:val="single" w:sz="4" w:space="0" w:color="auto"/>
              <w:bottom w:val="single" w:sz="6" w:space="0" w:color="auto"/>
              <w:right w:val="single" w:sz="4" w:space="0" w:color="auto"/>
            </w:tcBorders>
          </w:tcPr>
          <w:p w14:paraId="0EDCE979" w14:textId="77777777" w:rsidR="00F5335A" w:rsidRDefault="00795F6F">
            <w:pPr>
              <w:spacing w:after="0" w:line="240" w:lineRule="auto"/>
              <w:rPr>
                <w:rFonts w:ascii="Calibri" w:hAnsi="Calibri" w:cs="Calibri"/>
              </w:rPr>
            </w:pPr>
            <w:r>
              <w:rPr>
                <w:rFonts w:ascii="Calibri" w:hAnsi="Calibri" w:cs="Calibri"/>
                <w:bCs/>
                <w:i/>
              </w:rPr>
              <w:t>Activity 1.2.1.2:</w:t>
            </w:r>
            <w:r>
              <w:rPr>
                <w:rFonts w:ascii="Calibri" w:hAnsi="Calibri" w:cs="Calibri"/>
              </w:rPr>
              <w:t xml:space="preserve"> Review of the initial ESMF as well as an ESMP to manage and mitigate all identified risks associated with the design and implementation of the demo activities.</w:t>
            </w:r>
          </w:p>
        </w:tc>
        <w:tc>
          <w:tcPr>
            <w:tcW w:w="6120" w:type="dxa"/>
            <w:tcBorders>
              <w:top w:val="single" w:sz="6" w:space="0" w:color="auto"/>
              <w:left w:val="single" w:sz="4" w:space="0" w:color="auto"/>
              <w:bottom w:val="single" w:sz="6" w:space="0" w:color="auto"/>
              <w:right w:val="single" w:sz="4" w:space="0" w:color="auto"/>
            </w:tcBorders>
            <w:vAlign w:val="center"/>
          </w:tcPr>
          <w:p w14:paraId="4BF57197" w14:textId="77777777" w:rsidR="00F5335A" w:rsidRDefault="00795F6F">
            <w:pPr>
              <w:spacing w:after="0" w:line="240" w:lineRule="auto"/>
              <w:rPr>
                <w:rFonts w:ascii="Calibri" w:hAnsi="Calibri" w:cs="Calibri"/>
                <w:bCs/>
                <w:i/>
              </w:rPr>
            </w:pPr>
            <w:r>
              <w:rPr>
                <w:rFonts w:ascii="Calibri" w:hAnsi="Calibri" w:cs="Calibri"/>
                <w:bCs/>
                <w:iCs/>
              </w:rPr>
              <w:t xml:space="preserve">This involves the review of both the Environmental and Social Management Framework (ESMF) and Environmental and Social Management Plan (ESMP) to ascertain that the demos in the phosphate mining and refining sub-sector are designed and engineered in such a way that all identified risks associated with the implementation of the demos will be managed and mitigated. </w:t>
            </w:r>
            <w:bookmarkStart w:id="76" w:name="_Hlk87802248"/>
            <w:r>
              <w:rPr>
                <w:rFonts w:ascii="Calibri" w:hAnsi="Calibri" w:cs="Calibri"/>
                <w:bCs/>
                <w:iCs/>
              </w:rPr>
              <w:t>This includes the conduct of specific Environmental &amp; Social Impact Assessments (ESIAs) in each host demo phosphate ore mining &amp; refining company based on the ESMP/ESMF.</w:t>
            </w:r>
            <w:bookmarkEnd w:id="76"/>
          </w:p>
        </w:tc>
      </w:tr>
      <w:tr w:rsidR="00F5335A" w14:paraId="473CA6C7" w14:textId="77777777">
        <w:tc>
          <w:tcPr>
            <w:tcW w:w="3438" w:type="dxa"/>
            <w:tcBorders>
              <w:top w:val="single" w:sz="6" w:space="0" w:color="auto"/>
              <w:left w:val="single" w:sz="4" w:space="0" w:color="auto"/>
              <w:bottom w:val="single" w:sz="6" w:space="0" w:color="auto"/>
              <w:right w:val="single" w:sz="4" w:space="0" w:color="auto"/>
            </w:tcBorders>
          </w:tcPr>
          <w:p w14:paraId="6451D1ED" w14:textId="77777777" w:rsidR="00F5335A" w:rsidRDefault="00795F6F">
            <w:pPr>
              <w:spacing w:after="0" w:line="240" w:lineRule="auto"/>
              <w:rPr>
                <w:rFonts w:ascii="Calibri" w:hAnsi="Calibri" w:cs="Calibri"/>
              </w:rPr>
            </w:pPr>
            <w:r>
              <w:rPr>
                <w:rFonts w:ascii="Calibri" w:hAnsi="Calibri" w:cs="Calibri"/>
                <w:bCs/>
                <w:i/>
              </w:rPr>
              <w:lastRenderedPageBreak/>
              <w:t>Activity 1.2.1.3:</w:t>
            </w:r>
            <w:r>
              <w:rPr>
                <w:rFonts w:ascii="Calibri" w:hAnsi="Calibri" w:cs="Calibri"/>
              </w:rPr>
              <w:t xml:space="preserve"> Development and approval of implementation plans, including financing arrangements, for each designed demo.</w:t>
            </w:r>
          </w:p>
        </w:tc>
        <w:tc>
          <w:tcPr>
            <w:tcW w:w="6120" w:type="dxa"/>
            <w:tcBorders>
              <w:top w:val="single" w:sz="6" w:space="0" w:color="auto"/>
              <w:left w:val="single" w:sz="4" w:space="0" w:color="auto"/>
              <w:bottom w:val="single" w:sz="6" w:space="0" w:color="auto"/>
              <w:right w:val="single" w:sz="4" w:space="0" w:color="auto"/>
            </w:tcBorders>
            <w:vAlign w:val="center"/>
          </w:tcPr>
          <w:p w14:paraId="31EF5FD8" w14:textId="77777777" w:rsidR="00F5335A" w:rsidRDefault="00795F6F">
            <w:pPr>
              <w:spacing w:after="0" w:line="240" w:lineRule="auto"/>
              <w:rPr>
                <w:rFonts w:ascii="Calibri" w:hAnsi="Calibri" w:cs="Calibri"/>
                <w:bCs/>
                <w:i/>
              </w:rPr>
            </w:pPr>
            <w:r>
              <w:rPr>
                <w:rFonts w:ascii="Calibri" w:hAnsi="Calibri" w:cs="Calibri"/>
                <w:bCs/>
                <w:iCs/>
              </w:rPr>
              <w:t>In addition to the engineering designs, detailed implementation plans, financial arrangements, implementation schedule and work plans will also be developed and approved by national and provincial government bodies. The same engineering firm(s) procured for preparing the engineering designs will complete these additional tasks as well.</w:t>
            </w:r>
          </w:p>
        </w:tc>
      </w:tr>
    </w:tbl>
    <w:p w14:paraId="7CD6FACE" w14:textId="77777777" w:rsidR="00F5335A" w:rsidRDefault="00F5335A">
      <w:pPr>
        <w:spacing w:after="0" w:line="240" w:lineRule="auto"/>
        <w:rPr>
          <w:rFonts w:ascii="Calibri" w:hAnsi="Calibri" w:cs="Calibri"/>
          <w:iCs/>
        </w:rPr>
      </w:pPr>
    </w:p>
    <w:p w14:paraId="5E609ADC"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and approval of engineering designs as well as implementation plans for the demo projects.</w:t>
      </w:r>
    </w:p>
    <w:p w14:paraId="3B21C4A9" w14:textId="77777777" w:rsidR="00F5335A" w:rsidRDefault="00F5335A">
      <w:pPr>
        <w:spacing w:after="0" w:line="240" w:lineRule="auto"/>
        <w:jc w:val="both"/>
        <w:rPr>
          <w:rFonts w:ascii="Calibri" w:hAnsi="Calibri" w:cs="Calibri"/>
        </w:rPr>
      </w:pPr>
    </w:p>
    <w:p w14:paraId="19825FF6" w14:textId="77777777" w:rsidR="00F5335A" w:rsidRDefault="00795F6F">
      <w:pPr>
        <w:spacing w:after="0" w:line="240" w:lineRule="auto"/>
        <w:jc w:val="both"/>
        <w:rPr>
          <w:rFonts w:ascii="Calibri" w:hAnsi="Calibri" w:cs="Calibri"/>
        </w:rPr>
      </w:pPr>
      <w:r>
        <w:rPr>
          <w:rFonts w:ascii="Calibri" w:hAnsi="Calibri" w:cs="Calibri"/>
          <w:u w:val="single"/>
        </w:rPr>
        <w:t>Output 1.2.2:</w:t>
      </w:r>
      <w:r>
        <w:rPr>
          <w:rFonts w:ascii="Calibri" w:hAnsi="Calibri" w:cs="Calibri"/>
        </w:rPr>
        <w:t xml:space="preserve"> Installed and operational green, energy efficient low carbon technology application demos in phosrock mining and refining in Weng'an county in Guizhou province, Jinning county in Yunnan province, and Mabian and Leibo counties in Sichuan province.</w:t>
      </w:r>
    </w:p>
    <w:p w14:paraId="39A82EAB" w14:textId="77777777" w:rsidR="00F5335A" w:rsidRDefault="00F5335A">
      <w:pPr>
        <w:spacing w:after="0" w:line="240"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5957"/>
      </w:tblGrid>
      <w:tr w:rsidR="00F5335A" w14:paraId="5DB68768"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41328D9"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E12AE53"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4826036B" w14:textId="77777777">
        <w:tc>
          <w:tcPr>
            <w:tcW w:w="3438" w:type="dxa"/>
            <w:tcBorders>
              <w:top w:val="single" w:sz="12" w:space="0" w:color="FFFF00"/>
              <w:left w:val="single" w:sz="4" w:space="0" w:color="auto"/>
              <w:bottom w:val="single" w:sz="6" w:space="0" w:color="auto"/>
              <w:right w:val="single" w:sz="4" w:space="0" w:color="auto"/>
            </w:tcBorders>
          </w:tcPr>
          <w:p w14:paraId="3E75984B" w14:textId="77777777" w:rsidR="00F5335A" w:rsidRDefault="00795F6F">
            <w:pPr>
              <w:spacing w:after="0" w:line="240" w:lineRule="auto"/>
              <w:rPr>
                <w:rFonts w:ascii="Calibri" w:hAnsi="Calibri" w:cs="Calibri"/>
              </w:rPr>
            </w:pPr>
            <w:r>
              <w:rPr>
                <w:rFonts w:ascii="Calibri" w:hAnsi="Calibri" w:cs="Calibri"/>
                <w:bCs/>
                <w:i/>
              </w:rPr>
              <w:t xml:space="preserve">Activity </w:t>
            </w:r>
            <w:r>
              <w:rPr>
                <w:rFonts w:ascii="Calibri" w:hAnsi="Calibri" w:cs="Calibri"/>
                <w:i/>
              </w:rPr>
              <w:t>1.2.2.1:</w:t>
            </w:r>
            <w:r>
              <w:rPr>
                <w:rFonts w:ascii="Calibri" w:hAnsi="Calibri" w:cs="Calibri"/>
              </w:rPr>
              <w:t xml:space="preserve"> Implementation and operation of demos on energy efficient technology of mining in Weng'an county in Guizhou province, Jinning county in Yunnan province, and Mabian and Leibo counties in Sichuan province.</w:t>
            </w:r>
          </w:p>
        </w:tc>
        <w:tc>
          <w:tcPr>
            <w:tcW w:w="6120" w:type="dxa"/>
            <w:tcBorders>
              <w:top w:val="single" w:sz="12" w:space="0" w:color="FFFF00"/>
              <w:left w:val="single" w:sz="4" w:space="0" w:color="auto"/>
              <w:bottom w:val="single" w:sz="6" w:space="0" w:color="auto"/>
              <w:right w:val="single" w:sz="4" w:space="0" w:color="auto"/>
            </w:tcBorders>
            <w:vAlign w:val="center"/>
          </w:tcPr>
          <w:p w14:paraId="40604439" w14:textId="77777777" w:rsidR="00F5335A" w:rsidRDefault="00795F6F">
            <w:pPr>
              <w:spacing w:after="0" w:line="240" w:lineRule="auto"/>
              <w:rPr>
                <w:rFonts w:ascii="Calibri" w:hAnsi="Calibri" w:cs="Calibri"/>
                <w:bCs/>
                <w:i/>
              </w:rPr>
            </w:pPr>
            <w:r>
              <w:rPr>
                <w:rFonts w:ascii="Calibri" w:hAnsi="Calibri" w:cs="Calibri"/>
              </w:rPr>
              <w:t>In accordance with the engineering designs, implementation plans, and work plans formulated in activities 1.2.1.1 and 1.2.1.3, the demonstration applications of energy efficient technologies for mining activities of selected companies located in Weng'an county in Guizhou province, Jinning county in Yunnan province, and Mabian and Leibo counties in Sichuan province will be implemented and operated.</w:t>
            </w:r>
          </w:p>
        </w:tc>
      </w:tr>
      <w:tr w:rsidR="00F5335A" w14:paraId="2B6CBD3B" w14:textId="77777777">
        <w:tc>
          <w:tcPr>
            <w:tcW w:w="3438" w:type="dxa"/>
            <w:tcBorders>
              <w:top w:val="single" w:sz="6" w:space="0" w:color="auto"/>
              <w:left w:val="single" w:sz="4" w:space="0" w:color="auto"/>
              <w:bottom w:val="single" w:sz="6" w:space="0" w:color="auto"/>
              <w:right w:val="single" w:sz="4" w:space="0" w:color="auto"/>
            </w:tcBorders>
          </w:tcPr>
          <w:p w14:paraId="755DE900" w14:textId="77777777" w:rsidR="00F5335A" w:rsidRDefault="00795F6F">
            <w:pPr>
              <w:spacing w:after="0" w:line="240" w:lineRule="auto"/>
              <w:rPr>
                <w:rFonts w:ascii="Calibri" w:hAnsi="Calibri" w:cs="Calibri"/>
              </w:rPr>
            </w:pPr>
            <w:r>
              <w:rPr>
                <w:rFonts w:ascii="Calibri" w:hAnsi="Calibri" w:cs="Calibri"/>
                <w:bCs/>
                <w:i/>
              </w:rPr>
              <w:t xml:space="preserve">Activity </w:t>
            </w:r>
            <w:r>
              <w:rPr>
                <w:rFonts w:ascii="Calibri" w:hAnsi="Calibri" w:cs="Calibri"/>
                <w:i/>
              </w:rPr>
              <w:t>1.2.2.2:</w:t>
            </w:r>
            <w:r>
              <w:rPr>
                <w:rFonts w:ascii="Calibri" w:hAnsi="Calibri" w:cs="Calibri"/>
              </w:rPr>
              <w:t xml:space="preserve"> Implementation and operation of demos on green and low-carbon utilization technology and equipment in phosphate rock beneficiation and renewable energy use in Mabian, Sichuan province. </w:t>
            </w:r>
          </w:p>
        </w:tc>
        <w:tc>
          <w:tcPr>
            <w:tcW w:w="6120" w:type="dxa"/>
            <w:tcBorders>
              <w:top w:val="single" w:sz="6" w:space="0" w:color="auto"/>
              <w:left w:val="single" w:sz="4" w:space="0" w:color="auto"/>
              <w:bottom w:val="single" w:sz="6" w:space="0" w:color="auto"/>
              <w:right w:val="single" w:sz="4" w:space="0" w:color="auto"/>
            </w:tcBorders>
            <w:vAlign w:val="center"/>
          </w:tcPr>
          <w:p w14:paraId="2EC089A1" w14:textId="77777777" w:rsidR="00F5335A" w:rsidRDefault="00795F6F">
            <w:pPr>
              <w:spacing w:after="0" w:line="240" w:lineRule="auto"/>
              <w:rPr>
                <w:rFonts w:ascii="Calibri" w:hAnsi="Calibri" w:cs="Calibri"/>
              </w:rPr>
            </w:pPr>
            <w:r>
              <w:rPr>
                <w:rFonts w:ascii="Calibri" w:hAnsi="Calibri" w:cs="Calibri"/>
              </w:rPr>
              <w:t>In accordance with the engineering designs, implementation plans, and work plans formulated in activities 1.2.1.1 and 1.2.1.3, the demonstration applications of green and low carbon technologies and renewable energy use for phosphate rock beneficiation activities of selected companies located in Mabian, Sichuan province will be implemented and operated.</w:t>
            </w:r>
          </w:p>
        </w:tc>
      </w:tr>
      <w:tr w:rsidR="00F5335A" w14:paraId="6AA9D290" w14:textId="77777777">
        <w:tc>
          <w:tcPr>
            <w:tcW w:w="3438" w:type="dxa"/>
            <w:tcBorders>
              <w:top w:val="single" w:sz="6" w:space="0" w:color="auto"/>
              <w:left w:val="single" w:sz="4" w:space="0" w:color="auto"/>
              <w:bottom w:val="single" w:sz="6" w:space="0" w:color="auto"/>
              <w:right w:val="single" w:sz="4" w:space="0" w:color="auto"/>
            </w:tcBorders>
          </w:tcPr>
          <w:p w14:paraId="05A44ED0" w14:textId="77777777" w:rsidR="00F5335A" w:rsidRDefault="00795F6F">
            <w:pPr>
              <w:spacing w:after="0" w:line="240" w:lineRule="auto"/>
              <w:rPr>
                <w:rFonts w:ascii="Calibri" w:hAnsi="Calibri" w:cs="Calibri"/>
                <w:bCs/>
                <w:i/>
              </w:rPr>
            </w:pPr>
            <w:r>
              <w:rPr>
                <w:rFonts w:ascii="Calibri" w:hAnsi="Calibri" w:cs="Calibri"/>
                <w:bCs/>
                <w:iCs/>
              </w:rPr>
              <w:t xml:space="preserve">Activity </w:t>
            </w:r>
            <w:r>
              <w:rPr>
                <w:rFonts w:ascii="Calibri" w:hAnsi="Calibri" w:cs="Calibri"/>
                <w:iCs/>
              </w:rPr>
              <w:t xml:space="preserve">1.2.2.3: </w:t>
            </w:r>
            <w:r>
              <w:rPr>
                <w:rFonts w:ascii="Calibri" w:hAnsi="Calibri" w:cs="Calibri"/>
                <w:bCs/>
                <w:iCs/>
              </w:rPr>
              <w:t>Design and implementation of a capacity building program on green, energy efficient and low carbon technologies for phosphate mining and refining.</w:t>
            </w:r>
            <w:r>
              <w:rPr>
                <w:rFonts w:ascii="Calibri" w:hAnsi="Calibri" w:cs="Calibri"/>
                <w:iCs/>
              </w:rPr>
              <w:t xml:space="preserve"> </w:t>
            </w:r>
          </w:p>
        </w:tc>
        <w:tc>
          <w:tcPr>
            <w:tcW w:w="6120" w:type="dxa"/>
            <w:tcBorders>
              <w:top w:val="single" w:sz="6" w:space="0" w:color="auto"/>
              <w:left w:val="single" w:sz="4" w:space="0" w:color="auto"/>
              <w:bottom w:val="single" w:sz="6" w:space="0" w:color="auto"/>
              <w:right w:val="single" w:sz="4" w:space="0" w:color="auto"/>
            </w:tcBorders>
            <w:vAlign w:val="center"/>
          </w:tcPr>
          <w:p w14:paraId="0B7034E4" w14:textId="77777777" w:rsidR="00F5335A" w:rsidRDefault="00795F6F">
            <w:pPr>
              <w:spacing w:after="0" w:line="240" w:lineRule="auto"/>
              <w:rPr>
                <w:rFonts w:ascii="Calibri" w:hAnsi="Calibri" w:cs="Calibri"/>
                <w:bCs/>
                <w:i/>
              </w:rPr>
            </w:pPr>
            <w:r>
              <w:rPr>
                <w:rFonts w:ascii="Calibri" w:hAnsi="Calibri" w:cs="Calibri"/>
                <w:bCs/>
                <w:iCs/>
              </w:rPr>
              <w:t xml:space="preserve">Based on the demo projects that will be implemented and operated under activities 1.2.2.1 and 1.2.2.2, a capacity building program for relevant personnel from the selected demo enterprises will be designed and implemented. The training program aims to familiarize the trainees with the operation and maintenance procedures pertinent to the new low carbon technologies and energy efficient measures that will be implemented with the demos.  </w:t>
            </w:r>
          </w:p>
        </w:tc>
      </w:tr>
      <w:tr w:rsidR="00F5335A" w14:paraId="2544F320" w14:textId="77777777">
        <w:tc>
          <w:tcPr>
            <w:tcW w:w="3438" w:type="dxa"/>
            <w:tcBorders>
              <w:top w:val="single" w:sz="6" w:space="0" w:color="auto"/>
              <w:left w:val="single" w:sz="4" w:space="0" w:color="auto"/>
              <w:bottom w:val="single" w:sz="6" w:space="0" w:color="auto"/>
              <w:right w:val="single" w:sz="4" w:space="0" w:color="auto"/>
            </w:tcBorders>
          </w:tcPr>
          <w:p w14:paraId="0FFFBFF3" w14:textId="77777777" w:rsidR="00F5335A" w:rsidRDefault="00795F6F">
            <w:pPr>
              <w:spacing w:after="0" w:line="240" w:lineRule="auto"/>
              <w:rPr>
                <w:rFonts w:ascii="Calibri" w:hAnsi="Calibri" w:cs="Calibri"/>
                <w:bCs/>
                <w:i/>
              </w:rPr>
            </w:pPr>
            <w:r>
              <w:rPr>
                <w:rFonts w:ascii="Calibri" w:hAnsi="Calibri" w:cs="Calibri"/>
                <w:bCs/>
                <w:iCs/>
              </w:rPr>
              <w:t>Activity 1.2.2.4: Evaluation of the capacity building program a year after the completion and potential design and implementation of corrective actions to complete the training.</w:t>
            </w:r>
          </w:p>
        </w:tc>
        <w:tc>
          <w:tcPr>
            <w:tcW w:w="6120" w:type="dxa"/>
            <w:tcBorders>
              <w:top w:val="single" w:sz="6" w:space="0" w:color="auto"/>
              <w:left w:val="single" w:sz="4" w:space="0" w:color="auto"/>
              <w:bottom w:val="single" w:sz="6" w:space="0" w:color="auto"/>
              <w:right w:val="single" w:sz="4" w:space="0" w:color="auto"/>
            </w:tcBorders>
            <w:vAlign w:val="center"/>
          </w:tcPr>
          <w:p w14:paraId="61737463" w14:textId="77777777" w:rsidR="00F5335A" w:rsidRDefault="00795F6F">
            <w:pPr>
              <w:spacing w:after="0" w:line="240" w:lineRule="auto"/>
              <w:rPr>
                <w:rFonts w:ascii="Calibri" w:hAnsi="Calibri" w:cs="Calibri"/>
                <w:bCs/>
                <w:i/>
              </w:rPr>
            </w:pPr>
            <w:r>
              <w:rPr>
                <w:rFonts w:ascii="Calibri" w:hAnsi="Calibri" w:cs="Calibri"/>
                <w:bCs/>
                <w:iCs/>
              </w:rPr>
              <w:t>This follow up activity will be undertaken a year after the completion of the capacity building program conducted in Activity 1.2.2.3. This evaluation will determine the efficacy of the training program by assessing how successfully the trained phosphate mining and refining workers are applying the newly acquired skills in operating and maintaining the new low-carbon and energy efficient technologies. If deemed necessary, corrective actions to improve the training program will be recommended and implemented.</w:t>
            </w:r>
          </w:p>
        </w:tc>
      </w:tr>
    </w:tbl>
    <w:p w14:paraId="612FE173" w14:textId="77777777" w:rsidR="00F5335A" w:rsidRDefault="00F5335A">
      <w:pPr>
        <w:spacing w:after="0" w:line="240" w:lineRule="auto"/>
        <w:rPr>
          <w:rFonts w:ascii="Calibri" w:hAnsi="Calibri" w:cs="Calibri"/>
          <w:iCs/>
        </w:rPr>
      </w:pPr>
    </w:p>
    <w:p w14:paraId="04E8D5EB" w14:textId="77777777" w:rsidR="00F5335A" w:rsidRDefault="00795F6F">
      <w:pPr>
        <w:spacing w:after="0" w:line="240" w:lineRule="auto"/>
        <w:jc w:val="both"/>
        <w:rPr>
          <w:rFonts w:ascii="Calibri" w:hAnsi="Calibri" w:cs="Calibri"/>
          <w:i/>
        </w:rPr>
      </w:pPr>
      <w:r>
        <w:rPr>
          <w:rFonts w:ascii="Calibri" w:hAnsi="Calibri" w:cs="Calibri"/>
          <w:i/>
        </w:rPr>
        <w:lastRenderedPageBreak/>
        <w:t>GEF support is required for the incremental technical assistance in the implementation and operation of the demo projects, and the design and evaluation of a training program.</w:t>
      </w:r>
    </w:p>
    <w:p w14:paraId="73634361" w14:textId="77777777" w:rsidR="00F5335A" w:rsidRDefault="00F5335A">
      <w:pPr>
        <w:spacing w:after="0" w:line="240" w:lineRule="auto"/>
        <w:jc w:val="both"/>
        <w:rPr>
          <w:rFonts w:ascii="Calibri" w:hAnsi="Calibri" w:cs="Calibri"/>
        </w:rPr>
      </w:pPr>
    </w:p>
    <w:p w14:paraId="421CC41E" w14:textId="77777777" w:rsidR="00F5335A" w:rsidRDefault="00795F6F">
      <w:pPr>
        <w:spacing w:after="0" w:line="240" w:lineRule="auto"/>
        <w:jc w:val="both"/>
        <w:rPr>
          <w:rFonts w:ascii="Calibri" w:hAnsi="Calibri" w:cs="Calibri"/>
        </w:rPr>
      </w:pPr>
      <w:r>
        <w:rPr>
          <w:rFonts w:ascii="Calibri" w:hAnsi="Calibri" w:cs="Calibri"/>
          <w:u w:val="single"/>
        </w:rPr>
        <w:t>Output 1.2.3:</w:t>
      </w:r>
      <w:r>
        <w:rPr>
          <w:rFonts w:ascii="Calibri" w:hAnsi="Calibri" w:cs="Calibri"/>
        </w:rPr>
        <w:t xml:space="preserve"> Established, funded and operational financial support schemes that are accessible to PCI mining companies to support their green, energy efficient and low carbon technology application initiatives.</w:t>
      </w:r>
    </w:p>
    <w:p w14:paraId="649C91AE" w14:textId="77777777" w:rsidR="00F5335A" w:rsidRDefault="00F5335A">
      <w:pPr>
        <w:spacing w:after="0" w:line="240"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9"/>
        <w:gridCol w:w="5951"/>
      </w:tblGrid>
      <w:tr w:rsidR="00F5335A" w14:paraId="50A350AC"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58DB7CB"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8D0E30E"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2700E0E6" w14:textId="77777777">
        <w:tc>
          <w:tcPr>
            <w:tcW w:w="3438" w:type="dxa"/>
            <w:tcBorders>
              <w:top w:val="single" w:sz="12" w:space="0" w:color="FFFF00"/>
              <w:left w:val="single" w:sz="4" w:space="0" w:color="auto"/>
              <w:bottom w:val="single" w:sz="4" w:space="0" w:color="auto"/>
              <w:right w:val="single" w:sz="4" w:space="0" w:color="auto"/>
            </w:tcBorders>
          </w:tcPr>
          <w:p w14:paraId="245AC65B" w14:textId="77777777" w:rsidR="00F5335A" w:rsidRDefault="00795F6F">
            <w:pPr>
              <w:spacing w:after="0" w:line="240" w:lineRule="auto"/>
              <w:rPr>
                <w:rFonts w:ascii="Calibri" w:hAnsi="Calibri" w:cs="Calibri"/>
              </w:rPr>
            </w:pPr>
            <w:r>
              <w:rPr>
                <w:rFonts w:ascii="Calibri" w:hAnsi="Calibri" w:cs="Calibri"/>
                <w:bCs/>
                <w:i/>
              </w:rPr>
              <w:t>Activity</w:t>
            </w:r>
            <w:r>
              <w:rPr>
                <w:rFonts w:ascii="Calibri" w:hAnsi="Calibri" w:cs="Calibri"/>
                <w:i/>
              </w:rPr>
              <w:t xml:space="preserve"> 1.2.3.1:</w:t>
            </w:r>
            <w:r>
              <w:rPr>
                <w:rFonts w:ascii="Calibri" w:hAnsi="Calibri" w:cs="Calibri"/>
              </w:rPr>
              <w:t xml:space="preserve"> Evaluation of existing financing mechanisms and assessment of needs and gaps to fill for the development of schemes for financially supporting PCI mining and refining companies’ green initiatives.</w:t>
            </w:r>
          </w:p>
        </w:tc>
        <w:tc>
          <w:tcPr>
            <w:tcW w:w="6120" w:type="dxa"/>
            <w:tcBorders>
              <w:top w:val="single" w:sz="12" w:space="0" w:color="FFFF00"/>
              <w:left w:val="single" w:sz="4" w:space="0" w:color="auto"/>
              <w:bottom w:val="single" w:sz="4" w:space="0" w:color="auto"/>
              <w:right w:val="single" w:sz="4" w:space="0" w:color="auto"/>
            </w:tcBorders>
            <w:vAlign w:val="center"/>
          </w:tcPr>
          <w:p w14:paraId="49784BCD" w14:textId="77777777" w:rsidR="00F5335A" w:rsidRDefault="00795F6F">
            <w:pPr>
              <w:spacing w:after="0" w:line="240" w:lineRule="auto"/>
              <w:rPr>
                <w:rFonts w:ascii="Calibri" w:hAnsi="Calibri" w:cs="Calibri"/>
                <w:bCs/>
                <w:i/>
              </w:rPr>
            </w:pPr>
            <w:r>
              <w:rPr>
                <w:rFonts w:ascii="Calibri" w:hAnsi="Calibri" w:cs="Calibri"/>
                <w:bCs/>
              </w:rPr>
              <w:t xml:space="preserve">Financial experts will be engaged to conduct a thorough evaluation of existing financial mechanisms currently in place in China as well as internationally and dedicated to supporting green initiatives of phosphate mining and refining companies.  The findings will be summarized to assess needs and gaps to fill for the development of financial schemes solely accessible by </w:t>
            </w:r>
            <w:r>
              <w:rPr>
                <w:rFonts w:ascii="Calibri" w:hAnsi="Calibri" w:cs="Calibri"/>
              </w:rPr>
              <w:t>PCI mining and refining companies</w:t>
            </w:r>
            <w:r>
              <w:rPr>
                <w:rFonts w:ascii="Calibri" w:hAnsi="Calibri" w:cs="Calibri"/>
                <w:bCs/>
              </w:rPr>
              <w:t>.</w:t>
            </w:r>
          </w:p>
        </w:tc>
      </w:tr>
      <w:tr w:rsidR="00F5335A" w14:paraId="2FA8FC57" w14:textId="77777777">
        <w:tc>
          <w:tcPr>
            <w:tcW w:w="3438" w:type="dxa"/>
            <w:tcBorders>
              <w:top w:val="single" w:sz="4" w:space="0" w:color="auto"/>
              <w:left w:val="single" w:sz="4" w:space="0" w:color="auto"/>
              <w:bottom w:val="single" w:sz="6" w:space="0" w:color="auto"/>
              <w:right w:val="single" w:sz="4" w:space="0" w:color="auto"/>
            </w:tcBorders>
          </w:tcPr>
          <w:p w14:paraId="67C0A0D5" w14:textId="77777777" w:rsidR="00F5335A" w:rsidRDefault="00795F6F">
            <w:pPr>
              <w:spacing w:after="0" w:line="240" w:lineRule="auto"/>
              <w:rPr>
                <w:rFonts w:ascii="Calibri" w:hAnsi="Calibri" w:cs="Calibri"/>
                <w:bCs/>
                <w:i/>
              </w:rPr>
            </w:pPr>
            <w:r>
              <w:rPr>
                <w:rFonts w:ascii="Calibri" w:hAnsi="Calibri" w:cs="Calibri"/>
                <w:bCs/>
                <w:i/>
              </w:rPr>
              <w:t>Activity</w:t>
            </w:r>
            <w:r>
              <w:rPr>
                <w:rFonts w:ascii="Calibri" w:hAnsi="Calibri" w:cs="Calibri"/>
                <w:i/>
              </w:rPr>
              <w:t xml:space="preserve"> 1.2.3.2:</w:t>
            </w:r>
            <w:r>
              <w:rPr>
                <w:rFonts w:ascii="Calibri" w:hAnsi="Calibri" w:cs="Calibri"/>
              </w:rPr>
              <w:t xml:space="preserve"> Determination of the appropriate financing schemes based on the Activity 1.2.3.1, and design of the scheme(s) that will be promoted and implemented under the project.</w:t>
            </w:r>
          </w:p>
        </w:tc>
        <w:tc>
          <w:tcPr>
            <w:tcW w:w="6120" w:type="dxa"/>
            <w:tcBorders>
              <w:top w:val="single" w:sz="4" w:space="0" w:color="auto"/>
              <w:left w:val="single" w:sz="4" w:space="0" w:color="auto"/>
              <w:bottom w:val="single" w:sz="6" w:space="0" w:color="auto"/>
              <w:right w:val="single" w:sz="4" w:space="0" w:color="auto"/>
            </w:tcBorders>
            <w:vAlign w:val="center"/>
          </w:tcPr>
          <w:p w14:paraId="63E6FDF1" w14:textId="77777777" w:rsidR="00F5335A" w:rsidRDefault="00795F6F">
            <w:pPr>
              <w:spacing w:after="0" w:line="240" w:lineRule="auto"/>
              <w:rPr>
                <w:rFonts w:ascii="Calibri" w:hAnsi="Calibri" w:cs="Calibri"/>
                <w:bCs/>
                <w:i/>
              </w:rPr>
            </w:pPr>
            <w:r>
              <w:rPr>
                <w:rFonts w:ascii="Calibri" w:hAnsi="Calibri" w:cs="Calibri"/>
                <w:bCs/>
                <w:iCs/>
              </w:rPr>
              <w:t xml:space="preserve">Based on the findings of Activity 1.2.3.1, this activity entails the determination of optimal financing scheme(s) to support and accelerate the adoption of green and low carbon technologies by PCI companies operating in the phosphate mining and refining sub-sector. In addition to the assessment completed under activity 1.2.3.1, managers and key personnel from selected </w:t>
            </w:r>
            <w:r>
              <w:rPr>
                <w:rFonts w:ascii="Calibri" w:hAnsi="Calibri" w:cs="Calibri"/>
              </w:rPr>
              <w:t>phosphate mining and refining companies</w:t>
            </w:r>
            <w:r>
              <w:rPr>
                <w:rFonts w:ascii="Calibri" w:hAnsi="Calibri" w:cs="Calibri"/>
                <w:bCs/>
                <w:iCs/>
              </w:rPr>
              <w:t xml:space="preserve"> will be consulted to better devise suitable financing scheme(s). Afterwards a financing scheme will be designed and promoted to the mining companies. This task will be accomplished by the same financial experts that have performed Activity 1.2.3.1.</w:t>
            </w:r>
          </w:p>
        </w:tc>
      </w:tr>
      <w:tr w:rsidR="00F5335A" w14:paraId="24649930" w14:textId="77777777">
        <w:tc>
          <w:tcPr>
            <w:tcW w:w="3438" w:type="dxa"/>
            <w:tcBorders>
              <w:top w:val="single" w:sz="6" w:space="0" w:color="auto"/>
              <w:left w:val="single" w:sz="4" w:space="0" w:color="auto"/>
              <w:bottom w:val="single" w:sz="6" w:space="0" w:color="auto"/>
              <w:right w:val="single" w:sz="4" w:space="0" w:color="auto"/>
            </w:tcBorders>
          </w:tcPr>
          <w:p w14:paraId="00E55DC4" w14:textId="77777777" w:rsidR="00F5335A" w:rsidRDefault="00795F6F">
            <w:pPr>
              <w:spacing w:after="0" w:line="240" w:lineRule="auto"/>
              <w:rPr>
                <w:rFonts w:ascii="Calibri" w:hAnsi="Calibri" w:cs="Calibri"/>
              </w:rPr>
            </w:pPr>
            <w:r>
              <w:rPr>
                <w:rFonts w:ascii="Calibri" w:hAnsi="Calibri" w:cs="Calibri"/>
                <w:bCs/>
                <w:i/>
              </w:rPr>
              <w:t>Activity</w:t>
            </w:r>
            <w:r>
              <w:rPr>
                <w:rFonts w:ascii="Calibri" w:hAnsi="Calibri" w:cs="Calibri"/>
                <w:i/>
              </w:rPr>
              <w:t xml:space="preserve"> 1.2.3.3:</w:t>
            </w:r>
            <w:r>
              <w:rPr>
                <w:rFonts w:ascii="Calibri" w:hAnsi="Calibri" w:cs="Calibri"/>
              </w:rPr>
              <w:t xml:space="preserve"> Establishment, approval, and operationalization of financing schemes to support green and low carbon technology initiatives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7A4AD89B" w14:textId="77777777" w:rsidR="00F5335A" w:rsidRDefault="00795F6F">
            <w:pPr>
              <w:pStyle w:val="CommentText"/>
              <w:spacing w:after="0"/>
              <w:jc w:val="left"/>
              <w:rPr>
                <w:rFonts w:cs="Calibri"/>
                <w:bCs/>
                <w:sz w:val="22"/>
                <w:szCs w:val="22"/>
              </w:rPr>
            </w:pPr>
            <w:r>
              <w:rPr>
                <w:rFonts w:cs="Calibri"/>
                <w:bCs/>
                <w:sz w:val="22"/>
                <w:szCs w:val="22"/>
              </w:rPr>
              <w:t xml:space="preserve">Lobbying campaigns will be conducted to get the proposed financing schemes, developed as part of Activity 1.2.3.2, established and approved by the central and provincial governments. Afterwards, assistance will be provided to government officials to select the appropriate financial institutions who will manage the approved financing schemes. Concomitantly, capacity building of relevant personnel from the financial institutions that will manage the financing schemes will be conducted to enhance their ability to effectively provide support to the phosphate mining and refining companies. The approved financing scheme(s) will facilitate and accelerate the shift towards green and low carbon development of </w:t>
            </w:r>
            <w:r>
              <w:rPr>
                <w:rFonts w:cs="Calibri"/>
                <w:sz w:val="22"/>
                <w:szCs w:val="22"/>
              </w:rPr>
              <w:t>the phosphate mining and refining sub-sector</w:t>
            </w:r>
            <w:r>
              <w:rPr>
                <w:rFonts w:cs="Calibri"/>
                <w:bCs/>
                <w:sz w:val="22"/>
                <w:szCs w:val="22"/>
              </w:rPr>
              <w:t>.</w:t>
            </w:r>
          </w:p>
        </w:tc>
      </w:tr>
      <w:tr w:rsidR="00F5335A" w14:paraId="677448AD" w14:textId="77777777">
        <w:tc>
          <w:tcPr>
            <w:tcW w:w="3438" w:type="dxa"/>
            <w:tcBorders>
              <w:top w:val="single" w:sz="6" w:space="0" w:color="auto"/>
              <w:left w:val="single" w:sz="4" w:space="0" w:color="auto"/>
              <w:bottom w:val="single" w:sz="6" w:space="0" w:color="auto"/>
              <w:right w:val="single" w:sz="4" w:space="0" w:color="auto"/>
            </w:tcBorders>
          </w:tcPr>
          <w:p w14:paraId="42559497" w14:textId="77777777" w:rsidR="00F5335A" w:rsidRDefault="00795F6F">
            <w:pPr>
              <w:spacing w:after="0" w:line="240" w:lineRule="auto"/>
              <w:rPr>
                <w:rFonts w:ascii="Calibri" w:hAnsi="Calibri" w:cs="Calibri"/>
                <w:bCs/>
                <w:i/>
              </w:rPr>
            </w:pPr>
            <w:r>
              <w:rPr>
                <w:rFonts w:ascii="Calibri" w:hAnsi="Calibri" w:cs="Calibri"/>
                <w:bCs/>
                <w:i/>
              </w:rPr>
              <w:t>Activity 1.2.3.4:</w:t>
            </w:r>
            <w:r>
              <w:rPr>
                <w:rFonts w:ascii="Calibri" w:hAnsi="Calibri" w:cs="Calibri"/>
                <w:bCs/>
              </w:rPr>
              <w:t xml:space="preserve"> Promotion of the green financing scheme to PCI companies’ management teams to enhance their involvement and participation to the scheme.</w:t>
            </w:r>
          </w:p>
        </w:tc>
        <w:tc>
          <w:tcPr>
            <w:tcW w:w="6120" w:type="dxa"/>
            <w:tcBorders>
              <w:top w:val="single" w:sz="6" w:space="0" w:color="auto"/>
              <w:left w:val="single" w:sz="4" w:space="0" w:color="auto"/>
              <w:bottom w:val="single" w:sz="6" w:space="0" w:color="auto"/>
              <w:right w:val="single" w:sz="4" w:space="0" w:color="auto"/>
            </w:tcBorders>
            <w:vAlign w:val="center"/>
          </w:tcPr>
          <w:p w14:paraId="683229A3" w14:textId="77777777" w:rsidR="00F5335A" w:rsidRDefault="00795F6F">
            <w:pPr>
              <w:spacing w:after="0" w:line="240" w:lineRule="auto"/>
              <w:rPr>
                <w:rFonts w:ascii="Calibri" w:hAnsi="Calibri" w:cs="Calibri"/>
                <w:bCs/>
                <w:i/>
              </w:rPr>
            </w:pPr>
            <w:r>
              <w:rPr>
                <w:rFonts w:ascii="Calibri" w:hAnsi="Calibri" w:cs="Calibri"/>
                <w:bCs/>
                <w:iCs/>
              </w:rPr>
              <w:t xml:space="preserve">This activity consists in promoting the financing scheme operationalized under Activity 1.2.3.3 to PCI mining companies’ management teams. The promotion initiatives (e.g., organization of workshops, and use of media such as radio, television, newspapers, pamphlets, etc.) are finalized to spur the participation of the mining companies in the pilot financing scheme. Technical assistance will also be provided to participant management teams to educate them about the </w:t>
            </w:r>
            <w:r>
              <w:rPr>
                <w:rFonts w:ascii="Calibri" w:hAnsi="Calibri" w:cs="Calibri"/>
                <w:bCs/>
                <w:iCs/>
              </w:rPr>
              <w:lastRenderedPageBreak/>
              <w:t>procedures for accessing the financing scheme and provide information about the financial terms of the scheme and the benefits associated with low carbon technologies.</w:t>
            </w:r>
          </w:p>
        </w:tc>
      </w:tr>
      <w:tr w:rsidR="00F5335A" w14:paraId="0146B569" w14:textId="77777777">
        <w:tc>
          <w:tcPr>
            <w:tcW w:w="3438" w:type="dxa"/>
            <w:tcBorders>
              <w:top w:val="single" w:sz="6" w:space="0" w:color="auto"/>
              <w:left w:val="single" w:sz="4" w:space="0" w:color="auto"/>
              <w:bottom w:val="single" w:sz="6" w:space="0" w:color="auto"/>
              <w:right w:val="single" w:sz="4" w:space="0" w:color="auto"/>
            </w:tcBorders>
          </w:tcPr>
          <w:p w14:paraId="7314F55A" w14:textId="77777777" w:rsidR="00F5335A" w:rsidRDefault="00795F6F">
            <w:pPr>
              <w:spacing w:after="0" w:line="240" w:lineRule="auto"/>
              <w:rPr>
                <w:rFonts w:ascii="Calibri" w:hAnsi="Calibri" w:cs="Calibri"/>
                <w:bCs/>
                <w:i/>
              </w:rPr>
            </w:pPr>
            <w:r>
              <w:rPr>
                <w:rFonts w:ascii="Calibri" w:hAnsi="Calibri" w:cs="Calibri"/>
                <w:bCs/>
                <w:i/>
              </w:rPr>
              <w:lastRenderedPageBreak/>
              <w:t xml:space="preserve">Activity 1.2.3.5: </w:t>
            </w:r>
            <w:r>
              <w:rPr>
                <w:rFonts w:ascii="Calibri" w:hAnsi="Calibri" w:cs="Calibri"/>
                <w:bCs/>
              </w:rPr>
              <w:t>Evaluation of the operational performance of the financing scheme(s) and provision of recommendations to make improvements and adjustments on the implementation of the scheme(s), if deemed necessary.</w:t>
            </w:r>
            <w:r>
              <w:rPr>
                <w:rFonts w:ascii="Calibri" w:hAnsi="Calibri" w:cs="Calibri"/>
                <w:bCs/>
                <w:i/>
              </w:rPr>
              <w:t xml:space="preserve"> </w:t>
            </w:r>
          </w:p>
        </w:tc>
        <w:tc>
          <w:tcPr>
            <w:tcW w:w="6120" w:type="dxa"/>
            <w:tcBorders>
              <w:top w:val="single" w:sz="6" w:space="0" w:color="auto"/>
              <w:left w:val="single" w:sz="4" w:space="0" w:color="auto"/>
              <w:bottom w:val="single" w:sz="6" w:space="0" w:color="auto"/>
              <w:right w:val="single" w:sz="4" w:space="0" w:color="auto"/>
            </w:tcBorders>
            <w:vAlign w:val="center"/>
          </w:tcPr>
          <w:p w14:paraId="06157C1A" w14:textId="77777777" w:rsidR="00F5335A" w:rsidRDefault="00795F6F">
            <w:pPr>
              <w:spacing w:after="0" w:line="240" w:lineRule="auto"/>
              <w:rPr>
                <w:rFonts w:ascii="Calibri" w:hAnsi="Calibri" w:cs="Calibri"/>
                <w:bCs/>
                <w:i/>
              </w:rPr>
            </w:pPr>
            <w:r>
              <w:rPr>
                <w:rFonts w:ascii="Calibri" w:hAnsi="Calibri" w:cs="Calibri"/>
                <w:bCs/>
              </w:rPr>
              <w:t xml:space="preserve">The operational performance of the financing scheme for PCI companies operating in the phosphate mining and refining sub-sector will be assessed. This evaluation will be useful to determine the strength and well as the shortcomings of the proposed financing scheme and assess if the scheme allows the participant companies to achieve energy and cost savings while reducing GHG emissions. This task will be undertaken by financial experts and the findings will be summarized in a report. If required, corrective interventions and adjustments will be made to </w:t>
            </w:r>
            <w:r>
              <w:rPr>
                <w:rFonts w:ascii="Calibri" w:hAnsi="Calibri" w:cs="Calibri"/>
                <w:bCs/>
                <w:iCs/>
              </w:rPr>
              <w:t>enhance the performance of the pilot financing scheme</w:t>
            </w:r>
            <w:r>
              <w:rPr>
                <w:rFonts w:ascii="Calibri" w:hAnsi="Calibri" w:cs="Calibri"/>
                <w:bCs/>
              </w:rPr>
              <w:t>.</w:t>
            </w:r>
          </w:p>
        </w:tc>
      </w:tr>
    </w:tbl>
    <w:p w14:paraId="10AA26F5" w14:textId="77777777" w:rsidR="00F5335A" w:rsidRDefault="00F5335A">
      <w:pPr>
        <w:spacing w:after="0" w:line="240" w:lineRule="auto"/>
        <w:rPr>
          <w:rFonts w:ascii="Calibri" w:hAnsi="Calibri" w:cs="Calibri"/>
        </w:rPr>
      </w:pPr>
    </w:p>
    <w:p w14:paraId="6AA5461E"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financing mechanisms for phosphate mining and refining companies, and the design, approval, operationalization, promotion and evaluation of the financing scheme.</w:t>
      </w:r>
    </w:p>
    <w:p w14:paraId="617FCC51" w14:textId="77777777" w:rsidR="00F5335A" w:rsidRDefault="00F5335A">
      <w:pPr>
        <w:spacing w:after="0" w:line="240" w:lineRule="auto"/>
        <w:jc w:val="both"/>
        <w:rPr>
          <w:rFonts w:ascii="Calibri" w:hAnsi="Calibri" w:cs="Calibri"/>
        </w:rPr>
      </w:pPr>
    </w:p>
    <w:p w14:paraId="7ECE38A8" w14:textId="77777777" w:rsidR="00F5335A" w:rsidRDefault="00795F6F">
      <w:pPr>
        <w:spacing w:after="0" w:line="240" w:lineRule="auto"/>
        <w:jc w:val="both"/>
        <w:rPr>
          <w:rFonts w:ascii="Calibri" w:hAnsi="Calibri" w:cs="Calibri"/>
        </w:rPr>
      </w:pPr>
      <w:r>
        <w:rPr>
          <w:rFonts w:ascii="Calibri" w:hAnsi="Calibri" w:cs="Calibri"/>
          <w:u w:val="single"/>
        </w:rPr>
        <w:t>Output 1.2.4:</w:t>
      </w:r>
      <w:r>
        <w:rPr>
          <w:rFonts w:ascii="Calibri" w:hAnsi="Calibri" w:cs="Calibri"/>
        </w:rPr>
        <w:t xml:space="preserve"> Approved and financed follow-up plan for the replication of the application of demonstrated green, energy efficient low carbon technologies in phosrock mining and refining in other localities.</w:t>
      </w:r>
    </w:p>
    <w:p w14:paraId="48608130" w14:textId="77777777" w:rsidR="00F5335A" w:rsidRDefault="00F5335A">
      <w:pPr>
        <w:spacing w:after="0" w:line="240"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5957"/>
      </w:tblGrid>
      <w:tr w:rsidR="00F5335A" w14:paraId="04C834B8"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948E787"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CE6FEC2"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03B285AD" w14:textId="77777777">
        <w:tc>
          <w:tcPr>
            <w:tcW w:w="3438" w:type="dxa"/>
            <w:tcBorders>
              <w:top w:val="single" w:sz="6" w:space="0" w:color="auto"/>
              <w:left w:val="single" w:sz="4" w:space="0" w:color="auto"/>
              <w:bottom w:val="single" w:sz="6" w:space="0" w:color="auto"/>
              <w:right w:val="single" w:sz="4" w:space="0" w:color="auto"/>
            </w:tcBorders>
          </w:tcPr>
          <w:p w14:paraId="0F9B1AF6" w14:textId="77777777" w:rsidR="00F5335A" w:rsidRDefault="00795F6F">
            <w:pPr>
              <w:spacing w:after="0" w:line="240" w:lineRule="auto"/>
              <w:rPr>
                <w:rFonts w:ascii="Calibri" w:hAnsi="Calibri" w:cs="Calibri"/>
              </w:rPr>
            </w:pPr>
            <w:r>
              <w:rPr>
                <w:rFonts w:ascii="Calibri" w:hAnsi="Calibri" w:cs="Calibri"/>
                <w:bCs/>
                <w:i/>
              </w:rPr>
              <w:t>Activity</w:t>
            </w:r>
            <w:r>
              <w:rPr>
                <w:rFonts w:ascii="Calibri" w:hAnsi="Calibri" w:cs="Calibri"/>
                <w:i/>
              </w:rPr>
              <w:t xml:space="preserve"> 1.2.4.1:</w:t>
            </w:r>
            <w:r>
              <w:rPr>
                <w:rFonts w:ascii="Calibri" w:hAnsi="Calibri" w:cs="Calibri"/>
              </w:rPr>
              <w:t xml:space="preserve"> Development, publication, and dissemination of guidelines for the replication and scaling-up of successfully implemented green and low carbon development and operation of phosphate mines demos.</w:t>
            </w:r>
          </w:p>
        </w:tc>
        <w:tc>
          <w:tcPr>
            <w:tcW w:w="6120" w:type="dxa"/>
            <w:tcBorders>
              <w:top w:val="single" w:sz="6" w:space="0" w:color="auto"/>
              <w:left w:val="single" w:sz="4" w:space="0" w:color="auto"/>
              <w:bottom w:val="single" w:sz="6" w:space="0" w:color="auto"/>
              <w:right w:val="single" w:sz="4" w:space="0" w:color="auto"/>
            </w:tcBorders>
            <w:vAlign w:val="center"/>
          </w:tcPr>
          <w:p w14:paraId="4C6617F9" w14:textId="77777777" w:rsidR="00F5335A" w:rsidRDefault="00795F6F">
            <w:pPr>
              <w:spacing w:after="0" w:line="240" w:lineRule="auto"/>
              <w:rPr>
                <w:rFonts w:ascii="Calibri" w:hAnsi="Calibri" w:cs="Calibri"/>
                <w:bCs/>
                <w:i/>
              </w:rPr>
            </w:pPr>
            <w:r>
              <w:rPr>
                <w:rFonts w:ascii="Calibri" w:hAnsi="Calibri" w:cs="Calibri"/>
                <w:bCs/>
              </w:rPr>
              <w:t>Sector specialists will be hired to develop and publish guidelines concerning the green and low carbon development and operation in phosphate mining and refining. The guidelines will be then disseminated among public and private stakeholders (e.g., provincial government officials in provinces not included in PhosChemEE and phosphate mining and refining companies). These efforts are aimed at stimulating and facilitating the replication and scale-up of the demonstrated energy efficient and low carbon technologies.</w:t>
            </w:r>
          </w:p>
        </w:tc>
      </w:tr>
      <w:tr w:rsidR="00F5335A" w14:paraId="5EEEC73F" w14:textId="77777777">
        <w:tc>
          <w:tcPr>
            <w:tcW w:w="3438" w:type="dxa"/>
            <w:tcBorders>
              <w:top w:val="single" w:sz="6" w:space="0" w:color="auto"/>
              <w:left w:val="single" w:sz="4" w:space="0" w:color="auto"/>
              <w:bottom w:val="single" w:sz="6" w:space="0" w:color="auto"/>
              <w:right w:val="single" w:sz="4" w:space="0" w:color="auto"/>
            </w:tcBorders>
          </w:tcPr>
          <w:p w14:paraId="72BEE5A2" w14:textId="77777777" w:rsidR="00F5335A" w:rsidRDefault="00795F6F">
            <w:pPr>
              <w:spacing w:after="0" w:line="240" w:lineRule="auto"/>
              <w:rPr>
                <w:rFonts w:ascii="Calibri" w:hAnsi="Calibri" w:cs="Calibri"/>
              </w:rPr>
            </w:pPr>
            <w:r>
              <w:rPr>
                <w:rFonts w:ascii="Calibri" w:hAnsi="Calibri" w:cs="Calibri"/>
                <w:bCs/>
                <w:i/>
              </w:rPr>
              <w:t>Activity</w:t>
            </w:r>
            <w:r>
              <w:rPr>
                <w:rFonts w:ascii="Calibri" w:hAnsi="Calibri" w:cs="Calibri"/>
                <w:i/>
              </w:rPr>
              <w:t xml:space="preserve"> 1.2.4.2:</w:t>
            </w:r>
            <w:r>
              <w:rPr>
                <w:rFonts w:ascii="Calibri" w:hAnsi="Calibri" w:cs="Calibri"/>
              </w:rPr>
              <w:t xml:space="preserve"> Development of implementation plans and action plans for demos replication and scale-up.</w:t>
            </w:r>
          </w:p>
        </w:tc>
        <w:tc>
          <w:tcPr>
            <w:tcW w:w="6120" w:type="dxa"/>
            <w:tcBorders>
              <w:top w:val="single" w:sz="6" w:space="0" w:color="auto"/>
              <w:left w:val="single" w:sz="4" w:space="0" w:color="auto"/>
              <w:bottom w:val="single" w:sz="6" w:space="0" w:color="auto"/>
              <w:right w:val="single" w:sz="4" w:space="0" w:color="auto"/>
            </w:tcBorders>
            <w:vAlign w:val="center"/>
          </w:tcPr>
          <w:p w14:paraId="207C6300" w14:textId="77777777" w:rsidR="00F5335A" w:rsidRDefault="00795F6F">
            <w:pPr>
              <w:spacing w:after="0" w:line="240" w:lineRule="auto"/>
              <w:rPr>
                <w:rFonts w:ascii="Calibri" w:hAnsi="Calibri" w:cs="Calibri"/>
                <w:bCs/>
                <w:i/>
              </w:rPr>
            </w:pPr>
            <w:r>
              <w:rPr>
                <w:rFonts w:ascii="Calibri" w:hAnsi="Calibri" w:cs="Calibri"/>
                <w:bCs/>
                <w:iCs/>
              </w:rPr>
              <w:t>This activity entails the engagement of sector experts to develop detailed implementation and action plans that will facilitate and accelerate the replication and scale-up of the demonstrated low carbon technologies for the phosphate mining and refining. These implementation and action plans will also cover regions not included in this proposed PhosChemEE project.</w:t>
            </w:r>
          </w:p>
        </w:tc>
      </w:tr>
      <w:tr w:rsidR="00F5335A" w14:paraId="530C2DD8" w14:textId="77777777">
        <w:tc>
          <w:tcPr>
            <w:tcW w:w="3438" w:type="dxa"/>
            <w:tcBorders>
              <w:top w:val="single" w:sz="6" w:space="0" w:color="auto"/>
              <w:left w:val="single" w:sz="4" w:space="0" w:color="auto"/>
              <w:bottom w:val="single" w:sz="6" w:space="0" w:color="auto"/>
              <w:right w:val="single" w:sz="4" w:space="0" w:color="auto"/>
            </w:tcBorders>
          </w:tcPr>
          <w:p w14:paraId="095EAA56" w14:textId="77777777" w:rsidR="00F5335A" w:rsidRDefault="00795F6F">
            <w:pPr>
              <w:spacing w:after="0" w:line="240" w:lineRule="auto"/>
              <w:rPr>
                <w:rFonts w:ascii="Calibri" w:hAnsi="Calibri" w:cs="Calibri"/>
                <w:bCs/>
              </w:rPr>
            </w:pPr>
            <w:r>
              <w:rPr>
                <w:rFonts w:ascii="Calibri" w:hAnsi="Calibri" w:cs="Calibri"/>
                <w:bCs/>
                <w:i/>
              </w:rPr>
              <w:t>Activity 1.2.4.3:</w:t>
            </w:r>
            <w:r>
              <w:rPr>
                <w:rFonts w:ascii="Calibri" w:hAnsi="Calibri" w:cs="Calibri"/>
                <w:bCs/>
              </w:rPr>
              <w:t xml:space="preserve"> Conduct of lobbying and campaigning initiatives to promote and secure the approval and financing of the follow-up plans for the replication and scale-up of the demos.</w:t>
            </w:r>
          </w:p>
        </w:tc>
        <w:tc>
          <w:tcPr>
            <w:tcW w:w="6120" w:type="dxa"/>
            <w:tcBorders>
              <w:top w:val="single" w:sz="6" w:space="0" w:color="auto"/>
              <w:left w:val="single" w:sz="4" w:space="0" w:color="auto"/>
              <w:bottom w:val="single" w:sz="6" w:space="0" w:color="auto"/>
              <w:right w:val="single" w:sz="4" w:space="0" w:color="auto"/>
            </w:tcBorders>
            <w:vAlign w:val="center"/>
          </w:tcPr>
          <w:p w14:paraId="0FB94EAE" w14:textId="77777777" w:rsidR="00F5335A" w:rsidRDefault="00795F6F">
            <w:pPr>
              <w:spacing w:after="0" w:line="240" w:lineRule="auto"/>
              <w:rPr>
                <w:rFonts w:ascii="Calibri" w:hAnsi="Calibri" w:cs="Calibri"/>
                <w:bCs/>
                <w:i/>
              </w:rPr>
            </w:pPr>
            <w:r>
              <w:rPr>
                <w:rFonts w:ascii="Calibri" w:hAnsi="Calibri" w:cs="Calibri"/>
                <w:bCs/>
              </w:rPr>
              <w:t>Lobbying campaigns and initiatives will be devised and conducted to get the approval of the implementation and action plans formulated in Activity 1.2.4.2. The lobbying initiatives will also aim at securing sufficient funding from public and private stakeholders to finance the replication and scale-up of the demonstrated low carbon technologies in the phosphate mining and refining sub-sector.</w:t>
            </w:r>
          </w:p>
        </w:tc>
      </w:tr>
      <w:tr w:rsidR="00F5335A" w14:paraId="44270979" w14:textId="77777777">
        <w:tc>
          <w:tcPr>
            <w:tcW w:w="3438" w:type="dxa"/>
            <w:tcBorders>
              <w:top w:val="single" w:sz="6" w:space="0" w:color="auto"/>
              <w:left w:val="single" w:sz="4" w:space="0" w:color="auto"/>
              <w:bottom w:val="single" w:sz="6" w:space="0" w:color="auto"/>
              <w:right w:val="single" w:sz="4" w:space="0" w:color="auto"/>
            </w:tcBorders>
          </w:tcPr>
          <w:p w14:paraId="15479FFF" w14:textId="77777777" w:rsidR="00F5335A" w:rsidRDefault="00795F6F">
            <w:pPr>
              <w:spacing w:after="0" w:line="240" w:lineRule="auto"/>
              <w:rPr>
                <w:rFonts w:ascii="Calibri" w:hAnsi="Calibri" w:cs="Calibri"/>
                <w:bCs/>
              </w:rPr>
            </w:pPr>
            <w:r>
              <w:rPr>
                <w:rFonts w:ascii="Calibri" w:hAnsi="Calibri" w:cs="Calibri"/>
                <w:bCs/>
                <w:i/>
              </w:rPr>
              <w:lastRenderedPageBreak/>
              <w:t>Activity 1.2.4.4:</w:t>
            </w:r>
            <w:r>
              <w:rPr>
                <w:rFonts w:ascii="Calibri" w:hAnsi="Calibri" w:cs="Calibri"/>
                <w:bCs/>
              </w:rPr>
              <w:t xml:space="preserve"> </w:t>
            </w:r>
            <w:r>
              <w:rPr>
                <w:rFonts w:ascii="Calibri" w:hAnsi="Calibri" w:cs="Calibri"/>
              </w:rPr>
              <w:t>Promotion of the application of successfully demonstrated green, EE, low carbon technologies in phosphate mining and refining in different regions of the country</w:t>
            </w:r>
            <w:r>
              <w:rPr>
                <w:rFonts w:ascii="Calibri" w:hAnsi="Calibri" w:cs="Calibri"/>
                <w:bCs/>
              </w:rPr>
              <w:t>.</w:t>
            </w:r>
          </w:p>
        </w:tc>
        <w:tc>
          <w:tcPr>
            <w:tcW w:w="6120" w:type="dxa"/>
            <w:tcBorders>
              <w:top w:val="single" w:sz="6" w:space="0" w:color="auto"/>
              <w:left w:val="single" w:sz="4" w:space="0" w:color="auto"/>
              <w:bottom w:val="single" w:sz="6" w:space="0" w:color="auto"/>
              <w:right w:val="single" w:sz="4" w:space="0" w:color="auto"/>
            </w:tcBorders>
            <w:vAlign w:val="center"/>
          </w:tcPr>
          <w:p w14:paraId="77D1BC05" w14:textId="77777777" w:rsidR="00F5335A" w:rsidRDefault="00795F6F">
            <w:pPr>
              <w:spacing w:after="0" w:line="240" w:lineRule="auto"/>
              <w:rPr>
                <w:rFonts w:ascii="Calibri" w:hAnsi="Calibri" w:cs="Calibri"/>
                <w:bCs/>
                <w:i/>
              </w:rPr>
            </w:pPr>
            <w:r>
              <w:rPr>
                <w:rFonts w:ascii="Calibri" w:hAnsi="Calibri" w:cs="Calibri"/>
                <w:bCs/>
                <w:iCs/>
              </w:rPr>
              <w:t>This activity consists in promoting the widespread application of the successfully demonstrated green, energy efficient and low carbon technologies for phosphate mining and refining in other regions and provinces of China and will require the participation of local governments. The promotion initiatives, besides the use of media and information material (e.g., organization of workshops, and use of media such as radio, television, newspapers, pamphlets, etc.), will also use the guidelines developed in Activity 1.2.4.1.</w:t>
            </w:r>
          </w:p>
        </w:tc>
      </w:tr>
      <w:tr w:rsidR="00F5335A" w14:paraId="4E9722B2" w14:textId="77777777">
        <w:tc>
          <w:tcPr>
            <w:tcW w:w="3438" w:type="dxa"/>
            <w:tcBorders>
              <w:top w:val="single" w:sz="6" w:space="0" w:color="auto"/>
              <w:left w:val="single" w:sz="4" w:space="0" w:color="auto"/>
              <w:bottom w:val="single" w:sz="6" w:space="0" w:color="auto"/>
              <w:right w:val="single" w:sz="4" w:space="0" w:color="auto"/>
            </w:tcBorders>
          </w:tcPr>
          <w:p w14:paraId="28A331F6" w14:textId="77777777" w:rsidR="00F5335A" w:rsidRDefault="00795F6F">
            <w:pPr>
              <w:spacing w:after="0" w:line="240" w:lineRule="auto"/>
              <w:rPr>
                <w:rFonts w:ascii="Calibri" w:hAnsi="Calibri" w:cs="Calibri"/>
                <w:bCs/>
                <w:i/>
              </w:rPr>
            </w:pPr>
            <w:r>
              <w:rPr>
                <w:rFonts w:ascii="Calibri" w:hAnsi="Calibri" w:cs="Calibri"/>
                <w:bCs/>
                <w:i/>
              </w:rPr>
              <w:t xml:space="preserve">Activity 1.2.4.5: </w:t>
            </w:r>
            <w:r>
              <w:rPr>
                <w:rFonts w:ascii="Calibri" w:hAnsi="Calibri" w:cs="Calibri"/>
                <w:bCs/>
              </w:rPr>
              <w:t xml:space="preserve">Design and implementation of a capacity building program on design, engineering, equipment manufacturing, operation and maintenance for service providing engineering firms in the phosphate mining and refining sub-sector. </w:t>
            </w:r>
          </w:p>
        </w:tc>
        <w:tc>
          <w:tcPr>
            <w:tcW w:w="6120" w:type="dxa"/>
            <w:tcBorders>
              <w:top w:val="single" w:sz="6" w:space="0" w:color="auto"/>
              <w:left w:val="single" w:sz="4" w:space="0" w:color="auto"/>
              <w:bottom w:val="single" w:sz="6" w:space="0" w:color="auto"/>
              <w:right w:val="single" w:sz="4" w:space="0" w:color="auto"/>
            </w:tcBorders>
            <w:vAlign w:val="center"/>
          </w:tcPr>
          <w:p w14:paraId="17C07D64" w14:textId="77777777" w:rsidR="00F5335A" w:rsidRDefault="00795F6F">
            <w:pPr>
              <w:spacing w:after="0" w:line="240" w:lineRule="auto"/>
              <w:rPr>
                <w:rFonts w:ascii="Calibri" w:hAnsi="Calibri" w:cs="Calibri"/>
                <w:bCs/>
                <w:i/>
              </w:rPr>
            </w:pPr>
            <w:r>
              <w:rPr>
                <w:rFonts w:ascii="Calibri" w:hAnsi="Calibri" w:cs="Calibri"/>
                <w:bCs/>
                <w:iCs/>
              </w:rPr>
              <w:t>Sector specialists will be engaged to design, develop and administer a capacity building program on the design, engineering, manufacturing of energy efficient equipment, and operation and maintenance of low carbon technologies for phosphate mining and refining. Participants to the training activities will include national consultants and sector specialists, engineering firms, manufacturers of PCI equipment, and service and repair providers.</w:t>
            </w:r>
          </w:p>
        </w:tc>
      </w:tr>
      <w:tr w:rsidR="00F5335A" w14:paraId="37A50264" w14:textId="77777777">
        <w:tc>
          <w:tcPr>
            <w:tcW w:w="3438" w:type="dxa"/>
            <w:tcBorders>
              <w:top w:val="single" w:sz="6" w:space="0" w:color="auto"/>
              <w:left w:val="single" w:sz="4" w:space="0" w:color="auto"/>
              <w:bottom w:val="single" w:sz="6" w:space="0" w:color="auto"/>
              <w:right w:val="single" w:sz="4" w:space="0" w:color="auto"/>
            </w:tcBorders>
          </w:tcPr>
          <w:p w14:paraId="171AD771" w14:textId="77777777" w:rsidR="00F5335A" w:rsidRDefault="00795F6F">
            <w:pPr>
              <w:spacing w:after="0" w:line="240" w:lineRule="auto"/>
              <w:rPr>
                <w:rFonts w:ascii="Calibri" w:hAnsi="Calibri" w:cs="Calibri"/>
                <w:bCs/>
                <w:i/>
              </w:rPr>
            </w:pPr>
            <w:r>
              <w:rPr>
                <w:rFonts w:ascii="Calibri" w:hAnsi="Calibri" w:cs="Calibri"/>
                <w:bCs/>
                <w:i/>
              </w:rPr>
              <w:t>Activity 1.2.4.6:</w:t>
            </w:r>
            <w:r>
              <w:rPr>
                <w:rFonts w:ascii="Calibri" w:hAnsi="Calibri" w:cs="Calibri"/>
                <w:bCs/>
              </w:rPr>
              <w:t xml:space="preserve"> Evaluation of the capacity building program designed in Activity 1.2.4.5 a year after the completion to assess how many trainees are gainfully applying the acquired skills and determine the corrective actions to be taken to improve the program.</w:t>
            </w:r>
          </w:p>
        </w:tc>
        <w:tc>
          <w:tcPr>
            <w:tcW w:w="6120" w:type="dxa"/>
            <w:tcBorders>
              <w:top w:val="single" w:sz="6" w:space="0" w:color="auto"/>
              <w:left w:val="single" w:sz="4" w:space="0" w:color="auto"/>
              <w:bottom w:val="single" w:sz="6" w:space="0" w:color="auto"/>
              <w:right w:val="single" w:sz="4" w:space="0" w:color="auto"/>
            </w:tcBorders>
            <w:vAlign w:val="center"/>
          </w:tcPr>
          <w:p w14:paraId="7BC7B62E" w14:textId="77777777" w:rsidR="00F5335A" w:rsidRDefault="00795F6F">
            <w:pPr>
              <w:spacing w:after="0" w:line="240" w:lineRule="auto"/>
              <w:rPr>
                <w:rFonts w:ascii="Calibri" w:hAnsi="Calibri" w:cs="Calibri"/>
                <w:bCs/>
                <w:i/>
              </w:rPr>
            </w:pPr>
            <w:r>
              <w:rPr>
                <w:rFonts w:ascii="Calibri" w:hAnsi="Calibri" w:cs="Calibri"/>
                <w:bCs/>
                <w:iCs/>
              </w:rPr>
              <w:t>This follow up activity will be undertaken a year after the completion of the capacity building program conducted in Activity 1.2.4.5. This evaluation will determine the efficacy of the training program by assessing how successfully the trained specialists are applying the newly acquired skills in their professional activities. If deemed necessary, corrective actions to improve the training program will be recommended and implemented.</w:t>
            </w:r>
          </w:p>
        </w:tc>
      </w:tr>
    </w:tbl>
    <w:p w14:paraId="50597D96" w14:textId="77777777" w:rsidR="00F5335A" w:rsidRDefault="00F5335A">
      <w:pPr>
        <w:spacing w:after="0" w:line="240" w:lineRule="auto"/>
        <w:rPr>
          <w:rFonts w:ascii="Calibri" w:hAnsi="Calibri" w:cs="Calibri"/>
          <w:iCs/>
        </w:rPr>
      </w:pPr>
    </w:p>
    <w:p w14:paraId="1433B35E"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preparation of replication and scale-up guidelines, implementation and action plans, and promotional activities, and the design and evaluation of a training program.</w:t>
      </w:r>
    </w:p>
    <w:p w14:paraId="1E74E8C1" w14:textId="77777777" w:rsidR="00F5335A" w:rsidRDefault="00F5335A">
      <w:pPr>
        <w:spacing w:after="0" w:line="240" w:lineRule="auto"/>
        <w:jc w:val="both"/>
        <w:rPr>
          <w:rFonts w:ascii="Calibri" w:hAnsi="Calibri" w:cs="Calibri"/>
        </w:rPr>
      </w:pPr>
    </w:p>
    <w:p w14:paraId="0611F228" w14:textId="77777777" w:rsidR="00F5335A" w:rsidRDefault="00F5335A">
      <w:pPr>
        <w:pStyle w:val="ListParagraph"/>
        <w:ind w:left="0"/>
        <w:jc w:val="both"/>
        <w:rPr>
          <w:rFonts w:ascii="Calibri" w:hAnsi="Calibri" w:cs="Calibri"/>
          <w:b/>
          <w:bCs/>
          <w:sz w:val="22"/>
          <w:szCs w:val="22"/>
        </w:rPr>
      </w:pPr>
    </w:p>
    <w:p w14:paraId="7983AB4A" w14:textId="77777777" w:rsidR="00F5335A" w:rsidRDefault="00795F6F">
      <w:pPr>
        <w:pStyle w:val="ListParagraph"/>
        <w:ind w:left="0"/>
        <w:jc w:val="both"/>
        <w:rPr>
          <w:rFonts w:ascii="Calibri" w:hAnsi="Calibri" w:cs="Calibri"/>
          <w:b/>
          <w:bCs/>
          <w:sz w:val="22"/>
          <w:szCs w:val="22"/>
        </w:rPr>
      </w:pPr>
      <w:r>
        <w:rPr>
          <w:rFonts w:ascii="Calibri" w:hAnsi="Calibri" w:cs="Calibri"/>
          <w:b/>
          <w:bCs/>
          <w:sz w:val="22"/>
          <w:szCs w:val="22"/>
        </w:rPr>
        <w:t>Component 2: Green and Low Carbon Design and Operation of Phosphate Chemicals Production Facilities</w:t>
      </w:r>
    </w:p>
    <w:p w14:paraId="4B4F3004" w14:textId="77777777" w:rsidR="00F5335A" w:rsidRDefault="00F5335A">
      <w:pPr>
        <w:pStyle w:val="ListParagraph"/>
        <w:ind w:left="0"/>
        <w:jc w:val="both"/>
        <w:rPr>
          <w:rFonts w:ascii="Calibri" w:hAnsi="Calibri" w:cs="Calibri"/>
          <w:bCs/>
          <w:sz w:val="22"/>
          <w:szCs w:val="22"/>
        </w:rPr>
      </w:pPr>
    </w:p>
    <w:p w14:paraId="37F1E64A" w14:textId="77777777" w:rsidR="00F5335A" w:rsidRDefault="00795F6F">
      <w:pPr>
        <w:pStyle w:val="ListParagraph"/>
        <w:ind w:left="0"/>
        <w:jc w:val="both"/>
        <w:rPr>
          <w:rFonts w:ascii="Calibri" w:hAnsi="Calibri" w:cs="Calibri"/>
          <w:sz w:val="22"/>
          <w:szCs w:val="22"/>
          <w:u w:val="single"/>
        </w:rPr>
      </w:pPr>
      <w:r>
        <w:rPr>
          <w:rFonts w:ascii="Calibri" w:hAnsi="Calibri" w:cs="Calibri"/>
          <w:bCs/>
          <w:sz w:val="22"/>
          <w:szCs w:val="22"/>
          <w:u w:val="single"/>
        </w:rPr>
        <w:t xml:space="preserve">Outcome 2.1: </w:t>
      </w:r>
      <w:r>
        <w:rPr>
          <w:rFonts w:ascii="Calibri" w:hAnsi="Calibri" w:cs="Calibri"/>
          <w:sz w:val="22"/>
          <w:szCs w:val="22"/>
          <w:u w:val="single"/>
        </w:rPr>
        <w:t>Enhanced adoption by the phosphate chemical industry of a green, low carbon and energy efficient development model in phosphate chemicals production.</w:t>
      </w:r>
    </w:p>
    <w:p w14:paraId="561C80BE" w14:textId="77777777" w:rsidR="00F5335A" w:rsidRDefault="00F5335A">
      <w:pPr>
        <w:pStyle w:val="ListParagraph"/>
        <w:ind w:left="0"/>
        <w:jc w:val="both"/>
        <w:rPr>
          <w:rFonts w:ascii="Calibri" w:hAnsi="Calibri" w:cs="Calibri"/>
          <w:sz w:val="22"/>
          <w:szCs w:val="22"/>
          <w:u w:val="single"/>
        </w:rPr>
      </w:pPr>
    </w:p>
    <w:p w14:paraId="1E83ED64" w14:textId="77777777" w:rsidR="00F5335A" w:rsidRDefault="00795F6F">
      <w:pPr>
        <w:pStyle w:val="ListParagraph"/>
        <w:ind w:left="0"/>
        <w:jc w:val="both"/>
        <w:rPr>
          <w:rFonts w:ascii="Calibri" w:hAnsi="Calibri" w:cs="Calibri"/>
          <w:sz w:val="22"/>
          <w:szCs w:val="22"/>
        </w:rPr>
      </w:pPr>
      <w:r>
        <w:rPr>
          <w:rFonts w:ascii="Calibri" w:hAnsi="Calibri" w:cs="Calibri"/>
          <w:sz w:val="22"/>
          <w:szCs w:val="22"/>
          <w:u w:val="single"/>
        </w:rPr>
        <w:t>Output 2.1.1:</w:t>
      </w:r>
      <w:r>
        <w:rPr>
          <w:rFonts w:ascii="Calibri" w:hAnsi="Calibri" w:cs="Calibri"/>
          <w:sz w:val="22"/>
          <w:szCs w:val="22"/>
        </w:rPr>
        <w:t xml:space="preserve"> Formulated, recommended, approved, and enforced policy and institutional frameworks supporting green, energy efficient low carbon technology applications in phosphate chemicals production.</w:t>
      </w:r>
    </w:p>
    <w:p w14:paraId="4636CC2D" w14:textId="77777777" w:rsidR="00F5335A" w:rsidRDefault="00F5335A">
      <w:pPr>
        <w:pStyle w:val="ListParagraph"/>
        <w:ind w:left="0"/>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5954"/>
      </w:tblGrid>
      <w:tr w:rsidR="00F5335A" w14:paraId="405430C0"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F43B2B0"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32AE9B3"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27FFCB64" w14:textId="77777777">
        <w:tc>
          <w:tcPr>
            <w:tcW w:w="3438" w:type="dxa"/>
            <w:tcBorders>
              <w:top w:val="single" w:sz="6" w:space="0" w:color="auto"/>
              <w:left w:val="single" w:sz="4" w:space="0" w:color="auto"/>
              <w:bottom w:val="single" w:sz="4" w:space="0" w:color="auto"/>
              <w:right w:val="single" w:sz="4" w:space="0" w:color="auto"/>
            </w:tcBorders>
            <w:vAlign w:val="center"/>
          </w:tcPr>
          <w:p w14:paraId="78DEFC7B" w14:textId="77777777" w:rsidR="00F5335A" w:rsidRDefault="00795F6F">
            <w:pPr>
              <w:spacing w:after="0" w:line="240" w:lineRule="auto"/>
              <w:rPr>
                <w:rFonts w:ascii="Calibri" w:hAnsi="Calibri" w:cs="Calibri"/>
                <w:bCs/>
                <w:iCs/>
              </w:rPr>
            </w:pPr>
            <w:r>
              <w:rPr>
                <w:rFonts w:ascii="Calibri" w:hAnsi="Calibri" w:cs="Calibri"/>
                <w:bCs/>
                <w:iCs/>
              </w:rPr>
              <w:t xml:space="preserve">Activity 2.1.1.1: Evaluation of existing policies and institutional frameworks on energy conservation, and green and low-carbon development in phosphate </w:t>
            </w:r>
            <w:r>
              <w:rPr>
                <w:rFonts w:ascii="Calibri" w:hAnsi="Calibri" w:cs="Calibri"/>
                <w:bCs/>
                <w:iCs/>
              </w:rPr>
              <w:lastRenderedPageBreak/>
              <w:t>chemicals production from the perspective of the industrial chain to update and strengthen them.</w:t>
            </w:r>
          </w:p>
        </w:tc>
        <w:tc>
          <w:tcPr>
            <w:tcW w:w="6120" w:type="dxa"/>
            <w:tcBorders>
              <w:top w:val="single" w:sz="6" w:space="0" w:color="auto"/>
              <w:left w:val="single" w:sz="4" w:space="0" w:color="auto"/>
              <w:bottom w:val="single" w:sz="4" w:space="0" w:color="auto"/>
              <w:right w:val="single" w:sz="4" w:space="0" w:color="auto"/>
            </w:tcBorders>
            <w:vAlign w:val="center"/>
          </w:tcPr>
          <w:p w14:paraId="1D88E682" w14:textId="77777777" w:rsidR="00F5335A" w:rsidRDefault="00795F6F">
            <w:pPr>
              <w:spacing w:after="0" w:line="240" w:lineRule="auto"/>
              <w:rPr>
                <w:rFonts w:ascii="Calibri" w:hAnsi="Calibri" w:cs="Calibri"/>
                <w:bCs/>
              </w:rPr>
            </w:pPr>
            <w:r>
              <w:rPr>
                <w:rFonts w:ascii="Calibri" w:hAnsi="Calibri" w:cs="Calibri"/>
                <w:bCs/>
              </w:rPr>
              <w:lastRenderedPageBreak/>
              <w:t xml:space="preserve">Sector specialists will perform a detailed evaluation of existing policies and institutional frameworks currently in place in China on energy conservation and green development in the manufacturing of phosphate chemicals and its related industrial chain. Relevant findings will be summarized and later used to </w:t>
            </w:r>
            <w:r>
              <w:rPr>
                <w:rFonts w:ascii="Calibri" w:hAnsi="Calibri" w:cs="Calibri"/>
                <w:bCs/>
              </w:rPr>
              <w:lastRenderedPageBreak/>
              <w:t>update and strengthen the assessed body of policies and institutional frameworks.</w:t>
            </w:r>
          </w:p>
        </w:tc>
      </w:tr>
      <w:tr w:rsidR="00F5335A" w14:paraId="6861F2DB" w14:textId="77777777">
        <w:tc>
          <w:tcPr>
            <w:tcW w:w="3438" w:type="dxa"/>
            <w:tcBorders>
              <w:top w:val="single" w:sz="4" w:space="0" w:color="auto"/>
              <w:left w:val="single" w:sz="4" w:space="0" w:color="auto"/>
              <w:bottom w:val="single" w:sz="6" w:space="0" w:color="auto"/>
              <w:right w:val="single" w:sz="4" w:space="0" w:color="auto"/>
            </w:tcBorders>
            <w:vAlign w:val="center"/>
          </w:tcPr>
          <w:p w14:paraId="1B2A7DB8" w14:textId="77777777" w:rsidR="00F5335A" w:rsidRDefault="00795F6F">
            <w:pPr>
              <w:spacing w:after="0" w:line="240" w:lineRule="auto"/>
              <w:rPr>
                <w:rFonts w:ascii="Calibri" w:hAnsi="Calibri" w:cs="Calibri"/>
                <w:bCs/>
                <w:iCs/>
              </w:rPr>
            </w:pPr>
            <w:r>
              <w:rPr>
                <w:rFonts w:ascii="Calibri" w:hAnsi="Calibri" w:cs="Calibri"/>
                <w:bCs/>
                <w:iCs/>
              </w:rPr>
              <w:lastRenderedPageBreak/>
              <w:t>Activity 2.1.1.2: Completion of dual-carbon target-oriented analysis of the energy-savings, and green and low-carbon development path in phosphate chemicals production.</w:t>
            </w:r>
          </w:p>
        </w:tc>
        <w:tc>
          <w:tcPr>
            <w:tcW w:w="6120" w:type="dxa"/>
            <w:tcBorders>
              <w:top w:val="single" w:sz="4" w:space="0" w:color="auto"/>
              <w:left w:val="single" w:sz="4" w:space="0" w:color="auto"/>
              <w:bottom w:val="single" w:sz="6" w:space="0" w:color="auto"/>
              <w:right w:val="single" w:sz="4" w:space="0" w:color="auto"/>
            </w:tcBorders>
            <w:vAlign w:val="center"/>
          </w:tcPr>
          <w:p w14:paraId="4825ACC6" w14:textId="77777777" w:rsidR="00F5335A" w:rsidRDefault="00795F6F">
            <w:pPr>
              <w:spacing w:after="0" w:line="240" w:lineRule="auto"/>
              <w:rPr>
                <w:rFonts w:ascii="Calibri" w:hAnsi="Calibri" w:cs="Calibri"/>
                <w:bCs/>
                <w:iCs/>
              </w:rPr>
            </w:pPr>
            <w:r>
              <w:rPr>
                <w:rFonts w:ascii="Calibri" w:hAnsi="Calibri" w:cs="Calibri"/>
                <w:bCs/>
                <w:iCs/>
              </w:rPr>
              <w:t>This activity consists in completing a dual-carbon target analysis of potential energy savings of the green and low-carbon development for the phosphate chemicals industry. The activity includes the description of the status quo of the green development of the phosphate chemicals industry, the prospects and difficulties for green and low-carbon development. The results of the analysis will provide new research ideas to strengthen the development and implementation path in the production of phosphate chemicals.</w:t>
            </w:r>
          </w:p>
        </w:tc>
      </w:tr>
      <w:tr w:rsidR="00F5335A" w14:paraId="3326991A" w14:textId="77777777">
        <w:tc>
          <w:tcPr>
            <w:tcW w:w="3438" w:type="dxa"/>
            <w:tcBorders>
              <w:top w:val="single" w:sz="6" w:space="0" w:color="auto"/>
              <w:left w:val="single" w:sz="4" w:space="0" w:color="auto"/>
              <w:bottom w:val="single" w:sz="6" w:space="0" w:color="auto"/>
              <w:right w:val="single" w:sz="4" w:space="0" w:color="auto"/>
            </w:tcBorders>
            <w:vAlign w:val="center"/>
          </w:tcPr>
          <w:p w14:paraId="10AEADFA" w14:textId="77777777" w:rsidR="00F5335A" w:rsidRDefault="00795F6F">
            <w:pPr>
              <w:spacing w:after="0" w:line="240" w:lineRule="auto"/>
              <w:rPr>
                <w:rFonts w:ascii="Calibri" w:hAnsi="Calibri" w:cs="Calibri"/>
                <w:bCs/>
                <w:iCs/>
              </w:rPr>
            </w:pPr>
            <w:r>
              <w:rPr>
                <w:rFonts w:ascii="Calibri" w:hAnsi="Calibri" w:cs="Calibri"/>
                <w:bCs/>
                <w:iCs/>
              </w:rPr>
              <w:t>Activity 2.1.1.3: Conduct of research on inter-regional green, and low-carbon development policies, cooperation and information sharing arrangements in phosphate chemicals production in key regions of China</w:t>
            </w:r>
          </w:p>
        </w:tc>
        <w:tc>
          <w:tcPr>
            <w:tcW w:w="6120" w:type="dxa"/>
            <w:tcBorders>
              <w:top w:val="single" w:sz="6" w:space="0" w:color="auto"/>
              <w:left w:val="single" w:sz="4" w:space="0" w:color="auto"/>
              <w:bottom w:val="single" w:sz="6" w:space="0" w:color="auto"/>
              <w:right w:val="single" w:sz="4" w:space="0" w:color="auto"/>
            </w:tcBorders>
            <w:vAlign w:val="center"/>
          </w:tcPr>
          <w:p w14:paraId="1855114F" w14:textId="77777777" w:rsidR="00F5335A" w:rsidRDefault="00795F6F">
            <w:pPr>
              <w:spacing w:after="0" w:line="240" w:lineRule="auto"/>
              <w:rPr>
                <w:rFonts w:ascii="Calibri" w:hAnsi="Calibri" w:cs="Calibri"/>
                <w:bCs/>
              </w:rPr>
            </w:pPr>
            <w:r>
              <w:rPr>
                <w:rFonts w:ascii="Calibri" w:hAnsi="Calibri" w:cs="Calibri"/>
                <w:bCs/>
              </w:rPr>
              <w:t xml:space="preserve">Research activities will be undertaken to analyze the </w:t>
            </w:r>
          </w:p>
          <w:p w14:paraId="1285D41A" w14:textId="77777777" w:rsidR="00F5335A" w:rsidRDefault="00795F6F">
            <w:pPr>
              <w:spacing w:after="0" w:line="240" w:lineRule="auto"/>
              <w:rPr>
                <w:rFonts w:ascii="Calibri" w:hAnsi="Calibri" w:cs="Calibri"/>
                <w:bCs/>
              </w:rPr>
            </w:pPr>
            <w:r>
              <w:rPr>
                <w:rFonts w:ascii="Calibri" w:hAnsi="Calibri" w:cs="Calibri"/>
                <w:bCs/>
              </w:rPr>
              <w:t xml:space="preserve">inter-regional policies, cooperation mechanisms and information sharing arrangements currently in place and supporting green development in phosphate chemicals production among the key PCI provinces cluster of </w:t>
            </w:r>
            <w:r>
              <w:rPr>
                <w:rFonts w:ascii="Calibri" w:hAnsi="Calibri" w:cs="Calibri"/>
                <w:bCs/>
                <w:iCs/>
              </w:rPr>
              <w:t xml:space="preserve">Yunnan, Guizhou, Sichuan and Hubei. </w:t>
            </w:r>
            <w:r>
              <w:rPr>
                <w:rFonts w:ascii="Calibri" w:hAnsi="Calibri" w:cs="Calibri"/>
                <w:bCs/>
              </w:rPr>
              <w:t xml:space="preserve">Relevant findings will be summarized to promote and accelerate China’s widespread adoption of low-carbon technologies in phosphate chemicals production fostering cooperation and sharing experiences. </w:t>
            </w:r>
          </w:p>
        </w:tc>
      </w:tr>
      <w:tr w:rsidR="00F5335A" w14:paraId="3ED6B205" w14:textId="77777777">
        <w:tc>
          <w:tcPr>
            <w:tcW w:w="3438" w:type="dxa"/>
            <w:tcBorders>
              <w:top w:val="single" w:sz="6" w:space="0" w:color="auto"/>
              <w:left w:val="single" w:sz="4" w:space="0" w:color="auto"/>
              <w:bottom w:val="single" w:sz="6" w:space="0" w:color="auto"/>
              <w:right w:val="single" w:sz="4" w:space="0" w:color="auto"/>
            </w:tcBorders>
            <w:vAlign w:val="center"/>
          </w:tcPr>
          <w:p w14:paraId="6ACC4200" w14:textId="77777777" w:rsidR="00F5335A" w:rsidRDefault="00795F6F">
            <w:pPr>
              <w:spacing w:after="0" w:line="240" w:lineRule="auto"/>
              <w:rPr>
                <w:rFonts w:ascii="Calibri" w:hAnsi="Calibri" w:cs="Calibri"/>
                <w:bCs/>
                <w:iCs/>
              </w:rPr>
            </w:pPr>
            <w:r>
              <w:rPr>
                <w:rFonts w:ascii="Calibri" w:hAnsi="Calibri" w:cs="Calibri"/>
                <w:bCs/>
                <w:iCs/>
              </w:rPr>
              <w:t>Activity 2.1.1.4: Conduct of research on the inter-departmental and inter-industry policy on energy conservation, and green and low-carbon development in the phosphorus chemical industry.</w:t>
            </w:r>
          </w:p>
        </w:tc>
        <w:tc>
          <w:tcPr>
            <w:tcW w:w="6120" w:type="dxa"/>
            <w:tcBorders>
              <w:top w:val="single" w:sz="6" w:space="0" w:color="auto"/>
              <w:left w:val="single" w:sz="4" w:space="0" w:color="auto"/>
              <w:bottom w:val="single" w:sz="6" w:space="0" w:color="auto"/>
              <w:right w:val="single" w:sz="4" w:space="0" w:color="auto"/>
            </w:tcBorders>
            <w:vAlign w:val="center"/>
          </w:tcPr>
          <w:p w14:paraId="390CE5BF" w14:textId="77777777" w:rsidR="00F5335A" w:rsidRDefault="00795F6F">
            <w:pPr>
              <w:spacing w:after="0" w:line="240" w:lineRule="auto"/>
              <w:rPr>
                <w:rFonts w:ascii="Calibri" w:hAnsi="Calibri" w:cs="Calibri"/>
                <w:bCs/>
                <w:iCs/>
              </w:rPr>
            </w:pPr>
            <w:r>
              <w:rPr>
                <w:rFonts w:ascii="Calibri" w:hAnsi="Calibri" w:cs="Calibri"/>
                <w:bCs/>
                <w:iCs/>
              </w:rPr>
              <w:t>Sector specialist will be engaged to analyze the present body of inter-departmental policies formulated to improve energy conservation and increase the implementation of low-carbon technologies in the manufacturing of phosphorous chemicals. Similarly to the previous activity, the focus will be on the phosphate industrial cluster of Yunnan, Guizhou, Sichuan and Hubei. The analysis will produce a report that will highlight all the shortcomings of the existing policies and the areas for their improvements.</w:t>
            </w:r>
          </w:p>
        </w:tc>
      </w:tr>
      <w:tr w:rsidR="00F5335A" w14:paraId="222A73D3" w14:textId="77777777">
        <w:tc>
          <w:tcPr>
            <w:tcW w:w="3438" w:type="dxa"/>
            <w:tcBorders>
              <w:top w:val="single" w:sz="6" w:space="0" w:color="auto"/>
              <w:left w:val="single" w:sz="4" w:space="0" w:color="auto"/>
              <w:bottom w:val="single" w:sz="6" w:space="0" w:color="auto"/>
              <w:right w:val="single" w:sz="4" w:space="0" w:color="auto"/>
            </w:tcBorders>
            <w:vAlign w:val="center"/>
          </w:tcPr>
          <w:p w14:paraId="4D78374B" w14:textId="77777777" w:rsidR="00F5335A" w:rsidRDefault="00795F6F">
            <w:pPr>
              <w:spacing w:after="0" w:line="240" w:lineRule="auto"/>
              <w:rPr>
                <w:rFonts w:ascii="Calibri" w:hAnsi="Calibri" w:cs="Calibri"/>
                <w:bCs/>
                <w:iCs/>
              </w:rPr>
            </w:pPr>
            <w:r>
              <w:rPr>
                <w:rFonts w:ascii="Calibri" w:hAnsi="Calibri" w:cs="Calibri"/>
                <w:bCs/>
                <w:iCs/>
              </w:rPr>
              <w:t>Activity 2.1.1.5: Conduct of an international comparative study on energy conservation and green and low-carbon development policies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17EE0B0B" w14:textId="77777777" w:rsidR="00F5335A" w:rsidRDefault="00795F6F">
            <w:pPr>
              <w:spacing w:after="0" w:line="240" w:lineRule="auto"/>
              <w:rPr>
                <w:rFonts w:ascii="Calibri" w:hAnsi="Calibri" w:cs="Calibri"/>
                <w:bCs/>
                <w:iCs/>
              </w:rPr>
            </w:pPr>
            <w:r>
              <w:rPr>
                <w:rFonts w:ascii="Calibri" w:hAnsi="Calibri" w:cs="Calibri"/>
                <w:bCs/>
                <w:iCs/>
              </w:rPr>
              <w:t>This activity aims to provide a useful reference for the formulation and implementation of relevant domestic policies through international comparative research on the green and low-carbon development of the phosphate chemicals industry. The focus of this activity is to investigate the status quo of the development of green and low-carbon phosphate chemicals in foreign countries, combined with the development status of domestic phosphate chemicals, to compare and study international advanced experience, and pave the way for the follow-up activity 2.1.1.6.</w:t>
            </w:r>
          </w:p>
        </w:tc>
      </w:tr>
      <w:tr w:rsidR="00F5335A" w14:paraId="61A8D7F9" w14:textId="77777777">
        <w:tc>
          <w:tcPr>
            <w:tcW w:w="3438" w:type="dxa"/>
            <w:tcBorders>
              <w:top w:val="single" w:sz="6" w:space="0" w:color="auto"/>
              <w:left w:val="single" w:sz="4" w:space="0" w:color="auto"/>
              <w:bottom w:val="single" w:sz="6" w:space="0" w:color="auto"/>
              <w:right w:val="single" w:sz="4" w:space="0" w:color="auto"/>
            </w:tcBorders>
            <w:vAlign w:val="center"/>
          </w:tcPr>
          <w:p w14:paraId="51AA1C6D" w14:textId="77777777" w:rsidR="00F5335A" w:rsidRDefault="00795F6F">
            <w:pPr>
              <w:spacing w:after="0" w:line="240" w:lineRule="auto"/>
              <w:rPr>
                <w:rFonts w:ascii="Calibri" w:hAnsi="Calibri" w:cs="Calibri"/>
                <w:bCs/>
                <w:iCs/>
              </w:rPr>
            </w:pPr>
            <w:r>
              <w:rPr>
                <w:rFonts w:ascii="Calibri" w:hAnsi="Calibri" w:cs="Calibri"/>
                <w:bCs/>
                <w:iCs/>
              </w:rPr>
              <w:t>Activity 2.1.1.6: Formulation and recommendation of new policies and institutional frameworks on green, energy efficient low carbon technology application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061152F9" w14:textId="77777777" w:rsidR="00F5335A" w:rsidRDefault="00795F6F">
            <w:pPr>
              <w:spacing w:after="0" w:line="240" w:lineRule="auto"/>
              <w:rPr>
                <w:rFonts w:ascii="Calibri" w:hAnsi="Calibri" w:cs="Calibri"/>
                <w:bCs/>
                <w:iCs/>
              </w:rPr>
            </w:pPr>
            <w:r>
              <w:rPr>
                <w:rFonts w:ascii="Calibri" w:hAnsi="Calibri" w:cs="Calibri"/>
                <w:bCs/>
                <w:iCs/>
              </w:rPr>
              <w:t>Based on the results of the previous activities, new and updated policies and institutional frameworks on green, energy efficient and low carbon technology application in phosphate chemicals production will be formulated and recommended. The relevant policy reports drafted under this activity will be the basis for the follow-up activities 2.1.1.7 and 2.1.1.8.</w:t>
            </w:r>
          </w:p>
        </w:tc>
      </w:tr>
      <w:tr w:rsidR="00F5335A" w14:paraId="494AF470" w14:textId="77777777">
        <w:tc>
          <w:tcPr>
            <w:tcW w:w="3438" w:type="dxa"/>
            <w:tcBorders>
              <w:top w:val="single" w:sz="6" w:space="0" w:color="auto"/>
              <w:left w:val="single" w:sz="4" w:space="0" w:color="auto"/>
              <w:bottom w:val="single" w:sz="6" w:space="0" w:color="auto"/>
              <w:right w:val="single" w:sz="4" w:space="0" w:color="auto"/>
            </w:tcBorders>
            <w:vAlign w:val="center"/>
          </w:tcPr>
          <w:p w14:paraId="25724A2B" w14:textId="77777777" w:rsidR="00F5335A" w:rsidRDefault="00795F6F">
            <w:pPr>
              <w:spacing w:after="0" w:line="240" w:lineRule="auto"/>
              <w:rPr>
                <w:rFonts w:ascii="Calibri" w:hAnsi="Calibri" w:cs="Calibri"/>
                <w:bCs/>
                <w:iCs/>
              </w:rPr>
            </w:pPr>
            <w:r>
              <w:rPr>
                <w:rFonts w:ascii="Calibri" w:hAnsi="Calibri" w:cs="Calibri"/>
                <w:bCs/>
                <w:iCs/>
              </w:rPr>
              <w:lastRenderedPageBreak/>
              <w:t>Activity 2.1.1.7: Approval of the newly formulated and recommended policies and institutional frameworks on green, energy efficient low carbon technology application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2C941DE0" w14:textId="77777777" w:rsidR="00F5335A" w:rsidRDefault="00795F6F">
            <w:pPr>
              <w:spacing w:after="0" w:line="240" w:lineRule="auto"/>
              <w:rPr>
                <w:rFonts w:ascii="Calibri" w:hAnsi="Calibri" w:cs="Calibri"/>
                <w:bCs/>
                <w:iCs/>
              </w:rPr>
            </w:pPr>
            <w:r>
              <w:rPr>
                <w:rFonts w:ascii="Calibri" w:hAnsi="Calibri" w:cs="Calibri"/>
                <w:bCs/>
                <w:iCs/>
              </w:rPr>
              <w:t>The focus of this activity will be to lobby for the approval of the policies formulated in Activity 2.1.1.6 and secure the commitments of various stakeholders. This lobbying campaign will be realized through the organization of seminars and meetings to promote the approval of policies related to the energy-saving and green and low-carbon development of the phosphate chemicals industry.</w:t>
            </w:r>
          </w:p>
        </w:tc>
      </w:tr>
      <w:tr w:rsidR="00F5335A" w14:paraId="3AA8E949" w14:textId="77777777">
        <w:tc>
          <w:tcPr>
            <w:tcW w:w="3438" w:type="dxa"/>
            <w:tcBorders>
              <w:top w:val="single" w:sz="6" w:space="0" w:color="auto"/>
              <w:left w:val="single" w:sz="4" w:space="0" w:color="auto"/>
              <w:bottom w:val="single" w:sz="6" w:space="0" w:color="auto"/>
              <w:right w:val="single" w:sz="4" w:space="0" w:color="auto"/>
            </w:tcBorders>
            <w:vAlign w:val="center"/>
          </w:tcPr>
          <w:p w14:paraId="5B905343" w14:textId="77777777" w:rsidR="00F5335A" w:rsidRDefault="00795F6F">
            <w:pPr>
              <w:spacing w:after="0" w:line="240" w:lineRule="auto"/>
              <w:rPr>
                <w:rFonts w:ascii="Calibri" w:hAnsi="Calibri" w:cs="Calibri"/>
                <w:bCs/>
                <w:iCs/>
              </w:rPr>
            </w:pPr>
            <w:r>
              <w:rPr>
                <w:rFonts w:ascii="Calibri" w:hAnsi="Calibri" w:cs="Calibri"/>
                <w:bCs/>
                <w:iCs/>
              </w:rPr>
              <w:t>Activity 2.1.1.8: Enforcement of new approved policies and institutional frameworks on green, energy efficient low carbon technology application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4AD724BB" w14:textId="77777777" w:rsidR="00F5335A" w:rsidRDefault="00795F6F">
            <w:pPr>
              <w:spacing w:after="0" w:line="240" w:lineRule="auto"/>
              <w:rPr>
                <w:rFonts w:ascii="Calibri" w:hAnsi="Calibri" w:cs="Calibri"/>
                <w:bCs/>
                <w:iCs/>
              </w:rPr>
            </w:pPr>
            <w:r>
              <w:rPr>
                <w:rFonts w:ascii="Calibri" w:hAnsi="Calibri" w:cs="Calibri"/>
                <w:bCs/>
              </w:rPr>
              <w:t>Assistance will be provided to government officials to support the enforcement of the policies and institutional frameworks newly formulated and/or updated in Activity 2.1.1.6, and for the preparation of supportive implementing rules and regulations (IRRs) to guide the enforcement. Concomitantly, capacity building of relevant personnel will be conducted to enhance the effect of polices and institutional frameworks enforcement.</w:t>
            </w:r>
          </w:p>
        </w:tc>
      </w:tr>
      <w:tr w:rsidR="00F5335A" w14:paraId="6062D227" w14:textId="77777777">
        <w:tc>
          <w:tcPr>
            <w:tcW w:w="3438" w:type="dxa"/>
            <w:tcBorders>
              <w:top w:val="single" w:sz="6" w:space="0" w:color="auto"/>
              <w:left w:val="single" w:sz="4" w:space="0" w:color="auto"/>
              <w:bottom w:val="single" w:sz="6" w:space="0" w:color="auto"/>
              <w:right w:val="single" w:sz="4" w:space="0" w:color="auto"/>
            </w:tcBorders>
            <w:vAlign w:val="center"/>
          </w:tcPr>
          <w:p w14:paraId="7D0A56B4" w14:textId="77777777" w:rsidR="00F5335A" w:rsidRDefault="00795F6F">
            <w:pPr>
              <w:spacing w:after="0" w:line="240" w:lineRule="auto"/>
              <w:rPr>
                <w:rFonts w:ascii="Calibri" w:hAnsi="Calibri" w:cs="Calibri"/>
                <w:bCs/>
                <w:iCs/>
              </w:rPr>
            </w:pPr>
            <w:r>
              <w:rPr>
                <w:rFonts w:ascii="Calibri" w:hAnsi="Calibri" w:cs="Calibri"/>
                <w:bCs/>
                <w:iCs/>
              </w:rPr>
              <w:t>Activity 2.1.1.9: Evaluation of the impact on the greening of the phosphate chemicals production sub-sector as a result of the enforcement of the newly developed policies and institutional frameworks, and provision of follow-up recommendations to amend and improve them,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10AD38A5" w14:textId="77777777" w:rsidR="00F5335A" w:rsidRDefault="00795F6F">
            <w:pPr>
              <w:spacing w:after="0" w:line="240" w:lineRule="auto"/>
              <w:rPr>
                <w:rFonts w:ascii="Calibri" w:hAnsi="Calibri" w:cs="Calibri"/>
                <w:bCs/>
                <w:iCs/>
              </w:rPr>
            </w:pPr>
            <w:r>
              <w:rPr>
                <w:rFonts w:ascii="Calibri" w:hAnsi="Calibri" w:cs="Calibri"/>
                <w:bCs/>
              </w:rPr>
              <w:t>This activity will start with the formulation of an overall evaluation framework including evaluation contents, methods and processes to be implemented for this task. Afterwards, the developed evaluation method will be used to evaluate the impact that the new and updated policies and institutional frameworks developed under PhosChemEE on the greening of the phosphate chemicals production sub-sector. In case the results will not be deemed satisfactory, follow-up recommendations will be provided to amend and strengthen policies and institutional frameworks.</w:t>
            </w:r>
          </w:p>
        </w:tc>
      </w:tr>
    </w:tbl>
    <w:p w14:paraId="4A25158F" w14:textId="77777777" w:rsidR="00F5335A" w:rsidRDefault="00F5335A">
      <w:pPr>
        <w:spacing w:after="0" w:line="240" w:lineRule="auto"/>
        <w:rPr>
          <w:rFonts w:ascii="Calibri" w:hAnsi="Calibri" w:cs="Calibri"/>
          <w:iCs/>
        </w:rPr>
      </w:pPr>
    </w:p>
    <w:p w14:paraId="0BB8DE4D"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national and international policies and institutional frameworks, in the formulation and enforcement of policies and institutional frameworks, and in their evaluation followed by provision of recommendations to improve them.</w:t>
      </w:r>
    </w:p>
    <w:p w14:paraId="4E34F129" w14:textId="77777777" w:rsidR="00F5335A" w:rsidRDefault="00F5335A">
      <w:pPr>
        <w:spacing w:after="0" w:line="240" w:lineRule="auto"/>
        <w:rPr>
          <w:rFonts w:ascii="Calibri" w:hAnsi="Calibri" w:cs="Calibri"/>
          <w:iCs/>
        </w:rPr>
      </w:pPr>
    </w:p>
    <w:p w14:paraId="60148CC8" w14:textId="77777777" w:rsidR="00F5335A" w:rsidRDefault="00795F6F">
      <w:pPr>
        <w:spacing w:after="0" w:line="240" w:lineRule="auto"/>
        <w:rPr>
          <w:rFonts w:ascii="Calibri" w:hAnsi="Calibri" w:cs="Calibri"/>
          <w:iCs/>
        </w:rPr>
      </w:pPr>
      <w:r>
        <w:rPr>
          <w:rFonts w:ascii="Calibri" w:hAnsi="Calibri" w:cs="Calibri"/>
          <w:iCs/>
          <w:u w:val="single"/>
        </w:rPr>
        <w:t>Output 2.1.2:</w:t>
      </w:r>
      <w:r>
        <w:rPr>
          <w:rFonts w:ascii="Calibri" w:hAnsi="Calibri" w:cs="Calibri"/>
          <w:iCs/>
        </w:rPr>
        <w:t xml:space="preserve"> Formulated, recommended, and enforced standards, policies and implementing rules and regulations on the promotion and practice of green, energy efficient, low carbon technologies/techniques, in phosphate chemicals production.</w:t>
      </w:r>
    </w:p>
    <w:p w14:paraId="0F69BB29" w14:textId="77777777" w:rsidR="00F5335A" w:rsidRDefault="00F5335A">
      <w:pPr>
        <w:spacing w:after="0" w:line="240" w:lineRule="auto"/>
        <w:rPr>
          <w:rFonts w:ascii="Calibri" w:hAnsi="Calibri" w:cs="Calibr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9"/>
        <w:gridCol w:w="5951"/>
      </w:tblGrid>
      <w:tr w:rsidR="00F5335A" w14:paraId="279ECE5A"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63DD9F3"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DDF391C"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5E086A5" w14:textId="77777777">
        <w:tc>
          <w:tcPr>
            <w:tcW w:w="3438" w:type="dxa"/>
            <w:tcBorders>
              <w:top w:val="single" w:sz="12" w:space="0" w:color="FFFF00"/>
              <w:left w:val="single" w:sz="4" w:space="0" w:color="auto"/>
              <w:bottom w:val="single" w:sz="6" w:space="0" w:color="auto"/>
              <w:right w:val="single" w:sz="4" w:space="0" w:color="auto"/>
            </w:tcBorders>
            <w:vAlign w:val="center"/>
          </w:tcPr>
          <w:p w14:paraId="125F0AD2" w14:textId="77777777" w:rsidR="00F5335A" w:rsidRDefault="00795F6F">
            <w:pPr>
              <w:spacing w:after="0" w:line="240" w:lineRule="auto"/>
              <w:rPr>
                <w:rFonts w:ascii="Calibri" w:hAnsi="Calibri" w:cs="Calibri"/>
                <w:bCs/>
                <w:iCs/>
              </w:rPr>
            </w:pPr>
            <w:r>
              <w:rPr>
                <w:rFonts w:ascii="Calibri" w:hAnsi="Calibri" w:cs="Calibri"/>
                <w:bCs/>
                <w:iCs/>
              </w:rPr>
              <w:t>Activity 2.1.2.1: Conduct of research to update existing standards, policies and implementing rules and regulations to promote green technologies in phosphate chemicals production.</w:t>
            </w:r>
          </w:p>
        </w:tc>
        <w:tc>
          <w:tcPr>
            <w:tcW w:w="6120" w:type="dxa"/>
            <w:tcBorders>
              <w:top w:val="single" w:sz="12" w:space="0" w:color="FFFF00"/>
              <w:left w:val="single" w:sz="4" w:space="0" w:color="auto"/>
              <w:bottom w:val="single" w:sz="6" w:space="0" w:color="auto"/>
              <w:right w:val="single" w:sz="4" w:space="0" w:color="auto"/>
            </w:tcBorders>
            <w:vAlign w:val="center"/>
          </w:tcPr>
          <w:p w14:paraId="632ECFA3" w14:textId="77777777" w:rsidR="00F5335A" w:rsidRDefault="00795F6F">
            <w:pPr>
              <w:spacing w:after="0" w:line="240" w:lineRule="auto"/>
              <w:rPr>
                <w:rFonts w:ascii="Calibri" w:hAnsi="Calibri" w:cs="Calibri"/>
                <w:bCs/>
                <w:iCs/>
              </w:rPr>
            </w:pPr>
            <w:r>
              <w:rPr>
                <w:rFonts w:ascii="Calibri" w:hAnsi="Calibri" w:cs="Calibri"/>
                <w:bCs/>
              </w:rPr>
              <w:t>Research activities will be undertaken to analyze the existing standards, policies and implementing rules and regulations currently in place in China supporting the implementation of green technologies in phosphate chemicals production. Relevant findings will be summarized to promote China’s adoption of low-carbon technologies in existing and new phosphate chemicals factories.</w:t>
            </w:r>
          </w:p>
        </w:tc>
      </w:tr>
      <w:tr w:rsidR="00F5335A" w14:paraId="0E892FF1" w14:textId="77777777">
        <w:tc>
          <w:tcPr>
            <w:tcW w:w="3438" w:type="dxa"/>
            <w:tcBorders>
              <w:top w:val="single" w:sz="6" w:space="0" w:color="auto"/>
              <w:left w:val="single" w:sz="4" w:space="0" w:color="auto"/>
              <w:bottom w:val="single" w:sz="6" w:space="0" w:color="auto"/>
              <w:right w:val="single" w:sz="4" w:space="0" w:color="auto"/>
            </w:tcBorders>
            <w:vAlign w:val="center"/>
          </w:tcPr>
          <w:p w14:paraId="619A2708" w14:textId="77777777" w:rsidR="00F5335A" w:rsidRDefault="00795F6F">
            <w:pPr>
              <w:spacing w:after="0" w:line="240" w:lineRule="auto"/>
              <w:rPr>
                <w:rFonts w:ascii="Calibri" w:hAnsi="Calibri" w:cs="Calibri"/>
                <w:bCs/>
                <w:iCs/>
              </w:rPr>
            </w:pPr>
            <w:r>
              <w:rPr>
                <w:rFonts w:ascii="Calibri" w:hAnsi="Calibri" w:cs="Calibri"/>
                <w:bCs/>
                <w:iCs/>
              </w:rPr>
              <w:t xml:space="preserve">Activity 2.1.2.2: Formulation, recommendation, approval and enforcement of new standards and </w:t>
            </w:r>
            <w:r>
              <w:rPr>
                <w:rFonts w:ascii="Calibri" w:hAnsi="Calibri" w:cs="Calibri"/>
                <w:bCs/>
                <w:iCs/>
              </w:rPr>
              <w:lastRenderedPageBreak/>
              <w:t>technical guidelines for promoting green and low-carbon development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71D8357F" w14:textId="77777777" w:rsidR="00F5335A" w:rsidRDefault="00795F6F">
            <w:pPr>
              <w:spacing w:after="0" w:line="240" w:lineRule="auto"/>
              <w:rPr>
                <w:rFonts w:ascii="Calibri" w:hAnsi="Calibri" w:cs="Calibri"/>
                <w:bCs/>
                <w:iCs/>
              </w:rPr>
            </w:pPr>
            <w:r>
              <w:rPr>
                <w:rFonts w:ascii="Calibri" w:hAnsi="Calibri" w:cs="Calibri"/>
                <w:bCs/>
              </w:rPr>
              <w:lastRenderedPageBreak/>
              <w:t xml:space="preserve">Based on the results of Activity 1.1.2.1 new and updated standards and technical guidelines will be formulated, recommended and promoted for the advancement of the </w:t>
            </w:r>
            <w:r>
              <w:rPr>
                <w:rFonts w:ascii="Calibri" w:hAnsi="Calibri" w:cs="Calibri"/>
                <w:bCs/>
              </w:rPr>
              <w:lastRenderedPageBreak/>
              <w:t xml:space="preserve">application of green technologies in phosphate chemicals production. Lobbying campaigns will be then conducted to obtain the government approval of the </w:t>
            </w:r>
            <w:r>
              <w:rPr>
                <w:rFonts w:ascii="Calibri" w:hAnsi="Calibri" w:cs="Calibri"/>
                <w:bCs/>
                <w:iCs/>
              </w:rPr>
              <w:t>standards and technical guidelines</w:t>
            </w:r>
            <w:r>
              <w:rPr>
                <w:rFonts w:ascii="Calibri" w:hAnsi="Calibri" w:cs="Calibri"/>
                <w:bCs/>
              </w:rPr>
              <w:t>. Assistance will be provided to government officials to support their enforcement. Concomitantly, capacity building of relevant personnel will be conducted to enhance the efficacy of the enforcement.</w:t>
            </w:r>
          </w:p>
        </w:tc>
      </w:tr>
      <w:tr w:rsidR="00F5335A" w14:paraId="08CE6D91" w14:textId="77777777">
        <w:tc>
          <w:tcPr>
            <w:tcW w:w="3438" w:type="dxa"/>
            <w:tcBorders>
              <w:top w:val="single" w:sz="6" w:space="0" w:color="auto"/>
              <w:left w:val="single" w:sz="4" w:space="0" w:color="auto"/>
              <w:bottom w:val="single" w:sz="6" w:space="0" w:color="auto"/>
              <w:right w:val="single" w:sz="4" w:space="0" w:color="auto"/>
            </w:tcBorders>
            <w:vAlign w:val="center"/>
          </w:tcPr>
          <w:p w14:paraId="4000EC1E" w14:textId="77777777" w:rsidR="00F5335A" w:rsidRDefault="00795F6F">
            <w:pPr>
              <w:spacing w:after="0" w:line="240" w:lineRule="auto"/>
              <w:rPr>
                <w:rFonts w:ascii="Calibri" w:hAnsi="Calibri" w:cs="Calibri"/>
                <w:bCs/>
                <w:iCs/>
              </w:rPr>
            </w:pPr>
            <w:r>
              <w:rPr>
                <w:rFonts w:ascii="Calibri" w:hAnsi="Calibri" w:cs="Calibri"/>
                <w:bCs/>
                <w:iCs/>
              </w:rPr>
              <w:lastRenderedPageBreak/>
              <w:t>Activity 2.1.2.3: Formulation, recommendation, approval and enforcement of new implementing rules and regulations for promoting green technologies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7E6F243E" w14:textId="77777777" w:rsidR="00F5335A" w:rsidRDefault="00795F6F">
            <w:pPr>
              <w:spacing w:after="0" w:line="240" w:lineRule="auto"/>
              <w:rPr>
                <w:rFonts w:ascii="Calibri" w:hAnsi="Calibri" w:cs="Calibri"/>
                <w:bCs/>
                <w:iCs/>
              </w:rPr>
            </w:pPr>
            <w:r>
              <w:rPr>
                <w:rFonts w:ascii="Calibri" w:hAnsi="Calibri" w:cs="Calibri"/>
                <w:bCs/>
              </w:rPr>
              <w:t xml:space="preserve">Based on the results of Activity 1.1.2.1 new and updated implementing rules and regulations will be formulated, recommended and promoted for the advancement of the application of green technologies in phosphate chemicals production. Lobbying campaigns will be then conducted to obtain the government approval of the </w:t>
            </w:r>
            <w:r>
              <w:rPr>
                <w:rFonts w:ascii="Calibri" w:hAnsi="Calibri" w:cs="Calibri"/>
                <w:bCs/>
                <w:iCs/>
              </w:rPr>
              <w:t>new and updated implementing rules and regulations</w:t>
            </w:r>
            <w:r>
              <w:rPr>
                <w:rFonts w:ascii="Calibri" w:hAnsi="Calibri" w:cs="Calibri"/>
                <w:bCs/>
              </w:rPr>
              <w:t>. Assistance will be provided to government officials to support their enforcement. Concomitantly, capacity building of relevant personnel will be conducted to enhance the efficacy of the enforcement.</w:t>
            </w:r>
          </w:p>
        </w:tc>
      </w:tr>
      <w:tr w:rsidR="00F5335A" w14:paraId="02D0D747" w14:textId="77777777">
        <w:tc>
          <w:tcPr>
            <w:tcW w:w="3438" w:type="dxa"/>
            <w:tcBorders>
              <w:top w:val="single" w:sz="6" w:space="0" w:color="auto"/>
              <w:left w:val="single" w:sz="4" w:space="0" w:color="auto"/>
              <w:bottom w:val="single" w:sz="6" w:space="0" w:color="auto"/>
              <w:right w:val="single" w:sz="4" w:space="0" w:color="auto"/>
            </w:tcBorders>
            <w:vAlign w:val="center"/>
          </w:tcPr>
          <w:p w14:paraId="724DFDB5" w14:textId="77777777" w:rsidR="00F5335A" w:rsidRDefault="00795F6F">
            <w:pPr>
              <w:spacing w:after="0" w:line="240" w:lineRule="auto"/>
              <w:rPr>
                <w:rFonts w:ascii="Calibri" w:hAnsi="Calibri" w:cs="Calibri"/>
                <w:bCs/>
                <w:iCs/>
              </w:rPr>
            </w:pPr>
            <w:r>
              <w:rPr>
                <w:rFonts w:ascii="Calibri" w:hAnsi="Calibri" w:cs="Calibri"/>
                <w:bCs/>
                <w:i/>
              </w:rPr>
              <w:t xml:space="preserve">Activity 2.1.2.4: </w:t>
            </w:r>
            <w:r>
              <w:rPr>
                <w:rFonts w:ascii="Calibri" w:hAnsi="Calibri" w:cs="Calibri"/>
                <w:bCs/>
              </w:rPr>
              <w:t>Evaluation of the impact and effectiveness of the new enforced standards/technical guidelines and implementing rules and regulations for promoting and adopting green technologies in phosphate chemicals production, and provision of follow-up recommendations to amend and improve the standards/technical guidelines and implementing rules and regulations,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350B0523" w14:textId="77777777" w:rsidR="00F5335A" w:rsidRDefault="00795F6F">
            <w:pPr>
              <w:spacing w:after="0" w:line="240" w:lineRule="auto"/>
              <w:rPr>
                <w:rFonts w:ascii="Calibri" w:hAnsi="Calibri" w:cs="Calibri"/>
                <w:bCs/>
              </w:rPr>
            </w:pPr>
            <w:r>
              <w:rPr>
                <w:rFonts w:ascii="Calibri" w:hAnsi="Calibri" w:cs="Calibri"/>
                <w:bCs/>
              </w:rPr>
              <w:t>Comprehensively evaluate the efficacy and effects generated by the enforcement of the new and updated standards, technical guidelines and implementing rules and regulations for the promotion of widespread adoption of green technology innovations in phosphate chemicals manufacturing. In case the assessment will not lead to satisfactory results, follow-up recommendations will be provided to amend and strengthen the standards/technical guidelines and implementing rules and regulations.</w:t>
            </w:r>
          </w:p>
        </w:tc>
      </w:tr>
    </w:tbl>
    <w:p w14:paraId="20DF5DD1" w14:textId="77777777" w:rsidR="00F5335A" w:rsidRDefault="00F5335A">
      <w:pPr>
        <w:spacing w:after="0" w:line="240" w:lineRule="auto"/>
        <w:rPr>
          <w:rFonts w:ascii="Calibri" w:hAnsi="Calibri" w:cs="Calibri"/>
          <w:iCs/>
        </w:rPr>
      </w:pPr>
    </w:p>
    <w:p w14:paraId="341ED60C"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standards, technical guidelines and implementing rules and regulations, the formulation and enforcement of new standards/technical guidelines and IRR, and their evaluation followed by provision of recommendations to improve them.</w:t>
      </w:r>
    </w:p>
    <w:p w14:paraId="1E0660E7" w14:textId="77777777" w:rsidR="00F5335A" w:rsidRDefault="00F5335A">
      <w:pPr>
        <w:spacing w:after="0" w:line="240" w:lineRule="auto"/>
        <w:rPr>
          <w:rFonts w:ascii="Calibri" w:hAnsi="Calibri" w:cs="Calibri"/>
          <w:iCs/>
        </w:rPr>
      </w:pPr>
    </w:p>
    <w:p w14:paraId="75C04FE3" w14:textId="77777777" w:rsidR="00F5335A" w:rsidRDefault="00795F6F">
      <w:pPr>
        <w:spacing w:after="0" w:line="240" w:lineRule="auto"/>
        <w:rPr>
          <w:rFonts w:ascii="Calibri" w:hAnsi="Calibri" w:cs="Calibri"/>
          <w:iCs/>
        </w:rPr>
      </w:pPr>
      <w:r>
        <w:rPr>
          <w:rFonts w:ascii="Calibri" w:hAnsi="Calibri" w:cs="Calibri"/>
          <w:iCs/>
          <w:u w:val="single"/>
        </w:rPr>
        <w:t>Output 2.1.3:</w:t>
      </w:r>
      <w:r>
        <w:rPr>
          <w:rFonts w:ascii="Calibri" w:hAnsi="Calibri" w:cs="Calibri"/>
          <w:iCs/>
        </w:rPr>
        <w:t xml:space="preserve"> Documented annual evaluation reports on the energy performance and environmental impacts of each demo activity and documented and disseminated demo results based on the MRV system (Output 1.1.5) established under Component 1.</w:t>
      </w:r>
    </w:p>
    <w:p w14:paraId="6DC5ACBA" w14:textId="77777777" w:rsidR="00F5335A" w:rsidRDefault="00F5335A">
      <w:pPr>
        <w:spacing w:after="0" w:line="240" w:lineRule="auto"/>
        <w:rPr>
          <w:rFonts w:ascii="Calibri" w:hAnsi="Calibri" w:cs="Calibr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1"/>
        <w:gridCol w:w="5959"/>
      </w:tblGrid>
      <w:tr w:rsidR="00F5335A" w14:paraId="653BF618"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53803FC0"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A1A7D0B"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56656BAB" w14:textId="77777777">
        <w:tc>
          <w:tcPr>
            <w:tcW w:w="3438" w:type="dxa"/>
            <w:tcBorders>
              <w:top w:val="single" w:sz="12" w:space="0" w:color="FFFF00"/>
              <w:left w:val="single" w:sz="4" w:space="0" w:color="auto"/>
              <w:bottom w:val="single" w:sz="4" w:space="0" w:color="auto"/>
              <w:right w:val="single" w:sz="4" w:space="0" w:color="auto"/>
            </w:tcBorders>
            <w:vAlign w:val="center"/>
          </w:tcPr>
          <w:p w14:paraId="485CF486" w14:textId="77777777" w:rsidR="00F5335A" w:rsidRDefault="00795F6F">
            <w:pPr>
              <w:spacing w:after="0" w:line="240" w:lineRule="auto"/>
              <w:rPr>
                <w:rFonts w:ascii="Calibri" w:hAnsi="Calibri" w:cs="Calibri"/>
                <w:bCs/>
                <w:iCs/>
              </w:rPr>
            </w:pPr>
            <w:r>
              <w:rPr>
                <w:rFonts w:ascii="Calibri" w:hAnsi="Calibri" w:cs="Calibri"/>
                <w:bCs/>
                <w:iCs/>
              </w:rPr>
              <w:t>Activity 2.1.3.1: Design and implementation of methods for evaluation of the energy performance and environmental impacts of the demos for the phosphate chemicals production.</w:t>
            </w:r>
          </w:p>
        </w:tc>
        <w:tc>
          <w:tcPr>
            <w:tcW w:w="6120" w:type="dxa"/>
            <w:tcBorders>
              <w:top w:val="single" w:sz="12" w:space="0" w:color="FFFF00"/>
              <w:left w:val="single" w:sz="4" w:space="0" w:color="auto"/>
              <w:bottom w:val="single" w:sz="4" w:space="0" w:color="auto"/>
              <w:right w:val="single" w:sz="4" w:space="0" w:color="auto"/>
            </w:tcBorders>
            <w:vAlign w:val="center"/>
          </w:tcPr>
          <w:p w14:paraId="311D918C" w14:textId="77777777" w:rsidR="00F5335A" w:rsidRDefault="00795F6F">
            <w:pPr>
              <w:spacing w:after="0" w:line="240" w:lineRule="auto"/>
              <w:rPr>
                <w:rFonts w:ascii="Calibri" w:hAnsi="Calibri" w:cs="Calibri"/>
                <w:bCs/>
                <w:iCs/>
              </w:rPr>
            </w:pPr>
            <w:r>
              <w:rPr>
                <w:rFonts w:ascii="Calibri" w:hAnsi="Calibri" w:cs="Calibri"/>
                <w:bCs/>
              </w:rPr>
              <w:t xml:space="preserve">Sector specialists will be engaged to conduct and in-depth study of the demo projects that have been developed for the phosphate chemicals production sub-sector during the project preparation stage. This study will allow to understanding what the important data and features are of each demo and use this information to design and develop methods for evaluating the </w:t>
            </w:r>
            <w:r>
              <w:rPr>
                <w:rFonts w:ascii="Calibri" w:hAnsi="Calibri" w:cs="Calibri"/>
                <w:bCs/>
              </w:rPr>
              <w:lastRenderedPageBreak/>
              <w:t>advancement of the demos, collecting the required data and then evaluate their energy performance and environmental impacts. This activity also includes the definition of the parameters for monitoring and assessing environmental risks of the demos and demo replications that are aligned with social and environmental screening procedures.</w:t>
            </w:r>
          </w:p>
        </w:tc>
      </w:tr>
      <w:tr w:rsidR="00F5335A" w14:paraId="5461807B" w14:textId="77777777">
        <w:tc>
          <w:tcPr>
            <w:tcW w:w="3438" w:type="dxa"/>
            <w:tcBorders>
              <w:top w:val="single" w:sz="4" w:space="0" w:color="auto"/>
              <w:left w:val="single" w:sz="4" w:space="0" w:color="auto"/>
              <w:bottom w:val="single" w:sz="4" w:space="0" w:color="auto"/>
              <w:right w:val="single" w:sz="4" w:space="0" w:color="auto"/>
            </w:tcBorders>
            <w:vAlign w:val="center"/>
          </w:tcPr>
          <w:p w14:paraId="0BE067B9" w14:textId="77777777" w:rsidR="00F5335A" w:rsidRDefault="00795F6F">
            <w:pPr>
              <w:spacing w:after="0" w:line="240" w:lineRule="auto"/>
              <w:rPr>
                <w:rFonts w:ascii="Calibri" w:hAnsi="Calibri" w:cs="Calibri"/>
                <w:bCs/>
                <w:iCs/>
              </w:rPr>
            </w:pPr>
            <w:r>
              <w:rPr>
                <w:rFonts w:ascii="Calibri" w:hAnsi="Calibri" w:cs="Calibri"/>
                <w:bCs/>
                <w:iCs/>
              </w:rPr>
              <w:lastRenderedPageBreak/>
              <w:t>Activity 2.1.3.2: Conduct of annual evaluation of energy performance and environmental impacts of demos in phosphate chemicals production.</w:t>
            </w:r>
          </w:p>
        </w:tc>
        <w:tc>
          <w:tcPr>
            <w:tcW w:w="6120" w:type="dxa"/>
            <w:tcBorders>
              <w:top w:val="single" w:sz="4" w:space="0" w:color="auto"/>
              <w:left w:val="single" w:sz="4" w:space="0" w:color="auto"/>
              <w:bottom w:val="single" w:sz="4" w:space="0" w:color="auto"/>
              <w:right w:val="single" w:sz="4" w:space="0" w:color="auto"/>
            </w:tcBorders>
            <w:vAlign w:val="center"/>
          </w:tcPr>
          <w:p w14:paraId="3AF7ED90" w14:textId="77777777" w:rsidR="00F5335A" w:rsidRDefault="00795F6F">
            <w:pPr>
              <w:spacing w:after="0" w:line="240" w:lineRule="auto"/>
              <w:rPr>
                <w:rFonts w:ascii="Calibri" w:hAnsi="Calibri" w:cs="Calibri"/>
                <w:bCs/>
                <w:iCs/>
              </w:rPr>
            </w:pPr>
            <w:r>
              <w:rPr>
                <w:rFonts w:ascii="Calibri" w:hAnsi="Calibri" w:cs="Calibri"/>
                <w:bCs/>
              </w:rPr>
              <w:t>Based on the evaluation methods developed under Activity 2.1.3.1, and implementing the MRV system designed in Output 1.1.5, an annual evaluation of the energy performance and environmental impacts of demos in the phosphate chemicals manufacturing will be conducted. This annual assessment will allow to determining if the demos implementation is on track and use the info for adaptive management for the demo’s implementation activities.</w:t>
            </w:r>
          </w:p>
        </w:tc>
      </w:tr>
      <w:tr w:rsidR="00F5335A" w14:paraId="41487551" w14:textId="77777777">
        <w:tc>
          <w:tcPr>
            <w:tcW w:w="3438" w:type="dxa"/>
            <w:tcBorders>
              <w:top w:val="single" w:sz="4" w:space="0" w:color="auto"/>
              <w:left w:val="single" w:sz="4" w:space="0" w:color="auto"/>
              <w:bottom w:val="single" w:sz="4" w:space="0" w:color="auto"/>
              <w:right w:val="single" w:sz="4" w:space="0" w:color="auto"/>
            </w:tcBorders>
            <w:vAlign w:val="center"/>
          </w:tcPr>
          <w:p w14:paraId="3B8AE05A" w14:textId="77777777" w:rsidR="00F5335A" w:rsidRDefault="00795F6F">
            <w:pPr>
              <w:spacing w:after="0" w:line="240" w:lineRule="auto"/>
              <w:rPr>
                <w:rFonts w:ascii="Calibri" w:hAnsi="Calibri" w:cs="Calibri"/>
                <w:bCs/>
                <w:iCs/>
              </w:rPr>
            </w:pPr>
            <w:r>
              <w:rPr>
                <w:rFonts w:ascii="Calibri" w:hAnsi="Calibri" w:cs="Calibri"/>
                <w:bCs/>
                <w:iCs/>
              </w:rPr>
              <w:t>Activity 2.1.3.3: Conduct of annual evaluation of financial performance of demos in the phosphate chemicals production sub-sector to promote the replication of the implemented technologies.</w:t>
            </w:r>
          </w:p>
        </w:tc>
        <w:tc>
          <w:tcPr>
            <w:tcW w:w="6120" w:type="dxa"/>
            <w:tcBorders>
              <w:top w:val="single" w:sz="4" w:space="0" w:color="auto"/>
              <w:left w:val="single" w:sz="4" w:space="0" w:color="auto"/>
              <w:bottom w:val="single" w:sz="4" w:space="0" w:color="auto"/>
              <w:right w:val="single" w:sz="4" w:space="0" w:color="auto"/>
            </w:tcBorders>
            <w:vAlign w:val="center"/>
          </w:tcPr>
          <w:p w14:paraId="59CDA53A" w14:textId="77777777" w:rsidR="00F5335A" w:rsidRDefault="00795F6F">
            <w:pPr>
              <w:spacing w:after="0" w:line="240" w:lineRule="auto"/>
              <w:rPr>
                <w:rFonts w:ascii="Calibri" w:hAnsi="Calibri" w:cs="Calibri"/>
                <w:bCs/>
              </w:rPr>
            </w:pPr>
            <w:r>
              <w:rPr>
                <w:rFonts w:ascii="Calibri" w:hAnsi="Calibri" w:cs="Calibri"/>
                <w:bCs/>
              </w:rPr>
              <w:t xml:space="preserve">Financial experts will be hired to monitor and determine if the implemented demos in the phosphate chemicals production achieve satisfactory financial performances. If required, the experts will provide recommendations to enhance the demos’ financial performance up to required standards. This annual assessment will allow to promoting demos and attracting other </w:t>
            </w:r>
            <w:r>
              <w:rPr>
                <w:rFonts w:ascii="Calibri" w:hAnsi="Calibri" w:cs="Calibri"/>
                <w:bCs/>
                <w:iCs/>
              </w:rPr>
              <w:t xml:space="preserve">phosphorous chemical companies to replicate similar low-carbon technologies and practices. </w:t>
            </w:r>
          </w:p>
        </w:tc>
      </w:tr>
      <w:tr w:rsidR="00F5335A" w14:paraId="28351D4F" w14:textId="77777777">
        <w:tc>
          <w:tcPr>
            <w:tcW w:w="3438" w:type="dxa"/>
            <w:tcBorders>
              <w:top w:val="single" w:sz="4" w:space="0" w:color="auto"/>
              <w:left w:val="single" w:sz="4" w:space="0" w:color="auto"/>
              <w:bottom w:val="single" w:sz="4" w:space="0" w:color="auto"/>
              <w:right w:val="single" w:sz="4" w:space="0" w:color="auto"/>
            </w:tcBorders>
            <w:vAlign w:val="center"/>
          </w:tcPr>
          <w:p w14:paraId="13C976B3" w14:textId="77777777" w:rsidR="00F5335A" w:rsidRDefault="00795F6F">
            <w:pPr>
              <w:spacing w:after="0" w:line="240" w:lineRule="auto"/>
              <w:rPr>
                <w:rFonts w:ascii="Calibri" w:hAnsi="Calibri" w:cs="Calibri"/>
                <w:bCs/>
                <w:iCs/>
              </w:rPr>
            </w:pPr>
            <w:r>
              <w:rPr>
                <w:rFonts w:ascii="Calibri" w:hAnsi="Calibri" w:cs="Calibri"/>
                <w:bCs/>
                <w:iCs/>
              </w:rPr>
              <w:t>Activity 2.1.3.4: Preparation of annual and final reports on the operational performance (production, energy consumption, and economic), and environmental impacts of demos in phosphate chemicals production.</w:t>
            </w:r>
          </w:p>
        </w:tc>
        <w:tc>
          <w:tcPr>
            <w:tcW w:w="6120" w:type="dxa"/>
            <w:tcBorders>
              <w:top w:val="single" w:sz="4" w:space="0" w:color="auto"/>
              <w:left w:val="single" w:sz="4" w:space="0" w:color="auto"/>
              <w:bottom w:val="single" w:sz="4" w:space="0" w:color="auto"/>
              <w:right w:val="single" w:sz="4" w:space="0" w:color="auto"/>
            </w:tcBorders>
            <w:vAlign w:val="center"/>
          </w:tcPr>
          <w:p w14:paraId="32DB7570" w14:textId="77777777" w:rsidR="00F5335A" w:rsidRDefault="00795F6F">
            <w:pPr>
              <w:spacing w:after="0" w:line="240" w:lineRule="auto"/>
              <w:rPr>
                <w:rFonts w:ascii="Calibri" w:hAnsi="Calibri" w:cs="Calibri"/>
                <w:bCs/>
                <w:iCs/>
              </w:rPr>
            </w:pPr>
            <w:r>
              <w:rPr>
                <w:rFonts w:ascii="Calibri" w:hAnsi="Calibri" w:cs="Calibri"/>
                <w:bCs/>
                <w:iCs/>
              </w:rPr>
              <w:t>Based on the results of activities 2.1.3.2 and 2.1.3.3 annual and final reports, at the end of the five-year implementation period, will be prepared reporting the technical and financial performances of the demos in phosphate chemicals production, also including their environmental impacts. The reports will be used as case studies and lessons learned to share knowledge to be used for similar projects in China and internationally.</w:t>
            </w:r>
          </w:p>
        </w:tc>
      </w:tr>
      <w:tr w:rsidR="00F5335A" w14:paraId="2D7F6469" w14:textId="77777777">
        <w:tc>
          <w:tcPr>
            <w:tcW w:w="3438" w:type="dxa"/>
            <w:tcBorders>
              <w:top w:val="single" w:sz="4" w:space="0" w:color="auto"/>
              <w:left w:val="single" w:sz="4" w:space="0" w:color="auto"/>
              <w:bottom w:val="single" w:sz="6" w:space="0" w:color="auto"/>
              <w:right w:val="single" w:sz="4" w:space="0" w:color="auto"/>
            </w:tcBorders>
            <w:vAlign w:val="center"/>
          </w:tcPr>
          <w:p w14:paraId="18B22E74" w14:textId="77777777" w:rsidR="00F5335A" w:rsidRDefault="00795F6F">
            <w:pPr>
              <w:spacing w:after="0" w:line="240" w:lineRule="auto"/>
              <w:rPr>
                <w:rFonts w:ascii="Calibri" w:hAnsi="Calibri" w:cs="Calibri"/>
                <w:bCs/>
                <w:iCs/>
              </w:rPr>
            </w:pPr>
            <w:r>
              <w:rPr>
                <w:rFonts w:ascii="Calibri" w:hAnsi="Calibri" w:cs="Calibri"/>
                <w:bCs/>
                <w:iCs/>
              </w:rPr>
              <w:t xml:space="preserve">Activity 2.1.3.5: Dissemination of annual and final demos evaluation reports prepared in Activity 2.1.3.4. </w:t>
            </w:r>
          </w:p>
        </w:tc>
        <w:tc>
          <w:tcPr>
            <w:tcW w:w="6120" w:type="dxa"/>
            <w:tcBorders>
              <w:top w:val="single" w:sz="4" w:space="0" w:color="auto"/>
              <w:left w:val="single" w:sz="4" w:space="0" w:color="auto"/>
              <w:bottom w:val="single" w:sz="6" w:space="0" w:color="auto"/>
              <w:right w:val="single" w:sz="4" w:space="0" w:color="auto"/>
            </w:tcBorders>
            <w:vAlign w:val="center"/>
          </w:tcPr>
          <w:p w14:paraId="06ACC7F3" w14:textId="77777777" w:rsidR="00F5335A" w:rsidRDefault="00795F6F">
            <w:pPr>
              <w:spacing w:after="0" w:line="240" w:lineRule="auto"/>
              <w:rPr>
                <w:rFonts w:ascii="Calibri" w:hAnsi="Calibri" w:cs="Calibri"/>
                <w:bCs/>
                <w:iCs/>
              </w:rPr>
            </w:pPr>
            <w:r>
              <w:rPr>
                <w:rFonts w:ascii="Calibri" w:hAnsi="Calibri" w:cs="Calibri"/>
                <w:bCs/>
                <w:iCs/>
              </w:rPr>
              <w:t xml:space="preserve">This activity will focus on disseminating the technical, environmental and economic benefits of the demos, as drafted under Activity 2.1.3.4, to various target audiences, including other phosphorous chemical companies, relevant government and industrial stakeholders, and potential investors. It will provide all stakeholders with relevant information in a timely manner. </w:t>
            </w:r>
          </w:p>
        </w:tc>
      </w:tr>
    </w:tbl>
    <w:p w14:paraId="0B3BCD4A" w14:textId="77777777" w:rsidR="00F5335A" w:rsidRDefault="00F5335A">
      <w:pPr>
        <w:spacing w:after="0" w:line="240" w:lineRule="auto"/>
        <w:rPr>
          <w:rFonts w:ascii="Calibri" w:hAnsi="Calibri" w:cs="Calibri"/>
          <w:iCs/>
        </w:rPr>
      </w:pPr>
    </w:p>
    <w:p w14:paraId="103F4BC1"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of energy performance evaluation methods, the conduct of annual energy and financial evaluation of the demos, preparation of reports and promotion of results to stakeholders</w:t>
      </w:r>
    </w:p>
    <w:p w14:paraId="6749E39B" w14:textId="77777777" w:rsidR="00F5335A" w:rsidRDefault="00F5335A">
      <w:pPr>
        <w:spacing w:after="0" w:line="240" w:lineRule="auto"/>
        <w:rPr>
          <w:rFonts w:ascii="Calibri" w:hAnsi="Calibri" w:cs="Calibri"/>
          <w:iCs/>
        </w:rPr>
      </w:pPr>
    </w:p>
    <w:p w14:paraId="18ADAFDD" w14:textId="168CB726" w:rsidR="00F5335A" w:rsidRDefault="00795F6F">
      <w:pPr>
        <w:spacing w:after="0" w:line="240" w:lineRule="auto"/>
        <w:rPr>
          <w:rFonts w:ascii="Calibri" w:hAnsi="Calibri" w:cs="Calibri"/>
          <w:iCs/>
        </w:rPr>
      </w:pPr>
      <w:r>
        <w:rPr>
          <w:rFonts w:ascii="Calibri" w:hAnsi="Calibri" w:cs="Calibri"/>
          <w:iCs/>
          <w:u w:val="single"/>
        </w:rPr>
        <w:t>Output 2.1.4:</w:t>
      </w:r>
      <w:r>
        <w:rPr>
          <w:rFonts w:ascii="Calibri" w:hAnsi="Calibri" w:cs="Calibri"/>
          <w:iCs/>
        </w:rPr>
        <w:t xml:space="preserve"> Designed, conducted and post-evaluated continuing education program in the PCI chemicals sub-sector in Yunnan, Guizhou, Sichuan, and Hubei, with regular capacity needs assessment in the area of green, energy efficient and low carbon technologies applied in phosphate chemicals manufacturing.</w:t>
      </w:r>
    </w:p>
    <w:p w14:paraId="2F5AED78" w14:textId="77777777" w:rsidR="004F3C37" w:rsidRDefault="004F3C37">
      <w:pPr>
        <w:spacing w:after="0" w:line="240" w:lineRule="auto"/>
        <w:rPr>
          <w:rFonts w:ascii="Calibri" w:hAnsi="Calibri" w:cs="Calibri"/>
          <w:iCs/>
        </w:rPr>
      </w:pPr>
    </w:p>
    <w:p w14:paraId="5A40831B"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09B6DAE"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7F28A22"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lastRenderedPageBreak/>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EAA26B3"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49B6EE53" w14:textId="77777777">
        <w:tc>
          <w:tcPr>
            <w:tcW w:w="3438" w:type="dxa"/>
            <w:tcBorders>
              <w:top w:val="single" w:sz="12" w:space="0" w:color="FFFF00"/>
              <w:left w:val="single" w:sz="4" w:space="0" w:color="auto"/>
              <w:bottom w:val="single" w:sz="6" w:space="0" w:color="auto"/>
              <w:right w:val="single" w:sz="4" w:space="0" w:color="auto"/>
            </w:tcBorders>
            <w:vAlign w:val="center"/>
          </w:tcPr>
          <w:p w14:paraId="75CB7F14" w14:textId="77777777" w:rsidR="00F5335A" w:rsidRDefault="00795F6F">
            <w:pPr>
              <w:spacing w:after="0" w:line="240" w:lineRule="auto"/>
              <w:rPr>
                <w:rFonts w:ascii="Calibri" w:hAnsi="Calibri" w:cs="Calibri"/>
                <w:bCs/>
                <w:iCs/>
              </w:rPr>
            </w:pPr>
            <w:r>
              <w:rPr>
                <w:rFonts w:ascii="Calibri" w:hAnsi="Calibri" w:cs="Calibri"/>
                <w:bCs/>
                <w:iCs/>
              </w:rPr>
              <w:t>Activity 2.1.4.1: Assessment of the ability and awareness level of relevant stakeholders and assessment of needs to address in the area of green, energy efficient low carbon technologies in phosphate chemicals manufacturing in Yunnan, Guizhou, Sichuan, and Hubei Provinces.</w:t>
            </w:r>
          </w:p>
        </w:tc>
        <w:tc>
          <w:tcPr>
            <w:tcW w:w="6120" w:type="dxa"/>
            <w:tcBorders>
              <w:top w:val="single" w:sz="12" w:space="0" w:color="FFFF00"/>
              <w:left w:val="single" w:sz="4" w:space="0" w:color="auto"/>
              <w:bottom w:val="single" w:sz="6" w:space="0" w:color="auto"/>
              <w:right w:val="single" w:sz="4" w:space="0" w:color="auto"/>
            </w:tcBorders>
            <w:vAlign w:val="center"/>
          </w:tcPr>
          <w:p w14:paraId="1AD71E6D" w14:textId="77777777" w:rsidR="00F5335A" w:rsidRDefault="00795F6F">
            <w:pPr>
              <w:spacing w:after="0" w:line="240" w:lineRule="auto"/>
              <w:rPr>
                <w:rFonts w:ascii="Calibri" w:hAnsi="Calibri" w:cs="Calibri"/>
                <w:bCs/>
                <w:iCs/>
              </w:rPr>
            </w:pPr>
            <w:r>
              <w:rPr>
                <w:rFonts w:ascii="Calibri" w:hAnsi="Calibri" w:cs="Calibri"/>
                <w:bCs/>
                <w:iCs/>
              </w:rPr>
              <w:t>Surveys and questionnaires will be prepared and administered to relevant stakeholders, followed by interviews and consultations, to assess their capabilities and awareness level concerning the technical, financial and environmental benefits of low carbon technologies applied in the phosphate chemicals manufacturing. The information collected will be used to determine the needs to address and gaps to fill. This activity will focus on the cluster of regions where most phosphate chemicals companies are located, namely Yunnan, Guizhou, Sichuan, and Hubei provinces.</w:t>
            </w:r>
          </w:p>
        </w:tc>
      </w:tr>
      <w:tr w:rsidR="00F5335A" w14:paraId="01349CF3" w14:textId="77777777">
        <w:tc>
          <w:tcPr>
            <w:tcW w:w="3438" w:type="dxa"/>
            <w:tcBorders>
              <w:top w:val="single" w:sz="6" w:space="0" w:color="auto"/>
              <w:left w:val="single" w:sz="4" w:space="0" w:color="auto"/>
              <w:bottom w:val="single" w:sz="6" w:space="0" w:color="auto"/>
              <w:right w:val="single" w:sz="4" w:space="0" w:color="auto"/>
            </w:tcBorders>
            <w:vAlign w:val="center"/>
          </w:tcPr>
          <w:p w14:paraId="09E1BEDF" w14:textId="77777777" w:rsidR="00F5335A" w:rsidRDefault="00795F6F">
            <w:pPr>
              <w:spacing w:after="0" w:line="240" w:lineRule="auto"/>
              <w:rPr>
                <w:rFonts w:ascii="Calibri" w:hAnsi="Calibri" w:cs="Calibri"/>
                <w:bCs/>
                <w:iCs/>
              </w:rPr>
            </w:pPr>
            <w:r>
              <w:rPr>
                <w:rFonts w:ascii="Calibri" w:hAnsi="Calibri" w:cs="Calibri"/>
                <w:bCs/>
                <w:iCs/>
              </w:rPr>
              <w:t>Activity 2.1.4.2: Design and implementation of a capacity building program for relevant government officials, industry management teams and key stakeholders on green and low-carbon development in the phosphate chemical industry, including international best practice.</w:t>
            </w:r>
          </w:p>
        </w:tc>
        <w:tc>
          <w:tcPr>
            <w:tcW w:w="6120" w:type="dxa"/>
            <w:tcBorders>
              <w:top w:val="single" w:sz="6" w:space="0" w:color="auto"/>
              <w:left w:val="single" w:sz="4" w:space="0" w:color="auto"/>
              <w:bottom w:val="single" w:sz="6" w:space="0" w:color="auto"/>
              <w:right w:val="single" w:sz="4" w:space="0" w:color="auto"/>
            </w:tcBorders>
            <w:vAlign w:val="center"/>
          </w:tcPr>
          <w:p w14:paraId="346426E3" w14:textId="77777777" w:rsidR="00F5335A" w:rsidRDefault="00795F6F">
            <w:pPr>
              <w:spacing w:after="0" w:line="240" w:lineRule="auto"/>
              <w:rPr>
                <w:rFonts w:ascii="Calibri" w:hAnsi="Calibri" w:cs="Calibri"/>
                <w:bCs/>
                <w:iCs/>
              </w:rPr>
            </w:pPr>
            <w:r>
              <w:rPr>
                <w:rFonts w:ascii="Calibri" w:hAnsi="Calibri" w:cs="Calibri"/>
                <w:bCs/>
                <w:iCs/>
              </w:rPr>
              <w:t>Based on the assessment of needs to address and gaps to fill, and supplemented by information gathered from international best practices, in the area of green development in phosphate chemicals production, a capacity building program for relevant stakeholders from the public and private sector will be designed and implemented in the four selected provinces.</w:t>
            </w:r>
          </w:p>
        </w:tc>
      </w:tr>
      <w:tr w:rsidR="00F5335A" w14:paraId="0AFF5B06" w14:textId="77777777">
        <w:tc>
          <w:tcPr>
            <w:tcW w:w="3438" w:type="dxa"/>
            <w:tcBorders>
              <w:top w:val="single" w:sz="6" w:space="0" w:color="auto"/>
              <w:left w:val="single" w:sz="4" w:space="0" w:color="auto"/>
              <w:bottom w:val="single" w:sz="6" w:space="0" w:color="auto"/>
              <w:right w:val="single" w:sz="4" w:space="0" w:color="auto"/>
            </w:tcBorders>
            <w:vAlign w:val="center"/>
          </w:tcPr>
          <w:p w14:paraId="5A75B885" w14:textId="77777777" w:rsidR="00F5335A" w:rsidRDefault="00795F6F">
            <w:pPr>
              <w:spacing w:after="0" w:line="240" w:lineRule="auto"/>
              <w:rPr>
                <w:rFonts w:ascii="Calibri" w:hAnsi="Calibri" w:cs="Calibri"/>
                <w:bCs/>
                <w:iCs/>
              </w:rPr>
            </w:pPr>
            <w:r>
              <w:rPr>
                <w:rFonts w:ascii="Calibri" w:hAnsi="Calibri" w:cs="Calibri"/>
                <w:bCs/>
                <w:iCs/>
              </w:rPr>
              <w:t>Activity 2.1.4.3: Evaluation of the capacity building program designed in Activity 2.1.4.2 a year after the completion to assess how many trainees are gainfully applying the acquired skills and determine the corrective action to improve the program</w:t>
            </w:r>
            <w:r>
              <w:rPr>
                <w:rStyle w:val="CommentReference"/>
                <w:rFonts w:ascii="Calibri" w:hAnsi="Calibri" w:cs="Calibri"/>
                <w:iCs/>
                <w:sz w:val="22"/>
                <w:szCs w:val="22"/>
              </w:rPr>
              <w:t>.</w:t>
            </w:r>
          </w:p>
        </w:tc>
        <w:tc>
          <w:tcPr>
            <w:tcW w:w="6120" w:type="dxa"/>
            <w:tcBorders>
              <w:top w:val="single" w:sz="6" w:space="0" w:color="auto"/>
              <w:left w:val="single" w:sz="4" w:space="0" w:color="auto"/>
              <w:bottom w:val="single" w:sz="6" w:space="0" w:color="auto"/>
              <w:right w:val="single" w:sz="4" w:space="0" w:color="auto"/>
            </w:tcBorders>
            <w:vAlign w:val="center"/>
          </w:tcPr>
          <w:p w14:paraId="7134A087"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2.1.4.2. This evaluation will use data collection tools similar to those implemented in Activity 2.1.4.1 to assess the new level of ability and awareness achieved. In addition, the evaluation will also include an assessment of how successfully the trained stakeholders are applying the newly acquired skills in their professional activities. If deemed necessary, corrective actions to improve the training program will be recommended and implemented.</w:t>
            </w:r>
          </w:p>
        </w:tc>
      </w:tr>
      <w:tr w:rsidR="00F5335A" w14:paraId="2B7B4B3A" w14:textId="77777777">
        <w:tc>
          <w:tcPr>
            <w:tcW w:w="3438" w:type="dxa"/>
            <w:tcBorders>
              <w:top w:val="single" w:sz="6" w:space="0" w:color="auto"/>
              <w:left w:val="single" w:sz="4" w:space="0" w:color="auto"/>
              <w:bottom w:val="single" w:sz="6" w:space="0" w:color="auto"/>
              <w:right w:val="single" w:sz="4" w:space="0" w:color="auto"/>
            </w:tcBorders>
            <w:vAlign w:val="center"/>
          </w:tcPr>
          <w:p w14:paraId="0153B1F3" w14:textId="77777777" w:rsidR="00F5335A" w:rsidRDefault="00795F6F">
            <w:pPr>
              <w:spacing w:after="0" w:line="240" w:lineRule="auto"/>
              <w:rPr>
                <w:rFonts w:ascii="Calibri" w:hAnsi="Calibri" w:cs="Calibri"/>
                <w:bCs/>
                <w:iCs/>
              </w:rPr>
            </w:pPr>
            <w:r>
              <w:rPr>
                <w:rFonts w:ascii="Calibri" w:hAnsi="Calibri" w:cs="Calibri"/>
                <w:bCs/>
                <w:iCs/>
              </w:rPr>
              <w:t>Activity 2.1.4.4: Establishment of international exchanges and cooperation on energy conservation and green and low-carbon development in the phosphorus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02DE76AC" w14:textId="77777777" w:rsidR="00F5335A" w:rsidRDefault="00795F6F">
            <w:pPr>
              <w:spacing w:after="0" w:line="240" w:lineRule="auto"/>
              <w:rPr>
                <w:rFonts w:ascii="Calibri" w:hAnsi="Calibri" w:cs="Calibri"/>
                <w:bCs/>
                <w:iCs/>
              </w:rPr>
            </w:pPr>
            <w:r>
              <w:rPr>
                <w:rFonts w:ascii="Calibri" w:hAnsi="Calibri" w:cs="Calibri"/>
                <w:bCs/>
                <w:iCs/>
              </w:rPr>
              <w:t>Government officials, industry leaders and sector specialists will be engaged for the design and establishment of communication and information sharing channels as well as organization of potential cooperation initiatives. This will allow an osmotic exchange of knowledge, experience and information between Chinese stakeholders and their international counterparts concerning implementation of low carbon, energy efficient and energy conservation technologies and measures in the phosphorous chemicals production.</w:t>
            </w:r>
          </w:p>
        </w:tc>
      </w:tr>
    </w:tbl>
    <w:p w14:paraId="3401AB86" w14:textId="77777777" w:rsidR="00F5335A" w:rsidRDefault="00F5335A">
      <w:pPr>
        <w:spacing w:after="0" w:line="240" w:lineRule="auto"/>
        <w:rPr>
          <w:rFonts w:ascii="Calibri" w:hAnsi="Calibri" w:cs="Calibri"/>
          <w:iCs/>
        </w:rPr>
      </w:pPr>
    </w:p>
    <w:p w14:paraId="3F1E0EC1"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assessment of ability and awareness, the design and evaluation of a training program, and the establishment of international communication channels and cooperation initiatives.</w:t>
      </w:r>
    </w:p>
    <w:p w14:paraId="7F28E6DA" w14:textId="77777777" w:rsidR="00F5335A" w:rsidRDefault="00F5335A">
      <w:pPr>
        <w:spacing w:after="0" w:line="240" w:lineRule="auto"/>
        <w:rPr>
          <w:rFonts w:ascii="Calibri" w:hAnsi="Calibri" w:cs="Calibri"/>
          <w:iCs/>
        </w:rPr>
      </w:pPr>
    </w:p>
    <w:p w14:paraId="5F2D2E88" w14:textId="77777777" w:rsidR="00F5335A" w:rsidRDefault="00795F6F">
      <w:pPr>
        <w:spacing w:after="0" w:line="240" w:lineRule="auto"/>
        <w:jc w:val="both"/>
        <w:rPr>
          <w:rFonts w:ascii="Calibri" w:hAnsi="Calibri" w:cs="Calibri"/>
          <w:iCs/>
        </w:rPr>
      </w:pPr>
      <w:r>
        <w:rPr>
          <w:rFonts w:ascii="Calibri" w:hAnsi="Calibri" w:cs="Calibri"/>
          <w:iCs/>
          <w:u w:val="single"/>
        </w:rPr>
        <w:t>Output 2.1.5:</w:t>
      </w:r>
      <w:r>
        <w:rPr>
          <w:rFonts w:ascii="Calibri" w:hAnsi="Calibri" w:cs="Calibri"/>
          <w:iCs/>
        </w:rPr>
        <w:t xml:space="preserve"> Completed market analysis report on the international trade trends for phosrock and phosphate chemicals, and the indirect carbon emission and ecological impacts in the international trading of these products.</w:t>
      </w:r>
    </w:p>
    <w:p w14:paraId="635F02A0"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3B96D8DF"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EF4B18E"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C4C70FA"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8A4EB3C" w14:textId="77777777">
        <w:tc>
          <w:tcPr>
            <w:tcW w:w="3438" w:type="dxa"/>
            <w:tcBorders>
              <w:top w:val="single" w:sz="12" w:space="0" w:color="FFFF00"/>
              <w:left w:val="single" w:sz="4" w:space="0" w:color="auto"/>
              <w:bottom w:val="single" w:sz="4" w:space="0" w:color="auto"/>
              <w:right w:val="single" w:sz="4" w:space="0" w:color="auto"/>
            </w:tcBorders>
            <w:vAlign w:val="center"/>
          </w:tcPr>
          <w:p w14:paraId="250AC9BE" w14:textId="77777777" w:rsidR="00F5335A" w:rsidRDefault="00795F6F">
            <w:pPr>
              <w:spacing w:after="0" w:line="240" w:lineRule="auto"/>
              <w:rPr>
                <w:rFonts w:ascii="Calibri" w:hAnsi="Calibri" w:cs="Calibri"/>
                <w:bCs/>
                <w:iCs/>
              </w:rPr>
            </w:pPr>
            <w:r>
              <w:rPr>
                <w:rFonts w:ascii="Calibri" w:hAnsi="Calibri" w:cs="Calibri"/>
                <w:bCs/>
                <w:iCs/>
              </w:rPr>
              <w:t>Activity 2.1.5.1: Conduct of market analysis on the international trade trends for phosrock and phosphate chemicals, and the indirect carbon emission and ecological impacts in the international trading of these products.</w:t>
            </w:r>
          </w:p>
        </w:tc>
        <w:tc>
          <w:tcPr>
            <w:tcW w:w="6120" w:type="dxa"/>
            <w:tcBorders>
              <w:top w:val="single" w:sz="12" w:space="0" w:color="FFFF00"/>
              <w:left w:val="single" w:sz="4" w:space="0" w:color="auto"/>
              <w:bottom w:val="single" w:sz="4" w:space="0" w:color="auto"/>
              <w:right w:val="single" w:sz="4" w:space="0" w:color="auto"/>
            </w:tcBorders>
            <w:vAlign w:val="center"/>
          </w:tcPr>
          <w:p w14:paraId="29EA32A0" w14:textId="77777777" w:rsidR="00F5335A" w:rsidRDefault="00795F6F">
            <w:pPr>
              <w:pStyle w:val="CommentText"/>
              <w:spacing w:after="0"/>
              <w:rPr>
                <w:rFonts w:cs="Calibri"/>
                <w:bCs/>
                <w:iCs/>
                <w:sz w:val="22"/>
                <w:szCs w:val="22"/>
              </w:rPr>
            </w:pPr>
            <w:r>
              <w:rPr>
                <w:rFonts w:cs="Calibri"/>
                <w:bCs/>
                <w:iCs/>
                <w:sz w:val="22"/>
                <w:szCs w:val="22"/>
              </w:rPr>
              <w:t>Sector specialists will be hired to conduct an in-depth analysis of the international market for phosrock and phosphate chemicals. Based on historical trade trends, the study aims to estimate future potential trends and anticipate market developments. The analysis will also cover environmental impacts of phosphate chemicals international trading activities, estimating its effect of the ecosystem as well as the amounts of indirect carbon emissions caused.</w:t>
            </w:r>
          </w:p>
        </w:tc>
      </w:tr>
      <w:tr w:rsidR="00F5335A" w14:paraId="65DDD6BB" w14:textId="77777777">
        <w:tc>
          <w:tcPr>
            <w:tcW w:w="3438" w:type="dxa"/>
            <w:tcBorders>
              <w:top w:val="single" w:sz="4" w:space="0" w:color="auto"/>
              <w:left w:val="single" w:sz="4" w:space="0" w:color="auto"/>
              <w:bottom w:val="single" w:sz="4" w:space="0" w:color="auto"/>
              <w:right w:val="single" w:sz="4" w:space="0" w:color="auto"/>
            </w:tcBorders>
            <w:vAlign w:val="center"/>
          </w:tcPr>
          <w:p w14:paraId="09E11EBD" w14:textId="77777777" w:rsidR="00F5335A" w:rsidRDefault="00795F6F">
            <w:pPr>
              <w:spacing w:after="0" w:line="240" w:lineRule="auto"/>
              <w:rPr>
                <w:rFonts w:ascii="Calibri" w:hAnsi="Calibri" w:cs="Calibri"/>
                <w:bCs/>
                <w:iCs/>
              </w:rPr>
            </w:pPr>
            <w:r>
              <w:rPr>
                <w:rFonts w:ascii="Calibri" w:hAnsi="Calibri" w:cs="Calibri"/>
                <w:bCs/>
                <w:iCs/>
              </w:rPr>
              <w:t>Activity 2.1.5.2: Preparation of a market analysis report based on the findings of Activity 2.1.5.1, including an analysis of the implications for the phosphate chemicals production sub-sector in China and share with the sub-sector stakeholders</w:t>
            </w:r>
          </w:p>
        </w:tc>
        <w:tc>
          <w:tcPr>
            <w:tcW w:w="6120" w:type="dxa"/>
            <w:tcBorders>
              <w:top w:val="single" w:sz="4" w:space="0" w:color="auto"/>
              <w:left w:val="single" w:sz="4" w:space="0" w:color="auto"/>
              <w:bottom w:val="single" w:sz="4" w:space="0" w:color="auto"/>
              <w:right w:val="single" w:sz="4" w:space="0" w:color="auto"/>
            </w:tcBorders>
            <w:vAlign w:val="center"/>
          </w:tcPr>
          <w:p w14:paraId="1C64E625" w14:textId="77777777" w:rsidR="00F5335A" w:rsidRDefault="00795F6F">
            <w:pPr>
              <w:spacing w:after="0" w:line="240" w:lineRule="auto"/>
              <w:rPr>
                <w:rFonts w:ascii="Calibri" w:hAnsi="Calibri" w:cs="Calibri"/>
                <w:bCs/>
                <w:iCs/>
              </w:rPr>
            </w:pPr>
            <w:r>
              <w:rPr>
                <w:rFonts w:ascii="Calibri" w:hAnsi="Calibri" w:cs="Calibri"/>
                <w:bCs/>
                <w:iCs/>
              </w:rPr>
              <w:t>Based on the findings of Activity 2.1.5.1, a market analysis report will be prepared for dissemination to all relevant stakeholders from the public and private sector. The report will also include an assessment of how, and to what extent, the international trading as well as its associated carbon emissions and environmental impacts influence the green development choices made by Chinese phosphate chemicals manufacturers (e.g., green production, carbon footprint, circular economy, etc.).</w:t>
            </w:r>
          </w:p>
        </w:tc>
      </w:tr>
      <w:tr w:rsidR="00F5335A" w14:paraId="3557DEC1" w14:textId="77777777">
        <w:tc>
          <w:tcPr>
            <w:tcW w:w="3438" w:type="dxa"/>
            <w:tcBorders>
              <w:top w:val="single" w:sz="4" w:space="0" w:color="auto"/>
              <w:left w:val="single" w:sz="4" w:space="0" w:color="auto"/>
              <w:bottom w:val="single" w:sz="6" w:space="0" w:color="auto"/>
              <w:right w:val="single" w:sz="4" w:space="0" w:color="auto"/>
            </w:tcBorders>
            <w:vAlign w:val="center"/>
          </w:tcPr>
          <w:p w14:paraId="0A83B41B" w14:textId="77777777" w:rsidR="00F5335A" w:rsidRDefault="00795F6F">
            <w:pPr>
              <w:spacing w:after="0" w:line="240" w:lineRule="auto"/>
              <w:rPr>
                <w:rFonts w:ascii="Calibri" w:hAnsi="Calibri" w:cs="Calibri"/>
                <w:bCs/>
                <w:iCs/>
              </w:rPr>
            </w:pPr>
            <w:r>
              <w:rPr>
                <w:rFonts w:ascii="Calibri" w:hAnsi="Calibri" w:cs="Calibri"/>
                <w:bCs/>
                <w:iCs/>
              </w:rPr>
              <w:t>Activity 2.1.5.3: Organization and conduct of a seminar-workshop to present the market study to, and discuss appropriate future actions to take with, the phosphate chemicals production industry stakeholders and government.</w:t>
            </w:r>
          </w:p>
        </w:tc>
        <w:tc>
          <w:tcPr>
            <w:tcW w:w="6120" w:type="dxa"/>
            <w:tcBorders>
              <w:top w:val="single" w:sz="4" w:space="0" w:color="auto"/>
              <w:left w:val="single" w:sz="4" w:space="0" w:color="auto"/>
              <w:bottom w:val="single" w:sz="6" w:space="0" w:color="auto"/>
              <w:right w:val="single" w:sz="4" w:space="0" w:color="auto"/>
            </w:tcBorders>
            <w:vAlign w:val="center"/>
          </w:tcPr>
          <w:p w14:paraId="79A1200F" w14:textId="77777777" w:rsidR="00F5335A" w:rsidRDefault="00795F6F">
            <w:pPr>
              <w:spacing w:after="0" w:line="240" w:lineRule="auto"/>
              <w:rPr>
                <w:rFonts w:ascii="Calibri" w:hAnsi="Calibri" w:cs="Calibri"/>
                <w:bCs/>
                <w:iCs/>
              </w:rPr>
            </w:pPr>
            <w:r>
              <w:rPr>
                <w:rFonts w:ascii="Calibri" w:hAnsi="Calibri" w:cs="Calibri"/>
                <w:bCs/>
                <w:iCs/>
              </w:rPr>
              <w:t>The results of the analysis conducted in Activity 2.1.5.1 and the report prepared in Activity 2.1.5.2 will be presented to a wide audience of relevant government officials and key industry stakeholders by organizing and administering a seminar/workshop. The workshop will also provide a platform for the participants to discuss what are the appropriate future actions to undertake in order to enhance the greening of the phosphate chemicals production sub-sector.</w:t>
            </w:r>
          </w:p>
        </w:tc>
      </w:tr>
    </w:tbl>
    <w:p w14:paraId="07095CF8" w14:textId="77777777" w:rsidR="00F5335A" w:rsidRDefault="00F5335A">
      <w:pPr>
        <w:spacing w:after="0" w:line="240" w:lineRule="auto"/>
        <w:rPr>
          <w:rFonts w:ascii="Calibri" w:hAnsi="Calibri" w:cs="Calibri"/>
          <w:iCs/>
        </w:rPr>
      </w:pPr>
    </w:p>
    <w:p w14:paraId="0D405B2E"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market analysis, the preparation of a report, and the organization of a workshop to present the findings of the market analysis and discuss future actions to take.</w:t>
      </w:r>
    </w:p>
    <w:p w14:paraId="78F6B951" w14:textId="77777777" w:rsidR="00F5335A" w:rsidRDefault="00F5335A">
      <w:pPr>
        <w:spacing w:after="0" w:line="240" w:lineRule="auto"/>
        <w:rPr>
          <w:rFonts w:ascii="Calibri" w:hAnsi="Calibri" w:cs="Calibri"/>
          <w:iCs/>
        </w:rPr>
      </w:pPr>
    </w:p>
    <w:p w14:paraId="2C304ED0" w14:textId="77777777" w:rsidR="00F5335A" w:rsidRDefault="00795F6F">
      <w:pPr>
        <w:spacing w:after="0" w:line="240" w:lineRule="auto"/>
        <w:rPr>
          <w:rFonts w:ascii="Calibri" w:hAnsi="Calibri" w:cs="Calibri"/>
          <w:iCs/>
        </w:rPr>
      </w:pPr>
      <w:r>
        <w:rPr>
          <w:rFonts w:ascii="Calibri" w:hAnsi="Calibri" w:cs="Calibri"/>
          <w:iCs/>
          <w:u w:val="single"/>
        </w:rPr>
        <w:t>Output 2.1.6:</w:t>
      </w:r>
      <w:r>
        <w:rPr>
          <w:rFonts w:ascii="Calibri" w:hAnsi="Calibri" w:cs="Calibri"/>
          <w:iCs/>
        </w:rPr>
        <w:t xml:space="preserve"> Established and operational system for managing and sharing available and accessible information on all aspects of green, energy efficient and cleaner phosphate chemicals production in China.</w:t>
      </w:r>
    </w:p>
    <w:p w14:paraId="544C5B1A"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3FC73BCD"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04FD09C"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102B42E"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5BBA4B0" w14:textId="77777777">
        <w:tc>
          <w:tcPr>
            <w:tcW w:w="3438" w:type="dxa"/>
            <w:tcBorders>
              <w:top w:val="single" w:sz="12" w:space="0" w:color="FFFF00"/>
              <w:left w:val="single" w:sz="4" w:space="0" w:color="auto"/>
              <w:bottom w:val="single" w:sz="4" w:space="0" w:color="auto"/>
              <w:right w:val="single" w:sz="4" w:space="0" w:color="auto"/>
            </w:tcBorders>
            <w:vAlign w:val="center"/>
          </w:tcPr>
          <w:p w14:paraId="594E014F" w14:textId="77777777" w:rsidR="00F5335A" w:rsidRDefault="00795F6F">
            <w:pPr>
              <w:spacing w:after="0" w:line="240" w:lineRule="auto"/>
              <w:rPr>
                <w:rFonts w:ascii="Calibri" w:hAnsi="Calibri" w:cs="Calibri"/>
                <w:bCs/>
                <w:iCs/>
              </w:rPr>
            </w:pPr>
            <w:r>
              <w:rPr>
                <w:rFonts w:ascii="Calibri" w:hAnsi="Calibri" w:cs="Calibri"/>
                <w:bCs/>
                <w:iCs/>
              </w:rPr>
              <w:t>Activity 2.1.6.1: Design and development of an information management and sharing system on all aspects of low carbon phosphate chemicals production in China</w:t>
            </w:r>
            <w:r>
              <w:rPr>
                <w:rFonts w:ascii="Calibri" w:hAnsi="Calibri" w:cs="Calibri"/>
                <w:iCs/>
              </w:rPr>
              <w:t>.</w:t>
            </w:r>
          </w:p>
        </w:tc>
        <w:tc>
          <w:tcPr>
            <w:tcW w:w="6120" w:type="dxa"/>
            <w:tcBorders>
              <w:top w:val="single" w:sz="12" w:space="0" w:color="FFFF00"/>
              <w:left w:val="single" w:sz="4" w:space="0" w:color="auto"/>
              <w:bottom w:val="single" w:sz="4" w:space="0" w:color="auto"/>
              <w:right w:val="single" w:sz="4" w:space="0" w:color="auto"/>
            </w:tcBorders>
            <w:vAlign w:val="center"/>
          </w:tcPr>
          <w:p w14:paraId="20952BBD" w14:textId="77777777" w:rsidR="00F5335A" w:rsidRDefault="00795F6F">
            <w:pPr>
              <w:spacing w:after="0" w:line="240" w:lineRule="auto"/>
              <w:rPr>
                <w:rFonts w:ascii="Calibri" w:hAnsi="Calibri" w:cs="Calibri"/>
                <w:bCs/>
                <w:iCs/>
              </w:rPr>
            </w:pPr>
            <w:r>
              <w:rPr>
                <w:rFonts w:ascii="Calibri" w:hAnsi="Calibri" w:cs="Calibri"/>
                <w:bCs/>
                <w:iCs/>
              </w:rPr>
              <w:t>Government officials, industry leaders and sector specialists will be engaged for the design and development of an information management and sharing platform concerning all aspects of low carbon manufacturing of phosphate chemicals in China. The platform will collect reliable data including phosphate chemicals market information.</w:t>
            </w:r>
          </w:p>
        </w:tc>
      </w:tr>
      <w:tr w:rsidR="00F5335A" w14:paraId="07E9EC12" w14:textId="77777777">
        <w:tc>
          <w:tcPr>
            <w:tcW w:w="3438" w:type="dxa"/>
            <w:tcBorders>
              <w:top w:val="single" w:sz="4" w:space="0" w:color="auto"/>
              <w:left w:val="single" w:sz="4" w:space="0" w:color="auto"/>
              <w:bottom w:val="single" w:sz="4" w:space="0" w:color="auto"/>
              <w:right w:val="single" w:sz="4" w:space="0" w:color="auto"/>
            </w:tcBorders>
            <w:vAlign w:val="center"/>
          </w:tcPr>
          <w:p w14:paraId="5AA9C229" w14:textId="77777777" w:rsidR="00F5335A" w:rsidRDefault="00795F6F">
            <w:pPr>
              <w:spacing w:after="0" w:line="240" w:lineRule="auto"/>
              <w:rPr>
                <w:rFonts w:ascii="Calibri" w:hAnsi="Calibri" w:cs="Calibri"/>
                <w:bCs/>
                <w:iCs/>
              </w:rPr>
            </w:pPr>
            <w:r>
              <w:rPr>
                <w:rFonts w:ascii="Calibri" w:hAnsi="Calibri" w:cs="Calibri"/>
                <w:bCs/>
                <w:iCs/>
              </w:rPr>
              <w:t xml:space="preserve">Activity 2.1.6.2: Establishment and operationalization of the devised information sharing system for the exchange of available data on all </w:t>
            </w:r>
            <w:r>
              <w:rPr>
                <w:rFonts w:ascii="Calibri" w:hAnsi="Calibri" w:cs="Calibri"/>
                <w:bCs/>
                <w:iCs/>
              </w:rPr>
              <w:lastRenderedPageBreak/>
              <w:t xml:space="preserve">aspects of </w:t>
            </w:r>
            <w:r>
              <w:rPr>
                <w:rFonts w:ascii="Calibri" w:hAnsi="Calibri" w:cs="Calibri"/>
                <w:iCs/>
              </w:rPr>
              <w:t>green phosphate chemicals production.</w:t>
            </w:r>
          </w:p>
        </w:tc>
        <w:tc>
          <w:tcPr>
            <w:tcW w:w="6120" w:type="dxa"/>
            <w:tcBorders>
              <w:top w:val="single" w:sz="4" w:space="0" w:color="auto"/>
              <w:left w:val="single" w:sz="4" w:space="0" w:color="auto"/>
              <w:bottom w:val="single" w:sz="4" w:space="0" w:color="auto"/>
              <w:right w:val="single" w:sz="4" w:space="0" w:color="auto"/>
            </w:tcBorders>
            <w:vAlign w:val="center"/>
          </w:tcPr>
          <w:p w14:paraId="3D8A9103"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This activity concerns the establishment and operationalization of the information management and sharing system designed in activity 2.1.6.1. Interested parties will draw from the database of information and will be able to contribute their own data and interact and exchange information with other participants. </w:t>
            </w:r>
          </w:p>
        </w:tc>
      </w:tr>
      <w:tr w:rsidR="00F5335A" w14:paraId="0E0517BD" w14:textId="77777777">
        <w:tc>
          <w:tcPr>
            <w:tcW w:w="3438" w:type="dxa"/>
            <w:tcBorders>
              <w:top w:val="single" w:sz="4" w:space="0" w:color="auto"/>
              <w:left w:val="single" w:sz="4" w:space="0" w:color="auto"/>
              <w:bottom w:val="single" w:sz="4" w:space="0" w:color="auto"/>
              <w:right w:val="single" w:sz="4" w:space="0" w:color="auto"/>
            </w:tcBorders>
            <w:vAlign w:val="center"/>
          </w:tcPr>
          <w:p w14:paraId="3412290F" w14:textId="77777777" w:rsidR="00F5335A" w:rsidRDefault="00795F6F">
            <w:pPr>
              <w:spacing w:after="0" w:line="240" w:lineRule="auto"/>
              <w:rPr>
                <w:rFonts w:ascii="Calibri" w:hAnsi="Calibri" w:cs="Calibri"/>
                <w:bCs/>
                <w:iCs/>
              </w:rPr>
            </w:pPr>
            <w:r>
              <w:rPr>
                <w:rFonts w:ascii="Calibri" w:hAnsi="Calibri" w:cs="Calibri"/>
                <w:bCs/>
                <w:iCs/>
              </w:rPr>
              <w:t xml:space="preserve">Activity 2.1.6.3: Monitoring and evaluation of the operation of the information management and exchange system. </w:t>
            </w:r>
          </w:p>
        </w:tc>
        <w:tc>
          <w:tcPr>
            <w:tcW w:w="6120" w:type="dxa"/>
            <w:tcBorders>
              <w:top w:val="single" w:sz="4" w:space="0" w:color="auto"/>
              <w:left w:val="single" w:sz="4" w:space="0" w:color="auto"/>
              <w:bottom w:val="single" w:sz="4" w:space="0" w:color="auto"/>
              <w:right w:val="single" w:sz="4" w:space="0" w:color="auto"/>
            </w:tcBorders>
            <w:vAlign w:val="center"/>
          </w:tcPr>
          <w:p w14:paraId="37BDF8F8" w14:textId="77777777" w:rsidR="00F5335A" w:rsidRDefault="00795F6F">
            <w:pPr>
              <w:spacing w:after="0" w:line="240" w:lineRule="auto"/>
              <w:rPr>
                <w:rFonts w:ascii="Calibri" w:hAnsi="Calibri" w:cs="Calibri"/>
                <w:bCs/>
                <w:iCs/>
              </w:rPr>
            </w:pPr>
            <w:r>
              <w:rPr>
                <w:rFonts w:ascii="Calibri" w:hAnsi="Calibri" w:cs="Calibri"/>
                <w:bCs/>
                <w:iCs/>
              </w:rPr>
              <w:t>An independent third party will be engaged to monitor and assess the operation and efficacy of the information management and sharing system designed and established under activities 2.1.6.1 and 2.1.6.2. Adjustments and improvements will be made to the information platform based on the results of the evaluation.</w:t>
            </w:r>
          </w:p>
        </w:tc>
      </w:tr>
      <w:tr w:rsidR="00F5335A" w14:paraId="1B64F3FE" w14:textId="77777777">
        <w:tc>
          <w:tcPr>
            <w:tcW w:w="3438" w:type="dxa"/>
            <w:tcBorders>
              <w:top w:val="single" w:sz="4" w:space="0" w:color="auto"/>
              <w:left w:val="single" w:sz="4" w:space="0" w:color="auto"/>
              <w:bottom w:val="single" w:sz="4" w:space="0" w:color="auto"/>
              <w:right w:val="single" w:sz="4" w:space="0" w:color="auto"/>
            </w:tcBorders>
            <w:vAlign w:val="center"/>
          </w:tcPr>
          <w:p w14:paraId="746C78BC" w14:textId="77777777" w:rsidR="00F5335A" w:rsidRDefault="00795F6F">
            <w:pPr>
              <w:spacing w:after="0" w:line="240" w:lineRule="auto"/>
              <w:rPr>
                <w:rFonts w:ascii="Calibri" w:hAnsi="Calibri" w:cs="Calibri"/>
                <w:bCs/>
                <w:iCs/>
              </w:rPr>
            </w:pPr>
            <w:r>
              <w:rPr>
                <w:rFonts w:ascii="Calibri" w:hAnsi="Calibri" w:cs="Calibri"/>
                <w:bCs/>
                <w:iCs/>
              </w:rPr>
              <w:t>Activity 2.1.6.4: Conduct of international cooperation and communication on energy saving and green and low-carbon development in the phosphate chemicals production.</w:t>
            </w:r>
          </w:p>
        </w:tc>
        <w:tc>
          <w:tcPr>
            <w:tcW w:w="6120" w:type="dxa"/>
            <w:tcBorders>
              <w:top w:val="single" w:sz="4" w:space="0" w:color="auto"/>
              <w:left w:val="single" w:sz="4" w:space="0" w:color="auto"/>
              <w:bottom w:val="single" w:sz="4" w:space="0" w:color="auto"/>
              <w:right w:val="single" w:sz="4" w:space="0" w:color="auto"/>
            </w:tcBorders>
            <w:vAlign w:val="center"/>
          </w:tcPr>
          <w:p w14:paraId="0060C4A7" w14:textId="77777777" w:rsidR="00F5335A" w:rsidRDefault="00795F6F">
            <w:pPr>
              <w:spacing w:after="0" w:line="240" w:lineRule="auto"/>
              <w:rPr>
                <w:rFonts w:ascii="Calibri" w:hAnsi="Calibri" w:cs="Calibri"/>
                <w:bCs/>
                <w:iCs/>
              </w:rPr>
            </w:pPr>
            <w:r>
              <w:rPr>
                <w:rFonts w:ascii="Calibri" w:hAnsi="Calibri" w:cs="Calibri"/>
                <w:bCs/>
                <w:iCs/>
              </w:rPr>
              <w:t>Appropriate international communication channels will be devised and established to foster the exchange of information and experience between relevant public and private stakeholders form the phosphate chemicals manufacturing sub-sectors in China and their international counterparts. The ultimate purpose of the communication channel is to propose and launch international cooperation to enhance energy savings and increase low-carbon technologies implementation in the phosphate chemicals production.</w:t>
            </w:r>
          </w:p>
        </w:tc>
      </w:tr>
      <w:tr w:rsidR="00F5335A" w14:paraId="411A214F" w14:textId="77777777">
        <w:tc>
          <w:tcPr>
            <w:tcW w:w="3438" w:type="dxa"/>
            <w:tcBorders>
              <w:top w:val="single" w:sz="4" w:space="0" w:color="auto"/>
              <w:left w:val="single" w:sz="4" w:space="0" w:color="auto"/>
              <w:bottom w:val="single" w:sz="6" w:space="0" w:color="auto"/>
              <w:right w:val="single" w:sz="4" w:space="0" w:color="auto"/>
            </w:tcBorders>
            <w:vAlign w:val="center"/>
          </w:tcPr>
          <w:p w14:paraId="0AF10908" w14:textId="77777777" w:rsidR="00F5335A" w:rsidRDefault="00795F6F">
            <w:pPr>
              <w:spacing w:after="0" w:line="240" w:lineRule="auto"/>
              <w:rPr>
                <w:rFonts w:ascii="Calibri" w:hAnsi="Calibri" w:cs="Calibri"/>
                <w:bCs/>
                <w:iCs/>
              </w:rPr>
            </w:pPr>
            <w:r>
              <w:rPr>
                <w:rFonts w:ascii="Calibri" w:hAnsi="Calibri" w:cs="Calibri"/>
                <w:bCs/>
                <w:iCs/>
              </w:rPr>
              <w:t>Activity 2.1.6.5: Drafting and promotion of representative cases of energy saving and green and low-carbon development in the phosphate chemicals production.</w:t>
            </w:r>
          </w:p>
        </w:tc>
        <w:tc>
          <w:tcPr>
            <w:tcW w:w="6120" w:type="dxa"/>
            <w:tcBorders>
              <w:top w:val="single" w:sz="4" w:space="0" w:color="auto"/>
              <w:left w:val="single" w:sz="4" w:space="0" w:color="auto"/>
              <w:bottom w:val="single" w:sz="6" w:space="0" w:color="auto"/>
              <w:right w:val="single" w:sz="4" w:space="0" w:color="auto"/>
            </w:tcBorders>
            <w:vAlign w:val="center"/>
          </w:tcPr>
          <w:p w14:paraId="5BF42AC8" w14:textId="77777777" w:rsidR="00F5335A" w:rsidRDefault="00795F6F">
            <w:pPr>
              <w:spacing w:after="0" w:line="240" w:lineRule="auto"/>
              <w:rPr>
                <w:rFonts w:ascii="Calibri" w:hAnsi="Calibri" w:cs="Calibri"/>
                <w:bCs/>
                <w:iCs/>
              </w:rPr>
            </w:pPr>
            <w:r>
              <w:rPr>
                <w:rFonts w:ascii="Calibri" w:hAnsi="Calibri" w:cs="Calibri"/>
                <w:bCs/>
                <w:iCs/>
              </w:rPr>
              <w:t xml:space="preserve">This activity consists in drafting and promoting case studies on energy savings projects and initiatives conducted in China, independently from PhosChemEE, and concerning cleaner production measures, techniques and practices aiming to reduce GHG emissions. If possible, for the completion of this task the same experts involved in the design and implementation of the projects and initiatives on which the case studies are based will be hired. The case studies will be made available to relevant stakeholders, including the project management team, and will be used as source of additional information for the successful implementation of PhosChemEE. </w:t>
            </w:r>
          </w:p>
        </w:tc>
      </w:tr>
    </w:tbl>
    <w:p w14:paraId="227CA7B2" w14:textId="77777777" w:rsidR="00F5335A" w:rsidRDefault="00F5335A">
      <w:pPr>
        <w:spacing w:after="0" w:line="240" w:lineRule="auto"/>
        <w:rPr>
          <w:rFonts w:ascii="Calibri" w:hAnsi="Calibri" w:cs="Calibri"/>
          <w:iCs/>
        </w:rPr>
      </w:pPr>
    </w:p>
    <w:p w14:paraId="233A22E5"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establishment and operationalization of an information management and sharing system, the conduct of monitoring and evaluation activities of the information sharing system, and the drafting of case studies from relevant project in the phosphate chemicals production not demonstrated under PhosChemEE.</w:t>
      </w:r>
    </w:p>
    <w:p w14:paraId="08596CC2" w14:textId="77777777" w:rsidR="00F5335A" w:rsidRDefault="00F5335A">
      <w:pPr>
        <w:spacing w:after="0" w:line="240" w:lineRule="auto"/>
        <w:rPr>
          <w:rFonts w:ascii="Calibri" w:hAnsi="Calibri" w:cs="Calibri"/>
          <w:iCs/>
        </w:rPr>
      </w:pPr>
    </w:p>
    <w:p w14:paraId="69ADFF7A" w14:textId="77777777" w:rsidR="00F5335A" w:rsidRDefault="00F5335A">
      <w:pPr>
        <w:spacing w:after="0" w:line="240" w:lineRule="auto"/>
        <w:rPr>
          <w:rFonts w:ascii="Calibri" w:hAnsi="Calibri" w:cs="Calibri"/>
          <w:iCs/>
        </w:rPr>
      </w:pPr>
    </w:p>
    <w:p w14:paraId="532EE394" w14:textId="77777777" w:rsidR="00F5335A" w:rsidRDefault="00795F6F">
      <w:pPr>
        <w:spacing w:after="0" w:line="240" w:lineRule="auto"/>
        <w:rPr>
          <w:rFonts w:ascii="Calibri" w:hAnsi="Calibri" w:cs="Calibri"/>
          <w:iCs/>
          <w:u w:val="single"/>
        </w:rPr>
      </w:pPr>
      <w:r>
        <w:rPr>
          <w:rFonts w:ascii="Calibri" w:hAnsi="Calibri" w:cs="Calibri"/>
          <w:bCs/>
          <w:u w:val="single"/>
        </w:rPr>
        <w:t xml:space="preserve">Outcome </w:t>
      </w:r>
      <w:r>
        <w:rPr>
          <w:rFonts w:ascii="Calibri" w:hAnsi="Calibri" w:cs="Calibri"/>
          <w:iCs/>
          <w:u w:val="single"/>
        </w:rPr>
        <w:t>2.2: Enhanced confidence in the feasibility of the application of green, energy efficient low carbon technologies in phosphate chemicals production in China</w:t>
      </w:r>
    </w:p>
    <w:p w14:paraId="48DD930F" w14:textId="77777777" w:rsidR="00F5335A" w:rsidRDefault="00F5335A">
      <w:pPr>
        <w:spacing w:after="0" w:line="240" w:lineRule="auto"/>
        <w:rPr>
          <w:rFonts w:ascii="Calibri" w:hAnsi="Calibri" w:cs="Calibri"/>
          <w:iCs/>
          <w:u w:val="single"/>
        </w:rPr>
      </w:pPr>
    </w:p>
    <w:p w14:paraId="775F8EAC" w14:textId="77777777" w:rsidR="00F5335A" w:rsidRDefault="00795F6F">
      <w:pPr>
        <w:spacing w:after="0" w:line="240" w:lineRule="auto"/>
        <w:rPr>
          <w:rFonts w:ascii="Calibri" w:hAnsi="Calibri" w:cs="Calibri"/>
          <w:iCs/>
        </w:rPr>
      </w:pPr>
      <w:r>
        <w:rPr>
          <w:rFonts w:ascii="Calibri" w:hAnsi="Calibri" w:cs="Calibri"/>
          <w:iCs/>
          <w:u w:val="single"/>
        </w:rPr>
        <w:t>Output 2.2.1:</w:t>
      </w:r>
      <w:r>
        <w:rPr>
          <w:rFonts w:ascii="Calibri" w:hAnsi="Calibri" w:cs="Calibri"/>
          <w:iCs/>
        </w:rPr>
        <w:t xml:space="preserve"> Completed designs and plans of demonstrations of green, energy efficient low carbon technologies in phosphate chemicals production including: (a) Improved design for cleaner production demos; (2) Feasibility analyses of the application and operation of green, energy efficient and low carbon phosphate chemical production systems; and, (3) Implementation plans (including financing arrangements) for each green, energy efficient and low carbon technology application in the demo phosphate chemical companies.</w:t>
      </w:r>
    </w:p>
    <w:p w14:paraId="27F14FBA"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75582BE3"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F8C5421"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58473B7"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6DCCAAB0" w14:textId="77777777">
        <w:tc>
          <w:tcPr>
            <w:tcW w:w="3438" w:type="dxa"/>
            <w:tcBorders>
              <w:top w:val="single" w:sz="4" w:space="0" w:color="auto"/>
              <w:left w:val="single" w:sz="4" w:space="0" w:color="auto"/>
              <w:bottom w:val="single" w:sz="6" w:space="0" w:color="auto"/>
              <w:right w:val="single" w:sz="4" w:space="0" w:color="auto"/>
            </w:tcBorders>
          </w:tcPr>
          <w:p w14:paraId="52989FC5" w14:textId="77777777" w:rsidR="00F5335A" w:rsidRDefault="00795F6F">
            <w:pPr>
              <w:spacing w:after="0" w:line="240" w:lineRule="auto"/>
              <w:rPr>
                <w:rFonts w:ascii="Calibri" w:hAnsi="Calibri" w:cs="Calibri"/>
                <w:iCs/>
              </w:rPr>
            </w:pPr>
            <w:r>
              <w:rPr>
                <w:rFonts w:ascii="Calibri" w:hAnsi="Calibri" w:cs="Calibri"/>
                <w:bCs/>
                <w:iCs/>
              </w:rPr>
              <w:t>Activity</w:t>
            </w:r>
            <w:r>
              <w:rPr>
                <w:rFonts w:ascii="Calibri" w:hAnsi="Calibri" w:cs="Calibri"/>
                <w:iCs/>
              </w:rPr>
              <w:t xml:space="preserve"> 2.2.1.1: Development and approval of engineering designs of </w:t>
            </w:r>
            <w:r>
              <w:rPr>
                <w:rFonts w:ascii="Calibri" w:hAnsi="Calibri" w:cs="Calibri"/>
                <w:iCs/>
              </w:rPr>
              <w:lastRenderedPageBreak/>
              <w:t>green, energy efficient low carbon technology demos in phosphate chemicals production.</w:t>
            </w:r>
          </w:p>
        </w:tc>
        <w:tc>
          <w:tcPr>
            <w:tcW w:w="6120" w:type="dxa"/>
            <w:tcBorders>
              <w:top w:val="single" w:sz="4" w:space="0" w:color="auto"/>
              <w:left w:val="single" w:sz="4" w:space="0" w:color="auto"/>
              <w:bottom w:val="single" w:sz="6" w:space="0" w:color="auto"/>
              <w:right w:val="single" w:sz="4" w:space="0" w:color="auto"/>
            </w:tcBorders>
            <w:vAlign w:val="center"/>
          </w:tcPr>
          <w:p w14:paraId="44362F98" w14:textId="77777777" w:rsidR="00F5335A" w:rsidRDefault="00795F6F">
            <w:pPr>
              <w:spacing w:after="0" w:line="240" w:lineRule="auto"/>
              <w:rPr>
                <w:rFonts w:ascii="Calibri" w:hAnsi="Calibri" w:cs="Calibri"/>
              </w:rPr>
            </w:pPr>
            <w:r>
              <w:rPr>
                <w:rFonts w:ascii="Calibri" w:hAnsi="Calibri" w:cs="Calibri"/>
              </w:rPr>
              <w:lastRenderedPageBreak/>
              <w:t xml:space="preserve">This activity entails the development of detailed engineering designs of green, energy efficient low carbon technology </w:t>
            </w:r>
            <w:r>
              <w:rPr>
                <w:rFonts w:ascii="Calibri" w:hAnsi="Calibri" w:cs="Calibri"/>
              </w:rPr>
              <w:lastRenderedPageBreak/>
              <w:t xml:space="preserve">applications in the phosphate chemicals production. The designs, based on the demo descriptions annexed to this project proposal, will include site selection, technology route to be adopted, investment estimate, and expected economic and social benefits. </w:t>
            </w:r>
          </w:p>
        </w:tc>
      </w:tr>
      <w:tr w:rsidR="00F5335A" w14:paraId="67F52E6A" w14:textId="77777777">
        <w:tc>
          <w:tcPr>
            <w:tcW w:w="3438" w:type="dxa"/>
            <w:tcBorders>
              <w:top w:val="single" w:sz="6" w:space="0" w:color="auto"/>
              <w:left w:val="single" w:sz="4" w:space="0" w:color="auto"/>
              <w:bottom w:val="single" w:sz="6" w:space="0" w:color="auto"/>
              <w:right w:val="single" w:sz="4" w:space="0" w:color="auto"/>
            </w:tcBorders>
          </w:tcPr>
          <w:p w14:paraId="5FBD2549" w14:textId="77777777" w:rsidR="00F5335A" w:rsidRDefault="00795F6F">
            <w:pPr>
              <w:spacing w:after="0" w:line="240" w:lineRule="auto"/>
              <w:rPr>
                <w:rFonts w:ascii="Calibri" w:hAnsi="Calibri" w:cs="Calibri"/>
                <w:bCs/>
                <w:iCs/>
              </w:rPr>
            </w:pPr>
            <w:r>
              <w:rPr>
                <w:rFonts w:ascii="Calibri" w:hAnsi="Calibri" w:cs="Calibri"/>
                <w:bCs/>
                <w:iCs/>
              </w:rPr>
              <w:lastRenderedPageBreak/>
              <w:t>Activity 2.2.1.2: Review of the initial ESMF as well as an ESMP to manage and mitigate all identified risks associated with the design and implementation of the demo activities.</w:t>
            </w:r>
          </w:p>
        </w:tc>
        <w:tc>
          <w:tcPr>
            <w:tcW w:w="6120" w:type="dxa"/>
            <w:tcBorders>
              <w:top w:val="single" w:sz="6" w:space="0" w:color="auto"/>
              <w:left w:val="single" w:sz="4" w:space="0" w:color="auto"/>
              <w:bottom w:val="single" w:sz="6" w:space="0" w:color="auto"/>
              <w:right w:val="single" w:sz="4" w:space="0" w:color="auto"/>
            </w:tcBorders>
            <w:vAlign w:val="center"/>
          </w:tcPr>
          <w:p w14:paraId="764C4B64" w14:textId="77777777" w:rsidR="00F5335A" w:rsidRDefault="00795F6F">
            <w:pPr>
              <w:spacing w:after="0" w:line="240" w:lineRule="auto"/>
              <w:rPr>
                <w:rFonts w:ascii="Calibri" w:hAnsi="Calibri" w:cs="Calibri"/>
                <w:bCs/>
                <w:iCs/>
              </w:rPr>
            </w:pPr>
            <w:r>
              <w:rPr>
                <w:rFonts w:ascii="Calibri" w:hAnsi="Calibri" w:cs="Calibri"/>
                <w:bCs/>
                <w:iCs/>
              </w:rPr>
              <w:t>This involves the review of both the Environmental and Social Management Framework (ESMF) and Environmental and Social Management Plan (ESMP) to ascertain that the demos in the phosphate chemicals manufacturing sub-sector are designed and engineered in such a way that all identified risks associated with the implementation of the demos will be managed and mitigated. This includes the conduct of specific Environmental &amp; Social Impact Assessments (ESIAs) in each host demo phosphate chemical company based on the ESMP/ESMF.</w:t>
            </w:r>
          </w:p>
        </w:tc>
      </w:tr>
      <w:tr w:rsidR="00F5335A" w14:paraId="2466D1C6" w14:textId="77777777">
        <w:tc>
          <w:tcPr>
            <w:tcW w:w="3438" w:type="dxa"/>
            <w:tcBorders>
              <w:top w:val="single" w:sz="6" w:space="0" w:color="auto"/>
              <w:left w:val="single" w:sz="4" w:space="0" w:color="auto"/>
              <w:bottom w:val="single" w:sz="6" w:space="0" w:color="auto"/>
              <w:right w:val="single" w:sz="4" w:space="0" w:color="auto"/>
            </w:tcBorders>
          </w:tcPr>
          <w:p w14:paraId="440298B6" w14:textId="77777777" w:rsidR="00F5335A" w:rsidRDefault="00795F6F">
            <w:pPr>
              <w:spacing w:after="0" w:line="240" w:lineRule="auto"/>
              <w:rPr>
                <w:rFonts w:ascii="Calibri" w:hAnsi="Calibri" w:cs="Calibri"/>
                <w:bCs/>
                <w:iCs/>
              </w:rPr>
            </w:pPr>
            <w:r>
              <w:rPr>
                <w:rFonts w:ascii="Calibri" w:hAnsi="Calibri" w:cs="Calibri"/>
                <w:bCs/>
                <w:iCs/>
              </w:rPr>
              <w:t>Activity 2.2.1.3: Development and approval of implementation plans, including financing arrangements, for each designed demo.</w:t>
            </w:r>
          </w:p>
        </w:tc>
        <w:tc>
          <w:tcPr>
            <w:tcW w:w="6120" w:type="dxa"/>
            <w:tcBorders>
              <w:top w:val="single" w:sz="6" w:space="0" w:color="auto"/>
              <w:left w:val="single" w:sz="4" w:space="0" w:color="auto"/>
              <w:bottom w:val="single" w:sz="6" w:space="0" w:color="auto"/>
              <w:right w:val="single" w:sz="4" w:space="0" w:color="auto"/>
            </w:tcBorders>
            <w:vAlign w:val="center"/>
          </w:tcPr>
          <w:p w14:paraId="32A94FCA" w14:textId="77777777" w:rsidR="00F5335A" w:rsidRDefault="00795F6F">
            <w:pPr>
              <w:spacing w:after="0" w:line="240" w:lineRule="auto"/>
              <w:rPr>
                <w:rFonts w:ascii="Calibri" w:hAnsi="Calibri" w:cs="Calibri"/>
                <w:bCs/>
                <w:iCs/>
              </w:rPr>
            </w:pPr>
            <w:r>
              <w:rPr>
                <w:rFonts w:ascii="Calibri" w:hAnsi="Calibri" w:cs="Calibri"/>
                <w:bCs/>
                <w:iCs/>
              </w:rPr>
              <w:t>In addition to the engineering designs, detailed implementation plans, financial arrangements, implementation schedule and work plans will also be developed and approved by national and provincial government bodies. The same engineering firm(s) procured for preparing the engineering designs will complete these additional tasks as well.</w:t>
            </w:r>
          </w:p>
        </w:tc>
      </w:tr>
    </w:tbl>
    <w:p w14:paraId="178A6728" w14:textId="77777777" w:rsidR="00F5335A" w:rsidRDefault="00F5335A">
      <w:pPr>
        <w:spacing w:after="0" w:line="240" w:lineRule="auto"/>
        <w:rPr>
          <w:rFonts w:ascii="Calibri" w:hAnsi="Calibri" w:cs="Calibri"/>
          <w:iCs/>
        </w:rPr>
      </w:pPr>
    </w:p>
    <w:p w14:paraId="33A43549"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and approval of engineering designs as well as implementation plans for the demo projects.</w:t>
      </w:r>
    </w:p>
    <w:p w14:paraId="3D9CFD7F" w14:textId="77777777" w:rsidR="00F5335A" w:rsidRDefault="00F5335A">
      <w:pPr>
        <w:spacing w:after="0" w:line="240" w:lineRule="auto"/>
        <w:rPr>
          <w:rFonts w:ascii="Calibri" w:hAnsi="Calibri" w:cs="Calibri"/>
          <w:iCs/>
        </w:rPr>
      </w:pPr>
    </w:p>
    <w:p w14:paraId="4AB5D205" w14:textId="77777777" w:rsidR="00F5335A" w:rsidRDefault="00795F6F">
      <w:pPr>
        <w:spacing w:after="0" w:line="240" w:lineRule="auto"/>
        <w:rPr>
          <w:rFonts w:ascii="Calibri" w:hAnsi="Calibri" w:cs="Calibri"/>
          <w:iCs/>
        </w:rPr>
      </w:pPr>
      <w:r>
        <w:rPr>
          <w:rFonts w:ascii="Calibri" w:hAnsi="Calibri" w:cs="Calibri"/>
          <w:iCs/>
          <w:u w:val="single"/>
        </w:rPr>
        <w:t>Output 2.2.2:</w:t>
      </w:r>
      <w:r>
        <w:rPr>
          <w:rFonts w:ascii="Calibri" w:hAnsi="Calibri" w:cs="Calibri"/>
          <w:iCs/>
        </w:rPr>
        <w:t xml:space="preserve"> Installed and operational green, energy efficient low carbon technology application demos in phosphate chemicals production.</w:t>
      </w:r>
    </w:p>
    <w:p w14:paraId="3C46DE56"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7EB8AF7B"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5CC5EE4"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C60F58C"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2B3E78B0" w14:textId="77777777">
        <w:tc>
          <w:tcPr>
            <w:tcW w:w="3438" w:type="dxa"/>
            <w:tcBorders>
              <w:top w:val="single" w:sz="12" w:space="0" w:color="FFFF00"/>
              <w:left w:val="single" w:sz="4" w:space="0" w:color="auto"/>
              <w:bottom w:val="single" w:sz="6" w:space="0" w:color="auto"/>
              <w:right w:val="single" w:sz="4" w:space="0" w:color="auto"/>
            </w:tcBorders>
          </w:tcPr>
          <w:p w14:paraId="0E3107A9" w14:textId="77777777" w:rsidR="00F5335A" w:rsidRDefault="00795F6F">
            <w:pPr>
              <w:spacing w:after="0" w:line="240" w:lineRule="auto"/>
              <w:rPr>
                <w:rFonts w:ascii="Calibri" w:hAnsi="Calibri" w:cs="Calibri"/>
                <w:iCs/>
              </w:rPr>
            </w:pPr>
            <w:r>
              <w:rPr>
                <w:rFonts w:ascii="Calibri" w:hAnsi="Calibri" w:cs="Calibri"/>
                <w:bCs/>
                <w:iCs/>
              </w:rPr>
              <w:t xml:space="preserve">Activity </w:t>
            </w:r>
            <w:r>
              <w:rPr>
                <w:rFonts w:ascii="Calibri" w:hAnsi="Calibri" w:cs="Calibri"/>
                <w:iCs/>
              </w:rPr>
              <w:t>2.2.2.1: Implementation and operation of demonstrations on energy savings and green and low-carbon development in phosphate chemicals production.</w:t>
            </w:r>
          </w:p>
        </w:tc>
        <w:tc>
          <w:tcPr>
            <w:tcW w:w="6120" w:type="dxa"/>
            <w:tcBorders>
              <w:top w:val="single" w:sz="12" w:space="0" w:color="FFFF00"/>
              <w:left w:val="single" w:sz="4" w:space="0" w:color="auto"/>
              <w:bottom w:val="single" w:sz="6" w:space="0" w:color="auto"/>
              <w:right w:val="single" w:sz="4" w:space="0" w:color="auto"/>
            </w:tcBorders>
            <w:vAlign w:val="center"/>
          </w:tcPr>
          <w:p w14:paraId="09FF892F" w14:textId="77777777" w:rsidR="00F5335A" w:rsidRDefault="00795F6F">
            <w:pPr>
              <w:spacing w:after="0" w:line="240" w:lineRule="auto"/>
              <w:rPr>
                <w:rFonts w:ascii="Calibri" w:hAnsi="Calibri" w:cs="Calibri"/>
                <w:bCs/>
                <w:iCs/>
              </w:rPr>
            </w:pPr>
            <w:r>
              <w:rPr>
                <w:rFonts w:ascii="Calibri" w:hAnsi="Calibri" w:cs="Calibri"/>
              </w:rPr>
              <w:t>In accordance with the engineering designs, implementation plans, and work plans formulated in activities 2.2.1.1 and 2.2.1.3, the technology application demonstrations on energy savings and low carbon development in the phosphate chemicals production will be implemented and then operated by the selected enterprises.</w:t>
            </w:r>
            <w:r>
              <w:rPr>
                <w:rFonts w:ascii="Calibri" w:hAnsi="Calibri" w:cs="Calibri"/>
                <w:bCs/>
                <w:iCs/>
              </w:rPr>
              <w:t xml:space="preserve"> </w:t>
            </w:r>
          </w:p>
        </w:tc>
      </w:tr>
      <w:tr w:rsidR="00F5335A" w14:paraId="302987F4" w14:textId="77777777">
        <w:tc>
          <w:tcPr>
            <w:tcW w:w="3438" w:type="dxa"/>
            <w:tcBorders>
              <w:top w:val="single" w:sz="6" w:space="0" w:color="auto"/>
              <w:left w:val="single" w:sz="4" w:space="0" w:color="auto"/>
              <w:bottom w:val="single" w:sz="6" w:space="0" w:color="auto"/>
              <w:right w:val="single" w:sz="4" w:space="0" w:color="auto"/>
            </w:tcBorders>
          </w:tcPr>
          <w:p w14:paraId="16A8BCA6" w14:textId="77777777" w:rsidR="00F5335A" w:rsidRDefault="00795F6F">
            <w:pPr>
              <w:spacing w:after="0" w:line="240" w:lineRule="auto"/>
              <w:rPr>
                <w:rFonts w:ascii="Calibri" w:hAnsi="Calibri" w:cs="Calibri"/>
                <w:iCs/>
              </w:rPr>
            </w:pPr>
            <w:r>
              <w:rPr>
                <w:rFonts w:ascii="Calibri" w:hAnsi="Calibri" w:cs="Calibri"/>
                <w:bCs/>
                <w:iCs/>
              </w:rPr>
              <w:t xml:space="preserve">Activity </w:t>
            </w:r>
            <w:r>
              <w:rPr>
                <w:rFonts w:ascii="Calibri" w:hAnsi="Calibri" w:cs="Calibri"/>
                <w:iCs/>
              </w:rPr>
              <w:t xml:space="preserve">2.2.2.2: </w:t>
            </w:r>
            <w:r>
              <w:rPr>
                <w:rFonts w:ascii="Calibri" w:hAnsi="Calibri" w:cs="Calibri"/>
                <w:bCs/>
                <w:iCs/>
              </w:rPr>
              <w:t>Design and implementation of a capacity building program on green, energy efficient and low carbon technologies for phosphate chemicals production.</w:t>
            </w:r>
            <w:r>
              <w:rPr>
                <w:rFonts w:ascii="Calibri" w:hAnsi="Calibri" w:cs="Calibri"/>
                <w:iCs/>
              </w:rPr>
              <w:t xml:space="preserve"> </w:t>
            </w:r>
          </w:p>
        </w:tc>
        <w:tc>
          <w:tcPr>
            <w:tcW w:w="6120" w:type="dxa"/>
            <w:tcBorders>
              <w:top w:val="single" w:sz="6" w:space="0" w:color="auto"/>
              <w:left w:val="single" w:sz="4" w:space="0" w:color="auto"/>
              <w:bottom w:val="single" w:sz="6" w:space="0" w:color="auto"/>
              <w:right w:val="single" w:sz="4" w:space="0" w:color="auto"/>
            </w:tcBorders>
            <w:vAlign w:val="center"/>
          </w:tcPr>
          <w:p w14:paraId="6259F56F" w14:textId="77777777" w:rsidR="00F5335A" w:rsidRDefault="00795F6F">
            <w:pPr>
              <w:spacing w:after="0" w:line="240" w:lineRule="auto"/>
              <w:rPr>
                <w:rFonts w:ascii="Calibri" w:hAnsi="Calibri" w:cs="Calibri"/>
                <w:bCs/>
                <w:iCs/>
              </w:rPr>
            </w:pPr>
            <w:r>
              <w:rPr>
                <w:rFonts w:ascii="Calibri" w:hAnsi="Calibri" w:cs="Calibri"/>
                <w:bCs/>
                <w:iCs/>
              </w:rPr>
              <w:t xml:space="preserve">Based on the demo projects that will be implemented and operated under activity 2.2.2.1, a capacity building program for relevant personnel from the selected demo enterprises will be designed and implemented. The training program aims to familiarize the trainees with the operation and maintenance procedures pertinent to the new low carbon technologies and energy efficient measures that will be implemented with the demos.  </w:t>
            </w:r>
          </w:p>
        </w:tc>
      </w:tr>
      <w:tr w:rsidR="00F5335A" w14:paraId="2D509A9F" w14:textId="77777777">
        <w:tc>
          <w:tcPr>
            <w:tcW w:w="3438" w:type="dxa"/>
            <w:tcBorders>
              <w:top w:val="single" w:sz="6" w:space="0" w:color="auto"/>
              <w:left w:val="single" w:sz="4" w:space="0" w:color="auto"/>
              <w:bottom w:val="single" w:sz="6" w:space="0" w:color="auto"/>
              <w:right w:val="single" w:sz="4" w:space="0" w:color="auto"/>
            </w:tcBorders>
          </w:tcPr>
          <w:p w14:paraId="4451734F" w14:textId="77777777" w:rsidR="00F5335A" w:rsidRDefault="00795F6F">
            <w:pPr>
              <w:spacing w:after="0" w:line="240" w:lineRule="auto"/>
              <w:rPr>
                <w:rFonts w:ascii="Calibri" w:hAnsi="Calibri" w:cs="Calibri"/>
                <w:bCs/>
                <w:iCs/>
              </w:rPr>
            </w:pPr>
            <w:r>
              <w:rPr>
                <w:rFonts w:ascii="Calibri" w:hAnsi="Calibri" w:cs="Calibri"/>
                <w:bCs/>
                <w:iCs/>
              </w:rPr>
              <w:t>Activity 2.2.2.3: Evaluation of the capacity building program a year after the completion and potential design and implementation of corrective actions to complete the training.</w:t>
            </w:r>
          </w:p>
        </w:tc>
        <w:tc>
          <w:tcPr>
            <w:tcW w:w="6120" w:type="dxa"/>
            <w:tcBorders>
              <w:top w:val="single" w:sz="6" w:space="0" w:color="auto"/>
              <w:left w:val="single" w:sz="4" w:space="0" w:color="auto"/>
              <w:bottom w:val="single" w:sz="6" w:space="0" w:color="auto"/>
              <w:right w:val="single" w:sz="4" w:space="0" w:color="auto"/>
            </w:tcBorders>
            <w:vAlign w:val="center"/>
          </w:tcPr>
          <w:p w14:paraId="03C1651C" w14:textId="77777777" w:rsidR="00F5335A" w:rsidRDefault="00795F6F">
            <w:pPr>
              <w:spacing w:after="0" w:line="240" w:lineRule="auto"/>
              <w:rPr>
                <w:rFonts w:ascii="Calibri" w:hAnsi="Calibri" w:cs="Calibri"/>
                <w:bCs/>
                <w:iCs/>
              </w:rPr>
            </w:pPr>
            <w:r>
              <w:rPr>
                <w:rFonts w:ascii="Calibri" w:hAnsi="Calibri" w:cs="Calibri"/>
                <w:bCs/>
                <w:iCs/>
              </w:rPr>
              <w:t xml:space="preserve">This follow up activity will be undertaken a year after the completion of the capacity building program conducted in Activity 2.2.2.2. This evaluation will determine the efficacy of the training program by assessing how successfully the trained phosphate chemicals production workers are applying the newly acquired skills in operating and maintaining the new low-carbon </w:t>
            </w:r>
            <w:r>
              <w:rPr>
                <w:rFonts w:ascii="Calibri" w:hAnsi="Calibri" w:cs="Calibri"/>
                <w:bCs/>
                <w:iCs/>
              </w:rPr>
              <w:lastRenderedPageBreak/>
              <w:t>technologies. If deemed necessary, corrective actions to improve the training program will be recommended and implemented.</w:t>
            </w:r>
          </w:p>
        </w:tc>
      </w:tr>
    </w:tbl>
    <w:p w14:paraId="08488920" w14:textId="77777777" w:rsidR="00F5335A" w:rsidRDefault="00F5335A">
      <w:pPr>
        <w:spacing w:after="0" w:line="240" w:lineRule="auto"/>
        <w:rPr>
          <w:rFonts w:ascii="Calibri" w:hAnsi="Calibri" w:cs="Calibri"/>
          <w:iCs/>
        </w:rPr>
      </w:pPr>
    </w:p>
    <w:p w14:paraId="61C14F6A"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implementation and operation of the demo projects, and the design and evaluation of a training program.</w:t>
      </w:r>
    </w:p>
    <w:p w14:paraId="50107797" w14:textId="77777777" w:rsidR="00F5335A" w:rsidRDefault="00F5335A">
      <w:pPr>
        <w:spacing w:after="0" w:line="240" w:lineRule="auto"/>
        <w:rPr>
          <w:rFonts w:ascii="Calibri" w:hAnsi="Calibri" w:cs="Calibri"/>
          <w:iCs/>
        </w:rPr>
      </w:pPr>
    </w:p>
    <w:p w14:paraId="22C8ACC8" w14:textId="77777777" w:rsidR="00F5335A" w:rsidRDefault="00795F6F">
      <w:pPr>
        <w:spacing w:after="0" w:line="240" w:lineRule="auto"/>
        <w:rPr>
          <w:rFonts w:ascii="Calibri" w:hAnsi="Calibri" w:cs="Calibri"/>
          <w:iCs/>
        </w:rPr>
      </w:pPr>
      <w:r>
        <w:rPr>
          <w:rFonts w:ascii="Calibri" w:hAnsi="Calibri" w:cs="Calibri"/>
          <w:iCs/>
          <w:u w:val="single"/>
        </w:rPr>
        <w:t>Output 2.2.3:</w:t>
      </w:r>
      <w:r>
        <w:rPr>
          <w:rFonts w:ascii="Calibri" w:hAnsi="Calibri" w:cs="Calibri"/>
          <w:iCs/>
        </w:rPr>
        <w:t xml:space="preserve"> Designed and approved pilot financing scheme for small and medium enterprises (SMEs) that manufacture phosphate chemicals.</w:t>
      </w:r>
    </w:p>
    <w:p w14:paraId="07992EBB"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71C7261B"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AA266A5"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3488FF2"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B328108" w14:textId="77777777">
        <w:tc>
          <w:tcPr>
            <w:tcW w:w="3438" w:type="dxa"/>
            <w:tcBorders>
              <w:top w:val="single" w:sz="12" w:space="0" w:color="FFFF00"/>
              <w:left w:val="single" w:sz="4" w:space="0" w:color="auto"/>
              <w:bottom w:val="single" w:sz="4" w:space="0" w:color="auto"/>
              <w:right w:val="single" w:sz="4" w:space="0" w:color="auto"/>
            </w:tcBorders>
          </w:tcPr>
          <w:p w14:paraId="000DC8EE" w14:textId="77777777" w:rsidR="00F5335A" w:rsidRDefault="00795F6F">
            <w:pPr>
              <w:spacing w:after="0" w:line="240" w:lineRule="auto"/>
              <w:rPr>
                <w:rFonts w:ascii="Calibri" w:hAnsi="Calibri" w:cs="Calibri"/>
                <w:iCs/>
              </w:rPr>
            </w:pPr>
            <w:r>
              <w:rPr>
                <w:rFonts w:ascii="Calibri" w:hAnsi="Calibri" w:cs="Calibri"/>
                <w:bCs/>
                <w:iCs/>
              </w:rPr>
              <w:t>Activity</w:t>
            </w:r>
            <w:r>
              <w:rPr>
                <w:rFonts w:ascii="Calibri" w:hAnsi="Calibri" w:cs="Calibri"/>
                <w:iCs/>
              </w:rPr>
              <w:t xml:space="preserve"> 2.2.3.1: Evaluation of existing financing mechanisms and assessment of needs and gaps to develop financial schemes for financially support SMEs that manufacture phosphate chemicals</w:t>
            </w:r>
          </w:p>
        </w:tc>
        <w:tc>
          <w:tcPr>
            <w:tcW w:w="6120" w:type="dxa"/>
            <w:tcBorders>
              <w:top w:val="single" w:sz="12" w:space="0" w:color="FFFF00"/>
              <w:left w:val="single" w:sz="4" w:space="0" w:color="auto"/>
              <w:bottom w:val="single" w:sz="4" w:space="0" w:color="auto"/>
              <w:right w:val="single" w:sz="4" w:space="0" w:color="auto"/>
            </w:tcBorders>
            <w:vAlign w:val="center"/>
          </w:tcPr>
          <w:p w14:paraId="2BE21453" w14:textId="77777777" w:rsidR="00F5335A" w:rsidRDefault="00795F6F">
            <w:pPr>
              <w:spacing w:after="0" w:line="240" w:lineRule="auto"/>
              <w:rPr>
                <w:rFonts w:ascii="Calibri" w:hAnsi="Calibri" w:cs="Calibri"/>
                <w:bCs/>
              </w:rPr>
            </w:pPr>
            <w:r>
              <w:rPr>
                <w:rFonts w:ascii="Calibri" w:hAnsi="Calibri" w:cs="Calibri"/>
                <w:bCs/>
              </w:rPr>
              <w:t xml:space="preserve">Financial experts will be engaged to conduct a thorough evaluation of existing financial mechanisms currently in place in China as well as internationally and dedicated to Small and Medium Enterprises (SMEs) operating in the manufacturing of phosphate chemicals.  The findings will be summarized to assess needs and gaps to fill for the development of financial schemes solely accessible by SMEs. </w:t>
            </w:r>
          </w:p>
        </w:tc>
      </w:tr>
      <w:tr w:rsidR="00F5335A" w14:paraId="78EF86BB" w14:textId="77777777">
        <w:tc>
          <w:tcPr>
            <w:tcW w:w="3438" w:type="dxa"/>
            <w:tcBorders>
              <w:top w:val="single" w:sz="6" w:space="0" w:color="auto"/>
              <w:left w:val="single" w:sz="4" w:space="0" w:color="auto"/>
              <w:bottom w:val="single" w:sz="6" w:space="0" w:color="auto"/>
              <w:right w:val="single" w:sz="4" w:space="0" w:color="auto"/>
            </w:tcBorders>
          </w:tcPr>
          <w:p w14:paraId="7B8CDEF4" w14:textId="77777777" w:rsidR="00F5335A" w:rsidRDefault="00795F6F">
            <w:pPr>
              <w:spacing w:after="0" w:line="240" w:lineRule="auto"/>
              <w:rPr>
                <w:rFonts w:ascii="Calibri" w:hAnsi="Calibri" w:cs="Calibri"/>
                <w:iCs/>
              </w:rPr>
            </w:pPr>
            <w:r>
              <w:rPr>
                <w:rFonts w:ascii="Calibri" w:hAnsi="Calibri" w:cs="Calibri"/>
                <w:bCs/>
                <w:iCs/>
              </w:rPr>
              <w:t>Activity</w:t>
            </w:r>
            <w:r>
              <w:rPr>
                <w:rFonts w:ascii="Calibri" w:hAnsi="Calibri" w:cs="Calibri"/>
                <w:iCs/>
              </w:rPr>
              <w:t xml:space="preserve"> 2.2.3.2: Determination of the appropriate financing schemes for SMEs that manufacture phosphate chemicals based on the findings of Activity 2.2.3.1, and design of a pilot scheme that will be promoted and implemented under the project.</w:t>
            </w:r>
          </w:p>
        </w:tc>
        <w:tc>
          <w:tcPr>
            <w:tcW w:w="6120" w:type="dxa"/>
            <w:tcBorders>
              <w:top w:val="single" w:sz="6" w:space="0" w:color="auto"/>
              <w:left w:val="single" w:sz="4" w:space="0" w:color="auto"/>
              <w:bottom w:val="single" w:sz="6" w:space="0" w:color="auto"/>
              <w:right w:val="single" w:sz="4" w:space="0" w:color="auto"/>
            </w:tcBorders>
            <w:vAlign w:val="center"/>
          </w:tcPr>
          <w:p w14:paraId="665228AE" w14:textId="77777777" w:rsidR="00F5335A" w:rsidRDefault="00795F6F">
            <w:pPr>
              <w:spacing w:after="0" w:line="240" w:lineRule="auto"/>
              <w:rPr>
                <w:rFonts w:ascii="Calibri" w:hAnsi="Calibri" w:cs="Calibri"/>
                <w:bCs/>
                <w:iCs/>
              </w:rPr>
            </w:pPr>
            <w:r>
              <w:rPr>
                <w:rFonts w:ascii="Calibri" w:hAnsi="Calibri" w:cs="Calibri"/>
                <w:bCs/>
                <w:iCs/>
              </w:rPr>
              <w:t>Based on the findings of Activity 2.2.3.1, this activity entails the determination of optimal financing schemes to support and accelerate the adoption of green and low carbon technologies by SMEs operating in the phosphate chemicals production sub-sector. In addition to the assessment completed under activity 2.2.3.1, managers and key personnel from selected SMEs will be consulted to better devise suitable financing schemes. Afterwards a pilot financing scheme will be designed and promoted to the SMEs. This task will be accomplished by the same financial experts that have performed Activity 2.2.3.1.</w:t>
            </w:r>
          </w:p>
        </w:tc>
      </w:tr>
      <w:tr w:rsidR="00F5335A" w14:paraId="66635C72" w14:textId="77777777">
        <w:tc>
          <w:tcPr>
            <w:tcW w:w="3438" w:type="dxa"/>
            <w:tcBorders>
              <w:top w:val="single" w:sz="6" w:space="0" w:color="auto"/>
              <w:left w:val="single" w:sz="4" w:space="0" w:color="auto"/>
              <w:bottom w:val="single" w:sz="6" w:space="0" w:color="auto"/>
              <w:right w:val="single" w:sz="4" w:space="0" w:color="auto"/>
            </w:tcBorders>
          </w:tcPr>
          <w:p w14:paraId="1810A6E0" w14:textId="77777777" w:rsidR="00F5335A" w:rsidRDefault="00795F6F">
            <w:pPr>
              <w:spacing w:after="0" w:line="240" w:lineRule="auto"/>
              <w:rPr>
                <w:rFonts w:ascii="Calibri" w:hAnsi="Calibri" w:cs="Calibri"/>
                <w:bCs/>
                <w:iCs/>
              </w:rPr>
            </w:pPr>
            <w:r>
              <w:rPr>
                <w:rFonts w:ascii="Calibri" w:hAnsi="Calibri" w:cs="Calibri"/>
                <w:bCs/>
                <w:iCs/>
              </w:rPr>
              <w:t>Activity</w:t>
            </w:r>
            <w:r>
              <w:rPr>
                <w:rFonts w:ascii="Calibri" w:hAnsi="Calibri" w:cs="Calibri"/>
                <w:iCs/>
              </w:rPr>
              <w:t xml:space="preserve"> 2.2.3.3: Approval of the pilot financing scheme for SMEs that manufacture phosphate chemicals designed in Activity 2.2.3.2.</w:t>
            </w:r>
          </w:p>
        </w:tc>
        <w:tc>
          <w:tcPr>
            <w:tcW w:w="6120" w:type="dxa"/>
            <w:tcBorders>
              <w:top w:val="single" w:sz="6" w:space="0" w:color="auto"/>
              <w:left w:val="single" w:sz="4" w:space="0" w:color="auto"/>
              <w:bottom w:val="single" w:sz="6" w:space="0" w:color="auto"/>
              <w:right w:val="single" w:sz="4" w:space="0" w:color="auto"/>
            </w:tcBorders>
            <w:vAlign w:val="center"/>
          </w:tcPr>
          <w:p w14:paraId="51DEAB6D" w14:textId="77777777" w:rsidR="00F5335A" w:rsidRDefault="00795F6F">
            <w:pPr>
              <w:pStyle w:val="CommentText"/>
              <w:spacing w:after="0"/>
              <w:rPr>
                <w:rFonts w:cs="Calibri"/>
                <w:bCs/>
                <w:sz w:val="22"/>
                <w:szCs w:val="22"/>
                <w:lang w:eastAsia="zh-CN"/>
              </w:rPr>
            </w:pPr>
            <w:r>
              <w:rPr>
                <w:rFonts w:cs="Calibri"/>
                <w:bCs/>
                <w:sz w:val="22"/>
                <w:szCs w:val="22"/>
              </w:rPr>
              <w:t>Lobbying campaigns will be conducted to get the proposed pilot financing scheme, developed as part of Activity 2.2.3.2, approved by the central and provincial governments. The approved pilot financing scheme will facilitate and accelerate the shift towards green and low carbon development of SMEs operating in the phosphate chemicals production sub-sector.</w:t>
            </w:r>
          </w:p>
        </w:tc>
      </w:tr>
    </w:tbl>
    <w:p w14:paraId="0CDE782E" w14:textId="77777777" w:rsidR="00F5335A" w:rsidRDefault="00F5335A">
      <w:pPr>
        <w:spacing w:after="0" w:line="240" w:lineRule="auto"/>
        <w:rPr>
          <w:rFonts w:ascii="Calibri" w:hAnsi="Calibri" w:cs="Calibri"/>
        </w:rPr>
      </w:pPr>
    </w:p>
    <w:p w14:paraId="4DB52C5D"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financing mechanisms for SMEs, and the design and approval of pilot financing scheme.</w:t>
      </w:r>
    </w:p>
    <w:p w14:paraId="3A73D9B5" w14:textId="77777777" w:rsidR="00F5335A" w:rsidRDefault="00F5335A">
      <w:pPr>
        <w:spacing w:after="0" w:line="240" w:lineRule="auto"/>
        <w:rPr>
          <w:rFonts w:ascii="Calibri" w:hAnsi="Calibri" w:cs="Calibri"/>
          <w:iCs/>
        </w:rPr>
      </w:pPr>
    </w:p>
    <w:p w14:paraId="0973BA24" w14:textId="77777777" w:rsidR="00F5335A" w:rsidRDefault="00795F6F">
      <w:pPr>
        <w:spacing w:after="0" w:line="240" w:lineRule="auto"/>
        <w:rPr>
          <w:rFonts w:ascii="Calibri" w:hAnsi="Calibri" w:cs="Calibri"/>
          <w:iCs/>
        </w:rPr>
      </w:pPr>
      <w:r>
        <w:rPr>
          <w:rFonts w:ascii="Calibri" w:hAnsi="Calibri" w:cs="Calibri"/>
          <w:iCs/>
          <w:u w:val="single"/>
        </w:rPr>
        <w:t>Output 2.2.4:</w:t>
      </w:r>
      <w:r>
        <w:rPr>
          <w:rFonts w:ascii="Calibri" w:hAnsi="Calibri" w:cs="Calibri"/>
          <w:iCs/>
        </w:rPr>
        <w:t xml:space="preserve"> Operational pilot financing scheme for phosphate chemicals SMEs in 2 to 3 regions.</w:t>
      </w:r>
    </w:p>
    <w:p w14:paraId="37B8B233"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3D79750E"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3990E11"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1BD7D36"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75799FDD" w14:textId="77777777">
        <w:tc>
          <w:tcPr>
            <w:tcW w:w="3438" w:type="dxa"/>
            <w:tcBorders>
              <w:top w:val="single" w:sz="12" w:space="0" w:color="FFFF00"/>
              <w:left w:val="single" w:sz="4" w:space="0" w:color="auto"/>
              <w:bottom w:val="single" w:sz="4" w:space="0" w:color="auto"/>
              <w:right w:val="single" w:sz="4" w:space="0" w:color="auto"/>
            </w:tcBorders>
          </w:tcPr>
          <w:p w14:paraId="778C7E43" w14:textId="77777777" w:rsidR="00F5335A" w:rsidRDefault="00795F6F">
            <w:pPr>
              <w:spacing w:after="0" w:line="240" w:lineRule="auto"/>
              <w:rPr>
                <w:rFonts w:ascii="Calibri" w:hAnsi="Calibri" w:cs="Calibri"/>
                <w:iCs/>
              </w:rPr>
            </w:pPr>
            <w:r>
              <w:rPr>
                <w:rFonts w:ascii="Calibri" w:hAnsi="Calibri" w:cs="Calibri"/>
                <w:bCs/>
                <w:iCs/>
              </w:rPr>
              <w:t>Activity</w:t>
            </w:r>
            <w:r>
              <w:rPr>
                <w:rFonts w:ascii="Calibri" w:hAnsi="Calibri" w:cs="Calibri"/>
                <w:iCs/>
              </w:rPr>
              <w:t xml:space="preserve"> 2.2.4.1: Operationalization of the pilot financing scheme for SMEs that manufacture phosphate chemicals, approved under Activity 2.2.3.3, in 2 or 3 selected regions.</w:t>
            </w:r>
          </w:p>
        </w:tc>
        <w:tc>
          <w:tcPr>
            <w:tcW w:w="6120" w:type="dxa"/>
            <w:tcBorders>
              <w:top w:val="single" w:sz="12" w:space="0" w:color="FFFF00"/>
              <w:left w:val="single" w:sz="4" w:space="0" w:color="auto"/>
              <w:bottom w:val="single" w:sz="4" w:space="0" w:color="auto"/>
              <w:right w:val="single" w:sz="4" w:space="0" w:color="auto"/>
            </w:tcBorders>
            <w:vAlign w:val="center"/>
          </w:tcPr>
          <w:p w14:paraId="63D4CAEC" w14:textId="77777777" w:rsidR="00F5335A" w:rsidRDefault="00795F6F">
            <w:pPr>
              <w:spacing w:after="0" w:line="240" w:lineRule="auto"/>
              <w:rPr>
                <w:rFonts w:ascii="Calibri" w:hAnsi="Calibri" w:cs="Calibri"/>
                <w:bCs/>
                <w:iCs/>
              </w:rPr>
            </w:pPr>
            <w:r>
              <w:rPr>
                <w:rFonts w:ascii="Calibri" w:hAnsi="Calibri" w:cs="Calibri"/>
                <w:bCs/>
              </w:rPr>
              <w:t xml:space="preserve">Assistance will be provided to government officials to select the appropriate financial institutions who will manage the pilot financing scheme for SMEs </w:t>
            </w:r>
            <w:r>
              <w:rPr>
                <w:rFonts w:ascii="Calibri" w:hAnsi="Calibri" w:cs="Calibri"/>
                <w:iCs/>
              </w:rPr>
              <w:t>that manufacture phosphate chemicals</w:t>
            </w:r>
            <w:r>
              <w:rPr>
                <w:rFonts w:ascii="Calibri" w:hAnsi="Calibri" w:cs="Calibri"/>
                <w:bCs/>
              </w:rPr>
              <w:t xml:space="preserve"> approved in Activity 2.2.3.3. The financing scheme will be piloted in two or three regions offering the best potential for SMEs involvement. Concomitantly, capacity building of relevant personnel from the financial institutions that will manage the </w:t>
            </w:r>
            <w:r>
              <w:rPr>
                <w:rFonts w:ascii="Calibri" w:hAnsi="Calibri" w:cs="Calibri"/>
                <w:bCs/>
              </w:rPr>
              <w:lastRenderedPageBreak/>
              <w:t xml:space="preserve">pilot financing scheme will be conducted to enhance their ability to effectively provide support to the SMEs. </w:t>
            </w:r>
          </w:p>
        </w:tc>
      </w:tr>
      <w:tr w:rsidR="00F5335A" w14:paraId="2EC1243F" w14:textId="77777777">
        <w:tc>
          <w:tcPr>
            <w:tcW w:w="3438" w:type="dxa"/>
            <w:tcBorders>
              <w:top w:val="single" w:sz="4" w:space="0" w:color="auto"/>
              <w:left w:val="single" w:sz="4" w:space="0" w:color="auto"/>
              <w:bottom w:val="single" w:sz="4" w:space="0" w:color="auto"/>
              <w:right w:val="single" w:sz="4" w:space="0" w:color="auto"/>
            </w:tcBorders>
          </w:tcPr>
          <w:p w14:paraId="55F6E336" w14:textId="77777777" w:rsidR="00F5335A" w:rsidRDefault="00795F6F">
            <w:pPr>
              <w:spacing w:after="0" w:line="240" w:lineRule="auto"/>
              <w:rPr>
                <w:rFonts w:ascii="Calibri" w:hAnsi="Calibri" w:cs="Calibri"/>
                <w:bCs/>
                <w:iCs/>
              </w:rPr>
            </w:pPr>
            <w:r>
              <w:rPr>
                <w:rFonts w:ascii="Calibri" w:hAnsi="Calibri" w:cs="Calibri"/>
                <w:bCs/>
                <w:iCs/>
              </w:rPr>
              <w:lastRenderedPageBreak/>
              <w:t>Activity 2.2.4.2: Promotion of the pilot financing scheme and provision of technical assistance to phosphate chemicals SMEs’ management team in the 2 or 3 selected regions to enhance their involvement and participation in the pilot scheme.</w:t>
            </w:r>
          </w:p>
        </w:tc>
        <w:tc>
          <w:tcPr>
            <w:tcW w:w="6120" w:type="dxa"/>
            <w:tcBorders>
              <w:top w:val="single" w:sz="4" w:space="0" w:color="auto"/>
              <w:left w:val="single" w:sz="4" w:space="0" w:color="auto"/>
              <w:bottom w:val="single" w:sz="4" w:space="0" w:color="auto"/>
              <w:right w:val="single" w:sz="4" w:space="0" w:color="auto"/>
            </w:tcBorders>
            <w:vAlign w:val="center"/>
          </w:tcPr>
          <w:p w14:paraId="7B776741" w14:textId="77777777" w:rsidR="00F5335A" w:rsidRDefault="00795F6F">
            <w:pPr>
              <w:spacing w:after="0" w:line="240" w:lineRule="auto"/>
              <w:rPr>
                <w:rFonts w:ascii="Calibri" w:hAnsi="Calibri" w:cs="Calibri"/>
                <w:bCs/>
                <w:iCs/>
              </w:rPr>
            </w:pPr>
            <w:r>
              <w:rPr>
                <w:rFonts w:ascii="Calibri" w:hAnsi="Calibri" w:cs="Calibri"/>
                <w:bCs/>
                <w:iCs/>
              </w:rPr>
              <w:t>This activity consists in promoting the pilot financing scheme operationalized under Activity 2.2.4.1 to SMEs manufacturing phosphate chemicals and operating in the 2 or 3 selected regions. The promotion initiatives (e.g., organization of workshops, and use of media such as radio, television, newspapers, pamphlets, etc.) are finalized to spur the participation of the SMEs in the pilot financing scheme. Technical assistance will also be provided to SMEs’ management teams to educate them about the procedures for accessing the financing scheme and provide information about the financial terms of the scheme and the benefits associated with low carbon technologies.</w:t>
            </w:r>
          </w:p>
        </w:tc>
      </w:tr>
      <w:tr w:rsidR="00F5335A" w14:paraId="2B770719" w14:textId="77777777">
        <w:tc>
          <w:tcPr>
            <w:tcW w:w="3438" w:type="dxa"/>
            <w:tcBorders>
              <w:top w:val="single" w:sz="4" w:space="0" w:color="auto"/>
              <w:left w:val="single" w:sz="4" w:space="0" w:color="auto"/>
              <w:bottom w:val="single" w:sz="6" w:space="0" w:color="auto"/>
              <w:right w:val="single" w:sz="4" w:space="0" w:color="auto"/>
            </w:tcBorders>
          </w:tcPr>
          <w:p w14:paraId="429853A3" w14:textId="77777777" w:rsidR="00F5335A" w:rsidRDefault="00795F6F">
            <w:pPr>
              <w:spacing w:after="0" w:line="240" w:lineRule="auto"/>
              <w:rPr>
                <w:rFonts w:ascii="Calibri" w:hAnsi="Calibri" w:cs="Calibri"/>
                <w:bCs/>
                <w:iCs/>
              </w:rPr>
            </w:pPr>
            <w:r>
              <w:rPr>
                <w:rFonts w:ascii="Calibri" w:hAnsi="Calibri" w:cs="Calibri"/>
                <w:bCs/>
                <w:iCs/>
              </w:rPr>
              <w:t xml:space="preserve">Activity 2.2.4.3: Evaluation of the operational performance of the pilot financing scheme for SMEs and provision of recommendations to make improvements and adjustments on the implementation of the scheme, if deemed necessary. </w:t>
            </w:r>
          </w:p>
        </w:tc>
        <w:tc>
          <w:tcPr>
            <w:tcW w:w="6120" w:type="dxa"/>
            <w:tcBorders>
              <w:top w:val="single" w:sz="4" w:space="0" w:color="auto"/>
              <w:left w:val="single" w:sz="4" w:space="0" w:color="auto"/>
              <w:bottom w:val="single" w:sz="6" w:space="0" w:color="auto"/>
              <w:right w:val="single" w:sz="4" w:space="0" w:color="auto"/>
            </w:tcBorders>
            <w:vAlign w:val="center"/>
          </w:tcPr>
          <w:p w14:paraId="68CD6A61" w14:textId="77777777" w:rsidR="00F5335A" w:rsidRDefault="00795F6F">
            <w:pPr>
              <w:spacing w:after="0" w:line="240" w:lineRule="auto"/>
              <w:rPr>
                <w:rFonts w:ascii="Calibri" w:hAnsi="Calibri" w:cs="Calibri"/>
                <w:bCs/>
              </w:rPr>
            </w:pPr>
            <w:r>
              <w:rPr>
                <w:rFonts w:ascii="Calibri" w:hAnsi="Calibri" w:cs="Calibri"/>
                <w:bCs/>
              </w:rPr>
              <w:t xml:space="preserve">The operational performance of the pilot financing scheme for SMEs operating in the phosphate chemicals production will be assessed. This evaluation will be useful to determine the strength and well as the shortcomings of the proposed pilot financing scheme and assess if the scheme allows the participant SMEs to achieve energy and cost savings while reducing GHG emissions. This task will be undertaken by financial experts and the findings will be summarized in a report. If required, corrective interventions and adjustments will be made to </w:t>
            </w:r>
            <w:r>
              <w:rPr>
                <w:rFonts w:ascii="Calibri" w:hAnsi="Calibri" w:cs="Calibri"/>
                <w:bCs/>
                <w:iCs/>
              </w:rPr>
              <w:t>enhance the performance of the pilot financing scheme</w:t>
            </w:r>
            <w:r>
              <w:rPr>
                <w:rFonts w:ascii="Calibri" w:hAnsi="Calibri" w:cs="Calibri"/>
                <w:bCs/>
              </w:rPr>
              <w:t>.</w:t>
            </w:r>
          </w:p>
        </w:tc>
      </w:tr>
    </w:tbl>
    <w:p w14:paraId="1058073A" w14:textId="77777777" w:rsidR="00F5335A" w:rsidRDefault="00F5335A">
      <w:pPr>
        <w:spacing w:after="0" w:line="240" w:lineRule="auto"/>
        <w:rPr>
          <w:rFonts w:ascii="Calibri" w:hAnsi="Calibri" w:cs="Calibri"/>
        </w:rPr>
      </w:pPr>
    </w:p>
    <w:p w14:paraId="1C19F7F1"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operationalization, promotion and evaluation of the financing scheme for SMEs.</w:t>
      </w:r>
    </w:p>
    <w:p w14:paraId="2B49910C" w14:textId="77777777" w:rsidR="00F5335A" w:rsidRDefault="00F5335A">
      <w:pPr>
        <w:spacing w:after="0" w:line="240" w:lineRule="auto"/>
        <w:rPr>
          <w:rFonts w:ascii="Calibri" w:hAnsi="Calibri" w:cs="Calibri"/>
          <w:iCs/>
        </w:rPr>
      </w:pPr>
    </w:p>
    <w:p w14:paraId="404E518D" w14:textId="77777777" w:rsidR="00F5335A" w:rsidRDefault="00795F6F">
      <w:pPr>
        <w:spacing w:after="0" w:line="240" w:lineRule="auto"/>
        <w:rPr>
          <w:rFonts w:ascii="Calibri" w:hAnsi="Calibri" w:cs="Calibri"/>
          <w:iCs/>
        </w:rPr>
      </w:pPr>
      <w:r>
        <w:rPr>
          <w:rFonts w:ascii="Calibri" w:hAnsi="Calibri" w:cs="Calibri"/>
          <w:iCs/>
          <w:u w:val="single"/>
        </w:rPr>
        <w:t>Output 2.2.5:</w:t>
      </w:r>
      <w:r>
        <w:rPr>
          <w:rFonts w:ascii="Calibri" w:hAnsi="Calibri" w:cs="Calibri"/>
          <w:iCs/>
        </w:rPr>
        <w:t xml:space="preserve"> Approved and financed follow-up plan for the replication of the application of demonstrated green, energy efficient low carbon technologies in phosphate chemicals production in other localities.</w:t>
      </w:r>
    </w:p>
    <w:p w14:paraId="179B600C"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9CD3E37"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EC06D53"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72ECF22"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0B774B2D" w14:textId="77777777">
        <w:trPr>
          <w:trHeight w:val="285"/>
        </w:trPr>
        <w:tc>
          <w:tcPr>
            <w:tcW w:w="3438" w:type="dxa"/>
            <w:tcBorders>
              <w:top w:val="single" w:sz="12" w:space="0" w:color="FFFF00"/>
              <w:left w:val="single" w:sz="4" w:space="0" w:color="auto"/>
              <w:bottom w:val="single" w:sz="4" w:space="0" w:color="auto"/>
              <w:right w:val="single" w:sz="4" w:space="0" w:color="auto"/>
            </w:tcBorders>
          </w:tcPr>
          <w:p w14:paraId="31D8AF5B" w14:textId="77777777" w:rsidR="00F5335A" w:rsidRDefault="00795F6F">
            <w:pPr>
              <w:spacing w:after="0" w:line="240" w:lineRule="auto"/>
              <w:rPr>
                <w:rFonts w:ascii="Calibri" w:hAnsi="Calibri" w:cs="Calibri"/>
                <w:iCs/>
              </w:rPr>
            </w:pPr>
            <w:r>
              <w:rPr>
                <w:rFonts w:ascii="Calibri" w:hAnsi="Calibri" w:cs="Calibri"/>
                <w:bCs/>
                <w:iCs/>
              </w:rPr>
              <w:t>Activity</w:t>
            </w:r>
            <w:r>
              <w:rPr>
                <w:rFonts w:ascii="Calibri" w:hAnsi="Calibri" w:cs="Calibri"/>
                <w:iCs/>
              </w:rPr>
              <w:t xml:space="preserve"> 2.2.5.1: Preparation and dissemination of case studies and lessons learned based on the application of demonstrated green, energy efficient and low carbon technologies and the annual and final reports in activity 2.1.3.4. </w:t>
            </w:r>
          </w:p>
        </w:tc>
        <w:tc>
          <w:tcPr>
            <w:tcW w:w="6120" w:type="dxa"/>
            <w:tcBorders>
              <w:top w:val="single" w:sz="12" w:space="0" w:color="FFFF00"/>
              <w:left w:val="single" w:sz="4" w:space="0" w:color="auto"/>
              <w:bottom w:val="single" w:sz="4" w:space="0" w:color="auto"/>
              <w:right w:val="single" w:sz="4" w:space="0" w:color="auto"/>
            </w:tcBorders>
            <w:vAlign w:val="center"/>
          </w:tcPr>
          <w:p w14:paraId="60CBF4B2" w14:textId="77777777" w:rsidR="00F5335A" w:rsidRDefault="00795F6F">
            <w:pPr>
              <w:spacing w:after="0" w:line="240" w:lineRule="auto"/>
              <w:rPr>
                <w:rFonts w:ascii="Calibri" w:hAnsi="Calibri" w:cs="Calibri"/>
                <w:bCs/>
                <w:iCs/>
              </w:rPr>
            </w:pPr>
            <w:r>
              <w:rPr>
                <w:rFonts w:ascii="Calibri" w:hAnsi="Calibri" w:cs="Calibri"/>
                <w:bCs/>
                <w:iCs/>
              </w:rPr>
              <w:t>This activity consists in drafting case studies and lessons learned based on the application of low carbon technologies implemented in the demo projects in the phosphate chemicals production. The cases studies and lessons learned will be also based on the annual and final reports on the performance of the demos prepared in Activity 2.1.3.4.The formulated reports will be prepared by sector specialists and will be made available to relevant stakeholders. This activity will allow more phosphate chemicals manufacturers in China to familiarize themselves with green and low carbon technologies.</w:t>
            </w:r>
          </w:p>
        </w:tc>
      </w:tr>
      <w:tr w:rsidR="00F5335A" w14:paraId="5B017099" w14:textId="77777777">
        <w:tc>
          <w:tcPr>
            <w:tcW w:w="3438" w:type="dxa"/>
            <w:tcBorders>
              <w:top w:val="single" w:sz="4" w:space="0" w:color="auto"/>
              <w:left w:val="single" w:sz="4" w:space="0" w:color="auto"/>
              <w:bottom w:val="single" w:sz="4" w:space="0" w:color="auto"/>
              <w:right w:val="single" w:sz="4" w:space="0" w:color="auto"/>
            </w:tcBorders>
          </w:tcPr>
          <w:p w14:paraId="7A8BB025" w14:textId="77777777" w:rsidR="00F5335A" w:rsidRDefault="00795F6F">
            <w:pPr>
              <w:spacing w:after="0" w:line="240" w:lineRule="auto"/>
              <w:rPr>
                <w:rFonts w:ascii="Calibri" w:hAnsi="Calibri" w:cs="Calibri"/>
                <w:bCs/>
                <w:iCs/>
              </w:rPr>
            </w:pPr>
            <w:r>
              <w:rPr>
                <w:rFonts w:ascii="Calibri" w:hAnsi="Calibri" w:cs="Calibri"/>
                <w:bCs/>
                <w:iCs/>
              </w:rPr>
              <w:t>Activity</w:t>
            </w:r>
            <w:r>
              <w:rPr>
                <w:rFonts w:ascii="Calibri" w:hAnsi="Calibri" w:cs="Calibri"/>
                <w:iCs/>
              </w:rPr>
              <w:t xml:space="preserve"> 2.2.5.2: Development, publication, and dissemination of green and low carbon development and operation in phosphate </w:t>
            </w:r>
            <w:r>
              <w:rPr>
                <w:rFonts w:ascii="Calibri" w:hAnsi="Calibri" w:cs="Calibri"/>
                <w:iCs/>
              </w:rPr>
              <w:lastRenderedPageBreak/>
              <w:t>chemicals production guidelines to replicate and scale-up the demos.</w:t>
            </w:r>
          </w:p>
        </w:tc>
        <w:tc>
          <w:tcPr>
            <w:tcW w:w="6120" w:type="dxa"/>
            <w:tcBorders>
              <w:top w:val="single" w:sz="4" w:space="0" w:color="auto"/>
              <w:left w:val="single" w:sz="4" w:space="0" w:color="auto"/>
              <w:bottom w:val="single" w:sz="4" w:space="0" w:color="auto"/>
              <w:right w:val="single" w:sz="4" w:space="0" w:color="auto"/>
            </w:tcBorders>
            <w:vAlign w:val="center"/>
          </w:tcPr>
          <w:p w14:paraId="5BF1817D" w14:textId="77777777" w:rsidR="00F5335A" w:rsidRDefault="00795F6F">
            <w:pPr>
              <w:spacing w:after="0" w:line="240" w:lineRule="auto"/>
              <w:rPr>
                <w:rFonts w:ascii="Calibri" w:hAnsi="Calibri" w:cs="Calibri"/>
                <w:bCs/>
              </w:rPr>
            </w:pPr>
            <w:r>
              <w:rPr>
                <w:rFonts w:ascii="Calibri" w:hAnsi="Calibri" w:cs="Calibri"/>
                <w:bCs/>
              </w:rPr>
              <w:lastRenderedPageBreak/>
              <w:t xml:space="preserve">In addition to Activity 2.2.5.1., sector specialists will also develop and publish guidelines concerning the green and low carbon development and operation in manufacturing phosphate chemicals. The guidelines will be then disseminated among public and private stakeholders (e.g., provincial government officials in </w:t>
            </w:r>
            <w:r>
              <w:rPr>
                <w:rFonts w:ascii="Calibri" w:hAnsi="Calibri" w:cs="Calibri"/>
                <w:bCs/>
              </w:rPr>
              <w:lastRenderedPageBreak/>
              <w:t>provinces not included in PhosChemEE and phosphate chemical production companies). These efforts are aimed at stimulating and facilitating the replication and scale-up of the demonstrated energy efficient and low carbon technologies.</w:t>
            </w:r>
          </w:p>
        </w:tc>
      </w:tr>
      <w:tr w:rsidR="00F5335A" w14:paraId="20A79264" w14:textId="77777777">
        <w:tc>
          <w:tcPr>
            <w:tcW w:w="3438" w:type="dxa"/>
            <w:tcBorders>
              <w:top w:val="single" w:sz="4" w:space="0" w:color="auto"/>
              <w:left w:val="single" w:sz="4" w:space="0" w:color="auto"/>
              <w:bottom w:val="single" w:sz="4" w:space="0" w:color="auto"/>
              <w:right w:val="single" w:sz="4" w:space="0" w:color="auto"/>
            </w:tcBorders>
          </w:tcPr>
          <w:p w14:paraId="614995C4" w14:textId="77777777" w:rsidR="00F5335A" w:rsidRDefault="00795F6F">
            <w:pPr>
              <w:spacing w:after="0" w:line="240" w:lineRule="auto"/>
              <w:rPr>
                <w:rFonts w:ascii="Calibri" w:hAnsi="Calibri" w:cs="Calibri"/>
                <w:bCs/>
                <w:iCs/>
              </w:rPr>
            </w:pPr>
            <w:r>
              <w:rPr>
                <w:rFonts w:ascii="Calibri" w:hAnsi="Calibri" w:cs="Calibri"/>
                <w:bCs/>
                <w:iCs/>
              </w:rPr>
              <w:lastRenderedPageBreak/>
              <w:t>Activity</w:t>
            </w:r>
            <w:r>
              <w:rPr>
                <w:rFonts w:ascii="Calibri" w:hAnsi="Calibri" w:cs="Calibri"/>
                <w:iCs/>
              </w:rPr>
              <w:t xml:space="preserve"> 2.2.5.3: Development of implementation plans and action plans for demos replication and scale-up to promote “global greening” in different regions of the country.</w:t>
            </w:r>
          </w:p>
        </w:tc>
        <w:tc>
          <w:tcPr>
            <w:tcW w:w="6120" w:type="dxa"/>
            <w:tcBorders>
              <w:top w:val="single" w:sz="4" w:space="0" w:color="auto"/>
              <w:left w:val="single" w:sz="4" w:space="0" w:color="auto"/>
              <w:bottom w:val="single" w:sz="4" w:space="0" w:color="auto"/>
              <w:right w:val="single" w:sz="4" w:space="0" w:color="auto"/>
            </w:tcBorders>
            <w:vAlign w:val="center"/>
          </w:tcPr>
          <w:p w14:paraId="5F036787" w14:textId="77777777" w:rsidR="00F5335A" w:rsidRDefault="00795F6F">
            <w:pPr>
              <w:spacing w:after="0" w:line="240" w:lineRule="auto"/>
              <w:rPr>
                <w:rFonts w:ascii="Calibri" w:hAnsi="Calibri" w:cs="Calibri"/>
                <w:bCs/>
                <w:iCs/>
              </w:rPr>
            </w:pPr>
            <w:r>
              <w:rPr>
                <w:rFonts w:ascii="Calibri" w:hAnsi="Calibri" w:cs="Calibri"/>
                <w:bCs/>
                <w:iCs/>
              </w:rPr>
              <w:t>This activity entails the engagement of sector experts to develop detailed implementation and action plans that will facilitate and accelerate the replication and scale-up of the demonstrated low carbon technologies for the phosphate chemicals production. These implementation and action plans will cover regions not included in this proposed PhosChemEE project. This activity will also support the enactment of the “global greening” plan, which promotes the development of green factories, products and technologies starting from key provinces and reaching out to the whole country.</w:t>
            </w:r>
          </w:p>
        </w:tc>
      </w:tr>
      <w:tr w:rsidR="00F5335A" w14:paraId="0342AD1A" w14:textId="77777777">
        <w:tc>
          <w:tcPr>
            <w:tcW w:w="3438" w:type="dxa"/>
            <w:tcBorders>
              <w:top w:val="single" w:sz="4" w:space="0" w:color="auto"/>
              <w:left w:val="single" w:sz="4" w:space="0" w:color="auto"/>
              <w:bottom w:val="single" w:sz="4" w:space="0" w:color="auto"/>
              <w:right w:val="single" w:sz="4" w:space="0" w:color="auto"/>
            </w:tcBorders>
          </w:tcPr>
          <w:p w14:paraId="57A7D2D4" w14:textId="77777777" w:rsidR="00F5335A" w:rsidRDefault="00795F6F">
            <w:pPr>
              <w:spacing w:after="0" w:line="240" w:lineRule="auto"/>
              <w:rPr>
                <w:rFonts w:ascii="Calibri" w:hAnsi="Calibri" w:cs="Calibri"/>
                <w:bCs/>
                <w:iCs/>
              </w:rPr>
            </w:pPr>
            <w:r>
              <w:rPr>
                <w:rFonts w:ascii="Calibri" w:hAnsi="Calibri" w:cs="Calibri"/>
                <w:bCs/>
                <w:iCs/>
              </w:rPr>
              <w:t>Activity 2.2.5.4: Conduct of lobbying and campaigning initiatives to promote and secure the approval and financing of the follow-up plans for the replication and scale-up of the demos.</w:t>
            </w:r>
          </w:p>
        </w:tc>
        <w:tc>
          <w:tcPr>
            <w:tcW w:w="6120" w:type="dxa"/>
            <w:tcBorders>
              <w:top w:val="single" w:sz="4" w:space="0" w:color="auto"/>
              <w:left w:val="single" w:sz="4" w:space="0" w:color="auto"/>
              <w:bottom w:val="single" w:sz="4" w:space="0" w:color="auto"/>
              <w:right w:val="single" w:sz="4" w:space="0" w:color="auto"/>
            </w:tcBorders>
            <w:vAlign w:val="center"/>
          </w:tcPr>
          <w:p w14:paraId="5C4FFA50" w14:textId="77777777" w:rsidR="00F5335A" w:rsidRDefault="00795F6F">
            <w:pPr>
              <w:spacing w:after="0" w:line="240" w:lineRule="auto"/>
              <w:rPr>
                <w:rFonts w:ascii="Calibri" w:hAnsi="Calibri" w:cs="Calibri"/>
                <w:bCs/>
              </w:rPr>
            </w:pPr>
            <w:r>
              <w:rPr>
                <w:rFonts w:ascii="Calibri" w:hAnsi="Calibri" w:cs="Calibri"/>
                <w:bCs/>
              </w:rPr>
              <w:t>Lobbying campaigns and initiatives will be devised and conducted to get the approval of the implementation and action plans formulated in Activity 2.2.5.3. The lobbying initiatives will also aim at securing sufficient funding from public and private stakeholders to finance the replication and scale-up of the demonstrated low carbon technologies in the phosphate chemicals production.</w:t>
            </w:r>
          </w:p>
        </w:tc>
      </w:tr>
      <w:tr w:rsidR="00F5335A" w14:paraId="3D85A278" w14:textId="77777777">
        <w:tc>
          <w:tcPr>
            <w:tcW w:w="3438" w:type="dxa"/>
            <w:tcBorders>
              <w:top w:val="single" w:sz="4" w:space="0" w:color="auto"/>
              <w:left w:val="single" w:sz="4" w:space="0" w:color="auto"/>
              <w:bottom w:val="single" w:sz="4" w:space="0" w:color="auto"/>
              <w:right w:val="single" w:sz="4" w:space="0" w:color="auto"/>
            </w:tcBorders>
          </w:tcPr>
          <w:p w14:paraId="2FF77059" w14:textId="77777777" w:rsidR="00F5335A" w:rsidRDefault="00795F6F">
            <w:pPr>
              <w:spacing w:after="0" w:line="240" w:lineRule="auto"/>
              <w:rPr>
                <w:rFonts w:ascii="Calibri" w:hAnsi="Calibri" w:cs="Calibri"/>
                <w:bCs/>
                <w:iCs/>
              </w:rPr>
            </w:pPr>
            <w:r>
              <w:rPr>
                <w:rFonts w:ascii="Calibri" w:hAnsi="Calibri" w:cs="Calibri"/>
                <w:bCs/>
                <w:iCs/>
              </w:rPr>
              <w:t>Activity 2.2.5.5: P</w:t>
            </w:r>
            <w:r>
              <w:rPr>
                <w:rFonts w:ascii="Calibri" w:hAnsi="Calibri" w:cs="Calibri"/>
                <w:iCs/>
              </w:rPr>
              <w:t>romotion of the application of successfully demonstrated green, energy-efficient and low-carbon technologies in phosphate chemicals production in different regions of the country</w:t>
            </w:r>
            <w:r>
              <w:rPr>
                <w:rFonts w:ascii="Calibri" w:hAnsi="Calibri" w:cs="Calibri"/>
                <w:bCs/>
                <w:iCs/>
              </w:rPr>
              <w:t>.</w:t>
            </w:r>
          </w:p>
        </w:tc>
        <w:tc>
          <w:tcPr>
            <w:tcW w:w="6120" w:type="dxa"/>
            <w:tcBorders>
              <w:top w:val="single" w:sz="4" w:space="0" w:color="auto"/>
              <w:left w:val="single" w:sz="4" w:space="0" w:color="auto"/>
              <w:bottom w:val="single" w:sz="4" w:space="0" w:color="auto"/>
              <w:right w:val="single" w:sz="4" w:space="0" w:color="auto"/>
            </w:tcBorders>
            <w:vAlign w:val="center"/>
          </w:tcPr>
          <w:p w14:paraId="429DDF20" w14:textId="77777777" w:rsidR="00F5335A" w:rsidRDefault="00795F6F">
            <w:pPr>
              <w:spacing w:after="0" w:line="240" w:lineRule="auto"/>
              <w:rPr>
                <w:rFonts w:ascii="Calibri" w:hAnsi="Calibri" w:cs="Calibri"/>
                <w:bCs/>
                <w:iCs/>
              </w:rPr>
            </w:pPr>
            <w:r>
              <w:rPr>
                <w:rFonts w:ascii="Calibri" w:hAnsi="Calibri" w:cs="Calibri"/>
                <w:bCs/>
                <w:iCs/>
              </w:rPr>
              <w:t xml:space="preserve">This activity consists in promoting the widespread application of the successfully demonstrated green, energy efficient and low carbon technologies for the manufacturing of phosphate chemicals in other regions and provinces of China and will require the participation of local governments. The promotion initiatives, besides the use of media and information material (e.g., organization of workshops, and use of media such as radio, television, newspapers, pamphlets, etc.), will also use the case studies and lessons learned prepared in Activity 2.2.5.1 and the guidelines developed in Activity 2.2.5.2. </w:t>
            </w:r>
          </w:p>
        </w:tc>
      </w:tr>
      <w:tr w:rsidR="00F5335A" w14:paraId="5BA26DB4" w14:textId="77777777">
        <w:tc>
          <w:tcPr>
            <w:tcW w:w="3438" w:type="dxa"/>
            <w:tcBorders>
              <w:top w:val="single" w:sz="4" w:space="0" w:color="auto"/>
              <w:left w:val="single" w:sz="4" w:space="0" w:color="auto"/>
              <w:bottom w:val="single" w:sz="4" w:space="0" w:color="auto"/>
              <w:right w:val="single" w:sz="4" w:space="0" w:color="auto"/>
            </w:tcBorders>
          </w:tcPr>
          <w:p w14:paraId="4AB6B940" w14:textId="77777777" w:rsidR="00F5335A" w:rsidRDefault="00795F6F">
            <w:pPr>
              <w:spacing w:after="0" w:line="240" w:lineRule="auto"/>
              <w:rPr>
                <w:rFonts w:ascii="Calibri" w:hAnsi="Calibri" w:cs="Calibri"/>
                <w:bCs/>
                <w:iCs/>
              </w:rPr>
            </w:pPr>
            <w:r>
              <w:rPr>
                <w:rFonts w:ascii="Calibri" w:hAnsi="Calibri" w:cs="Calibri"/>
                <w:bCs/>
                <w:iCs/>
              </w:rPr>
              <w:t>Activity 2.2.5.6: Design and implementation of a capacity building program on design, engineering, equipment manufacturing, operation and maintenance for service providing engineering firms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5EED960E" w14:textId="77777777" w:rsidR="00F5335A" w:rsidRDefault="00795F6F">
            <w:pPr>
              <w:spacing w:after="0" w:line="240" w:lineRule="auto"/>
              <w:rPr>
                <w:rFonts w:ascii="Calibri" w:hAnsi="Calibri" w:cs="Calibri"/>
                <w:bCs/>
                <w:iCs/>
              </w:rPr>
            </w:pPr>
            <w:r>
              <w:rPr>
                <w:rFonts w:ascii="Calibri" w:hAnsi="Calibri" w:cs="Calibri"/>
                <w:bCs/>
                <w:iCs/>
              </w:rPr>
              <w:t>Sector specialists will be engaged to design, develop and administer a capacity building program on the design, engineering, manufacturing of energy efficient equipment, and operation and maintenance of low carbon technologies for the phosphate chemicals production. Participants to the training activities will include national consultants and sector specialists, engineering firms, manufacturers of PCI equipment, and service and repair providers.</w:t>
            </w:r>
          </w:p>
        </w:tc>
      </w:tr>
      <w:tr w:rsidR="00F5335A" w14:paraId="2A181F83" w14:textId="77777777">
        <w:tc>
          <w:tcPr>
            <w:tcW w:w="3438" w:type="dxa"/>
            <w:tcBorders>
              <w:top w:val="single" w:sz="4" w:space="0" w:color="auto"/>
              <w:left w:val="single" w:sz="4" w:space="0" w:color="auto"/>
              <w:bottom w:val="single" w:sz="4" w:space="0" w:color="auto"/>
              <w:right w:val="single" w:sz="4" w:space="0" w:color="auto"/>
            </w:tcBorders>
          </w:tcPr>
          <w:p w14:paraId="01576B56" w14:textId="77777777" w:rsidR="00F5335A" w:rsidRDefault="00795F6F">
            <w:pPr>
              <w:spacing w:after="0" w:line="240" w:lineRule="auto"/>
              <w:rPr>
                <w:rFonts w:ascii="Calibri" w:hAnsi="Calibri" w:cs="Calibri"/>
                <w:bCs/>
                <w:iCs/>
              </w:rPr>
            </w:pPr>
            <w:r>
              <w:rPr>
                <w:rFonts w:ascii="Calibri" w:hAnsi="Calibri" w:cs="Calibri"/>
                <w:bCs/>
                <w:iCs/>
              </w:rPr>
              <w:t>Activity 2.2.5.7: Evaluation of the capacity building program designed in Activity 2.2.5.6 a year after the completion to assess how many trainees are gainfully applying the acquired skills and determine the corrective actions to be taken to improve the program.</w:t>
            </w:r>
          </w:p>
        </w:tc>
        <w:tc>
          <w:tcPr>
            <w:tcW w:w="6120" w:type="dxa"/>
            <w:tcBorders>
              <w:top w:val="single" w:sz="4" w:space="0" w:color="auto"/>
              <w:left w:val="single" w:sz="4" w:space="0" w:color="auto"/>
              <w:bottom w:val="single" w:sz="4" w:space="0" w:color="auto"/>
              <w:right w:val="single" w:sz="4" w:space="0" w:color="auto"/>
            </w:tcBorders>
            <w:vAlign w:val="center"/>
          </w:tcPr>
          <w:p w14:paraId="11BD66A9"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2.2.5.6. This evaluation will determine the efficacy of the training program by assessing how successfully the trained specialists are applying the newly acquired skills in their professional activities. If deemed necessary, corrective actions to improve the training program will be recommended and implemented.</w:t>
            </w:r>
          </w:p>
        </w:tc>
      </w:tr>
    </w:tbl>
    <w:p w14:paraId="7A7DB9D1" w14:textId="77777777" w:rsidR="00F5335A" w:rsidRDefault="00F5335A">
      <w:pPr>
        <w:spacing w:after="0" w:line="240" w:lineRule="auto"/>
        <w:rPr>
          <w:rFonts w:ascii="Calibri" w:hAnsi="Calibri" w:cs="Calibri"/>
          <w:iCs/>
        </w:rPr>
      </w:pPr>
    </w:p>
    <w:p w14:paraId="444E8B96"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preparation of case studies, lessons learned, replication and scale-up guidelines, implementation and action plans, and promotional activities, and the design and evaluation of a training program.</w:t>
      </w:r>
    </w:p>
    <w:p w14:paraId="144DD715" w14:textId="77777777" w:rsidR="00F5335A" w:rsidRDefault="00F5335A">
      <w:pPr>
        <w:spacing w:after="0" w:line="240" w:lineRule="auto"/>
        <w:rPr>
          <w:rFonts w:ascii="Calibri" w:hAnsi="Calibri" w:cs="Calibri"/>
          <w:b/>
          <w:bCs/>
        </w:rPr>
      </w:pPr>
    </w:p>
    <w:p w14:paraId="0940EF17" w14:textId="77777777" w:rsidR="00F5335A" w:rsidRDefault="00F5335A">
      <w:pPr>
        <w:spacing w:after="0" w:line="240" w:lineRule="auto"/>
        <w:rPr>
          <w:rFonts w:ascii="Calibri" w:hAnsi="Calibri" w:cs="Calibri"/>
          <w:b/>
          <w:bCs/>
        </w:rPr>
      </w:pPr>
    </w:p>
    <w:p w14:paraId="1B20EA26" w14:textId="77777777" w:rsidR="00F5335A" w:rsidRDefault="00795F6F">
      <w:pPr>
        <w:pStyle w:val="ListParagraph"/>
        <w:ind w:left="0"/>
        <w:jc w:val="both"/>
        <w:rPr>
          <w:rFonts w:ascii="Calibri" w:hAnsi="Calibri" w:cs="Calibri"/>
          <w:b/>
          <w:bCs/>
          <w:sz w:val="22"/>
          <w:szCs w:val="22"/>
          <w:lang w:eastAsia="zh-CN"/>
        </w:rPr>
      </w:pPr>
      <w:r>
        <w:rPr>
          <w:rFonts w:ascii="Calibri" w:hAnsi="Calibri" w:cs="Calibri"/>
          <w:b/>
          <w:bCs/>
          <w:sz w:val="22"/>
          <w:szCs w:val="22"/>
        </w:rPr>
        <w:t xml:space="preserve">Component 3: </w:t>
      </w:r>
      <w:r>
        <w:rPr>
          <w:rFonts w:ascii="Calibri" w:hAnsi="Calibri" w:cs="Calibri"/>
          <w:b/>
          <w:sz w:val="22"/>
          <w:szCs w:val="22"/>
        </w:rPr>
        <w:t>Green and Low Carbon Design and Operation of Waste Management Systems in the Phosphate Chemicals Industry</w:t>
      </w:r>
      <w:r>
        <w:rPr>
          <w:rFonts w:ascii="Calibri" w:hAnsi="Calibri" w:cs="Calibri"/>
          <w:b/>
          <w:sz w:val="22"/>
          <w:szCs w:val="22"/>
          <w:lang w:eastAsia="zh-CN"/>
        </w:rPr>
        <w:t xml:space="preserve"> </w:t>
      </w:r>
    </w:p>
    <w:p w14:paraId="58C36E66" w14:textId="77777777" w:rsidR="00F5335A" w:rsidRDefault="00F5335A">
      <w:pPr>
        <w:pStyle w:val="ListParagraph"/>
        <w:ind w:left="0"/>
        <w:jc w:val="both"/>
        <w:rPr>
          <w:rFonts w:ascii="Calibri" w:hAnsi="Calibri" w:cs="Calibri"/>
          <w:bCs/>
          <w:sz w:val="22"/>
          <w:szCs w:val="22"/>
        </w:rPr>
      </w:pPr>
    </w:p>
    <w:p w14:paraId="5C6F1A8A" w14:textId="77777777" w:rsidR="00F5335A" w:rsidRDefault="00795F6F">
      <w:pPr>
        <w:pStyle w:val="ListParagraph"/>
        <w:ind w:left="0"/>
        <w:jc w:val="both"/>
        <w:rPr>
          <w:rFonts w:ascii="Calibri" w:hAnsi="Calibri" w:cs="Calibri"/>
          <w:sz w:val="22"/>
          <w:szCs w:val="22"/>
          <w:u w:val="single"/>
        </w:rPr>
      </w:pPr>
      <w:r>
        <w:rPr>
          <w:rFonts w:ascii="Calibri" w:hAnsi="Calibri" w:cs="Calibri"/>
          <w:bCs/>
          <w:sz w:val="22"/>
          <w:szCs w:val="22"/>
          <w:u w:val="single"/>
        </w:rPr>
        <w:t xml:space="preserve">Outcome 3.1: </w:t>
      </w:r>
      <w:r>
        <w:rPr>
          <w:rFonts w:ascii="Calibri" w:hAnsi="Calibri" w:cs="Calibri"/>
          <w:sz w:val="22"/>
          <w:szCs w:val="22"/>
        </w:rPr>
        <w:t>Enhanced commitment of, and institutional and technical arrangements for, the phosphate chemical industry in green and low carbon waste management</w:t>
      </w:r>
      <w:r>
        <w:rPr>
          <w:rFonts w:ascii="Calibri" w:hAnsi="Calibri" w:cs="Calibri"/>
          <w:sz w:val="22"/>
          <w:szCs w:val="22"/>
          <w:u w:val="single"/>
        </w:rPr>
        <w:t>.</w:t>
      </w:r>
    </w:p>
    <w:p w14:paraId="2D5A1805" w14:textId="77777777" w:rsidR="00F5335A" w:rsidRDefault="00F5335A">
      <w:pPr>
        <w:pStyle w:val="ListParagraph"/>
        <w:ind w:left="0"/>
        <w:jc w:val="both"/>
        <w:rPr>
          <w:rFonts w:ascii="Calibri" w:hAnsi="Calibri" w:cs="Calibri"/>
          <w:sz w:val="22"/>
          <w:szCs w:val="22"/>
        </w:rPr>
      </w:pPr>
    </w:p>
    <w:p w14:paraId="74584344" w14:textId="77777777" w:rsidR="00F5335A" w:rsidRDefault="00795F6F">
      <w:pPr>
        <w:spacing w:after="0" w:line="240" w:lineRule="auto"/>
        <w:rPr>
          <w:rFonts w:ascii="Calibri" w:hAnsi="Calibri" w:cs="Calibri"/>
        </w:rPr>
      </w:pPr>
      <w:r>
        <w:rPr>
          <w:rFonts w:ascii="Calibri" w:hAnsi="Calibri" w:cs="Calibri"/>
          <w:u w:val="single"/>
        </w:rPr>
        <w:t>Output 3.1.1:</w:t>
      </w:r>
      <w:r>
        <w:rPr>
          <w:rStyle w:val="CommentReference"/>
          <w:rFonts w:ascii="Calibri" w:hAnsi="Calibri" w:cs="Calibri"/>
          <w:sz w:val="22"/>
          <w:szCs w:val="22"/>
        </w:rPr>
        <w:t xml:space="preserve"> </w:t>
      </w:r>
      <w:r>
        <w:rPr>
          <w:rFonts w:ascii="Calibri" w:hAnsi="Calibri" w:cs="Calibri"/>
        </w:rPr>
        <w:t xml:space="preserve">Formulated, recommended, approved, and enforced policies and institutional frameworks that supports green, low carbon initiatives in waste management in the PCI. </w:t>
      </w:r>
    </w:p>
    <w:p w14:paraId="79198488" w14:textId="77777777" w:rsidR="00F5335A" w:rsidRDefault="00F5335A">
      <w:pPr>
        <w:spacing w:after="0" w:line="240" w:lineRule="auto"/>
        <w:rPr>
          <w:rFonts w:ascii="Calibri" w:hAnsi="Calibri" w:cs="Calibri"/>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237BDA8"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2FE46EC" w14:textId="77777777" w:rsidR="00F5335A" w:rsidRDefault="00795F6F">
            <w:pPr>
              <w:spacing w:after="0" w:line="240" w:lineRule="auto"/>
              <w:jc w:val="center"/>
              <w:rPr>
                <w:rFonts w:ascii="Calibri" w:hAnsi="Calibri" w:cs="Calibri"/>
                <w:b/>
                <w:color w:val="FFFFFF"/>
              </w:rPr>
            </w:pPr>
            <w:r>
              <w:rPr>
                <w:rFonts w:ascii="Calibri" w:hAnsi="Calibri" w:cs="Calibri"/>
                <w:b/>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FF3ACC4" w14:textId="77777777" w:rsidR="00F5335A" w:rsidRDefault="00795F6F">
            <w:pPr>
              <w:spacing w:after="0" w:line="240" w:lineRule="auto"/>
              <w:jc w:val="center"/>
              <w:rPr>
                <w:rFonts w:ascii="Calibri" w:hAnsi="Calibri" w:cs="Calibri"/>
                <w:color w:val="FFFFFF"/>
              </w:rPr>
            </w:pPr>
            <w:r>
              <w:rPr>
                <w:rFonts w:ascii="Calibri" w:hAnsi="Calibri" w:cs="Calibri"/>
                <w:b/>
                <w:color w:val="FFFFFF"/>
              </w:rPr>
              <w:t>Description</w:t>
            </w:r>
          </w:p>
        </w:tc>
      </w:tr>
      <w:tr w:rsidR="00F5335A" w14:paraId="2E0D6422" w14:textId="77777777">
        <w:tc>
          <w:tcPr>
            <w:tcW w:w="3438" w:type="dxa"/>
            <w:tcBorders>
              <w:top w:val="single" w:sz="4" w:space="0" w:color="auto"/>
              <w:left w:val="single" w:sz="4" w:space="0" w:color="auto"/>
              <w:bottom w:val="single" w:sz="4" w:space="0" w:color="auto"/>
              <w:right w:val="single" w:sz="4" w:space="0" w:color="auto"/>
            </w:tcBorders>
            <w:vAlign w:val="center"/>
          </w:tcPr>
          <w:p w14:paraId="3F73C9CC" w14:textId="77777777" w:rsidR="00F5335A" w:rsidRDefault="00795F6F">
            <w:pPr>
              <w:spacing w:after="0" w:line="240" w:lineRule="auto"/>
              <w:rPr>
                <w:rFonts w:ascii="Calibri" w:hAnsi="Calibri" w:cs="Calibri"/>
                <w:bCs/>
                <w:iCs/>
              </w:rPr>
            </w:pPr>
            <w:r>
              <w:rPr>
                <w:rFonts w:ascii="Calibri" w:hAnsi="Calibri" w:cs="Calibri"/>
                <w:bCs/>
                <w:iCs/>
              </w:rPr>
              <w:t>Activity 3.1.1.1: Conduct of research to update existing policies and strengthen existing institutional mechanisms in China to enable the greening of waste management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581162F0" w14:textId="77777777" w:rsidR="00F5335A" w:rsidRDefault="00795F6F">
            <w:pPr>
              <w:spacing w:after="0" w:line="240" w:lineRule="auto"/>
              <w:rPr>
                <w:rFonts w:ascii="Calibri" w:hAnsi="Calibri" w:cs="Calibri"/>
                <w:bCs/>
                <w:iCs/>
              </w:rPr>
            </w:pPr>
            <w:r>
              <w:rPr>
                <w:rFonts w:ascii="Calibri" w:hAnsi="Calibri" w:cs="Calibri"/>
                <w:bCs/>
              </w:rPr>
              <w:t>Research activities will be undertaken to analyze the existing policies and institutional mechanisms currently in place in China supporting environmentally friendly waste management in the phosphate mining and refining sub-sector. Relevant findings will be summarized to promote China’s energy transition in phosphate mining and refining waste management and propose the development route to shift towards carbon neutrality.</w:t>
            </w:r>
          </w:p>
        </w:tc>
      </w:tr>
      <w:tr w:rsidR="00F5335A" w14:paraId="1365F816" w14:textId="77777777">
        <w:tc>
          <w:tcPr>
            <w:tcW w:w="3438" w:type="dxa"/>
            <w:tcBorders>
              <w:top w:val="single" w:sz="4" w:space="0" w:color="auto"/>
              <w:left w:val="single" w:sz="4" w:space="0" w:color="auto"/>
              <w:bottom w:val="single" w:sz="6" w:space="0" w:color="auto"/>
              <w:right w:val="single" w:sz="4" w:space="0" w:color="auto"/>
            </w:tcBorders>
            <w:vAlign w:val="center"/>
          </w:tcPr>
          <w:p w14:paraId="52C7491D" w14:textId="77777777" w:rsidR="00F5335A" w:rsidRDefault="00795F6F">
            <w:pPr>
              <w:spacing w:after="0" w:line="240" w:lineRule="auto"/>
              <w:rPr>
                <w:rFonts w:ascii="Calibri" w:hAnsi="Calibri" w:cs="Calibri"/>
                <w:bCs/>
                <w:iCs/>
              </w:rPr>
            </w:pPr>
            <w:r>
              <w:rPr>
                <w:rFonts w:ascii="Calibri" w:hAnsi="Calibri" w:cs="Calibri"/>
                <w:bCs/>
                <w:iCs/>
              </w:rPr>
              <w:t>Activity 3.1.1.2: Conduct of research to update existing policies and strengthen existing institutional mechanisms in China to enable the greening of waste management in the phosphate chemicals production sub-sector.</w:t>
            </w:r>
          </w:p>
        </w:tc>
        <w:tc>
          <w:tcPr>
            <w:tcW w:w="6120" w:type="dxa"/>
            <w:tcBorders>
              <w:top w:val="single" w:sz="4" w:space="0" w:color="auto"/>
              <w:left w:val="single" w:sz="4" w:space="0" w:color="auto"/>
              <w:bottom w:val="single" w:sz="6" w:space="0" w:color="auto"/>
              <w:right w:val="single" w:sz="4" w:space="0" w:color="auto"/>
            </w:tcBorders>
            <w:vAlign w:val="center"/>
          </w:tcPr>
          <w:p w14:paraId="424CB26E" w14:textId="77777777" w:rsidR="00F5335A" w:rsidRDefault="00795F6F">
            <w:pPr>
              <w:spacing w:after="0" w:line="240" w:lineRule="auto"/>
              <w:rPr>
                <w:rFonts w:ascii="Calibri" w:hAnsi="Calibri" w:cs="Calibri"/>
                <w:bCs/>
                <w:iCs/>
              </w:rPr>
            </w:pPr>
            <w:r>
              <w:rPr>
                <w:rFonts w:ascii="Calibri" w:hAnsi="Calibri" w:cs="Calibri"/>
                <w:bCs/>
              </w:rPr>
              <w:t>Research activities will be undertaken to analyze the existing policies and institutional mechanisms currently in place in China supporting environmentally friendly waste management in the phosphate chemicals production sub-sector. Relevant findings will be summarized to promote China’s energy transition in phosphate chemicals production waste management and propose the development route to shift towards carbon neutrality.</w:t>
            </w:r>
          </w:p>
        </w:tc>
      </w:tr>
      <w:tr w:rsidR="00F5335A" w14:paraId="05461DB9" w14:textId="77777777">
        <w:tc>
          <w:tcPr>
            <w:tcW w:w="3438" w:type="dxa"/>
            <w:tcBorders>
              <w:top w:val="single" w:sz="6" w:space="0" w:color="auto"/>
              <w:left w:val="single" w:sz="4" w:space="0" w:color="auto"/>
              <w:bottom w:val="single" w:sz="6" w:space="0" w:color="auto"/>
              <w:right w:val="single" w:sz="4" w:space="0" w:color="auto"/>
            </w:tcBorders>
            <w:vAlign w:val="center"/>
          </w:tcPr>
          <w:p w14:paraId="49EB1A77" w14:textId="77777777" w:rsidR="00F5335A" w:rsidRDefault="00795F6F">
            <w:pPr>
              <w:spacing w:after="0" w:line="240" w:lineRule="auto"/>
              <w:rPr>
                <w:rFonts w:ascii="Calibri" w:hAnsi="Calibri" w:cs="Calibri"/>
                <w:bCs/>
                <w:iCs/>
              </w:rPr>
            </w:pPr>
            <w:r>
              <w:rPr>
                <w:rFonts w:ascii="Calibri" w:hAnsi="Calibri" w:cs="Calibri"/>
                <w:bCs/>
                <w:iCs/>
              </w:rPr>
              <w:t>Activity 3.1.1.3: Conduct of research studies on existing policies and institutional frameworks in other countries that can be used as reference for supporting and promoting low carbon development in waste management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5B632317" w14:textId="77777777" w:rsidR="00F5335A" w:rsidRDefault="00795F6F">
            <w:pPr>
              <w:spacing w:after="0" w:line="240" w:lineRule="auto"/>
              <w:jc w:val="both"/>
              <w:rPr>
                <w:rFonts w:ascii="Calibri" w:hAnsi="Calibri" w:cs="Calibri"/>
                <w:bCs/>
              </w:rPr>
            </w:pPr>
            <w:r>
              <w:rPr>
                <w:rFonts w:ascii="Calibri" w:hAnsi="Calibri" w:cs="Calibri"/>
                <w:bCs/>
              </w:rPr>
              <w:t>Analyze and evaluate the existing policies and institutional frameworks in other countries to define the pathway towards carbon neutral development in waste management in the phosphate mining and refining sub-sector. Based on the findings of the assessment, propose suggestions to support and promote the low-carbon development in phosphate mining and refining waste management in China.</w:t>
            </w:r>
          </w:p>
        </w:tc>
      </w:tr>
      <w:tr w:rsidR="00F5335A" w14:paraId="2CC7436F" w14:textId="77777777">
        <w:tc>
          <w:tcPr>
            <w:tcW w:w="3438" w:type="dxa"/>
            <w:tcBorders>
              <w:top w:val="single" w:sz="6" w:space="0" w:color="auto"/>
              <w:left w:val="single" w:sz="4" w:space="0" w:color="auto"/>
              <w:bottom w:val="single" w:sz="6" w:space="0" w:color="auto"/>
              <w:right w:val="single" w:sz="4" w:space="0" w:color="auto"/>
            </w:tcBorders>
            <w:vAlign w:val="center"/>
          </w:tcPr>
          <w:p w14:paraId="6DEEF90D" w14:textId="77777777" w:rsidR="00F5335A" w:rsidRDefault="00795F6F">
            <w:pPr>
              <w:spacing w:after="0" w:line="240" w:lineRule="auto"/>
              <w:rPr>
                <w:rFonts w:ascii="Calibri" w:hAnsi="Calibri" w:cs="Calibri"/>
                <w:bCs/>
                <w:iCs/>
              </w:rPr>
            </w:pPr>
            <w:r>
              <w:rPr>
                <w:rFonts w:ascii="Calibri" w:hAnsi="Calibri" w:cs="Calibri"/>
                <w:bCs/>
                <w:iCs/>
              </w:rPr>
              <w:t xml:space="preserve">Activity 3.1.1.4: Conduct of research studies on existing policies and institutional frameworks in other countries that can be used as reference for supporting and promoting low carbon development in waste </w:t>
            </w:r>
            <w:r>
              <w:rPr>
                <w:rFonts w:ascii="Calibri" w:hAnsi="Calibri" w:cs="Calibri"/>
                <w:bCs/>
                <w:iCs/>
              </w:rPr>
              <w:lastRenderedPageBreak/>
              <w:t>management in the phosphate chemicals production sub-sector.</w:t>
            </w:r>
          </w:p>
        </w:tc>
        <w:tc>
          <w:tcPr>
            <w:tcW w:w="6120" w:type="dxa"/>
            <w:tcBorders>
              <w:top w:val="single" w:sz="6" w:space="0" w:color="auto"/>
              <w:left w:val="single" w:sz="4" w:space="0" w:color="auto"/>
              <w:bottom w:val="single" w:sz="6" w:space="0" w:color="auto"/>
              <w:right w:val="single" w:sz="4" w:space="0" w:color="auto"/>
            </w:tcBorders>
            <w:vAlign w:val="center"/>
          </w:tcPr>
          <w:p w14:paraId="03D5666E" w14:textId="77777777" w:rsidR="00F5335A" w:rsidRDefault="00795F6F">
            <w:pPr>
              <w:spacing w:after="0" w:line="240" w:lineRule="auto"/>
              <w:rPr>
                <w:rFonts w:ascii="Calibri" w:hAnsi="Calibri" w:cs="Calibri"/>
                <w:bCs/>
                <w:iCs/>
              </w:rPr>
            </w:pPr>
            <w:r>
              <w:rPr>
                <w:rFonts w:ascii="Calibri" w:hAnsi="Calibri" w:cs="Calibri"/>
                <w:bCs/>
              </w:rPr>
              <w:lastRenderedPageBreak/>
              <w:t>Analyze and evaluate the existing policies and institutional frameworks in other countries to define the pathway towards carbon neutral development in waste management in the phosphate chemicals production sub-sector. Based on the findings of the assessment, propose suggestions to support and promote the low-carbon development in phosphate chemicals manufacturing waste management in China.</w:t>
            </w:r>
          </w:p>
        </w:tc>
      </w:tr>
      <w:tr w:rsidR="00F5335A" w14:paraId="4939FF15" w14:textId="77777777">
        <w:tc>
          <w:tcPr>
            <w:tcW w:w="3438" w:type="dxa"/>
            <w:tcBorders>
              <w:top w:val="single" w:sz="6" w:space="0" w:color="auto"/>
              <w:left w:val="single" w:sz="4" w:space="0" w:color="auto"/>
              <w:bottom w:val="single" w:sz="6" w:space="0" w:color="auto"/>
              <w:right w:val="single" w:sz="4" w:space="0" w:color="auto"/>
            </w:tcBorders>
            <w:vAlign w:val="center"/>
          </w:tcPr>
          <w:p w14:paraId="7372B903" w14:textId="77777777" w:rsidR="00F5335A" w:rsidRDefault="00795F6F">
            <w:pPr>
              <w:spacing w:after="0" w:line="240" w:lineRule="auto"/>
              <w:rPr>
                <w:rFonts w:ascii="Calibri" w:hAnsi="Calibri" w:cs="Calibri"/>
                <w:bCs/>
                <w:iCs/>
              </w:rPr>
            </w:pPr>
            <w:r>
              <w:rPr>
                <w:rFonts w:ascii="Calibri" w:hAnsi="Calibri" w:cs="Calibri"/>
                <w:bCs/>
                <w:iCs/>
              </w:rPr>
              <w:t>Activity 3.1.1.5: Formulation and recommendation of new policies and institutional framework on green, energy efficient low carbon development in waste management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13309111" w14:textId="77777777" w:rsidR="00F5335A" w:rsidRDefault="00795F6F">
            <w:pPr>
              <w:spacing w:after="0" w:line="240" w:lineRule="auto"/>
              <w:rPr>
                <w:rFonts w:ascii="Calibri" w:hAnsi="Calibri" w:cs="Calibri"/>
                <w:bCs/>
                <w:iCs/>
              </w:rPr>
            </w:pPr>
            <w:r>
              <w:rPr>
                <w:rFonts w:ascii="Calibri" w:hAnsi="Calibri" w:cs="Calibri"/>
                <w:bCs/>
                <w:iCs/>
              </w:rPr>
              <w:t>Based on the results of activities 3.1.1.1 and 3.1.1.3, new and updated policies and institutional frameworks on green, energy efficient and low carbon technology application in waste management in the phosphate mining and refining sub-sector will be formulated and recommended. The relevant policy reports drafted under this activity will be the basis for the follow-up activities 3.1.1.6 and 3.1.1.7.</w:t>
            </w:r>
          </w:p>
        </w:tc>
      </w:tr>
      <w:tr w:rsidR="00F5335A" w14:paraId="122B64BF" w14:textId="77777777">
        <w:tc>
          <w:tcPr>
            <w:tcW w:w="3438" w:type="dxa"/>
            <w:tcBorders>
              <w:top w:val="single" w:sz="6" w:space="0" w:color="auto"/>
              <w:left w:val="single" w:sz="4" w:space="0" w:color="auto"/>
              <w:bottom w:val="single" w:sz="6" w:space="0" w:color="auto"/>
              <w:right w:val="single" w:sz="4" w:space="0" w:color="auto"/>
            </w:tcBorders>
            <w:vAlign w:val="center"/>
          </w:tcPr>
          <w:p w14:paraId="50FBB486" w14:textId="77777777" w:rsidR="00F5335A" w:rsidRDefault="00795F6F">
            <w:pPr>
              <w:spacing w:after="0" w:line="240" w:lineRule="auto"/>
              <w:rPr>
                <w:rFonts w:ascii="Calibri" w:hAnsi="Calibri" w:cs="Calibri"/>
                <w:bCs/>
                <w:iCs/>
              </w:rPr>
            </w:pPr>
            <w:r>
              <w:rPr>
                <w:rFonts w:ascii="Calibri" w:hAnsi="Calibri" w:cs="Calibri"/>
                <w:bCs/>
                <w:iCs/>
              </w:rPr>
              <w:t>Activity 3.1.1.6: Approval of the newly formulated and recommended policies and institutional framework on green, energy efficient low carbon development in waste management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63496819" w14:textId="77777777" w:rsidR="00F5335A" w:rsidRDefault="00795F6F">
            <w:pPr>
              <w:spacing w:after="0" w:line="240" w:lineRule="auto"/>
              <w:rPr>
                <w:rFonts w:ascii="Calibri" w:hAnsi="Calibri" w:cs="Calibri"/>
                <w:bCs/>
                <w:iCs/>
              </w:rPr>
            </w:pPr>
            <w:r>
              <w:rPr>
                <w:rFonts w:ascii="Calibri" w:hAnsi="Calibri" w:cs="Calibri"/>
                <w:bCs/>
                <w:iCs/>
              </w:rPr>
              <w:t>The focus of this activity will be to lobby for the approval of the policies formulated in Activity 3.1.1.5 and secure the commitments of various stakeholders. This lobbying campaign will be realized through the organization of seminars and meetings to promote the approval of policies related to the green and low-carbon development in waste management in the phosphate mining and refining sub-sector.</w:t>
            </w:r>
          </w:p>
        </w:tc>
      </w:tr>
      <w:tr w:rsidR="00F5335A" w14:paraId="2F767A8D" w14:textId="77777777">
        <w:tc>
          <w:tcPr>
            <w:tcW w:w="3438" w:type="dxa"/>
            <w:tcBorders>
              <w:top w:val="single" w:sz="6" w:space="0" w:color="auto"/>
              <w:left w:val="single" w:sz="4" w:space="0" w:color="auto"/>
              <w:bottom w:val="single" w:sz="6" w:space="0" w:color="auto"/>
              <w:right w:val="single" w:sz="4" w:space="0" w:color="auto"/>
            </w:tcBorders>
            <w:vAlign w:val="center"/>
          </w:tcPr>
          <w:p w14:paraId="25C4A8D0" w14:textId="77777777" w:rsidR="00F5335A" w:rsidRDefault="00795F6F">
            <w:pPr>
              <w:spacing w:after="0" w:line="240" w:lineRule="auto"/>
              <w:rPr>
                <w:rFonts w:ascii="Calibri" w:hAnsi="Calibri" w:cs="Calibri"/>
                <w:bCs/>
                <w:iCs/>
              </w:rPr>
            </w:pPr>
            <w:r>
              <w:rPr>
                <w:rFonts w:ascii="Calibri" w:hAnsi="Calibri" w:cs="Calibri"/>
                <w:bCs/>
                <w:iCs/>
              </w:rPr>
              <w:t>Activity 3.1.1.7: Enforcement of new approved policies and institutional framework on green, energy efficient low carbon development in waste management in the phosphate mining and refining sub-sector.</w:t>
            </w:r>
          </w:p>
        </w:tc>
        <w:tc>
          <w:tcPr>
            <w:tcW w:w="6120" w:type="dxa"/>
            <w:tcBorders>
              <w:top w:val="single" w:sz="6" w:space="0" w:color="auto"/>
              <w:left w:val="single" w:sz="4" w:space="0" w:color="auto"/>
              <w:bottom w:val="single" w:sz="6" w:space="0" w:color="auto"/>
              <w:right w:val="single" w:sz="4" w:space="0" w:color="auto"/>
            </w:tcBorders>
            <w:vAlign w:val="center"/>
          </w:tcPr>
          <w:p w14:paraId="048CFA99" w14:textId="77777777" w:rsidR="00F5335A" w:rsidRDefault="00795F6F">
            <w:pPr>
              <w:spacing w:after="0" w:line="240" w:lineRule="auto"/>
              <w:rPr>
                <w:rFonts w:ascii="Calibri" w:hAnsi="Calibri" w:cs="Calibri"/>
                <w:bCs/>
                <w:iCs/>
              </w:rPr>
            </w:pPr>
            <w:r>
              <w:rPr>
                <w:rFonts w:ascii="Calibri" w:hAnsi="Calibri" w:cs="Calibri"/>
                <w:bCs/>
              </w:rPr>
              <w:t>Assistance will be provided to government officials to support the enforcement of the policies and institutional frameworks newly formulated and/or updated in Activity 3.1.1.5, and for the preparation of supportive implementing rules and regulations (IRRs) to guide the enforcement. Concomitantly, capacity building of relevant personnel will be conducted to enhance the effect of polices and institutional frameworks enforcement.</w:t>
            </w:r>
          </w:p>
        </w:tc>
      </w:tr>
      <w:tr w:rsidR="00F5335A" w14:paraId="208D873F" w14:textId="77777777">
        <w:tc>
          <w:tcPr>
            <w:tcW w:w="3438" w:type="dxa"/>
            <w:tcBorders>
              <w:top w:val="single" w:sz="6" w:space="0" w:color="auto"/>
              <w:left w:val="single" w:sz="4" w:space="0" w:color="auto"/>
              <w:bottom w:val="single" w:sz="6" w:space="0" w:color="auto"/>
              <w:right w:val="single" w:sz="4" w:space="0" w:color="auto"/>
            </w:tcBorders>
            <w:vAlign w:val="center"/>
          </w:tcPr>
          <w:p w14:paraId="6F484B30" w14:textId="77777777" w:rsidR="00F5335A" w:rsidRDefault="00795F6F">
            <w:pPr>
              <w:spacing w:after="0" w:line="240" w:lineRule="auto"/>
              <w:rPr>
                <w:rFonts w:ascii="Calibri" w:hAnsi="Calibri" w:cs="Calibri"/>
                <w:bCs/>
                <w:iCs/>
              </w:rPr>
            </w:pPr>
            <w:r>
              <w:rPr>
                <w:rFonts w:ascii="Calibri" w:hAnsi="Calibri" w:cs="Calibri"/>
                <w:bCs/>
                <w:iCs/>
              </w:rPr>
              <w:t>Activity 3.1.1.8: Evaluation of the impact on the greening of the waste management in the phosphate mining and refining sub-sector as a result of the enforcement of the newly developed policies and institutional framework and provision of follow-up recommendations to amend and improve the policies and the institutional framework, if deemed necessary.</w:t>
            </w:r>
          </w:p>
        </w:tc>
        <w:tc>
          <w:tcPr>
            <w:tcW w:w="6120" w:type="dxa"/>
            <w:tcBorders>
              <w:top w:val="single" w:sz="6" w:space="0" w:color="auto"/>
              <w:left w:val="single" w:sz="4" w:space="0" w:color="auto"/>
              <w:bottom w:val="single" w:sz="6" w:space="0" w:color="auto"/>
              <w:right w:val="single" w:sz="4" w:space="0" w:color="auto"/>
            </w:tcBorders>
            <w:vAlign w:val="center"/>
          </w:tcPr>
          <w:p w14:paraId="437953B8" w14:textId="77777777" w:rsidR="00F5335A" w:rsidRDefault="00795F6F">
            <w:pPr>
              <w:spacing w:after="0" w:line="240" w:lineRule="auto"/>
              <w:rPr>
                <w:rFonts w:ascii="Calibri" w:hAnsi="Calibri" w:cs="Calibri"/>
                <w:bCs/>
                <w:iCs/>
              </w:rPr>
            </w:pPr>
            <w:r>
              <w:rPr>
                <w:rFonts w:ascii="Calibri" w:hAnsi="Calibri" w:cs="Calibri"/>
                <w:bCs/>
              </w:rPr>
              <w:t>This activity will start with the formulation of an overall evaluation framework including evaluation contents, methods and processes to be implemented for this task. Afterwards, the developed evaluation method will be used to evaluate the impact that the new and updated policies and institutional frameworks developed under PhosChemEE on the greening of waste management in the phosphate mining and refining sub-sector. In case the results will not be deemed satisfactory, follow-up recommendations will be provided to amend and strengthen policies and institutional frameworks.</w:t>
            </w:r>
          </w:p>
        </w:tc>
      </w:tr>
      <w:tr w:rsidR="00F5335A" w14:paraId="5E12D46F" w14:textId="77777777">
        <w:tc>
          <w:tcPr>
            <w:tcW w:w="3438" w:type="dxa"/>
            <w:tcBorders>
              <w:top w:val="single" w:sz="6" w:space="0" w:color="auto"/>
              <w:left w:val="single" w:sz="4" w:space="0" w:color="auto"/>
              <w:bottom w:val="single" w:sz="6" w:space="0" w:color="auto"/>
              <w:right w:val="single" w:sz="4" w:space="0" w:color="auto"/>
            </w:tcBorders>
            <w:vAlign w:val="center"/>
          </w:tcPr>
          <w:p w14:paraId="708A47B6" w14:textId="77777777" w:rsidR="00F5335A" w:rsidRDefault="00795F6F">
            <w:pPr>
              <w:spacing w:after="0" w:line="240" w:lineRule="auto"/>
              <w:rPr>
                <w:rFonts w:ascii="Calibri" w:hAnsi="Calibri" w:cs="Calibri"/>
                <w:bCs/>
                <w:iCs/>
              </w:rPr>
            </w:pPr>
            <w:r>
              <w:rPr>
                <w:rFonts w:ascii="Calibri" w:hAnsi="Calibri" w:cs="Calibri"/>
                <w:bCs/>
                <w:iCs/>
              </w:rPr>
              <w:t>Activity 3.1.1.9: Formulation and recommendation of new policies and institutional framework on green, energy efficient low carbon development in waste management in the phosphate chemicals production sub-sector.</w:t>
            </w:r>
          </w:p>
        </w:tc>
        <w:tc>
          <w:tcPr>
            <w:tcW w:w="6120" w:type="dxa"/>
            <w:tcBorders>
              <w:top w:val="single" w:sz="6" w:space="0" w:color="auto"/>
              <w:left w:val="single" w:sz="4" w:space="0" w:color="auto"/>
              <w:bottom w:val="single" w:sz="6" w:space="0" w:color="auto"/>
              <w:right w:val="single" w:sz="4" w:space="0" w:color="auto"/>
            </w:tcBorders>
            <w:vAlign w:val="center"/>
          </w:tcPr>
          <w:p w14:paraId="03EE0A6E" w14:textId="77777777" w:rsidR="00F5335A" w:rsidRDefault="00795F6F">
            <w:pPr>
              <w:spacing w:after="0" w:line="240" w:lineRule="auto"/>
              <w:rPr>
                <w:rFonts w:ascii="Calibri" w:hAnsi="Calibri" w:cs="Calibri"/>
                <w:bCs/>
                <w:iCs/>
              </w:rPr>
            </w:pPr>
            <w:r>
              <w:rPr>
                <w:rFonts w:ascii="Calibri" w:hAnsi="Calibri" w:cs="Calibri"/>
                <w:bCs/>
                <w:iCs/>
              </w:rPr>
              <w:t>Based on the results of activities 3.1.1.2 and 3.1.1.4, new and updated policies and institutional frameworks on green, energy efficient and low carbon technology application in waste management in the phosphate chemicals production sub-sector will be formulated and recommended. The relevant policy reports drafted under this activity will be the basis for the follow-up activities 3.1.1.10 and 3.1.1.11.</w:t>
            </w:r>
          </w:p>
        </w:tc>
      </w:tr>
      <w:tr w:rsidR="00F5335A" w14:paraId="43675AE6" w14:textId="77777777">
        <w:tc>
          <w:tcPr>
            <w:tcW w:w="3438" w:type="dxa"/>
            <w:tcBorders>
              <w:top w:val="single" w:sz="6" w:space="0" w:color="auto"/>
              <w:left w:val="single" w:sz="4" w:space="0" w:color="auto"/>
              <w:bottom w:val="single" w:sz="6" w:space="0" w:color="auto"/>
              <w:right w:val="single" w:sz="4" w:space="0" w:color="auto"/>
            </w:tcBorders>
            <w:vAlign w:val="center"/>
          </w:tcPr>
          <w:p w14:paraId="136C8230" w14:textId="77777777" w:rsidR="00F5335A" w:rsidRDefault="00795F6F">
            <w:pPr>
              <w:spacing w:after="0" w:line="240" w:lineRule="auto"/>
              <w:rPr>
                <w:rFonts w:ascii="Calibri" w:hAnsi="Calibri" w:cs="Calibri"/>
                <w:bCs/>
                <w:iCs/>
              </w:rPr>
            </w:pPr>
            <w:r>
              <w:rPr>
                <w:rFonts w:ascii="Calibri" w:hAnsi="Calibri" w:cs="Calibri"/>
                <w:bCs/>
                <w:iCs/>
              </w:rPr>
              <w:t xml:space="preserve">Activity 3.1.1.10: Approval of the newly formulated and recommended policies and institutional framework on green, </w:t>
            </w:r>
            <w:r>
              <w:rPr>
                <w:rFonts w:ascii="Calibri" w:hAnsi="Calibri" w:cs="Calibri"/>
                <w:bCs/>
                <w:iCs/>
              </w:rPr>
              <w:lastRenderedPageBreak/>
              <w:t>energy efficient low carbon development in waste management in the phosphate chemicals production sub-sector.</w:t>
            </w:r>
          </w:p>
        </w:tc>
        <w:tc>
          <w:tcPr>
            <w:tcW w:w="6120" w:type="dxa"/>
            <w:tcBorders>
              <w:top w:val="single" w:sz="6" w:space="0" w:color="auto"/>
              <w:left w:val="single" w:sz="4" w:space="0" w:color="auto"/>
              <w:bottom w:val="single" w:sz="6" w:space="0" w:color="auto"/>
              <w:right w:val="single" w:sz="4" w:space="0" w:color="auto"/>
            </w:tcBorders>
            <w:vAlign w:val="center"/>
          </w:tcPr>
          <w:p w14:paraId="44CB3970"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The focus of this activity will be to lobby for the approval of the policies formulated in Activity 3.1.1.9 and secure the commitments of various stakeholders. This lobbying campaign will be realized through the organization of seminars and </w:t>
            </w:r>
            <w:r>
              <w:rPr>
                <w:rFonts w:ascii="Calibri" w:hAnsi="Calibri" w:cs="Calibri"/>
                <w:bCs/>
                <w:iCs/>
              </w:rPr>
              <w:lastRenderedPageBreak/>
              <w:t>meetings to promote the approval of policies related to the green and low-carbon development in waste management in the phosphate chemicals production sub-sector.</w:t>
            </w:r>
          </w:p>
        </w:tc>
      </w:tr>
      <w:tr w:rsidR="00F5335A" w14:paraId="70428282" w14:textId="77777777">
        <w:trPr>
          <w:trHeight w:val="1339"/>
        </w:trPr>
        <w:tc>
          <w:tcPr>
            <w:tcW w:w="3438" w:type="dxa"/>
            <w:tcBorders>
              <w:top w:val="single" w:sz="4" w:space="0" w:color="auto"/>
              <w:left w:val="single" w:sz="4" w:space="0" w:color="auto"/>
              <w:bottom w:val="single" w:sz="4" w:space="0" w:color="auto"/>
              <w:right w:val="single" w:sz="4" w:space="0" w:color="auto"/>
            </w:tcBorders>
          </w:tcPr>
          <w:p w14:paraId="6F1701E5" w14:textId="77777777" w:rsidR="00F5335A" w:rsidRDefault="00795F6F">
            <w:pPr>
              <w:adjustRightInd w:val="0"/>
              <w:snapToGrid w:val="0"/>
              <w:spacing w:after="0" w:line="240" w:lineRule="auto"/>
              <w:rPr>
                <w:rFonts w:ascii="Calibri" w:hAnsi="Calibri" w:cs="Calibri"/>
                <w:bCs/>
                <w:iCs/>
              </w:rPr>
            </w:pPr>
            <w:r>
              <w:rPr>
                <w:rFonts w:ascii="Calibri" w:hAnsi="Calibri" w:cs="Calibri"/>
                <w:bCs/>
                <w:iCs/>
              </w:rPr>
              <w:lastRenderedPageBreak/>
              <w:t>Activity 3.1.1.11: Enforcement of new approved policies and institutional framework on green, energy efficient low carbon development in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60B08DF3" w14:textId="77777777" w:rsidR="00F5335A" w:rsidRDefault="00795F6F">
            <w:pPr>
              <w:adjustRightInd w:val="0"/>
              <w:snapToGrid w:val="0"/>
              <w:spacing w:after="0" w:line="240" w:lineRule="auto"/>
              <w:rPr>
                <w:rFonts w:ascii="Calibri" w:hAnsi="Calibri" w:cs="Calibri"/>
                <w:bCs/>
                <w:iCs/>
              </w:rPr>
            </w:pPr>
            <w:r>
              <w:rPr>
                <w:rFonts w:ascii="Calibri" w:hAnsi="Calibri" w:cs="Calibri"/>
                <w:bCs/>
              </w:rPr>
              <w:t>Assistance will be provided to government officials to support the enforcement of the policies and institutional frameworks newly formulated and/or updated in Activity 3.1.1.9, and for the preparation of supportive implementing rules and regulations (IRRs) to guide the enforcement. Concomitantly, capacity building of relevant personnel will be conducted to enhance the effect of polices and institutional frameworks enforcement.</w:t>
            </w:r>
          </w:p>
        </w:tc>
      </w:tr>
      <w:tr w:rsidR="00F5335A" w14:paraId="6E6F6B86" w14:textId="77777777">
        <w:trPr>
          <w:trHeight w:val="1339"/>
        </w:trPr>
        <w:tc>
          <w:tcPr>
            <w:tcW w:w="3438" w:type="dxa"/>
            <w:tcBorders>
              <w:top w:val="single" w:sz="4" w:space="0" w:color="auto"/>
              <w:left w:val="single" w:sz="4" w:space="0" w:color="auto"/>
              <w:bottom w:val="single" w:sz="4" w:space="0" w:color="auto"/>
              <w:right w:val="single" w:sz="4" w:space="0" w:color="auto"/>
            </w:tcBorders>
          </w:tcPr>
          <w:p w14:paraId="4295B042" w14:textId="77777777" w:rsidR="00F5335A" w:rsidRDefault="00795F6F">
            <w:pPr>
              <w:adjustRightInd w:val="0"/>
              <w:snapToGrid w:val="0"/>
              <w:spacing w:after="0" w:line="240" w:lineRule="auto"/>
              <w:rPr>
                <w:rFonts w:ascii="Calibri" w:hAnsi="Calibri" w:cs="Calibri"/>
                <w:bCs/>
                <w:iCs/>
              </w:rPr>
            </w:pPr>
            <w:r>
              <w:rPr>
                <w:rFonts w:ascii="Calibri" w:hAnsi="Calibri" w:cs="Calibri"/>
                <w:bCs/>
                <w:iCs/>
              </w:rPr>
              <w:t>Activity 3.1.1.12: Evaluation of the impact on the greening of the waste management in the phosphate chemicals production sub-sector as a result of the enforcement of the newly developed policies and institutional framework and provision of follow-up recommendations to amend and improve the policies and the institutional framework, if deemed necessary.</w:t>
            </w:r>
          </w:p>
        </w:tc>
        <w:tc>
          <w:tcPr>
            <w:tcW w:w="6120" w:type="dxa"/>
            <w:tcBorders>
              <w:top w:val="single" w:sz="4" w:space="0" w:color="auto"/>
              <w:left w:val="single" w:sz="4" w:space="0" w:color="auto"/>
              <w:bottom w:val="single" w:sz="4" w:space="0" w:color="auto"/>
              <w:right w:val="single" w:sz="4" w:space="0" w:color="auto"/>
            </w:tcBorders>
            <w:vAlign w:val="center"/>
          </w:tcPr>
          <w:p w14:paraId="0397B7B6" w14:textId="77777777" w:rsidR="00F5335A" w:rsidRDefault="00795F6F">
            <w:pPr>
              <w:adjustRightInd w:val="0"/>
              <w:snapToGrid w:val="0"/>
              <w:spacing w:after="0" w:line="240" w:lineRule="auto"/>
              <w:rPr>
                <w:rFonts w:ascii="Calibri" w:hAnsi="Calibri" w:cs="Calibri"/>
                <w:bCs/>
                <w:iCs/>
              </w:rPr>
            </w:pPr>
            <w:r>
              <w:rPr>
                <w:rFonts w:ascii="Calibri" w:hAnsi="Calibri" w:cs="Calibri"/>
                <w:bCs/>
              </w:rPr>
              <w:t>This activity will start with the formulation of an overall evaluation framework including evaluation contents, methods and processes to be implemented for this task. Afterwards, the developed evaluation method will be used to evaluate the impact that the new and updated policies and institutional frameworks developed under PhosChemEE on the greening of waste management in the phosphate chemicals production sub-sector. In case the results will not be deemed satisfactory, follow-up recommendations will be provided to amend and strengthen policies and institutional frameworks.</w:t>
            </w:r>
          </w:p>
        </w:tc>
      </w:tr>
    </w:tbl>
    <w:p w14:paraId="437CEC8A" w14:textId="77777777" w:rsidR="00F5335A" w:rsidRDefault="00F5335A">
      <w:pPr>
        <w:spacing w:after="0" w:line="240" w:lineRule="auto"/>
        <w:rPr>
          <w:rFonts w:ascii="Calibri" w:hAnsi="Calibri" w:cs="Calibri"/>
          <w:iCs/>
        </w:rPr>
      </w:pPr>
    </w:p>
    <w:p w14:paraId="2A8B4386"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review of existing national and international policies and institutional frameworks, in the formulation and enforcement of policies and institutional frameworks, and in their evaluation followed by provision of recommendations to improve them.</w:t>
      </w:r>
    </w:p>
    <w:p w14:paraId="3BAA39E8" w14:textId="77777777" w:rsidR="00F5335A" w:rsidRDefault="00F5335A">
      <w:pPr>
        <w:spacing w:after="0" w:line="240" w:lineRule="auto"/>
        <w:rPr>
          <w:rFonts w:ascii="Calibri" w:hAnsi="Calibri" w:cs="Calibri"/>
          <w:iCs/>
        </w:rPr>
      </w:pPr>
    </w:p>
    <w:p w14:paraId="0C7C450A" w14:textId="77777777" w:rsidR="00F5335A" w:rsidRDefault="00795F6F">
      <w:pPr>
        <w:spacing w:after="0" w:line="240" w:lineRule="auto"/>
        <w:rPr>
          <w:rFonts w:ascii="Calibri" w:hAnsi="Calibri" w:cs="Calibri"/>
          <w:iCs/>
        </w:rPr>
      </w:pPr>
      <w:r>
        <w:rPr>
          <w:rFonts w:ascii="Calibri" w:hAnsi="Calibri" w:cs="Calibri"/>
          <w:iCs/>
          <w:u w:val="single"/>
        </w:rPr>
        <w:t>Output 3.1.2:</w:t>
      </w:r>
      <w:r>
        <w:rPr>
          <w:rFonts w:ascii="Calibri" w:hAnsi="Calibri" w:cs="Calibri"/>
          <w:iCs/>
        </w:rPr>
        <w:t xml:space="preserve"> Improved existing and new enforced schemes, standards, policies/regulations on the application of green and low carbon waste management technologies in the PCI operations and processes.</w:t>
      </w:r>
    </w:p>
    <w:p w14:paraId="16713640"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4877AA2"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103AEFC6"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00D2D16"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24C6927B" w14:textId="77777777">
        <w:tc>
          <w:tcPr>
            <w:tcW w:w="3438" w:type="dxa"/>
            <w:tcBorders>
              <w:top w:val="single" w:sz="12" w:space="0" w:color="FFFF00"/>
              <w:left w:val="single" w:sz="4" w:space="0" w:color="auto"/>
              <w:bottom w:val="single" w:sz="4" w:space="0" w:color="auto"/>
              <w:right w:val="single" w:sz="4" w:space="0" w:color="auto"/>
            </w:tcBorders>
          </w:tcPr>
          <w:p w14:paraId="6C788A4A" w14:textId="77777777" w:rsidR="00F5335A" w:rsidRDefault="00795F6F">
            <w:pPr>
              <w:spacing w:after="0" w:line="240" w:lineRule="auto"/>
              <w:rPr>
                <w:rFonts w:ascii="Calibri" w:hAnsi="Calibri" w:cs="Calibri"/>
                <w:bCs/>
                <w:iCs/>
              </w:rPr>
            </w:pPr>
            <w:r>
              <w:rPr>
                <w:rFonts w:ascii="Calibri" w:hAnsi="Calibri" w:cs="Calibri"/>
                <w:bCs/>
                <w:iCs/>
              </w:rPr>
              <w:t>Activity 3.1.2.1: Conduct of research to update existing schemes, standards and regulations to promote the application of green and low carbon waste management technologies in the phosphate mining and refining sub-sector.</w:t>
            </w:r>
          </w:p>
        </w:tc>
        <w:tc>
          <w:tcPr>
            <w:tcW w:w="6120" w:type="dxa"/>
            <w:tcBorders>
              <w:top w:val="single" w:sz="12" w:space="0" w:color="FFFF00"/>
              <w:left w:val="single" w:sz="4" w:space="0" w:color="auto"/>
              <w:bottom w:val="single" w:sz="4" w:space="0" w:color="auto"/>
              <w:right w:val="single" w:sz="4" w:space="0" w:color="auto"/>
            </w:tcBorders>
            <w:vAlign w:val="center"/>
          </w:tcPr>
          <w:p w14:paraId="675E393C" w14:textId="77777777" w:rsidR="00F5335A" w:rsidRDefault="00795F6F">
            <w:pPr>
              <w:spacing w:after="0" w:line="240" w:lineRule="auto"/>
              <w:rPr>
                <w:rFonts w:ascii="Calibri" w:hAnsi="Calibri" w:cs="Calibri"/>
                <w:bCs/>
              </w:rPr>
            </w:pPr>
            <w:r>
              <w:rPr>
                <w:rFonts w:ascii="Calibri" w:hAnsi="Calibri" w:cs="Calibri"/>
                <w:bCs/>
              </w:rPr>
              <w:t>Research activities will be undertaken to analyze the existing schemes, standards, and regulations currently in place in China promoting the implementation of green technologies in waste management in the phosphate mining and refining sub-sector. Relevant findings will be summarized to promote China’s adoption of low-carbon technologies for waste management in existing and new phosphate mining and refining factories.</w:t>
            </w:r>
          </w:p>
        </w:tc>
      </w:tr>
      <w:tr w:rsidR="00F5335A" w14:paraId="3B86C2AD" w14:textId="77777777">
        <w:tc>
          <w:tcPr>
            <w:tcW w:w="3438" w:type="dxa"/>
            <w:tcBorders>
              <w:top w:val="single" w:sz="4" w:space="0" w:color="auto"/>
              <w:left w:val="single" w:sz="4" w:space="0" w:color="auto"/>
              <w:bottom w:val="single" w:sz="4" w:space="0" w:color="auto"/>
              <w:right w:val="single" w:sz="4" w:space="0" w:color="auto"/>
            </w:tcBorders>
          </w:tcPr>
          <w:p w14:paraId="70EE50CC" w14:textId="77777777" w:rsidR="00F5335A" w:rsidRDefault="00795F6F">
            <w:pPr>
              <w:spacing w:after="0" w:line="240" w:lineRule="auto"/>
              <w:rPr>
                <w:rFonts w:ascii="Calibri" w:hAnsi="Calibri" w:cs="Calibri"/>
                <w:bCs/>
                <w:iCs/>
              </w:rPr>
            </w:pPr>
            <w:r>
              <w:rPr>
                <w:rFonts w:ascii="Calibri" w:hAnsi="Calibri" w:cs="Calibri"/>
                <w:bCs/>
                <w:iCs/>
              </w:rPr>
              <w:t xml:space="preserve">Activity 3.1.2.2: Conduct of research to update existing schemes, standards and regulations to promote the application of green and low carbon waste management </w:t>
            </w:r>
            <w:r>
              <w:rPr>
                <w:rFonts w:ascii="Calibri" w:hAnsi="Calibri" w:cs="Calibri"/>
                <w:bCs/>
                <w:iCs/>
              </w:rPr>
              <w:lastRenderedPageBreak/>
              <w:t>technologies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019E9355" w14:textId="77777777" w:rsidR="00F5335A" w:rsidRDefault="00795F6F">
            <w:pPr>
              <w:spacing w:after="0" w:line="240" w:lineRule="auto"/>
              <w:rPr>
                <w:rFonts w:ascii="Calibri" w:hAnsi="Calibri" w:cs="Calibri"/>
                <w:bCs/>
                <w:iCs/>
              </w:rPr>
            </w:pPr>
            <w:r>
              <w:rPr>
                <w:rFonts w:ascii="Calibri" w:hAnsi="Calibri" w:cs="Calibri"/>
                <w:bCs/>
              </w:rPr>
              <w:lastRenderedPageBreak/>
              <w:t xml:space="preserve">Research activities will be undertaken to analyze the existing schemes, standards, and regulations currently in place in China promoting the implementation of green technologies in waste management in the phosphate chemicals production sub-sector. Relevant findings will be summarized to promote China’s </w:t>
            </w:r>
            <w:r>
              <w:rPr>
                <w:rFonts w:ascii="Calibri" w:hAnsi="Calibri" w:cs="Calibri"/>
                <w:bCs/>
              </w:rPr>
              <w:lastRenderedPageBreak/>
              <w:t>adoption of low-carbon technologies for waste management in existing and new phosphate chemicals manufacturing factories.</w:t>
            </w:r>
          </w:p>
        </w:tc>
      </w:tr>
      <w:tr w:rsidR="00F5335A" w14:paraId="5D9CD46B" w14:textId="77777777">
        <w:tc>
          <w:tcPr>
            <w:tcW w:w="3438" w:type="dxa"/>
            <w:tcBorders>
              <w:top w:val="single" w:sz="4" w:space="0" w:color="auto"/>
              <w:left w:val="single" w:sz="4" w:space="0" w:color="auto"/>
              <w:bottom w:val="single" w:sz="4" w:space="0" w:color="auto"/>
              <w:right w:val="single" w:sz="4" w:space="0" w:color="auto"/>
            </w:tcBorders>
            <w:vAlign w:val="center"/>
          </w:tcPr>
          <w:p w14:paraId="3BE7336D" w14:textId="77777777" w:rsidR="00F5335A" w:rsidRDefault="00795F6F">
            <w:pPr>
              <w:spacing w:after="0" w:line="240" w:lineRule="auto"/>
              <w:rPr>
                <w:rFonts w:ascii="Calibri" w:hAnsi="Calibri" w:cs="Calibri"/>
                <w:b/>
                <w:iCs/>
                <w:color w:val="FFFFFF"/>
              </w:rPr>
            </w:pPr>
            <w:r>
              <w:rPr>
                <w:rFonts w:ascii="Calibri" w:hAnsi="Calibri" w:cs="Calibri"/>
                <w:bCs/>
                <w:iCs/>
              </w:rPr>
              <w:lastRenderedPageBreak/>
              <w:t>Activity 3.1.2.3: Conduct of research on the cross-ministry inter-departmental and cross-inter-industry policy linkage mechanisms for waste management and comprehensive utilization of resources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2FACB3F7" w14:textId="77777777" w:rsidR="00F5335A" w:rsidRDefault="00795F6F">
            <w:pPr>
              <w:spacing w:after="0" w:line="240" w:lineRule="auto"/>
              <w:rPr>
                <w:rFonts w:ascii="Calibri" w:hAnsi="Calibri" w:cs="Calibri"/>
                <w:bCs/>
              </w:rPr>
            </w:pPr>
            <w:r>
              <w:rPr>
                <w:rFonts w:ascii="Calibri" w:hAnsi="Calibri" w:cs="Calibri"/>
                <w:bCs/>
              </w:rPr>
              <w:t xml:space="preserve">Research activities will be undertaken to analyze the </w:t>
            </w:r>
          </w:p>
          <w:p w14:paraId="0F80DCA1" w14:textId="77777777" w:rsidR="00F5335A" w:rsidRDefault="00795F6F">
            <w:pPr>
              <w:spacing w:after="0" w:line="240" w:lineRule="auto"/>
              <w:rPr>
                <w:rFonts w:ascii="Calibri" w:hAnsi="Calibri" w:cs="Calibri"/>
                <w:b/>
                <w:iCs/>
                <w:color w:val="FFFFFF"/>
              </w:rPr>
            </w:pPr>
            <w:r>
              <w:rPr>
                <w:rFonts w:ascii="Calibri" w:hAnsi="Calibri" w:cs="Calibri"/>
                <w:bCs/>
              </w:rPr>
              <w:t>cross-ministry, inter-departmental and cross-inter-industry policy linkage mechanisms currently in place and supporting green development for waste management and comprehensive resources utilization in the phosphate mining and refining sub-sector</w:t>
            </w:r>
            <w:r>
              <w:rPr>
                <w:rFonts w:ascii="Calibri" w:hAnsi="Calibri" w:cs="Calibri"/>
                <w:bCs/>
                <w:iCs/>
              </w:rPr>
              <w:t xml:space="preserve">. </w:t>
            </w:r>
            <w:r>
              <w:rPr>
                <w:rFonts w:ascii="Calibri" w:hAnsi="Calibri" w:cs="Calibri"/>
                <w:bCs/>
              </w:rPr>
              <w:t xml:space="preserve">Relevant findings will be summarized to promote and accelerate China’s widespread adoption of low-carbon technologies for waste management and utilization in phosphate mining and refining fostering cooperation and sharing experiences. </w:t>
            </w:r>
          </w:p>
        </w:tc>
      </w:tr>
      <w:tr w:rsidR="00F5335A" w14:paraId="526F1416" w14:textId="77777777">
        <w:tc>
          <w:tcPr>
            <w:tcW w:w="3438" w:type="dxa"/>
            <w:tcBorders>
              <w:top w:val="single" w:sz="4" w:space="0" w:color="auto"/>
              <w:left w:val="single" w:sz="4" w:space="0" w:color="auto"/>
              <w:bottom w:val="single" w:sz="4" w:space="0" w:color="auto"/>
              <w:right w:val="single" w:sz="4" w:space="0" w:color="auto"/>
            </w:tcBorders>
          </w:tcPr>
          <w:p w14:paraId="648DF518" w14:textId="77777777" w:rsidR="00F5335A" w:rsidRDefault="00795F6F">
            <w:pPr>
              <w:spacing w:after="0" w:line="240" w:lineRule="auto"/>
              <w:rPr>
                <w:rFonts w:ascii="Calibri" w:hAnsi="Calibri" w:cs="Calibri"/>
                <w:bCs/>
                <w:iCs/>
              </w:rPr>
            </w:pPr>
            <w:r>
              <w:rPr>
                <w:rFonts w:ascii="Calibri" w:hAnsi="Calibri" w:cs="Calibri"/>
                <w:bCs/>
                <w:iCs/>
              </w:rPr>
              <w:t>Activity 3.1.2.4: Conduct of research on the cross-ministry inter-departmental and cross-inter-industry policy linkage mechanisms for waste management and comprehensive utilization of resources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35008CF6" w14:textId="77777777" w:rsidR="00F5335A" w:rsidRDefault="00795F6F">
            <w:pPr>
              <w:spacing w:after="0" w:line="240" w:lineRule="auto"/>
              <w:rPr>
                <w:rFonts w:ascii="Calibri" w:hAnsi="Calibri" w:cs="Calibri"/>
                <w:bCs/>
              </w:rPr>
            </w:pPr>
            <w:r>
              <w:rPr>
                <w:rFonts w:ascii="Calibri" w:hAnsi="Calibri" w:cs="Calibri"/>
                <w:bCs/>
              </w:rPr>
              <w:t xml:space="preserve">Research activities will be undertaken to analyze the </w:t>
            </w:r>
          </w:p>
          <w:p w14:paraId="712C7AC7" w14:textId="77777777" w:rsidR="00F5335A" w:rsidRDefault="00795F6F">
            <w:pPr>
              <w:spacing w:after="0" w:line="240" w:lineRule="auto"/>
              <w:rPr>
                <w:rFonts w:ascii="Calibri" w:hAnsi="Calibri" w:cs="Calibri"/>
                <w:bCs/>
                <w:iCs/>
              </w:rPr>
            </w:pPr>
            <w:r>
              <w:rPr>
                <w:rFonts w:ascii="Calibri" w:hAnsi="Calibri" w:cs="Calibri"/>
                <w:bCs/>
              </w:rPr>
              <w:t>cross-ministry, inter-departmental and cross-inter-industry policy linkage mechanisms currently in place and supporting green development for waste management and comprehensive resources utilization in the phosphate chemicals production sub-sector</w:t>
            </w:r>
            <w:r>
              <w:rPr>
                <w:rFonts w:ascii="Calibri" w:hAnsi="Calibri" w:cs="Calibri"/>
                <w:bCs/>
                <w:iCs/>
              </w:rPr>
              <w:t xml:space="preserve">. </w:t>
            </w:r>
            <w:r>
              <w:rPr>
                <w:rFonts w:ascii="Calibri" w:hAnsi="Calibri" w:cs="Calibri"/>
                <w:bCs/>
              </w:rPr>
              <w:t xml:space="preserve">Relevant findings will be summarized to promote and accelerate China’s widespread adoption of low-carbon technologies for waste management and utilization in phosphate chemicals manufacturing fostering cooperation and sharing experiences. </w:t>
            </w:r>
          </w:p>
        </w:tc>
      </w:tr>
      <w:tr w:rsidR="00F5335A" w14:paraId="7D408DAC" w14:textId="77777777">
        <w:tc>
          <w:tcPr>
            <w:tcW w:w="3438" w:type="dxa"/>
            <w:tcBorders>
              <w:top w:val="single" w:sz="4" w:space="0" w:color="auto"/>
              <w:left w:val="single" w:sz="4" w:space="0" w:color="auto"/>
              <w:bottom w:val="single" w:sz="4" w:space="0" w:color="auto"/>
              <w:right w:val="single" w:sz="4" w:space="0" w:color="auto"/>
            </w:tcBorders>
          </w:tcPr>
          <w:p w14:paraId="0A626A22" w14:textId="77777777" w:rsidR="00F5335A" w:rsidRDefault="00795F6F">
            <w:pPr>
              <w:spacing w:after="0" w:line="240" w:lineRule="auto"/>
              <w:rPr>
                <w:rFonts w:ascii="Calibri" w:hAnsi="Calibri" w:cs="Calibri"/>
                <w:bCs/>
                <w:iCs/>
              </w:rPr>
            </w:pPr>
            <w:r>
              <w:rPr>
                <w:rFonts w:ascii="Calibri" w:hAnsi="Calibri" w:cs="Calibri"/>
                <w:bCs/>
                <w:iCs/>
              </w:rPr>
              <w:t>Activity 3.1.2.5: Formulation and recommendation of new relevant schemes, standards, technical guidance, implementing rules and regulations for promoting and adopting green waste management and comprehensive resources utilization technologies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7C8E6188" w14:textId="77777777" w:rsidR="00F5335A" w:rsidRDefault="00795F6F">
            <w:pPr>
              <w:spacing w:after="0" w:line="240" w:lineRule="auto"/>
              <w:rPr>
                <w:rFonts w:ascii="Calibri" w:hAnsi="Calibri" w:cs="Calibri"/>
                <w:bCs/>
                <w:iCs/>
              </w:rPr>
            </w:pPr>
            <w:r>
              <w:rPr>
                <w:rFonts w:ascii="Calibri" w:hAnsi="Calibri" w:cs="Calibri"/>
                <w:bCs/>
              </w:rPr>
              <w:t>Based on the results of activities 3.1.2.1 and 3.1.2.3 new and updated schemes, standards, technical guidelines and implementing rules and regulations will be formulated, recommended and promoted for the advancement of the application of green technologies, as well as new models and mechanisms that are conducive to the increased implementation of low-carbon technologies for waste management in the development and operations of phosphate mines.</w:t>
            </w:r>
          </w:p>
        </w:tc>
      </w:tr>
      <w:tr w:rsidR="00F5335A" w14:paraId="53D8B095" w14:textId="77777777">
        <w:tc>
          <w:tcPr>
            <w:tcW w:w="3438" w:type="dxa"/>
            <w:tcBorders>
              <w:top w:val="single" w:sz="4" w:space="0" w:color="auto"/>
              <w:left w:val="single" w:sz="4" w:space="0" w:color="auto"/>
              <w:bottom w:val="single" w:sz="4" w:space="0" w:color="auto"/>
              <w:right w:val="single" w:sz="4" w:space="0" w:color="auto"/>
            </w:tcBorders>
          </w:tcPr>
          <w:p w14:paraId="3087F5A6" w14:textId="77777777" w:rsidR="00F5335A" w:rsidRDefault="00795F6F">
            <w:pPr>
              <w:spacing w:after="0" w:line="240" w:lineRule="auto"/>
              <w:rPr>
                <w:rFonts w:ascii="Calibri" w:hAnsi="Calibri" w:cs="Calibri"/>
                <w:bCs/>
                <w:iCs/>
              </w:rPr>
            </w:pPr>
            <w:r>
              <w:rPr>
                <w:rFonts w:ascii="Calibri" w:hAnsi="Calibri" w:cs="Calibri"/>
                <w:bCs/>
                <w:iCs/>
              </w:rPr>
              <w:t>Activity 3.1.2.6: Approval of the newly formulated and recommended relevant schemes, standards, technical guidance, implementing rules and regulations for promoting and adopting green waste management and comprehensive resources utilization technologies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6AE7A603" w14:textId="77777777" w:rsidR="00F5335A" w:rsidRDefault="00795F6F">
            <w:pPr>
              <w:spacing w:after="0" w:line="240" w:lineRule="auto"/>
              <w:rPr>
                <w:rFonts w:ascii="Calibri" w:hAnsi="Calibri" w:cs="Calibri"/>
                <w:bCs/>
                <w:iCs/>
              </w:rPr>
            </w:pPr>
            <w:r>
              <w:rPr>
                <w:rFonts w:ascii="Calibri" w:hAnsi="Calibri" w:cs="Calibri"/>
                <w:bCs/>
              </w:rPr>
              <w:t>Lobbying campaigns will be conducted to get the proposed schemes, standards, technical guidelines and implementing rules and regulations, developed as part of Activity 3.1.2.5, approved by the government, to support the green, energy efficient low carbon development and operations in waste management of new and existing phosphate mines.</w:t>
            </w:r>
          </w:p>
        </w:tc>
      </w:tr>
      <w:tr w:rsidR="00F5335A" w14:paraId="45C2BCD9" w14:textId="77777777">
        <w:tc>
          <w:tcPr>
            <w:tcW w:w="3438" w:type="dxa"/>
            <w:tcBorders>
              <w:top w:val="single" w:sz="4" w:space="0" w:color="auto"/>
              <w:left w:val="single" w:sz="4" w:space="0" w:color="auto"/>
              <w:bottom w:val="single" w:sz="4" w:space="0" w:color="auto"/>
              <w:right w:val="single" w:sz="4" w:space="0" w:color="auto"/>
            </w:tcBorders>
          </w:tcPr>
          <w:p w14:paraId="3AFB28C2" w14:textId="77777777" w:rsidR="00F5335A" w:rsidRDefault="00795F6F">
            <w:pPr>
              <w:spacing w:after="0" w:line="240" w:lineRule="auto"/>
              <w:rPr>
                <w:rFonts w:ascii="Calibri" w:hAnsi="Calibri" w:cs="Calibri"/>
                <w:bCs/>
                <w:iCs/>
              </w:rPr>
            </w:pPr>
            <w:r>
              <w:rPr>
                <w:rFonts w:ascii="Calibri" w:hAnsi="Calibri" w:cs="Calibri"/>
                <w:bCs/>
                <w:iCs/>
              </w:rPr>
              <w:t xml:space="preserve">Activity 3.1.2.7: Enforcement of new approved relevant schemes, standards, technical guidance, implementing rules and regulations </w:t>
            </w:r>
            <w:r>
              <w:rPr>
                <w:rFonts w:ascii="Calibri" w:hAnsi="Calibri" w:cs="Calibri"/>
                <w:bCs/>
                <w:iCs/>
              </w:rPr>
              <w:lastRenderedPageBreak/>
              <w:t>for promoting and adopting green waste management and comprehensive resources utilization technologies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50577224" w14:textId="77777777" w:rsidR="00F5335A" w:rsidRDefault="00795F6F">
            <w:pPr>
              <w:spacing w:after="0" w:line="240" w:lineRule="auto"/>
              <w:rPr>
                <w:rFonts w:ascii="Calibri" w:hAnsi="Calibri" w:cs="Calibri"/>
                <w:bCs/>
                <w:iCs/>
              </w:rPr>
            </w:pPr>
            <w:r>
              <w:rPr>
                <w:rFonts w:ascii="Calibri" w:hAnsi="Calibri" w:cs="Calibri"/>
                <w:bCs/>
              </w:rPr>
              <w:lastRenderedPageBreak/>
              <w:t xml:space="preserve">Assistance will be provided to government officials to support the enforcement of the schemes, standards, technical guidelines and implementing rules and regulations newly approved in Activity 3.1.2.6. Concomitantly, capacity building of relevant personnel </w:t>
            </w:r>
            <w:r>
              <w:rPr>
                <w:rFonts w:ascii="Calibri" w:hAnsi="Calibri" w:cs="Calibri"/>
                <w:bCs/>
              </w:rPr>
              <w:lastRenderedPageBreak/>
              <w:t>will be conducted to enhance the effect of schemes, standards, technical guidelines and implementing rules and regulations enforcement.</w:t>
            </w:r>
          </w:p>
        </w:tc>
      </w:tr>
      <w:tr w:rsidR="00F5335A" w14:paraId="71EE7620" w14:textId="77777777">
        <w:tc>
          <w:tcPr>
            <w:tcW w:w="3438" w:type="dxa"/>
            <w:tcBorders>
              <w:top w:val="single" w:sz="4" w:space="0" w:color="auto"/>
              <w:left w:val="single" w:sz="4" w:space="0" w:color="auto"/>
              <w:bottom w:val="single" w:sz="4" w:space="0" w:color="auto"/>
              <w:right w:val="single" w:sz="4" w:space="0" w:color="auto"/>
            </w:tcBorders>
          </w:tcPr>
          <w:p w14:paraId="5AD3AEA4" w14:textId="77777777" w:rsidR="00F5335A" w:rsidRDefault="00795F6F">
            <w:pPr>
              <w:spacing w:after="0" w:line="240" w:lineRule="auto"/>
              <w:rPr>
                <w:rFonts w:ascii="Calibri" w:hAnsi="Calibri" w:cs="Calibri"/>
                <w:bCs/>
                <w:iCs/>
              </w:rPr>
            </w:pPr>
            <w:r>
              <w:rPr>
                <w:rFonts w:ascii="Calibri" w:hAnsi="Calibri" w:cs="Calibri"/>
                <w:bCs/>
                <w:iCs/>
              </w:rPr>
              <w:lastRenderedPageBreak/>
              <w:t>Activity 3.1.2.8: Evaluation of the effectiveness of the schemes, standards, technical guidance, implementing rules and regulations on green EE low carbon development in waste management in the phosphate mining and refining sub-sector, and provision of follow-up recommendations to amend and improve the institutional frameworks, if deemed necessary.</w:t>
            </w:r>
          </w:p>
        </w:tc>
        <w:tc>
          <w:tcPr>
            <w:tcW w:w="6120" w:type="dxa"/>
            <w:tcBorders>
              <w:top w:val="single" w:sz="4" w:space="0" w:color="auto"/>
              <w:left w:val="single" w:sz="4" w:space="0" w:color="auto"/>
              <w:bottom w:val="single" w:sz="4" w:space="0" w:color="auto"/>
              <w:right w:val="single" w:sz="4" w:space="0" w:color="auto"/>
            </w:tcBorders>
            <w:vAlign w:val="center"/>
          </w:tcPr>
          <w:p w14:paraId="05DFB34E" w14:textId="77777777" w:rsidR="00F5335A" w:rsidRDefault="00795F6F">
            <w:pPr>
              <w:spacing w:after="0" w:line="240" w:lineRule="auto"/>
              <w:rPr>
                <w:rFonts w:ascii="Calibri" w:hAnsi="Calibri" w:cs="Calibri"/>
                <w:bCs/>
                <w:iCs/>
              </w:rPr>
            </w:pPr>
            <w:r>
              <w:rPr>
                <w:rFonts w:ascii="Calibri" w:hAnsi="Calibri" w:cs="Calibri"/>
                <w:bCs/>
              </w:rPr>
              <w:t>Comprehensively evaluate the efficacy and effects generated by the enforcement of the new and updated schemes, standards, technical guidelines and implementing rules and regulations for the promotion of widespread adoption of green technology innovations for waste management in phosphate mines. In case the assessment will not lead to satisfactory results, follow-up recommendations will be provided to amend and strengthen the schemes, standards, technical guidelines and implementing rules and regulations.</w:t>
            </w:r>
          </w:p>
        </w:tc>
      </w:tr>
      <w:tr w:rsidR="00F5335A" w14:paraId="0EBE0028" w14:textId="77777777">
        <w:tc>
          <w:tcPr>
            <w:tcW w:w="3438" w:type="dxa"/>
            <w:tcBorders>
              <w:top w:val="single" w:sz="4" w:space="0" w:color="auto"/>
              <w:left w:val="single" w:sz="4" w:space="0" w:color="auto"/>
              <w:bottom w:val="single" w:sz="4" w:space="0" w:color="auto"/>
              <w:right w:val="single" w:sz="4" w:space="0" w:color="auto"/>
            </w:tcBorders>
          </w:tcPr>
          <w:p w14:paraId="64368BB4" w14:textId="77777777" w:rsidR="00F5335A" w:rsidRDefault="00795F6F">
            <w:pPr>
              <w:spacing w:after="0" w:line="240" w:lineRule="auto"/>
              <w:rPr>
                <w:rFonts w:ascii="Calibri" w:hAnsi="Calibri" w:cs="Calibri"/>
                <w:bCs/>
                <w:iCs/>
              </w:rPr>
            </w:pPr>
            <w:r>
              <w:rPr>
                <w:rFonts w:ascii="Calibri" w:hAnsi="Calibri" w:cs="Calibri"/>
                <w:bCs/>
                <w:iCs/>
              </w:rPr>
              <w:t>Activity 3.1.2.9: Formulation and recommendation of new relevant schemes, standards, technical guidance, implementing rules and regulations for promoting and adopting green waste management and comprehensive resources utilization technologies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1B9A6FC1" w14:textId="77777777" w:rsidR="00F5335A" w:rsidRDefault="00795F6F">
            <w:pPr>
              <w:spacing w:after="0" w:line="240" w:lineRule="auto"/>
              <w:rPr>
                <w:rFonts w:ascii="Calibri" w:hAnsi="Calibri" w:cs="Calibri"/>
                <w:bCs/>
                <w:iCs/>
              </w:rPr>
            </w:pPr>
            <w:r>
              <w:rPr>
                <w:rFonts w:ascii="Calibri" w:hAnsi="Calibri" w:cs="Calibri"/>
                <w:bCs/>
              </w:rPr>
              <w:t>Based on the results of activities 3.1.2.2 and 3.1.2.4 new and updated schemes, standards, technical guidelines and implementing rules and regulations will be formulated, recommended and promoted for the advancement of the application of green technologies, as well as new models and mechanisms that are conducive to the increased implementation of low-carbon technologies for waste management in the development and operations of phosphate chemicals manufacturers.</w:t>
            </w:r>
          </w:p>
        </w:tc>
      </w:tr>
      <w:tr w:rsidR="00F5335A" w14:paraId="60D2A540" w14:textId="77777777">
        <w:tc>
          <w:tcPr>
            <w:tcW w:w="3438" w:type="dxa"/>
            <w:tcBorders>
              <w:top w:val="single" w:sz="4" w:space="0" w:color="auto"/>
              <w:left w:val="single" w:sz="4" w:space="0" w:color="auto"/>
              <w:bottom w:val="single" w:sz="4" w:space="0" w:color="auto"/>
              <w:right w:val="single" w:sz="4" w:space="0" w:color="auto"/>
            </w:tcBorders>
          </w:tcPr>
          <w:p w14:paraId="2A18A51F" w14:textId="77777777" w:rsidR="00F5335A" w:rsidRDefault="00795F6F">
            <w:pPr>
              <w:spacing w:after="0" w:line="240" w:lineRule="auto"/>
              <w:rPr>
                <w:rFonts w:ascii="Calibri" w:hAnsi="Calibri" w:cs="Calibri"/>
                <w:iCs/>
              </w:rPr>
            </w:pPr>
            <w:r>
              <w:rPr>
                <w:rFonts w:ascii="Calibri" w:hAnsi="Calibri" w:cs="Calibri"/>
                <w:bCs/>
                <w:iCs/>
              </w:rPr>
              <w:t>Activity 3.1.2.10: Approval of the newly formulated and recommended relevant schemes, standards, technical guidance, implementing rules and regulations for promoting and adopting green waste management and comprehensive resources utilization technologies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0E835EA5" w14:textId="77777777" w:rsidR="00F5335A" w:rsidRDefault="00795F6F">
            <w:pPr>
              <w:spacing w:after="0" w:line="240" w:lineRule="auto"/>
              <w:rPr>
                <w:rFonts w:ascii="Calibri" w:hAnsi="Calibri" w:cs="Calibri"/>
                <w:bCs/>
                <w:iCs/>
              </w:rPr>
            </w:pPr>
            <w:r>
              <w:rPr>
                <w:rFonts w:ascii="Calibri" w:hAnsi="Calibri" w:cs="Calibri"/>
                <w:bCs/>
              </w:rPr>
              <w:t>Lobbying campaigns will be conducted to get the proposed schemes, standards, technical guidelines and implementing rules and regulations, developed as part of Activity 3.1.2.9, approved by the government, to support the green, energy efficient low carbon development and operations in waste management of new and existing phosphate chemicals manufacturers.</w:t>
            </w:r>
          </w:p>
        </w:tc>
      </w:tr>
      <w:tr w:rsidR="00F5335A" w14:paraId="539944F3" w14:textId="77777777">
        <w:tc>
          <w:tcPr>
            <w:tcW w:w="3438" w:type="dxa"/>
            <w:tcBorders>
              <w:top w:val="single" w:sz="4" w:space="0" w:color="auto"/>
              <w:left w:val="single" w:sz="4" w:space="0" w:color="auto"/>
              <w:bottom w:val="single" w:sz="4" w:space="0" w:color="auto"/>
              <w:right w:val="single" w:sz="4" w:space="0" w:color="auto"/>
            </w:tcBorders>
          </w:tcPr>
          <w:p w14:paraId="0C1A62C4" w14:textId="77777777" w:rsidR="00F5335A" w:rsidRDefault="00795F6F">
            <w:pPr>
              <w:spacing w:after="0" w:line="240" w:lineRule="auto"/>
              <w:rPr>
                <w:rFonts w:ascii="Calibri" w:hAnsi="Calibri" w:cs="Calibri"/>
                <w:bCs/>
                <w:iCs/>
              </w:rPr>
            </w:pPr>
            <w:r>
              <w:rPr>
                <w:rFonts w:ascii="Calibri" w:hAnsi="Calibri" w:cs="Calibri"/>
                <w:bCs/>
                <w:iCs/>
              </w:rPr>
              <w:t xml:space="preserve">Activity 3.1.2.11: Enforcement of new approved relevant schemes, standards, technical guidance, implementing rules and regulations for promoting and adopting green waste management and comprehensive resources utilization technologies in the </w:t>
            </w:r>
            <w:r>
              <w:rPr>
                <w:rFonts w:ascii="Calibri" w:hAnsi="Calibri" w:cs="Calibri"/>
                <w:bCs/>
                <w:iCs/>
              </w:rPr>
              <w:lastRenderedPageBreak/>
              <w:t>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6B4BBCDC" w14:textId="77777777" w:rsidR="00F5335A" w:rsidRDefault="00795F6F">
            <w:pPr>
              <w:spacing w:after="0" w:line="240" w:lineRule="auto"/>
              <w:rPr>
                <w:rFonts w:ascii="Calibri" w:hAnsi="Calibri" w:cs="Calibri"/>
                <w:bCs/>
                <w:iCs/>
              </w:rPr>
            </w:pPr>
            <w:r>
              <w:rPr>
                <w:rFonts w:ascii="Calibri" w:hAnsi="Calibri" w:cs="Calibri"/>
                <w:bCs/>
              </w:rPr>
              <w:lastRenderedPageBreak/>
              <w:t>Assistance will be provided to government officials to support the enforcement of the schemes, standards, technical guidelines and implementing rules and regulations newly approved in Activity 3.1.2.10. Concomitantly, capacity building of relevant personnel will be conducted to enhance the effect of schemes, standards, technical guidelines and implementing rules and regulations enforcement.</w:t>
            </w:r>
          </w:p>
        </w:tc>
      </w:tr>
      <w:tr w:rsidR="00F5335A" w14:paraId="5C98D63C" w14:textId="77777777">
        <w:tc>
          <w:tcPr>
            <w:tcW w:w="3438" w:type="dxa"/>
            <w:tcBorders>
              <w:top w:val="single" w:sz="4" w:space="0" w:color="auto"/>
              <w:left w:val="single" w:sz="4" w:space="0" w:color="auto"/>
              <w:bottom w:val="single" w:sz="4" w:space="0" w:color="auto"/>
              <w:right w:val="single" w:sz="4" w:space="0" w:color="auto"/>
            </w:tcBorders>
          </w:tcPr>
          <w:p w14:paraId="39F6F006" w14:textId="77777777" w:rsidR="00F5335A" w:rsidRDefault="00795F6F">
            <w:pPr>
              <w:spacing w:after="0" w:line="240" w:lineRule="auto"/>
              <w:rPr>
                <w:rFonts w:ascii="Calibri" w:hAnsi="Calibri" w:cs="Calibri"/>
                <w:bCs/>
                <w:iCs/>
              </w:rPr>
            </w:pPr>
            <w:r>
              <w:rPr>
                <w:rFonts w:ascii="Calibri" w:hAnsi="Calibri" w:cs="Calibri"/>
                <w:bCs/>
                <w:iCs/>
              </w:rPr>
              <w:t>Activity 3.1.2.12: Evaluation of the effectiveness of the schemes, standards, technical guidance, implementing rules and regulations on green EE low carbon development in waste management in the phosphate chemicals production sub-sector, and provision of follow-up recommendations to amend and improve the institutional frameworks, if deemed necessary.</w:t>
            </w:r>
          </w:p>
        </w:tc>
        <w:tc>
          <w:tcPr>
            <w:tcW w:w="6120" w:type="dxa"/>
            <w:tcBorders>
              <w:top w:val="single" w:sz="4" w:space="0" w:color="auto"/>
              <w:left w:val="single" w:sz="4" w:space="0" w:color="auto"/>
              <w:bottom w:val="single" w:sz="4" w:space="0" w:color="auto"/>
              <w:right w:val="single" w:sz="4" w:space="0" w:color="auto"/>
            </w:tcBorders>
            <w:vAlign w:val="center"/>
          </w:tcPr>
          <w:p w14:paraId="5162F689" w14:textId="77777777" w:rsidR="00F5335A" w:rsidRDefault="00795F6F">
            <w:pPr>
              <w:spacing w:after="0" w:line="240" w:lineRule="auto"/>
              <w:rPr>
                <w:rFonts w:ascii="Calibri" w:hAnsi="Calibri" w:cs="Calibri"/>
                <w:bCs/>
                <w:iCs/>
              </w:rPr>
            </w:pPr>
            <w:r>
              <w:rPr>
                <w:rFonts w:ascii="Calibri" w:hAnsi="Calibri" w:cs="Calibri"/>
                <w:bCs/>
              </w:rPr>
              <w:t>Comprehensively evaluate the efficacy and effects generated by the enforcement of the new and updated schemes, standards, technical guidelines and implementing rules and regulations for the promotion of widespread adoption of green technology innovations for waste management in phosphate chemicals production. In case the assessment will not lead to satisfactory results, follow-up recommendations will be provided to amend and strengthen the schemes, standards, technical guidelines and implementing rules and regulations.</w:t>
            </w:r>
          </w:p>
        </w:tc>
      </w:tr>
    </w:tbl>
    <w:p w14:paraId="6E5FAE49" w14:textId="77777777" w:rsidR="00F5335A" w:rsidRDefault="00F5335A">
      <w:pPr>
        <w:spacing w:after="0" w:line="240" w:lineRule="auto"/>
        <w:rPr>
          <w:rFonts w:ascii="Calibri" w:hAnsi="Calibri" w:cs="Calibri"/>
          <w:iCs/>
        </w:rPr>
      </w:pPr>
    </w:p>
    <w:p w14:paraId="67AE1556" w14:textId="77777777" w:rsidR="00F5335A" w:rsidRDefault="00795F6F">
      <w:pPr>
        <w:spacing w:after="0" w:line="240" w:lineRule="auto"/>
        <w:jc w:val="both"/>
        <w:rPr>
          <w:rFonts w:ascii="Calibri" w:hAnsi="Calibri" w:cs="Calibri"/>
          <w:i/>
        </w:rPr>
      </w:pPr>
      <w:r>
        <w:rPr>
          <w:rFonts w:ascii="Calibri" w:hAnsi="Calibri" w:cs="Calibri"/>
          <w:i/>
        </w:rPr>
        <w:t xml:space="preserve">GEF support is required for the incremental technical assistance in the conduct of the review of existing national and international </w:t>
      </w:r>
      <w:r>
        <w:rPr>
          <w:rFonts w:ascii="Calibri" w:hAnsi="Calibri" w:cs="Calibri"/>
          <w:bCs/>
          <w:i/>
        </w:rPr>
        <w:t>schemes, standards, technical guidelines and implementing rules and regulations</w:t>
      </w:r>
      <w:r>
        <w:rPr>
          <w:rFonts w:ascii="Calibri" w:hAnsi="Calibri" w:cs="Calibri"/>
          <w:i/>
        </w:rPr>
        <w:t xml:space="preserve">, in the formulation and enforcement of </w:t>
      </w:r>
      <w:r>
        <w:rPr>
          <w:rFonts w:ascii="Calibri" w:hAnsi="Calibri" w:cs="Calibri"/>
          <w:bCs/>
          <w:i/>
        </w:rPr>
        <w:t>schemes, standards, technical guidelines and implementing rules and regulations</w:t>
      </w:r>
      <w:r>
        <w:rPr>
          <w:rFonts w:ascii="Calibri" w:hAnsi="Calibri" w:cs="Calibri"/>
          <w:i/>
        </w:rPr>
        <w:t>, and in their evaluation followed by provision of recommendations to improve them.</w:t>
      </w:r>
    </w:p>
    <w:p w14:paraId="1C7576F6" w14:textId="77777777" w:rsidR="00F5335A" w:rsidRDefault="00F5335A">
      <w:pPr>
        <w:spacing w:after="0" w:line="240" w:lineRule="auto"/>
        <w:rPr>
          <w:rFonts w:ascii="Calibri" w:hAnsi="Calibri" w:cs="Calibri"/>
          <w:iCs/>
        </w:rPr>
      </w:pPr>
    </w:p>
    <w:p w14:paraId="6161725D" w14:textId="77777777" w:rsidR="00F5335A" w:rsidRDefault="00795F6F">
      <w:pPr>
        <w:spacing w:after="0" w:line="240" w:lineRule="auto"/>
        <w:rPr>
          <w:rFonts w:ascii="Calibri" w:hAnsi="Calibri" w:cs="Calibri"/>
          <w:iCs/>
        </w:rPr>
      </w:pPr>
      <w:r>
        <w:rPr>
          <w:rFonts w:ascii="Calibri" w:hAnsi="Calibri" w:cs="Calibri"/>
          <w:iCs/>
          <w:u w:val="single"/>
        </w:rPr>
        <w:t>Output 3.1.3:</w:t>
      </w:r>
      <w:r>
        <w:rPr>
          <w:rFonts w:ascii="Calibri" w:hAnsi="Calibri" w:cs="Calibri"/>
          <w:iCs/>
        </w:rPr>
        <w:t xml:space="preserve"> Documented annual evaluation reports on the energy performance and environmental impacts of each demo based on the MRV system developed under Component 1.</w:t>
      </w:r>
    </w:p>
    <w:p w14:paraId="726D400F"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13003F63"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43F7D54"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2B7DF59"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090804C" w14:textId="77777777">
        <w:tc>
          <w:tcPr>
            <w:tcW w:w="3438" w:type="dxa"/>
            <w:tcBorders>
              <w:top w:val="single" w:sz="12" w:space="0" w:color="FFFF00"/>
              <w:left w:val="single" w:sz="4" w:space="0" w:color="auto"/>
              <w:bottom w:val="single" w:sz="4" w:space="0" w:color="auto"/>
              <w:right w:val="single" w:sz="4" w:space="0" w:color="auto"/>
            </w:tcBorders>
            <w:vAlign w:val="center"/>
          </w:tcPr>
          <w:p w14:paraId="0B8C7BBB" w14:textId="77777777" w:rsidR="00F5335A" w:rsidRDefault="00795F6F">
            <w:pPr>
              <w:spacing w:after="0" w:line="240" w:lineRule="auto"/>
              <w:rPr>
                <w:rFonts w:ascii="Calibri" w:hAnsi="Calibri" w:cs="Calibri"/>
                <w:b/>
                <w:iCs/>
                <w:color w:val="FFFFFF"/>
              </w:rPr>
            </w:pPr>
            <w:r>
              <w:rPr>
                <w:rFonts w:ascii="Calibri" w:hAnsi="Calibri" w:cs="Calibri"/>
                <w:bCs/>
                <w:iCs/>
              </w:rPr>
              <w:t>Activity 3.1.3.1: Design and implementation of methods for evaluation of the energy performance and environmental impacts of the waste management demos in the phosphate mining/refining sub-sector of the PCI.</w:t>
            </w:r>
          </w:p>
        </w:tc>
        <w:tc>
          <w:tcPr>
            <w:tcW w:w="6120" w:type="dxa"/>
            <w:tcBorders>
              <w:top w:val="single" w:sz="12" w:space="0" w:color="FFFF00"/>
              <w:left w:val="single" w:sz="4" w:space="0" w:color="auto"/>
              <w:bottom w:val="single" w:sz="4" w:space="0" w:color="auto"/>
              <w:right w:val="single" w:sz="4" w:space="0" w:color="auto"/>
            </w:tcBorders>
            <w:vAlign w:val="center"/>
          </w:tcPr>
          <w:p w14:paraId="27736258" w14:textId="77777777" w:rsidR="00F5335A" w:rsidRDefault="00795F6F">
            <w:pPr>
              <w:spacing w:after="0" w:line="240" w:lineRule="auto"/>
              <w:rPr>
                <w:rFonts w:ascii="Calibri" w:hAnsi="Calibri" w:cs="Calibri"/>
                <w:b/>
                <w:iCs/>
                <w:color w:val="FFFFFF"/>
              </w:rPr>
            </w:pPr>
            <w:r>
              <w:rPr>
                <w:rFonts w:ascii="Calibri" w:hAnsi="Calibri" w:cs="Calibri"/>
                <w:bCs/>
              </w:rPr>
              <w:t>Sector specialists will be engaged to conduct and in-depth study of the demo projects that have been developed for the waste management in the phosphate mining and refining sub-sector during the project preparation stage. This study will allow to understanding what the important data and features are of each demo and use this information to design and develop methods for evaluating the advancement of the demos, collecting the required data and then evaluate their energy performance and environmental impacts.</w:t>
            </w:r>
          </w:p>
        </w:tc>
      </w:tr>
      <w:tr w:rsidR="00F5335A" w14:paraId="454AA688"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12968B2D" w14:textId="77777777" w:rsidR="00F5335A" w:rsidRDefault="00795F6F">
            <w:pPr>
              <w:spacing w:after="0" w:line="240" w:lineRule="auto"/>
              <w:rPr>
                <w:rFonts w:ascii="Calibri" w:hAnsi="Calibri" w:cs="Calibri"/>
                <w:bCs/>
                <w:iCs/>
              </w:rPr>
            </w:pPr>
            <w:r>
              <w:rPr>
                <w:rFonts w:ascii="Calibri" w:hAnsi="Calibri" w:cs="Calibri"/>
                <w:bCs/>
                <w:iCs/>
              </w:rPr>
              <w:t>Activity 3.1.3.2: Design and implementation of methods for evaluation of the energy performance and environmental impacts of the waste management demos in the phosphate chemicals production sub-sector of the PCI.</w:t>
            </w:r>
          </w:p>
        </w:tc>
        <w:tc>
          <w:tcPr>
            <w:tcW w:w="6120" w:type="dxa"/>
            <w:tcBorders>
              <w:top w:val="single" w:sz="4" w:space="0" w:color="auto"/>
              <w:left w:val="single" w:sz="4" w:space="0" w:color="auto"/>
              <w:right w:val="single" w:sz="4" w:space="0" w:color="auto"/>
            </w:tcBorders>
            <w:vAlign w:val="center"/>
          </w:tcPr>
          <w:p w14:paraId="3465ED3A" w14:textId="77777777" w:rsidR="00F5335A" w:rsidRDefault="00795F6F">
            <w:pPr>
              <w:spacing w:after="0" w:line="240" w:lineRule="auto"/>
              <w:rPr>
                <w:rFonts w:ascii="Calibri" w:hAnsi="Calibri" w:cs="Calibri"/>
                <w:bCs/>
                <w:iCs/>
              </w:rPr>
            </w:pPr>
            <w:r>
              <w:rPr>
                <w:rFonts w:ascii="Calibri" w:hAnsi="Calibri" w:cs="Calibri"/>
                <w:bCs/>
              </w:rPr>
              <w:t xml:space="preserve">Sector specialists will be engaged to conduct and in-depth study of the demo projects that have been developed for the waste management in the phosphate chemicals production sub-sector during the project preparation stage. This study will allow to understanding what the important data and features are of each demo and use this information to design and develop methods for evaluating the advancement of the demos, collecting the required data and then evaluate their energy performance and environmental impacts. </w:t>
            </w:r>
            <w:r>
              <w:rPr>
                <w:rFonts w:ascii="Calibri" w:hAnsi="Calibri" w:cs="Calibri"/>
              </w:rPr>
              <w:t>This activity also includes the definition of the parameters for monitoring and assessing environmental risks of the demos and demo replications that are aligned with social and environmental screening procedures.</w:t>
            </w:r>
          </w:p>
        </w:tc>
      </w:tr>
      <w:tr w:rsidR="00F5335A" w14:paraId="792A6E3F"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5BE38ECA" w14:textId="77777777" w:rsidR="00F5335A" w:rsidRDefault="00795F6F">
            <w:pPr>
              <w:spacing w:after="0" w:line="240" w:lineRule="auto"/>
              <w:rPr>
                <w:rFonts w:ascii="Calibri" w:hAnsi="Calibri" w:cs="Calibri"/>
                <w:bCs/>
                <w:iCs/>
              </w:rPr>
            </w:pPr>
            <w:r>
              <w:rPr>
                <w:rFonts w:ascii="Calibri" w:hAnsi="Calibri" w:cs="Calibri"/>
                <w:bCs/>
                <w:iCs/>
              </w:rPr>
              <w:lastRenderedPageBreak/>
              <w:t>Activity 3.1.3.3: Conduct of annual evaluation of energy performance, environmental impacts and financial performance of demos in waste management of the phosphate mining and refining sub-sector to promote the replication of the implemented technologies.</w:t>
            </w:r>
          </w:p>
        </w:tc>
        <w:tc>
          <w:tcPr>
            <w:tcW w:w="6120" w:type="dxa"/>
            <w:tcBorders>
              <w:top w:val="single" w:sz="4" w:space="0" w:color="auto"/>
              <w:left w:val="single" w:sz="4" w:space="0" w:color="auto"/>
              <w:right w:val="single" w:sz="4" w:space="0" w:color="auto"/>
            </w:tcBorders>
            <w:vAlign w:val="center"/>
          </w:tcPr>
          <w:p w14:paraId="43E9BDFD" w14:textId="77777777" w:rsidR="00F5335A" w:rsidRDefault="00795F6F">
            <w:pPr>
              <w:spacing w:after="0" w:line="240" w:lineRule="auto"/>
              <w:rPr>
                <w:rFonts w:ascii="Calibri" w:hAnsi="Calibri" w:cs="Calibri"/>
                <w:bCs/>
              </w:rPr>
            </w:pPr>
            <w:r>
              <w:rPr>
                <w:rFonts w:ascii="Calibri" w:hAnsi="Calibri" w:cs="Calibri"/>
                <w:bCs/>
              </w:rPr>
              <w:t xml:space="preserve">Based on the evaluation methods developed under Activity 3.1.3.1, and implementing the MRV system designed in Output 1.1.5, an annual evaluation of the energy performance and environmental impacts of demos on waste management in the phosphate mining and refining sub-sector will be conducted. In addition, financial experts will be hired to monitor and determine if the implemented demos achieve satisfactory financial performances. If required, recommendations and corrective actions will be provided to enhance the demos’ technical and financial performance. This annual assessment will allow to promoting demos and attracting other </w:t>
            </w:r>
            <w:r>
              <w:rPr>
                <w:rFonts w:ascii="Calibri" w:hAnsi="Calibri" w:cs="Calibri"/>
                <w:bCs/>
                <w:iCs/>
              </w:rPr>
              <w:t>phosphate mines to replicate similar low-carbon technologies and practices.</w:t>
            </w:r>
          </w:p>
        </w:tc>
      </w:tr>
      <w:tr w:rsidR="00F5335A" w14:paraId="3D335F39"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6BD450D5" w14:textId="77777777" w:rsidR="00F5335A" w:rsidRDefault="00795F6F">
            <w:pPr>
              <w:spacing w:after="0" w:line="240" w:lineRule="auto"/>
              <w:rPr>
                <w:rFonts w:ascii="Calibri" w:hAnsi="Calibri" w:cs="Calibri"/>
                <w:bCs/>
                <w:iCs/>
              </w:rPr>
            </w:pPr>
            <w:r>
              <w:rPr>
                <w:rFonts w:ascii="Calibri" w:hAnsi="Calibri" w:cs="Calibri"/>
                <w:bCs/>
                <w:iCs/>
              </w:rPr>
              <w:t>Activity 3.1.3.4: Conduct of annual evaluation of energy performance, environmental impacts and financial performance of demos in waste management of the phosphate chemicals production sub-sector to promote the replication of the implemented technologies.</w:t>
            </w:r>
          </w:p>
        </w:tc>
        <w:tc>
          <w:tcPr>
            <w:tcW w:w="6120" w:type="dxa"/>
            <w:tcBorders>
              <w:top w:val="single" w:sz="4" w:space="0" w:color="auto"/>
              <w:left w:val="single" w:sz="4" w:space="0" w:color="auto"/>
              <w:right w:val="single" w:sz="4" w:space="0" w:color="auto"/>
            </w:tcBorders>
            <w:vAlign w:val="center"/>
          </w:tcPr>
          <w:p w14:paraId="4B2DF596" w14:textId="77777777" w:rsidR="00F5335A" w:rsidRDefault="00795F6F">
            <w:pPr>
              <w:spacing w:after="0" w:line="240" w:lineRule="auto"/>
              <w:rPr>
                <w:rFonts w:ascii="Calibri" w:hAnsi="Calibri" w:cs="Calibri"/>
                <w:bCs/>
                <w:iCs/>
              </w:rPr>
            </w:pPr>
            <w:r>
              <w:rPr>
                <w:rFonts w:ascii="Calibri" w:hAnsi="Calibri" w:cs="Calibri"/>
                <w:bCs/>
              </w:rPr>
              <w:t xml:space="preserve">Based on the evaluation methods developed under Activity 3.1.3.2, and implementing the MRV system designed in Output 1.1.5, an annual evaluation of the energy performance and environmental impacts of demos on waste management in the phosphate chemicals production sub-sector will be conducted. In addition, financial experts will be hired to monitor and determine if the implemented demos achieve satisfactory financial performances. If required, recommendations and corrective actions will be provided to enhance the demos’ technical and financial performance. This annual assessment will allow to promoting demos and attracting other </w:t>
            </w:r>
            <w:r>
              <w:rPr>
                <w:rFonts w:ascii="Calibri" w:hAnsi="Calibri" w:cs="Calibri"/>
                <w:bCs/>
                <w:iCs/>
              </w:rPr>
              <w:t>phosphate chemicals manufacturers to replicate similar low-carbon technologies and practices.</w:t>
            </w:r>
          </w:p>
        </w:tc>
      </w:tr>
      <w:tr w:rsidR="00F5335A" w14:paraId="2740A91A"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76D8DE7A" w14:textId="77777777" w:rsidR="00F5335A" w:rsidRDefault="00795F6F">
            <w:pPr>
              <w:spacing w:after="0" w:line="240" w:lineRule="auto"/>
              <w:rPr>
                <w:rFonts w:ascii="Calibri" w:hAnsi="Calibri" w:cs="Calibri"/>
                <w:bCs/>
                <w:iCs/>
              </w:rPr>
            </w:pPr>
            <w:r>
              <w:rPr>
                <w:rFonts w:ascii="Calibri" w:hAnsi="Calibri" w:cs="Calibri"/>
                <w:bCs/>
                <w:iCs/>
              </w:rPr>
              <w:t xml:space="preserve">Activity 3.1.3.5: Preparation of annual and final reports on energy performance, environmental impacts of demos and the evaluation of the results and effectiveness of the demonstration program in waste management of the phosphate mining and refining sub-sector. </w:t>
            </w:r>
          </w:p>
        </w:tc>
        <w:tc>
          <w:tcPr>
            <w:tcW w:w="6120" w:type="dxa"/>
            <w:tcBorders>
              <w:left w:val="single" w:sz="4" w:space="0" w:color="auto"/>
              <w:right w:val="single" w:sz="4" w:space="0" w:color="auto"/>
            </w:tcBorders>
            <w:vAlign w:val="center"/>
          </w:tcPr>
          <w:p w14:paraId="78DBE72D" w14:textId="77777777" w:rsidR="00F5335A" w:rsidRDefault="00795F6F">
            <w:pPr>
              <w:spacing w:after="0" w:line="240" w:lineRule="auto"/>
              <w:rPr>
                <w:rFonts w:ascii="Calibri" w:hAnsi="Calibri" w:cs="Calibri"/>
                <w:bCs/>
                <w:iCs/>
              </w:rPr>
            </w:pPr>
            <w:r>
              <w:rPr>
                <w:rFonts w:ascii="Calibri" w:hAnsi="Calibri" w:cs="Calibri"/>
                <w:bCs/>
                <w:iCs/>
              </w:rPr>
              <w:t>Based on the results of Activity 3.1.3.3 annual and final reports, at the end of the five-year implementation period, will be prepared reporting the technical and financial performances of the demos waste management in the phosphate mining and refining sub-sector, also including their environmental impacts. The reports will be used as case studies and lessons learned to share knowledge to be used for similar projects in China and internationally.</w:t>
            </w:r>
          </w:p>
        </w:tc>
      </w:tr>
      <w:tr w:rsidR="00F5335A" w14:paraId="549A3C07"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76A418BE" w14:textId="77777777" w:rsidR="00F5335A" w:rsidRDefault="00795F6F">
            <w:pPr>
              <w:spacing w:after="0" w:line="240" w:lineRule="auto"/>
              <w:rPr>
                <w:rFonts w:ascii="Calibri" w:hAnsi="Calibri" w:cs="Calibri"/>
                <w:bCs/>
                <w:iCs/>
              </w:rPr>
            </w:pPr>
            <w:r>
              <w:rPr>
                <w:rFonts w:ascii="Calibri" w:hAnsi="Calibri" w:cs="Calibri"/>
                <w:bCs/>
                <w:iCs/>
              </w:rPr>
              <w:t xml:space="preserve">Activity 3.1.3.6: Preparation of annual and final reports on energy performance, environmental impacts of demos and the evaluation of the results and effectiveness of the demonstration program in waste management of the phosphate chemicals production sub-sector. </w:t>
            </w:r>
          </w:p>
        </w:tc>
        <w:tc>
          <w:tcPr>
            <w:tcW w:w="6120" w:type="dxa"/>
            <w:tcBorders>
              <w:left w:val="single" w:sz="4" w:space="0" w:color="auto"/>
              <w:right w:val="single" w:sz="4" w:space="0" w:color="auto"/>
            </w:tcBorders>
            <w:vAlign w:val="center"/>
          </w:tcPr>
          <w:p w14:paraId="10562A1C" w14:textId="77777777" w:rsidR="00F5335A" w:rsidRDefault="00795F6F">
            <w:pPr>
              <w:spacing w:after="0" w:line="240" w:lineRule="auto"/>
              <w:rPr>
                <w:rFonts w:ascii="Calibri" w:hAnsi="Calibri" w:cs="Calibri"/>
                <w:bCs/>
                <w:iCs/>
              </w:rPr>
            </w:pPr>
            <w:r>
              <w:rPr>
                <w:rFonts w:ascii="Calibri" w:hAnsi="Calibri" w:cs="Calibri"/>
                <w:bCs/>
                <w:iCs/>
              </w:rPr>
              <w:t>Based on the results of Activity 3.1.3.4 annual and final reports, at the end of the five-year implementation period, will be prepared reporting the technical and financial performances of the demos waste management in the phosphate chemicals production sub-sector, also including their environmental impacts. The reports will be used as case studies and lessons learned to share knowledge to be used for similar projects in China and internationally.</w:t>
            </w:r>
          </w:p>
        </w:tc>
      </w:tr>
      <w:tr w:rsidR="00F5335A" w14:paraId="6310E8FE"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3BFDB9CD" w14:textId="77777777" w:rsidR="00F5335A" w:rsidRDefault="00795F6F">
            <w:pPr>
              <w:spacing w:after="0" w:line="240" w:lineRule="auto"/>
              <w:rPr>
                <w:rFonts w:ascii="Calibri" w:hAnsi="Calibri" w:cs="Calibri"/>
                <w:bCs/>
                <w:iCs/>
              </w:rPr>
            </w:pPr>
            <w:r>
              <w:rPr>
                <w:rFonts w:ascii="Calibri" w:hAnsi="Calibri" w:cs="Calibri"/>
                <w:bCs/>
                <w:iCs/>
              </w:rPr>
              <w:t xml:space="preserve">Activity 3.1.3.7: Dissemination of annual and final demos evaluation reports prepared in Activity 3.1.3.5 </w:t>
            </w:r>
          </w:p>
        </w:tc>
        <w:tc>
          <w:tcPr>
            <w:tcW w:w="6120" w:type="dxa"/>
            <w:tcBorders>
              <w:left w:val="single" w:sz="4" w:space="0" w:color="auto"/>
              <w:right w:val="single" w:sz="4" w:space="0" w:color="auto"/>
            </w:tcBorders>
            <w:vAlign w:val="center"/>
          </w:tcPr>
          <w:p w14:paraId="0FCDBE79" w14:textId="77777777" w:rsidR="00F5335A" w:rsidRDefault="00795F6F">
            <w:pPr>
              <w:spacing w:after="0" w:line="240" w:lineRule="auto"/>
              <w:jc w:val="both"/>
              <w:rPr>
                <w:rFonts w:ascii="Calibri" w:hAnsi="Calibri" w:cs="Calibri"/>
                <w:bCs/>
              </w:rPr>
            </w:pPr>
            <w:r>
              <w:rPr>
                <w:rFonts w:ascii="Calibri" w:hAnsi="Calibri" w:cs="Calibri"/>
                <w:bCs/>
                <w:iCs/>
              </w:rPr>
              <w:t xml:space="preserve">This activity will focus on disseminating the technical, environmental and economic benefits of the demos, as drafted under Activity 3.1.3.5, to various target audiences, including other phosphate mining and refining companies, relevant government </w:t>
            </w:r>
            <w:r>
              <w:rPr>
                <w:rFonts w:ascii="Calibri" w:hAnsi="Calibri" w:cs="Calibri"/>
                <w:bCs/>
                <w:iCs/>
              </w:rPr>
              <w:lastRenderedPageBreak/>
              <w:t xml:space="preserve">and industrial stakeholders, and potential investors. It will provide all stakeholders with relevant information in a timely manner. </w:t>
            </w:r>
          </w:p>
        </w:tc>
      </w:tr>
      <w:tr w:rsidR="00F5335A" w14:paraId="5661F178" w14:textId="77777777">
        <w:trPr>
          <w:trHeight w:val="128"/>
        </w:trPr>
        <w:tc>
          <w:tcPr>
            <w:tcW w:w="3438" w:type="dxa"/>
            <w:tcBorders>
              <w:top w:val="single" w:sz="4" w:space="0" w:color="auto"/>
              <w:left w:val="single" w:sz="4" w:space="0" w:color="auto"/>
              <w:bottom w:val="single" w:sz="4" w:space="0" w:color="auto"/>
              <w:right w:val="single" w:sz="4" w:space="0" w:color="auto"/>
            </w:tcBorders>
            <w:vAlign w:val="center"/>
          </w:tcPr>
          <w:p w14:paraId="1AC74B97"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Activity 3.1.3.8: Dissemination of annual and final demos evaluation reports prepared in Activity 3.1.3.6 </w:t>
            </w:r>
          </w:p>
        </w:tc>
        <w:tc>
          <w:tcPr>
            <w:tcW w:w="6120" w:type="dxa"/>
            <w:tcBorders>
              <w:left w:val="single" w:sz="4" w:space="0" w:color="auto"/>
              <w:bottom w:val="single" w:sz="4" w:space="0" w:color="auto"/>
              <w:right w:val="single" w:sz="4" w:space="0" w:color="auto"/>
            </w:tcBorders>
            <w:vAlign w:val="center"/>
          </w:tcPr>
          <w:p w14:paraId="6AABA83C" w14:textId="77777777" w:rsidR="00F5335A" w:rsidRDefault="00795F6F">
            <w:pPr>
              <w:spacing w:after="0" w:line="240" w:lineRule="auto"/>
              <w:rPr>
                <w:rFonts w:ascii="Calibri" w:hAnsi="Calibri" w:cs="Calibri"/>
                <w:bCs/>
                <w:iCs/>
              </w:rPr>
            </w:pPr>
            <w:r>
              <w:rPr>
                <w:rFonts w:ascii="Calibri" w:hAnsi="Calibri" w:cs="Calibri"/>
                <w:bCs/>
                <w:iCs/>
              </w:rPr>
              <w:t xml:space="preserve">This activity will focus on disseminating the technical, environmental and economic benefits of the demos, as drafted under Activity 3.1.3.6, to various target audiences, including other phosphate chemicals production companies, relevant government and industrial stakeholders, and potential investors. It will provide all stakeholders with relevant information in a timely manner. </w:t>
            </w:r>
          </w:p>
        </w:tc>
      </w:tr>
    </w:tbl>
    <w:p w14:paraId="0679631C" w14:textId="77777777" w:rsidR="00F5335A" w:rsidRDefault="00F5335A">
      <w:pPr>
        <w:spacing w:after="0" w:line="240" w:lineRule="auto"/>
        <w:rPr>
          <w:rFonts w:ascii="Calibri" w:hAnsi="Calibri" w:cs="Calibri"/>
          <w:iCs/>
        </w:rPr>
      </w:pPr>
    </w:p>
    <w:p w14:paraId="79DBECD4"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of energy performance evaluation methods, the conduct of annual energy and financial evaluation of the demos, preparation of reports and promotion of results to stakeholders</w:t>
      </w:r>
    </w:p>
    <w:p w14:paraId="0519820C" w14:textId="77777777" w:rsidR="00F5335A" w:rsidRDefault="00F5335A">
      <w:pPr>
        <w:spacing w:after="0" w:line="240" w:lineRule="auto"/>
        <w:rPr>
          <w:rFonts w:ascii="Calibri" w:hAnsi="Calibri" w:cs="Calibri"/>
          <w:iCs/>
        </w:rPr>
      </w:pPr>
    </w:p>
    <w:p w14:paraId="3E9EB1BE" w14:textId="77777777" w:rsidR="00F5335A" w:rsidRDefault="00795F6F">
      <w:pPr>
        <w:spacing w:after="0" w:line="240" w:lineRule="auto"/>
        <w:rPr>
          <w:rFonts w:ascii="Calibri" w:hAnsi="Calibri" w:cs="Calibri"/>
          <w:iCs/>
          <w:u w:val="single"/>
        </w:rPr>
      </w:pPr>
      <w:r>
        <w:rPr>
          <w:rFonts w:ascii="Calibri" w:hAnsi="Calibri" w:cs="Calibri"/>
          <w:iCs/>
          <w:u w:val="single"/>
        </w:rPr>
        <w:t>Output 3.1.4:</w:t>
      </w:r>
      <w:r>
        <w:rPr>
          <w:rFonts w:ascii="Calibri" w:hAnsi="Calibri" w:cs="Calibri"/>
          <w:iCs/>
        </w:rPr>
        <w:t xml:space="preserve"> Designed, conducted and post-evaluated continuing education program with regular capacity needs assessments in the area of green and low carbon technologies applied in waste management in the PCI.</w:t>
      </w:r>
    </w:p>
    <w:p w14:paraId="6915A661" w14:textId="77777777" w:rsidR="00F5335A" w:rsidRDefault="00F5335A">
      <w:pPr>
        <w:spacing w:after="0" w:line="240" w:lineRule="auto"/>
        <w:rPr>
          <w:rFonts w:ascii="Calibri" w:hAnsi="Calibri" w:cs="Calibri"/>
          <w:iCs/>
          <w:u w:val="single"/>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06944490"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E9CC7B4"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5FA636E1"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7EB18243" w14:textId="77777777">
        <w:tc>
          <w:tcPr>
            <w:tcW w:w="3438" w:type="dxa"/>
            <w:tcBorders>
              <w:top w:val="single" w:sz="12" w:space="0" w:color="FFFF00"/>
              <w:left w:val="single" w:sz="4" w:space="0" w:color="auto"/>
              <w:bottom w:val="single" w:sz="4" w:space="0" w:color="auto"/>
              <w:right w:val="single" w:sz="4" w:space="0" w:color="auto"/>
            </w:tcBorders>
            <w:vAlign w:val="center"/>
          </w:tcPr>
          <w:p w14:paraId="0116EE3B" w14:textId="77777777" w:rsidR="00F5335A" w:rsidRDefault="00795F6F">
            <w:pPr>
              <w:spacing w:after="0" w:line="240" w:lineRule="auto"/>
              <w:rPr>
                <w:rFonts w:ascii="Calibri" w:hAnsi="Calibri" w:cs="Calibri"/>
                <w:bCs/>
                <w:iCs/>
                <w:color w:val="FFFFFF"/>
              </w:rPr>
            </w:pPr>
            <w:r>
              <w:rPr>
                <w:rFonts w:ascii="Calibri" w:hAnsi="Calibri" w:cs="Calibri"/>
                <w:bCs/>
                <w:iCs/>
              </w:rPr>
              <w:t>Activity 3.1.4.1: Assessment of the ability and awareness level of relevant stakeholders and assessment of needs and gaps to address in the area of waste management in the phosphate mining and refining sub-sector.</w:t>
            </w:r>
          </w:p>
        </w:tc>
        <w:tc>
          <w:tcPr>
            <w:tcW w:w="6120" w:type="dxa"/>
            <w:tcBorders>
              <w:top w:val="single" w:sz="12" w:space="0" w:color="FFFF00"/>
              <w:left w:val="single" w:sz="4" w:space="0" w:color="auto"/>
              <w:bottom w:val="single" w:sz="4" w:space="0" w:color="auto"/>
              <w:right w:val="single" w:sz="4" w:space="0" w:color="auto"/>
            </w:tcBorders>
            <w:vAlign w:val="center"/>
          </w:tcPr>
          <w:p w14:paraId="67BDFD76" w14:textId="77777777" w:rsidR="00F5335A" w:rsidRDefault="00795F6F">
            <w:pPr>
              <w:spacing w:after="0" w:line="240" w:lineRule="auto"/>
              <w:rPr>
                <w:rFonts w:ascii="Calibri" w:hAnsi="Calibri" w:cs="Calibri"/>
                <w:bCs/>
                <w:iCs/>
              </w:rPr>
            </w:pPr>
            <w:r>
              <w:rPr>
                <w:rFonts w:ascii="Calibri" w:hAnsi="Calibri" w:cs="Calibri"/>
                <w:bCs/>
                <w:iCs/>
              </w:rPr>
              <w:t xml:space="preserve">Surveys and questionnaires will be prepared and administered to relevant stakeholders, followed by interviews and consultations, to assess their capabilities and awareness level concerning the technical, financial and environmental benefits of low carbon technologies applied in waste management in the phosphate mining and refining sub-sector. The information collected will be used to determine the needs to address and gaps to fill. </w:t>
            </w:r>
          </w:p>
        </w:tc>
      </w:tr>
      <w:tr w:rsidR="00F5335A" w14:paraId="659F624B" w14:textId="77777777">
        <w:tc>
          <w:tcPr>
            <w:tcW w:w="3438" w:type="dxa"/>
            <w:tcBorders>
              <w:top w:val="single" w:sz="4" w:space="0" w:color="auto"/>
              <w:left w:val="single" w:sz="4" w:space="0" w:color="auto"/>
              <w:bottom w:val="single" w:sz="4" w:space="0" w:color="auto"/>
              <w:right w:val="single" w:sz="4" w:space="0" w:color="auto"/>
            </w:tcBorders>
            <w:vAlign w:val="center"/>
          </w:tcPr>
          <w:p w14:paraId="7ADF4D4E" w14:textId="77777777" w:rsidR="00F5335A" w:rsidRDefault="00795F6F">
            <w:pPr>
              <w:spacing w:after="0" w:line="240" w:lineRule="auto"/>
              <w:rPr>
                <w:rFonts w:ascii="Calibri" w:hAnsi="Calibri" w:cs="Calibri"/>
                <w:bCs/>
                <w:iCs/>
              </w:rPr>
            </w:pPr>
            <w:r>
              <w:rPr>
                <w:rFonts w:ascii="Calibri" w:hAnsi="Calibri" w:cs="Calibri"/>
                <w:bCs/>
                <w:iCs/>
              </w:rPr>
              <w:t>Activity 3.1.4.2: Design and implementation of a capacity building program for relevant national and local government officials, management teams and key stakeholders on waste management in the phosphate mining and refining sub-sector based on the findings of Activity 3.1.4.1.</w:t>
            </w:r>
          </w:p>
        </w:tc>
        <w:tc>
          <w:tcPr>
            <w:tcW w:w="6120" w:type="dxa"/>
            <w:tcBorders>
              <w:top w:val="single" w:sz="4" w:space="0" w:color="auto"/>
              <w:left w:val="single" w:sz="4" w:space="0" w:color="auto"/>
              <w:bottom w:val="single" w:sz="4" w:space="0" w:color="auto"/>
              <w:right w:val="single" w:sz="4" w:space="0" w:color="auto"/>
            </w:tcBorders>
            <w:vAlign w:val="center"/>
          </w:tcPr>
          <w:p w14:paraId="63A5AB09" w14:textId="77777777" w:rsidR="00F5335A" w:rsidRDefault="00795F6F">
            <w:pPr>
              <w:spacing w:after="0" w:line="240" w:lineRule="auto"/>
              <w:rPr>
                <w:rFonts w:ascii="Calibri" w:hAnsi="Calibri" w:cs="Calibri"/>
                <w:bCs/>
                <w:iCs/>
              </w:rPr>
            </w:pPr>
            <w:r>
              <w:rPr>
                <w:rFonts w:ascii="Calibri" w:hAnsi="Calibri" w:cs="Calibri"/>
                <w:bCs/>
                <w:iCs/>
              </w:rPr>
              <w:t>Based on the assessment of needs to address and gaps to fill determined in Activity 3.1.4.1, and supplemented by information gathered from international best practices, in the area of green development in waste management in phosphate mining and refining, a capacity building program for relevant stakeholders from the public and private sector will be designed and implemented.</w:t>
            </w:r>
          </w:p>
        </w:tc>
      </w:tr>
      <w:tr w:rsidR="00F5335A" w14:paraId="0FE761F3" w14:textId="77777777">
        <w:tc>
          <w:tcPr>
            <w:tcW w:w="3438" w:type="dxa"/>
            <w:tcBorders>
              <w:top w:val="single" w:sz="4" w:space="0" w:color="auto"/>
              <w:left w:val="single" w:sz="4" w:space="0" w:color="auto"/>
              <w:bottom w:val="single" w:sz="4" w:space="0" w:color="auto"/>
              <w:right w:val="single" w:sz="4" w:space="0" w:color="auto"/>
            </w:tcBorders>
            <w:vAlign w:val="center"/>
          </w:tcPr>
          <w:p w14:paraId="2E8AB1E9" w14:textId="77777777" w:rsidR="00F5335A" w:rsidRDefault="00795F6F">
            <w:pPr>
              <w:spacing w:after="0" w:line="240" w:lineRule="auto"/>
              <w:rPr>
                <w:rFonts w:ascii="Calibri" w:hAnsi="Calibri" w:cs="Calibri"/>
                <w:bCs/>
                <w:iCs/>
              </w:rPr>
            </w:pPr>
            <w:r>
              <w:rPr>
                <w:rFonts w:ascii="Calibri" w:hAnsi="Calibri" w:cs="Calibri"/>
                <w:bCs/>
                <w:iCs/>
              </w:rPr>
              <w:t>Activity 3.1.4.3: Evaluation of the capacity building program of the waste management in the phosphate mining and refining sub-sector a year after the completion and potential design and implementation of corrective actions to complete the training.</w:t>
            </w:r>
          </w:p>
        </w:tc>
        <w:tc>
          <w:tcPr>
            <w:tcW w:w="6120" w:type="dxa"/>
            <w:tcBorders>
              <w:top w:val="single" w:sz="4" w:space="0" w:color="auto"/>
              <w:left w:val="single" w:sz="4" w:space="0" w:color="auto"/>
              <w:bottom w:val="single" w:sz="4" w:space="0" w:color="auto"/>
              <w:right w:val="single" w:sz="4" w:space="0" w:color="auto"/>
            </w:tcBorders>
            <w:vAlign w:val="center"/>
          </w:tcPr>
          <w:p w14:paraId="19D8093E"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3.1.4.2. This evaluation will use data collection tools similar to those implemented in Activity 3.1.4.1 to assess the new level of ability and awareness achieved. In addition, the evaluation will also include an assessment of how successfully the trained stakeholders are applying the newly acquired skills in their professional activities. If deemed necessary, corrective actions to improve the training program will be recommended and implemented.</w:t>
            </w:r>
          </w:p>
        </w:tc>
      </w:tr>
      <w:tr w:rsidR="00F5335A" w14:paraId="5D26EE57" w14:textId="77777777">
        <w:tc>
          <w:tcPr>
            <w:tcW w:w="3438" w:type="dxa"/>
            <w:tcBorders>
              <w:top w:val="single" w:sz="4" w:space="0" w:color="auto"/>
              <w:left w:val="single" w:sz="4" w:space="0" w:color="auto"/>
              <w:bottom w:val="single" w:sz="4" w:space="0" w:color="auto"/>
              <w:right w:val="single" w:sz="4" w:space="0" w:color="auto"/>
            </w:tcBorders>
            <w:vAlign w:val="center"/>
          </w:tcPr>
          <w:p w14:paraId="3AA55343" w14:textId="77777777" w:rsidR="00F5335A" w:rsidRDefault="00795F6F">
            <w:pPr>
              <w:spacing w:after="0" w:line="240" w:lineRule="auto"/>
              <w:rPr>
                <w:rFonts w:ascii="Calibri" w:hAnsi="Calibri" w:cs="Calibri"/>
                <w:bCs/>
                <w:iCs/>
              </w:rPr>
            </w:pPr>
            <w:r>
              <w:rPr>
                <w:rFonts w:ascii="Calibri" w:hAnsi="Calibri" w:cs="Calibri"/>
                <w:bCs/>
                <w:iCs/>
              </w:rPr>
              <w:lastRenderedPageBreak/>
              <w:t>Activity 3.1.4.4: Assessment of the ability and awareness level of relevant stakeholders and assessment of needs and gaps to address in the area of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7377FCB7" w14:textId="77777777" w:rsidR="00F5335A" w:rsidRDefault="00795F6F">
            <w:pPr>
              <w:spacing w:after="0" w:line="240" w:lineRule="auto"/>
              <w:rPr>
                <w:rFonts w:ascii="Calibri" w:hAnsi="Calibri" w:cs="Calibri"/>
                <w:bCs/>
                <w:iCs/>
              </w:rPr>
            </w:pPr>
            <w:r>
              <w:rPr>
                <w:rFonts w:ascii="Calibri" w:hAnsi="Calibri" w:cs="Calibri"/>
                <w:bCs/>
                <w:iCs/>
              </w:rPr>
              <w:t xml:space="preserve">Surveys and questionnaires will be prepared and administered to relevant stakeholders, followed by interviews and consultations, to assess their capabilities and awareness level concerning the technical, financial and environmental benefits of low carbon technologies applied in waste management in the phosphate chemicals production sub-sector. The information collected will be used to determine the needs to address and gaps to fill. </w:t>
            </w:r>
          </w:p>
        </w:tc>
      </w:tr>
      <w:tr w:rsidR="00F5335A" w14:paraId="6D98FCED" w14:textId="77777777">
        <w:tc>
          <w:tcPr>
            <w:tcW w:w="3438" w:type="dxa"/>
            <w:tcBorders>
              <w:top w:val="single" w:sz="4" w:space="0" w:color="auto"/>
              <w:left w:val="single" w:sz="4" w:space="0" w:color="auto"/>
              <w:bottom w:val="single" w:sz="4" w:space="0" w:color="auto"/>
              <w:right w:val="single" w:sz="4" w:space="0" w:color="auto"/>
            </w:tcBorders>
            <w:vAlign w:val="center"/>
          </w:tcPr>
          <w:p w14:paraId="3992752B" w14:textId="77777777" w:rsidR="00F5335A" w:rsidRDefault="00795F6F">
            <w:pPr>
              <w:spacing w:after="0" w:line="240" w:lineRule="auto"/>
              <w:rPr>
                <w:rFonts w:ascii="Calibri" w:hAnsi="Calibri" w:cs="Calibri"/>
                <w:bCs/>
                <w:iCs/>
              </w:rPr>
            </w:pPr>
            <w:r>
              <w:rPr>
                <w:rFonts w:ascii="Calibri" w:hAnsi="Calibri" w:cs="Calibri"/>
                <w:bCs/>
                <w:iCs/>
              </w:rPr>
              <w:t>Activity 3.1.4.5: Design and implementation of a capacity building program for relevant national and local government officials, industry management teams and key stakeholders on waste management in the phosphate chemicals production sub-sector based on the findings of Activity 3.1.4.4.</w:t>
            </w:r>
          </w:p>
        </w:tc>
        <w:tc>
          <w:tcPr>
            <w:tcW w:w="6120" w:type="dxa"/>
            <w:tcBorders>
              <w:top w:val="single" w:sz="4" w:space="0" w:color="auto"/>
              <w:left w:val="single" w:sz="4" w:space="0" w:color="auto"/>
              <w:bottom w:val="single" w:sz="4" w:space="0" w:color="auto"/>
              <w:right w:val="single" w:sz="4" w:space="0" w:color="auto"/>
            </w:tcBorders>
            <w:vAlign w:val="center"/>
          </w:tcPr>
          <w:p w14:paraId="42A5CC3C" w14:textId="77777777" w:rsidR="00F5335A" w:rsidRDefault="00795F6F">
            <w:pPr>
              <w:spacing w:after="0" w:line="240" w:lineRule="auto"/>
              <w:rPr>
                <w:rStyle w:val="CommentReference"/>
                <w:rFonts w:ascii="Calibri" w:hAnsi="Calibri" w:cs="Calibri"/>
                <w:iCs/>
                <w:sz w:val="22"/>
                <w:szCs w:val="22"/>
              </w:rPr>
            </w:pPr>
            <w:r>
              <w:rPr>
                <w:rFonts w:ascii="Calibri" w:hAnsi="Calibri" w:cs="Calibri"/>
                <w:bCs/>
                <w:iCs/>
              </w:rPr>
              <w:t>Based on the assessment of needs to address and gaps to fill determined in Activity 3.1.1.4, and supplemented by information gathered from international best practices, in the area of green development in waste management in phosphate chemicals production, a capacity building program for relevant stakeholders from the public and private sector will be designed and implemented.</w:t>
            </w:r>
          </w:p>
        </w:tc>
      </w:tr>
      <w:tr w:rsidR="00F5335A" w14:paraId="04D6EEAC" w14:textId="77777777">
        <w:tc>
          <w:tcPr>
            <w:tcW w:w="3438" w:type="dxa"/>
            <w:tcBorders>
              <w:top w:val="single" w:sz="4" w:space="0" w:color="auto"/>
              <w:left w:val="single" w:sz="4" w:space="0" w:color="auto"/>
              <w:bottom w:val="single" w:sz="4" w:space="0" w:color="auto"/>
              <w:right w:val="single" w:sz="4" w:space="0" w:color="auto"/>
            </w:tcBorders>
            <w:vAlign w:val="center"/>
          </w:tcPr>
          <w:p w14:paraId="212BF5DA" w14:textId="77777777" w:rsidR="00F5335A" w:rsidRDefault="00795F6F">
            <w:pPr>
              <w:spacing w:after="0" w:line="240" w:lineRule="auto"/>
              <w:rPr>
                <w:rFonts w:ascii="Calibri" w:hAnsi="Calibri" w:cs="Calibri"/>
                <w:bCs/>
                <w:iCs/>
              </w:rPr>
            </w:pPr>
            <w:r>
              <w:rPr>
                <w:rFonts w:ascii="Calibri" w:hAnsi="Calibri" w:cs="Calibri"/>
                <w:bCs/>
                <w:iCs/>
              </w:rPr>
              <w:t>Activity 3.1.4.6: Evaluation of the capacity building program of the waste management in the phosphate chemicals production sub-sector a year after the completion and potential design and implementation of corrective actions to complete the training.</w:t>
            </w:r>
          </w:p>
        </w:tc>
        <w:tc>
          <w:tcPr>
            <w:tcW w:w="6120" w:type="dxa"/>
            <w:tcBorders>
              <w:top w:val="single" w:sz="4" w:space="0" w:color="auto"/>
              <w:left w:val="single" w:sz="4" w:space="0" w:color="auto"/>
              <w:bottom w:val="single" w:sz="4" w:space="0" w:color="auto"/>
              <w:right w:val="single" w:sz="4" w:space="0" w:color="auto"/>
            </w:tcBorders>
            <w:vAlign w:val="center"/>
          </w:tcPr>
          <w:p w14:paraId="2E837973"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3.1.4.5. This evaluation will use data collection tools similar to those implemented in Activity 3.1.4.4 to assess the new level of ability and awareness achieved. In addition, the evaluation will also include an assessment of how successfully the trained stakeholders are applying the newly acquired skills in their professional activities. If deemed necessary, corrective actions to improve the training program will be recommended and implemented.</w:t>
            </w:r>
          </w:p>
        </w:tc>
      </w:tr>
      <w:tr w:rsidR="00F5335A" w14:paraId="48B5050E" w14:textId="77777777">
        <w:tc>
          <w:tcPr>
            <w:tcW w:w="3438" w:type="dxa"/>
            <w:tcBorders>
              <w:top w:val="single" w:sz="4" w:space="0" w:color="auto"/>
              <w:left w:val="single" w:sz="4" w:space="0" w:color="auto"/>
              <w:bottom w:val="single" w:sz="4" w:space="0" w:color="auto"/>
              <w:right w:val="single" w:sz="4" w:space="0" w:color="auto"/>
            </w:tcBorders>
            <w:vAlign w:val="center"/>
          </w:tcPr>
          <w:p w14:paraId="448EF14F" w14:textId="77777777" w:rsidR="00F5335A" w:rsidRDefault="00795F6F">
            <w:pPr>
              <w:spacing w:after="0" w:line="240" w:lineRule="auto"/>
              <w:rPr>
                <w:rFonts w:ascii="Calibri" w:hAnsi="Calibri" w:cs="Calibri"/>
                <w:bCs/>
                <w:iCs/>
              </w:rPr>
            </w:pPr>
            <w:r>
              <w:rPr>
                <w:rFonts w:ascii="Calibri" w:hAnsi="Calibri" w:cs="Calibri"/>
                <w:bCs/>
                <w:iCs/>
              </w:rPr>
              <w:t>Activity 3.1.4.7: Design and implementation of a training program for professionals to build capacity concerning the new and updated policies, institutional frameworks, standards and green and low carbon technologies applied in waste management in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3ACC3FB6" w14:textId="77777777" w:rsidR="00F5335A" w:rsidRDefault="00795F6F">
            <w:pPr>
              <w:spacing w:after="0" w:line="240" w:lineRule="auto"/>
              <w:rPr>
                <w:rFonts w:ascii="Calibri" w:hAnsi="Calibri" w:cs="Calibri"/>
                <w:bCs/>
                <w:iCs/>
              </w:rPr>
            </w:pPr>
            <w:r>
              <w:rPr>
                <w:rFonts w:ascii="Calibri" w:hAnsi="Calibri" w:cs="Calibri"/>
                <w:bCs/>
                <w:iCs/>
              </w:rPr>
              <w:t>Sector specialists will be engaged to design, develop and administer a training program for workers in the phosphate mining and refining sub-sector on the new and updated policies and institutional frameworks (formulated in Activity 3.1.1.5) and standards and guidelines (formulated in Activity 3.1.2.5) concerning green and low carbon technologies applied in waste management in the phosphate mining and refining sub-sector.</w:t>
            </w:r>
          </w:p>
        </w:tc>
      </w:tr>
      <w:tr w:rsidR="00F5335A" w14:paraId="744D780F" w14:textId="77777777">
        <w:tc>
          <w:tcPr>
            <w:tcW w:w="3438" w:type="dxa"/>
            <w:tcBorders>
              <w:top w:val="single" w:sz="4" w:space="0" w:color="auto"/>
              <w:left w:val="single" w:sz="4" w:space="0" w:color="auto"/>
              <w:bottom w:val="single" w:sz="4" w:space="0" w:color="auto"/>
              <w:right w:val="single" w:sz="4" w:space="0" w:color="auto"/>
            </w:tcBorders>
            <w:vAlign w:val="center"/>
          </w:tcPr>
          <w:p w14:paraId="638FBF0E" w14:textId="77777777" w:rsidR="00F5335A" w:rsidRDefault="00795F6F">
            <w:pPr>
              <w:spacing w:after="0" w:line="240" w:lineRule="auto"/>
              <w:rPr>
                <w:rFonts w:ascii="Calibri" w:hAnsi="Calibri" w:cs="Calibri"/>
                <w:bCs/>
                <w:iCs/>
              </w:rPr>
            </w:pPr>
            <w:r>
              <w:rPr>
                <w:rFonts w:ascii="Calibri" w:hAnsi="Calibri" w:cs="Calibri"/>
                <w:bCs/>
                <w:iCs/>
              </w:rPr>
              <w:t>Activity 3.1.4.8: Evaluation of the capacity building program of the waste management in the phosphate mining and refining sub-sector a year after the completion to gauge the effectiveness of the program and come up with improvements and/or expansion of the program.</w:t>
            </w:r>
          </w:p>
        </w:tc>
        <w:tc>
          <w:tcPr>
            <w:tcW w:w="6120" w:type="dxa"/>
            <w:tcBorders>
              <w:top w:val="single" w:sz="4" w:space="0" w:color="auto"/>
              <w:left w:val="single" w:sz="4" w:space="0" w:color="auto"/>
              <w:bottom w:val="single" w:sz="4" w:space="0" w:color="auto"/>
              <w:right w:val="single" w:sz="4" w:space="0" w:color="auto"/>
            </w:tcBorders>
            <w:vAlign w:val="center"/>
          </w:tcPr>
          <w:p w14:paraId="1CA1552E"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3.1.4.7. This evaluation will determine the efficacy of the training program by assessing how successfully the trained phosphate mine workers are applying the newly acquired skills in their professional activities. If deemed necessary, corrective actions to improve the training program will be recommended and implemented.</w:t>
            </w:r>
          </w:p>
        </w:tc>
      </w:tr>
      <w:tr w:rsidR="00F5335A" w14:paraId="1378465F" w14:textId="77777777">
        <w:tc>
          <w:tcPr>
            <w:tcW w:w="3438" w:type="dxa"/>
            <w:tcBorders>
              <w:top w:val="single" w:sz="4" w:space="0" w:color="auto"/>
              <w:left w:val="single" w:sz="4" w:space="0" w:color="auto"/>
              <w:bottom w:val="single" w:sz="4" w:space="0" w:color="auto"/>
              <w:right w:val="single" w:sz="4" w:space="0" w:color="auto"/>
            </w:tcBorders>
            <w:vAlign w:val="center"/>
          </w:tcPr>
          <w:p w14:paraId="5B03DA0C" w14:textId="77777777" w:rsidR="00F5335A" w:rsidRDefault="00795F6F">
            <w:pPr>
              <w:spacing w:after="0" w:line="240" w:lineRule="auto"/>
              <w:rPr>
                <w:rFonts w:ascii="Calibri" w:hAnsi="Calibri" w:cs="Calibri"/>
                <w:bCs/>
                <w:iCs/>
              </w:rPr>
            </w:pPr>
            <w:r>
              <w:rPr>
                <w:rFonts w:ascii="Calibri" w:hAnsi="Calibri" w:cs="Calibri"/>
                <w:bCs/>
                <w:iCs/>
              </w:rPr>
              <w:lastRenderedPageBreak/>
              <w:t>Activity 3.1.4.9: Design and implementation of a training program for professionals to build capacity concerning the new and updated policies, institutional frameworks, standards and green and low carbon technologies applied in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3DD0EF47" w14:textId="77777777" w:rsidR="00F5335A" w:rsidRDefault="00795F6F">
            <w:pPr>
              <w:spacing w:after="0" w:line="240" w:lineRule="auto"/>
              <w:rPr>
                <w:rFonts w:ascii="Calibri" w:hAnsi="Calibri" w:cs="Calibri"/>
                <w:bCs/>
                <w:iCs/>
              </w:rPr>
            </w:pPr>
            <w:r>
              <w:rPr>
                <w:rFonts w:ascii="Calibri" w:hAnsi="Calibri" w:cs="Calibri"/>
                <w:bCs/>
                <w:iCs/>
              </w:rPr>
              <w:t>Sector specialists will be engaged to design, develop and administer a training program for workers in the phosphate mining and refining sub-sector on the new and updated policies and institutional frameworks (formulated in Activity 3.1.1.9) and standards and guidelines (formulated in Activity 3.1.2.9) concerning green and low carbon technologies applied in waste management in the phosphate chemicals production sub-sector.</w:t>
            </w:r>
          </w:p>
        </w:tc>
      </w:tr>
      <w:tr w:rsidR="00F5335A" w14:paraId="003472FD" w14:textId="77777777">
        <w:tc>
          <w:tcPr>
            <w:tcW w:w="3438" w:type="dxa"/>
            <w:tcBorders>
              <w:top w:val="single" w:sz="4" w:space="0" w:color="auto"/>
              <w:left w:val="single" w:sz="4" w:space="0" w:color="auto"/>
              <w:bottom w:val="single" w:sz="4" w:space="0" w:color="auto"/>
              <w:right w:val="single" w:sz="4" w:space="0" w:color="auto"/>
            </w:tcBorders>
            <w:vAlign w:val="center"/>
          </w:tcPr>
          <w:p w14:paraId="08305A3F" w14:textId="77777777" w:rsidR="00F5335A" w:rsidRDefault="00795F6F">
            <w:pPr>
              <w:spacing w:after="0" w:line="240" w:lineRule="auto"/>
              <w:rPr>
                <w:rFonts w:ascii="Calibri" w:hAnsi="Calibri" w:cs="Calibri"/>
                <w:bCs/>
                <w:iCs/>
              </w:rPr>
            </w:pPr>
            <w:r>
              <w:rPr>
                <w:rFonts w:ascii="Calibri" w:hAnsi="Calibri" w:cs="Calibri"/>
                <w:bCs/>
                <w:iCs/>
              </w:rPr>
              <w:t>Activity 3.1.4.10: Evaluation of the capacity building program of the waste management in the phosphate chemicals production sub-sector a year after the completion to gauge the effectiveness of the program and come up with improvements and/or expansion of the program.</w:t>
            </w:r>
          </w:p>
        </w:tc>
        <w:tc>
          <w:tcPr>
            <w:tcW w:w="6120" w:type="dxa"/>
            <w:tcBorders>
              <w:top w:val="single" w:sz="4" w:space="0" w:color="auto"/>
              <w:left w:val="single" w:sz="4" w:space="0" w:color="auto"/>
              <w:bottom w:val="single" w:sz="4" w:space="0" w:color="auto"/>
              <w:right w:val="single" w:sz="4" w:space="0" w:color="auto"/>
            </w:tcBorders>
            <w:vAlign w:val="center"/>
          </w:tcPr>
          <w:p w14:paraId="4202CB0C"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3.1.4.9. This evaluation will determine the efficacy of the training program by assessing how successfully the trained phosphate chemicals production workers are applying the newly acquired skills in their professional activities. If deemed necessary, corrective actions to improve the training program will be recommended and implemented.</w:t>
            </w:r>
          </w:p>
        </w:tc>
      </w:tr>
    </w:tbl>
    <w:p w14:paraId="772C0F66" w14:textId="77777777" w:rsidR="00F5335A" w:rsidRDefault="00F5335A">
      <w:pPr>
        <w:spacing w:after="0" w:line="240" w:lineRule="auto"/>
        <w:rPr>
          <w:rFonts w:ascii="Calibri" w:hAnsi="Calibri" w:cs="Calibri"/>
          <w:iCs/>
        </w:rPr>
      </w:pPr>
    </w:p>
    <w:p w14:paraId="7057C4CC"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assessment of ability and awareness, and the design and evaluation of four training programs.</w:t>
      </w:r>
    </w:p>
    <w:p w14:paraId="7225C15D" w14:textId="77777777" w:rsidR="00F5335A" w:rsidRDefault="00F5335A">
      <w:pPr>
        <w:spacing w:after="0" w:line="240" w:lineRule="auto"/>
        <w:rPr>
          <w:rFonts w:ascii="Calibri" w:hAnsi="Calibri" w:cs="Calibri"/>
          <w:iCs/>
          <w:u w:val="single"/>
        </w:rPr>
      </w:pPr>
    </w:p>
    <w:p w14:paraId="2D780559" w14:textId="77777777" w:rsidR="00F5335A" w:rsidRDefault="00795F6F">
      <w:pPr>
        <w:spacing w:after="0" w:line="240" w:lineRule="auto"/>
        <w:rPr>
          <w:rFonts w:ascii="Calibri" w:hAnsi="Calibri" w:cs="Calibri"/>
          <w:iCs/>
        </w:rPr>
      </w:pPr>
      <w:r>
        <w:rPr>
          <w:rFonts w:ascii="Calibri" w:hAnsi="Calibri" w:cs="Calibri"/>
          <w:iCs/>
          <w:u w:val="single"/>
        </w:rPr>
        <w:t>Output 3.1.5:</w:t>
      </w:r>
      <w:r>
        <w:rPr>
          <w:rFonts w:ascii="Calibri" w:hAnsi="Calibri" w:cs="Calibri"/>
          <w:iCs/>
        </w:rPr>
        <w:t xml:space="preserve"> Completed research reports on: (1) annual volume of waste production in phosrock mining and refining, and in phosphate chemicals production in China; (2) green and low carbon waste management systems for waste recycling and reuse developed and implemented in other countries and their energy utilization performances; and, (3) potential commercial markets for processed waste, e.g., phosphogypsum.</w:t>
      </w:r>
    </w:p>
    <w:p w14:paraId="7071E4D8"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41E734D0"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5C65378A"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21099C0"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37212B29" w14:textId="77777777">
        <w:tc>
          <w:tcPr>
            <w:tcW w:w="3438" w:type="dxa"/>
            <w:tcBorders>
              <w:top w:val="single" w:sz="12" w:space="0" w:color="FFFF00"/>
              <w:left w:val="single" w:sz="4" w:space="0" w:color="auto"/>
              <w:bottom w:val="single" w:sz="4" w:space="0" w:color="auto"/>
              <w:right w:val="single" w:sz="4" w:space="0" w:color="auto"/>
            </w:tcBorders>
            <w:vAlign w:val="center"/>
          </w:tcPr>
          <w:p w14:paraId="5DE1F623" w14:textId="77777777" w:rsidR="00F5335A" w:rsidRDefault="00795F6F">
            <w:pPr>
              <w:spacing w:after="0" w:line="240" w:lineRule="auto"/>
              <w:rPr>
                <w:rFonts w:ascii="Calibri" w:hAnsi="Calibri" w:cs="Calibri"/>
                <w:bCs/>
                <w:iCs/>
              </w:rPr>
            </w:pPr>
            <w:r>
              <w:rPr>
                <w:rFonts w:ascii="Calibri" w:hAnsi="Calibri" w:cs="Calibri"/>
                <w:bCs/>
                <w:iCs/>
              </w:rPr>
              <w:t>Activity 3.1.5.1: Drafting and finalization of research reports on annual volume of waste production in the phosphate mining and refining sub-sector.</w:t>
            </w:r>
          </w:p>
        </w:tc>
        <w:tc>
          <w:tcPr>
            <w:tcW w:w="6120" w:type="dxa"/>
            <w:tcBorders>
              <w:top w:val="single" w:sz="12" w:space="0" w:color="FFFF00"/>
              <w:left w:val="single" w:sz="4" w:space="0" w:color="auto"/>
              <w:bottom w:val="single" w:sz="4" w:space="0" w:color="auto"/>
              <w:right w:val="single" w:sz="4" w:space="0" w:color="auto"/>
            </w:tcBorders>
            <w:vAlign w:val="center"/>
          </w:tcPr>
          <w:p w14:paraId="40AC901B" w14:textId="77777777" w:rsidR="00F5335A" w:rsidRDefault="00795F6F">
            <w:pPr>
              <w:spacing w:after="0" w:line="240" w:lineRule="auto"/>
              <w:rPr>
                <w:rFonts w:ascii="Calibri" w:hAnsi="Calibri" w:cs="Calibri"/>
                <w:bCs/>
                <w:iCs/>
              </w:rPr>
            </w:pPr>
            <w:r>
              <w:rPr>
                <w:rFonts w:ascii="Calibri" w:hAnsi="Calibri" w:cs="Calibri"/>
                <w:bCs/>
              </w:rPr>
              <w:t>Sector specialists will be engaged to perform an in-depth study of the waste production in the entire phosphate mining and refining sub-sector in China and prepare reports summarizing the findings. The study will cover all regions where phosphate mines are located, and for each region will be provided important information, such as: annual volumes of waste produced; chemical and physical properties of the waste produced; description of the transportation methods available; etc.</w:t>
            </w:r>
          </w:p>
        </w:tc>
      </w:tr>
      <w:tr w:rsidR="00F5335A" w14:paraId="0DD31B75" w14:textId="77777777">
        <w:tc>
          <w:tcPr>
            <w:tcW w:w="3438" w:type="dxa"/>
            <w:tcBorders>
              <w:top w:val="single" w:sz="4" w:space="0" w:color="auto"/>
              <w:left w:val="single" w:sz="4" w:space="0" w:color="auto"/>
              <w:bottom w:val="single" w:sz="6" w:space="0" w:color="auto"/>
              <w:right w:val="single" w:sz="4" w:space="0" w:color="auto"/>
            </w:tcBorders>
            <w:vAlign w:val="center"/>
          </w:tcPr>
          <w:p w14:paraId="0E818516" w14:textId="77777777" w:rsidR="00F5335A" w:rsidRDefault="00795F6F">
            <w:pPr>
              <w:spacing w:after="0" w:line="240" w:lineRule="auto"/>
              <w:rPr>
                <w:rFonts w:ascii="Calibri" w:hAnsi="Calibri" w:cs="Calibri"/>
                <w:bCs/>
                <w:iCs/>
              </w:rPr>
            </w:pPr>
            <w:r>
              <w:rPr>
                <w:rFonts w:ascii="Calibri" w:hAnsi="Calibri" w:cs="Calibri"/>
                <w:bCs/>
                <w:iCs/>
              </w:rPr>
              <w:t>Activity 3.1.5.2: Drafting and finalization of research reports on annual volume of waste production in phosphate chemical production sub-sector.</w:t>
            </w:r>
          </w:p>
        </w:tc>
        <w:tc>
          <w:tcPr>
            <w:tcW w:w="6120" w:type="dxa"/>
            <w:tcBorders>
              <w:top w:val="single" w:sz="4" w:space="0" w:color="auto"/>
              <w:left w:val="single" w:sz="4" w:space="0" w:color="auto"/>
              <w:bottom w:val="single" w:sz="6" w:space="0" w:color="auto"/>
              <w:right w:val="single" w:sz="4" w:space="0" w:color="auto"/>
            </w:tcBorders>
            <w:vAlign w:val="center"/>
          </w:tcPr>
          <w:p w14:paraId="19DB5185" w14:textId="77777777" w:rsidR="00F5335A" w:rsidRDefault="00795F6F">
            <w:pPr>
              <w:spacing w:after="0" w:line="240" w:lineRule="auto"/>
              <w:rPr>
                <w:rFonts w:ascii="Calibri" w:hAnsi="Calibri" w:cs="Calibri"/>
                <w:bCs/>
                <w:iCs/>
              </w:rPr>
            </w:pPr>
            <w:r>
              <w:rPr>
                <w:rFonts w:ascii="Calibri" w:hAnsi="Calibri" w:cs="Calibri"/>
                <w:bCs/>
              </w:rPr>
              <w:t>Sector specialists will be engaged to perform an in-depth study of the waste production in the entire phosphate chemicals production sub-sector in China and prepare reports summarizing the findings. The study will cover all regions where phosphate manufacturers are located, and for each region will be provided important information, such as: annual volumes of waste produced; chemical and physical properties of the waste produced; description of the transportation methods available; etc.</w:t>
            </w:r>
          </w:p>
        </w:tc>
      </w:tr>
      <w:tr w:rsidR="00F5335A" w14:paraId="618D0FFB" w14:textId="77777777">
        <w:tc>
          <w:tcPr>
            <w:tcW w:w="3438" w:type="dxa"/>
            <w:tcBorders>
              <w:top w:val="single" w:sz="6" w:space="0" w:color="auto"/>
              <w:left w:val="single" w:sz="4" w:space="0" w:color="auto"/>
              <w:bottom w:val="single" w:sz="6" w:space="0" w:color="auto"/>
              <w:right w:val="single" w:sz="4" w:space="0" w:color="auto"/>
            </w:tcBorders>
            <w:vAlign w:val="center"/>
          </w:tcPr>
          <w:p w14:paraId="76D11D8F" w14:textId="77777777" w:rsidR="00F5335A" w:rsidRDefault="00795F6F">
            <w:pPr>
              <w:spacing w:after="0" w:line="240" w:lineRule="auto"/>
              <w:rPr>
                <w:rFonts w:ascii="Calibri" w:hAnsi="Calibri" w:cs="Calibri"/>
                <w:bCs/>
                <w:iCs/>
              </w:rPr>
            </w:pPr>
            <w:r>
              <w:rPr>
                <w:rFonts w:ascii="Calibri" w:hAnsi="Calibri" w:cs="Calibri"/>
                <w:bCs/>
                <w:iCs/>
              </w:rPr>
              <w:lastRenderedPageBreak/>
              <w:t>Activity 3.1.5.3: Drafting and finalization of research reports on green and low carbon waste management systems for waste recycling and reuse in the phosphate mining and refining sub-sector developed and implemented in other countries and their energy utilization performances.</w:t>
            </w:r>
          </w:p>
        </w:tc>
        <w:tc>
          <w:tcPr>
            <w:tcW w:w="6120" w:type="dxa"/>
            <w:tcBorders>
              <w:top w:val="single" w:sz="6" w:space="0" w:color="auto"/>
              <w:left w:val="single" w:sz="4" w:space="0" w:color="auto"/>
              <w:bottom w:val="single" w:sz="6" w:space="0" w:color="auto"/>
              <w:right w:val="single" w:sz="4" w:space="0" w:color="auto"/>
            </w:tcBorders>
            <w:vAlign w:val="center"/>
          </w:tcPr>
          <w:p w14:paraId="4F67F0C8" w14:textId="77777777" w:rsidR="00F5335A" w:rsidRDefault="00795F6F">
            <w:pPr>
              <w:spacing w:after="0" w:line="240" w:lineRule="auto"/>
              <w:rPr>
                <w:rFonts w:ascii="Calibri" w:hAnsi="Calibri" w:cs="Calibri"/>
                <w:bCs/>
                <w:iCs/>
              </w:rPr>
            </w:pPr>
            <w:r>
              <w:rPr>
                <w:rFonts w:ascii="Calibri" w:hAnsi="Calibri" w:cs="Calibri"/>
                <w:bCs/>
              </w:rPr>
              <w:t>A thorough analysis will be undertaken to study and evaluate the green and low carbon technologies and methods implemented in other countries, particularly developed countries, to manage, recycle and reuse waste produced in the phosphate mining and refining activities. The study will include information concerning energy performance, cost analysis, environmental impacts, etc. The results obtained will be summarized in research reports that will be used by public and private stakeholders in China for designing future initiatives in the greening of the waste management in the phosphate mining and refining sub-sector.</w:t>
            </w:r>
          </w:p>
        </w:tc>
      </w:tr>
      <w:tr w:rsidR="00F5335A" w14:paraId="3C36E4A7" w14:textId="77777777">
        <w:tc>
          <w:tcPr>
            <w:tcW w:w="3438" w:type="dxa"/>
            <w:tcBorders>
              <w:top w:val="single" w:sz="6" w:space="0" w:color="auto"/>
              <w:left w:val="single" w:sz="4" w:space="0" w:color="auto"/>
              <w:bottom w:val="single" w:sz="6" w:space="0" w:color="auto"/>
              <w:right w:val="single" w:sz="4" w:space="0" w:color="auto"/>
            </w:tcBorders>
            <w:vAlign w:val="center"/>
          </w:tcPr>
          <w:p w14:paraId="7BAAFC87" w14:textId="77777777" w:rsidR="00F5335A" w:rsidRDefault="00795F6F">
            <w:pPr>
              <w:spacing w:after="0" w:line="240" w:lineRule="auto"/>
              <w:rPr>
                <w:rFonts w:ascii="Calibri" w:hAnsi="Calibri" w:cs="Calibri"/>
                <w:bCs/>
                <w:iCs/>
              </w:rPr>
            </w:pPr>
            <w:r>
              <w:rPr>
                <w:rFonts w:ascii="Calibri" w:hAnsi="Calibri" w:cs="Calibri"/>
                <w:bCs/>
                <w:iCs/>
              </w:rPr>
              <w:t>Activity 3.1.5.4: Drafting and finalization of research reports on green and low carbon waste management systems for waste recycling and reuse in the phosphate chemicals production sub-sector developed and implemented in other countries and their energy utilization performances.</w:t>
            </w:r>
          </w:p>
        </w:tc>
        <w:tc>
          <w:tcPr>
            <w:tcW w:w="6120" w:type="dxa"/>
            <w:tcBorders>
              <w:top w:val="single" w:sz="6" w:space="0" w:color="auto"/>
              <w:left w:val="single" w:sz="4" w:space="0" w:color="auto"/>
              <w:bottom w:val="single" w:sz="6" w:space="0" w:color="auto"/>
              <w:right w:val="single" w:sz="4" w:space="0" w:color="auto"/>
            </w:tcBorders>
            <w:vAlign w:val="center"/>
          </w:tcPr>
          <w:p w14:paraId="69A6B9E8" w14:textId="77777777" w:rsidR="00F5335A" w:rsidRDefault="00795F6F">
            <w:pPr>
              <w:spacing w:after="0" w:line="240" w:lineRule="auto"/>
              <w:rPr>
                <w:rFonts w:ascii="Calibri" w:hAnsi="Calibri" w:cs="Calibri"/>
                <w:bCs/>
                <w:iCs/>
              </w:rPr>
            </w:pPr>
            <w:r>
              <w:rPr>
                <w:rFonts w:ascii="Calibri" w:hAnsi="Calibri" w:cs="Calibri"/>
                <w:bCs/>
              </w:rPr>
              <w:t>A thorough analysis will be undertaken to study and evaluate the green and low carbon technologies and methods implemented in other countries, particularly developed countries, to manage, recycle and reuse waste produced in the phosphate chemicals manufacturing activities. The study will include information concerning energy performance, cost analysis, environmental impacts, etc. The results obtained will be summarized in research reports that will be used by public and private stakeholders in China for designing future initiatives in the greening of the waste management in the phosphate chemicals production sub-sector.</w:t>
            </w:r>
          </w:p>
        </w:tc>
      </w:tr>
      <w:tr w:rsidR="00F5335A" w14:paraId="527DE2A7" w14:textId="77777777">
        <w:tc>
          <w:tcPr>
            <w:tcW w:w="3438" w:type="dxa"/>
            <w:tcBorders>
              <w:top w:val="single" w:sz="6" w:space="0" w:color="auto"/>
              <w:left w:val="single" w:sz="4" w:space="0" w:color="auto"/>
              <w:bottom w:val="single" w:sz="6" w:space="0" w:color="auto"/>
              <w:right w:val="single" w:sz="4" w:space="0" w:color="auto"/>
            </w:tcBorders>
            <w:vAlign w:val="center"/>
          </w:tcPr>
          <w:p w14:paraId="20EEBFAC" w14:textId="77777777" w:rsidR="00F5335A" w:rsidRDefault="00795F6F">
            <w:pPr>
              <w:spacing w:after="0" w:line="240" w:lineRule="auto"/>
              <w:rPr>
                <w:rFonts w:ascii="Calibri" w:hAnsi="Calibri" w:cs="Calibri"/>
                <w:bCs/>
                <w:iCs/>
              </w:rPr>
            </w:pPr>
            <w:r>
              <w:rPr>
                <w:rFonts w:ascii="Calibri" w:hAnsi="Calibri" w:cs="Calibri"/>
                <w:bCs/>
                <w:iCs/>
              </w:rPr>
              <w:t>Activity 3.1.5.5: Drafting and finalization of research reports on potential commercial markets for processed waste produced in the mining and refining of the PCI.</w:t>
            </w:r>
          </w:p>
        </w:tc>
        <w:tc>
          <w:tcPr>
            <w:tcW w:w="6120" w:type="dxa"/>
            <w:tcBorders>
              <w:top w:val="single" w:sz="6" w:space="0" w:color="auto"/>
              <w:left w:val="single" w:sz="4" w:space="0" w:color="auto"/>
              <w:bottom w:val="single" w:sz="6" w:space="0" w:color="auto"/>
              <w:right w:val="single" w:sz="4" w:space="0" w:color="auto"/>
            </w:tcBorders>
            <w:vAlign w:val="center"/>
          </w:tcPr>
          <w:p w14:paraId="023BFDA2" w14:textId="77777777" w:rsidR="00F5335A" w:rsidRDefault="00795F6F">
            <w:pPr>
              <w:spacing w:after="0" w:line="240" w:lineRule="auto"/>
              <w:rPr>
                <w:rFonts w:ascii="Calibri" w:hAnsi="Calibri" w:cs="Calibri"/>
                <w:bCs/>
              </w:rPr>
            </w:pPr>
            <w:r>
              <w:rPr>
                <w:rFonts w:ascii="Calibri" w:hAnsi="Calibri" w:cs="Calibri"/>
                <w:bCs/>
              </w:rPr>
              <w:t xml:space="preserve">Based on the reports prepared in activity 3.1.5.1, which characterize the waste produced in phosphate mining and refining activities, and activity 3.1.5.3, which describe best practices in place in other countries, a complete and detailed market research will be performed to estimate the market potential in China for the products that can be obtained from processing the waste generated in the phosphate mining and refining sub-sector. At the end of this activities research reports will be prepared.  </w:t>
            </w:r>
          </w:p>
        </w:tc>
      </w:tr>
      <w:tr w:rsidR="00F5335A" w14:paraId="003BF2B8" w14:textId="77777777">
        <w:tc>
          <w:tcPr>
            <w:tcW w:w="3438" w:type="dxa"/>
            <w:tcBorders>
              <w:top w:val="single" w:sz="6" w:space="0" w:color="auto"/>
              <w:left w:val="single" w:sz="4" w:space="0" w:color="auto"/>
              <w:bottom w:val="single" w:sz="6" w:space="0" w:color="auto"/>
              <w:right w:val="single" w:sz="4" w:space="0" w:color="auto"/>
            </w:tcBorders>
            <w:vAlign w:val="center"/>
          </w:tcPr>
          <w:p w14:paraId="426D005B" w14:textId="77777777" w:rsidR="00F5335A" w:rsidRDefault="00795F6F">
            <w:pPr>
              <w:spacing w:after="0" w:line="240" w:lineRule="auto"/>
              <w:rPr>
                <w:rFonts w:ascii="Calibri" w:hAnsi="Calibri" w:cs="Calibri"/>
                <w:bCs/>
                <w:iCs/>
              </w:rPr>
            </w:pPr>
            <w:r>
              <w:rPr>
                <w:rFonts w:ascii="Calibri" w:hAnsi="Calibri" w:cs="Calibri"/>
                <w:bCs/>
                <w:iCs/>
              </w:rPr>
              <w:t>Activity 3.1.5.6: Drafting and finalization of research reports on potential commercial markets for processed waste produced in the production process of the PCI.</w:t>
            </w:r>
          </w:p>
        </w:tc>
        <w:tc>
          <w:tcPr>
            <w:tcW w:w="6120" w:type="dxa"/>
            <w:tcBorders>
              <w:top w:val="single" w:sz="6" w:space="0" w:color="auto"/>
              <w:left w:val="single" w:sz="4" w:space="0" w:color="auto"/>
              <w:bottom w:val="single" w:sz="6" w:space="0" w:color="auto"/>
              <w:right w:val="single" w:sz="4" w:space="0" w:color="auto"/>
            </w:tcBorders>
            <w:vAlign w:val="center"/>
          </w:tcPr>
          <w:p w14:paraId="6AB36BD0" w14:textId="77777777" w:rsidR="00F5335A" w:rsidRDefault="00795F6F">
            <w:pPr>
              <w:spacing w:after="0" w:line="240" w:lineRule="auto"/>
              <w:rPr>
                <w:rFonts w:ascii="Calibri" w:hAnsi="Calibri" w:cs="Calibri"/>
                <w:bCs/>
                <w:iCs/>
              </w:rPr>
            </w:pPr>
            <w:r>
              <w:rPr>
                <w:rFonts w:ascii="Calibri" w:hAnsi="Calibri" w:cs="Calibri"/>
                <w:bCs/>
              </w:rPr>
              <w:t>Based on the reports prepared in activity 3.1.5.2, which characterize the waste produced in phosphate chemicals manufacturing, and activity 3.1.5.4, which describe best practices in place in other countries, a complete and detailed market research will be performed to estimate the market potential in China for the products that can be obtained from processing the waste generated in the phosphate chemicals production sub-sector. At the end of this activities research reports will be prepared.  research reports will be drafted that will illustrate the potential and the benefits that phosphate manufacturing companies can achieve by adopting green and low carbon technologies for their waste management.</w:t>
            </w:r>
          </w:p>
        </w:tc>
      </w:tr>
      <w:tr w:rsidR="00F5335A" w14:paraId="2C9E0EB6" w14:textId="77777777">
        <w:tc>
          <w:tcPr>
            <w:tcW w:w="3438" w:type="dxa"/>
            <w:tcBorders>
              <w:top w:val="single" w:sz="6" w:space="0" w:color="auto"/>
              <w:left w:val="single" w:sz="4" w:space="0" w:color="auto"/>
              <w:bottom w:val="single" w:sz="6" w:space="0" w:color="auto"/>
              <w:right w:val="single" w:sz="4" w:space="0" w:color="auto"/>
            </w:tcBorders>
            <w:vAlign w:val="center"/>
          </w:tcPr>
          <w:p w14:paraId="16DB1C64" w14:textId="77777777" w:rsidR="00F5335A" w:rsidRDefault="00795F6F">
            <w:pPr>
              <w:spacing w:after="0" w:line="240" w:lineRule="auto"/>
              <w:rPr>
                <w:rFonts w:ascii="Calibri" w:hAnsi="Calibri" w:cs="Calibri"/>
                <w:bCs/>
                <w:iCs/>
              </w:rPr>
            </w:pPr>
            <w:r>
              <w:rPr>
                <w:rFonts w:ascii="Calibri" w:hAnsi="Calibri" w:cs="Calibri"/>
                <w:bCs/>
                <w:iCs/>
              </w:rPr>
              <w:t>Activity 3.1.5.7: Presentation in a seminar-workshop of the research findings to the PCI and discussions to come up with action plans for circular economy in phosphate mining/refining.</w:t>
            </w:r>
          </w:p>
        </w:tc>
        <w:tc>
          <w:tcPr>
            <w:tcW w:w="6120" w:type="dxa"/>
            <w:tcBorders>
              <w:top w:val="single" w:sz="6" w:space="0" w:color="auto"/>
              <w:left w:val="single" w:sz="4" w:space="0" w:color="auto"/>
              <w:bottom w:val="single" w:sz="6" w:space="0" w:color="auto"/>
              <w:right w:val="single" w:sz="4" w:space="0" w:color="auto"/>
            </w:tcBorders>
            <w:vAlign w:val="center"/>
          </w:tcPr>
          <w:p w14:paraId="6EDCEDDC" w14:textId="77777777" w:rsidR="00F5335A" w:rsidRDefault="00795F6F">
            <w:pPr>
              <w:spacing w:after="0" w:line="240" w:lineRule="auto"/>
              <w:rPr>
                <w:rFonts w:ascii="Calibri" w:hAnsi="Calibri" w:cs="Calibri"/>
                <w:bCs/>
              </w:rPr>
            </w:pPr>
            <w:r>
              <w:rPr>
                <w:rFonts w:ascii="Calibri" w:hAnsi="Calibri" w:cs="Calibri"/>
                <w:bCs/>
                <w:iCs/>
              </w:rPr>
              <w:t>The results of the analyses conducted in activities 3.1.5.1 and 3.1.5.3, and the report prepared in Activity 3.1.5.5 will be presented to a wide audience of relevant government officials and key industry stakeholders by organizing and administering a seminar/workshop. During the workshop, t</w:t>
            </w:r>
            <w:r>
              <w:rPr>
                <w:rFonts w:ascii="Calibri" w:hAnsi="Calibri" w:cs="Calibri"/>
                <w:bCs/>
              </w:rPr>
              <w:t xml:space="preserve">he potential markets and the financial and environmental benefits that phosphate </w:t>
            </w:r>
            <w:r>
              <w:rPr>
                <w:rFonts w:ascii="Calibri" w:hAnsi="Calibri" w:cs="Calibri"/>
                <w:bCs/>
              </w:rPr>
              <w:lastRenderedPageBreak/>
              <w:t xml:space="preserve">mines can achieve by adopting green and low carbon technologies for their waste management will be illustrated. </w:t>
            </w:r>
            <w:r>
              <w:rPr>
                <w:rFonts w:ascii="Calibri" w:hAnsi="Calibri" w:cs="Calibri"/>
                <w:bCs/>
                <w:iCs/>
              </w:rPr>
              <w:t>The workshop will provide a platform for all participants to discuss what are the appropriate future actions to undertake in order to enhance the greening of waste management in the phosphate mining and refining sub-sector.</w:t>
            </w:r>
            <w:r>
              <w:rPr>
                <w:rFonts w:ascii="Calibri" w:hAnsi="Calibri" w:cs="Calibri"/>
                <w:bCs/>
              </w:rPr>
              <w:t xml:space="preserve"> </w:t>
            </w:r>
          </w:p>
        </w:tc>
      </w:tr>
      <w:tr w:rsidR="00F5335A" w14:paraId="61391128" w14:textId="77777777">
        <w:tc>
          <w:tcPr>
            <w:tcW w:w="3438" w:type="dxa"/>
            <w:tcBorders>
              <w:top w:val="single" w:sz="6" w:space="0" w:color="auto"/>
              <w:left w:val="single" w:sz="4" w:space="0" w:color="auto"/>
              <w:bottom w:val="single" w:sz="6" w:space="0" w:color="auto"/>
              <w:right w:val="single" w:sz="4" w:space="0" w:color="auto"/>
            </w:tcBorders>
            <w:vAlign w:val="center"/>
          </w:tcPr>
          <w:p w14:paraId="46A7167C" w14:textId="77777777" w:rsidR="00F5335A" w:rsidRDefault="00795F6F">
            <w:pPr>
              <w:spacing w:after="0" w:line="240" w:lineRule="auto"/>
              <w:rPr>
                <w:rFonts w:ascii="Calibri" w:hAnsi="Calibri" w:cs="Calibri"/>
                <w:bCs/>
                <w:iCs/>
              </w:rPr>
            </w:pPr>
            <w:r>
              <w:rPr>
                <w:rFonts w:ascii="Calibri" w:hAnsi="Calibri" w:cs="Calibri"/>
                <w:bCs/>
                <w:iCs/>
              </w:rPr>
              <w:lastRenderedPageBreak/>
              <w:t>Activity 3.1.5.8: Presentation in a seminar-workshop of the research findings to the PCI and discussions to come up with action plans for circular economy in phosphate chemicals production.</w:t>
            </w:r>
          </w:p>
        </w:tc>
        <w:tc>
          <w:tcPr>
            <w:tcW w:w="6120" w:type="dxa"/>
            <w:tcBorders>
              <w:top w:val="single" w:sz="6" w:space="0" w:color="auto"/>
              <w:left w:val="single" w:sz="4" w:space="0" w:color="auto"/>
              <w:bottom w:val="single" w:sz="6" w:space="0" w:color="auto"/>
              <w:right w:val="single" w:sz="4" w:space="0" w:color="auto"/>
            </w:tcBorders>
            <w:vAlign w:val="center"/>
          </w:tcPr>
          <w:p w14:paraId="13167FFF" w14:textId="77777777" w:rsidR="00F5335A" w:rsidRDefault="00795F6F">
            <w:pPr>
              <w:spacing w:after="0" w:line="240" w:lineRule="auto"/>
              <w:rPr>
                <w:rFonts w:ascii="Calibri" w:hAnsi="Calibri" w:cs="Calibri"/>
                <w:bCs/>
                <w:iCs/>
              </w:rPr>
            </w:pPr>
            <w:r>
              <w:rPr>
                <w:rFonts w:ascii="Calibri" w:hAnsi="Calibri" w:cs="Calibri"/>
                <w:bCs/>
                <w:iCs/>
              </w:rPr>
              <w:t>The results of the analyses conducted in activities 3.1.5.2 and 3.1.5.4, and the report prepared in Activity 3.1.5.6 will be presented to a wide audience of relevant government officials and key industry stakeholders by organizing and administering a seminar/workshop. During the workshop, t</w:t>
            </w:r>
            <w:r>
              <w:rPr>
                <w:rFonts w:ascii="Calibri" w:hAnsi="Calibri" w:cs="Calibri"/>
                <w:bCs/>
              </w:rPr>
              <w:t xml:space="preserve">he potential markets and the financial and environmental benefits that phosphate chemicals manufacturers can achieve by adopting green and low carbon technologies for their waste management will be illustrated. </w:t>
            </w:r>
            <w:r>
              <w:rPr>
                <w:rFonts w:ascii="Calibri" w:hAnsi="Calibri" w:cs="Calibri"/>
                <w:bCs/>
                <w:iCs/>
              </w:rPr>
              <w:t>The workshop will provide a platform for all participants to discuss what are the appropriate future actions to undertake in order to enhance the greening of waste management in the phosphate chemicals production sub-sector.</w:t>
            </w:r>
            <w:r>
              <w:rPr>
                <w:rFonts w:ascii="Calibri" w:hAnsi="Calibri" w:cs="Calibri"/>
                <w:bCs/>
              </w:rPr>
              <w:t xml:space="preserve"> </w:t>
            </w:r>
          </w:p>
        </w:tc>
      </w:tr>
    </w:tbl>
    <w:p w14:paraId="65541C39" w14:textId="77777777" w:rsidR="00F5335A" w:rsidRDefault="00F5335A">
      <w:pPr>
        <w:spacing w:after="0" w:line="240" w:lineRule="auto"/>
        <w:rPr>
          <w:rFonts w:ascii="Calibri" w:hAnsi="Calibri" w:cs="Calibri"/>
          <w:iCs/>
        </w:rPr>
      </w:pPr>
    </w:p>
    <w:p w14:paraId="66CB97BD"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conduct of the market analyses, the preparation of reports, and the organization of workshops to present the findings of the market analysis and discuss future actions to take.</w:t>
      </w:r>
    </w:p>
    <w:p w14:paraId="2B89101E" w14:textId="77777777" w:rsidR="00F5335A" w:rsidRDefault="00F5335A">
      <w:pPr>
        <w:spacing w:after="0" w:line="240" w:lineRule="auto"/>
        <w:rPr>
          <w:rFonts w:ascii="Calibri" w:hAnsi="Calibri" w:cs="Calibri"/>
          <w:iCs/>
        </w:rPr>
      </w:pPr>
    </w:p>
    <w:p w14:paraId="443C1C4D" w14:textId="77777777" w:rsidR="00F5335A" w:rsidRDefault="00795F6F">
      <w:pPr>
        <w:spacing w:after="0" w:line="240" w:lineRule="auto"/>
        <w:rPr>
          <w:rFonts w:ascii="Calibri" w:hAnsi="Calibri" w:cs="Calibri"/>
          <w:iCs/>
        </w:rPr>
      </w:pPr>
      <w:r>
        <w:rPr>
          <w:rFonts w:ascii="Calibri" w:hAnsi="Calibri" w:cs="Calibri"/>
          <w:iCs/>
          <w:u w:val="single"/>
        </w:rPr>
        <w:t>Output 3.1.6:</w:t>
      </w:r>
      <w:r>
        <w:rPr>
          <w:rFonts w:ascii="Calibri" w:hAnsi="Calibri" w:cs="Calibri"/>
          <w:iCs/>
        </w:rPr>
        <w:t xml:space="preserve"> Established and operational information management system for sharing available and accessible information about market and research developments and R&amp;D in the country and abroad on green and low carbon waste management systems in the PCI.</w:t>
      </w:r>
    </w:p>
    <w:p w14:paraId="511681CD"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6BA9F4BE"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677E686B"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778ADA1"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69110082" w14:textId="77777777">
        <w:trPr>
          <w:trHeight w:val="96"/>
        </w:trPr>
        <w:tc>
          <w:tcPr>
            <w:tcW w:w="3438" w:type="dxa"/>
            <w:tcBorders>
              <w:top w:val="single" w:sz="12" w:space="0" w:color="FFFF00"/>
              <w:left w:val="single" w:sz="4" w:space="0" w:color="auto"/>
              <w:bottom w:val="single" w:sz="4" w:space="0" w:color="auto"/>
              <w:right w:val="single" w:sz="4" w:space="0" w:color="auto"/>
            </w:tcBorders>
            <w:vAlign w:val="center"/>
          </w:tcPr>
          <w:p w14:paraId="721F1595" w14:textId="77777777" w:rsidR="00F5335A" w:rsidRDefault="00795F6F">
            <w:pPr>
              <w:spacing w:after="0" w:line="240" w:lineRule="auto"/>
              <w:rPr>
                <w:rFonts w:ascii="Calibri" w:hAnsi="Calibri" w:cs="Calibri"/>
                <w:bCs/>
                <w:iCs/>
              </w:rPr>
            </w:pPr>
            <w:r>
              <w:rPr>
                <w:rFonts w:ascii="Calibri" w:hAnsi="Calibri" w:cs="Calibri"/>
                <w:bCs/>
                <w:iCs/>
              </w:rPr>
              <w:t xml:space="preserve">Activity 3.1.6.1: Design and development of an information management and sharing system on market developments and R&amp;D on low carbon waste management systems in the phosphate mining and refining sub-sector in China and abroad. </w:t>
            </w:r>
          </w:p>
        </w:tc>
        <w:tc>
          <w:tcPr>
            <w:tcW w:w="6120" w:type="dxa"/>
            <w:tcBorders>
              <w:top w:val="single" w:sz="12" w:space="0" w:color="FFFF00"/>
              <w:left w:val="single" w:sz="4" w:space="0" w:color="auto"/>
              <w:bottom w:val="single" w:sz="4" w:space="0" w:color="auto"/>
              <w:right w:val="single" w:sz="4" w:space="0" w:color="auto"/>
            </w:tcBorders>
            <w:vAlign w:val="center"/>
          </w:tcPr>
          <w:p w14:paraId="2D8BD903" w14:textId="77777777" w:rsidR="00F5335A" w:rsidRDefault="00795F6F">
            <w:pPr>
              <w:spacing w:after="0" w:line="240" w:lineRule="auto"/>
              <w:rPr>
                <w:rFonts w:ascii="Calibri" w:hAnsi="Calibri" w:cs="Calibri"/>
                <w:bCs/>
                <w:iCs/>
              </w:rPr>
            </w:pPr>
            <w:r>
              <w:rPr>
                <w:rFonts w:ascii="Calibri" w:hAnsi="Calibri" w:cs="Calibri"/>
                <w:bCs/>
                <w:iCs/>
              </w:rPr>
              <w:t>Government officials, industry leaders and sector specialists will be engaged for the design and development of an information management and sharing platform concerning market development and R&amp;D on all aspects of low carbon waste management systems in the phosphate mining and refining sub-sector in China and abroad.</w:t>
            </w:r>
          </w:p>
        </w:tc>
      </w:tr>
      <w:tr w:rsidR="00F5335A" w14:paraId="263B1AD1"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4C4D72D0" w14:textId="77777777" w:rsidR="00F5335A" w:rsidRDefault="00795F6F">
            <w:pPr>
              <w:spacing w:after="0" w:line="240" w:lineRule="auto"/>
              <w:rPr>
                <w:rFonts w:ascii="Calibri" w:hAnsi="Calibri" w:cs="Calibri"/>
                <w:bCs/>
                <w:iCs/>
              </w:rPr>
            </w:pPr>
            <w:r>
              <w:rPr>
                <w:rFonts w:ascii="Calibri" w:hAnsi="Calibri" w:cs="Calibri"/>
                <w:bCs/>
                <w:iCs/>
              </w:rPr>
              <w:t>Activity 3.1.6.2: Establishment and operationalization of the devised information sharing system for the exchange of available data on all aspects of market developments and R&amp;D on green waste management systems in the phosphate mining and refining sub-sector in China and abroad.</w:t>
            </w:r>
          </w:p>
        </w:tc>
        <w:tc>
          <w:tcPr>
            <w:tcW w:w="6120" w:type="dxa"/>
            <w:tcBorders>
              <w:top w:val="single" w:sz="4" w:space="0" w:color="auto"/>
              <w:left w:val="single" w:sz="4" w:space="0" w:color="auto"/>
              <w:bottom w:val="single" w:sz="4" w:space="0" w:color="auto"/>
              <w:right w:val="single" w:sz="4" w:space="0" w:color="auto"/>
            </w:tcBorders>
            <w:vAlign w:val="center"/>
          </w:tcPr>
          <w:p w14:paraId="523A6B81" w14:textId="77777777" w:rsidR="00F5335A" w:rsidRDefault="00795F6F">
            <w:pPr>
              <w:spacing w:after="0" w:line="240" w:lineRule="auto"/>
              <w:rPr>
                <w:rFonts w:ascii="Calibri" w:hAnsi="Calibri" w:cs="Calibri"/>
                <w:bCs/>
                <w:iCs/>
              </w:rPr>
            </w:pPr>
            <w:r>
              <w:rPr>
                <w:rFonts w:ascii="Calibri" w:hAnsi="Calibri" w:cs="Calibri"/>
                <w:bCs/>
                <w:iCs/>
              </w:rPr>
              <w:t xml:space="preserve">This activity concerns the establishment and operationalization of the information management and sharing system designed in activity 3.1.6.1. Interested parties will draw from the database of information and will be able to contribute their own data and interact and exchange information with other participants. </w:t>
            </w:r>
          </w:p>
        </w:tc>
      </w:tr>
      <w:tr w:rsidR="00F5335A" w14:paraId="348FF39A"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44808D6E" w14:textId="77777777" w:rsidR="00F5335A" w:rsidRDefault="00795F6F">
            <w:pPr>
              <w:spacing w:after="0" w:line="240" w:lineRule="auto"/>
              <w:rPr>
                <w:rFonts w:ascii="Calibri" w:hAnsi="Calibri" w:cs="Calibri"/>
                <w:bCs/>
                <w:iCs/>
              </w:rPr>
            </w:pPr>
            <w:r>
              <w:rPr>
                <w:rFonts w:ascii="Calibri" w:hAnsi="Calibri" w:cs="Calibri"/>
                <w:bCs/>
                <w:iCs/>
              </w:rPr>
              <w:t xml:space="preserve">Activity 3.1.6.3: Monitoring and evaluation of operation and </w:t>
            </w:r>
            <w:r>
              <w:rPr>
                <w:rFonts w:ascii="Calibri" w:hAnsi="Calibri" w:cs="Calibri"/>
                <w:bCs/>
                <w:iCs/>
              </w:rPr>
              <w:lastRenderedPageBreak/>
              <w:t>performance of the information management and exchange system for the phosphate mining and refining sub-sector.</w:t>
            </w:r>
          </w:p>
        </w:tc>
        <w:tc>
          <w:tcPr>
            <w:tcW w:w="6120" w:type="dxa"/>
            <w:tcBorders>
              <w:top w:val="single" w:sz="4" w:space="0" w:color="auto"/>
              <w:left w:val="single" w:sz="4" w:space="0" w:color="auto"/>
              <w:bottom w:val="single" w:sz="4" w:space="0" w:color="auto"/>
              <w:right w:val="single" w:sz="4" w:space="0" w:color="auto"/>
            </w:tcBorders>
            <w:vAlign w:val="center"/>
          </w:tcPr>
          <w:p w14:paraId="12BE9612"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An independent third party will be engaged to monitor and assess the operation and efficacy of the information management and </w:t>
            </w:r>
            <w:r>
              <w:rPr>
                <w:rFonts w:ascii="Calibri" w:hAnsi="Calibri" w:cs="Calibri"/>
                <w:bCs/>
                <w:iCs/>
              </w:rPr>
              <w:lastRenderedPageBreak/>
              <w:t>sharing system designed and established under activities 3.1.6.1 and 3.1.6.2. Adjustments and improvements will be made to the information platform based on the results of the evaluation.</w:t>
            </w:r>
          </w:p>
        </w:tc>
      </w:tr>
      <w:tr w:rsidR="00F5335A" w14:paraId="146CF9DB"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1181243A"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Activity 3.1.6.4: Design and development of an information management and sharing system on market developments and R&amp;D on low carbon waste management systems in the phosphate chemicals production sub-sector in China and abroad. </w:t>
            </w:r>
          </w:p>
        </w:tc>
        <w:tc>
          <w:tcPr>
            <w:tcW w:w="6120" w:type="dxa"/>
            <w:tcBorders>
              <w:top w:val="single" w:sz="4" w:space="0" w:color="auto"/>
              <w:left w:val="single" w:sz="4" w:space="0" w:color="auto"/>
              <w:right w:val="single" w:sz="4" w:space="0" w:color="auto"/>
            </w:tcBorders>
            <w:vAlign w:val="center"/>
          </w:tcPr>
          <w:p w14:paraId="22579146" w14:textId="77777777" w:rsidR="00F5335A" w:rsidRDefault="00795F6F">
            <w:pPr>
              <w:spacing w:after="0" w:line="240" w:lineRule="auto"/>
              <w:rPr>
                <w:rFonts w:ascii="Calibri" w:hAnsi="Calibri" w:cs="Calibri"/>
                <w:bCs/>
                <w:iCs/>
              </w:rPr>
            </w:pPr>
            <w:r>
              <w:rPr>
                <w:rFonts w:ascii="Calibri" w:hAnsi="Calibri" w:cs="Calibri"/>
                <w:bCs/>
                <w:iCs/>
              </w:rPr>
              <w:t>Government officials, industry leaders and sector specialists will be engaged for the design and development of an information management and sharing platform concerning market development and R&amp;D on all aspects of low carbon waste management systems in the phosphate chemicals production sub-sector in China and abroad.</w:t>
            </w:r>
          </w:p>
        </w:tc>
      </w:tr>
      <w:tr w:rsidR="00F5335A" w14:paraId="5E13ACC3"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33BA0EB7" w14:textId="77777777" w:rsidR="00F5335A" w:rsidRDefault="00795F6F">
            <w:pPr>
              <w:spacing w:after="0" w:line="240" w:lineRule="auto"/>
              <w:rPr>
                <w:rFonts w:ascii="Calibri" w:hAnsi="Calibri" w:cs="Calibri"/>
                <w:bCs/>
                <w:iCs/>
              </w:rPr>
            </w:pPr>
            <w:r>
              <w:rPr>
                <w:rFonts w:ascii="Calibri" w:hAnsi="Calibri" w:cs="Calibri"/>
                <w:bCs/>
                <w:iCs/>
              </w:rPr>
              <w:t>Activity 3.1.6.5: Establishment and operationalization of the devised information sharing system for the exchange of available data on all aspects of market developments and R&amp;D on green waste management systems in the phosphate chemicals production sub-sector in China and abroad.</w:t>
            </w:r>
          </w:p>
        </w:tc>
        <w:tc>
          <w:tcPr>
            <w:tcW w:w="6120" w:type="dxa"/>
            <w:tcBorders>
              <w:left w:val="single" w:sz="4" w:space="0" w:color="auto"/>
              <w:right w:val="single" w:sz="4" w:space="0" w:color="auto"/>
            </w:tcBorders>
            <w:vAlign w:val="center"/>
          </w:tcPr>
          <w:p w14:paraId="03D35940" w14:textId="77777777" w:rsidR="00F5335A" w:rsidRDefault="00795F6F">
            <w:pPr>
              <w:spacing w:after="0" w:line="240" w:lineRule="auto"/>
              <w:rPr>
                <w:rFonts w:ascii="Calibri" w:hAnsi="Calibri" w:cs="Calibri"/>
                <w:bCs/>
                <w:iCs/>
              </w:rPr>
            </w:pPr>
            <w:r>
              <w:rPr>
                <w:rFonts w:ascii="Calibri" w:hAnsi="Calibri" w:cs="Calibri"/>
                <w:bCs/>
                <w:iCs/>
              </w:rPr>
              <w:t xml:space="preserve">This activity concerns the establishment and operationalization of the information management and sharing system designed in activity 3.1.6.4. Interested parties will draw from the database of information and will be able to contribute their own data and interact and exchange information with other participants. </w:t>
            </w:r>
          </w:p>
        </w:tc>
      </w:tr>
      <w:tr w:rsidR="00F5335A" w14:paraId="1D852D84"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33D79DBE" w14:textId="77777777" w:rsidR="00F5335A" w:rsidRDefault="00795F6F">
            <w:pPr>
              <w:spacing w:after="0" w:line="240" w:lineRule="auto"/>
              <w:rPr>
                <w:rFonts w:ascii="Calibri" w:hAnsi="Calibri" w:cs="Calibri"/>
                <w:bCs/>
                <w:iCs/>
              </w:rPr>
            </w:pPr>
            <w:r>
              <w:rPr>
                <w:rFonts w:ascii="Calibri" w:hAnsi="Calibri" w:cs="Calibri"/>
                <w:bCs/>
                <w:iCs/>
              </w:rPr>
              <w:t>Activity 3.1.6.6: Monitoring and evaluation of operation and performance of the information management and exchange system for the phosphate chemicals production sub-sector.</w:t>
            </w:r>
          </w:p>
        </w:tc>
        <w:tc>
          <w:tcPr>
            <w:tcW w:w="6120" w:type="dxa"/>
            <w:tcBorders>
              <w:left w:val="single" w:sz="4" w:space="0" w:color="auto"/>
              <w:right w:val="single" w:sz="4" w:space="0" w:color="auto"/>
            </w:tcBorders>
            <w:vAlign w:val="center"/>
          </w:tcPr>
          <w:p w14:paraId="71CB40E3" w14:textId="77777777" w:rsidR="00F5335A" w:rsidRDefault="00795F6F">
            <w:pPr>
              <w:spacing w:after="0" w:line="240" w:lineRule="auto"/>
              <w:rPr>
                <w:rFonts w:ascii="Calibri" w:hAnsi="Calibri" w:cs="Calibri"/>
                <w:bCs/>
                <w:iCs/>
              </w:rPr>
            </w:pPr>
            <w:r>
              <w:rPr>
                <w:rFonts w:ascii="Calibri" w:hAnsi="Calibri" w:cs="Calibri"/>
                <w:bCs/>
                <w:iCs/>
              </w:rPr>
              <w:t>An independent third party will be engaged to monitor and assess the operation and efficacy of the information management and sharing system designed and established under activities 3.1.6.4 and 3.1.6.5. Adjustments and improvements will be made to the information platform based on the results of the evaluation.</w:t>
            </w:r>
          </w:p>
        </w:tc>
      </w:tr>
      <w:tr w:rsidR="00F5335A" w14:paraId="05CE3012"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192FEDE8" w14:textId="77777777" w:rsidR="00F5335A" w:rsidRDefault="00795F6F">
            <w:pPr>
              <w:spacing w:after="0" w:line="240" w:lineRule="auto"/>
              <w:rPr>
                <w:rFonts w:ascii="Calibri" w:hAnsi="Calibri" w:cs="Calibri"/>
                <w:bCs/>
                <w:iCs/>
              </w:rPr>
            </w:pPr>
            <w:r>
              <w:rPr>
                <w:rFonts w:ascii="Calibri" w:hAnsi="Calibri" w:cs="Calibri"/>
                <w:bCs/>
                <w:iCs/>
              </w:rPr>
              <w:t>Activity 3.1.6.7: Drafting, promotion</w:t>
            </w:r>
            <w:r>
              <w:rPr>
                <w:rFonts w:ascii="Calibri" w:hAnsi="Calibri" w:cs="Calibri"/>
                <w:iCs/>
              </w:rPr>
              <w:t xml:space="preserve"> </w:t>
            </w:r>
            <w:r>
              <w:rPr>
                <w:rFonts w:ascii="Calibri" w:hAnsi="Calibri" w:cs="Calibri"/>
                <w:bCs/>
                <w:iCs/>
              </w:rPr>
              <w:t>and dissemination of representative cases of energy saving and green and low-carbon development in waste management systems in the phosphate mining and refining sub-sector.</w:t>
            </w:r>
          </w:p>
        </w:tc>
        <w:tc>
          <w:tcPr>
            <w:tcW w:w="6120" w:type="dxa"/>
            <w:tcBorders>
              <w:left w:val="single" w:sz="4" w:space="0" w:color="auto"/>
              <w:right w:val="single" w:sz="4" w:space="0" w:color="auto"/>
            </w:tcBorders>
            <w:vAlign w:val="center"/>
          </w:tcPr>
          <w:p w14:paraId="5EC6A5A9" w14:textId="77777777" w:rsidR="00F5335A" w:rsidRDefault="00795F6F">
            <w:pPr>
              <w:spacing w:after="0" w:line="240" w:lineRule="auto"/>
              <w:rPr>
                <w:rFonts w:ascii="Calibri" w:hAnsi="Calibri" w:cs="Calibri"/>
                <w:bCs/>
                <w:iCs/>
              </w:rPr>
            </w:pPr>
            <w:r>
              <w:rPr>
                <w:rFonts w:ascii="Calibri" w:hAnsi="Calibri" w:cs="Calibri"/>
                <w:bCs/>
                <w:iCs/>
              </w:rPr>
              <w:t>This activity consists in drafting, promoting and disseminating case studies on energy savings projects and initiatives conducted in China, independently from PhosChemEE, and concerning cleaner waste management measures, techniques and practices in the phosphate mining and refining sub-sector aiming to reduce GHG emissions. If possible, for the completion of this task the same experts involved in the design and implementation of the projects and initiatives on which the case studies are based will be hired. The case studies will be made available to relevant stakeholders, including the project management team, and will be used as source of additional information for the successful implementation of PhosChemEE.</w:t>
            </w:r>
          </w:p>
        </w:tc>
      </w:tr>
      <w:tr w:rsidR="00F5335A" w14:paraId="47394308" w14:textId="77777777">
        <w:trPr>
          <w:trHeight w:val="96"/>
        </w:trPr>
        <w:tc>
          <w:tcPr>
            <w:tcW w:w="3438" w:type="dxa"/>
            <w:tcBorders>
              <w:top w:val="single" w:sz="4" w:space="0" w:color="auto"/>
              <w:left w:val="single" w:sz="4" w:space="0" w:color="auto"/>
              <w:bottom w:val="single" w:sz="4" w:space="0" w:color="auto"/>
              <w:right w:val="single" w:sz="4" w:space="0" w:color="auto"/>
            </w:tcBorders>
            <w:vAlign w:val="center"/>
          </w:tcPr>
          <w:p w14:paraId="5216D6B0" w14:textId="77777777" w:rsidR="00F5335A" w:rsidRDefault="00795F6F">
            <w:pPr>
              <w:spacing w:after="0" w:line="240" w:lineRule="auto"/>
              <w:rPr>
                <w:rFonts w:ascii="Calibri" w:hAnsi="Calibri" w:cs="Calibri"/>
                <w:bCs/>
                <w:iCs/>
              </w:rPr>
            </w:pPr>
            <w:r>
              <w:rPr>
                <w:rFonts w:ascii="Calibri" w:hAnsi="Calibri" w:cs="Calibri"/>
                <w:bCs/>
                <w:iCs/>
              </w:rPr>
              <w:t>Activity 3.1.6.8: Drafting, promotion</w:t>
            </w:r>
            <w:r>
              <w:rPr>
                <w:rFonts w:ascii="Calibri" w:hAnsi="Calibri" w:cs="Calibri"/>
                <w:iCs/>
              </w:rPr>
              <w:t xml:space="preserve"> </w:t>
            </w:r>
            <w:r>
              <w:rPr>
                <w:rFonts w:ascii="Calibri" w:hAnsi="Calibri" w:cs="Calibri"/>
                <w:bCs/>
                <w:iCs/>
              </w:rPr>
              <w:t>and dissemination of representative cases of energy saving and green and low-carbon development in waste management systems in the phosphate chemicals production sub-sector.</w:t>
            </w:r>
          </w:p>
        </w:tc>
        <w:tc>
          <w:tcPr>
            <w:tcW w:w="6120" w:type="dxa"/>
            <w:tcBorders>
              <w:left w:val="single" w:sz="4" w:space="0" w:color="auto"/>
              <w:right w:val="single" w:sz="4" w:space="0" w:color="auto"/>
            </w:tcBorders>
            <w:vAlign w:val="center"/>
          </w:tcPr>
          <w:p w14:paraId="513707F6" w14:textId="77777777" w:rsidR="00F5335A" w:rsidRDefault="00795F6F">
            <w:pPr>
              <w:spacing w:after="0" w:line="240" w:lineRule="auto"/>
              <w:rPr>
                <w:rFonts w:ascii="Calibri" w:hAnsi="Calibri" w:cs="Calibri"/>
                <w:bCs/>
                <w:iCs/>
              </w:rPr>
            </w:pPr>
            <w:r>
              <w:rPr>
                <w:rFonts w:ascii="Calibri" w:hAnsi="Calibri" w:cs="Calibri"/>
                <w:bCs/>
                <w:iCs/>
              </w:rPr>
              <w:t xml:space="preserve">This activity consists in drafting, promoting and disseminating case studies on energy savings projects and initiatives conducted in China, independently from PhosChemEE, and concerning cleaner waste management measures, techniques and practices in the phosphate chemicals production sub-sector aiming to reduce GHG emissions. If possible, for the completion of this task the same experts involved in the design and implementation of the projects and initiatives on which the case studies are based </w:t>
            </w:r>
            <w:r>
              <w:rPr>
                <w:rFonts w:ascii="Calibri" w:hAnsi="Calibri" w:cs="Calibri"/>
                <w:bCs/>
                <w:iCs/>
              </w:rPr>
              <w:lastRenderedPageBreak/>
              <w:t>will be hired. The case studies will be made available to relevant stakeholders, including the project management team, and will be used as source of additional information for the successful implementation of PhosChemEE.</w:t>
            </w:r>
          </w:p>
        </w:tc>
      </w:tr>
    </w:tbl>
    <w:p w14:paraId="7ACD5B80" w14:textId="77777777" w:rsidR="00F5335A" w:rsidRDefault="00F5335A">
      <w:pPr>
        <w:spacing w:after="0" w:line="240" w:lineRule="auto"/>
        <w:rPr>
          <w:rFonts w:ascii="Calibri" w:hAnsi="Calibri" w:cs="Calibri"/>
          <w:iCs/>
        </w:rPr>
      </w:pPr>
    </w:p>
    <w:p w14:paraId="333C3649"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establishment and operationalization of two information management and sharing systems, the conduct of monitoring and evaluation activities of the information sharing systems, and the drafting of case studies from relevant project in the PCI not demonstrated under PhosChemEE.</w:t>
      </w:r>
    </w:p>
    <w:p w14:paraId="27FB60DE" w14:textId="77777777" w:rsidR="00F5335A" w:rsidRDefault="00F5335A">
      <w:pPr>
        <w:spacing w:after="0" w:line="240" w:lineRule="auto"/>
        <w:rPr>
          <w:rFonts w:ascii="Calibri" w:hAnsi="Calibri" w:cs="Calibri"/>
          <w:iCs/>
        </w:rPr>
      </w:pPr>
    </w:p>
    <w:p w14:paraId="71BFF006" w14:textId="77777777" w:rsidR="00F5335A" w:rsidRDefault="00795F6F">
      <w:pPr>
        <w:spacing w:after="0" w:line="240" w:lineRule="auto"/>
        <w:rPr>
          <w:rFonts w:ascii="Calibri" w:hAnsi="Calibri" w:cs="Calibri"/>
          <w:iCs/>
        </w:rPr>
      </w:pPr>
      <w:r>
        <w:rPr>
          <w:rFonts w:ascii="Calibri" w:hAnsi="Calibri" w:cs="Calibri"/>
          <w:iCs/>
        </w:rPr>
        <w:t>Outcome 3.2: Increased confidence in the feasibility of the application of green and low carbon technologies in the management of waste in the phosphate chemicals Industry in China.</w:t>
      </w:r>
    </w:p>
    <w:p w14:paraId="6B680C0A" w14:textId="77777777" w:rsidR="00F5335A" w:rsidRDefault="00F5335A">
      <w:pPr>
        <w:spacing w:after="0" w:line="240" w:lineRule="auto"/>
        <w:rPr>
          <w:rFonts w:ascii="Calibri" w:hAnsi="Calibri" w:cs="Calibri"/>
          <w:iCs/>
          <w:u w:val="single"/>
        </w:rPr>
      </w:pPr>
    </w:p>
    <w:p w14:paraId="11A2D133" w14:textId="77777777" w:rsidR="00F5335A" w:rsidRDefault="00795F6F">
      <w:pPr>
        <w:spacing w:after="0" w:line="240" w:lineRule="auto"/>
        <w:rPr>
          <w:rFonts w:ascii="Calibri" w:hAnsi="Calibri" w:cs="Calibri"/>
          <w:iCs/>
        </w:rPr>
      </w:pPr>
      <w:r>
        <w:rPr>
          <w:rFonts w:ascii="Calibri" w:hAnsi="Calibri" w:cs="Calibri"/>
          <w:iCs/>
          <w:u w:val="single"/>
        </w:rPr>
        <w:t>Output 3.2.1:</w:t>
      </w:r>
      <w:r>
        <w:rPr>
          <w:rFonts w:ascii="Calibri" w:hAnsi="Calibri" w:cs="Calibri"/>
          <w:iCs/>
        </w:rPr>
        <w:t xml:space="preserve"> Completed designs and plans of demonstrations of the application of green and low carbon technologies/techniques in waste management in the phosphate chemicals industry, including: (a) improved phosrock mining tailings recycling and reuse; and (b) energy efficient processing of phosphogypsum and marketing of the gypsum products.</w:t>
      </w:r>
    </w:p>
    <w:p w14:paraId="2E4044DB"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891BC4A"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29E494A"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D6EA3E1"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1AD2653D" w14:textId="77777777">
        <w:tc>
          <w:tcPr>
            <w:tcW w:w="3438" w:type="dxa"/>
            <w:tcBorders>
              <w:top w:val="single" w:sz="4" w:space="0" w:color="auto"/>
              <w:left w:val="single" w:sz="4" w:space="0" w:color="auto"/>
              <w:bottom w:val="single" w:sz="4" w:space="0" w:color="auto"/>
              <w:right w:val="single" w:sz="4" w:space="0" w:color="auto"/>
            </w:tcBorders>
          </w:tcPr>
          <w:p w14:paraId="69F13CA5" w14:textId="77777777" w:rsidR="00F5335A" w:rsidRDefault="00795F6F">
            <w:pPr>
              <w:spacing w:after="0" w:line="240" w:lineRule="auto"/>
              <w:rPr>
                <w:rFonts w:ascii="Calibri" w:hAnsi="Calibri" w:cs="Calibri"/>
                <w:bCs/>
                <w:iCs/>
              </w:rPr>
            </w:pPr>
            <w:r>
              <w:rPr>
                <w:rFonts w:ascii="Calibri" w:hAnsi="Calibri" w:cs="Calibri"/>
                <w:bCs/>
                <w:iCs/>
              </w:rPr>
              <w:t xml:space="preserve">Activity 3.2.1.1: </w:t>
            </w:r>
            <w:r>
              <w:rPr>
                <w:rFonts w:ascii="Calibri" w:hAnsi="Calibri" w:cs="Calibri"/>
                <w:iCs/>
              </w:rPr>
              <w:t>Development and approval of engineering designs of green demos for waste management in the phosphate mining and refining sub-sector to improve phosrock mining tailings recycling and reuse.</w:t>
            </w:r>
          </w:p>
        </w:tc>
        <w:tc>
          <w:tcPr>
            <w:tcW w:w="6120" w:type="dxa"/>
            <w:tcBorders>
              <w:top w:val="single" w:sz="4" w:space="0" w:color="auto"/>
              <w:left w:val="single" w:sz="4" w:space="0" w:color="auto"/>
              <w:bottom w:val="single" w:sz="4" w:space="0" w:color="auto"/>
              <w:right w:val="single" w:sz="4" w:space="0" w:color="auto"/>
            </w:tcBorders>
            <w:vAlign w:val="center"/>
          </w:tcPr>
          <w:p w14:paraId="66B07702" w14:textId="77777777" w:rsidR="00F5335A" w:rsidRDefault="00795F6F">
            <w:pPr>
              <w:spacing w:after="0" w:line="240" w:lineRule="auto"/>
              <w:rPr>
                <w:rFonts w:ascii="Calibri" w:hAnsi="Calibri" w:cs="Calibri"/>
                <w:bCs/>
                <w:iCs/>
              </w:rPr>
            </w:pPr>
            <w:r>
              <w:rPr>
                <w:rFonts w:ascii="Calibri" w:hAnsi="Calibri" w:cs="Calibri"/>
              </w:rPr>
              <w:t>This activity entails the development of detailed engineering designs of green, energy efficient low carbon technology applications in waste management in the phosphate mining and refining sub-sector to improve phosrock tailings recycling and reuse. The designs, based on the demo descriptions annexed to this project proposal, will include site selection, technology route to be adopted, investment estimate, and expected economic and social benefits. Since the SESP rating for the PhosChemEE project is high, the engineering designs must take carefully into consideration the identified risks associated with the demo activities. Afterwards the demo projects design will undergo a severe scrutiny and approval process by the competent authorities</w:t>
            </w:r>
            <w:r>
              <w:rPr>
                <w:rStyle w:val="FootnoteReference"/>
                <w:rFonts w:ascii="Calibri" w:hAnsi="Calibri" w:cs="Calibri"/>
                <w:sz w:val="22"/>
              </w:rPr>
              <w:footnoteReference w:id="6"/>
            </w:r>
            <w:r>
              <w:rPr>
                <w:rFonts w:ascii="Calibri" w:hAnsi="Calibri" w:cs="Calibri"/>
              </w:rPr>
              <w:t>.</w:t>
            </w:r>
          </w:p>
        </w:tc>
      </w:tr>
      <w:tr w:rsidR="00F5335A" w14:paraId="10A0C55F" w14:textId="77777777">
        <w:tc>
          <w:tcPr>
            <w:tcW w:w="3438" w:type="dxa"/>
            <w:tcBorders>
              <w:top w:val="single" w:sz="4" w:space="0" w:color="auto"/>
              <w:left w:val="single" w:sz="4" w:space="0" w:color="auto"/>
              <w:bottom w:val="single" w:sz="4" w:space="0" w:color="auto"/>
              <w:right w:val="single" w:sz="4" w:space="0" w:color="auto"/>
            </w:tcBorders>
          </w:tcPr>
          <w:p w14:paraId="1482A303" w14:textId="77777777" w:rsidR="00F5335A" w:rsidRDefault="00795F6F">
            <w:pPr>
              <w:spacing w:after="0" w:line="240" w:lineRule="auto"/>
              <w:rPr>
                <w:rFonts w:ascii="Calibri" w:hAnsi="Calibri" w:cs="Calibri"/>
                <w:bCs/>
                <w:iCs/>
              </w:rPr>
            </w:pPr>
            <w:r>
              <w:rPr>
                <w:rFonts w:ascii="Calibri" w:hAnsi="Calibri" w:cs="Calibri"/>
                <w:bCs/>
                <w:iCs/>
              </w:rPr>
              <w:t>Activity 3.2.1.2:</w:t>
            </w:r>
            <w:r>
              <w:rPr>
                <w:rFonts w:ascii="Calibri" w:hAnsi="Calibri" w:cs="Calibri"/>
                <w:iCs/>
              </w:rPr>
              <w:t xml:space="preserve"> Conduct of feasibility analysis to confirm the economic viability of the application and operation of new technologies for the improvement of green, energy efficient and low carbon in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72B4795C" w14:textId="77777777" w:rsidR="00F5335A" w:rsidRDefault="00795F6F">
            <w:pPr>
              <w:spacing w:after="0" w:line="240" w:lineRule="auto"/>
              <w:rPr>
                <w:rFonts w:ascii="Calibri" w:hAnsi="Calibri" w:cs="Calibri"/>
                <w:bCs/>
                <w:iCs/>
              </w:rPr>
            </w:pPr>
            <w:r>
              <w:rPr>
                <w:rFonts w:ascii="Calibri" w:hAnsi="Calibri" w:cs="Calibri"/>
                <w:bCs/>
                <w:iCs/>
              </w:rPr>
              <w:t>In addition to the engineering designs, detailed implementation plans, financial arrangements, implementation schedule and work plans will also be developed and approved by national and provincial government bodies. The same engineering firm(s) procured for preparing the engineering designs will complete these additional tasks as well.</w:t>
            </w:r>
          </w:p>
        </w:tc>
      </w:tr>
      <w:tr w:rsidR="00F5335A" w14:paraId="733890DD" w14:textId="77777777">
        <w:tc>
          <w:tcPr>
            <w:tcW w:w="3438" w:type="dxa"/>
            <w:tcBorders>
              <w:top w:val="single" w:sz="4" w:space="0" w:color="auto"/>
              <w:left w:val="single" w:sz="4" w:space="0" w:color="auto"/>
              <w:bottom w:val="single" w:sz="4" w:space="0" w:color="auto"/>
              <w:right w:val="single" w:sz="4" w:space="0" w:color="auto"/>
            </w:tcBorders>
          </w:tcPr>
          <w:p w14:paraId="02C0863D" w14:textId="77777777" w:rsidR="00F5335A" w:rsidRDefault="00795F6F">
            <w:pPr>
              <w:spacing w:after="0" w:line="240" w:lineRule="auto"/>
              <w:rPr>
                <w:rFonts w:ascii="Calibri" w:hAnsi="Calibri" w:cs="Calibri"/>
                <w:bCs/>
                <w:iCs/>
              </w:rPr>
            </w:pPr>
            <w:r>
              <w:rPr>
                <w:rFonts w:ascii="Calibri" w:hAnsi="Calibri" w:cs="Calibri"/>
                <w:bCs/>
                <w:iCs/>
              </w:rPr>
              <w:t xml:space="preserve">Activity 3.2.1.3: </w:t>
            </w:r>
            <w:r>
              <w:rPr>
                <w:rFonts w:ascii="Calibri" w:hAnsi="Calibri" w:cs="Calibri"/>
                <w:iCs/>
              </w:rPr>
              <w:t xml:space="preserve">Development and approval of engineering designs of green demos for waste management in the phosphate </w:t>
            </w:r>
            <w:r>
              <w:rPr>
                <w:rFonts w:ascii="Calibri" w:hAnsi="Calibri" w:cs="Calibri"/>
                <w:iCs/>
              </w:rPr>
              <w:lastRenderedPageBreak/>
              <w:t>chemicals production sub-sector to increase energy efficiency processing of phosphogypsum and marketing of the gypsum product.</w:t>
            </w:r>
          </w:p>
        </w:tc>
        <w:tc>
          <w:tcPr>
            <w:tcW w:w="6120" w:type="dxa"/>
            <w:tcBorders>
              <w:top w:val="single" w:sz="4" w:space="0" w:color="auto"/>
              <w:left w:val="single" w:sz="4" w:space="0" w:color="auto"/>
              <w:bottom w:val="single" w:sz="4" w:space="0" w:color="auto"/>
              <w:right w:val="single" w:sz="4" w:space="0" w:color="auto"/>
            </w:tcBorders>
            <w:vAlign w:val="center"/>
          </w:tcPr>
          <w:p w14:paraId="2EEA7288" w14:textId="77777777" w:rsidR="00F5335A" w:rsidRDefault="00795F6F">
            <w:pPr>
              <w:spacing w:after="0" w:line="240" w:lineRule="auto"/>
              <w:rPr>
                <w:rFonts w:ascii="Calibri" w:hAnsi="Calibri" w:cs="Calibri"/>
                <w:bCs/>
                <w:iCs/>
              </w:rPr>
            </w:pPr>
            <w:r>
              <w:rPr>
                <w:rFonts w:ascii="Calibri" w:hAnsi="Calibri" w:cs="Calibri"/>
              </w:rPr>
              <w:lastRenderedPageBreak/>
              <w:t xml:space="preserve">This activity entails the development of detailed engineering designs of green, energy efficient low carbon technology applications in waste management in the phosphate chemicals production sub-sector to increase the marketing of the gypsum </w:t>
            </w:r>
            <w:r>
              <w:rPr>
                <w:rFonts w:ascii="Calibri" w:hAnsi="Calibri" w:cs="Calibri"/>
              </w:rPr>
              <w:lastRenderedPageBreak/>
              <w:t>by-products. The designs, based on the demo descriptions annexed to this project proposal, will include site selection, technology route to be adopted, investment estimate, and expected economic and social benefits. Since the SESP rating for the PhosChemEE project is high, the engineering designs must take carefully into consideration the identified risks associated with the demo activities. Afterwards the demo projects design will undergo a severe scrutiny and approval process by the competent authorities</w:t>
            </w:r>
            <w:r>
              <w:rPr>
                <w:rStyle w:val="FootnoteReference"/>
                <w:rFonts w:ascii="Calibri" w:hAnsi="Calibri" w:cs="Calibri"/>
                <w:sz w:val="22"/>
              </w:rPr>
              <w:footnoteReference w:id="7"/>
            </w:r>
            <w:r>
              <w:rPr>
                <w:rFonts w:ascii="Calibri" w:hAnsi="Calibri" w:cs="Calibri"/>
              </w:rPr>
              <w:t>.</w:t>
            </w:r>
          </w:p>
        </w:tc>
      </w:tr>
      <w:tr w:rsidR="00F5335A" w14:paraId="3BAD52FC" w14:textId="77777777">
        <w:tc>
          <w:tcPr>
            <w:tcW w:w="3438" w:type="dxa"/>
            <w:tcBorders>
              <w:top w:val="single" w:sz="4" w:space="0" w:color="auto"/>
              <w:left w:val="single" w:sz="4" w:space="0" w:color="auto"/>
              <w:bottom w:val="single" w:sz="4" w:space="0" w:color="auto"/>
              <w:right w:val="single" w:sz="4" w:space="0" w:color="auto"/>
            </w:tcBorders>
          </w:tcPr>
          <w:p w14:paraId="5C1A6DBD" w14:textId="77777777" w:rsidR="00F5335A" w:rsidRDefault="00795F6F">
            <w:pPr>
              <w:spacing w:after="0" w:line="240" w:lineRule="auto"/>
              <w:rPr>
                <w:rFonts w:ascii="Calibri" w:hAnsi="Calibri" w:cs="Calibri"/>
                <w:bCs/>
                <w:iCs/>
              </w:rPr>
            </w:pPr>
            <w:r>
              <w:rPr>
                <w:rFonts w:ascii="Calibri" w:hAnsi="Calibri" w:cs="Calibri"/>
                <w:bCs/>
                <w:iCs/>
              </w:rPr>
              <w:lastRenderedPageBreak/>
              <w:t>Activity 3.2.1.4:</w:t>
            </w:r>
            <w:r>
              <w:rPr>
                <w:rFonts w:ascii="Calibri" w:hAnsi="Calibri" w:cs="Calibri"/>
                <w:iCs/>
              </w:rPr>
              <w:t xml:space="preserve"> Preparation of an ESMF as well as an ESMP to manage and mitigate all identified risks associated with the design and implementation of the demo activities for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7CF0C472" w14:textId="77777777" w:rsidR="00F5335A" w:rsidRDefault="00795F6F">
            <w:pPr>
              <w:spacing w:after="0" w:line="240" w:lineRule="auto"/>
              <w:rPr>
                <w:rFonts w:ascii="Calibri" w:hAnsi="Calibri" w:cs="Calibri"/>
                <w:bCs/>
                <w:iCs/>
              </w:rPr>
            </w:pPr>
            <w:r>
              <w:rPr>
                <w:rFonts w:ascii="Calibri" w:hAnsi="Calibri" w:cs="Calibri"/>
                <w:bCs/>
                <w:iCs/>
              </w:rPr>
              <w:t>This involves the review of both the Environmental and Social Management Framework (ESMF) and Environmental and Social Management Plan (ESMP) to ascertain that the waste management demos in both the phosphate mining and refining; and phosphate chemicals manufacturing sub-sectors are designed and engineered in such a way that all identified risks associated with the implementation of the demos will be managed and mitigated. This includes the conduct of specific Environmental &amp; Social Impact Assessments (ESIAs) in each host demo PCI company based on the ESMP/ESMF.</w:t>
            </w:r>
          </w:p>
        </w:tc>
      </w:tr>
      <w:tr w:rsidR="00F5335A" w14:paraId="1390450A" w14:textId="77777777">
        <w:tc>
          <w:tcPr>
            <w:tcW w:w="3438" w:type="dxa"/>
            <w:tcBorders>
              <w:top w:val="single" w:sz="4" w:space="0" w:color="auto"/>
              <w:left w:val="single" w:sz="4" w:space="0" w:color="auto"/>
              <w:bottom w:val="single" w:sz="4" w:space="0" w:color="auto"/>
              <w:right w:val="single" w:sz="4" w:space="0" w:color="auto"/>
            </w:tcBorders>
          </w:tcPr>
          <w:p w14:paraId="035553E9" w14:textId="77777777" w:rsidR="00F5335A" w:rsidRDefault="00795F6F">
            <w:pPr>
              <w:spacing w:after="0" w:line="240" w:lineRule="auto"/>
              <w:rPr>
                <w:rFonts w:ascii="Calibri" w:hAnsi="Calibri" w:cs="Calibri"/>
                <w:bCs/>
                <w:iCs/>
              </w:rPr>
            </w:pPr>
            <w:r>
              <w:rPr>
                <w:rFonts w:ascii="Calibri" w:hAnsi="Calibri" w:cs="Calibri"/>
                <w:bCs/>
                <w:iCs/>
              </w:rPr>
              <w:t>Activity 3.2.1.5: Development and approval of implementation plans for the waste management in the phosphate mining and refining sub-sector, including financing arrangements, for each designed demo.</w:t>
            </w:r>
          </w:p>
        </w:tc>
        <w:tc>
          <w:tcPr>
            <w:tcW w:w="6120" w:type="dxa"/>
            <w:tcBorders>
              <w:top w:val="single" w:sz="4" w:space="0" w:color="auto"/>
              <w:left w:val="single" w:sz="4" w:space="0" w:color="auto"/>
              <w:bottom w:val="single" w:sz="4" w:space="0" w:color="auto"/>
              <w:right w:val="single" w:sz="4" w:space="0" w:color="auto"/>
            </w:tcBorders>
            <w:vAlign w:val="center"/>
          </w:tcPr>
          <w:p w14:paraId="7B80B442" w14:textId="77777777" w:rsidR="00F5335A" w:rsidRDefault="00795F6F">
            <w:pPr>
              <w:spacing w:after="0" w:line="240" w:lineRule="auto"/>
              <w:rPr>
                <w:rFonts w:ascii="Calibri" w:hAnsi="Calibri" w:cs="Calibri"/>
                <w:bCs/>
                <w:iCs/>
              </w:rPr>
            </w:pPr>
            <w:r>
              <w:rPr>
                <w:rFonts w:ascii="Calibri" w:hAnsi="Calibri" w:cs="Calibri"/>
                <w:bCs/>
                <w:iCs/>
              </w:rPr>
              <w:t>In addition to the engineering designs, detailed implementation plans, financial arrangements, implementation schedule and work plans will also be developed and approved by national and provincial government bodies for the waste management in the phosphate mining and refining sub-sector. The same engineering firm(s) procured for preparing the engineering designs will complete these additional tasks as well.</w:t>
            </w:r>
          </w:p>
        </w:tc>
      </w:tr>
      <w:tr w:rsidR="00F5335A" w14:paraId="4A38686A" w14:textId="77777777">
        <w:tc>
          <w:tcPr>
            <w:tcW w:w="3438" w:type="dxa"/>
            <w:tcBorders>
              <w:top w:val="single" w:sz="4" w:space="0" w:color="auto"/>
              <w:left w:val="single" w:sz="4" w:space="0" w:color="auto"/>
              <w:bottom w:val="single" w:sz="4" w:space="0" w:color="auto"/>
              <w:right w:val="single" w:sz="4" w:space="0" w:color="auto"/>
            </w:tcBorders>
          </w:tcPr>
          <w:p w14:paraId="20B53AD2" w14:textId="77777777" w:rsidR="00F5335A" w:rsidRDefault="00795F6F">
            <w:pPr>
              <w:spacing w:after="0" w:line="240" w:lineRule="auto"/>
              <w:rPr>
                <w:rFonts w:ascii="Calibri" w:hAnsi="Calibri" w:cs="Calibri"/>
                <w:bCs/>
                <w:iCs/>
              </w:rPr>
            </w:pPr>
            <w:r>
              <w:rPr>
                <w:rFonts w:ascii="Calibri" w:hAnsi="Calibri" w:cs="Calibri"/>
                <w:bCs/>
                <w:iCs/>
              </w:rPr>
              <w:t>Activity 3.2.1.6: Development and approval of implementation plans for the waste management in the phosphate chemicals production sub-sector, including financing arrangements, for each designed demo.</w:t>
            </w:r>
          </w:p>
        </w:tc>
        <w:tc>
          <w:tcPr>
            <w:tcW w:w="6120" w:type="dxa"/>
            <w:tcBorders>
              <w:top w:val="single" w:sz="4" w:space="0" w:color="auto"/>
              <w:left w:val="single" w:sz="4" w:space="0" w:color="auto"/>
              <w:bottom w:val="single" w:sz="4" w:space="0" w:color="auto"/>
              <w:right w:val="single" w:sz="4" w:space="0" w:color="auto"/>
            </w:tcBorders>
            <w:vAlign w:val="center"/>
          </w:tcPr>
          <w:p w14:paraId="639E47E1" w14:textId="77777777" w:rsidR="00F5335A" w:rsidRDefault="00795F6F">
            <w:pPr>
              <w:spacing w:after="0" w:line="240" w:lineRule="auto"/>
              <w:rPr>
                <w:rFonts w:ascii="Calibri" w:hAnsi="Calibri" w:cs="Calibri"/>
                <w:bCs/>
                <w:iCs/>
              </w:rPr>
            </w:pPr>
            <w:r>
              <w:rPr>
                <w:rFonts w:ascii="Calibri" w:hAnsi="Calibri" w:cs="Calibri"/>
                <w:bCs/>
                <w:iCs/>
              </w:rPr>
              <w:t>In addition to the engineering designs, detailed implementation plans, financial arrangements, implementation schedule and work plans will also be developed and approved by national and provincial government bodies for the waste management in the phosphate chemicals production sub-sector. The same engineering firm(s) procured for preparing the engineering designs will complete these additional tasks as well.</w:t>
            </w:r>
          </w:p>
        </w:tc>
      </w:tr>
    </w:tbl>
    <w:p w14:paraId="710A9700" w14:textId="77777777" w:rsidR="00F5335A" w:rsidRDefault="00F5335A">
      <w:pPr>
        <w:spacing w:after="0" w:line="240" w:lineRule="auto"/>
        <w:rPr>
          <w:rFonts w:ascii="Calibri" w:hAnsi="Calibri" w:cs="Calibri"/>
          <w:iCs/>
        </w:rPr>
      </w:pPr>
    </w:p>
    <w:p w14:paraId="3E4FDBCD"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design, development and approval of engineering designs as well as implementation plans for the demo projects.</w:t>
      </w:r>
    </w:p>
    <w:p w14:paraId="18B02A9B" w14:textId="77777777" w:rsidR="00F5335A" w:rsidRDefault="00F5335A">
      <w:pPr>
        <w:spacing w:after="0" w:line="240" w:lineRule="auto"/>
        <w:rPr>
          <w:rFonts w:ascii="Calibri" w:hAnsi="Calibri" w:cs="Calibri"/>
          <w:iCs/>
        </w:rPr>
      </w:pPr>
    </w:p>
    <w:p w14:paraId="395F3BB3" w14:textId="77777777" w:rsidR="00F5335A" w:rsidRDefault="00795F6F">
      <w:pPr>
        <w:spacing w:after="0" w:line="240" w:lineRule="auto"/>
        <w:rPr>
          <w:rFonts w:ascii="Calibri" w:hAnsi="Calibri" w:cs="Calibri"/>
          <w:iCs/>
        </w:rPr>
      </w:pPr>
      <w:r>
        <w:rPr>
          <w:rFonts w:ascii="Calibri" w:hAnsi="Calibri" w:cs="Calibri"/>
          <w:iCs/>
          <w:u w:val="single"/>
        </w:rPr>
        <w:t>Output 3.2.2:</w:t>
      </w:r>
      <w:r>
        <w:rPr>
          <w:rFonts w:ascii="Calibri" w:hAnsi="Calibri" w:cs="Calibri"/>
          <w:iCs/>
        </w:rPr>
        <w:t xml:space="preserve"> Installed and operational green and low carbon waste management technology application demos in the phosphate chemicals industry.</w:t>
      </w:r>
    </w:p>
    <w:p w14:paraId="15820F22"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16C9F478"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98B3B4E" w14:textId="77777777" w:rsidR="00F5335A" w:rsidRDefault="00795F6F">
            <w:pPr>
              <w:spacing w:after="0" w:line="240" w:lineRule="auto"/>
              <w:jc w:val="center"/>
              <w:rPr>
                <w:rFonts w:ascii="Calibri" w:hAnsi="Calibri" w:cs="Calibri"/>
                <w:b/>
                <w:iCs/>
                <w:color w:val="FFFFFF"/>
              </w:rPr>
            </w:pPr>
            <w:r>
              <w:rPr>
                <w:rFonts w:ascii="Calibri" w:hAnsi="Calibri" w:cs="Calibri"/>
                <w:b/>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2D6F02C4"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22BA86AB" w14:textId="77777777">
        <w:tc>
          <w:tcPr>
            <w:tcW w:w="3438" w:type="dxa"/>
            <w:tcBorders>
              <w:top w:val="single" w:sz="12" w:space="0" w:color="FFFF00"/>
              <w:left w:val="single" w:sz="4" w:space="0" w:color="auto"/>
              <w:bottom w:val="single" w:sz="4" w:space="0" w:color="auto"/>
              <w:right w:val="single" w:sz="4" w:space="0" w:color="auto"/>
            </w:tcBorders>
          </w:tcPr>
          <w:p w14:paraId="5CB45C36" w14:textId="77777777" w:rsidR="00F5335A" w:rsidRDefault="00795F6F">
            <w:pPr>
              <w:spacing w:after="0" w:line="240" w:lineRule="auto"/>
              <w:rPr>
                <w:rFonts w:ascii="Calibri" w:hAnsi="Calibri" w:cs="Calibri"/>
                <w:bCs/>
                <w:iCs/>
              </w:rPr>
            </w:pPr>
            <w:r>
              <w:rPr>
                <w:rFonts w:ascii="Calibri" w:hAnsi="Calibri" w:cs="Calibri"/>
                <w:bCs/>
                <w:iCs/>
              </w:rPr>
              <w:t xml:space="preserve">Activity 3.2.2.1: Implementation and operation of demonstrations of green equipment/technologies for the comprehensive utilization of </w:t>
            </w:r>
            <w:r>
              <w:rPr>
                <w:rFonts w:ascii="Calibri" w:hAnsi="Calibri" w:cs="Calibri"/>
                <w:bCs/>
                <w:iCs/>
              </w:rPr>
              <w:lastRenderedPageBreak/>
              <w:t>resources in waste management in the phosphate mining and refining sub-sector.</w:t>
            </w:r>
          </w:p>
        </w:tc>
        <w:tc>
          <w:tcPr>
            <w:tcW w:w="6120" w:type="dxa"/>
            <w:tcBorders>
              <w:top w:val="single" w:sz="12" w:space="0" w:color="FFFF00"/>
              <w:left w:val="single" w:sz="4" w:space="0" w:color="auto"/>
              <w:bottom w:val="single" w:sz="4" w:space="0" w:color="auto"/>
              <w:right w:val="single" w:sz="4" w:space="0" w:color="auto"/>
            </w:tcBorders>
            <w:vAlign w:val="center"/>
          </w:tcPr>
          <w:p w14:paraId="0E425B70" w14:textId="77777777" w:rsidR="00F5335A" w:rsidRDefault="00795F6F">
            <w:pPr>
              <w:spacing w:after="0" w:line="240" w:lineRule="auto"/>
              <w:rPr>
                <w:rFonts w:ascii="Calibri" w:hAnsi="Calibri" w:cs="Calibri"/>
                <w:bCs/>
                <w:iCs/>
              </w:rPr>
            </w:pPr>
            <w:r>
              <w:rPr>
                <w:rFonts w:ascii="Calibri" w:hAnsi="Calibri" w:cs="Calibri"/>
              </w:rPr>
              <w:lastRenderedPageBreak/>
              <w:t xml:space="preserve">In accordance with the engineering designs, implementation plans, and work plans formulated in activities 3.2.1.1 and 3.2.1.5, the technology application demonstrations on energy savings and low carbon development in waste management in the phosphate </w:t>
            </w:r>
            <w:r>
              <w:rPr>
                <w:rFonts w:ascii="Calibri" w:hAnsi="Calibri" w:cs="Calibri"/>
              </w:rPr>
              <w:lastRenderedPageBreak/>
              <w:t>mining and refining sub-sector will be implemented and then operated by the selected enterprises.</w:t>
            </w:r>
            <w:r>
              <w:rPr>
                <w:rFonts w:ascii="Calibri" w:hAnsi="Calibri" w:cs="Calibri"/>
                <w:bCs/>
                <w:iCs/>
              </w:rPr>
              <w:t xml:space="preserve"> </w:t>
            </w:r>
          </w:p>
        </w:tc>
      </w:tr>
      <w:tr w:rsidR="00F5335A" w14:paraId="2645F742" w14:textId="77777777">
        <w:tc>
          <w:tcPr>
            <w:tcW w:w="3438" w:type="dxa"/>
            <w:tcBorders>
              <w:top w:val="single" w:sz="4" w:space="0" w:color="auto"/>
              <w:left w:val="single" w:sz="4" w:space="0" w:color="auto"/>
              <w:bottom w:val="single" w:sz="4" w:space="0" w:color="auto"/>
              <w:right w:val="single" w:sz="4" w:space="0" w:color="auto"/>
            </w:tcBorders>
          </w:tcPr>
          <w:p w14:paraId="68CD23B0" w14:textId="77777777" w:rsidR="00F5335A" w:rsidRDefault="00795F6F">
            <w:pPr>
              <w:spacing w:after="0" w:line="240" w:lineRule="auto"/>
              <w:rPr>
                <w:rFonts w:ascii="Calibri" w:hAnsi="Calibri" w:cs="Calibri"/>
                <w:bCs/>
                <w:iCs/>
              </w:rPr>
            </w:pPr>
            <w:r>
              <w:rPr>
                <w:rFonts w:ascii="Calibri" w:hAnsi="Calibri" w:cs="Calibri"/>
                <w:bCs/>
                <w:iCs/>
              </w:rPr>
              <w:lastRenderedPageBreak/>
              <w:t>Activity 3.2.2.2: Implementation and operation of demonstrations of green equipment/technologies for the comprehensive utilization of resources in waste management in the phosphate chemicals production sub-sector.</w:t>
            </w:r>
          </w:p>
        </w:tc>
        <w:tc>
          <w:tcPr>
            <w:tcW w:w="6120" w:type="dxa"/>
            <w:tcBorders>
              <w:top w:val="single" w:sz="4" w:space="0" w:color="auto"/>
              <w:left w:val="single" w:sz="4" w:space="0" w:color="auto"/>
              <w:bottom w:val="single" w:sz="4" w:space="0" w:color="auto"/>
              <w:right w:val="single" w:sz="4" w:space="0" w:color="auto"/>
            </w:tcBorders>
            <w:vAlign w:val="center"/>
          </w:tcPr>
          <w:p w14:paraId="20DF016A" w14:textId="77777777" w:rsidR="00F5335A" w:rsidRDefault="00795F6F">
            <w:pPr>
              <w:spacing w:after="0" w:line="240" w:lineRule="auto"/>
              <w:rPr>
                <w:rFonts w:ascii="Calibri" w:hAnsi="Calibri" w:cs="Calibri"/>
                <w:bCs/>
                <w:iCs/>
              </w:rPr>
            </w:pPr>
            <w:r>
              <w:rPr>
                <w:rFonts w:ascii="Calibri" w:hAnsi="Calibri" w:cs="Calibri"/>
              </w:rPr>
              <w:t>In accordance with the engineering designs, implementation plans, and work plans formulated in activities 3.2.1.3 and 3.2.1.6, the technology application demonstrations on energy savings and low carbon development in waste management in the phosphate chemicals production sub-sector will be implemented and then operated by the selected enterprises.</w:t>
            </w:r>
            <w:r>
              <w:rPr>
                <w:rFonts w:ascii="Calibri" w:hAnsi="Calibri" w:cs="Calibri"/>
                <w:bCs/>
                <w:iCs/>
              </w:rPr>
              <w:t xml:space="preserve"> </w:t>
            </w:r>
          </w:p>
        </w:tc>
      </w:tr>
      <w:tr w:rsidR="00F5335A" w14:paraId="0D11B615" w14:textId="77777777">
        <w:tc>
          <w:tcPr>
            <w:tcW w:w="3438" w:type="dxa"/>
            <w:tcBorders>
              <w:top w:val="single" w:sz="4" w:space="0" w:color="auto"/>
              <w:left w:val="single" w:sz="4" w:space="0" w:color="auto"/>
              <w:bottom w:val="single" w:sz="4" w:space="0" w:color="auto"/>
              <w:right w:val="single" w:sz="4" w:space="0" w:color="auto"/>
            </w:tcBorders>
          </w:tcPr>
          <w:p w14:paraId="652B57D8" w14:textId="77777777" w:rsidR="00F5335A" w:rsidRDefault="00795F6F">
            <w:pPr>
              <w:spacing w:after="0" w:line="240" w:lineRule="auto"/>
              <w:rPr>
                <w:rFonts w:ascii="Calibri" w:hAnsi="Calibri" w:cs="Calibri"/>
                <w:bCs/>
                <w:iCs/>
              </w:rPr>
            </w:pPr>
            <w:r>
              <w:rPr>
                <w:rFonts w:ascii="Calibri" w:hAnsi="Calibri" w:cs="Calibri"/>
                <w:bCs/>
                <w:iCs/>
              </w:rPr>
              <w:t xml:space="preserve">Activity 3.2.2.3: Design and implementation of a capacity building program on green, energy efficient and low carbon technologies for waste management in the phosphate mining and refining sub-sector. </w:t>
            </w:r>
          </w:p>
        </w:tc>
        <w:tc>
          <w:tcPr>
            <w:tcW w:w="6120" w:type="dxa"/>
            <w:tcBorders>
              <w:top w:val="single" w:sz="4" w:space="0" w:color="auto"/>
              <w:left w:val="single" w:sz="4" w:space="0" w:color="auto"/>
              <w:bottom w:val="single" w:sz="4" w:space="0" w:color="auto"/>
              <w:right w:val="single" w:sz="4" w:space="0" w:color="auto"/>
            </w:tcBorders>
            <w:vAlign w:val="center"/>
          </w:tcPr>
          <w:p w14:paraId="4AD5F480" w14:textId="77777777" w:rsidR="00F5335A" w:rsidRDefault="00795F6F">
            <w:pPr>
              <w:spacing w:after="0" w:line="240" w:lineRule="auto"/>
              <w:rPr>
                <w:rFonts w:ascii="Calibri" w:hAnsi="Calibri" w:cs="Calibri"/>
                <w:bCs/>
                <w:iCs/>
              </w:rPr>
            </w:pPr>
            <w:r>
              <w:rPr>
                <w:rFonts w:ascii="Calibri" w:hAnsi="Calibri" w:cs="Calibri"/>
                <w:bCs/>
                <w:iCs/>
              </w:rPr>
              <w:t xml:space="preserve">Based on the demo projects that will be implemented and operated under activity 3.2.2.1, a capacity building program for relevant personnel, from the selected demo phosphate mining and refining enterprises, will be designed and implemented. The training program aims to familiarize the trainees with the operation and maintenance procedures pertinent to the new low carbon technologies and energy efficient measures that will be implemented with the demos.  </w:t>
            </w:r>
          </w:p>
        </w:tc>
      </w:tr>
      <w:tr w:rsidR="00F5335A" w14:paraId="329F4BBC" w14:textId="77777777">
        <w:tc>
          <w:tcPr>
            <w:tcW w:w="3438" w:type="dxa"/>
            <w:tcBorders>
              <w:top w:val="single" w:sz="4" w:space="0" w:color="auto"/>
              <w:left w:val="single" w:sz="4" w:space="0" w:color="auto"/>
              <w:bottom w:val="single" w:sz="4" w:space="0" w:color="auto"/>
              <w:right w:val="single" w:sz="4" w:space="0" w:color="auto"/>
            </w:tcBorders>
          </w:tcPr>
          <w:p w14:paraId="7B830676" w14:textId="77777777" w:rsidR="00F5335A" w:rsidRDefault="00795F6F">
            <w:pPr>
              <w:spacing w:after="0" w:line="240" w:lineRule="auto"/>
              <w:rPr>
                <w:rFonts w:ascii="Calibri" w:hAnsi="Calibri" w:cs="Calibri"/>
                <w:bCs/>
                <w:iCs/>
              </w:rPr>
            </w:pPr>
            <w:r>
              <w:rPr>
                <w:rFonts w:ascii="Calibri" w:hAnsi="Calibri" w:cs="Calibri"/>
                <w:bCs/>
                <w:iCs/>
              </w:rPr>
              <w:t>Activity 3.2.2.4: Evaluation of the capacity building program of the phosphate mining and refining sub-sector a year after the completion and potential design and implementation of corrective actions to complete the training.</w:t>
            </w:r>
          </w:p>
        </w:tc>
        <w:tc>
          <w:tcPr>
            <w:tcW w:w="6120" w:type="dxa"/>
            <w:tcBorders>
              <w:top w:val="single" w:sz="4" w:space="0" w:color="auto"/>
              <w:left w:val="single" w:sz="4" w:space="0" w:color="auto"/>
              <w:bottom w:val="single" w:sz="4" w:space="0" w:color="auto"/>
              <w:right w:val="single" w:sz="4" w:space="0" w:color="auto"/>
            </w:tcBorders>
            <w:vAlign w:val="center"/>
          </w:tcPr>
          <w:p w14:paraId="6C9BDDF7"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3.2.2.3. This evaluation will determine the efficacy of the training program by assessing how successfully the trained phosphate mining and refining workers are applying the newly acquired skills in operating and maintaining the new low-carbon technologies. If deemed necessary, corrective actions to improve the training program will be recommended and implemented.</w:t>
            </w:r>
          </w:p>
        </w:tc>
      </w:tr>
      <w:tr w:rsidR="00F5335A" w14:paraId="1DE2DAEB" w14:textId="77777777">
        <w:tc>
          <w:tcPr>
            <w:tcW w:w="3438" w:type="dxa"/>
            <w:tcBorders>
              <w:top w:val="single" w:sz="4" w:space="0" w:color="auto"/>
              <w:left w:val="single" w:sz="4" w:space="0" w:color="auto"/>
              <w:bottom w:val="single" w:sz="4" w:space="0" w:color="auto"/>
              <w:right w:val="single" w:sz="4" w:space="0" w:color="auto"/>
            </w:tcBorders>
          </w:tcPr>
          <w:p w14:paraId="242940A4" w14:textId="77777777" w:rsidR="00F5335A" w:rsidRDefault="00795F6F">
            <w:pPr>
              <w:spacing w:after="0" w:line="240" w:lineRule="auto"/>
              <w:rPr>
                <w:rFonts w:ascii="Calibri" w:hAnsi="Calibri" w:cs="Calibri"/>
                <w:bCs/>
                <w:iCs/>
              </w:rPr>
            </w:pPr>
            <w:r>
              <w:rPr>
                <w:rFonts w:ascii="Calibri" w:hAnsi="Calibri" w:cs="Calibri"/>
                <w:bCs/>
                <w:iCs/>
              </w:rPr>
              <w:t xml:space="preserve">Activity 3.2.2.5: Design and implementation of a capacity building program on green, energy efficient and low carbon technologies for waste management in the phosphate chemicals production sub-sector. </w:t>
            </w:r>
          </w:p>
        </w:tc>
        <w:tc>
          <w:tcPr>
            <w:tcW w:w="6120" w:type="dxa"/>
            <w:tcBorders>
              <w:top w:val="single" w:sz="4" w:space="0" w:color="auto"/>
              <w:left w:val="single" w:sz="4" w:space="0" w:color="auto"/>
              <w:bottom w:val="single" w:sz="4" w:space="0" w:color="auto"/>
              <w:right w:val="single" w:sz="4" w:space="0" w:color="auto"/>
            </w:tcBorders>
            <w:vAlign w:val="center"/>
          </w:tcPr>
          <w:p w14:paraId="5DA1A925" w14:textId="77777777" w:rsidR="00F5335A" w:rsidRDefault="00795F6F">
            <w:pPr>
              <w:spacing w:after="0" w:line="240" w:lineRule="auto"/>
              <w:rPr>
                <w:rFonts w:ascii="Calibri" w:hAnsi="Calibri" w:cs="Calibri"/>
                <w:bCs/>
                <w:iCs/>
              </w:rPr>
            </w:pPr>
            <w:r>
              <w:rPr>
                <w:rFonts w:ascii="Calibri" w:hAnsi="Calibri" w:cs="Calibri"/>
                <w:bCs/>
                <w:iCs/>
              </w:rPr>
              <w:t xml:space="preserve">Based on the demo projects that will be implemented and operated under activity 3.2.2.21, a capacity building program for relevant personnel, from the selected demo phosphate chemicals production enterprises, will be designed and implemented. The training program aims to familiarize the trainees with the operation and maintenance procedures pertinent to the new low carbon technologies and energy efficient measures that will be implemented with the demos.  </w:t>
            </w:r>
          </w:p>
        </w:tc>
      </w:tr>
      <w:tr w:rsidR="00F5335A" w14:paraId="0F28FC06" w14:textId="77777777">
        <w:tc>
          <w:tcPr>
            <w:tcW w:w="3438" w:type="dxa"/>
            <w:tcBorders>
              <w:top w:val="single" w:sz="4" w:space="0" w:color="auto"/>
              <w:left w:val="single" w:sz="4" w:space="0" w:color="auto"/>
              <w:bottom w:val="single" w:sz="4" w:space="0" w:color="auto"/>
              <w:right w:val="single" w:sz="4" w:space="0" w:color="auto"/>
            </w:tcBorders>
          </w:tcPr>
          <w:p w14:paraId="22F5211F" w14:textId="77777777" w:rsidR="00F5335A" w:rsidRDefault="00795F6F">
            <w:pPr>
              <w:spacing w:after="0" w:line="240" w:lineRule="auto"/>
              <w:rPr>
                <w:rFonts w:ascii="Calibri" w:hAnsi="Calibri" w:cs="Calibri"/>
                <w:bCs/>
                <w:iCs/>
              </w:rPr>
            </w:pPr>
            <w:r>
              <w:rPr>
                <w:rFonts w:ascii="Calibri" w:hAnsi="Calibri" w:cs="Calibri"/>
                <w:bCs/>
                <w:iCs/>
              </w:rPr>
              <w:t>Activity 3.2.2.6: Evaluation of the capacity building program of the phosphate chemicals production sub-sector a year after the completion and potential design and implementation of corrective actions to complete the training.</w:t>
            </w:r>
          </w:p>
        </w:tc>
        <w:tc>
          <w:tcPr>
            <w:tcW w:w="6120" w:type="dxa"/>
            <w:tcBorders>
              <w:top w:val="single" w:sz="4" w:space="0" w:color="auto"/>
              <w:left w:val="single" w:sz="4" w:space="0" w:color="auto"/>
              <w:bottom w:val="single" w:sz="4" w:space="0" w:color="auto"/>
              <w:right w:val="single" w:sz="4" w:space="0" w:color="auto"/>
            </w:tcBorders>
            <w:vAlign w:val="center"/>
          </w:tcPr>
          <w:p w14:paraId="31045B22" w14:textId="77777777" w:rsidR="00F5335A" w:rsidRDefault="00795F6F">
            <w:pPr>
              <w:spacing w:after="0" w:line="240" w:lineRule="auto"/>
              <w:rPr>
                <w:rFonts w:ascii="Calibri" w:hAnsi="Calibri" w:cs="Calibri"/>
                <w:bCs/>
                <w:iCs/>
              </w:rPr>
            </w:pPr>
            <w:r>
              <w:rPr>
                <w:rFonts w:ascii="Calibri" w:hAnsi="Calibri" w:cs="Calibri"/>
                <w:bCs/>
                <w:iCs/>
              </w:rPr>
              <w:t>This follow up activity will be undertaken a year after the completion of the capacity building program conducted in Activity 3.2.2.5. This evaluation will determine the efficacy of the training program by assessing how successfully the trained phosphate chemicals production workers are applying the newly acquired skills in operating and maintaining the new low-carbon technologies. If deemed necessary, corrective actions to improve the training program will be recommended and implemented.</w:t>
            </w:r>
          </w:p>
        </w:tc>
      </w:tr>
    </w:tbl>
    <w:p w14:paraId="32592F66" w14:textId="77777777" w:rsidR="00F5335A" w:rsidRDefault="00F5335A">
      <w:pPr>
        <w:spacing w:after="0" w:line="240" w:lineRule="auto"/>
        <w:rPr>
          <w:rFonts w:ascii="Calibri" w:hAnsi="Calibri" w:cs="Calibri"/>
          <w:iCs/>
        </w:rPr>
      </w:pPr>
    </w:p>
    <w:p w14:paraId="227C1EE5"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implementation and operation of the demo projects, and the design and evaluation of two training programs.</w:t>
      </w:r>
    </w:p>
    <w:p w14:paraId="0EB9EB92" w14:textId="77777777" w:rsidR="00F5335A" w:rsidRDefault="00F5335A">
      <w:pPr>
        <w:spacing w:after="0" w:line="240" w:lineRule="auto"/>
        <w:rPr>
          <w:rFonts w:ascii="Calibri" w:hAnsi="Calibri" w:cs="Calibri"/>
          <w:iCs/>
        </w:rPr>
      </w:pPr>
    </w:p>
    <w:p w14:paraId="0D8EF23F" w14:textId="77777777" w:rsidR="00F5335A" w:rsidRDefault="00795F6F">
      <w:pPr>
        <w:spacing w:after="0" w:line="240" w:lineRule="auto"/>
        <w:rPr>
          <w:rFonts w:ascii="Calibri" w:hAnsi="Calibri" w:cs="Calibri"/>
          <w:iCs/>
        </w:rPr>
      </w:pPr>
      <w:r>
        <w:rPr>
          <w:rFonts w:ascii="Calibri" w:hAnsi="Calibri" w:cs="Calibri"/>
          <w:iCs/>
          <w:u w:val="single"/>
        </w:rPr>
        <w:lastRenderedPageBreak/>
        <w:t>Output 3.2.3:</w:t>
      </w:r>
      <w:r>
        <w:rPr>
          <w:rFonts w:ascii="Calibri" w:hAnsi="Calibri" w:cs="Calibri"/>
          <w:iCs/>
        </w:rPr>
        <w:t xml:space="preserve"> Approved and financed follow-up plan for the replication of the application of demonstrated green, low carbon waste management technologies in the phosphate chemicals industry in other localities.</w:t>
      </w:r>
    </w:p>
    <w:p w14:paraId="3FF002D3" w14:textId="77777777" w:rsidR="00F5335A" w:rsidRDefault="00F5335A">
      <w:pPr>
        <w:spacing w:after="0" w:line="240" w:lineRule="auto"/>
        <w:rPr>
          <w:rFonts w:ascii="Calibri" w:hAnsi="Calibri" w:cs="Calibri"/>
          <w:iC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20"/>
      </w:tblGrid>
      <w:tr w:rsidR="00F5335A" w14:paraId="57D4EC44" w14:textId="77777777">
        <w:tc>
          <w:tcPr>
            <w:tcW w:w="3438"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5A92B5F" w14:textId="77777777" w:rsidR="00F5335A" w:rsidRDefault="00795F6F">
            <w:pPr>
              <w:spacing w:after="0" w:line="240" w:lineRule="auto"/>
              <w:rPr>
                <w:rFonts w:ascii="Calibri" w:hAnsi="Calibri" w:cs="Calibri"/>
                <w:bCs/>
                <w:iCs/>
                <w:color w:val="FFFFFF"/>
              </w:rPr>
            </w:pPr>
            <w:r>
              <w:rPr>
                <w:rFonts w:ascii="Calibri" w:hAnsi="Calibri" w:cs="Calibri"/>
                <w:bCs/>
                <w:iCs/>
                <w:color w:val="FFFFFF"/>
              </w:rPr>
              <w:t>Activity</w:t>
            </w:r>
          </w:p>
        </w:tc>
        <w:tc>
          <w:tcPr>
            <w:tcW w:w="612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75F1C9BA" w14:textId="77777777" w:rsidR="00F5335A" w:rsidRDefault="00795F6F">
            <w:pPr>
              <w:spacing w:after="0" w:line="240" w:lineRule="auto"/>
              <w:jc w:val="center"/>
              <w:rPr>
                <w:rFonts w:ascii="Calibri" w:hAnsi="Calibri" w:cs="Calibri"/>
                <w:iCs/>
                <w:color w:val="FFFFFF"/>
              </w:rPr>
            </w:pPr>
            <w:r>
              <w:rPr>
                <w:rFonts w:ascii="Calibri" w:hAnsi="Calibri" w:cs="Calibri"/>
                <w:b/>
                <w:iCs/>
                <w:color w:val="FFFFFF"/>
              </w:rPr>
              <w:t>Description</w:t>
            </w:r>
          </w:p>
        </w:tc>
      </w:tr>
      <w:tr w:rsidR="00F5335A" w14:paraId="6F5821A2" w14:textId="77777777">
        <w:trPr>
          <w:trHeight w:val="96"/>
        </w:trPr>
        <w:tc>
          <w:tcPr>
            <w:tcW w:w="3438" w:type="dxa"/>
            <w:tcBorders>
              <w:top w:val="single" w:sz="12" w:space="0" w:color="FFFF00"/>
              <w:left w:val="single" w:sz="4" w:space="0" w:color="auto"/>
              <w:bottom w:val="single" w:sz="4" w:space="0" w:color="auto"/>
              <w:right w:val="single" w:sz="4" w:space="0" w:color="auto"/>
            </w:tcBorders>
          </w:tcPr>
          <w:p w14:paraId="1E78C4BF" w14:textId="77777777" w:rsidR="00F5335A" w:rsidRDefault="00795F6F">
            <w:pPr>
              <w:spacing w:after="0" w:line="240" w:lineRule="auto"/>
              <w:rPr>
                <w:rFonts w:ascii="Calibri" w:hAnsi="Calibri" w:cs="Calibri"/>
                <w:bCs/>
                <w:iCs/>
              </w:rPr>
            </w:pPr>
            <w:r>
              <w:rPr>
                <w:rFonts w:ascii="Calibri" w:hAnsi="Calibri" w:cs="Calibri"/>
                <w:bCs/>
                <w:iCs/>
              </w:rPr>
              <w:t xml:space="preserve">Activity 3.2.3.1: Preparation and dissemination of case studies and lessons learned based on the application of demonstrated green, low carbon waste management technologies in the phosphate mining and refining sub-sector. </w:t>
            </w:r>
          </w:p>
        </w:tc>
        <w:tc>
          <w:tcPr>
            <w:tcW w:w="6120" w:type="dxa"/>
            <w:tcBorders>
              <w:top w:val="single" w:sz="12" w:space="0" w:color="FFFF00"/>
              <w:left w:val="single" w:sz="4" w:space="0" w:color="auto"/>
              <w:bottom w:val="single" w:sz="4" w:space="0" w:color="auto"/>
              <w:right w:val="single" w:sz="4" w:space="0" w:color="auto"/>
            </w:tcBorders>
            <w:vAlign w:val="center"/>
          </w:tcPr>
          <w:p w14:paraId="1A209746" w14:textId="77777777" w:rsidR="00F5335A" w:rsidRDefault="00795F6F">
            <w:pPr>
              <w:spacing w:after="0" w:line="240" w:lineRule="auto"/>
              <w:rPr>
                <w:rFonts w:ascii="Calibri" w:hAnsi="Calibri" w:cs="Calibri"/>
                <w:bCs/>
                <w:iCs/>
              </w:rPr>
            </w:pPr>
            <w:r>
              <w:rPr>
                <w:rFonts w:ascii="Calibri" w:hAnsi="Calibri" w:cs="Calibri"/>
                <w:bCs/>
                <w:iCs/>
              </w:rPr>
              <w:t>This activity consists in drafting case studies and lessons learned based on the application of low carbon technologies implemented in the demo projects for waste management in the phosphate mining and refining sub-sector. The cases studies and lessons learned will be also based on the annual and final reports on the performance of the demos prepared in Activity 3.1.3.5.The formulated reports will be prepared by sector specialists and will be made available to relevant stakeholders. This activity will allow more phosphate mining and refining companies in China to familiarize themselves with green and low carbon technologies.</w:t>
            </w:r>
          </w:p>
        </w:tc>
      </w:tr>
      <w:tr w:rsidR="00F5335A" w14:paraId="38DD91EF"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230F2F73" w14:textId="77777777" w:rsidR="00F5335A" w:rsidRDefault="00795F6F">
            <w:pPr>
              <w:spacing w:after="0" w:line="240" w:lineRule="auto"/>
              <w:rPr>
                <w:rFonts w:ascii="Calibri" w:hAnsi="Calibri" w:cs="Calibri"/>
                <w:bCs/>
                <w:iCs/>
              </w:rPr>
            </w:pPr>
            <w:r>
              <w:rPr>
                <w:rFonts w:ascii="Calibri" w:hAnsi="Calibri" w:cs="Calibri"/>
                <w:bCs/>
                <w:iCs/>
              </w:rPr>
              <w:t xml:space="preserve">Activity 3.2.3.2: Preparation and dissemination of case studies and lessons learned based on the application of demonstrated green, low carbon waste management technologies in the phosphate chemicals production sub-sector. </w:t>
            </w:r>
          </w:p>
        </w:tc>
        <w:tc>
          <w:tcPr>
            <w:tcW w:w="6120" w:type="dxa"/>
            <w:tcBorders>
              <w:top w:val="single" w:sz="4" w:space="0" w:color="auto"/>
              <w:left w:val="single" w:sz="4" w:space="0" w:color="auto"/>
              <w:right w:val="single" w:sz="4" w:space="0" w:color="auto"/>
            </w:tcBorders>
            <w:vAlign w:val="center"/>
          </w:tcPr>
          <w:p w14:paraId="189C2253" w14:textId="77777777" w:rsidR="00F5335A" w:rsidRDefault="00795F6F">
            <w:pPr>
              <w:spacing w:after="0" w:line="240" w:lineRule="auto"/>
              <w:rPr>
                <w:rFonts w:ascii="Calibri" w:hAnsi="Calibri" w:cs="Calibri"/>
                <w:bCs/>
                <w:iCs/>
              </w:rPr>
            </w:pPr>
            <w:r>
              <w:rPr>
                <w:rFonts w:ascii="Calibri" w:hAnsi="Calibri" w:cs="Calibri"/>
                <w:bCs/>
                <w:iCs/>
              </w:rPr>
              <w:t>This activity consists in drafting case studies and lessons learned based on the application of low carbon technologies implemented in the demo projects for waste management in the phosphate chemicals production sub-sector. The cases studies and lessons learned will be also based on the annual and final reports on the performance of the demos prepared in Activity 3.1.3.6.The formulated reports will be prepared by sector specialists and will be made available to relevant stakeholders. This activity will allow more phosphate chemicals production companies in China to familiarize themselves with green and low carbon technologies.</w:t>
            </w:r>
          </w:p>
        </w:tc>
      </w:tr>
      <w:tr w:rsidR="00F5335A" w14:paraId="12225EB3"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2734581D" w14:textId="77777777" w:rsidR="00F5335A" w:rsidRDefault="00795F6F">
            <w:pPr>
              <w:spacing w:after="0" w:line="240" w:lineRule="auto"/>
              <w:rPr>
                <w:rFonts w:ascii="Calibri" w:hAnsi="Calibri" w:cs="Calibri"/>
                <w:bCs/>
                <w:iCs/>
              </w:rPr>
            </w:pPr>
            <w:r>
              <w:rPr>
                <w:rFonts w:ascii="Calibri" w:hAnsi="Calibri" w:cs="Calibri"/>
                <w:bCs/>
                <w:iCs/>
              </w:rPr>
              <w:t>Activity 3.2.3.3: Development, publication, and dissemination of green and low carbon waste management technologies and operation guidelines in the phosphate mining and refining sub-sector to replicate and scale-up the demos.</w:t>
            </w:r>
          </w:p>
        </w:tc>
        <w:tc>
          <w:tcPr>
            <w:tcW w:w="6120" w:type="dxa"/>
            <w:tcBorders>
              <w:left w:val="single" w:sz="4" w:space="0" w:color="auto"/>
              <w:right w:val="single" w:sz="4" w:space="0" w:color="auto"/>
            </w:tcBorders>
            <w:vAlign w:val="center"/>
          </w:tcPr>
          <w:p w14:paraId="1E2525A8" w14:textId="77777777" w:rsidR="00F5335A" w:rsidRDefault="00795F6F">
            <w:pPr>
              <w:spacing w:after="0" w:line="240" w:lineRule="auto"/>
              <w:rPr>
                <w:rFonts w:ascii="Calibri" w:hAnsi="Calibri" w:cs="Calibri"/>
                <w:bCs/>
                <w:iCs/>
              </w:rPr>
            </w:pPr>
            <w:r>
              <w:rPr>
                <w:rFonts w:ascii="Calibri" w:hAnsi="Calibri" w:cs="Calibri"/>
                <w:bCs/>
              </w:rPr>
              <w:t>In addition to Activity 3.2.3.1., sector specialists will also develop and publish guidelines concerning the green and low carbon development and operation in waste management in phosphate mining and refining. The guidelines will be then disseminated among public and private stakeholders (e.g., provincial government officials in provinces not included in PhosChemEE and phosphate mining and refining companies). These efforts are aimed at stimulating and facilitating the replication and scale-up of the demonstrated energy efficient and low carbon technologies.</w:t>
            </w:r>
          </w:p>
        </w:tc>
      </w:tr>
      <w:tr w:rsidR="00F5335A" w14:paraId="0B2386D4"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4B97A323" w14:textId="77777777" w:rsidR="00F5335A" w:rsidRDefault="00795F6F">
            <w:pPr>
              <w:spacing w:after="0" w:line="240" w:lineRule="auto"/>
              <w:rPr>
                <w:rFonts w:ascii="Calibri" w:hAnsi="Calibri" w:cs="Calibri"/>
                <w:bCs/>
                <w:iCs/>
              </w:rPr>
            </w:pPr>
            <w:r>
              <w:rPr>
                <w:rFonts w:ascii="Calibri" w:hAnsi="Calibri" w:cs="Calibri"/>
                <w:bCs/>
                <w:iCs/>
              </w:rPr>
              <w:t>Activity 3.2.3.4: Development, publication, and dissemination of green and low carbon waste management technologies and operation guidelines in the phosphate chemicals production sub-sector to replicate and scale-up the demos.</w:t>
            </w:r>
          </w:p>
        </w:tc>
        <w:tc>
          <w:tcPr>
            <w:tcW w:w="6120" w:type="dxa"/>
            <w:tcBorders>
              <w:left w:val="single" w:sz="4" w:space="0" w:color="auto"/>
              <w:right w:val="single" w:sz="4" w:space="0" w:color="auto"/>
            </w:tcBorders>
            <w:vAlign w:val="center"/>
          </w:tcPr>
          <w:p w14:paraId="135A52B4" w14:textId="77777777" w:rsidR="00F5335A" w:rsidRDefault="00795F6F">
            <w:pPr>
              <w:spacing w:after="0" w:line="240" w:lineRule="auto"/>
              <w:rPr>
                <w:rFonts w:ascii="Calibri" w:hAnsi="Calibri" w:cs="Calibri"/>
                <w:bCs/>
                <w:iCs/>
              </w:rPr>
            </w:pPr>
            <w:r>
              <w:rPr>
                <w:rFonts w:ascii="Calibri" w:hAnsi="Calibri" w:cs="Calibri"/>
                <w:bCs/>
              </w:rPr>
              <w:t>In addition to Activity 3.2.3.2., sector specialists will also develop and publish guidelines concerning the green and low carbon development and operation in waste management in phosphate chemicals manufacturing. The guidelines will be then disseminated among public and private stakeholders (e.g., provincial government officials in provinces not included in PhosChemEE and phosphate chemicals production companies). These efforts are aimed at stimulating and facilitating the replication and scale-up of the demonstrated energy efficient and low carbon technologies.</w:t>
            </w:r>
          </w:p>
        </w:tc>
      </w:tr>
      <w:tr w:rsidR="00F5335A" w14:paraId="6234B946"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6CF838C5"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Activity 3.2.3.5: </w:t>
            </w:r>
            <w:r>
              <w:rPr>
                <w:rFonts w:ascii="Calibri" w:hAnsi="Calibri" w:cs="Calibri"/>
                <w:iCs/>
              </w:rPr>
              <w:t>Development of implementation plans and action plans for demos replication and scale-up to facilitate the establishment of green factories, the production of green products and the promotion of demonstrated green, energy-efficient and low-carbon technologies in the phosphate mining and refining sub-sector in different regions of the country</w:t>
            </w:r>
            <w:r>
              <w:rPr>
                <w:rFonts w:ascii="Calibri" w:hAnsi="Calibri" w:cs="Calibri"/>
                <w:bCs/>
                <w:iCs/>
              </w:rPr>
              <w:t>.</w:t>
            </w:r>
          </w:p>
        </w:tc>
        <w:tc>
          <w:tcPr>
            <w:tcW w:w="6120" w:type="dxa"/>
            <w:tcBorders>
              <w:left w:val="single" w:sz="4" w:space="0" w:color="auto"/>
              <w:right w:val="single" w:sz="4" w:space="0" w:color="auto"/>
            </w:tcBorders>
            <w:vAlign w:val="center"/>
          </w:tcPr>
          <w:p w14:paraId="09A6E1E5" w14:textId="77777777" w:rsidR="00F5335A" w:rsidRDefault="00795F6F">
            <w:pPr>
              <w:spacing w:after="0" w:line="240" w:lineRule="auto"/>
              <w:rPr>
                <w:rFonts w:ascii="Calibri" w:hAnsi="Calibri" w:cs="Calibri"/>
                <w:bCs/>
                <w:iCs/>
              </w:rPr>
            </w:pPr>
            <w:r>
              <w:rPr>
                <w:rFonts w:ascii="Calibri" w:hAnsi="Calibri" w:cs="Calibri"/>
                <w:bCs/>
                <w:iCs/>
              </w:rPr>
              <w:t>This activity entails the engagement of sector experts to develop detailed implementation and action plans that will facilitate and accelerate the replication and scale-up of the demonstrated low carbon technologies for waste management in the phosphate mining and refining sub-sector. These implementation and action plans will cover regions not included in this proposed PhosChemEE project. This activity will also support the establishment of green factories and the development of green products.</w:t>
            </w:r>
          </w:p>
        </w:tc>
      </w:tr>
      <w:tr w:rsidR="00F5335A" w14:paraId="2B10853B"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1BB49D48" w14:textId="77777777" w:rsidR="00F5335A" w:rsidRDefault="00795F6F">
            <w:pPr>
              <w:spacing w:after="0" w:line="240" w:lineRule="auto"/>
              <w:rPr>
                <w:rFonts w:ascii="Calibri" w:hAnsi="Calibri" w:cs="Calibri"/>
                <w:bCs/>
                <w:iCs/>
              </w:rPr>
            </w:pPr>
            <w:r>
              <w:rPr>
                <w:rFonts w:ascii="Calibri" w:hAnsi="Calibri" w:cs="Calibri"/>
                <w:bCs/>
                <w:iCs/>
              </w:rPr>
              <w:t xml:space="preserve">Activity 3.2.3.6: Approval and promotion of the application of the development and implementation plans formulated under Activity 3.2.3.5 </w:t>
            </w:r>
            <w:r>
              <w:rPr>
                <w:rFonts w:ascii="Calibri" w:hAnsi="Calibri" w:cs="Calibri"/>
                <w:iCs/>
              </w:rPr>
              <w:t>to facilitate the establishment of green factories, the production of green products and the implementation of demonstrated green, energy-efficient and low-carbon technologies in the phosphate chemicals production sub-sector in different regions of the country</w:t>
            </w:r>
            <w:r>
              <w:rPr>
                <w:rFonts w:ascii="Calibri" w:hAnsi="Calibri" w:cs="Calibri"/>
                <w:bCs/>
                <w:iCs/>
              </w:rPr>
              <w:t>.</w:t>
            </w:r>
          </w:p>
        </w:tc>
        <w:tc>
          <w:tcPr>
            <w:tcW w:w="6120" w:type="dxa"/>
            <w:tcBorders>
              <w:left w:val="single" w:sz="4" w:space="0" w:color="auto"/>
              <w:right w:val="single" w:sz="4" w:space="0" w:color="auto"/>
            </w:tcBorders>
            <w:vAlign w:val="center"/>
          </w:tcPr>
          <w:p w14:paraId="7B028761" w14:textId="77777777" w:rsidR="00F5335A" w:rsidRDefault="00795F6F">
            <w:pPr>
              <w:spacing w:after="0" w:line="240" w:lineRule="auto"/>
              <w:rPr>
                <w:rFonts w:ascii="Calibri" w:hAnsi="Calibri" w:cs="Calibri"/>
                <w:bCs/>
              </w:rPr>
            </w:pPr>
            <w:r>
              <w:rPr>
                <w:rFonts w:ascii="Calibri" w:hAnsi="Calibri" w:cs="Calibri"/>
                <w:bCs/>
              </w:rPr>
              <w:t xml:space="preserve">Lobbying campaigns and initiatives will be devised and conducted to get the approval of the implementation and action plans formulated in Activity 3.2.3.5. The lobbying initiatives will also aim at securing sufficient funding from public and private stakeholders to finance the replication and scale-up of the demonstrated low carbon technologies. These </w:t>
            </w:r>
            <w:r>
              <w:rPr>
                <w:rFonts w:ascii="Calibri" w:hAnsi="Calibri" w:cs="Calibri"/>
                <w:bCs/>
                <w:iCs/>
              </w:rPr>
              <w:t>successfully demonstrated green, energy efficient and low carbon technologies for waste management in the phosphate mining and refining sub-sector will be then promoted in other regions and provinces of China and will require the participation of local governments.</w:t>
            </w:r>
            <w:r>
              <w:rPr>
                <w:rFonts w:ascii="Calibri" w:hAnsi="Calibri" w:cs="Calibri"/>
                <w:bCs/>
              </w:rPr>
              <w:t xml:space="preserve"> </w:t>
            </w:r>
            <w:r>
              <w:rPr>
                <w:rFonts w:ascii="Calibri" w:hAnsi="Calibri" w:cs="Calibri"/>
                <w:bCs/>
                <w:iCs/>
              </w:rPr>
              <w:t xml:space="preserve">The promotion initiatives, besides the use of media and information material (e.g., organization of workshops, and use of media such as radio, television, newspapers, pamphlets, etc.), will also use the case studies and lessons learned prepared in Activity 3.2.3.1 and the guidelines developed in Activity 3.2.3.3. </w:t>
            </w:r>
          </w:p>
        </w:tc>
      </w:tr>
      <w:tr w:rsidR="00F5335A" w14:paraId="2917D0A6"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33D3FEFA" w14:textId="77777777" w:rsidR="00F5335A" w:rsidRDefault="00795F6F">
            <w:pPr>
              <w:spacing w:after="0" w:line="240" w:lineRule="auto"/>
              <w:rPr>
                <w:rFonts w:ascii="Calibri" w:hAnsi="Calibri" w:cs="Calibri"/>
                <w:bCs/>
                <w:iCs/>
              </w:rPr>
            </w:pPr>
            <w:r>
              <w:rPr>
                <w:rFonts w:ascii="Calibri" w:hAnsi="Calibri" w:cs="Calibri"/>
                <w:bCs/>
                <w:iCs/>
              </w:rPr>
              <w:t xml:space="preserve">Activity 3.2.3.7: </w:t>
            </w:r>
            <w:r>
              <w:rPr>
                <w:rFonts w:ascii="Calibri" w:hAnsi="Calibri" w:cs="Calibri"/>
                <w:iCs/>
              </w:rPr>
              <w:t>Development of implementation plans and action plans for demos replication and scale-up to facilitate the promotion of demonstrated green, energy-efficient and low-carbon technologies in the phosphate chemicals production sub-sector in different regions of the country</w:t>
            </w:r>
            <w:r>
              <w:rPr>
                <w:rFonts w:ascii="Calibri" w:hAnsi="Calibri" w:cs="Calibri"/>
                <w:bCs/>
                <w:iCs/>
              </w:rPr>
              <w:t>.</w:t>
            </w:r>
          </w:p>
        </w:tc>
        <w:tc>
          <w:tcPr>
            <w:tcW w:w="6120" w:type="dxa"/>
            <w:tcBorders>
              <w:left w:val="single" w:sz="4" w:space="0" w:color="auto"/>
              <w:right w:val="single" w:sz="4" w:space="0" w:color="auto"/>
            </w:tcBorders>
            <w:vAlign w:val="center"/>
          </w:tcPr>
          <w:p w14:paraId="66E98ECA" w14:textId="77777777" w:rsidR="00F5335A" w:rsidRDefault="00795F6F">
            <w:pPr>
              <w:spacing w:after="0" w:line="240" w:lineRule="auto"/>
              <w:rPr>
                <w:rFonts w:ascii="Calibri" w:hAnsi="Calibri" w:cs="Calibri"/>
                <w:bCs/>
                <w:iCs/>
              </w:rPr>
            </w:pPr>
            <w:r>
              <w:rPr>
                <w:rFonts w:ascii="Calibri" w:hAnsi="Calibri" w:cs="Calibri"/>
                <w:bCs/>
                <w:iCs/>
              </w:rPr>
              <w:t>This activity entails the engagement of sector experts to develop detailed implementation and action plans that will facilitate and accelerate the replication and scale-up of the demonstrated low carbon technologies for waste management in the phosphate chemicals production sub-sector. These implementation and action plans will cover regions not included in this proposed PhosChemEE project.</w:t>
            </w:r>
          </w:p>
        </w:tc>
      </w:tr>
      <w:tr w:rsidR="00F5335A" w14:paraId="6A4DF7EC"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11AC2E0C" w14:textId="77777777" w:rsidR="00F5335A" w:rsidRDefault="00795F6F">
            <w:pPr>
              <w:spacing w:after="0" w:line="240" w:lineRule="auto"/>
              <w:rPr>
                <w:rFonts w:ascii="Calibri" w:hAnsi="Calibri" w:cs="Calibri"/>
                <w:bCs/>
                <w:iCs/>
              </w:rPr>
            </w:pPr>
            <w:r>
              <w:rPr>
                <w:rFonts w:ascii="Calibri" w:hAnsi="Calibri" w:cs="Calibri"/>
                <w:bCs/>
                <w:iCs/>
              </w:rPr>
              <w:t xml:space="preserve">Activity 3.2.3.8: Approval and promotion of the application of the development and implementation plans formulated under Activity 3.2.3.7 </w:t>
            </w:r>
            <w:r>
              <w:rPr>
                <w:rFonts w:ascii="Calibri" w:hAnsi="Calibri" w:cs="Calibri"/>
                <w:iCs/>
              </w:rPr>
              <w:t xml:space="preserve">to facilitate the establishment of green factories, the production of green products and the implementation of demonstrated green, energy-efficient and low-carbon technologies in the phosphate </w:t>
            </w:r>
            <w:r>
              <w:rPr>
                <w:rFonts w:ascii="Calibri" w:hAnsi="Calibri" w:cs="Calibri"/>
                <w:iCs/>
              </w:rPr>
              <w:lastRenderedPageBreak/>
              <w:t>chemicals production sub-sector in different regions of the country</w:t>
            </w:r>
            <w:r>
              <w:rPr>
                <w:rFonts w:ascii="Calibri" w:hAnsi="Calibri" w:cs="Calibri"/>
                <w:bCs/>
                <w:iCs/>
              </w:rPr>
              <w:t>.</w:t>
            </w:r>
          </w:p>
        </w:tc>
        <w:tc>
          <w:tcPr>
            <w:tcW w:w="6120" w:type="dxa"/>
            <w:tcBorders>
              <w:left w:val="single" w:sz="4" w:space="0" w:color="auto"/>
              <w:right w:val="single" w:sz="4" w:space="0" w:color="auto"/>
            </w:tcBorders>
            <w:vAlign w:val="center"/>
          </w:tcPr>
          <w:p w14:paraId="156F4F9D" w14:textId="77777777" w:rsidR="00F5335A" w:rsidRDefault="00795F6F">
            <w:pPr>
              <w:spacing w:after="0" w:line="240" w:lineRule="auto"/>
              <w:rPr>
                <w:rFonts w:ascii="Calibri" w:hAnsi="Calibri" w:cs="Calibri"/>
                <w:bCs/>
                <w:iCs/>
              </w:rPr>
            </w:pPr>
            <w:r>
              <w:rPr>
                <w:rFonts w:ascii="Calibri" w:hAnsi="Calibri" w:cs="Calibri"/>
                <w:bCs/>
              </w:rPr>
              <w:lastRenderedPageBreak/>
              <w:t xml:space="preserve">Lobbying campaigns and initiatives will be devised and conducted to get the approval of the implementation and action plans formulated in Activity 3.2.3.7. The lobbying initiatives will also aim at securing sufficient funding from public and private stakeholders to finance the replication and scale-up of the demonstrated low carbon technologies. These </w:t>
            </w:r>
            <w:r>
              <w:rPr>
                <w:rFonts w:ascii="Calibri" w:hAnsi="Calibri" w:cs="Calibri"/>
                <w:bCs/>
                <w:iCs/>
              </w:rPr>
              <w:t>successfully demonstrated green, energy efficient and low carbon technologies for waste management in the phosphate chemicals production sub-sector will be then promoted in other regions and provinces of China and will require the participation of local governments.</w:t>
            </w:r>
            <w:r>
              <w:rPr>
                <w:rFonts w:ascii="Calibri" w:hAnsi="Calibri" w:cs="Calibri"/>
                <w:bCs/>
              </w:rPr>
              <w:t xml:space="preserve"> </w:t>
            </w:r>
            <w:r>
              <w:rPr>
                <w:rFonts w:ascii="Calibri" w:hAnsi="Calibri" w:cs="Calibri"/>
                <w:bCs/>
                <w:iCs/>
              </w:rPr>
              <w:t xml:space="preserve">The promotion initiatives, besides the use of media and information material (e.g., organization of workshops, and </w:t>
            </w:r>
            <w:r>
              <w:rPr>
                <w:rFonts w:ascii="Calibri" w:hAnsi="Calibri" w:cs="Calibri"/>
                <w:bCs/>
                <w:iCs/>
              </w:rPr>
              <w:lastRenderedPageBreak/>
              <w:t xml:space="preserve">use of media such as radio, television, newspapers, pamphlets, etc.), will also use the case studies and lessons learned prepared in Activity 3.2.3.2 and the guidelines developed in Activity 3.2.3.4. </w:t>
            </w:r>
          </w:p>
        </w:tc>
      </w:tr>
      <w:tr w:rsidR="00F5335A" w14:paraId="7CA9C357" w14:textId="77777777">
        <w:trPr>
          <w:trHeight w:val="96"/>
        </w:trPr>
        <w:tc>
          <w:tcPr>
            <w:tcW w:w="3438" w:type="dxa"/>
            <w:tcBorders>
              <w:top w:val="single" w:sz="4" w:space="0" w:color="auto"/>
              <w:left w:val="single" w:sz="4" w:space="0" w:color="auto"/>
              <w:bottom w:val="single" w:sz="4" w:space="0" w:color="auto"/>
              <w:right w:val="single" w:sz="4" w:space="0" w:color="auto"/>
            </w:tcBorders>
          </w:tcPr>
          <w:p w14:paraId="4C2D1A49" w14:textId="77777777" w:rsidR="00F5335A" w:rsidRDefault="00795F6F">
            <w:pPr>
              <w:spacing w:after="0" w:line="240" w:lineRule="auto"/>
              <w:rPr>
                <w:rFonts w:ascii="Calibri" w:hAnsi="Calibri" w:cs="Calibri"/>
                <w:bCs/>
                <w:iCs/>
              </w:rPr>
            </w:pPr>
            <w:r>
              <w:rPr>
                <w:rFonts w:ascii="Calibri" w:hAnsi="Calibri" w:cs="Calibri"/>
                <w:bCs/>
                <w:iCs/>
              </w:rPr>
              <w:lastRenderedPageBreak/>
              <w:t xml:space="preserve">Activity 3.2.3.9: </w:t>
            </w:r>
            <w:r>
              <w:rPr>
                <w:rFonts w:ascii="Calibri" w:hAnsi="Calibri" w:cs="Calibri"/>
                <w:iCs/>
              </w:rPr>
              <w:t>Enhancement of the capacity of the engineering service provision industry that are currently supporting the phosphate mining and refining sub-sector in their waste management requirements.</w:t>
            </w:r>
          </w:p>
        </w:tc>
        <w:tc>
          <w:tcPr>
            <w:tcW w:w="6120" w:type="dxa"/>
            <w:tcBorders>
              <w:left w:val="single" w:sz="4" w:space="0" w:color="auto"/>
              <w:right w:val="single" w:sz="4" w:space="0" w:color="auto"/>
            </w:tcBorders>
            <w:vAlign w:val="center"/>
          </w:tcPr>
          <w:p w14:paraId="79563E87" w14:textId="77777777" w:rsidR="00F5335A" w:rsidRDefault="00795F6F">
            <w:pPr>
              <w:spacing w:after="0" w:line="240" w:lineRule="auto"/>
              <w:rPr>
                <w:rFonts w:ascii="Calibri" w:hAnsi="Calibri" w:cs="Calibri"/>
                <w:bCs/>
                <w:iCs/>
              </w:rPr>
            </w:pPr>
            <w:r>
              <w:rPr>
                <w:rFonts w:ascii="Calibri" w:hAnsi="Calibri" w:cs="Calibri"/>
                <w:bCs/>
                <w:iCs/>
              </w:rPr>
              <w:t>Sector specialists will be engaged to design, develop and administer a capacity building program on the design, engineering, manufacturing of energy efficient equipment, and operation and maintenance of low carbon technologies for the waste management in the phosphate mining and refining sub-sector. Participants to the training activities will include national consultants and sector specialists, engineering firms, manufacturers of PCI equipment, and service and repair providers. An evaluation of the training activities will be conducted a year after the completion of the program. This evaluation will determine the efficacy of the training program by assessing how successfully the trained specialists are applying the newly acquired skills in their professional activities. If deemed necessary, corrective actions to improve the training program will be recommended and implemented.</w:t>
            </w:r>
          </w:p>
        </w:tc>
      </w:tr>
      <w:tr w:rsidR="00F5335A" w14:paraId="6A064944" w14:textId="77777777">
        <w:trPr>
          <w:trHeight w:val="80"/>
        </w:trPr>
        <w:tc>
          <w:tcPr>
            <w:tcW w:w="3438" w:type="dxa"/>
            <w:tcBorders>
              <w:top w:val="single" w:sz="4" w:space="0" w:color="auto"/>
              <w:left w:val="single" w:sz="4" w:space="0" w:color="auto"/>
              <w:bottom w:val="single" w:sz="4" w:space="0" w:color="auto"/>
              <w:right w:val="single" w:sz="4" w:space="0" w:color="auto"/>
            </w:tcBorders>
          </w:tcPr>
          <w:p w14:paraId="17B7DC04" w14:textId="77777777" w:rsidR="00F5335A" w:rsidRDefault="00795F6F">
            <w:pPr>
              <w:spacing w:after="0" w:line="240" w:lineRule="auto"/>
              <w:rPr>
                <w:rFonts w:ascii="Calibri" w:hAnsi="Calibri" w:cs="Calibri"/>
                <w:bCs/>
                <w:iCs/>
              </w:rPr>
            </w:pPr>
            <w:r>
              <w:rPr>
                <w:rFonts w:ascii="Calibri" w:hAnsi="Calibri" w:cs="Calibri"/>
                <w:bCs/>
                <w:iCs/>
              </w:rPr>
              <w:t xml:space="preserve">Activity 3.2.3.10: </w:t>
            </w:r>
            <w:r>
              <w:rPr>
                <w:rFonts w:ascii="Calibri" w:hAnsi="Calibri" w:cs="Calibri"/>
                <w:iCs/>
              </w:rPr>
              <w:t>Enhancement of the capacity of the engineering service provision industry that are currently supporting the phosphate chemicals production sub-sector in their waste management requirements.</w:t>
            </w:r>
          </w:p>
        </w:tc>
        <w:tc>
          <w:tcPr>
            <w:tcW w:w="6120" w:type="dxa"/>
            <w:tcBorders>
              <w:left w:val="single" w:sz="4" w:space="0" w:color="auto"/>
              <w:bottom w:val="single" w:sz="4" w:space="0" w:color="auto"/>
              <w:right w:val="single" w:sz="4" w:space="0" w:color="auto"/>
            </w:tcBorders>
            <w:vAlign w:val="center"/>
          </w:tcPr>
          <w:p w14:paraId="03803F3A" w14:textId="77777777" w:rsidR="00F5335A" w:rsidRDefault="00795F6F">
            <w:pPr>
              <w:spacing w:after="0" w:line="240" w:lineRule="auto"/>
              <w:rPr>
                <w:rFonts w:ascii="Calibri" w:hAnsi="Calibri" w:cs="Calibri"/>
                <w:iCs/>
              </w:rPr>
            </w:pPr>
            <w:r>
              <w:rPr>
                <w:rFonts w:ascii="Calibri" w:hAnsi="Calibri" w:cs="Calibri"/>
                <w:bCs/>
                <w:iCs/>
              </w:rPr>
              <w:t>Sector specialists will be engaged to design, develop and administer a capacity building program on the design, engineering, manufacturing of energy efficient equipment, and operation and maintenance of low carbon technologies for the waste management in the phosphate chemicals production sub-sector. Participants to the training activities will include national consultants and sector specialists, engineering firms, manufacturers of PCI equipment, and service and repair providers. An evaluation of the training activities will be conducted a year after the completion of the program. This evaluation will determine the efficacy of the training program by assessing how successfully the trained specialists are applying the newly acquired skills in their professional activities. If deemed necessary, corrective actions to improve the training program will be recommended and implemented.</w:t>
            </w:r>
          </w:p>
        </w:tc>
      </w:tr>
    </w:tbl>
    <w:p w14:paraId="0E35B48F" w14:textId="77777777" w:rsidR="00F5335A" w:rsidRDefault="00F5335A">
      <w:pPr>
        <w:spacing w:after="0" w:line="240" w:lineRule="auto"/>
        <w:rPr>
          <w:rFonts w:ascii="Calibri" w:hAnsi="Calibri" w:cs="Calibri"/>
          <w:iCs/>
        </w:rPr>
      </w:pPr>
    </w:p>
    <w:p w14:paraId="3D5C9948" w14:textId="77777777" w:rsidR="00F5335A" w:rsidRDefault="00795F6F">
      <w:pPr>
        <w:spacing w:after="0" w:line="240" w:lineRule="auto"/>
        <w:jc w:val="both"/>
        <w:rPr>
          <w:rFonts w:ascii="Calibri" w:hAnsi="Calibri" w:cs="Calibri"/>
          <w:i/>
        </w:rPr>
      </w:pPr>
      <w:r>
        <w:rPr>
          <w:rFonts w:ascii="Calibri" w:hAnsi="Calibri" w:cs="Calibri"/>
          <w:i/>
        </w:rPr>
        <w:t>GEF support is required for the incremental technical assistance in the preparation of case studies, lessons learned, replication and scale-up guidelines, implementation and action plans, and promotional activities, and the design and evaluation of training programs.</w:t>
      </w:r>
    </w:p>
    <w:bookmarkEnd w:id="75"/>
    <w:p w14:paraId="24713600" w14:textId="77777777" w:rsidR="00F5335A" w:rsidRDefault="00F5335A">
      <w:pPr>
        <w:spacing w:after="0" w:line="240" w:lineRule="auto"/>
        <w:rPr>
          <w:rFonts w:ascii="Calibri" w:hAnsi="Calibri" w:cs="Calibri"/>
        </w:rPr>
      </w:pPr>
    </w:p>
    <w:p w14:paraId="2631657C" w14:textId="77777777" w:rsidR="00F5335A" w:rsidRDefault="00795F6F">
      <w:pPr>
        <w:spacing w:after="0" w:line="240" w:lineRule="auto"/>
        <w:rPr>
          <w:rFonts w:ascii="Calibri" w:hAnsi="Calibri" w:cs="Calibri"/>
          <w:i/>
        </w:rPr>
      </w:pPr>
      <w:r>
        <w:rPr>
          <w:rFonts w:ascii="Calibri" w:hAnsi="Calibri" w:cs="Calibri"/>
          <w:u w:val="single"/>
        </w:rPr>
        <w:t>Partnerships</w:t>
      </w:r>
      <w:r>
        <w:rPr>
          <w:rFonts w:ascii="Calibri" w:hAnsi="Calibri" w:cs="Calibri"/>
        </w:rPr>
        <w:t>:</w:t>
      </w:r>
      <w:r>
        <w:rPr>
          <w:rFonts w:ascii="Calibri" w:hAnsi="Calibri" w:cs="Calibri"/>
          <w:i/>
        </w:rPr>
        <w:t xml:space="preserve"> </w:t>
      </w:r>
    </w:p>
    <w:p w14:paraId="500F0476" w14:textId="77777777" w:rsidR="00F5335A" w:rsidRDefault="00F5335A">
      <w:pPr>
        <w:spacing w:after="0" w:line="240" w:lineRule="auto"/>
        <w:rPr>
          <w:rFonts w:ascii="Calibri" w:hAnsi="Calibri" w:cs="Calibri"/>
          <w:i/>
        </w:rPr>
      </w:pPr>
    </w:p>
    <w:p w14:paraId="6B2B0878" w14:textId="77777777" w:rsidR="00F5335A" w:rsidRDefault="00795F6F">
      <w:pPr>
        <w:spacing w:after="0" w:line="240" w:lineRule="auto"/>
        <w:rPr>
          <w:rFonts w:ascii="Calibri" w:hAnsi="Calibri" w:cs="Calibri"/>
        </w:rPr>
      </w:pPr>
      <w:r>
        <w:rPr>
          <w:rFonts w:ascii="Calibri" w:hAnsi="Calibri" w:cs="Calibri"/>
        </w:rPr>
        <w:t>The implementation of the PhosChemEE Project is in partnership with several stakeholders that also contribute to addressing the development challenges and support the application of low carbon and energy efficient technologies in the phosphate chemical industry in China.</w:t>
      </w:r>
    </w:p>
    <w:p w14:paraId="6CF0C91F" w14:textId="4E54E511" w:rsidR="00F5335A" w:rsidRDefault="00F5335A">
      <w:pPr>
        <w:spacing w:after="0" w:line="240" w:lineRule="auto"/>
        <w:rPr>
          <w:rFonts w:ascii="Calibri" w:hAnsi="Calibri" w:cs="Calibri"/>
        </w:rPr>
      </w:pPr>
    </w:p>
    <w:p w14:paraId="29E49A2A" w14:textId="41FB00B2" w:rsidR="004F3C37" w:rsidRDefault="004F3C37">
      <w:pPr>
        <w:spacing w:after="0" w:line="240" w:lineRule="auto"/>
        <w:rPr>
          <w:rFonts w:ascii="Calibri" w:hAnsi="Calibri" w:cs="Calibri"/>
        </w:rPr>
      </w:pPr>
    </w:p>
    <w:p w14:paraId="5556726C" w14:textId="70707731" w:rsidR="004F3C37" w:rsidRDefault="004F3C37">
      <w:pPr>
        <w:spacing w:after="0" w:line="240" w:lineRule="auto"/>
        <w:rPr>
          <w:rFonts w:ascii="Calibri" w:hAnsi="Calibri" w:cs="Calibri"/>
        </w:rPr>
      </w:pPr>
    </w:p>
    <w:p w14:paraId="25998A77" w14:textId="0E61ADDB" w:rsidR="004F3C37" w:rsidRDefault="004F3C37">
      <w:pPr>
        <w:spacing w:after="0" w:line="240" w:lineRule="auto"/>
        <w:rPr>
          <w:rFonts w:ascii="Calibri" w:hAnsi="Calibri" w:cs="Calibri"/>
        </w:rPr>
      </w:pPr>
    </w:p>
    <w:p w14:paraId="54576DFE" w14:textId="39239565" w:rsidR="004F3C37" w:rsidRDefault="004F3C37">
      <w:pPr>
        <w:spacing w:after="0" w:line="240" w:lineRule="auto"/>
        <w:rPr>
          <w:rFonts w:ascii="Calibri" w:hAnsi="Calibri" w:cs="Calibri"/>
        </w:rPr>
      </w:pPr>
    </w:p>
    <w:p w14:paraId="6C6088E5" w14:textId="77777777" w:rsidR="00F5335A" w:rsidRDefault="00795F6F">
      <w:pPr>
        <w:spacing w:after="0" w:line="240" w:lineRule="auto"/>
        <w:jc w:val="center"/>
        <w:rPr>
          <w:rFonts w:ascii="Calibri" w:hAnsi="Calibri" w:cs="Calibri"/>
          <w:b/>
        </w:rPr>
      </w:pPr>
      <w:r>
        <w:rPr>
          <w:rFonts w:ascii="Calibri" w:hAnsi="Calibri" w:cs="Calibri"/>
          <w:b/>
        </w:rPr>
        <w:lastRenderedPageBreak/>
        <w:t>Table 2: PhosChemEE Project Partners</w:t>
      </w:r>
    </w:p>
    <w:p w14:paraId="4E70A2EA" w14:textId="77777777" w:rsidR="00F5335A" w:rsidRDefault="00F5335A">
      <w:pPr>
        <w:spacing w:after="0" w:line="240"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7024"/>
      </w:tblGrid>
      <w:tr w:rsidR="00F5335A" w14:paraId="0A4F2FA3" w14:textId="77777777">
        <w:trPr>
          <w:tblHeader/>
        </w:trPr>
        <w:tc>
          <w:tcPr>
            <w:tcW w:w="235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5226D03C"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Partners</w:t>
            </w:r>
          </w:p>
        </w:tc>
        <w:tc>
          <w:tcPr>
            <w:tcW w:w="720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360F76D9"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Relevance to PhosChemEE and Description of Initiatives</w:t>
            </w:r>
          </w:p>
        </w:tc>
      </w:tr>
      <w:tr w:rsidR="00F5335A" w14:paraId="450547AE" w14:textId="77777777">
        <w:tc>
          <w:tcPr>
            <w:tcW w:w="2358" w:type="dxa"/>
            <w:tcBorders>
              <w:top w:val="single" w:sz="4" w:space="0" w:color="FFFF00"/>
            </w:tcBorders>
            <w:shd w:val="clear" w:color="auto" w:fill="auto"/>
            <w:vAlign w:val="center"/>
          </w:tcPr>
          <w:p w14:paraId="1AE33AA9"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Ministry of Industry and Information Technology (MIIT) </w:t>
            </w:r>
          </w:p>
        </w:tc>
        <w:tc>
          <w:tcPr>
            <w:tcW w:w="7200" w:type="dxa"/>
            <w:tcBorders>
              <w:top w:val="single" w:sz="4" w:space="0" w:color="FFFF00"/>
            </w:tcBorders>
            <w:shd w:val="clear" w:color="auto" w:fill="auto"/>
            <w:vAlign w:val="center"/>
          </w:tcPr>
          <w:p w14:paraId="1A4E32F3" w14:textId="77777777" w:rsidR="00F5335A" w:rsidRDefault="00795F6F">
            <w:pPr>
              <w:spacing w:after="0" w:line="240" w:lineRule="auto"/>
              <w:rPr>
                <w:rFonts w:ascii="Calibri" w:hAnsi="Calibri" w:cs="Calibri"/>
                <w:sz w:val="20"/>
                <w:szCs w:val="20"/>
              </w:rPr>
            </w:pPr>
            <w:r>
              <w:rPr>
                <w:rFonts w:ascii="Calibri" w:hAnsi="Calibri" w:cs="Calibri"/>
                <w:sz w:val="20"/>
                <w:szCs w:val="20"/>
              </w:rPr>
              <w:t>Its core responsibility is to undertake the management of the industry sector in China, among which is the Phosphate Chemicals Industry (PCI). It formulates and organizes the implementation in energy conservation, greenhouse gas emission reduction, comprehensive resources utilization and clean production promotion policy and organize and coordinate the promotion and application of major green and low-carbon demonstration projects and new products, new technologies, new equipment and new materials. It is responsible for providing guidance for the design of low-carbon phosphorus chemical projects, working with the team to solve the main problems of the PCI identified in the framework of this project, supporting the construction of national and provincial policy and institutional framework, participating in the whole project baseline activities and providing corresponding supporting funds, and responsible for the effective cooperation with UNDP, the Ministry of Finance and relevant departments in the energy conservation and emission reduction activities of PCI Coordination and communication.</w:t>
            </w:r>
          </w:p>
        </w:tc>
      </w:tr>
      <w:tr w:rsidR="00F5335A" w14:paraId="7C1D1A2A" w14:textId="77777777">
        <w:tc>
          <w:tcPr>
            <w:tcW w:w="2358" w:type="dxa"/>
            <w:tcBorders>
              <w:top w:val="single" w:sz="4" w:space="0" w:color="FFFF00"/>
            </w:tcBorders>
            <w:shd w:val="clear" w:color="auto" w:fill="auto"/>
            <w:vAlign w:val="center"/>
          </w:tcPr>
          <w:p w14:paraId="769BA8E9" w14:textId="77777777" w:rsidR="00F5335A" w:rsidRDefault="00795F6F">
            <w:pPr>
              <w:spacing w:after="0" w:line="240" w:lineRule="auto"/>
              <w:rPr>
                <w:rFonts w:ascii="Calibri" w:hAnsi="Calibri" w:cs="Calibri"/>
                <w:sz w:val="20"/>
                <w:szCs w:val="20"/>
              </w:rPr>
            </w:pPr>
            <w:r>
              <w:rPr>
                <w:rFonts w:ascii="Calibri" w:hAnsi="Calibri" w:cs="Calibri"/>
                <w:sz w:val="20"/>
                <w:szCs w:val="20"/>
              </w:rPr>
              <w:t>Ministry of Natural Resources (MNR)</w:t>
            </w:r>
          </w:p>
        </w:tc>
        <w:tc>
          <w:tcPr>
            <w:tcW w:w="7200" w:type="dxa"/>
            <w:tcBorders>
              <w:top w:val="single" w:sz="4" w:space="0" w:color="FFFF00"/>
            </w:tcBorders>
            <w:shd w:val="clear" w:color="auto" w:fill="auto"/>
            <w:vAlign w:val="center"/>
          </w:tcPr>
          <w:p w14:paraId="4CABF685" w14:textId="77777777" w:rsidR="00F5335A" w:rsidRDefault="00795F6F">
            <w:pPr>
              <w:spacing w:after="0" w:line="240" w:lineRule="auto"/>
              <w:rPr>
                <w:rFonts w:ascii="Calibri" w:hAnsi="Calibri" w:cs="Calibri"/>
                <w:sz w:val="20"/>
                <w:szCs w:val="20"/>
              </w:rPr>
            </w:pPr>
            <w:r>
              <w:rPr>
                <w:rFonts w:ascii="Calibri" w:hAnsi="Calibri" w:cs="Calibri"/>
                <w:sz w:val="20"/>
                <w:szCs w:val="20"/>
              </w:rPr>
              <w:t>Its core responsibility is the management of natural resources such as mineral resources. It supports low-carbon and efficient utilization of phosphorus resources production areas, and is responsible for providing guidance for the design of low-carbon phosphorus mine projects and, working with the project team to solve the main problems identified in the framework of this project, supporting the establishment of national and provincial policy and institutional framework; clarifying its responsibilities, participating in the whole project baseline activities and providing corresponding supporting funds; and responsible for the effective coordination with UNDP, the Ministry of Finance and relevant departments in the phosphorus mine energy conservation and emission reduction activities and communication.</w:t>
            </w:r>
          </w:p>
        </w:tc>
      </w:tr>
      <w:tr w:rsidR="00F5335A" w14:paraId="4BD9D9AE" w14:textId="77777777">
        <w:tc>
          <w:tcPr>
            <w:tcW w:w="2358" w:type="dxa"/>
            <w:tcBorders>
              <w:top w:val="single" w:sz="4" w:space="0" w:color="FFFF00"/>
            </w:tcBorders>
            <w:shd w:val="clear" w:color="auto" w:fill="auto"/>
            <w:vAlign w:val="center"/>
          </w:tcPr>
          <w:p w14:paraId="0381B2E6" w14:textId="77777777" w:rsidR="00F5335A" w:rsidRDefault="00795F6F">
            <w:pPr>
              <w:spacing w:after="0" w:line="240" w:lineRule="auto"/>
              <w:rPr>
                <w:rFonts w:ascii="Calibri" w:hAnsi="Calibri" w:cs="Calibri"/>
                <w:sz w:val="20"/>
                <w:szCs w:val="20"/>
              </w:rPr>
            </w:pPr>
            <w:r>
              <w:rPr>
                <w:rFonts w:ascii="Calibri" w:hAnsi="Calibri" w:cs="Calibri"/>
                <w:sz w:val="20"/>
                <w:szCs w:val="20"/>
              </w:rPr>
              <w:t>Ministry of Finance (MOF)</w:t>
            </w:r>
          </w:p>
        </w:tc>
        <w:tc>
          <w:tcPr>
            <w:tcW w:w="7200" w:type="dxa"/>
            <w:tcBorders>
              <w:top w:val="single" w:sz="4" w:space="0" w:color="FFFF00"/>
            </w:tcBorders>
            <w:shd w:val="clear" w:color="auto" w:fill="auto"/>
            <w:vAlign w:val="center"/>
          </w:tcPr>
          <w:p w14:paraId="21B8DBED" w14:textId="77777777" w:rsidR="00F5335A" w:rsidRDefault="00795F6F">
            <w:pPr>
              <w:spacing w:after="0" w:line="240" w:lineRule="auto"/>
              <w:rPr>
                <w:rFonts w:ascii="Calibri" w:hAnsi="Calibri" w:cs="Calibri"/>
                <w:sz w:val="20"/>
                <w:szCs w:val="20"/>
              </w:rPr>
            </w:pPr>
            <w:r>
              <w:rPr>
                <w:rFonts w:ascii="Calibri" w:hAnsi="Calibri" w:cs="Calibri"/>
                <w:sz w:val="20"/>
                <w:szCs w:val="20"/>
              </w:rPr>
              <w:t>The Ministry of Finance is responsible for handling economic regulations and fiscal policies, and for administering government public expenditures, including the national annual budget. As the communication authority with GEF in China, the Ministry of finance provides high-level strategic guidance and participates in project proposal endorsement.</w:t>
            </w:r>
          </w:p>
        </w:tc>
      </w:tr>
      <w:tr w:rsidR="00F5335A" w14:paraId="4CBDD82D" w14:textId="77777777">
        <w:tc>
          <w:tcPr>
            <w:tcW w:w="2358" w:type="dxa"/>
            <w:shd w:val="clear" w:color="auto" w:fill="auto"/>
            <w:vAlign w:val="center"/>
          </w:tcPr>
          <w:p w14:paraId="7F80C618" w14:textId="77777777" w:rsidR="00F5335A" w:rsidRDefault="00795F6F">
            <w:pPr>
              <w:spacing w:after="0" w:line="240" w:lineRule="auto"/>
              <w:rPr>
                <w:rFonts w:ascii="Calibri" w:hAnsi="Calibri" w:cs="Calibri"/>
                <w:sz w:val="20"/>
                <w:szCs w:val="20"/>
              </w:rPr>
            </w:pPr>
            <w:r>
              <w:rPr>
                <w:rFonts w:ascii="Calibri" w:hAnsi="Calibri" w:cs="Calibri"/>
                <w:color w:val="000000"/>
                <w:sz w:val="20"/>
                <w:szCs w:val="20"/>
              </w:rPr>
              <w:t>National Development and Reform Commission (NDRC)</w:t>
            </w:r>
          </w:p>
        </w:tc>
        <w:tc>
          <w:tcPr>
            <w:tcW w:w="7200" w:type="dxa"/>
            <w:shd w:val="clear" w:color="auto" w:fill="auto"/>
            <w:vAlign w:val="center"/>
          </w:tcPr>
          <w:p w14:paraId="0A3C776A" w14:textId="77777777" w:rsidR="00F5335A" w:rsidRDefault="00795F6F">
            <w:pPr>
              <w:spacing w:after="0" w:line="240" w:lineRule="auto"/>
              <w:rPr>
                <w:rFonts w:ascii="Calibri" w:hAnsi="Calibri" w:cs="Calibri"/>
                <w:sz w:val="20"/>
                <w:szCs w:val="20"/>
              </w:rPr>
            </w:pPr>
            <w:r>
              <w:rPr>
                <w:rFonts w:ascii="Calibri" w:hAnsi="Calibri" w:cs="Calibri"/>
                <w:sz w:val="20"/>
                <w:szCs w:val="20"/>
              </w:rPr>
              <w:t>In the preparation phase of this project, the NDRC participates in and guides the planning of this project to ensure that the output of the project can guide and encourage the participants of phosphorus resources development activities to promote the comprehensive utilization of phosphorus resources, and also put forward suggestions for the planning and policy measures of resource conservation and comprehensive utilization in China.</w:t>
            </w:r>
          </w:p>
        </w:tc>
      </w:tr>
      <w:tr w:rsidR="00F5335A" w14:paraId="6D7943FC" w14:textId="77777777">
        <w:tc>
          <w:tcPr>
            <w:tcW w:w="2358" w:type="dxa"/>
            <w:shd w:val="clear" w:color="auto" w:fill="auto"/>
            <w:vAlign w:val="center"/>
          </w:tcPr>
          <w:p w14:paraId="2A1B18CE" w14:textId="77777777" w:rsidR="00F5335A" w:rsidRDefault="00795F6F">
            <w:pPr>
              <w:spacing w:after="0" w:line="240" w:lineRule="auto"/>
              <w:rPr>
                <w:rFonts w:ascii="Calibri" w:hAnsi="Calibri" w:cs="Calibri"/>
                <w:sz w:val="20"/>
                <w:szCs w:val="20"/>
              </w:rPr>
            </w:pPr>
            <w:r>
              <w:rPr>
                <w:rFonts w:ascii="Calibri" w:hAnsi="Calibri" w:cs="Calibri"/>
                <w:color w:val="000000"/>
                <w:sz w:val="20"/>
                <w:szCs w:val="20"/>
              </w:rPr>
              <w:t xml:space="preserve">Ministry of </w:t>
            </w:r>
            <w:r>
              <w:rPr>
                <w:rFonts w:ascii="Calibri" w:hAnsi="Calibri" w:cs="Calibri"/>
                <w:color w:val="000000"/>
                <w:sz w:val="20"/>
                <w:szCs w:val="20"/>
                <w:lang w:eastAsia="zh-CN"/>
              </w:rPr>
              <w:t>E</w:t>
            </w:r>
            <w:r>
              <w:rPr>
                <w:rFonts w:ascii="Calibri" w:hAnsi="Calibri" w:cs="Calibri"/>
                <w:color w:val="000000"/>
                <w:sz w:val="20"/>
                <w:szCs w:val="20"/>
              </w:rPr>
              <w:t xml:space="preserve">cology and </w:t>
            </w:r>
            <w:r>
              <w:rPr>
                <w:rFonts w:ascii="Calibri" w:hAnsi="Calibri" w:cs="Calibri"/>
                <w:color w:val="000000"/>
                <w:sz w:val="20"/>
                <w:szCs w:val="20"/>
                <w:lang w:eastAsia="zh-CN"/>
              </w:rPr>
              <w:t>E</w:t>
            </w:r>
            <w:r>
              <w:rPr>
                <w:rFonts w:ascii="Calibri" w:hAnsi="Calibri" w:cs="Calibri"/>
                <w:color w:val="000000"/>
                <w:sz w:val="20"/>
                <w:szCs w:val="20"/>
              </w:rPr>
              <w:t>nvironment (MEE)</w:t>
            </w:r>
          </w:p>
        </w:tc>
        <w:tc>
          <w:tcPr>
            <w:tcW w:w="7200" w:type="dxa"/>
            <w:shd w:val="clear" w:color="auto" w:fill="auto"/>
            <w:vAlign w:val="center"/>
          </w:tcPr>
          <w:p w14:paraId="6C93643C" w14:textId="77777777" w:rsidR="00F5335A" w:rsidRDefault="00795F6F">
            <w:pPr>
              <w:spacing w:after="0" w:line="240" w:lineRule="auto"/>
              <w:rPr>
                <w:rFonts w:ascii="Calibri" w:hAnsi="Calibri" w:cs="Calibri"/>
                <w:sz w:val="20"/>
                <w:szCs w:val="20"/>
              </w:rPr>
            </w:pPr>
            <w:r>
              <w:rPr>
                <w:rFonts w:ascii="Calibri" w:hAnsi="Calibri" w:cs="Calibri"/>
                <w:sz w:val="20"/>
                <w:szCs w:val="20"/>
              </w:rPr>
              <w:t>Participate in and guide the planning of this project during the preparation period to ensure that the project’s mechanism can provide intellectual support for China's participation in international climate change negotiations and the implementation of the United Nations Framework Convention on Climate Change.</w:t>
            </w:r>
          </w:p>
        </w:tc>
      </w:tr>
      <w:tr w:rsidR="00F5335A" w14:paraId="6EE01F8D" w14:textId="77777777">
        <w:tc>
          <w:tcPr>
            <w:tcW w:w="2358" w:type="dxa"/>
            <w:shd w:val="clear" w:color="auto" w:fill="auto"/>
            <w:vAlign w:val="center"/>
          </w:tcPr>
          <w:p w14:paraId="603213DB" w14:textId="77777777" w:rsidR="00F5335A" w:rsidRDefault="00795F6F">
            <w:pPr>
              <w:spacing w:after="0" w:line="240" w:lineRule="auto"/>
              <w:rPr>
                <w:rFonts w:ascii="Calibri" w:hAnsi="Calibri" w:cs="Calibri"/>
                <w:sz w:val="20"/>
                <w:szCs w:val="20"/>
              </w:rPr>
            </w:pPr>
            <w:bookmarkStart w:id="77" w:name="_Toc72272055"/>
            <w:r>
              <w:rPr>
                <w:rFonts w:ascii="Calibri" w:hAnsi="Calibri" w:cs="Calibri"/>
                <w:sz w:val="20"/>
                <w:szCs w:val="20"/>
              </w:rPr>
              <w:t>Local Governments</w:t>
            </w:r>
            <w:bookmarkEnd w:id="77"/>
            <w:r>
              <w:rPr>
                <w:rFonts w:ascii="Calibri" w:hAnsi="Calibri" w:cs="Calibri"/>
                <w:sz w:val="20"/>
                <w:szCs w:val="20"/>
              </w:rPr>
              <w:t xml:space="preserve"> (Sichuan, Yunnan, Guizhou, and Hubei)</w:t>
            </w:r>
          </w:p>
        </w:tc>
        <w:tc>
          <w:tcPr>
            <w:tcW w:w="7200" w:type="dxa"/>
            <w:shd w:val="clear" w:color="auto" w:fill="auto"/>
            <w:vAlign w:val="center"/>
          </w:tcPr>
          <w:p w14:paraId="7C309564" w14:textId="77777777" w:rsidR="00F5335A" w:rsidRDefault="00795F6F">
            <w:pPr>
              <w:spacing w:after="0" w:line="240" w:lineRule="auto"/>
              <w:rPr>
                <w:rFonts w:ascii="Calibri" w:hAnsi="Calibri" w:cs="Calibri"/>
                <w:sz w:val="20"/>
                <w:szCs w:val="20"/>
              </w:rPr>
            </w:pPr>
            <w:bookmarkStart w:id="78" w:name="_Toc72272056"/>
            <w:r>
              <w:rPr>
                <w:rFonts w:ascii="Calibri" w:hAnsi="Calibri" w:cs="Calibri"/>
                <w:sz w:val="20"/>
                <w:szCs w:val="20"/>
              </w:rPr>
              <w:t>The provincial department of natural resources (development and reform, industry and information technology, environment) of the municipal and county-level governments directly participate in project design and baseline survey, provide technical support, guidance, and logistics support. During project implementation, provincial natural resources departments and industry and information technology departments are responsible for supervising municipal and county-level work, including technical support, monitoring, supporting, coordination with partners, and capacity-building.</w:t>
            </w:r>
            <w:bookmarkEnd w:id="78"/>
            <w:r>
              <w:rPr>
                <w:rFonts w:ascii="Calibri" w:hAnsi="Calibri" w:cs="Calibri"/>
                <w:sz w:val="20"/>
                <w:szCs w:val="20"/>
              </w:rPr>
              <w:t xml:space="preserve"> </w:t>
            </w:r>
          </w:p>
        </w:tc>
      </w:tr>
      <w:tr w:rsidR="00F5335A" w14:paraId="2E03E3FD" w14:textId="77777777">
        <w:tc>
          <w:tcPr>
            <w:tcW w:w="2358" w:type="dxa"/>
            <w:shd w:val="clear" w:color="auto" w:fill="auto"/>
            <w:vAlign w:val="center"/>
          </w:tcPr>
          <w:p w14:paraId="272758BD" w14:textId="77777777" w:rsidR="00F5335A" w:rsidRDefault="00795F6F">
            <w:pPr>
              <w:adjustRightInd w:val="0"/>
              <w:snapToGrid w:val="0"/>
              <w:spacing w:after="0" w:line="240" w:lineRule="auto"/>
              <w:rPr>
                <w:rFonts w:ascii="Calibri" w:hAnsi="Calibri" w:cs="Calibri"/>
                <w:sz w:val="20"/>
                <w:szCs w:val="20"/>
              </w:rPr>
            </w:pPr>
            <w:r>
              <w:rPr>
                <w:rFonts w:ascii="Calibri" w:hAnsi="Calibri" w:cs="Calibri"/>
                <w:sz w:val="20"/>
                <w:szCs w:val="20"/>
              </w:rPr>
              <w:lastRenderedPageBreak/>
              <w:t>Private Sector Enterprises</w:t>
            </w:r>
          </w:p>
        </w:tc>
        <w:tc>
          <w:tcPr>
            <w:tcW w:w="7200" w:type="dxa"/>
            <w:shd w:val="clear" w:color="auto" w:fill="auto"/>
            <w:vAlign w:val="center"/>
          </w:tcPr>
          <w:p w14:paraId="2B840F85" w14:textId="77777777" w:rsidR="00F5335A" w:rsidRDefault="00795F6F">
            <w:pPr>
              <w:adjustRightInd w:val="0"/>
              <w:snapToGrid w:val="0"/>
              <w:spacing w:after="0" w:line="240" w:lineRule="auto"/>
              <w:rPr>
                <w:rFonts w:ascii="Calibri" w:hAnsi="Calibri" w:cs="Calibri"/>
                <w:sz w:val="20"/>
                <w:szCs w:val="20"/>
              </w:rPr>
            </w:pPr>
            <w:r>
              <w:rPr>
                <w:rFonts w:ascii="Calibri" w:hAnsi="Calibri" w:cs="Calibri"/>
                <w:sz w:val="20"/>
                <w:szCs w:val="20"/>
              </w:rPr>
              <w:t>Low carbon and efficient comprehensive utilization of phosphorus resources, clean production of PCI and low-carbon reuse of phosphogypsum involve technology R&amp;D, production, and service enterprises. Private sector investors and enterprises involved in PhosChemEE include: Guizhou Wengfu Group; Leibo County Huarui Mining Company; Mabian Fuma Phosphate Company; Sichuan Mabian Tianrui Mining Company; Guizhou Kailin group mineral fertilizer Co., Ltd.; Sichuan Lomom Phosphorus Chemical Co., Ltd.; Hubei Xiangyun (Group) Chemical Co., Ltd.; Yunnan Phosphate Group; Yunnan Xiangfeng Industrial Group Co., Ltd.; and Zhonglicheng Industry Co., Ltd.</w:t>
            </w:r>
          </w:p>
          <w:p w14:paraId="04543863" w14:textId="77777777" w:rsidR="00F5335A" w:rsidRDefault="00795F6F">
            <w:pPr>
              <w:adjustRightInd w:val="0"/>
              <w:snapToGrid w:val="0"/>
              <w:spacing w:after="0" w:line="240" w:lineRule="auto"/>
              <w:rPr>
                <w:rFonts w:ascii="Calibri" w:hAnsi="Calibri" w:cs="Calibri"/>
                <w:sz w:val="20"/>
                <w:szCs w:val="20"/>
              </w:rPr>
            </w:pPr>
            <w:r>
              <w:rPr>
                <w:rFonts w:ascii="Calibri" w:hAnsi="Calibri" w:cs="Calibri"/>
                <w:sz w:val="20"/>
                <w:szCs w:val="20"/>
              </w:rPr>
              <w:t xml:space="preserve">In order to assure the successful completion of all demonstrations and their associated activities, the selection process to identify the best private sector enterprises participating to the PhosChemEE Project has included an assessment of the companies’ past, ongoing and planned initiatives to implement in their day-by-day operations good environmental and social management practices. All selected enterprises have shown strong commitment towards strengthening their adoption of sustainable environmental and social management practices and operations. </w:t>
            </w:r>
          </w:p>
        </w:tc>
      </w:tr>
    </w:tbl>
    <w:p w14:paraId="664E3953" w14:textId="77777777" w:rsidR="00F5335A" w:rsidRDefault="00F5335A">
      <w:pPr>
        <w:autoSpaceDE w:val="0"/>
        <w:autoSpaceDN w:val="0"/>
        <w:spacing w:after="0" w:line="240" w:lineRule="auto"/>
        <w:ind w:left="720"/>
        <w:jc w:val="both"/>
        <w:rPr>
          <w:rFonts w:ascii="Calibri" w:eastAsia="Calibri" w:hAnsi="Calibri" w:cs="Calibri"/>
          <w:color w:val="000000"/>
        </w:rPr>
      </w:pPr>
    </w:p>
    <w:p w14:paraId="61FA0BE1" w14:textId="77777777" w:rsidR="00F5335A" w:rsidRDefault="00F5335A">
      <w:pPr>
        <w:spacing w:after="0" w:line="240" w:lineRule="auto"/>
        <w:jc w:val="both"/>
        <w:rPr>
          <w:rFonts w:ascii="Calibri" w:hAnsi="Calibri" w:cs="Calibri"/>
          <w:u w:val="single"/>
        </w:rPr>
      </w:pPr>
    </w:p>
    <w:p w14:paraId="50A691B3" w14:textId="77777777" w:rsidR="00F5335A" w:rsidRDefault="00795F6F">
      <w:pPr>
        <w:spacing w:after="0" w:line="240" w:lineRule="auto"/>
        <w:jc w:val="both"/>
        <w:rPr>
          <w:rFonts w:ascii="Calibri" w:hAnsi="Calibri" w:cs="Calibri"/>
          <w:i/>
        </w:rPr>
      </w:pPr>
      <w:r>
        <w:rPr>
          <w:rFonts w:ascii="Calibri" w:hAnsi="Calibri" w:cs="Calibri"/>
          <w:u w:val="single"/>
        </w:rPr>
        <w:t>Risks</w:t>
      </w:r>
      <w:r>
        <w:rPr>
          <w:rFonts w:ascii="Calibri" w:hAnsi="Calibri" w:cs="Calibri"/>
          <w:i/>
        </w:rPr>
        <w:t xml:space="preserve">: </w:t>
      </w:r>
    </w:p>
    <w:p w14:paraId="21306D80" w14:textId="77777777" w:rsidR="00F5335A" w:rsidRDefault="00F5335A">
      <w:pPr>
        <w:spacing w:after="0" w:line="240" w:lineRule="auto"/>
        <w:rPr>
          <w:rFonts w:ascii="Calibri" w:hAnsi="Calibri" w:cs="Calibri"/>
          <w:u w:val="single"/>
        </w:rPr>
      </w:pPr>
    </w:p>
    <w:p w14:paraId="59E58970" w14:textId="77777777" w:rsidR="00F5335A" w:rsidRDefault="00795F6F">
      <w:pPr>
        <w:spacing w:after="0" w:line="240" w:lineRule="auto"/>
        <w:jc w:val="both"/>
        <w:rPr>
          <w:rFonts w:ascii="Calibri" w:hAnsi="Calibri" w:cs="Calibri"/>
          <w:lang w:eastAsia="zh-CN"/>
        </w:rPr>
      </w:pPr>
      <w:r>
        <w:rPr>
          <w:rFonts w:ascii="Calibri" w:hAnsi="Calibri" w:cs="Calibri"/>
          <w:lang w:eastAsia="zh-CN"/>
        </w:rPr>
        <w:t>As per standard UNDP requirements, the Project Manager will monitor risks quarterly and report on the status of risks to the UNDP Country Office</w:t>
      </w:r>
      <w:r>
        <w:rPr>
          <w:rFonts w:ascii="Calibri" w:hAnsi="Calibri" w:cs="Calibri"/>
        </w:rPr>
        <w:t xml:space="preserve">. </w:t>
      </w:r>
      <w:r>
        <w:rPr>
          <w:rFonts w:ascii="Calibri" w:hAnsi="Calibri" w:cs="Calibri"/>
          <w:lang w:eastAsia="zh-CN"/>
        </w:rPr>
        <w:t>The UNDP Country Office will record progress in the UNDP ATLAS risk log</w:t>
      </w:r>
      <w:r>
        <w:rPr>
          <w:rFonts w:ascii="Calibri" w:hAnsi="Calibri" w:cs="Calibri"/>
        </w:rPr>
        <w:t xml:space="preserve">. </w:t>
      </w:r>
      <w:r>
        <w:rPr>
          <w:rFonts w:ascii="Calibri" w:hAnsi="Calibri" w:cs="Calibri"/>
          <w:lang w:eastAsia="zh-CN"/>
        </w:rPr>
        <w:t xml:space="preserve">Risks will be reported as critical when the impact and probability are high </w:t>
      </w:r>
      <w:r>
        <w:rPr>
          <w:rFonts w:ascii="Calibri" w:hAnsi="Calibri" w:cs="Calibri"/>
        </w:rPr>
        <w:t>(</w:t>
      </w:r>
      <w:r>
        <w:rPr>
          <w:rFonts w:ascii="Calibri" w:hAnsi="Calibri" w:cs="Calibri"/>
          <w:lang w:eastAsia="zh-CN"/>
        </w:rPr>
        <w:t>i</w:t>
      </w:r>
      <w:r>
        <w:rPr>
          <w:rFonts w:ascii="Calibri" w:hAnsi="Calibri" w:cs="Calibri"/>
        </w:rPr>
        <w:t>.</w:t>
      </w:r>
      <w:r>
        <w:rPr>
          <w:rFonts w:ascii="Calibri" w:hAnsi="Calibri" w:cs="Calibri"/>
          <w:lang w:eastAsia="zh-CN"/>
        </w:rPr>
        <w:t>e</w:t>
      </w:r>
      <w:r>
        <w:rPr>
          <w:rFonts w:ascii="Calibri" w:hAnsi="Calibri" w:cs="Calibri"/>
        </w:rPr>
        <w:t xml:space="preserve">. </w:t>
      </w:r>
      <w:r>
        <w:rPr>
          <w:rFonts w:ascii="Calibri" w:hAnsi="Calibri" w:cs="Calibri"/>
          <w:lang w:eastAsia="zh-CN"/>
        </w:rPr>
        <w:t>when impact is rated as 5, and when impact is rated as 4 and probability is rated at 3 or higher</w:t>
      </w:r>
      <w:r>
        <w:rPr>
          <w:rFonts w:ascii="Calibri" w:hAnsi="Calibri" w:cs="Calibri"/>
        </w:rPr>
        <w:t xml:space="preserve">). </w:t>
      </w:r>
      <w:r>
        <w:rPr>
          <w:rFonts w:ascii="Calibri" w:hAnsi="Calibri" w:cs="Calibri"/>
          <w:lang w:eastAsia="zh-CN"/>
        </w:rPr>
        <w:t xml:space="preserve">Management responses to critical risks will also be reported to the GEF in the annual Project Implementation Review </w:t>
      </w:r>
      <w:r>
        <w:rPr>
          <w:rFonts w:ascii="Calibri" w:hAnsi="Calibri" w:cs="Calibri"/>
        </w:rPr>
        <w:t>(</w:t>
      </w:r>
      <w:r>
        <w:rPr>
          <w:rFonts w:ascii="Calibri" w:hAnsi="Calibri" w:cs="Calibri"/>
          <w:lang w:eastAsia="zh-CN"/>
        </w:rPr>
        <w:t>PIR</w:t>
      </w:r>
      <w:r>
        <w:rPr>
          <w:rFonts w:ascii="Calibri" w:hAnsi="Calibri" w:cs="Calibri"/>
        </w:rPr>
        <w:t>).</w:t>
      </w:r>
    </w:p>
    <w:p w14:paraId="55D66188" w14:textId="77777777" w:rsidR="00F5335A" w:rsidRDefault="00F5335A">
      <w:pPr>
        <w:spacing w:after="0" w:line="240" w:lineRule="auto"/>
        <w:jc w:val="both"/>
        <w:rPr>
          <w:rFonts w:ascii="Calibri" w:hAnsi="Calibri" w:cs="Calibri"/>
          <w:lang w:eastAsia="zh-CN"/>
        </w:rPr>
      </w:pPr>
    </w:p>
    <w:p w14:paraId="1C688210" w14:textId="77777777" w:rsidR="00F5335A" w:rsidRDefault="00795F6F">
      <w:pPr>
        <w:spacing w:after="0" w:line="240" w:lineRule="auto"/>
        <w:jc w:val="both"/>
        <w:rPr>
          <w:rFonts w:ascii="Calibri" w:hAnsi="Calibri" w:cs="Calibri"/>
        </w:rPr>
      </w:pPr>
      <w:r>
        <w:rPr>
          <w:rFonts w:ascii="Calibri" w:hAnsi="Calibri" w:cs="Calibri"/>
        </w:rPr>
        <w:t>The risks that might prevent the project objectives from being achieved, during the project implementation, are listed as follows</w:t>
      </w:r>
      <w:r>
        <w:rPr>
          <w:rFonts w:ascii="Calibri" w:hAnsi="Calibri" w:cs="Calibri"/>
          <w:cs/>
        </w:rPr>
        <w:t>:</w:t>
      </w:r>
    </w:p>
    <w:p w14:paraId="7052699D" w14:textId="77777777" w:rsidR="00F5335A" w:rsidRDefault="00F5335A">
      <w:pPr>
        <w:spacing w:after="0" w:line="240" w:lineRule="auto"/>
        <w:jc w:val="both"/>
        <w:rPr>
          <w:rFonts w:ascii="Calibri" w:hAnsi="Calibri" w:cs="Calibri"/>
        </w:rPr>
      </w:pPr>
    </w:p>
    <w:p w14:paraId="24AAA904" w14:textId="77777777" w:rsidR="00F5335A" w:rsidRDefault="00795F6F">
      <w:pPr>
        <w:spacing w:after="0" w:line="240" w:lineRule="auto"/>
        <w:jc w:val="center"/>
        <w:rPr>
          <w:rFonts w:ascii="Calibri" w:hAnsi="Calibri" w:cs="Calibri"/>
          <w:b/>
          <w:bCs/>
        </w:rPr>
      </w:pPr>
      <w:r>
        <w:rPr>
          <w:rFonts w:ascii="Calibri" w:hAnsi="Calibri" w:cs="Calibri"/>
          <w:b/>
          <w:bCs/>
        </w:rPr>
        <w:t>Table 3: PhosChemEE Project Risks</w:t>
      </w:r>
    </w:p>
    <w:p w14:paraId="4222D765" w14:textId="77777777" w:rsidR="00F5335A" w:rsidRDefault="00F5335A">
      <w:pPr>
        <w:spacing w:after="0" w:line="240" w:lineRule="auto"/>
        <w:jc w:val="both"/>
        <w:rPr>
          <w:rFonts w:ascii="Calibri" w:hAnsi="Calibri" w:cs="Calibri"/>
        </w:rPr>
      </w:pPr>
    </w:p>
    <w:tbl>
      <w:tblPr>
        <w:tblW w:w="10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350"/>
        <w:gridCol w:w="1170"/>
        <w:gridCol w:w="4343"/>
        <w:gridCol w:w="839"/>
        <w:gridCol w:w="900"/>
      </w:tblGrid>
      <w:tr w:rsidR="00F5335A" w14:paraId="19955F60" w14:textId="77777777">
        <w:trPr>
          <w:tblHeader/>
          <w:jc w:val="center"/>
        </w:trPr>
        <w:tc>
          <w:tcPr>
            <w:tcW w:w="171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DAE0878" w14:textId="77777777" w:rsidR="00F5335A" w:rsidRDefault="00795F6F">
            <w:pPr>
              <w:spacing w:after="0" w:line="240" w:lineRule="auto"/>
              <w:ind w:left="-18" w:right="-108"/>
              <w:jc w:val="center"/>
              <w:rPr>
                <w:rFonts w:ascii="Calibri" w:hAnsi="Calibri" w:cs="Calibri"/>
                <w:b/>
                <w:sz w:val="20"/>
                <w:szCs w:val="20"/>
              </w:rPr>
            </w:pPr>
            <w:r>
              <w:rPr>
                <w:rFonts w:ascii="Calibri" w:hAnsi="Calibri" w:cs="Calibri"/>
                <w:b/>
                <w:sz w:val="20"/>
                <w:szCs w:val="20"/>
              </w:rPr>
              <w:t>Description</w:t>
            </w:r>
          </w:p>
        </w:tc>
        <w:tc>
          <w:tcPr>
            <w:tcW w:w="135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887C813"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Type</w:t>
            </w:r>
          </w:p>
        </w:tc>
        <w:tc>
          <w:tcPr>
            <w:tcW w:w="117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7C134AA1" w14:textId="77777777" w:rsidR="00F5335A" w:rsidRDefault="00795F6F">
            <w:pPr>
              <w:spacing w:after="0" w:line="240" w:lineRule="auto"/>
              <w:ind w:left="-110" w:right="-110"/>
              <w:jc w:val="center"/>
              <w:rPr>
                <w:rFonts w:ascii="Calibri" w:hAnsi="Calibri" w:cs="Calibri"/>
                <w:b/>
                <w:sz w:val="20"/>
                <w:szCs w:val="20"/>
              </w:rPr>
            </w:pPr>
            <w:r>
              <w:rPr>
                <w:rFonts w:ascii="Calibri" w:hAnsi="Calibri" w:cs="Calibri"/>
                <w:b/>
                <w:sz w:val="20"/>
                <w:szCs w:val="20"/>
              </w:rPr>
              <w:t>Impact &amp; Probability</w:t>
            </w:r>
          </w:p>
        </w:tc>
        <w:tc>
          <w:tcPr>
            <w:tcW w:w="4343"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B22F881"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Mitigation Measures</w:t>
            </w:r>
          </w:p>
        </w:tc>
        <w:tc>
          <w:tcPr>
            <w:tcW w:w="839"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57A423A2"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Owner</w:t>
            </w:r>
          </w:p>
        </w:tc>
        <w:tc>
          <w:tcPr>
            <w:tcW w:w="90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EF7F596"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Status</w:t>
            </w:r>
          </w:p>
        </w:tc>
      </w:tr>
      <w:tr w:rsidR="00F5335A" w14:paraId="33FA9F6B" w14:textId="77777777">
        <w:trPr>
          <w:jc w:val="center"/>
        </w:trPr>
        <w:tc>
          <w:tcPr>
            <w:tcW w:w="1710" w:type="dxa"/>
            <w:tcBorders>
              <w:top w:val="single" w:sz="4" w:space="0" w:color="FFFF00"/>
            </w:tcBorders>
          </w:tcPr>
          <w:p w14:paraId="5623C845" w14:textId="77777777" w:rsidR="00F5335A" w:rsidRDefault="00795F6F">
            <w:pPr>
              <w:spacing w:after="0" w:line="240" w:lineRule="auto"/>
              <w:rPr>
                <w:ins w:id="79" w:author="Phatthamon Jantalae" w:date="2022-06-16T16:07:00Z"/>
                <w:rFonts w:ascii="Calibri" w:hAnsi="Calibri" w:cs="Calibri"/>
                <w:sz w:val="20"/>
                <w:szCs w:val="20"/>
                <w:lang w:eastAsia="ja-JP"/>
              </w:rPr>
            </w:pPr>
            <w:r>
              <w:rPr>
                <w:rFonts w:ascii="Calibri" w:hAnsi="Calibri" w:cs="Calibri"/>
                <w:sz w:val="20"/>
                <w:szCs w:val="20"/>
                <w:lang w:eastAsia="ja-JP"/>
              </w:rPr>
              <w:t xml:space="preserve">Implementation of the PhosChemEE Project </w:t>
            </w:r>
            <w:ins w:id="80" w:author="Phatthamon Jantalae" w:date="2022-06-16T16:05:00Z">
              <w:r w:rsidR="0048053A" w:rsidRPr="0048053A">
                <w:rPr>
                  <w:rFonts w:ascii="Calibri" w:hAnsi="Calibri" w:cs="Calibri"/>
                  <w:sz w:val="20"/>
                  <w:szCs w:val="20"/>
                  <w:highlight w:val="cyan"/>
                  <w:lang w:eastAsia="ja-JP"/>
                  <w:rPrChange w:id="81" w:author="Phatthamon Jantalae" w:date="2022-06-16T16:06:00Z">
                    <w:rPr>
                      <w:rFonts w:ascii="Calibri" w:hAnsi="Calibri" w:cs="Calibri"/>
                      <w:sz w:val="20"/>
                      <w:szCs w:val="20"/>
                      <w:lang w:eastAsia="ja-JP"/>
                    </w:rPr>
                  </w:rPrChange>
                </w:rPr>
                <w:t>(and most specifically Component 1 which focuses on the upstream Phosphate mining and refining sub-sector)</w:t>
              </w:r>
              <w:r w:rsidR="0048053A">
                <w:rPr>
                  <w:rFonts w:ascii="Calibri" w:hAnsi="Calibri" w:cs="Calibri"/>
                  <w:sz w:val="20"/>
                  <w:szCs w:val="20"/>
                  <w:lang w:eastAsia="ja-JP"/>
                </w:rPr>
                <w:t xml:space="preserve"> </w:t>
              </w:r>
            </w:ins>
            <w:r>
              <w:rPr>
                <w:rFonts w:ascii="Calibri" w:hAnsi="Calibri" w:cs="Calibri"/>
                <w:sz w:val="20"/>
                <w:szCs w:val="20"/>
                <w:lang w:eastAsia="ja-JP"/>
              </w:rPr>
              <w:t xml:space="preserve">could lead to adverse impacts on enjoyment of the human rights (civil, political, economic, social, </w:t>
            </w:r>
            <w:r>
              <w:rPr>
                <w:rFonts w:ascii="Calibri" w:hAnsi="Calibri" w:cs="Calibri"/>
                <w:sz w:val="20"/>
                <w:szCs w:val="20"/>
                <w:lang w:eastAsia="ja-JP"/>
              </w:rPr>
              <w:lastRenderedPageBreak/>
              <w:t>or cultural) of the affected population, potentially including ethnic minorities and</w:t>
            </w:r>
            <w:del w:id="82" w:author="Phatthamon Jantalae" w:date="2022-06-16T16:06:00Z">
              <w:r w:rsidDel="0048053A">
                <w:rPr>
                  <w:rFonts w:ascii="Calibri" w:hAnsi="Calibri" w:cs="Calibri"/>
                  <w:sz w:val="20"/>
                  <w:szCs w:val="20"/>
                  <w:lang w:eastAsia="ja-JP"/>
                </w:rPr>
                <w:delText>/or</w:delText>
              </w:r>
            </w:del>
            <w:r>
              <w:rPr>
                <w:rFonts w:ascii="Calibri" w:hAnsi="Calibri" w:cs="Calibri"/>
                <w:sz w:val="20"/>
                <w:szCs w:val="20"/>
                <w:lang w:eastAsia="ja-JP"/>
              </w:rPr>
              <w:t xml:space="preserve"> vulnerable/disadvantaged groups</w:t>
            </w:r>
            <w:del w:id="83" w:author="Phatthamon Jantalae" w:date="2022-06-16T16:06:00Z">
              <w:r w:rsidDel="0048053A">
                <w:rPr>
                  <w:rFonts w:ascii="Calibri" w:hAnsi="Calibri" w:cs="Calibri"/>
                  <w:sz w:val="20"/>
                  <w:szCs w:val="20"/>
                  <w:lang w:eastAsia="ja-JP"/>
                </w:rPr>
                <w:delText xml:space="preserve">, </w:delText>
              </w:r>
            </w:del>
            <w:ins w:id="84" w:author="Phatthamon Jantalae" w:date="2022-06-16T16:06:00Z">
              <w:r w:rsidR="0048053A">
                <w:rPr>
                  <w:rFonts w:ascii="Calibri" w:hAnsi="Calibri" w:cs="Calibri"/>
                  <w:sz w:val="20"/>
                  <w:szCs w:val="20"/>
                  <w:lang w:eastAsia="ja-JP"/>
                </w:rPr>
                <w:t>.</w:t>
              </w:r>
              <w:r w:rsidR="0048053A">
                <w:rPr>
                  <w:rFonts w:ascii="Calibri" w:hAnsi="Calibri" w:cs="Calibri"/>
                  <w:sz w:val="20"/>
                  <w:szCs w:val="20"/>
                  <w:lang w:eastAsia="ja-JP"/>
                </w:rPr>
                <w:t xml:space="preserve"> </w:t>
              </w:r>
            </w:ins>
            <w:ins w:id="85" w:author="Phatthamon Jantalae" w:date="2022-06-16T16:07:00Z">
              <w:r w:rsidR="0048053A" w:rsidRPr="0048053A">
                <w:rPr>
                  <w:rFonts w:ascii="Calibri" w:hAnsi="Calibri" w:cs="Calibri"/>
                  <w:sz w:val="20"/>
                  <w:szCs w:val="20"/>
                  <w:highlight w:val="cyan"/>
                  <w:lang w:eastAsia="ja-JP"/>
                  <w:rPrChange w:id="86" w:author="Phatthamon Jantalae" w:date="2022-06-16T16:07:00Z">
                    <w:rPr>
                      <w:rFonts w:ascii="Calibri" w:hAnsi="Calibri" w:cs="Calibri"/>
                      <w:sz w:val="20"/>
                      <w:szCs w:val="20"/>
                      <w:lang w:eastAsia="ja-JP"/>
                    </w:rPr>
                  </w:rPrChange>
                </w:rPr>
                <w:t>This is most likely to occur under Outputs 1.2.2, 2.2.2 and 3.2.2.</w:t>
              </w:r>
            </w:ins>
            <w:del w:id="87" w:author="Phatthamon Jantalae" w:date="2022-06-16T16:07:00Z">
              <w:r w:rsidDel="0048053A">
                <w:rPr>
                  <w:rFonts w:ascii="Calibri" w:hAnsi="Calibri" w:cs="Calibri"/>
                  <w:sz w:val="20"/>
                  <w:szCs w:val="20"/>
                  <w:lang w:eastAsia="ja-JP"/>
                </w:rPr>
                <w:delText>in the rural areas where the on-the-ground project activities will be carried out.</w:delText>
              </w:r>
            </w:del>
            <w:r>
              <w:rPr>
                <w:rFonts w:ascii="Calibri" w:hAnsi="Calibri" w:cs="Calibri"/>
                <w:sz w:val="20"/>
                <w:szCs w:val="20"/>
                <w:lang w:eastAsia="ja-JP"/>
              </w:rPr>
              <w:t xml:space="preserve"> </w:t>
            </w:r>
          </w:p>
          <w:p w14:paraId="295F23BD" w14:textId="77777777" w:rsidR="0048053A" w:rsidRDefault="0048053A">
            <w:pPr>
              <w:spacing w:after="0" w:line="240" w:lineRule="auto"/>
              <w:rPr>
                <w:ins w:id="88" w:author="Phatthamon Jantalae" w:date="2022-06-16T16:07:00Z"/>
                <w:rFonts w:ascii="Calibri" w:hAnsi="Calibri" w:cs="Calibri"/>
                <w:sz w:val="20"/>
                <w:szCs w:val="20"/>
                <w:lang w:eastAsia="ja-JP"/>
              </w:rPr>
            </w:pPr>
          </w:p>
          <w:p w14:paraId="12789E39" w14:textId="39CC1784" w:rsidR="0048053A" w:rsidRDefault="0048053A">
            <w:pPr>
              <w:spacing w:after="0" w:line="240" w:lineRule="auto"/>
              <w:rPr>
                <w:rFonts w:ascii="Calibri" w:hAnsi="Calibri" w:cs="Calibri"/>
                <w:sz w:val="20"/>
                <w:szCs w:val="20"/>
                <w:lang w:eastAsia="ja-JP"/>
              </w:rPr>
            </w:pPr>
            <w:ins w:id="89" w:author="Phatthamon Jantalae" w:date="2022-06-16T16:07:00Z">
              <w:r w:rsidRPr="0048053A">
                <w:rPr>
                  <w:rFonts w:ascii="Calibri" w:hAnsi="Calibri" w:cs="Calibri"/>
                  <w:sz w:val="20"/>
                  <w:szCs w:val="20"/>
                  <w:highlight w:val="cyan"/>
                  <w:lang w:eastAsia="ja-JP"/>
                  <w:rPrChange w:id="90" w:author="Phatthamon Jantalae" w:date="2022-06-16T16:07:00Z">
                    <w:rPr>
                      <w:rFonts w:ascii="Calibri" w:hAnsi="Calibri" w:cs="Calibri"/>
                      <w:sz w:val="20"/>
                      <w:szCs w:val="20"/>
                      <w:lang w:eastAsia="ja-JP"/>
                    </w:rPr>
                  </w:rPrChange>
                </w:rPr>
                <w:t>Mining companies engaged in the project might not have the capacity and knowledge to uphold their duties as per UNDP SES requirements. This includes upholding duties and requirements on FPIC as per UNDP SES 6.</w:t>
              </w:r>
            </w:ins>
          </w:p>
        </w:tc>
        <w:tc>
          <w:tcPr>
            <w:tcW w:w="1350" w:type="dxa"/>
            <w:tcBorders>
              <w:top w:val="single" w:sz="4" w:space="0" w:color="FFFF00"/>
            </w:tcBorders>
          </w:tcPr>
          <w:p w14:paraId="385ABAF6"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Social</w:t>
            </w:r>
          </w:p>
          <w:p w14:paraId="0BC3496F"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5DE4E789"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tc>
        <w:tc>
          <w:tcPr>
            <w:tcW w:w="1170" w:type="dxa"/>
            <w:tcBorders>
              <w:top w:val="single" w:sz="4" w:space="0" w:color="FFFF00"/>
            </w:tcBorders>
          </w:tcPr>
          <w:p w14:paraId="3193662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7EC3023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1A39EC14" w14:textId="77777777" w:rsidR="00F5335A" w:rsidRDefault="00F5335A">
            <w:pPr>
              <w:spacing w:after="0" w:line="240" w:lineRule="auto"/>
              <w:rPr>
                <w:rFonts w:ascii="Calibri" w:hAnsi="Calibri" w:cs="Calibri"/>
                <w:sz w:val="20"/>
                <w:szCs w:val="20"/>
                <w:lang w:eastAsia="ja-JP"/>
              </w:rPr>
            </w:pPr>
          </w:p>
          <w:p w14:paraId="3B226FF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High</w:t>
            </w:r>
          </w:p>
        </w:tc>
        <w:tc>
          <w:tcPr>
            <w:tcW w:w="4343" w:type="dxa"/>
            <w:tcBorders>
              <w:top w:val="single" w:sz="4" w:space="0" w:color="FFFF00"/>
            </w:tcBorders>
          </w:tcPr>
          <w:p w14:paraId="332D3EA1" w14:textId="77777777"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In the design stage, the following safeguards documents have been prepared, covering this risk and all other risks, to meet the SES requirements of a </w:t>
            </w:r>
            <w:r>
              <w:rPr>
                <w:rFonts w:ascii="Calibri" w:eastAsia="Times New Roman" w:hAnsi="Calibri" w:cs="Calibri"/>
                <w:b/>
                <w:bCs/>
                <w:sz w:val="20"/>
                <w:szCs w:val="20"/>
                <w:lang w:eastAsia="ja-JP"/>
              </w:rPr>
              <w:t>High Risk</w:t>
            </w:r>
            <w:r>
              <w:rPr>
                <w:rFonts w:ascii="Calibri" w:eastAsia="Times New Roman" w:hAnsi="Calibri" w:cs="Calibri"/>
                <w:sz w:val="20"/>
                <w:szCs w:val="20"/>
                <w:lang w:eastAsia="ja-JP"/>
              </w:rPr>
              <w:t xml:space="preserve"> project:  </w:t>
            </w:r>
          </w:p>
          <w:p w14:paraId="69C8644D"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stakeholder analysis and comprehensive Stakeholder Engagement Plan, </w:t>
            </w:r>
          </w:p>
          <w:p w14:paraId="47BCD88E"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gender analysis and Gender Action Plan, </w:t>
            </w:r>
          </w:p>
          <w:p w14:paraId="32CC9FB8"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an Environmental and Social Management Framework (ESMF) with initial FPIC procedures (if confirmed as required), </w:t>
            </w:r>
          </w:p>
          <w:p w14:paraId="6F183167"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Grievance Redress Mechanism (draft/outline). </w:t>
            </w:r>
          </w:p>
          <w:p w14:paraId="0E2C3B46" w14:textId="77777777" w:rsidR="00F5335A" w:rsidRDefault="00F5335A">
            <w:pPr>
              <w:spacing w:after="0" w:line="240" w:lineRule="auto"/>
              <w:rPr>
                <w:rFonts w:ascii="Calibri" w:eastAsia="Times New Roman" w:hAnsi="Calibri" w:cs="Calibri"/>
                <w:sz w:val="20"/>
                <w:szCs w:val="20"/>
                <w:lang w:eastAsia="ja-JP"/>
              </w:rPr>
            </w:pPr>
          </w:p>
          <w:p w14:paraId="51EAB3D6" w14:textId="63C771C5"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t>The ESMF will outline the procedures for the (site-specific) Environmental and Social Impact Assessments (ESIAs) and Environmental and Social Management Plans (ESMPs) that will be prepared during project implementation.</w:t>
            </w:r>
            <w:ins w:id="91" w:author="Phatthamon Jantalae" w:date="2022-06-16T16:08:00Z">
              <w:r w:rsidR="0048053A">
                <w:rPr>
                  <w:rFonts w:ascii="Calibri" w:eastAsia="Times New Roman" w:hAnsi="Calibri" w:cs="Calibri"/>
                  <w:sz w:val="20"/>
                  <w:szCs w:val="20"/>
                  <w:lang w:eastAsia="ja-JP"/>
                </w:rPr>
                <w:t xml:space="preserve"> </w:t>
              </w:r>
              <w:r w:rsidR="0048053A" w:rsidRPr="0048053A">
                <w:rPr>
                  <w:rFonts w:eastAsia="Times New Roman" w:cs="Calibri"/>
                  <w:sz w:val="20"/>
                  <w:szCs w:val="20"/>
                  <w:highlight w:val="cyan"/>
                  <w:lang w:eastAsia="ja-JP"/>
                  <w:rPrChange w:id="92" w:author="Phatthamon Jantalae" w:date="2022-06-16T16:08:00Z">
                    <w:rPr>
                      <w:rFonts w:eastAsia="Times New Roman" w:cs="Calibri"/>
                      <w:sz w:val="20"/>
                      <w:szCs w:val="20"/>
                      <w:lang w:eastAsia="ja-JP"/>
                    </w:rPr>
                  </w:rPrChange>
                </w:rPr>
                <w:t xml:space="preserve">To adequately </w:t>
              </w:r>
              <w:r w:rsidR="0048053A" w:rsidRPr="0048053A">
                <w:rPr>
                  <w:rFonts w:eastAsia="Times New Roman" w:cs="Calibri"/>
                  <w:sz w:val="20"/>
                  <w:szCs w:val="20"/>
                  <w:highlight w:val="cyan"/>
                  <w:lang w:eastAsia="ja-JP"/>
                  <w:rPrChange w:id="93" w:author="Phatthamon Jantalae" w:date="2022-06-16T16:08:00Z">
                    <w:rPr>
                      <w:rFonts w:eastAsia="Times New Roman" w:cs="Calibri"/>
                      <w:sz w:val="20"/>
                      <w:szCs w:val="20"/>
                      <w:lang w:eastAsia="ja-JP"/>
                    </w:rPr>
                  </w:rPrChange>
                </w:rPr>
                <w:lastRenderedPageBreak/>
                <w:t xml:space="preserve">assess impact from upstream/policy and strategy-level interventions (including potential cumulative impacts) the project shall undertake a </w:t>
              </w:r>
              <w:r w:rsidR="0048053A" w:rsidRPr="0048053A">
                <w:rPr>
                  <w:rFonts w:eastAsia="Times New Roman" w:cs="Calibri"/>
                  <w:sz w:val="20"/>
                  <w:szCs w:val="20"/>
                  <w:highlight w:val="cyan"/>
                  <w:lang w:eastAsia="ja-JP"/>
                  <w:rPrChange w:id="94" w:author="Phatthamon Jantalae" w:date="2022-06-16T16:08:00Z">
                    <w:rPr>
                      <w:rFonts w:eastAsia="Times New Roman" w:cs="Calibri"/>
                      <w:sz w:val="20"/>
                      <w:szCs w:val="20"/>
                      <w:highlight w:val="yellow"/>
                      <w:lang w:eastAsia="ja-JP"/>
                    </w:rPr>
                  </w:rPrChange>
                </w:rPr>
                <w:t>Strategic Environmental and Social Assessment (SESA).</w:t>
              </w:r>
            </w:ins>
          </w:p>
          <w:p w14:paraId="3401F68E" w14:textId="77777777" w:rsidR="00F5335A" w:rsidRDefault="00F5335A">
            <w:pPr>
              <w:spacing w:after="0" w:line="240" w:lineRule="auto"/>
              <w:rPr>
                <w:rFonts w:ascii="Calibri" w:hAnsi="Calibri" w:cs="Calibri"/>
                <w:sz w:val="20"/>
                <w:szCs w:val="20"/>
              </w:rPr>
            </w:pPr>
          </w:p>
          <w:p w14:paraId="4A5C68F2"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t>The design and implementation of the project are consistent with the strategic requirements of the country’s Law on ethnic unity and progress</w:t>
            </w:r>
            <w:r>
              <w:rPr>
                <w:rFonts w:ascii="Calibri" w:hAnsi="Calibri" w:cs="Calibri"/>
                <w:sz w:val="20"/>
                <w:szCs w:val="20"/>
                <w:lang w:eastAsia="zh-CN"/>
              </w:rPr>
              <w:t>,</w:t>
            </w:r>
            <w:r>
              <w:rPr>
                <w:rFonts w:ascii="Calibri" w:hAnsi="Calibri" w:cs="Calibri"/>
                <w:sz w:val="20"/>
                <w:szCs w:val="20"/>
              </w:rPr>
              <w:t xml:space="preserve"> </w:t>
            </w:r>
            <w:r>
              <w:rPr>
                <w:rFonts w:ascii="Calibri" w:hAnsi="Calibri" w:cs="Calibri"/>
                <w:sz w:val="20"/>
                <w:szCs w:val="20"/>
                <w:lang w:eastAsia="zh-CN"/>
              </w:rPr>
              <w:t xml:space="preserve">which will ensure the </w:t>
            </w:r>
            <w:r>
              <w:rPr>
                <w:rFonts w:ascii="Calibri" w:hAnsi="Calibri" w:cs="Calibri"/>
                <w:sz w:val="20"/>
                <w:szCs w:val="20"/>
                <w:lang w:eastAsia="ja-JP"/>
              </w:rPr>
              <w:t xml:space="preserve">enjoyment of the human rights of the potentially affected population in the demo places, especially ethnic minorities </w:t>
            </w:r>
            <w:r>
              <w:rPr>
                <w:rFonts w:ascii="Calibri" w:hAnsi="Calibri" w:cs="Calibri"/>
                <w:sz w:val="20"/>
                <w:szCs w:val="20"/>
              </w:rPr>
              <w:t>and/or vulnerable/disadvantaged groups.</w:t>
            </w:r>
            <w:r>
              <w:rPr>
                <w:rFonts w:ascii="Calibri" w:hAnsi="Calibri" w:cs="Calibri"/>
                <w:sz w:val="20"/>
                <w:szCs w:val="20"/>
                <w:lang w:eastAsia="zh-CN"/>
              </w:rPr>
              <w:t xml:space="preserve"> </w:t>
            </w:r>
          </w:p>
          <w:p w14:paraId="5632F111" w14:textId="77777777" w:rsidR="00F5335A" w:rsidRDefault="00795F6F">
            <w:pPr>
              <w:spacing w:after="0" w:line="240" w:lineRule="auto"/>
              <w:rPr>
                <w:rFonts w:ascii="Calibri" w:hAnsi="Calibri" w:cs="Calibri"/>
                <w:sz w:val="20"/>
                <w:szCs w:val="20"/>
              </w:rPr>
            </w:pPr>
            <w:r>
              <w:rPr>
                <w:rFonts w:ascii="Calibri" w:eastAsia="Times New Roman" w:hAnsi="Calibri" w:cs="Calibri"/>
                <w:sz w:val="20"/>
                <w:szCs w:val="20"/>
                <w:lang w:eastAsia="ja-JP"/>
              </w:rPr>
              <w:t>During the implementation of the project, the MIIT and MNR, which both have adequate experiences in GEF project implementation and have established long-term cooperative relationships with various ministries, local departments, industry-related supporting units and relevant organizations, can establish a scientific and efficient collaborative working mechanism to ensure the policy implementation of the project. Extensive negotiation will also be conducted with local people with the cooperation of the MIIT, MNR and provincial government.</w:t>
            </w:r>
          </w:p>
        </w:tc>
        <w:tc>
          <w:tcPr>
            <w:tcW w:w="839" w:type="dxa"/>
            <w:tcBorders>
              <w:top w:val="single" w:sz="4" w:space="0" w:color="FFFF00"/>
            </w:tcBorders>
          </w:tcPr>
          <w:p w14:paraId="7B56FB4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52F1E3E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4C0CEF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13D190FC"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69B3DB8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1944834C" w14:textId="77777777">
        <w:trPr>
          <w:jc w:val="center"/>
        </w:trPr>
        <w:tc>
          <w:tcPr>
            <w:tcW w:w="1710" w:type="dxa"/>
            <w:tcBorders>
              <w:top w:val="single" w:sz="4" w:space="0" w:color="FFFF00"/>
            </w:tcBorders>
          </w:tcPr>
          <w:p w14:paraId="30C294A1" w14:textId="26706D0F" w:rsidR="00F5335A" w:rsidRDefault="0048053A">
            <w:pPr>
              <w:spacing w:after="0" w:line="240" w:lineRule="auto"/>
              <w:rPr>
                <w:rFonts w:ascii="Calibri" w:hAnsi="Calibri" w:cs="Calibri"/>
                <w:sz w:val="20"/>
                <w:szCs w:val="20"/>
                <w:lang w:eastAsia="ja-JP"/>
              </w:rPr>
            </w:pPr>
            <w:ins w:id="95" w:author="Phatthamon Jantalae" w:date="2022-06-16T16:08:00Z">
              <w:r w:rsidRPr="0048053A">
                <w:rPr>
                  <w:rFonts w:ascii="Calibri" w:hAnsi="Calibri" w:cs="Calibri"/>
                  <w:sz w:val="20"/>
                  <w:szCs w:val="20"/>
                  <w:highlight w:val="cyan"/>
                  <w:lang w:eastAsia="ja-JP"/>
                  <w:rPrChange w:id="96" w:author="Phatthamon Jantalae" w:date="2022-06-16T16:08:00Z">
                    <w:rPr>
                      <w:rFonts w:ascii="Calibri" w:hAnsi="Calibri" w:cs="Calibri"/>
                      <w:sz w:val="20"/>
                      <w:szCs w:val="20"/>
                      <w:lang w:eastAsia="ja-JP"/>
                    </w:rPr>
                  </w:rPrChange>
                </w:rPr>
                <w:t>During the construction of demo activities (Output 2.2.2), and in support to the mining and refining sectors (under Component 1)</w:t>
              </w:r>
              <w:r w:rsidRPr="00E37926">
                <w:rPr>
                  <w:rFonts w:ascii="Calibri" w:hAnsi="Calibri" w:cs="Calibri"/>
                  <w:sz w:val="20"/>
                  <w:szCs w:val="20"/>
                  <w:lang w:eastAsia="ja-JP"/>
                </w:rPr>
                <w:t>,</w:t>
              </w:r>
              <w:r>
                <w:rPr>
                  <w:rFonts w:ascii="Calibri" w:hAnsi="Calibri" w:cs="Calibri"/>
                  <w:sz w:val="20"/>
                  <w:szCs w:val="20"/>
                  <w:lang w:eastAsia="ja-JP"/>
                </w:rPr>
                <w:t xml:space="preserve"> </w:t>
              </w:r>
            </w:ins>
            <w:del w:id="97" w:author="Phatthamon Jantalae" w:date="2022-06-16T16:08:00Z">
              <w:r w:rsidR="00795F6F" w:rsidDel="0048053A">
                <w:rPr>
                  <w:rFonts w:ascii="Calibri" w:hAnsi="Calibri" w:cs="Calibri"/>
                  <w:sz w:val="20"/>
                  <w:szCs w:val="20"/>
                  <w:lang w:eastAsia="ja-JP"/>
                </w:rPr>
                <w:delText>P</w:delText>
              </w:r>
            </w:del>
            <w:ins w:id="98" w:author="Phatthamon Jantalae" w:date="2022-06-16T16:08:00Z">
              <w:r>
                <w:rPr>
                  <w:rFonts w:ascii="Calibri" w:hAnsi="Calibri" w:cs="Calibri"/>
                  <w:sz w:val="20"/>
                  <w:szCs w:val="20"/>
                  <w:lang w:eastAsia="ja-JP"/>
                </w:rPr>
                <w:t>p</w:t>
              </w:r>
            </w:ins>
            <w:r w:rsidR="00795F6F">
              <w:rPr>
                <w:rFonts w:ascii="Calibri" w:hAnsi="Calibri" w:cs="Calibri"/>
                <w:sz w:val="20"/>
                <w:szCs w:val="20"/>
                <w:lang w:eastAsia="ja-JP"/>
              </w:rPr>
              <w:t>otential adverse impacts to habitats and/or ecosystems and ecosystem services (</w:t>
            </w:r>
            <w:proofErr w:type="gramStart"/>
            <w:r w:rsidR="00795F6F">
              <w:rPr>
                <w:rFonts w:ascii="Calibri" w:hAnsi="Calibri" w:cs="Calibri"/>
                <w:sz w:val="20"/>
                <w:szCs w:val="20"/>
                <w:lang w:eastAsia="ja-JP"/>
              </w:rPr>
              <w:t>e.g.</w:t>
            </w:r>
            <w:proofErr w:type="gramEnd"/>
            <w:r w:rsidR="00795F6F">
              <w:rPr>
                <w:rFonts w:ascii="Calibri" w:hAnsi="Calibri" w:cs="Calibri"/>
                <w:sz w:val="20"/>
                <w:szCs w:val="20"/>
                <w:lang w:eastAsia="ja-JP"/>
              </w:rPr>
              <w:t xml:space="preserve"> non-hazardous waste from </w:t>
            </w:r>
            <w:proofErr w:type="spellStart"/>
            <w:r w:rsidR="00795F6F">
              <w:rPr>
                <w:rFonts w:ascii="Calibri" w:hAnsi="Calibri" w:cs="Calibri"/>
                <w:sz w:val="20"/>
                <w:szCs w:val="20"/>
                <w:lang w:eastAsia="zh-CN"/>
              </w:rPr>
              <w:t>phosphogypsum</w:t>
            </w:r>
            <w:proofErr w:type="spellEnd"/>
            <w:r w:rsidR="00795F6F">
              <w:rPr>
                <w:rFonts w:ascii="Calibri" w:hAnsi="Calibri" w:cs="Calibri"/>
                <w:sz w:val="20"/>
                <w:szCs w:val="20"/>
                <w:lang w:eastAsia="zh-CN"/>
              </w:rPr>
              <w:t xml:space="preserve"> </w:t>
            </w:r>
            <w:r w:rsidR="00795F6F">
              <w:rPr>
                <w:rFonts w:ascii="Calibri" w:hAnsi="Calibri" w:cs="Calibri"/>
                <w:sz w:val="20"/>
                <w:szCs w:val="20"/>
                <w:lang w:eastAsia="zh-CN"/>
              </w:rPr>
              <w:lastRenderedPageBreak/>
              <w:t>reuse</w:t>
            </w:r>
            <w:r w:rsidR="00795F6F">
              <w:rPr>
                <w:rFonts w:ascii="Calibri" w:hAnsi="Calibri" w:cs="Calibri"/>
                <w:sz w:val="20"/>
                <w:szCs w:val="20"/>
                <w:lang w:eastAsia="ja-JP"/>
              </w:rPr>
              <w:t>)</w:t>
            </w:r>
            <w:ins w:id="99" w:author="Phatthamon Jantalae" w:date="2022-06-16T16:10:00Z">
              <w:r>
                <w:rPr>
                  <w:rFonts w:ascii="Calibri" w:hAnsi="Calibri" w:cs="Calibri"/>
                  <w:sz w:val="20"/>
                  <w:szCs w:val="20"/>
                  <w:lang w:eastAsia="ja-JP"/>
                </w:rPr>
                <w:t xml:space="preserve"> </w:t>
              </w:r>
              <w:r w:rsidRPr="0048053A">
                <w:rPr>
                  <w:rFonts w:ascii="Calibri" w:hAnsi="Calibri" w:cs="Calibri"/>
                  <w:sz w:val="20"/>
                  <w:szCs w:val="20"/>
                  <w:highlight w:val="cyan"/>
                  <w:lang w:eastAsia="ja-JP"/>
                  <w:rPrChange w:id="100" w:author="Phatthamon Jantalae" w:date="2022-06-16T16:10:00Z">
                    <w:rPr>
                      <w:rFonts w:ascii="Calibri" w:hAnsi="Calibri" w:cs="Calibri"/>
                      <w:sz w:val="20"/>
                      <w:szCs w:val="20"/>
                      <w:lang w:eastAsia="ja-JP"/>
                    </w:rPr>
                  </w:rPrChange>
                </w:rPr>
                <w:t>may occur.</w:t>
              </w:r>
            </w:ins>
            <w:del w:id="101" w:author="Phatthamon Jantalae" w:date="2022-06-16T16:10:00Z">
              <w:r w:rsidR="00795F6F" w:rsidDel="0048053A">
                <w:rPr>
                  <w:rFonts w:ascii="Calibri" w:hAnsi="Calibri" w:cs="Calibri"/>
                  <w:sz w:val="20"/>
                  <w:szCs w:val="20"/>
                  <w:lang w:eastAsia="ja-JP"/>
                </w:rPr>
                <w:delText>,</w:delText>
              </w:r>
            </w:del>
            <w:r w:rsidR="00795F6F">
              <w:rPr>
                <w:rFonts w:ascii="Calibri" w:hAnsi="Calibri" w:cs="Calibri"/>
                <w:sz w:val="20"/>
                <w:szCs w:val="20"/>
                <w:lang w:eastAsia="ja-JP"/>
              </w:rPr>
              <w:t xml:space="preserve"> </w:t>
            </w:r>
            <w:del w:id="102" w:author="Phatthamon Jantalae" w:date="2022-06-16T16:10:00Z">
              <w:r w:rsidR="00795F6F" w:rsidDel="0048053A">
                <w:rPr>
                  <w:rFonts w:ascii="Calibri" w:hAnsi="Calibri" w:cs="Calibri"/>
                  <w:sz w:val="20"/>
                  <w:szCs w:val="20"/>
                  <w:lang w:eastAsia="ja-JP"/>
                </w:rPr>
                <w:delText xml:space="preserve">and some possible changes to the use of lands and resources in the </w:delText>
              </w:r>
              <w:r w:rsidR="00795F6F" w:rsidDel="0048053A">
                <w:rPr>
                  <w:rFonts w:ascii="Calibri" w:eastAsia="Times New Roman" w:hAnsi="Calibri" w:cs="Calibri"/>
                  <w:sz w:val="20"/>
                  <w:szCs w:val="20"/>
                  <w:lang w:eastAsia="ja-JP"/>
                </w:rPr>
                <w:delText>phosphogypsum processing and reuse demo</w:delText>
              </w:r>
              <w:r w:rsidR="00795F6F" w:rsidDel="0048053A">
                <w:rPr>
                  <w:rFonts w:ascii="Calibri" w:hAnsi="Calibri" w:cs="Calibri"/>
                  <w:sz w:val="20"/>
                  <w:szCs w:val="20"/>
                  <w:lang w:eastAsia="ja-JP"/>
                </w:rPr>
                <w:delText>.</w:delText>
              </w:r>
            </w:del>
          </w:p>
        </w:tc>
        <w:tc>
          <w:tcPr>
            <w:tcW w:w="1350" w:type="dxa"/>
            <w:tcBorders>
              <w:top w:val="single" w:sz="4" w:space="0" w:color="FFFF00"/>
            </w:tcBorders>
          </w:tcPr>
          <w:p w14:paraId="33CCA647"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Environmental</w:t>
            </w:r>
          </w:p>
        </w:tc>
        <w:tc>
          <w:tcPr>
            <w:tcW w:w="1170" w:type="dxa"/>
            <w:tcBorders>
              <w:top w:val="single" w:sz="4" w:space="0" w:color="FFFF00"/>
            </w:tcBorders>
          </w:tcPr>
          <w:p w14:paraId="4D13B7B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087B39E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7A6A0226" w14:textId="77777777" w:rsidR="00F5335A" w:rsidRDefault="00F5335A">
            <w:pPr>
              <w:spacing w:after="0" w:line="240" w:lineRule="auto"/>
              <w:rPr>
                <w:rFonts w:ascii="Calibri" w:hAnsi="Calibri" w:cs="Calibri"/>
                <w:sz w:val="20"/>
                <w:szCs w:val="20"/>
                <w:lang w:eastAsia="ja-JP"/>
              </w:rPr>
            </w:pPr>
          </w:p>
          <w:p w14:paraId="4FE16FD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Substantial</w:t>
            </w:r>
          </w:p>
        </w:tc>
        <w:tc>
          <w:tcPr>
            <w:tcW w:w="4343" w:type="dxa"/>
            <w:tcBorders>
              <w:top w:val="single" w:sz="4" w:space="0" w:color="FFFF00"/>
            </w:tcBorders>
          </w:tcPr>
          <w:p w14:paraId="168BF3F5" w14:textId="77777777" w:rsidR="00F5335A" w:rsidRDefault="00795F6F">
            <w:pPr>
              <w:spacing w:after="0" w:line="240" w:lineRule="auto"/>
              <w:rPr>
                <w:rFonts w:ascii="Calibri" w:eastAsia="DengXian" w:hAnsi="Calibri" w:cs="Calibri"/>
                <w:sz w:val="20"/>
                <w:szCs w:val="20"/>
                <w:lang w:eastAsia="zh-CN"/>
              </w:rPr>
            </w:pPr>
            <w:r>
              <w:rPr>
                <w:rFonts w:ascii="Calibri" w:eastAsia="DengXian" w:hAnsi="Calibri" w:cs="Calibri"/>
                <w:sz w:val="20"/>
                <w:szCs w:val="20"/>
                <w:lang w:eastAsia="zh-CN"/>
              </w:rPr>
              <w:t>The project has been designed such that demos involve the conduct of a detailed feasibility study and ESIA on the local area before the demo site selection, and a site-specific ESMP will be put in place before implementation of each demo. The detailed design of the demos and their engineering and construction shall be in accordance with national and international standards to ensure compliance with the SES and other relevant environmental ordinances and regulations, as to be outlined in the ESMF (and ESIA/ESMPs). Additionally, the Project will observe the established regulatory framework for monitoring and assessing such risks.</w:t>
            </w:r>
          </w:p>
          <w:p w14:paraId="121AAC9D" w14:textId="77777777" w:rsidR="00F5335A" w:rsidRDefault="00795F6F">
            <w:pPr>
              <w:spacing w:after="0" w:line="240" w:lineRule="auto"/>
              <w:rPr>
                <w:rFonts w:ascii="Calibri" w:hAnsi="Calibri" w:cs="Calibri"/>
                <w:sz w:val="20"/>
                <w:szCs w:val="20"/>
              </w:rPr>
            </w:pPr>
            <w:r>
              <w:rPr>
                <w:rFonts w:ascii="Calibri" w:eastAsia="DengXian" w:hAnsi="Calibri" w:cs="Calibri"/>
                <w:sz w:val="20"/>
                <w:szCs w:val="20"/>
                <w:lang w:eastAsia="zh-CN"/>
              </w:rPr>
              <w:t xml:space="preserve">China has regulations on the engineering of the project site for </w:t>
            </w:r>
            <w:r>
              <w:rPr>
                <w:rFonts w:ascii="Calibri" w:hAnsi="Calibri" w:cs="Calibri"/>
                <w:sz w:val="20"/>
                <w:szCs w:val="20"/>
              </w:rPr>
              <w:t>the restoration and protection of biodiversity</w:t>
            </w:r>
            <w:r>
              <w:rPr>
                <w:rFonts w:ascii="Calibri" w:eastAsia="DengXian" w:hAnsi="Calibri" w:cs="Calibri"/>
                <w:sz w:val="20"/>
                <w:szCs w:val="20"/>
                <w:lang w:eastAsia="zh-CN"/>
              </w:rPr>
              <w:t xml:space="preserve">, and manufactories are not allowed to be established in or around ecosystem function </w:t>
            </w:r>
            <w:r>
              <w:rPr>
                <w:rFonts w:ascii="Calibri" w:eastAsia="DengXian" w:hAnsi="Calibri" w:cs="Calibri"/>
                <w:sz w:val="20"/>
                <w:szCs w:val="20"/>
                <w:lang w:eastAsia="zh-CN"/>
              </w:rPr>
              <w:lastRenderedPageBreak/>
              <w:t xml:space="preserve">zone. In this case, the </w:t>
            </w:r>
            <w:r>
              <w:rPr>
                <w:rFonts w:ascii="Calibri" w:hAnsi="Calibri" w:cs="Calibri"/>
                <w:sz w:val="20"/>
                <w:szCs w:val="20"/>
                <w:lang w:eastAsia="ja-JP"/>
              </w:rPr>
              <w:t xml:space="preserve">PhosChemEE Project </w:t>
            </w:r>
            <w:r>
              <w:rPr>
                <w:rFonts w:ascii="Calibri" w:hAnsi="Calibri" w:cs="Calibri"/>
                <w:sz w:val="20"/>
                <w:szCs w:val="20"/>
              </w:rPr>
              <w:t xml:space="preserve">will ensure that the </w:t>
            </w:r>
            <w:r>
              <w:rPr>
                <w:rFonts w:ascii="Calibri" w:eastAsia="Times New Roman" w:hAnsi="Calibri" w:cs="Calibri"/>
                <w:sz w:val="20"/>
                <w:szCs w:val="20"/>
                <w:lang w:eastAsia="ja-JP"/>
              </w:rPr>
              <w:t>demo sites will be located far away from ecological reserves and ecologically vulnerable areas. Second, demos will involve the conduct of a detailed feasibility study and ESIA on the local area before the demo site selection. For each demo,</w:t>
            </w:r>
            <w:r>
              <w:rPr>
                <w:rFonts w:ascii="Calibri" w:hAnsi="Calibri" w:cs="Calibri"/>
                <w:sz w:val="20"/>
                <w:szCs w:val="20"/>
                <w:lang w:eastAsia="zh-CN"/>
              </w:rPr>
              <w:t xml:space="preserve"> </w:t>
            </w:r>
            <w:r>
              <w:rPr>
                <w:rFonts w:ascii="Calibri" w:eastAsia="Times New Roman" w:hAnsi="Calibri" w:cs="Calibri"/>
                <w:sz w:val="20"/>
                <w:szCs w:val="20"/>
                <w:lang w:eastAsia="ja-JP"/>
              </w:rPr>
              <w:t xml:space="preserve">a site-specific ESMP will be put in place before implementation. Moreover, the demos will be constructed and implemented in accordance with national standards and international general standards to prevent pollution and ensure compliance with the SES and other relevant environmental ordinances/regulations. </w:t>
            </w:r>
          </w:p>
        </w:tc>
        <w:tc>
          <w:tcPr>
            <w:tcW w:w="839" w:type="dxa"/>
            <w:tcBorders>
              <w:top w:val="single" w:sz="4" w:space="0" w:color="FFFF00"/>
            </w:tcBorders>
          </w:tcPr>
          <w:p w14:paraId="245CB5C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13B5D28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415B6DD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6B910221"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50B9AF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6378B2A1" w14:textId="77777777">
        <w:trPr>
          <w:jc w:val="center"/>
        </w:trPr>
        <w:tc>
          <w:tcPr>
            <w:tcW w:w="1710" w:type="dxa"/>
            <w:tcBorders>
              <w:top w:val="single" w:sz="4" w:space="0" w:color="FFFF00"/>
            </w:tcBorders>
          </w:tcPr>
          <w:p w14:paraId="73A5CDD1" w14:textId="07338329" w:rsidR="0048053A" w:rsidRPr="00705871" w:rsidRDefault="0048053A" w:rsidP="0048053A">
            <w:pPr>
              <w:spacing w:after="0" w:line="240" w:lineRule="auto"/>
              <w:rPr>
                <w:ins w:id="103" w:author="Phatthamon Jantalae" w:date="2022-06-16T16:10:00Z"/>
                <w:rFonts w:ascii="Calibri" w:hAnsi="Calibri" w:cs="Calibri"/>
                <w:sz w:val="20"/>
                <w:szCs w:val="20"/>
                <w:lang w:eastAsia="ja-JP"/>
              </w:rPr>
            </w:pPr>
            <w:ins w:id="104" w:author="Phatthamon Jantalae" w:date="2022-06-16T16:10:00Z">
              <w:r w:rsidRPr="0048053A">
                <w:rPr>
                  <w:rFonts w:ascii="Calibri" w:hAnsi="Calibri" w:cs="Calibri"/>
                  <w:sz w:val="20"/>
                  <w:szCs w:val="20"/>
                  <w:highlight w:val="cyan"/>
                  <w:lang w:eastAsia="ja-JP"/>
                  <w:rPrChange w:id="105" w:author="Phatthamon Jantalae" w:date="2022-06-16T16:10:00Z">
                    <w:rPr>
                      <w:rFonts w:ascii="Calibri" w:hAnsi="Calibri" w:cs="Calibri"/>
                      <w:sz w:val="20"/>
                      <w:szCs w:val="20"/>
                      <w:lang w:eastAsia="ja-JP"/>
                    </w:rPr>
                  </w:rPrChange>
                </w:rPr>
                <w:t xml:space="preserve">Inadequate disposal of waste during the operation of the </w:t>
              </w:r>
              <w:proofErr w:type="spellStart"/>
              <w:r w:rsidRPr="0048053A">
                <w:rPr>
                  <w:rFonts w:ascii="Calibri" w:hAnsi="Calibri" w:cs="Calibri"/>
                  <w:sz w:val="20"/>
                  <w:szCs w:val="20"/>
                  <w:highlight w:val="cyan"/>
                  <w:lang w:eastAsia="ja-JP"/>
                  <w:rPrChange w:id="106" w:author="Phatthamon Jantalae" w:date="2022-06-16T16:10:00Z">
                    <w:rPr>
                      <w:rFonts w:ascii="Calibri" w:hAnsi="Calibri" w:cs="Calibri"/>
                      <w:sz w:val="20"/>
                      <w:szCs w:val="20"/>
                      <w:lang w:eastAsia="ja-JP"/>
                    </w:rPr>
                  </w:rPrChange>
                </w:rPr>
                <w:t>phosphogypsum</w:t>
              </w:r>
              <w:proofErr w:type="spellEnd"/>
              <w:r w:rsidRPr="0048053A">
                <w:rPr>
                  <w:rFonts w:ascii="Calibri" w:hAnsi="Calibri" w:cs="Calibri"/>
                  <w:sz w:val="20"/>
                  <w:szCs w:val="20"/>
                  <w:highlight w:val="cyan"/>
                  <w:lang w:eastAsia="ja-JP"/>
                  <w:rPrChange w:id="107" w:author="Phatthamon Jantalae" w:date="2022-06-16T16:10:00Z">
                    <w:rPr>
                      <w:rFonts w:ascii="Calibri" w:hAnsi="Calibri" w:cs="Calibri"/>
                      <w:sz w:val="20"/>
                      <w:szCs w:val="20"/>
                      <w:lang w:eastAsia="ja-JP"/>
                    </w:rPr>
                  </w:rPrChange>
                </w:rPr>
                <w:t xml:space="preserve"> processing reuse demo (</w:t>
              </w:r>
              <w:proofErr w:type="gramStart"/>
              <w:r>
                <w:rPr>
                  <w:rFonts w:ascii="Calibri" w:hAnsi="Calibri" w:cs="Calibri"/>
                  <w:sz w:val="20"/>
                  <w:szCs w:val="20"/>
                  <w:highlight w:val="cyan"/>
                  <w:lang w:eastAsia="ja-JP"/>
                </w:rPr>
                <w:t>i</w:t>
              </w:r>
              <w:r w:rsidRPr="0048053A">
                <w:rPr>
                  <w:rFonts w:ascii="Calibri" w:hAnsi="Calibri" w:cs="Calibri"/>
                  <w:sz w:val="20"/>
                  <w:szCs w:val="20"/>
                  <w:highlight w:val="cyan"/>
                  <w:lang w:eastAsia="ja-JP"/>
                  <w:rPrChange w:id="108" w:author="Phatthamon Jantalae" w:date="2022-06-16T16:10:00Z">
                    <w:rPr>
                      <w:rFonts w:ascii="Calibri" w:hAnsi="Calibri" w:cs="Calibri"/>
                      <w:sz w:val="20"/>
                      <w:szCs w:val="20"/>
                      <w:lang w:eastAsia="ja-JP"/>
                    </w:rPr>
                  </w:rPrChange>
                </w:rPr>
                <w:t>.e.</w:t>
              </w:r>
              <w:proofErr w:type="gramEnd"/>
              <w:r w:rsidRPr="0048053A">
                <w:rPr>
                  <w:rFonts w:ascii="Calibri" w:hAnsi="Calibri" w:cs="Calibri"/>
                  <w:sz w:val="20"/>
                  <w:szCs w:val="20"/>
                  <w:highlight w:val="cyan"/>
                  <w:lang w:eastAsia="ja-JP"/>
                  <w:rPrChange w:id="109" w:author="Phatthamon Jantalae" w:date="2022-06-16T16:10:00Z">
                    <w:rPr>
                      <w:rFonts w:ascii="Calibri" w:hAnsi="Calibri" w:cs="Calibri"/>
                      <w:sz w:val="20"/>
                      <w:szCs w:val="20"/>
                      <w:lang w:eastAsia="ja-JP"/>
                    </w:rPr>
                  </w:rPrChange>
                </w:rPr>
                <w:t xml:space="preserve"> Outputs 3.2.1 and 3.2.2) poses a threat to the environment as well as the health and safety of workers and the community.</w:t>
              </w:r>
            </w:ins>
          </w:p>
          <w:p w14:paraId="56C8E27E" w14:textId="77777777" w:rsidR="0048053A" w:rsidRDefault="0048053A">
            <w:pPr>
              <w:spacing w:after="0" w:line="240" w:lineRule="auto"/>
              <w:rPr>
                <w:ins w:id="110" w:author="Phatthamon Jantalae" w:date="2022-06-16T16:10:00Z"/>
                <w:rFonts w:ascii="Calibri" w:hAnsi="Calibri" w:cs="Calibri"/>
                <w:sz w:val="20"/>
                <w:szCs w:val="20"/>
                <w:lang w:eastAsia="ja-JP"/>
              </w:rPr>
            </w:pPr>
          </w:p>
          <w:p w14:paraId="746DA95D" w14:textId="6E05277D"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The associated construction, operation, or decommissioning of the demo installations may have potential health and safety risks to local communities and workers due to the transport, storage, and use and/or disposal of any hazardous or dangerous materials (</w:t>
            </w:r>
            <w:proofErr w:type="gramStart"/>
            <w:r>
              <w:rPr>
                <w:rFonts w:ascii="Calibri" w:hAnsi="Calibri" w:cs="Calibri"/>
                <w:sz w:val="20"/>
                <w:szCs w:val="20"/>
                <w:lang w:eastAsia="ja-JP"/>
              </w:rPr>
              <w:t>e.g.</w:t>
            </w:r>
            <w:proofErr w:type="gramEnd"/>
            <w:r>
              <w:rPr>
                <w:rFonts w:ascii="Calibri" w:hAnsi="Calibri" w:cs="Calibri"/>
                <w:sz w:val="20"/>
                <w:szCs w:val="20"/>
                <w:lang w:eastAsia="ja-JP"/>
              </w:rPr>
              <w:t xml:space="preserve"> </w:t>
            </w:r>
            <w:r>
              <w:rPr>
                <w:rFonts w:ascii="Calibri" w:hAnsi="Calibri" w:cs="Calibri"/>
                <w:sz w:val="20"/>
                <w:szCs w:val="20"/>
                <w:lang w:eastAsia="ja-JP"/>
              </w:rPr>
              <w:lastRenderedPageBreak/>
              <w:t>explosives, fuel and other chemicals) that may be used during construction and operation.</w:t>
            </w:r>
          </w:p>
        </w:tc>
        <w:tc>
          <w:tcPr>
            <w:tcW w:w="1350" w:type="dxa"/>
            <w:tcBorders>
              <w:top w:val="single" w:sz="4" w:space="0" w:color="FFFF00"/>
            </w:tcBorders>
          </w:tcPr>
          <w:p w14:paraId="2E073BD0"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Operational</w:t>
            </w:r>
          </w:p>
          <w:p w14:paraId="668E6B1C"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w:t>
            </w:r>
          </w:p>
        </w:tc>
        <w:tc>
          <w:tcPr>
            <w:tcW w:w="1170" w:type="dxa"/>
            <w:tcBorders>
              <w:top w:val="single" w:sz="4" w:space="0" w:color="FFFF00"/>
            </w:tcBorders>
          </w:tcPr>
          <w:p w14:paraId="00AFF52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795BB24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4DD42078" w14:textId="77777777" w:rsidR="00F5335A" w:rsidRDefault="00F5335A">
            <w:pPr>
              <w:spacing w:after="0" w:line="240" w:lineRule="auto"/>
              <w:rPr>
                <w:rFonts w:ascii="Calibri" w:hAnsi="Calibri" w:cs="Calibri"/>
                <w:sz w:val="20"/>
                <w:szCs w:val="20"/>
                <w:lang w:eastAsia="ja-JP"/>
              </w:rPr>
            </w:pPr>
          </w:p>
          <w:p w14:paraId="5DEE819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Substantial</w:t>
            </w:r>
          </w:p>
        </w:tc>
        <w:tc>
          <w:tcPr>
            <w:tcW w:w="4343" w:type="dxa"/>
            <w:tcBorders>
              <w:top w:val="single" w:sz="4" w:space="0" w:color="FFFF00"/>
            </w:tcBorders>
          </w:tcPr>
          <w:p w14:paraId="21EDA00C" w14:textId="77777777"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The ESMF and subsequent ESIA and ESMP will address safety risks to local communities. The required management measures will be included in site-specific ESMPs and be conducted before project construction. Per those forthcoming plans, appropriate training will be provided to the demonstration enterprises to ensure that risks are properly addressed and managed. Training will also be provided to local governments in order to enhance their regulation capacity to control </w:t>
            </w:r>
            <w:r>
              <w:rPr>
                <w:rFonts w:ascii="Calibri" w:hAnsi="Calibri" w:cs="Calibri"/>
                <w:sz w:val="20"/>
                <w:szCs w:val="20"/>
                <w:lang w:eastAsia="ja-JP"/>
              </w:rPr>
              <w:t xml:space="preserve">potential risks in the demonstration. </w:t>
            </w:r>
            <w:r>
              <w:rPr>
                <w:rFonts w:ascii="Calibri" w:eastAsia="Times New Roman" w:hAnsi="Calibri" w:cs="Calibri"/>
                <w:sz w:val="20"/>
                <w:szCs w:val="20"/>
                <w:lang w:eastAsia="ja-JP"/>
              </w:rPr>
              <w:t xml:space="preserve">A Grievance Mechanism will be designed (see ESMF) and will be implemented by the project, allowing communities and workers to request for interventions when facing issues with </w:t>
            </w:r>
            <w:r>
              <w:rPr>
                <w:rFonts w:ascii="Calibri" w:hAnsi="Calibri" w:cs="Calibri"/>
                <w:sz w:val="20"/>
                <w:szCs w:val="20"/>
                <w:lang w:eastAsia="ja-JP"/>
              </w:rPr>
              <w:t>health and safety risks</w:t>
            </w:r>
            <w:r>
              <w:rPr>
                <w:rFonts w:ascii="Calibri" w:eastAsia="Times New Roman" w:hAnsi="Calibri" w:cs="Calibri"/>
                <w:sz w:val="20"/>
                <w:szCs w:val="20"/>
                <w:lang w:eastAsia="ja-JP"/>
              </w:rPr>
              <w:t>.</w:t>
            </w:r>
          </w:p>
          <w:p w14:paraId="3421B651" w14:textId="77777777" w:rsidR="00F5335A" w:rsidRDefault="00795F6F">
            <w:pPr>
              <w:spacing w:after="0" w:line="240" w:lineRule="auto"/>
              <w:rPr>
                <w:rFonts w:ascii="Calibri" w:hAnsi="Calibri" w:cs="Calibri"/>
                <w:sz w:val="20"/>
                <w:szCs w:val="20"/>
              </w:rPr>
            </w:pPr>
            <w:r>
              <w:rPr>
                <w:rFonts w:ascii="Calibri" w:eastAsia="Times New Roman" w:hAnsi="Calibri" w:cs="Calibri"/>
                <w:sz w:val="20"/>
                <w:szCs w:val="20"/>
                <w:lang w:eastAsia="ja-JP"/>
              </w:rPr>
              <w:t xml:space="preserve">The </w:t>
            </w:r>
            <w:r>
              <w:rPr>
                <w:rFonts w:ascii="Calibri" w:hAnsi="Calibri" w:cs="Calibri"/>
                <w:sz w:val="20"/>
                <w:szCs w:val="20"/>
                <w:lang w:eastAsia="ja-JP"/>
              </w:rPr>
              <w:t>associated construction, operation, or decommissioning of the demo installations</w:t>
            </w:r>
            <w:r>
              <w:rPr>
                <w:rFonts w:ascii="Calibri" w:eastAsia="Times New Roman" w:hAnsi="Calibri" w:cs="Calibri"/>
                <w:sz w:val="20"/>
                <w:szCs w:val="20"/>
                <w:lang w:eastAsia="ja-JP"/>
              </w:rPr>
              <w:t xml:space="preserve"> will strictly comply with the national standards</w:t>
            </w:r>
            <w:r>
              <w:rPr>
                <w:rStyle w:val="FootnoteReference"/>
                <w:rFonts w:ascii="Calibri" w:eastAsia="Times New Roman" w:hAnsi="Calibri" w:cs="Calibri"/>
                <w:sz w:val="20"/>
                <w:szCs w:val="20"/>
                <w:lang w:eastAsia="ja-JP"/>
              </w:rPr>
              <w:footnoteReference w:id="8"/>
            </w:r>
            <w:r>
              <w:rPr>
                <w:rFonts w:ascii="Calibri" w:eastAsia="Times New Roman" w:hAnsi="Calibri" w:cs="Calibri"/>
                <w:sz w:val="20"/>
                <w:szCs w:val="20"/>
                <w:lang w:eastAsia="ja-JP"/>
              </w:rPr>
              <w:t xml:space="preserve"> and international general standards on construction and waste management</w:t>
            </w:r>
            <w:r>
              <w:rPr>
                <w:rFonts w:ascii="Calibri" w:eastAsia="Times New Roman" w:hAnsi="Calibri" w:cs="Calibri"/>
                <w:i/>
                <w:iCs/>
                <w:sz w:val="20"/>
                <w:szCs w:val="20"/>
                <w:lang w:eastAsia="ja-JP"/>
              </w:rPr>
              <w:t>.</w:t>
            </w:r>
            <w:r>
              <w:rPr>
                <w:rFonts w:ascii="Calibri" w:eastAsia="Times New Roman" w:hAnsi="Calibri" w:cs="Calibri"/>
                <w:sz w:val="20"/>
                <w:szCs w:val="20"/>
                <w:lang w:eastAsia="ja-JP"/>
              </w:rPr>
              <w:t xml:space="preserve"> Site-specific environmental and social assessments will be conducted for each demo to identify the critical health and safety risks. Where public access is available,</w:t>
            </w:r>
            <w:r>
              <w:rPr>
                <w:rFonts w:ascii="Calibri" w:hAnsi="Calibri" w:cs="Calibri"/>
                <w:sz w:val="20"/>
                <w:szCs w:val="20"/>
              </w:rPr>
              <w:t xml:space="preserve"> </w:t>
            </w:r>
            <w:r>
              <w:rPr>
                <w:rFonts w:ascii="Calibri" w:eastAsia="Times New Roman" w:hAnsi="Calibri" w:cs="Calibri"/>
                <w:sz w:val="20"/>
                <w:szCs w:val="20"/>
                <w:lang w:eastAsia="ja-JP"/>
              </w:rPr>
              <w:t xml:space="preserve">appropriate engineering and administrative controls (e.g., detours, traffic calming, signs) will be considered and implemented in advance during the </w:t>
            </w:r>
            <w:r>
              <w:rPr>
                <w:rFonts w:ascii="Calibri" w:hAnsi="Calibri" w:cs="Calibri"/>
                <w:sz w:val="20"/>
                <w:szCs w:val="20"/>
                <w:lang w:eastAsia="ja-JP"/>
              </w:rPr>
              <w:t>construction and operation of demos</w:t>
            </w:r>
            <w:r>
              <w:rPr>
                <w:rFonts w:ascii="Calibri" w:eastAsia="Times New Roman" w:hAnsi="Calibri" w:cs="Calibri"/>
                <w:sz w:val="20"/>
                <w:szCs w:val="20"/>
                <w:lang w:eastAsia="ja-JP"/>
              </w:rPr>
              <w:t>. Per those forthcoming plans, a</w:t>
            </w:r>
            <w:r>
              <w:rPr>
                <w:rFonts w:ascii="Calibri" w:eastAsia="Yu Mincho" w:hAnsi="Calibri" w:cs="Calibri"/>
                <w:sz w:val="20"/>
                <w:szCs w:val="20"/>
                <w:lang w:eastAsia="ja-JP"/>
              </w:rPr>
              <w:t xml:space="preserve">ppropriate training will be provided to workers to ensure that they install and operate the installed system correctly and safely, and properly control and manage the release or </w:t>
            </w:r>
            <w:r>
              <w:rPr>
                <w:rFonts w:ascii="Calibri" w:eastAsia="Yu Mincho" w:hAnsi="Calibri" w:cs="Calibri"/>
                <w:sz w:val="20"/>
                <w:szCs w:val="20"/>
                <w:lang w:eastAsia="ja-JP"/>
              </w:rPr>
              <w:lastRenderedPageBreak/>
              <w:t xml:space="preserve">disposal of waste. </w:t>
            </w:r>
            <w:r>
              <w:rPr>
                <w:rFonts w:ascii="Calibri" w:eastAsia="Times New Roman" w:hAnsi="Calibri" w:cs="Calibri"/>
                <w:sz w:val="20"/>
                <w:szCs w:val="20"/>
                <w:lang w:eastAsia="ja-JP"/>
              </w:rPr>
              <w:t xml:space="preserve">Training will also be provided to local governments in order to enhance their regulation capacity to control </w:t>
            </w:r>
            <w:r>
              <w:rPr>
                <w:rFonts w:ascii="Calibri" w:hAnsi="Calibri" w:cs="Calibri"/>
                <w:sz w:val="20"/>
                <w:szCs w:val="20"/>
                <w:lang w:eastAsia="ja-JP"/>
              </w:rPr>
              <w:t>potential risks in the demonstration.</w:t>
            </w:r>
            <w:r>
              <w:rPr>
                <w:rFonts w:ascii="Calibri" w:eastAsia="Yu Mincho" w:hAnsi="Calibri" w:cs="Calibri"/>
                <w:sz w:val="20"/>
                <w:szCs w:val="20"/>
                <w:lang w:eastAsia="ja-JP"/>
              </w:rPr>
              <w:t xml:space="preserve"> </w:t>
            </w:r>
            <w:r>
              <w:rPr>
                <w:rFonts w:ascii="Calibri" w:eastAsia="Times New Roman" w:hAnsi="Calibri" w:cs="Calibri"/>
                <w:sz w:val="20"/>
                <w:szCs w:val="20"/>
                <w:lang w:eastAsia="ja-JP"/>
              </w:rPr>
              <w:t xml:space="preserve">This will minimize or avoid any community health risks and safety issues for the communities regarding construction work involved in the installation of the demos, and the minimization and management of waste generated from these demos </w:t>
            </w:r>
            <w:r>
              <w:rPr>
                <w:rFonts w:ascii="Calibri" w:hAnsi="Calibri" w:cs="Calibri"/>
                <w:sz w:val="20"/>
                <w:szCs w:val="20"/>
                <w:lang w:eastAsia="ja-JP"/>
              </w:rPr>
              <w:t>(e.g., explosives, fuel and other chemicals)</w:t>
            </w:r>
            <w:r>
              <w:rPr>
                <w:rFonts w:ascii="Calibri" w:eastAsia="Times New Roman" w:hAnsi="Calibri" w:cs="Calibri"/>
                <w:sz w:val="20"/>
                <w:szCs w:val="20"/>
                <w:lang w:eastAsia="ja-JP"/>
              </w:rPr>
              <w:t xml:space="preserve">. </w:t>
            </w:r>
            <w:r>
              <w:rPr>
                <w:rFonts w:ascii="Calibri" w:eastAsia="DengXian" w:hAnsi="Calibri" w:cs="Calibri"/>
                <w:sz w:val="20"/>
                <w:szCs w:val="20"/>
                <w:lang w:eastAsia="zh-CN"/>
              </w:rPr>
              <w:t xml:space="preserve"> </w:t>
            </w:r>
          </w:p>
        </w:tc>
        <w:tc>
          <w:tcPr>
            <w:tcW w:w="839" w:type="dxa"/>
            <w:tcBorders>
              <w:top w:val="single" w:sz="4" w:space="0" w:color="FFFF00"/>
            </w:tcBorders>
          </w:tcPr>
          <w:p w14:paraId="0C5BFF9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406A211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4284879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153491B"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3287E0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AF2B569" w14:textId="77777777">
        <w:trPr>
          <w:jc w:val="center"/>
        </w:trPr>
        <w:tc>
          <w:tcPr>
            <w:tcW w:w="1710" w:type="dxa"/>
            <w:tcBorders>
              <w:top w:val="single" w:sz="4" w:space="0" w:color="FFFF00"/>
            </w:tcBorders>
          </w:tcPr>
          <w:p w14:paraId="2869B8A2" w14:textId="4A1373A2"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The potential outcomes of the PhosChemEE Project will be sensitive or vulnerable to potential impacts of climate change.</w:t>
            </w:r>
            <w:ins w:id="111" w:author="Phatthamon Jantalae" w:date="2022-06-16T16:11:00Z">
              <w:r w:rsidR="0048053A">
                <w:rPr>
                  <w:rFonts w:ascii="Calibri" w:hAnsi="Calibri" w:cs="Calibri"/>
                  <w:sz w:val="20"/>
                  <w:szCs w:val="20"/>
                  <w:lang w:eastAsia="zh-CN"/>
                </w:rPr>
                <w:t xml:space="preserve"> </w:t>
              </w:r>
              <w:r w:rsidR="0048053A" w:rsidRPr="0048053A">
                <w:rPr>
                  <w:rFonts w:eastAsia="Yu Mincho" w:cs="Arial"/>
                  <w:sz w:val="20"/>
                  <w:szCs w:val="20"/>
                  <w:highlight w:val="cyan"/>
                  <w:lang w:eastAsia="zh-CN"/>
                  <w:rPrChange w:id="112" w:author="Phatthamon Jantalae" w:date="2022-06-16T16:11:00Z">
                    <w:rPr>
                      <w:rFonts w:eastAsia="Yu Mincho" w:cs="Arial"/>
                      <w:sz w:val="20"/>
                      <w:szCs w:val="20"/>
                      <w:lang w:eastAsia="zh-CN"/>
                    </w:rPr>
                  </w:rPrChange>
                </w:rPr>
                <w:t>Yunnan, Sichuan, Guizhou, and Hubei, where the demos are located, have risks of extreme weather</w:t>
              </w:r>
              <w:r w:rsidR="0048053A" w:rsidRPr="0048053A">
                <w:rPr>
                  <w:rFonts w:cs="Calibri"/>
                  <w:sz w:val="20"/>
                  <w:szCs w:val="20"/>
                  <w:highlight w:val="cyan"/>
                  <w:lang w:eastAsia="zh-CN"/>
                  <w:rPrChange w:id="113" w:author="Phatthamon Jantalae" w:date="2022-06-16T16:11:00Z">
                    <w:rPr>
                      <w:rFonts w:cs="Calibri"/>
                      <w:sz w:val="20"/>
                      <w:szCs w:val="20"/>
                      <w:lang w:eastAsia="zh-CN"/>
                    </w:rPr>
                  </w:rPrChange>
                </w:rPr>
                <w:t xml:space="preserve"> that are exacerbated by climate change</w:t>
              </w:r>
              <w:r w:rsidR="0048053A" w:rsidRPr="0048053A">
                <w:rPr>
                  <w:rFonts w:eastAsia="Yu Mincho" w:cs="Arial"/>
                  <w:sz w:val="20"/>
                  <w:szCs w:val="20"/>
                  <w:highlight w:val="cyan"/>
                  <w:lang w:eastAsia="zh-CN"/>
                  <w:rPrChange w:id="114" w:author="Phatthamon Jantalae" w:date="2022-06-16T16:11:00Z">
                    <w:rPr>
                      <w:rFonts w:eastAsia="Yu Mincho" w:cs="Arial"/>
                      <w:sz w:val="20"/>
                      <w:szCs w:val="20"/>
                      <w:lang w:eastAsia="zh-CN"/>
                    </w:rPr>
                  </w:rPrChange>
                </w:rPr>
                <w:t>.</w:t>
              </w:r>
              <w:r w:rsidR="0048053A" w:rsidRPr="0048053A">
                <w:rPr>
                  <w:rFonts w:cs="Calibri"/>
                  <w:sz w:val="20"/>
                  <w:szCs w:val="20"/>
                  <w:highlight w:val="cyan"/>
                  <w:lang w:eastAsia="zh-CN"/>
                  <w:rPrChange w:id="115" w:author="Phatthamon Jantalae" w:date="2022-06-16T16:11:00Z">
                    <w:rPr>
                      <w:rFonts w:cs="Calibri"/>
                      <w:sz w:val="20"/>
                      <w:szCs w:val="20"/>
                      <w:lang w:eastAsia="zh-CN"/>
                    </w:rPr>
                  </w:rPrChange>
                </w:rPr>
                <w:t xml:space="preserve"> Thus, some of the demonstration activities of the project (located outdoors) can be impacted by weather events</w:t>
              </w:r>
              <w:r w:rsidR="0048053A" w:rsidRPr="0048053A">
                <w:rPr>
                  <w:rFonts w:cs="Calibri"/>
                  <w:sz w:val="20"/>
                  <w:szCs w:val="20"/>
                  <w:highlight w:val="cyan"/>
                  <w:lang w:eastAsia="zh-CN"/>
                  <w:rPrChange w:id="116" w:author="Phatthamon Jantalae" w:date="2022-06-16T16:11:00Z">
                    <w:rPr>
                      <w:rFonts w:cs="Calibri"/>
                      <w:sz w:val="20"/>
                      <w:szCs w:val="20"/>
                      <w:lang w:eastAsia="zh-CN"/>
                    </w:rPr>
                  </w:rPrChange>
                </w:rPr>
                <w:t>.</w:t>
              </w:r>
            </w:ins>
          </w:p>
        </w:tc>
        <w:tc>
          <w:tcPr>
            <w:tcW w:w="1350" w:type="dxa"/>
            <w:tcBorders>
              <w:top w:val="single" w:sz="4" w:space="0" w:color="FFFF00"/>
            </w:tcBorders>
          </w:tcPr>
          <w:p w14:paraId="7ADCF923"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w:t>
            </w:r>
          </w:p>
        </w:tc>
        <w:tc>
          <w:tcPr>
            <w:tcW w:w="1170" w:type="dxa"/>
            <w:tcBorders>
              <w:top w:val="single" w:sz="4" w:space="0" w:color="FFFF00"/>
            </w:tcBorders>
          </w:tcPr>
          <w:p w14:paraId="0A4EAF3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07A3F83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38754046" w14:textId="77777777" w:rsidR="00F5335A" w:rsidRDefault="00F5335A">
            <w:pPr>
              <w:spacing w:after="0" w:line="240" w:lineRule="auto"/>
              <w:rPr>
                <w:rFonts w:ascii="Calibri" w:hAnsi="Calibri" w:cs="Calibri"/>
                <w:sz w:val="20"/>
                <w:szCs w:val="20"/>
                <w:lang w:eastAsia="ja-JP"/>
              </w:rPr>
            </w:pPr>
          </w:p>
          <w:p w14:paraId="052F9A6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Moderate</w:t>
            </w:r>
          </w:p>
        </w:tc>
        <w:tc>
          <w:tcPr>
            <w:tcW w:w="4343" w:type="dxa"/>
            <w:tcBorders>
              <w:top w:val="single" w:sz="4" w:space="0" w:color="FFFF00"/>
            </w:tcBorders>
          </w:tcPr>
          <w:p w14:paraId="0E43BE4F" w14:textId="23B09842"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 xml:space="preserve">The ESIA </w:t>
            </w:r>
            <w:ins w:id="117" w:author="Phatthamon Jantalae" w:date="2022-06-16T16:11:00Z">
              <w:r w:rsidR="0048053A" w:rsidRPr="0048053A">
                <w:rPr>
                  <w:rFonts w:cs="Arial"/>
                  <w:sz w:val="20"/>
                  <w:szCs w:val="20"/>
                  <w:highlight w:val="cyan"/>
                  <w:lang w:eastAsia="zh-CN"/>
                  <w:rPrChange w:id="118" w:author="Phatthamon Jantalae" w:date="2022-06-16T16:11:00Z">
                    <w:rPr>
                      <w:rFonts w:cs="Arial"/>
                      <w:sz w:val="20"/>
                      <w:szCs w:val="20"/>
                      <w:lang w:eastAsia="zh-CN"/>
                    </w:rPr>
                  </w:rPrChange>
                </w:rPr>
                <w:t>(as required and outlined in the ESMF)</w:t>
              </w:r>
              <w:r w:rsidR="0048053A">
                <w:rPr>
                  <w:rFonts w:cs="Arial"/>
                  <w:sz w:val="20"/>
                  <w:szCs w:val="20"/>
                  <w:lang w:eastAsia="zh-CN"/>
                </w:rPr>
                <w:t xml:space="preserve"> </w:t>
              </w:r>
            </w:ins>
            <w:r>
              <w:rPr>
                <w:rFonts w:ascii="Calibri" w:hAnsi="Calibri" w:cs="Calibri"/>
                <w:sz w:val="20"/>
                <w:szCs w:val="20"/>
                <w:lang w:eastAsia="zh-CN"/>
              </w:rPr>
              <w:t xml:space="preserve">assesses activities for impact and sustainability within China national context, including its </w:t>
            </w:r>
            <w:r w:rsidRPr="0048053A">
              <w:rPr>
                <w:rFonts w:ascii="Calibri" w:hAnsi="Calibri" w:cs="Calibri"/>
                <w:sz w:val="20"/>
                <w:szCs w:val="20"/>
                <w:highlight w:val="cyan"/>
                <w:lang w:eastAsia="zh-CN"/>
                <w:rPrChange w:id="119" w:author="Phatthamon Jantalae" w:date="2022-06-16T16:12:00Z">
                  <w:rPr>
                    <w:rFonts w:ascii="Calibri" w:hAnsi="Calibri" w:cs="Calibri"/>
                    <w:sz w:val="20"/>
                    <w:szCs w:val="20"/>
                    <w:lang w:eastAsia="zh-CN"/>
                  </w:rPr>
                </w:rPrChange>
              </w:rPr>
              <w:t>climat</w:t>
            </w:r>
            <w:ins w:id="120" w:author="Phatthamon Jantalae" w:date="2022-06-16T16:12:00Z">
              <w:r w:rsidR="0048053A" w:rsidRPr="0048053A">
                <w:rPr>
                  <w:rFonts w:ascii="Calibri" w:hAnsi="Calibri" w:cs="Calibri"/>
                  <w:sz w:val="20"/>
                  <w:szCs w:val="20"/>
                  <w:highlight w:val="cyan"/>
                  <w:lang w:eastAsia="zh-CN"/>
                  <w:rPrChange w:id="121" w:author="Phatthamon Jantalae" w:date="2022-06-16T16:12:00Z">
                    <w:rPr>
                      <w:rFonts w:ascii="Calibri" w:hAnsi="Calibri" w:cs="Calibri"/>
                      <w:sz w:val="20"/>
                      <w:szCs w:val="20"/>
                      <w:lang w:eastAsia="zh-CN"/>
                    </w:rPr>
                  </w:rPrChange>
                </w:rPr>
                <w:t>ic vulnerability and associated impacts</w:t>
              </w:r>
            </w:ins>
            <w:del w:id="122" w:author="Phatthamon Jantalae" w:date="2022-06-16T16:12:00Z">
              <w:r w:rsidDel="0048053A">
                <w:rPr>
                  <w:rFonts w:ascii="Calibri" w:hAnsi="Calibri" w:cs="Calibri"/>
                  <w:sz w:val="20"/>
                  <w:szCs w:val="20"/>
                  <w:lang w:eastAsia="zh-CN"/>
                </w:rPr>
                <w:delText>e, and relevant ESMP has been outlined in the ESMF</w:delText>
              </w:r>
            </w:del>
            <w:r>
              <w:rPr>
                <w:rFonts w:ascii="Calibri" w:hAnsi="Calibri" w:cs="Calibri"/>
                <w:sz w:val="20"/>
                <w:szCs w:val="20"/>
                <w:lang w:eastAsia="zh-CN"/>
              </w:rPr>
              <w:t>.</w:t>
            </w:r>
          </w:p>
          <w:p w14:paraId="57E8A275" w14:textId="6F45BED6"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The detailed design of the demos shall take climate-related events and risks into consideration</w:t>
            </w:r>
            <w:ins w:id="123" w:author="Phatthamon Jantalae" w:date="2022-06-16T16:12:00Z">
              <w:r w:rsidR="0048053A">
                <w:rPr>
                  <w:rFonts w:ascii="Calibri" w:hAnsi="Calibri" w:cs="Calibri"/>
                  <w:sz w:val="20"/>
                  <w:szCs w:val="20"/>
                  <w:lang w:eastAsia="zh-CN"/>
                </w:rPr>
                <w:t xml:space="preserve"> </w:t>
              </w:r>
              <w:r w:rsidR="0048053A" w:rsidRPr="0048053A">
                <w:rPr>
                  <w:rFonts w:eastAsia="Times New Roman" w:cs="Arial"/>
                  <w:sz w:val="20"/>
                  <w:szCs w:val="20"/>
                  <w:highlight w:val="cyan"/>
                  <w:lang w:eastAsia="ja-JP"/>
                  <w:rPrChange w:id="124" w:author="Phatthamon Jantalae" w:date="2022-06-16T16:12:00Z">
                    <w:rPr>
                      <w:rFonts w:eastAsia="Times New Roman" w:cs="Arial"/>
                      <w:sz w:val="20"/>
                      <w:szCs w:val="20"/>
                      <w:lang w:eastAsia="ja-JP"/>
                    </w:rPr>
                  </w:rPrChange>
                </w:rPr>
                <w:t>by utilizing the findings of the risk assessment that shall be conducted as part of the ESIAs</w:t>
              </w:r>
            </w:ins>
            <w:r>
              <w:rPr>
                <w:rFonts w:ascii="Calibri" w:eastAsia="Times New Roman" w:hAnsi="Calibri" w:cs="Calibri"/>
                <w:sz w:val="20"/>
                <w:szCs w:val="20"/>
                <w:lang w:eastAsia="ja-JP"/>
              </w:rPr>
              <w:t xml:space="preserve">. </w:t>
            </w:r>
            <w:r>
              <w:rPr>
                <w:rFonts w:ascii="Calibri" w:hAnsi="Calibri" w:cs="Calibri"/>
                <w:sz w:val="20"/>
                <w:szCs w:val="20"/>
                <w:lang w:eastAsia="zh-CN"/>
              </w:rPr>
              <w:t>Appropriate measures will be taken based on the specific climate-related events. For instance, the adverse impact of flood on demos can be eliminated by constructing diversion ditches, while sunshade roofs and cooling spray can reduce the impact of extreme high temperatures.</w:t>
            </w:r>
          </w:p>
          <w:p w14:paraId="12AD4078" w14:textId="2D710143" w:rsidR="00F5335A" w:rsidRDefault="00795F6F">
            <w:pPr>
              <w:spacing w:after="0" w:line="240" w:lineRule="auto"/>
              <w:rPr>
                <w:rFonts w:ascii="Calibri" w:hAnsi="Calibri" w:cs="Calibri"/>
                <w:sz w:val="20"/>
                <w:szCs w:val="20"/>
                <w:lang w:eastAsia="zh-CN"/>
              </w:rPr>
            </w:pPr>
            <w:r>
              <w:rPr>
                <w:rFonts w:ascii="Calibri" w:eastAsia="Yu Mincho" w:hAnsi="Calibri" w:cs="Calibri"/>
                <w:sz w:val="20"/>
                <w:szCs w:val="20"/>
                <w:lang w:eastAsia="zh-CN"/>
              </w:rPr>
              <w:t>The demos will also cover climate risk adaptation capacity building through training workshops</w:t>
            </w:r>
            <w:ins w:id="125" w:author="Phatthamon Jantalae" w:date="2022-06-16T16:13:00Z">
              <w:r w:rsidR="0048053A">
                <w:rPr>
                  <w:rFonts w:ascii="Calibri" w:eastAsia="Yu Mincho" w:hAnsi="Calibri" w:cs="Calibri"/>
                  <w:sz w:val="20"/>
                  <w:szCs w:val="20"/>
                  <w:lang w:eastAsia="zh-CN"/>
                </w:rPr>
                <w:t xml:space="preserve"> </w:t>
              </w:r>
              <w:r w:rsidR="0048053A" w:rsidRPr="0048053A">
                <w:rPr>
                  <w:rFonts w:eastAsia="Yu Mincho" w:cs="Arial"/>
                  <w:sz w:val="20"/>
                  <w:szCs w:val="20"/>
                  <w:highlight w:val="cyan"/>
                  <w:lang w:eastAsia="zh-CN"/>
                  <w:rPrChange w:id="126" w:author="Phatthamon Jantalae" w:date="2022-06-16T16:13:00Z">
                    <w:rPr>
                      <w:rFonts w:eastAsia="Yu Mincho" w:cs="Arial"/>
                      <w:sz w:val="20"/>
                      <w:szCs w:val="20"/>
                      <w:lang w:eastAsia="zh-CN"/>
                    </w:rPr>
                  </w:rPrChange>
                </w:rPr>
                <w:t>(Activities 1.2.2.3, 2.2.2.2, 3.2.2.3)</w:t>
              </w:r>
            </w:ins>
            <w:r>
              <w:rPr>
                <w:rFonts w:ascii="Calibri" w:eastAsia="Yu Mincho" w:hAnsi="Calibri" w:cs="Calibri"/>
                <w:sz w:val="20"/>
                <w:szCs w:val="20"/>
                <w:lang w:eastAsia="zh-CN"/>
              </w:rPr>
              <w:t xml:space="preserve">. This training will be provided to the demo companies and local governments to enhance their capacities to deal with extreme climate events in general. </w:t>
            </w:r>
            <w:r>
              <w:rPr>
                <w:rFonts w:ascii="Calibri" w:hAnsi="Calibri" w:cs="Calibri"/>
                <w:sz w:val="20"/>
                <w:szCs w:val="20"/>
                <w:lang w:eastAsia="zh-CN"/>
              </w:rPr>
              <w:t>Depending on the extent of the impacts of the adverse climate-related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839" w:type="dxa"/>
            <w:tcBorders>
              <w:top w:val="single" w:sz="4" w:space="0" w:color="FFFF00"/>
            </w:tcBorders>
          </w:tcPr>
          <w:p w14:paraId="1B8EE68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542EA5F4"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CA1647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6983FD5"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49D5D254"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rsidDel="0048053A" w14:paraId="3CDCAB9E" w14:textId="50C193EC">
        <w:trPr>
          <w:jc w:val="center"/>
          <w:del w:id="127" w:author="Phatthamon Jantalae" w:date="2022-06-16T16:13:00Z"/>
        </w:trPr>
        <w:tc>
          <w:tcPr>
            <w:tcW w:w="1710" w:type="dxa"/>
            <w:tcBorders>
              <w:top w:val="single" w:sz="4" w:space="0" w:color="FFFF00"/>
            </w:tcBorders>
          </w:tcPr>
          <w:p w14:paraId="3C264F44" w14:textId="4D987561" w:rsidR="00F5335A" w:rsidDel="0048053A" w:rsidRDefault="00795F6F">
            <w:pPr>
              <w:spacing w:after="0" w:line="240" w:lineRule="auto"/>
              <w:rPr>
                <w:del w:id="128" w:author="Phatthamon Jantalae" w:date="2022-06-16T16:13:00Z"/>
                <w:rFonts w:ascii="Calibri" w:hAnsi="Calibri" w:cs="Calibri"/>
                <w:sz w:val="20"/>
                <w:szCs w:val="20"/>
                <w:lang w:eastAsia="ja-JP"/>
              </w:rPr>
            </w:pPr>
            <w:del w:id="129" w:author="Phatthamon Jantalae" w:date="2022-06-16T16:13:00Z">
              <w:r w:rsidDel="0048053A">
                <w:rPr>
                  <w:rFonts w:ascii="Calibri" w:hAnsi="Calibri" w:cs="Calibri"/>
                  <w:sz w:val="20"/>
                  <w:szCs w:val="20"/>
                  <w:lang w:eastAsia="zh-CN"/>
                </w:rPr>
                <w:delText xml:space="preserve">The </w:delText>
              </w:r>
              <w:r w:rsidDel="0048053A">
                <w:rPr>
                  <w:rFonts w:ascii="Calibri" w:hAnsi="Calibri" w:cs="Calibri"/>
                  <w:sz w:val="20"/>
                  <w:szCs w:val="20"/>
                  <w:lang w:eastAsia="ja-JP"/>
                </w:rPr>
                <w:delText>PhosChemEE</w:delText>
              </w:r>
              <w:r w:rsidDel="0048053A">
                <w:rPr>
                  <w:rFonts w:ascii="Calibri" w:hAnsi="Calibri" w:cs="Calibri"/>
                  <w:sz w:val="20"/>
                  <w:szCs w:val="20"/>
                  <w:lang w:eastAsia="zh-CN"/>
                </w:rPr>
                <w:delText xml:space="preserve"> Project will involve large-scale infrastructure development that might not be designed, built, operated or maintained safely.</w:delText>
              </w:r>
            </w:del>
          </w:p>
        </w:tc>
        <w:tc>
          <w:tcPr>
            <w:tcW w:w="1350" w:type="dxa"/>
            <w:tcBorders>
              <w:top w:val="single" w:sz="4" w:space="0" w:color="FFFF00"/>
            </w:tcBorders>
          </w:tcPr>
          <w:p w14:paraId="24BBC08B" w14:textId="48F7F9E3" w:rsidR="00F5335A" w:rsidDel="0048053A" w:rsidRDefault="00795F6F">
            <w:pPr>
              <w:spacing w:after="0" w:line="240" w:lineRule="auto"/>
              <w:ind w:left="-18" w:right="-108"/>
              <w:rPr>
                <w:del w:id="130" w:author="Phatthamon Jantalae" w:date="2022-06-16T16:13:00Z"/>
                <w:rFonts w:ascii="Calibri" w:hAnsi="Calibri" w:cs="Calibri"/>
                <w:sz w:val="20"/>
                <w:szCs w:val="20"/>
              </w:rPr>
            </w:pPr>
            <w:del w:id="131" w:author="Phatthamon Jantalae" w:date="2022-06-16T16:13:00Z">
              <w:r w:rsidDel="0048053A">
                <w:rPr>
                  <w:rFonts w:ascii="Calibri" w:hAnsi="Calibri" w:cs="Calibri"/>
                  <w:sz w:val="20"/>
                  <w:szCs w:val="20"/>
                </w:rPr>
                <w:delText>Operational</w:delText>
              </w:r>
            </w:del>
          </w:p>
        </w:tc>
        <w:tc>
          <w:tcPr>
            <w:tcW w:w="1170" w:type="dxa"/>
            <w:tcBorders>
              <w:top w:val="single" w:sz="4" w:space="0" w:color="FFFF00"/>
            </w:tcBorders>
          </w:tcPr>
          <w:p w14:paraId="51D649FE" w14:textId="16D98F25" w:rsidR="00F5335A" w:rsidDel="0048053A" w:rsidRDefault="00795F6F">
            <w:pPr>
              <w:spacing w:after="0" w:line="240" w:lineRule="auto"/>
              <w:rPr>
                <w:del w:id="132" w:author="Phatthamon Jantalae" w:date="2022-06-16T16:13:00Z"/>
                <w:rFonts w:ascii="Calibri" w:hAnsi="Calibri" w:cs="Calibri"/>
                <w:sz w:val="20"/>
                <w:szCs w:val="20"/>
                <w:lang w:eastAsia="ja-JP"/>
              </w:rPr>
            </w:pPr>
            <w:del w:id="133" w:author="Phatthamon Jantalae" w:date="2022-06-16T16:13:00Z">
              <w:r w:rsidDel="0048053A">
                <w:rPr>
                  <w:rFonts w:ascii="Calibri" w:hAnsi="Calibri" w:cs="Calibri"/>
                  <w:sz w:val="20"/>
                  <w:szCs w:val="20"/>
                  <w:lang w:eastAsia="ja-JP"/>
                </w:rPr>
                <w:delText>I = 5</w:delText>
              </w:r>
            </w:del>
          </w:p>
          <w:p w14:paraId="24E189A4" w14:textId="6954346A" w:rsidR="00F5335A" w:rsidDel="0048053A" w:rsidRDefault="00795F6F">
            <w:pPr>
              <w:spacing w:after="0" w:line="240" w:lineRule="auto"/>
              <w:rPr>
                <w:del w:id="134" w:author="Phatthamon Jantalae" w:date="2022-06-16T16:13:00Z"/>
                <w:rFonts w:ascii="Calibri" w:hAnsi="Calibri" w:cs="Calibri"/>
                <w:sz w:val="20"/>
                <w:szCs w:val="20"/>
                <w:lang w:eastAsia="ja-JP"/>
              </w:rPr>
            </w:pPr>
            <w:del w:id="135" w:author="Phatthamon Jantalae" w:date="2022-06-16T16:13:00Z">
              <w:r w:rsidDel="0048053A">
                <w:rPr>
                  <w:rFonts w:ascii="Calibri" w:hAnsi="Calibri" w:cs="Calibri"/>
                  <w:sz w:val="20"/>
                  <w:szCs w:val="20"/>
                  <w:lang w:eastAsia="ja-JP"/>
                </w:rPr>
                <w:delText>L = 2</w:delText>
              </w:r>
            </w:del>
          </w:p>
          <w:p w14:paraId="7B6A0F6C" w14:textId="5E6BC8F5" w:rsidR="00F5335A" w:rsidDel="0048053A" w:rsidRDefault="00F5335A">
            <w:pPr>
              <w:spacing w:after="0" w:line="240" w:lineRule="auto"/>
              <w:rPr>
                <w:del w:id="136" w:author="Phatthamon Jantalae" w:date="2022-06-16T16:13:00Z"/>
                <w:rFonts w:ascii="Calibri" w:hAnsi="Calibri" w:cs="Calibri"/>
                <w:sz w:val="20"/>
                <w:szCs w:val="20"/>
                <w:lang w:eastAsia="ja-JP"/>
              </w:rPr>
            </w:pPr>
          </w:p>
          <w:p w14:paraId="2EDEA0F1" w14:textId="4632587E" w:rsidR="00F5335A" w:rsidDel="0048053A" w:rsidRDefault="00795F6F">
            <w:pPr>
              <w:spacing w:after="0" w:line="240" w:lineRule="auto"/>
              <w:rPr>
                <w:del w:id="137" w:author="Phatthamon Jantalae" w:date="2022-06-16T16:13:00Z"/>
                <w:rFonts w:ascii="Calibri" w:hAnsi="Calibri" w:cs="Calibri"/>
                <w:sz w:val="20"/>
                <w:szCs w:val="20"/>
                <w:lang w:eastAsia="ja-JP"/>
              </w:rPr>
            </w:pPr>
            <w:del w:id="138" w:author="Phatthamon Jantalae" w:date="2022-06-16T16:13:00Z">
              <w:r w:rsidDel="0048053A">
                <w:rPr>
                  <w:rFonts w:ascii="Calibri" w:hAnsi="Calibri" w:cs="Calibri"/>
                  <w:sz w:val="20"/>
                  <w:szCs w:val="20"/>
                  <w:lang w:eastAsia="zh-CN"/>
                </w:rPr>
                <w:delText>Substantial</w:delText>
              </w:r>
            </w:del>
          </w:p>
        </w:tc>
        <w:tc>
          <w:tcPr>
            <w:tcW w:w="4343" w:type="dxa"/>
            <w:tcBorders>
              <w:top w:val="single" w:sz="4" w:space="0" w:color="FFFF00"/>
            </w:tcBorders>
          </w:tcPr>
          <w:p w14:paraId="2DD0F706" w14:textId="26C9D4A8" w:rsidR="00F5335A" w:rsidDel="0048053A" w:rsidRDefault="00795F6F">
            <w:pPr>
              <w:spacing w:after="0" w:line="240" w:lineRule="auto"/>
              <w:rPr>
                <w:del w:id="139" w:author="Phatthamon Jantalae" w:date="2022-06-16T16:13:00Z"/>
                <w:rFonts w:ascii="Calibri" w:eastAsia="Yu Mincho" w:hAnsi="Calibri" w:cs="Calibri"/>
                <w:sz w:val="20"/>
                <w:szCs w:val="20"/>
                <w:lang w:eastAsia="ja-JP"/>
              </w:rPr>
            </w:pPr>
            <w:del w:id="140" w:author="Phatthamon Jantalae" w:date="2022-06-16T16:13:00Z">
              <w:r w:rsidDel="0048053A">
                <w:rPr>
                  <w:rFonts w:ascii="Calibri" w:hAnsi="Calibri" w:cs="Calibri"/>
                  <w:sz w:val="20"/>
                  <w:szCs w:val="20"/>
                  <w:lang w:eastAsia="ja-JP"/>
                </w:rPr>
                <w:delText xml:space="preserve">Aside from conducting the required site-specific ESIAs/ESMPs, the infrastructures (e.g., process buildings and access roads) shall be </w:delText>
              </w:r>
              <w:r w:rsidDel="0048053A">
                <w:rPr>
                  <w:rFonts w:ascii="Calibri" w:eastAsia="Yu Mincho" w:hAnsi="Calibri" w:cs="Calibri"/>
                  <w:sz w:val="20"/>
                  <w:szCs w:val="20"/>
                  <w:lang w:eastAsia="ja-JP"/>
                </w:rPr>
                <w:delText xml:space="preserve">designed, constructed, operated and decommissioned following national legal requirements, good international practice, and any relevant international obligations and standards. </w:delText>
              </w:r>
            </w:del>
          </w:p>
          <w:p w14:paraId="44A160DE" w14:textId="482DAFCF" w:rsidR="00F5335A" w:rsidDel="0048053A" w:rsidRDefault="00795F6F">
            <w:pPr>
              <w:spacing w:after="0" w:line="240" w:lineRule="auto"/>
              <w:rPr>
                <w:del w:id="141" w:author="Phatthamon Jantalae" w:date="2022-06-16T16:13:00Z"/>
                <w:rFonts w:ascii="Calibri" w:hAnsi="Calibri" w:cs="Calibri"/>
                <w:sz w:val="20"/>
                <w:szCs w:val="20"/>
                <w:lang w:eastAsia="zh-CN"/>
              </w:rPr>
            </w:pPr>
            <w:del w:id="142" w:author="Phatthamon Jantalae" w:date="2022-06-16T16:13:00Z">
              <w:r w:rsidDel="0048053A">
                <w:rPr>
                  <w:rFonts w:ascii="Calibri" w:eastAsia="Yu Mincho" w:hAnsi="Calibri" w:cs="Calibri"/>
                  <w:sz w:val="20"/>
                  <w:szCs w:val="20"/>
                  <w:lang w:eastAsia="ja-JP"/>
                </w:rPr>
                <w:delText xml:space="preserve">The demo infrastructures shall be designed by qualified engineers and professionals who will be engaged by the </w:delText>
              </w:r>
              <w:r w:rsidDel="0048053A">
                <w:rPr>
                  <w:rFonts w:ascii="Calibri" w:hAnsi="Calibri" w:cs="Calibri"/>
                  <w:sz w:val="20"/>
                  <w:szCs w:val="20"/>
                  <w:lang w:eastAsia="ja-JP"/>
                </w:rPr>
                <w:delText>PhosChemEE</w:delText>
              </w:r>
              <w:r w:rsidDel="0048053A">
                <w:rPr>
                  <w:rFonts w:ascii="Calibri" w:hAnsi="Calibri" w:cs="Calibri"/>
                  <w:sz w:val="20"/>
                  <w:szCs w:val="20"/>
                  <w:lang w:eastAsia="zh-CN"/>
                </w:rPr>
                <w:delText xml:space="preserve"> Project, and then be </w:delText>
              </w:r>
              <w:r w:rsidDel="0048053A">
                <w:rPr>
                  <w:rFonts w:ascii="Calibri" w:hAnsi="Calibri" w:cs="Calibri"/>
                  <w:sz w:val="20"/>
                  <w:szCs w:val="20"/>
                  <w:lang w:eastAsia="zh-CN"/>
                </w:rPr>
                <w:lastRenderedPageBreak/>
                <w:delText xml:space="preserve">certified and approved by independent professionals not involved in the design process. During the construction phase of each demo, </w:delText>
              </w:r>
              <w:r w:rsidDel="0048053A">
                <w:rPr>
                  <w:rFonts w:ascii="Calibri" w:eastAsia="Yu Mincho" w:hAnsi="Calibri" w:cs="Calibri"/>
                  <w:sz w:val="20"/>
                  <w:szCs w:val="20"/>
                  <w:lang w:eastAsia="ja-JP"/>
                </w:rPr>
                <w:delText xml:space="preserve">appropriate plans for construction supervision and quality assurance will be prepared and implemented. </w:delText>
              </w:r>
              <w:r w:rsidDel="0048053A">
                <w:rPr>
                  <w:rFonts w:ascii="Calibri" w:hAnsi="Calibri" w:cs="Calibri"/>
                  <w:sz w:val="20"/>
                  <w:szCs w:val="20"/>
                  <w:lang w:eastAsia="zh-CN"/>
                </w:rPr>
                <w:delText xml:space="preserve">Construction personnel will also have appropriate qualifications and training. Periodic safety inspections, monitoring </w:delText>
              </w:r>
              <w:r w:rsidDel="0048053A">
                <w:rPr>
                  <w:rFonts w:ascii="Calibri" w:eastAsia="Yu Mincho" w:hAnsi="Calibri" w:cs="Calibri"/>
                  <w:sz w:val="20"/>
                  <w:szCs w:val="20"/>
                  <w:lang w:eastAsia="ja-JP"/>
                </w:rPr>
                <w:delText>and emergency preparedness</w:delText>
              </w:r>
              <w:r w:rsidDel="0048053A">
                <w:rPr>
                  <w:rFonts w:ascii="Calibri" w:hAnsi="Calibri" w:cs="Calibri"/>
                  <w:sz w:val="20"/>
                  <w:szCs w:val="20"/>
                  <w:lang w:eastAsia="zh-CN"/>
                </w:rPr>
                <w:delText xml:space="preserve"> will be included in demos in order to ensure the appropriate and safe </w:delText>
              </w:r>
              <w:r w:rsidDel="0048053A">
                <w:rPr>
                  <w:rFonts w:ascii="Calibri" w:eastAsia="Yu Mincho" w:hAnsi="Calibri" w:cs="Calibri"/>
                  <w:sz w:val="20"/>
                  <w:szCs w:val="20"/>
                  <w:lang w:eastAsia="ja-JP"/>
                </w:rPr>
                <w:delText>operation and maintenance.</w:delText>
              </w:r>
            </w:del>
          </w:p>
          <w:p w14:paraId="7E0E0D9F" w14:textId="6E68FFB8" w:rsidR="00F5335A" w:rsidDel="0048053A" w:rsidRDefault="00795F6F">
            <w:pPr>
              <w:spacing w:after="0" w:line="240" w:lineRule="auto"/>
              <w:rPr>
                <w:del w:id="143" w:author="Phatthamon Jantalae" w:date="2022-06-16T16:13:00Z"/>
                <w:rFonts w:ascii="Calibri" w:hAnsi="Calibri" w:cs="Calibri"/>
                <w:sz w:val="20"/>
                <w:szCs w:val="20"/>
                <w:lang w:eastAsia="zh-CN"/>
              </w:rPr>
            </w:pPr>
            <w:del w:id="144" w:author="Phatthamon Jantalae" w:date="2022-06-16T16:13:00Z">
              <w:r w:rsidDel="0048053A">
                <w:rPr>
                  <w:rFonts w:ascii="Calibri" w:eastAsia="Yu Mincho" w:hAnsi="Calibri" w:cs="Calibri"/>
                  <w:sz w:val="20"/>
                  <w:szCs w:val="20"/>
                  <w:lang w:eastAsia="ja-JP"/>
                </w:rPr>
                <w:delText xml:space="preserve">The ESMF will outline detailed steps required to assess and manage this </w:delText>
              </w:r>
              <w:r w:rsidDel="0048053A">
                <w:rPr>
                  <w:rFonts w:ascii="Calibri" w:hAnsi="Calibri" w:cs="Calibri"/>
                  <w:sz w:val="20"/>
                  <w:szCs w:val="20"/>
                  <w:lang w:eastAsia="zh-CN"/>
                </w:rPr>
                <w:delText>Substantial risk.</w:delText>
              </w:r>
            </w:del>
          </w:p>
        </w:tc>
        <w:tc>
          <w:tcPr>
            <w:tcW w:w="839" w:type="dxa"/>
            <w:tcBorders>
              <w:top w:val="single" w:sz="4" w:space="0" w:color="FFFF00"/>
            </w:tcBorders>
          </w:tcPr>
          <w:p w14:paraId="7C2D78F4" w14:textId="49EF7003" w:rsidR="00F5335A" w:rsidDel="0048053A" w:rsidRDefault="00795F6F">
            <w:pPr>
              <w:spacing w:after="0" w:line="240" w:lineRule="auto"/>
              <w:ind w:right="-108"/>
              <w:rPr>
                <w:del w:id="145" w:author="Phatthamon Jantalae" w:date="2022-06-16T16:13:00Z"/>
                <w:rFonts w:ascii="Calibri" w:hAnsi="Calibri" w:cs="Calibri"/>
                <w:sz w:val="20"/>
                <w:szCs w:val="20"/>
              </w:rPr>
            </w:pPr>
            <w:del w:id="146" w:author="Phatthamon Jantalae" w:date="2022-06-16T16:13:00Z">
              <w:r w:rsidDel="0048053A">
                <w:rPr>
                  <w:rFonts w:ascii="Calibri" w:hAnsi="Calibri" w:cs="Calibri"/>
                  <w:sz w:val="20"/>
                  <w:szCs w:val="20"/>
                </w:rPr>
                <w:lastRenderedPageBreak/>
                <w:delText>PMU</w:delText>
              </w:r>
            </w:del>
          </w:p>
          <w:p w14:paraId="778633EE" w14:textId="4AC28AB8" w:rsidR="00F5335A" w:rsidDel="0048053A" w:rsidRDefault="00795F6F">
            <w:pPr>
              <w:spacing w:after="0" w:line="240" w:lineRule="auto"/>
              <w:ind w:right="-108"/>
              <w:rPr>
                <w:del w:id="147" w:author="Phatthamon Jantalae" w:date="2022-06-16T16:13:00Z"/>
                <w:rFonts w:ascii="Calibri" w:hAnsi="Calibri" w:cs="Calibri"/>
                <w:sz w:val="20"/>
                <w:szCs w:val="20"/>
              </w:rPr>
            </w:pPr>
            <w:del w:id="148" w:author="Phatthamon Jantalae" w:date="2022-06-16T16:13:00Z">
              <w:r w:rsidDel="0048053A">
                <w:rPr>
                  <w:rFonts w:ascii="Calibri" w:hAnsi="Calibri" w:cs="Calibri"/>
                  <w:sz w:val="20"/>
                  <w:szCs w:val="20"/>
                </w:rPr>
                <w:delText>MIIT</w:delText>
              </w:r>
            </w:del>
          </w:p>
          <w:p w14:paraId="72832513" w14:textId="4247E3A8" w:rsidR="00F5335A" w:rsidDel="0048053A" w:rsidRDefault="00795F6F">
            <w:pPr>
              <w:spacing w:after="0" w:line="240" w:lineRule="auto"/>
              <w:ind w:right="-108"/>
              <w:rPr>
                <w:del w:id="149" w:author="Phatthamon Jantalae" w:date="2022-06-16T16:13:00Z"/>
                <w:rFonts w:ascii="Calibri" w:hAnsi="Calibri" w:cs="Calibri"/>
                <w:sz w:val="20"/>
                <w:szCs w:val="20"/>
              </w:rPr>
            </w:pPr>
            <w:del w:id="150" w:author="Phatthamon Jantalae" w:date="2022-06-16T16:13:00Z">
              <w:r w:rsidDel="0048053A">
                <w:rPr>
                  <w:rFonts w:ascii="Calibri" w:hAnsi="Calibri" w:cs="Calibri"/>
                  <w:sz w:val="20"/>
                  <w:szCs w:val="20"/>
                </w:rPr>
                <w:delText>MNR</w:delText>
              </w:r>
            </w:del>
          </w:p>
          <w:p w14:paraId="2C322E3C" w14:textId="5AF587D6" w:rsidR="00F5335A" w:rsidDel="0048053A" w:rsidRDefault="00F5335A">
            <w:pPr>
              <w:spacing w:after="0" w:line="240" w:lineRule="auto"/>
              <w:ind w:right="-108"/>
              <w:rPr>
                <w:del w:id="151" w:author="Phatthamon Jantalae" w:date="2022-06-16T16:13:00Z"/>
                <w:rFonts w:ascii="Calibri" w:hAnsi="Calibri" w:cs="Calibri"/>
                <w:sz w:val="20"/>
                <w:szCs w:val="20"/>
              </w:rPr>
            </w:pPr>
          </w:p>
        </w:tc>
        <w:tc>
          <w:tcPr>
            <w:tcW w:w="900" w:type="dxa"/>
            <w:tcBorders>
              <w:top w:val="single" w:sz="4" w:space="0" w:color="FFFF00"/>
            </w:tcBorders>
          </w:tcPr>
          <w:p w14:paraId="1C246FAB" w14:textId="0D78076D" w:rsidR="00F5335A" w:rsidDel="0048053A" w:rsidRDefault="00795F6F">
            <w:pPr>
              <w:spacing w:after="0" w:line="240" w:lineRule="auto"/>
              <w:ind w:right="-108"/>
              <w:rPr>
                <w:del w:id="152" w:author="Phatthamon Jantalae" w:date="2022-06-16T16:13:00Z"/>
                <w:rFonts w:ascii="Calibri" w:hAnsi="Calibri" w:cs="Calibri"/>
                <w:sz w:val="20"/>
                <w:szCs w:val="20"/>
              </w:rPr>
            </w:pPr>
            <w:del w:id="153" w:author="Phatthamon Jantalae" w:date="2022-06-16T16:13:00Z">
              <w:r w:rsidDel="0048053A">
                <w:rPr>
                  <w:rFonts w:ascii="Calibri" w:hAnsi="Calibri" w:cs="Calibri"/>
                  <w:sz w:val="20"/>
                  <w:szCs w:val="20"/>
                </w:rPr>
                <w:delText>No Change</w:delText>
              </w:r>
            </w:del>
          </w:p>
        </w:tc>
      </w:tr>
      <w:tr w:rsidR="00F5335A" w:rsidDel="0048053A" w14:paraId="5839421B" w14:textId="1C901C8D">
        <w:trPr>
          <w:jc w:val="center"/>
          <w:del w:id="154" w:author="Phatthamon Jantalae" w:date="2022-06-16T16:13:00Z"/>
        </w:trPr>
        <w:tc>
          <w:tcPr>
            <w:tcW w:w="1710" w:type="dxa"/>
            <w:tcBorders>
              <w:top w:val="single" w:sz="4" w:space="0" w:color="FFFF00"/>
            </w:tcBorders>
          </w:tcPr>
          <w:p w14:paraId="78B0A496" w14:textId="306D78C8" w:rsidR="00F5335A" w:rsidDel="0048053A" w:rsidRDefault="00795F6F">
            <w:pPr>
              <w:spacing w:after="0" w:line="240" w:lineRule="auto"/>
              <w:rPr>
                <w:del w:id="155" w:author="Phatthamon Jantalae" w:date="2022-06-16T16:13:00Z"/>
                <w:rFonts w:ascii="Calibri" w:hAnsi="Calibri" w:cs="Calibri"/>
                <w:sz w:val="20"/>
                <w:szCs w:val="20"/>
                <w:lang w:eastAsia="ja-JP"/>
              </w:rPr>
            </w:pPr>
            <w:del w:id="156" w:author="Phatthamon Jantalae" w:date="2022-06-16T16:13:00Z">
              <w:r w:rsidDel="0048053A">
                <w:rPr>
                  <w:rFonts w:ascii="Calibri" w:hAnsi="Calibri" w:cs="Calibri"/>
                  <w:sz w:val="20"/>
                  <w:szCs w:val="20"/>
                  <w:lang w:eastAsia="zh-CN"/>
                </w:rPr>
                <w:delText>The</w:delText>
              </w:r>
              <w:r w:rsidDel="0048053A">
                <w:rPr>
                  <w:rFonts w:ascii="Calibri" w:hAnsi="Calibri" w:cs="Calibri"/>
                  <w:sz w:val="20"/>
                  <w:szCs w:val="20"/>
                </w:rPr>
                <w:delText xml:space="preserve"> </w:delText>
              </w:r>
              <w:r w:rsidDel="0048053A">
                <w:rPr>
                  <w:rFonts w:ascii="Calibri" w:hAnsi="Calibri" w:cs="Calibri"/>
                  <w:sz w:val="20"/>
                  <w:szCs w:val="20"/>
                  <w:lang w:eastAsia="zh-CN"/>
                </w:rPr>
                <w:delText>PhosChemEE Project might pose potential risks and vulnerabilities related to occupational health and safety due to physical, chemical, biological, and radiological hazards during new infrastructure or system construction, operation.</w:delText>
              </w:r>
            </w:del>
          </w:p>
        </w:tc>
        <w:tc>
          <w:tcPr>
            <w:tcW w:w="1350" w:type="dxa"/>
            <w:tcBorders>
              <w:top w:val="single" w:sz="4" w:space="0" w:color="FFFF00"/>
            </w:tcBorders>
          </w:tcPr>
          <w:p w14:paraId="2BA706AE" w14:textId="34E3D61F" w:rsidR="00F5335A" w:rsidDel="0048053A" w:rsidRDefault="00795F6F">
            <w:pPr>
              <w:spacing w:after="0" w:line="240" w:lineRule="auto"/>
              <w:ind w:left="-18" w:right="-108"/>
              <w:rPr>
                <w:del w:id="157" w:author="Phatthamon Jantalae" w:date="2022-06-16T16:13:00Z"/>
                <w:rFonts w:ascii="Calibri" w:hAnsi="Calibri" w:cs="Calibri"/>
                <w:sz w:val="20"/>
                <w:szCs w:val="20"/>
              </w:rPr>
            </w:pPr>
            <w:del w:id="158" w:author="Phatthamon Jantalae" w:date="2022-06-16T16:13:00Z">
              <w:r w:rsidDel="0048053A">
                <w:rPr>
                  <w:rFonts w:ascii="Calibri" w:hAnsi="Calibri" w:cs="Calibri"/>
                  <w:sz w:val="20"/>
                  <w:szCs w:val="20"/>
                </w:rPr>
                <w:delText>Operational</w:delText>
              </w:r>
            </w:del>
          </w:p>
          <w:p w14:paraId="41B8022D" w14:textId="6AEE10BE" w:rsidR="00F5335A" w:rsidDel="0048053A" w:rsidRDefault="00795F6F">
            <w:pPr>
              <w:spacing w:after="0" w:line="240" w:lineRule="auto"/>
              <w:ind w:left="-18" w:right="-108"/>
              <w:rPr>
                <w:del w:id="159" w:author="Phatthamon Jantalae" w:date="2022-06-16T16:13:00Z"/>
                <w:rFonts w:ascii="Calibri" w:hAnsi="Calibri" w:cs="Calibri"/>
                <w:sz w:val="20"/>
                <w:szCs w:val="20"/>
              </w:rPr>
            </w:pPr>
            <w:del w:id="160" w:author="Phatthamon Jantalae" w:date="2022-06-16T16:13:00Z">
              <w:r w:rsidDel="0048053A">
                <w:rPr>
                  <w:rFonts w:ascii="Calibri" w:hAnsi="Calibri" w:cs="Calibri"/>
                  <w:sz w:val="20"/>
                  <w:szCs w:val="20"/>
                </w:rPr>
                <w:delText>Environmental</w:delText>
              </w:r>
            </w:del>
          </w:p>
        </w:tc>
        <w:tc>
          <w:tcPr>
            <w:tcW w:w="1170" w:type="dxa"/>
            <w:tcBorders>
              <w:top w:val="single" w:sz="4" w:space="0" w:color="FFFF00"/>
            </w:tcBorders>
          </w:tcPr>
          <w:p w14:paraId="4B383E55" w14:textId="4444F0F1" w:rsidR="00F5335A" w:rsidDel="0048053A" w:rsidRDefault="00795F6F">
            <w:pPr>
              <w:spacing w:after="0" w:line="240" w:lineRule="auto"/>
              <w:rPr>
                <w:del w:id="161" w:author="Phatthamon Jantalae" w:date="2022-06-16T16:13:00Z"/>
                <w:rFonts w:ascii="Calibri" w:hAnsi="Calibri" w:cs="Calibri"/>
                <w:sz w:val="20"/>
                <w:szCs w:val="20"/>
                <w:lang w:eastAsia="ja-JP"/>
              </w:rPr>
            </w:pPr>
            <w:del w:id="162" w:author="Phatthamon Jantalae" w:date="2022-06-16T16:13:00Z">
              <w:r w:rsidDel="0048053A">
                <w:rPr>
                  <w:rFonts w:ascii="Calibri" w:hAnsi="Calibri" w:cs="Calibri"/>
                  <w:sz w:val="20"/>
                  <w:szCs w:val="20"/>
                  <w:lang w:eastAsia="ja-JP"/>
                </w:rPr>
                <w:delText>I = 4</w:delText>
              </w:r>
            </w:del>
          </w:p>
          <w:p w14:paraId="47BC0F61" w14:textId="51C5C325" w:rsidR="00F5335A" w:rsidDel="0048053A" w:rsidRDefault="00795F6F">
            <w:pPr>
              <w:spacing w:after="0" w:line="240" w:lineRule="auto"/>
              <w:rPr>
                <w:del w:id="163" w:author="Phatthamon Jantalae" w:date="2022-06-16T16:13:00Z"/>
                <w:rFonts w:ascii="Calibri" w:hAnsi="Calibri" w:cs="Calibri"/>
                <w:sz w:val="20"/>
                <w:szCs w:val="20"/>
                <w:lang w:eastAsia="ja-JP"/>
              </w:rPr>
            </w:pPr>
            <w:del w:id="164" w:author="Phatthamon Jantalae" w:date="2022-06-16T16:13:00Z">
              <w:r w:rsidDel="0048053A">
                <w:rPr>
                  <w:rFonts w:ascii="Calibri" w:hAnsi="Calibri" w:cs="Calibri"/>
                  <w:sz w:val="20"/>
                  <w:szCs w:val="20"/>
                  <w:lang w:eastAsia="ja-JP"/>
                </w:rPr>
                <w:delText>L = 2</w:delText>
              </w:r>
            </w:del>
          </w:p>
          <w:p w14:paraId="14A6E78A" w14:textId="2ADC35EA" w:rsidR="00F5335A" w:rsidDel="0048053A" w:rsidRDefault="00F5335A">
            <w:pPr>
              <w:spacing w:after="0" w:line="240" w:lineRule="auto"/>
              <w:rPr>
                <w:del w:id="165" w:author="Phatthamon Jantalae" w:date="2022-06-16T16:13:00Z"/>
                <w:rFonts w:ascii="Calibri" w:hAnsi="Calibri" w:cs="Calibri"/>
                <w:sz w:val="20"/>
                <w:szCs w:val="20"/>
                <w:lang w:eastAsia="ja-JP"/>
              </w:rPr>
            </w:pPr>
          </w:p>
          <w:p w14:paraId="620D50CE" w14:textId="5997E0B3" w:rsidR="00F5335A" w:rsidDel="0048053A" w:rsidRDefault="00795F6F">
            <w:pPr>
              <w:spacing w:after="0" w:line="240" w:lineRule="auto"/>
              <w:rPr>
                <w:del w:id="166" w:author="Phatthamon Jantalae" w:date="2022-06-16T16:13:00Z"/>
                <w:rFonts w:ascii="Calibri" w:hAnsi="Calibri" w:cs="Calibri"/>
                <w:sz w:val="20"/>
                <w:szCs w:val="20"/>
                <w:lang w:eastAsia="ja-JP"/>
              </w:rPr>
            </w:pPr>
            <w:del w:id="167" w:author="Phatthamon Jantalae" w:date="2022-06-16T16:13:00Z">
              <w:r w:rsidDel="0048053A">
                <w:rPr>
                  <w:rFonts w:ascii="Calibri" w:hAnsi="Calibri" w:cs="Calibri"/>
                  <w:sz w:val="20"/>
                  <w:szCs w:val="20"/>
                  <w:lang w:eastAsia="zh-CN"/>
                </w:rPr>
                <w:delText>Moderate</w:delText>
              </w:r>
            </w:del>
          </w:p>
        </w:tc>
        <w:tc>
          <w:tcPr>
            <w:tcW w:w="4343" w:type="dxa"/>
            <w:tcBorders>
              <w:top w:val="single" w:sz="4" w:space="0" w:color="FFFF00"/>
            </w:tcBorders>
          </w:tcPr>
          <w:p w14:paraId="33E1C71A" w14:textId="73FAFB1D" w:rsidR="00F5335A" w:rsidDel="0048053A" w:rsidRDefault="00795F6F">
            <w:pPr>
              <w:spacing w:after="0" w:line="240" w:lineRule="auto"/>
              <w:rPr>
                <w:del w:id="168" w:author="Phatthamon Jantalae" w:date="2022-06-16T16:13:00Z"/>
                <w:rFonts w:ascii="Calibri" w:hAnsi="Calibri" w:cs="Calibri"/>
                <w:sz w:val="20"/>
                <w:szCs w:val="20"/>
                <w:lang w:eastAsia="ja-JP"/>
              </w:rPr>
            </w:pPr>
            <w:del w:id="169" w:author="Phatthamon Jantalae" w:date="2022-06-16T16:13:00Z">
              <w:r w:rsidDel="0048053A">
                <w:rPr>
                  <w:rFonts w:ascii="Calibri" w:hAnsi="Calibri" w:cs="Calibri"/>
                  <w:sz w:val="20"/>
                  <w:szCs w:val="20"/>
                  <w:lang w:eastAsia="ja-JP"/>
                </w:rPr>
                <w:delText>This risk will be assessed and included in the scope of the ESMF and subsequent ESIAs/ESMPs.</w:delText>
              </w:r>
            </w:del>
          </w:p>
          <w:p w14:paraId="77A0093B" w14:textId="1469CCCC" w:rsidR="00F5335A" w:rsidDel="0048053A" w:rsidRDefault="00795F6F">
            <w:pPr>
              <w:spacing w:after="0" w:line="240" w:lineRule="auto"/>
              <w:rPr>
                <w:del w:id="170" w:author="Phatthamon Jantalae" w:date="2022-06-16T16:13:00Z"/>
                <w:rFonts w:ascii="Calibri" w:hAnsi="Calibri" w:cs="Calibri"/>
                <w:sz w:val="20"/>
                <w:szCs w:val="20"/>
                <w:lang w:eastAsia="ja-JP"/>
              </w:rPr>
            </w:pPr>
            <w:del w:id="171" w:author="Phatthamon Jantalae" w:date="2022-06-16T16:13:00Z">
              <w:r w:rsidDel="0048053A">
                <w:rPr>
                  <w:rFonts w:ascii="Calibri" w:hAnsi="Calibri" w:cs="Calibri"/>
                  <w:sz w:val="20"/>
                  <w:szCs w:val="20"/>
                  <w:lang w:eastAsia="ja-JP"/>
                </w:rPr>
                <w:delText>The occupational health impact assessment will be conducted prior to the construction phase of the demos, which will make detailed identification and assessment of potential hazards and risks, particularly those that could result in serious injury, ill health or death and those identified through worker health surveillance.</w:delText>
              </w:r>
            </w:del>
          </w:p>
          <w:p w14:paraId="518F2600" w14:textId="598A3C10" w:rsidR="00F5335A" w:rsidDel="0048053A" w:rsidRDefault="00795F6F">
            <w:pPr>
              <w:spacing w:after="0" w:line="240" w:lineRule="auto"/>
              <w:rPr>
                <w:del w:id="172" w:author="Phatthamon Jantalae" w:date="2022-06-16T16:13:00Z"/>
                <w:rFonts w:ascii="Calibri" w:hAnsi="Calibri" w:cs="Calibri"/>
                <w:sz w:val="20"/>
                <w:szCs w:val="20"/>
                <w:lang w:eastAsia="ja-JP"/>
              </w:rPr>
            </w:pPr>
            <w:del w:id="173" w:author="Phatthamon Jantalae" w:date="2022-06-16T16:13:00Z">
              <w:r w:rsidDel="0048053A">
                <w:rPr>
                  <w:rFonts w:ascii="Calibri" w:hAnsi="Calibri" w:cs="Calibri"/>
                  <w:sz w:val="20"/>
                  <w:szCs w:val="20"/>
                  <w:lang w:eastAsia="ja-JP"/>
                </w:rPr>
                <w:delText>The construction/implementation process of demos will adopt preventive and protective measures (e.g., dust and noise reduction measures) to eliminate or minimize occupational health hazards and risks. Safety reminder signs will be implemented at worksites where occupational health hazards may arise, and employees will be provided personal protective equipment at no cost.</w:delText>
              </w:r>
            </w:del>
          </w:p>
          <w:p w14:paraId="7BB1BAB8" w14:textId="07603F4B" w:rsidR="00F5335A" w:rsidDel="0048053A" w:rsidRDefault="00795F6F">
            <w:pPr>
              <w:spacing w:after="0" w:line="240" w:lineRule="auto"/>
              <w:rPr>
                <w:del w:id="174" w:author="Phatthamon Jantalae" w:date="2022-06-16T16:13:00Z"/>
                <w:rFonts w:ascii="Calibri" w:hAnsi="Calibri" w:cs="Calibri"/>
                <w:sz w:val="20"/>
                <w:szCs w:val="20"/>
                <w:lang w:eastAsia="ja-JP"/>
              </w:rPr>
            </w:pPr>
            <w:del w:id="175" w:author="Phatthamon Jantalae" w:date="2022-06-16T16:13:00Z">
              <w:r w:rsidDel="0048053A">
                <w:rPr>
                  <w:rFonts w:ascii="Calibri" w:hAnsi="Calibri" w:cs="Calibri"/>
                  <w:sz w:val="20"/>
                  <w:szCs w:val="20"/>
                  <w:lang w:eastAsia="ja-JP"/>
                </w:rPr>
                <w:delText>The demo will include the conduct of the safety and health training at no cost to workers, including on the appropriate operation</w:delText>
              </w:r>
              <w:r w:rsidDel="0048053A">
                <w:rPr>
                  <w:rFonts w:ascii="Calibri" w:hAnsi="Calibri" w:cs="Calibri"/>
                  <w:sz w:val="20"/>
                  <w:szCs w:val="20"/>
                </w:rPr>
                <w:delText xml:space="preserve"> of new and advanced facilities</w:delText>
              </w:r>
              <w:r w:rsidDel="0048053A">
                <w:rPr>
                  <w:rFonts w:ascii="Calibri" w:hAnsi="Calibri" w:cs="Calibri"/>
                  <w:sz w:val="20"/>
                  <w:szCs w:val="20"/>
                  <w:lang w:eastAsia="ja-JP"/>
                </w:rPr>
                <w:delText xml:space="preserve"> and the proper use of personal protective equipment.  The emergency plan will be prepared</w:delText>
              </w:r>
              <w:r w:rsidDel="0048053A">
                <w:rPr>
                  <w:rFonts w:ascii="Calibri" w:hAnsi="Calibri" w:cs="Calibri"/>
                  <w:sz w:val="20"/>
                  <w:szCs w:val="20"/>
                  <w:lang w:eastAsia="zh-CN"/>
                </w:rPr>
                <w:delText xml:space="preserve"> for each demo</w:delText>
              </w:r>
              <w:r w:rsidDel="0048053A">
                <w:rPr>
                  <w:rFonts w:ascii="Calibri" w:hAnsi="Calibri" w:cs="Calibri"/>
                  <w:sz w:val="20"/>
                  <w:szCs w:val="20"/>
                  <w:lang w:eastAsia="ja-JP"/>
                </w:rPr>
                <w:delText>, including emergency prevention, response arrangements and employment injury benefits and/or remedies for adverse occupational impacts.</w:delText>
              </w:r>
            </w:del>
          </w:p>
        </w:tc>
        <w:tc>
          <w:tcPr>
            <w:tcW w:w="839" w:type="dxa"/>
            <w:tcBorders>
              <w:top w:val="single" w:sz="4" w:space="0" w:color="FFFF00"/>
            </w:tcBorders>
          </w:tcPr>
          <w:p w14:paraId="6C55142F" w14:textId="5CB1594E" w:rsidR="00F5335A" w:rsidDel="0048053A" w:rsidRDefault="00795F6F">
            <w:pPr>
              <w:spacing w:after="0" w:line="240" w:lineRule="auto"/>
              <w:ind w:right="-108"/>
              <w:rPr>
                <w:del w:id="176" w:author="Phatthamon Jantalae" w:date="2022-06-16T16:13:00Z"/>
                <w:rFonts w:ascii="Calibri" w:hAnsi="Calibri" w:cs="Calibri"/>
                <w:sz w:val="20"/>
                <w:szCs w:val="20"/>
              </w:rPr>
            </w:pPr>
            <w:del w:id="177" w:author="Phatthamon Jantalae" w:date="2022-06-16T16:13:00Z">
              <w:r w:rsidDel="0048053A">
                <w:rPr>
                  <w:rFonts w:ascii="Calibri" w:hAnsi="Calibri" w:cs="Calibri"/>
                  <w:sz w:val="20"/>
                  <w:szCs w:val="20"/>
                </w:rPr>
                <w:delText>PMU</w:delText>
              </w:r>
            </w:del>
          </w:p>
          <w:p w14:paraId="16F44C48" w14:textId="37C06CBD" w:rsidR="00F5335A" w:rsidDel="0048053A" w:rsidRDefault="00795F6F">
            <w:pPr>
              <w:spacing w:after="0" w:line="240" w:lineRule="auto"/>
              <w:ind w:right="-108"/>
              <w:rPr>
                <w:del w:id="178" w:author="Phatthamon Jantalae" w:date="2022-06-16T16:13:00Z"/>
                <w:rFonts w:ascii="Calibri" w:hAnsi="Calibri" w:cs="Calibri"/>
                <w:sz w:val="20"/>
                <w:szCs w:val="20"/>
              </w:rPr>
            </w:pPr>
            <w:del w:id="179" w:author="Phatthamon Jantalae" w:date="2022-06-16T16:13:00Z">
              <w:r w:rsidDel="0048053A">
                <w:rPr>
                  <w:rFonts w:ascii="Calibri" w:hAnsi="Calibri" w:cs="Calibri"/>
                  <w:sz w:val="20"/>
                  <w:szCs w:val="20"/>
                </w:rPr>
                <w:delText>MIIT</w:delText>
              </w:r>
            </w:del>
          </w:p>
          <w:p w14:paraId="351F2DB7" w14:textId="00877B81" w:rsidR="00F5335A" w:rsidDel="0048053A" w:rsidRDefault="00795F6F">
            <w:pPr>
              <w:spacing w:after="0" w:line="240" w:lineRule="auto"/>
              <w:ind w:right="-108"/>
              <w:rPr>
                <w:del w:id="180" w:author="Phatthamon Jantalae" w:date="2022-06-16T16:13:00Z"/>
                <w:rFonts w:ascii="Calibri" w:hAnsi="Calibri" w:cs="Calibri"/>
                <w:sz w:val="20"/>
                <w:szCs w:val="20"/>
              </w:rPr>
            </w:pPr>
            <w:del w:id="181" w:author="Phatthamon Jantalae" w:date="2022-06-16T16:13:00Z">
              <w:r w:rsidDel="0048053A">
                <w:rPr>
                  <w:rFonts w:ascii="Calibri" w:hAnsi="Calibri" w:cs="Calibri"/>
                  <w:sz w:val="20"/>
                  <w:szCs w:val="20"/>
                </w:rPr>
                <w:delText>MNR</w:delText>
              </w:r>
            </w:del>
          </w:p>
          <w:p w14:paraId="08298ADE" w14:textId="6899A2A8" w:rsidR="00F5335A" w:rsidDel="0048053A" w:rsidRDefault="00F5335A">
            <w:pPr>
              <w:spacing w:after="0" w:line="240" w:lineRule="auto"/>
              <w:ind w:right="-108"/>
              <w:rPr>
                <w:del w:id="182" w:author="Phatthamon Jantalae" w:date="2022-06-16T16:13:00Z"/>
                <w:rFonts w:ascii="Calibri" w:hAnsi="Calibri" w:cs="Calibri"/>
                <w:sz w:val="20"/>
                <w:szCs w:val="20"/>
              </w:rPr>
            </w:pPr>
          </w:p>
        </w:tc>
        <w:tc>
          <w:tcPr>
            <w:tcW w:w="900" w:type="dxa"/>
            <w:tcBorders>
              <w:top w:val="single" w:sz="4" w:space="0" w:color="FFFF00"/>
            </w:tcBorders>
          </w:tcPr>
          <w:p w14:paraId="3CC121C4" w14:textId="0BDF9CD4" w:rsidR="00F5335A" w:rsidDel="0048053A" w:rsidRDefault="00795F6F">
            <w:pPr>
              <w:spacing w:after="0" w:line="240" w:lineRule="auto"/>
              <w:ind w:right="-108"/>
              <w:rPr>
                <w:del w:id="183" w:author="Phatthamon Jantalae" w:date="2022-06-16T16:13:00Z"/>
                <w:rFonts w:ascii="Calibri" w:hAnsi="Calibri" w:cs="Calibri"/>
                <w:sz w:val="20"/>
                <w:szCs w:val="20"/>
              </w:rPr>
            </w:pPr>
            <w:del w:id="184" w:author="Phatthamon Jantalae" w:date="2022-06-16T16:13:00Z">
              <w:r w:rsidDel="0048053A">
                <w:rPr>
                  <w:rFonts w:ascii="Calibri" w:hAnsi="Calibri" w:cs="Calibri"/>
                  <w:sz w:val="20"/>
                  <w:szCs w:val="20"/>
                </w:rPr>
                <w:delText>No Change</w:delText>
              </w:r>
            </w:del>
          </w:p>
        </w:tc>
      </w:tr>
      <w:tr w:rsidR="00F5335A" w14:paraId="1AE15C82" w14:textId="77777777">
        <w:trPr>
          <w:jc w:val="center"/>
        </w:trPr>
        <w:tc>
          <w:tcPr>
            <w:tcW w:w="1710" w:type="dxa"/>
            <w:tcBorders>
              <w:top w:val="single" w:sz="4" w:space="0" w:color="FFFF00"/>
            </w:tcBorders>
          </w:tcPr>
          <w:p w14:paraId="27A9E0D9" w14:textId="6A1AEC1A"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The Project includes activities</w:t>
            </w:r>
            <w:ins w:id="185" w:author="Phatthamon Jantalae" w:date="2022-06-16T16:14:00Z">
              <w:r w:rsidR="0048053A">
                <w:rPr>
                  <w:rFonts w:ascii="Calibri" w:hAnsi="Calibri" w:cs="Calibri"/>
                  <w:sz w:val="20"/>
                  <w:szCs w:val="20"/>
                  <w:lang w:eastAsia="zh-CN"/>
                </w:rPr>
                <w:t xml:space="preserve"> </w:t>
              </w:r>
              <w:r w:rsidR="0048053A" w:rsidRPr="0048053A">
                <w:rPr>
                  <w:rFonts w:cs="Calibri"/>
                  <w:sz w:val="20"/>
                  <w:szCs w:val="20"/>
                  <w:highlight w:val="cyan"/>
                  <w:lang w:eastAsia="zh-CN"/>
                  <w:rPrChange w:id="186" w:author="Phatthamon Jantalae" w:date="2022-06-16T16:14:00Z">
                    <w:rPr>
                      <w:rFonts w:cs="Calibri"/>
                      <w:sz w:val="20"/>
                      <w:szCs w:val="20"/>
                      <w:lang w:eastAsia="zh-CN"/>
                    </w:rPr>
                  </w:rPrChange>
                </w:rPr>
                <w:t>both downstream/physical activities</w:t>
              </w:r>
            </w:ins>
            <w:r>
              <w:rPr>
                <w:rFonts w:ascii="Calibri" w:hAnsi="Calibri" w:cs="Calibri"/>
                <w:sz w:val="20"/>
                <w:szCs w:val="20"/>
                <w:lang w:eastAsia="zh-CN"/>
              </w:rPr>
              <w:t xml:space="preserve">, </w:t>
            </w:r>
            <w:ins w:id="187" w:author="Phatthamon Jantalae" w:date="2022-06-16T16:14:00Z">
              <w:r w:rsidR="0048053A">
                <w:rPr>
                  <w:rFonts w:ascii="Calibri" w:hAnsi="Calibri" w:cs="Calibri"/>
                  <w:sz w:val="20"/>
                  <w:szCs w:val="20"/>
                  <w:lang w:eastAsia="zh-CN"/>
                </w:rPr>
                <w:t>(</w:t>
              </w:r>
            </w:ins>
            <w:r>
              <w:rPr>
                <w:rFonts w:ascii="Calibri" w:hAnsi="Calibri" w:cs="Calibri"/>
                <w:sz w:val="20"/>
                <w:szCs w:val="20"/>
                <w:lang w:eastAsia="zh-CN"/>
              </w:rPr>
              <w:t>like p</w:t>
            </w:r>
            <w:proofErr w:type="spellStart"/>
            <w:r>
              <w:rPr>
                <w:rFonts w:ascii="Calibri" w:hAnsi="Calibri" w:cs="Calibri"/>
                <w:sz w:val="20"/>
                <w:szCs w:val="20"/>
                <w:lang w:eastAsia="zh-CN"/>
              </w:rPr>
              <w:t>hosphogypsum</w:t>
            </w:r>
            <w:proofErr w:type="spellEnd"/>
            <w:r>
              <w:rPr>
                <w:rFonts w:ascii="Calibri" w:hAnsi="Calibri" w:cs="Calibri"/>
                <w:sz w:val="20"/>
                <w:szCs w:val="20"/>
                <w:lang w:eastAsia="zh-CN"/>
              </w:rPr>
              <w:t xml:space="preserve"> processing</w:t>
            </w:r>
            <w:ins w:id="188" w:author="Phatthamon Jantalae" w:date="2022-06-16T16:14:00Z">
              <w:r w:rsidR="0048053A">
                <w:rPr>
                  <w:rFonts w:ascii="Calibri" w:hAnsi="Calibri" w:cs="Calibri"/>
                  <w:sz w:val="20"/>
                  <w:szCs w:val="20"/>
                  <w:lang w:eastAsia="zh-CN"/>
                </w:rPr>
                <w:t>)</w:t>
              </w:r>
            </w:ins>
            <w:r>
              <w:rPr>
                <w:rFonts w:ascii="Calibri" w:hAnsi="Calibri" w:cs="Calibri"/>
                <w:sz w:val="20"/>
                <w:szCs w:val="20"/>
                <w:lang w:eastAsia="zh-CN"/>
              </w:rPr>
              <w:t>,</w:t>
            </w:r>
            <w:ins w:id="189" w:author="Phatthamon Jantalae" w:date="2022-06-16T16:14:00Z">
              <w:r w:rsidR="0048053A">
                <w:rPr>
                  <w:rFonts w:ascii="Calibri" w:hAnsi="Calibri" w:cs="Calibri"/>
                  <w:sz w:val="20"/>
                  <w:szCs w:val="20"/>
                  <w:lang w:eastAsia="zh-CN"/>
                </w:rPr>
                <w:t xml:space="preserve"> </w:t>
              </w:r>
              <w:r w:rsidR="0048053A" w:rsidRPr="003A19EA">
                <w:rPr>
                  <w:rFonts w:ascii="Calibri" w:hAnsi="Calibri" w:cs="Calibri"/>
                  <w:sz w:val="20"/>
                  <w:szCs w:val="20"/>
                  <w:highlight w:val="cyan"/>
                  <w:lang w:eastAsia="zh-CN"/>
                  <w:rPrChange w:id="190" w:author="Phatthamon Jantalae" w:date="2022-06-16T16:14:00Z">
                    <w:rPr>
                      <w:rFonts w:ascii="Calibri" w:hAnsi="Calibri" w:cs="Calibri"/>
                      <w:sz w:val="20"/>
                      <w:szCs w:val="20"/>
                      <w:lang w:eastAsia="zh-CN"/>
                    </w:rPr>
                  </w:rPrChange>
                </w:rPr>
                <w:t xml:space="preserve">as well as </w:t>
              </w:r>
              <w:r w:rsidR="003A19EA" w:rsidRPr="003A19EA">
                <w:rPr>
                  <w:rFonts w:cs="Calibri"/>
                  <w:sz w:val="20"/>
                  <w:szCs w:val="20"/>
                  <w:highlight w:val="cyan"/>
                  <w:lang w:eastAsia="zh-CN"/>
                  <w:rPrChange w:id="191" w:author="Phatthamon Jantalae" w:date="2022-06-16T16:14:00Z">
                    <w:rPr>
                      <w:rFonts w:cs="Calibri"/>
                      <w:sz w:val="20"/>
                      <w:szCs w:val="20"/>
                      <w:lang w:eastAsia="zh-CN"/>
                    </w:rPr>
                  </w:rPrChange>
                </w:rPr>
                <w:t xml:space="preserve">upstream/policy-level </w:t>
              </w:r>
              <w:r w:rsidR="003A19EA" w:rsidRPr="003A19EA">
                <w:rPr>
                  <w:rFonts w:cs="Calibri"/>
                  <w:sz w:val="20"/>
                  <w:szCs w:val="20"/>
                  <w:highlight w:val="cyan"/>
                  <w:lang w:eastAsia="zh-CN"/>
                  <w:rPrChange w:id="192" w:author="Phatthamon Jantalae" w:date="2022-06-16T16:14:00Z">
                    <w:rPr>
                      <w:rFonts w:cs="Calibri"/>
                      <w:sz w:val="20"/>
                      <w:szCs w:val="20"/>
                      <w:lang w:eastAsia="zh-CN"/>
                    </w:rPr>
                  </w:rPrChange>
                </w:rPr>
                <w:lastRenderedPageBreak/>
                <w:t>interventions</w:t>
              </w:r>
            </w:ins>
            <w:r>
              <w:rPr>
                <w:rFonts w:ascii="Calibri" w:hAnsi="Calibri" w:cs="Calibri"/>
                <w:sz w:val="20"/>
                <w:szCs w:val="20"/>
                <w:lang w:eastAsia="zh-CN"/>
              </w:rPr>
              <w:t xml:space="preserve"> that require</w:t>
            </w:r>
            <w:ins w:id="193" w:author="Phatthamon Jantalae" w:date="2022-06-16T16:15:00Z">
              <w:r w:rsidR="003A19EA">
                <w:rPr>
                  <w:rFonts w:ascii="Calibri" w:hAnsi="Calibri" w:cs="Calibri"/>
                  <w:sz w:val="20"/>
                  <w:szCs w:val="20"/>
                  <w:lang w:eastAsia="zh-CN"/>
                </w:rPr>
                <w:t>/</w:t>
              </w:r>
              <w:r w:rsidR="003A19EA" w:rsidRPr="003A19EA">
                <w:rPr>
                  <w:rFonts w:ascii="Calibri" w:hAnsi="Calibri" w:cs="Calibri"/>
                  <w:sz w:val="20"/>
                  <w:szCs w:val="20"/>
                  <w:highlight w:val="cyan"/>
                  <w:lang w:eastAsia="zh-CN"/>
                  <w:rPrChange w:id="194" w:author="Phatthamon Jantalae" w:date="2022-06-16T16:15:00Z">
                    <w:rPr>
                      <w:rFonts w:ascii="Calibri" w:hAnsi="Calibri" w:cs="Calibri"/>
                      <w:sz w:val="20"/>
                      <w:szCs w:val="20"/>
                      <w:lang w:eastAsia="zh-CN"/>
                    </w:rPr>
                  </w:rPrChange>
                </w:rPr>
                <w:t>could lead to</w:t>
              </w:r>
            </w:ins>
            <w:r>
              <w:rPr>
                <w:rFonts w:ascii="Calibri" w:hAnsi="Calibri" w:cs="Calibri"/>
                <w:sz w:val="20"/>
                <w:szCs w:val="20"/>
                <w:lang w:eastAsia="zh-CN"/>
              </w:rPr>
              <w:t xml:space="preserve"> significant consumption of raw materials, energy, and/or water; and involves significant extraction, </w:t>
            </w:r>
            <w:proofErr w:type="gramStart"/>
            <w:r>
              <w:rPr>
                <w:rFonts w:ascii="Calibri" w:hAnsi="Calibri" w:cs="Calibri"/>
                <w:sz w:val="20"/>
                <w:szCs w:val="20"/>
                <w:lang w:eastAsia="zh-CN"/>
              </w:rPr>
              <w:t>diversion</w:t>
            </w:r>
            <w:proofErr w:type="gramEnd"/>
            <w:r>
              <w:rPr>
                <w:rFonts w:ascii="Calibri" w:hAnsi="Calibri" w:cs="Calibri"/>
                <w:sz w:val="20"/>
                <w:szCs w:val="20"/>
                <w:lang w:eastAsia="zh-CN"/>
              </w:rPr>
              <w:t xml:space="preserve"> or containment of surface and/or ground water. That resource use, if not designed or implemented well, could lead to adverse impacts on ambient conditions in the project area and area of influence.</w:t>
            </w:r>
          </w:p>
        </w:tc>
        <w:tc>
          <w:tcPr>
            <w:tcW w:w="1350" w:type="dxa"/>
            <w:tcBorders>
              <w:top w:val="single" w:sz="4" w:space="0" w:color="FFFF00"/>
            </w:tcBorders>
          </w:tcPr>
          <w:p w14:paraId="3B23B2E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Environmental Operational</w:t>
            </w:r>
          </w:p>
          <w:p w14:paraId="63935275"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25CF4D1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1CCD252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05161831" w14:textId="77777777" w:rsidR="00F5335A" w:rsidRDefault="00F5335A">
            <w:pPr>
              <w:spacing w:after="0" w:line="240" w:lineRule="auto"/>
              <w:rPr>
                <w:rFonts w:ascii="Calibri" w:hAnsi="Calibri" w:cs="Calibri"/>
                <w:sz w:val="20"/>
                <w:szCs w:val="20"/>
                <w:lang w:eastAsia="ja-JP"/>
              </w:rPr>
            </w:pPr>
          </w:p>
          <w:p w14:paraId="3BAAC1E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20DE8ECB" w14:textId="18582C24"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Per the ESMF, the ESIA and ESMP will define the management measures for this risk. </w:t>
            </w:r>
            <w:r>
              <w:rPr>
                <w:rFonts w:ascii="Calibri" w:hAnsi="Calibri" w:cs="Calibri"/>
                <w:sz w:val="20"/>
                <w:szCs w:val="20"/>
                <w:lang w:eastAsia="zh-CN"/>
              </w:rPr>
              <w:t xml:space="preserve">In the design of demos, life-cycle analysis (LCA) will be conducted before each industrial process to assess the raw materials, </w:t>
            </w:r>
            <w:r>
              <w:rPr>
                <w:rFonts w:ascii="Calibri" w:hAnsi="Calibri" w:cs="Calibri"/>
                <w:sz w:val="20"/>
                <w:szCs w:val="20"/>
                <w:lang w:eastAsia="ja-JP"/>
              </w:rPr>
              <w:t>energy, and water</w:t>
            </w:r>
            <w:r>
              <w:rPr>
                <w:rFonts w:ascii="Calibri" w:hAnsi="Calibri" w:cs="Calibri"/>
                <w:sz w:val="20"/>
                <w:szCs w:val="20"/>
                <w:lang w:eastAsia="zh-CN"/>
              </w:rPr>
              <w:t xml:space="preserve"> used in new technologies and evaluate the potential of resource conservation. Based on LCA assessments, the project will be designed to seek cleaner and more energy-efficient phosphate chemicals production and processing of phosphogypsum. </w:t>
            </w:r>
            <w:r>
              <w:rPr>
                <w:rFonts w:ascii="Calibri" w:hAnsi="Calibri" w:cs="Calibri"/>
                <w:sz w:val="20"/>
                <w:szCs w:val="20"/>
                <w:lang w:eastAsia="ja-JP"/>
              </w:rPr>
              <w:lastRenderedPageBreak/>
              <w:t>International practice for water and energy conservation will be applied in demos, especially the wastewater management and reuse technologies.</w:t>
            </w:r>
            <w:r>
              <w:rPr>
                <w:rFonts w:ascii="Calibri" w:hAnsi="Calibri" w:cs="Calibri"/>
                <w:sz w:val="20"/>
                <w:szCs w:val="20"/>
                <w:lang w:eastAsia="zh-CN"/>
              </w:rPr>
              <w:t xml:space="preserve"> Emergency accident pools will be designed in each demo in accordance with the requirement of </w:t>
            </w:r>
            <w:r>
              <w:rPr>
                <w:rFonts w:ascii="Calibri" w:hAnsi="Calibri" w:cs="Calibri"/>
                <w:sz w:val="20"/>
                <w:szCs w:val="20"/>
                <w:lang w:eastAsia="ja-JP"/>
              </w:rPr>
              <w:t>contamination avoidance.</w:t>
            </w:r>
            <w:r>
              <w:rPr>
                <w:rFonts w:ascii="Calibri" w:hAnsi="Calibri" w:cs="Calibri"/>
                <w:sz w:val="20"/>
                <w:szCs w:val="20"/>
                <w:lang w:eastAsia="zh-CN"/>
              </w:rPr>
              <w:t xml:space="preserve"> Additionally,</w:t>
            </w:r>
            <w:r>
              <w:rPr>
                <w:rFonts w:ascii="Calibri" w:hAnsi="Calibri" w:cs="Calibri"/>
                <w:sz w:val="20"/>
                <w:szCs w:val="20"/>
                <w:lang w:eastAsia="ja-JP"/>
              </w:rPr>
              <w:t xml:space="preserve"> the demos will establish the resource efficiency monitoring mechanism, including using benchmarking data to the relative level of efficiency</w:t>
            </w:r>
            <w:r>
              <w:rPr>
                <w:rFonts w:ascii="Calibri" w:hAnsi="Calibri" w:cs="Calibri"/>
                <w:sz w:val="20"/>
                <w:szCs w:val="20"/>
                <w:lang w:eastAsia="zh-CN"/>
              </w:rPr>
              <w:t xml:space="preserve"> and reporting water and energy consumption periodically</w:t>
            </w:r>
            <w:r>
              <w:rPr>
                <w:rFonts w:ascii="Calibri" w:hAnsi="Calibri" w:cs="Calibri"/>
                <w:sz w:val="20"/>
                <w:szCs w:val="20"/>
                <w:lang w:eastAsia="ja-JP"/>
              </w:rPr>
              <w:t xml:space="preserve">. This will ensure that the new and advanced technologies of </w:t>
            </w:r>
            <w:r>
              <w:rPr>
                <w:rFonts w:ascii="Calibri" w:hAnsi="Calibri" w:cs="Calibri"/>
                <w:sz w:val="20"/>
                <w:szCs w:val="20"/>
                <w:lang w:eastAsia="zh-CN"/>
              </w:rPr>
              <w:t>phosphate chemicals production and phosphogypsum processing will reduce or optimize resource consumption,</w:t>
            </w:r>
            <w:r>
              <w:rPr>
                <w:rFonts w:ascii="Calibri" w:hAnsi="Calibri" w:cs="Calibri"/>
                <w:sz w:val="20"/>
                <w:szCs w:val="20"/>
                <w:lang w:eastAsia="ja-JP"/>
              </w:rPr>
              <w:t xml:space="preserve"> so that the project’s water consumption does not have significant adverse impacts on communities, other users or the environment and ecosystems.</w:t>
            </w:r>
            <w:ins w:id="195" w:author="Phatthamon Jantalae" w:date="2022-06-16T16:15:00Z">
              <w:r w:rsidR="003A19EA">
                <w:rPr>
                  <w:rFonts w:ascii="Calibri" w:hAnsi="Calibri" w:cs="Calibri"/>
                  <w:sz w:val="20"/>
                  <w:szCs w:val="20"/>
                  <w:lang w:eastAsia="ja-JP"/>
                </w:rPr>
                <w:t xml:space="preserve"> </w:t>
              </w:r>
              <w:r w:rsidR="003A19EA" w:rsidRPr="003A19EA">
                <w:rPr>
                  <w:rFonts w:cs="Arial"/>
                  <w:sz w:val="20"/>
                  <w:szCs w:val="20"/>
                  <w:highlight w:val="cyan"/>
                  <w:lang w:eastAsia="ja-JP"/>
                  <w:rPrChange w:id="196" w:author="Phatthamon Jantalae" w:date="2022-06-16T16:15:00Z">
                    <w:rPr>
                      <w:rFonts w:cs="Arial"/>
                      <w:sz w:val="20"/>
                      <w:szCs w:val="20"/>
                      <w:lang w:eastAsia="ja-JP"/>
                    </w:rPr>
                  </w:rPrChange>
                </w:rPr>
                <w:t xml:space="preserve">The potential for cumulative impacts relating to water and energy consumption will also be assessed in the </w:t>
              </w:r>
              <w:r w:rsidR="003A19EA" w:rsidRPr="003A19EA">
                <w:rPr>
                  <w:rFonts w:cs="Arial"/>
                  <w:sz w:val="20"/>
                  <w:szCs w:val="20"/>
                  <w:highlight w:val="cyan"/>
                  <w:lang w:eastAsia="ja-JP"/>
                  <w:rPrChange w:id="197" w:author="Phatthamon Jantalae" w:date="2022-06-16T16:15:00Z">
                    <w:rPr>
                      <w:rFonts w:cs="Arial"/>
                      <w:sz w:val="20"/>
                      <w:szCs w:val="20"/>
                      <w:highlight w:val="yellow"/>
                      <w:lang w:eastAsia="ja-JP"/>
                    </w:rPr>
                  </w:rPrChange>
                </w:rPr>
                <w:t>project’s SESA.</w:t>
              </w:r>
            </w:ins>
          </w:p>
        </w:tc>
        <w:tc>
          <w:tcPr>
            <w:tcW w:w="839" w:type="dxa"/>
            <w:tcBorders>
              <w:top w:val="single" w:sz="4" w:space="0" w:color="FFFF00"/>
            </w:tcBorders>
          </w:tcPr>
          <w:p w14:paraId="1518D89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7539E05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4860280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2BEC2D7F"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1E9A274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08C3B700" w14:textId="77777777">
        <w:trPr>
          <w:jc w:val="center"/>
        </w:trPr>
        <w:tc>
          <w:tcPr>
            <w:tcW w:w="1710" w:type="dxa"/>
            <w:tcBorders>
              <w:top w:val="single" w:sz="4" w:space="0" w:color="FFFF00"/>
            </w:tcBorders>
          </w:tcPr>
          <w:p w14:paraId="52A6A3E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The PhosChemEE Project result in significant greenhouse gas emissions or may exacerbate climate change </w:t>
            </w:r>
            <w:r>
              <w:rPr>
                <w:rFonts w:ascii="Calibri" w:hAnsi="Calibri" w:cs="Calibri"/>
                <w:sz w:val="20"/>
                <w:szCs w:val="20"/>
                <w:lang w:eastAsia="zh-CN"/>
              </w:rPr>
              <w:t>due</w:t>
            </w:r>
            <w:r>
              <w:rPr>
                <w:rFonts w:ascii="Calibri" w:hAnsi="Calibri" w:cs="Calibri"/>
                <w:sz w:val="20"/>
                <w:szCs w:val="20"/>
                <w:lang w:eastAsia="ja-JP"/>
              </w:rPr>
              <w:t xml:space="preserve"> to massive energy consumption in </w:t>
            </w:r>
            <w:r>
              <w:rPr>
                <w:rFonts w:ascii="Calibri" w:hAnsi="Calibri" w:cs="Calibri"/>
                <w:sz w:val="20"/>
                <w:szCs w:val="20"/>
                <w:lang w:eastAsia="zh-CN"/>
              </w:rPr>
              <w:t>phosrock mining and refining, and in phosphate chemicals production</w:t>
            </w:r>
            <w:r>
              <w:rPr>
                <w:rFonts w:ascii="Calibri" w:hAnsi="Calibri" w:cs="Calibri"/>
                <w:sz w:val="20"/>
                <w:szCs w:val="20"/>
                <w:lang w:eastAsia="ja-JP"/>
              </w:rPr>
              <w:t>.</w:t>
            </w:r>
          </w:p>
        </w:tc>
        <w:tc>
          <w:tcPr>
            <w:tcW w:w="1350" w:type="dxa"/>
            <w:tcBorders>
              <w:top w:val="single" w:sz="4" w:space="0" w:color="FFFF00"/>
            </w:tcBorders>
          </w:tcPr>
          <w:p w14:paraId="5DEB4D27"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 Operational</w:t>
            </w:r>
          </w:p>
          <w:p w14:paraId="26FBC8C1"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24516A0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625E820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5EAF8323" w14:textId="77777777" w:rsidR="00F5335A" w:rsidRDefault="00F5335A">
            <w:pPr>
              <w:spacing w:after="0" w:line="240" w:lineRule="auto"/>
              <w:rPr>
                <w:rFonts w:ascii="Calibri" w:hAnsi="Calibri" w:cs="Calibri"/>
                <w:sz w:val="20"/>
                <w:szCs w:val="20"/>
                <w:lang w:eastAsia="ja-JP"/>
              </w:rPr>
            </w:pPr>
          </w:p>
          <w:p w14:paraId="0E46B6D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49E07FB6" w14:textId="48D54312" w:rsidR="00F5335A" w:rsidRDefault="003A19EA">
            <w:pPr>
              <w:spacing w:after="0" w:line="240" w:lineRule="auto"/>
              <w:rPr>
                <w:rFonts w:ascii="Calibri" w:hAnsi="Calibri" w:cs="Calibri"/>
                <w:sz w:val="20"/>
                <w:szCs w:val="20"/>
                <w:lang w:eastAsia="ja-JP"/>
              </w:rPr>
            </w:pPr>
            <w:ins w:id="198" w:author="Phatthamon Jantalae" w:date="2022-06-16T16:15:00Z">
              <w:r w:rsidRPr="003A19EA">
                <w:rPr>
                  <w:rFonts w:cs="Calibri"/>
                  <w:sz w:val="20"/>
                  <w:szCs w:val="20"/>
                  <w:highlight w:val="cyan"/>
                  <w:lang w:eastAsia="ja-JP"/>
                  <w:rPrChange w:id="199" w:author="Phatthamon Jantalae" w:date="2022-06-16T16:15:00Z">
                    <w:rPr>
                      <w:rFonts w:cs="Calibri"/>
                      <w:sz w:val="20"/>
                      <w:szCs w:val="20"/>
                      <w:lang w:eastAsia="ja-JP"/>
                    </w:rPr>
                  </w:rPrChange>
                </w:rPr>
                <w:t>As per the project’s ESMF</w:t>
              </w:r>
              <w:r w:rsidRPr="00B64A88">
                <w:rPr>
                  <w:rFonts w:cs="Calibri"/>
                  <w:sz w:val="20"/>
                  <w:szCs w:val="20"/>
                  <w:lang w:eastAsia="ja-JP"/>
                </w:rPr>
                <w:t xml:space="preserve">, </w:t>
              </w:r>
            </w:ins>
            <w:del w:id="200" w:author="Phatthamon Jantalae" w:date="2022-06-16T16:15:00Z">
              <w:r w:rsidR="00795F6F" w:rsidDel="003A19EA">
                <w:rPr>
                  <w:rFonts w:ascii="Calibri" w:hAnsi="Calibri" w:cs="Calibri"/>
                  <w:sz w:val="20"/>
                  <w:szCs w:val="20"/>
                  <w:lang w:eastAsia="ja-JP"/>
                </w:rPr>
                <w:delText>T</w:delText>
              </w:r>
            </w:del>
            <w:ins w:id="201" w:author="Phatthamon Jantalae" w:date="2022-06-16T16:15:00Z">
              <w:r>
                <w:rPr>
                  <w:rFonts w:ascii="Calibri" w:hAnsi="Calibri" w:cs="Calibri"/>
                  <w:sz w:val="20"/>
                  <w:szCs w:val="20"/>
                  <w:lang w:eastAsia="ja-JP"/>
                </w:rPr>
                <w:t>t</w:t>
              </w:r>
            </w:ins>
            <w:r w:rsidR="00795F6F">
              <w:rPr>
                <w:rFonts w:ascii="Calibri" w:hAnsi="Calibri" w:cs="Calibri"/>
                <w:sz w:val="20"/>
                <w:szCs w:val="20"/>
                <w:lang w:eastAsia="ja-JP"/>
              </w:rPr>
              <w:t xml:space="preserve">his risk </w:t>
            </w:r>
            <w:ins w:id="202" w:author="Phatthamon Jantalae" w:date="2022-06-16T16:15:00Z">
              <w:r w:rsidRPr="00393E35">
                <w:rPr>
                  <w:rFonts w:ascii="Calibri" w:hAnsi="Calibri" w:cs="Calibri"/>
                  <w:sz w:val="20"/>
                  <w:szCs w:val="20"/>
                  <w:lang w:eastAsia="ja-JP"/>
                </w:rPr>
                <w:t>area</w:t>
              </w:r>
              <w:r>
                <w:rPr>
                  <w:rFonts w:ascii="Calibri" w:hAnsi="Calibri" w:cs="Calibri"/>
                  <w:sz w:val="20"/>
                  <w:szCs w:val="20"/>
                  <w:lang w:eastAsia="ja-JP"/>
                </w:rPr>
                <w:t xml:space="preserve"> </w:t>
              </w:r>
            </w:ins>
            <w:r w:rsidR="00795F6F">
              <w:rPr>
                <w:rFonts w:ascii="Calibri" w:hAnsi="Calibri" w:cs="Calibri"/>
                <w:sz w:val="20"/>
                <w:szCs w:val="20"/>
                <w:lang w:eastAsia="ja-JP"/>
              </w:rPr>
              <w:t xml:space="preserve">will be included </w:t>
            </w:r>
            <w:ins w:id="203" w:author="Phatthamon Jantalae" w:date="2022-06-16T16:16:00Z">
              <w:r>
                <w:rPr>
                  <w:rFonts w:ascii="Calibri" w:hAnsi="Calibri" w:cs="Calibri"/>
                  <w:sz w:val="20"/>
                  <w:szCs w:val="20"/>
                  <w:lang w:eastAsia="ja-JP"/>
                </w:rPr>
                <w:t>with</w:t>
              </w:r>
            </w:ins>
            <w:r w:rsidR="00795F6F">
              <w:rPr>
                <w:rFonts w:ascii="Calibri" w:hAnsi="Calibri" w:cs="Calibri"/>
                <w:sz w:val="20"/>
                <w:szCs w:val="20"/>
                <w:lang w:eastAsia="ja-JP"/>
              </w:rPr>
              <w:t>in the scope of the ESMF and ESIAs/ESMPs</w:t>
            </w:r>
            <w:ins w:id="204" w:author="Phatthamon Jantalae" w:date="2022-06-16T16:16:00Z">
              <w:r>
                <w:rPr>
                  <w:rFonts w:ascii="Calibri" w:hAnsi="Calibri" w:cs="Calibri"/>
                  <w:sz w:val="20"/>
                  <w:szCs w:val="20"/>
                  <w:lang w:eastAsia="ja-JP"/>
                </w:rPr>
                <w:t xml:space="preserve"> </w:t>
              </w:r>
              <w:r w:rsidRPr="003A19EA">
                <w:rPr>
                  <w:rFonts w:cs="Calibri"/>
                  <w:sz w:val="20"/>
                  <w:szCs w:val="20"/>
                  <w:highlight w:val="cyan"/>
                  <w:lang w:eastAsia="ja-JP"/>
                  <w:rPrChange w:id="205" w:author="Phatthamon Jantalae" w:date="2022-06-16T16:16:00Z">
                    <w:rPr>
                      <w:rFonts w:cs="Calibri"/>
                      <w:sz w:val="20"/>
                      <w:szCs w:val="20"/>
                      <w:lang w:eastAsia="ja-JP"/>
                    </w:rPr>
                  </w:rPrChange>
                </w:rPr>
                <w:t>(for demo site related impacts) and the project’s SESA for upstream and cumulative stanadard2 related impacts</w:t>
              </w:r>
            </w:ins>
            <w:r w:rsidR="00795F6F">
              <w:rPr>
                <w:rFonts w:ascii="Calibri" w:hAnsi="Calibri" w:cs="Calibri"/>
                <w:sz w:val="20"/>
                <w:szCs w:val="20"/>
                <w:lang w:eastAsia="ja-JP"/>
              </w:rPr>
              <w:t>.</w:t>
            </w:r>
          </w:p>
          <w:p w14:paraId="449058C3" w14:textId="77777777" w:rsidR="00F5335A" w:rsidRDefault="00795F6F">
            <w:pPr>
              <w:spacing w:after="0" w:line="240" w:lineRule="auto"/>
              <w:rPr>
                <w:rFonts w:ascii="Calibri" w:eastAsia="Yu Mincho" w:hAnsi="Calibri" w:cs="Calibri"/>
                <w:sz w:val="20"/>
                <w:szCs w:val="20"/>
                <w:lang w:eastAsia="ja-JP"/>
              </w:rPr>
            </w:pPr>
            <w:r>
              <w:rPr>
                <w:rFonts w:ascii="Calibri" w:hAnsi="Calibri" w:cs="Calibri"/>
                <w:sz w:val="20"/>
                <w:szCs w:val="20"/>
                <w:lang w:eastAsia="zh-CN"/>
              </w:rPr>
              <w:t xml:space="preserve">LCA method will be conducted </w:t>
            </w:r>
            <w:r>
              <w:rPr>
                <w:rFonts w:ascii="Calibri" w:hAnsi="Calibri" w:cs="Calibri"/>
                <w:sz w:val="20"/>
                <w:szCs w:val="20"/>
                <w:lang w:eastAsia="ja-JP"/>
              </w:rPr>
              <w:t>before project construction during the design of the demonstrations</w:t>
            </w:r>
            <w:r>
              <w:rPr>
                <w:rFonts w:ascii="Calibri" w:hAnsi="Calibri" w:cs="Calibri"/>
                <w:sz w:val="20"/>
                <w:szCs w:val="20"/>
                <w:lang w:eastAsia="zh-CN"/>
              </w:rPr>
              <w:t xml:space="preserve"> to i</w:t>
            </w:r>
            <w:r>
              <w:rPr>
                <w:rFonts w:ascii="Calibri" w:eastAsia="Yu Mincho" w:hAnsi="Calibri" w:cs="Calibri"/>
                <w:sz w:val="20"/>
                <w:szCs w:val="20"/>
                <w:lang w:eastAsia="ja-JP"/>
              </w:rPr>
              <w:t>dentify potential project-related increases in GHG emissions that may exacerbate climate change. And then the potential sources of emissions related to project activities will be estimated to form a baseline for developing measures to reduce such emissions.</w:t>
            </w:r>
          </w:p>
          <w:p w14:paraId="70A9FD0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 xml:space="preserve">The </w:t>
            </w:r>
            <w:r>
              <w:rPr>
                <w:rFonts w:ascii="Calibri" w:hAnsi="Calibri" w:cs="Calibri"/>
                <w:sz w:val="20"/>
                <w:szCs w:val="20"/>
                <w:lang w:eastAsia="ja-JP"/>
              </w:rPr>
              <w:t xml:space="preserve">PhosChemEE Project aims to </w:t>
            </w:r>
            <w:r>
              <w:rPr>
                <w:rFonts w:ascii="Calibri" w:eastAsia="Yu Mincho" w:hAnsi="Calibri" w:cs="Calibri"/>
                <w:sz w:val="20"/>
                <w:szCs w:val="20"/>
                <w:lang w:eastAsia="ja-JP"/>
              </w:rPr>
              <w:t xml:space="preserve">enable the extensive application of low carbon and energy-efficient technologies in the phosphate chemicals industry in China. To mitigate the potential increment of GHG emissions, the demos will apply these three solutions. First, the demos will promote the new, advanced and energy-efficient technologies, which will directly reduce emissions in phosphate ore processing and phosphorus chemical production. Second, </w:t>
            </w:r>
            <w:r>
              <w:rPr>
                <w:rFonts w:ascii="Calibri" w:hAnsi="Calibri" w:cs="Calibri"/>
                <w:sz w:val="20"/>
                <w:szCs w:val="20"/>
                <w:lang w:eastAsia="zh-CN"/>
              </w:rPr>
              <w:t xml:space="preserve">Yunnan, Guizhou, Sichuan and Hubei, where </w:t>
            </w:r>
            <w:r>
              <w:rPr>
                <w:rFonts w:ascii="Calibri" w:eastAsia="Yu Mincho" w:hAnsi="Calibri" w:cs="Calibri"/>
                <w:sz w:val="20"/>
                <w:szCs w:val="20"/>
                <w:lang w:eastAsia="ja-JP"/>
              </w:rPr>
              <w:t xml:space="preserve">the demos sites are located are rich in renewable energy resources. This will offset the potential extra GHG emissions </w:t>
            </w:r>
            <w:r>
              <w:rPr>
                <w:rFonts w:ascii="Calibri" w:eastAsia="Yu Mincho" w:hAnsi="Calibri" w:cs="Calibri"/>
                <w:sz w:val="20"/>
                <w:szCs w:val="20"/>
                <w:lang w:eastAsia="ja-JP"/>
              </w:rPr>
              <w:lastRenderedPageBreak/>
              <w:t xml:space="preserve">from the overconsumption of energy induced by the new technologies. </w:t>
            </w:r>
            <w:r>
              <w:rPr>
                <w:rFonts w:ascii="Calibri" w:hAnsi="Calibri" w:cs="Calibri"/>
                <w:sz w:val="20"/>
                <w:szCs w:val="20"/>
                <w:lang w:eastAsia="zh-CN"/>
              </w:rPr>
              <w:t>Last, the demos will follow the principle of circular economy, including avoiding waste discharge, promoting the recycling and reusing of waste. Such measures will reduce the indirect emissions from intermediate material production and waste management. Additionally, GHG emissions of demos will be tracked and reported in accordance with provisions of the UNFCCC and GHG minimization measures are implemented.</w:t>
            </w:r>
          </w:p>
        </w:tc>
        <w:tc>
          <w:tcPr>
            <w:tcW w:w="839" w:type="dxa"/>
            <w:tcBorders>
              <w:top w:val="single" w:sz="4" w:space="0" w:color="FFFF00"/>
            </w:tcBorders>
          </w:tcPr>
          <w:p w14:paraId="445D5E6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4CFC1D64"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7F005C1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4BD9EB98"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02300F3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3A19EA" w14:paraId="74467026" w14:textId="77777777">
        <w:trPr>
          <w:jc w:val="center"/>
          <w:ins w:id="206" w:author="Phatthamon Jantalae" w:date="2022-06-16T16:16:00Z"/>
        </w:trPr>
        <w:tc>
          <w:tcPr>
            <w:tcW w:w="1710" w:type="dxa"/>
            <w:tcBorders>
              <w:top w:val="single" w:sz="4" w:space="0" w:color="FFFF00"/>
            </w:tcBorders>
          </w:tcPr>
          <w:p w14:paraId="272BD63B" w14:textId="77777777" w:rsidR="003A19EA" w:rsidRPr="003A19EA" w:rsidRDefault="003A19EA" w:rsidP="003A19EA">
            <w:pPr>
              <w:pStyle w:val="ListParagraph"/>
              <w:ind w:left="0"/>
              <w:contextualSpacing/>
              <w:rPr>
                <w:ins w:id="207" w:author="Phatthamon Jantalae" w:date="2022-06-16T16:16:00Z"/>
                <w:rFonts w:asciiTheme="minorHAnsi" w:hAnsiTheme="minorHAnsi" w:cstheme="minorHAnsi"/>
                <w:sz w:val="20"/>
                <w:szCs w:val="20"/>
                <w:highlight w:val="cyan"/>
                <w:lang w:eastAsia="ja-JP"/>
                <w:rPrChange w:id="208" w:author="Phatthamon Jantalae" w:date="2022-06-16T16:17:00Z">
                  <w:rPr>
                    <w:ins w:id="209" w:author="Phatthamon Jantalae" w:date="2022-06-16T16:16:00Z"/>
                    <w:rFonts w:asciiTheme="minorHAnsi" w:hAnsiTheme="minorHAnsi" w:cstheme="minorHAnsi"/>
                    <w:sz w:val="20"/>
                    <w:szCs w:val="20"/>
                    <w:lang w:eastAsia="ja-JP"/>
                  </w:rPr>
                </w:rPrChange>
              </w:rPr>
            </w:pPr>
            <w:ins w:id="210" w:author="Phatthamon Jantalae" w:date="2022-06-16T16:16:00Z">
              <w:r w:rsidRPr="003A19EA">
                <w:rPr>
                  <w:rFonts w:asciiTheme="minorHAnsi" w:hAnsiTheme="minorHAnsi" w:cstheme="minorHAnsi"/>
                  <w:sz w:val="20"/>
                  <w:szCs w:val="20"/>
                  <w:highlight w:val="cyan"/>
                  <w:lang w:eastAsia="ja-JP"/>
                  <w:rPrChange w:id="211" w:author="Phatthamon Jantalae" w:date="2022-06-16T16:17:00Z">
                    <w:rPr>
                      <w:rFonts w:asciiTheme="minorHAnsi" w:hAnsiTheme="minorHAnsi" w:cstheme="minorHAnsi"/>
                      <w:sz w:val="20"/>
                      <w:szCs w:val="20"/>
                      <w:lang w:eastAsia="ja-JP"/>
                    </w:rPr>
                  </w:rPrChange>
                </w:rPr>
                <w:t xml:space="preserve">Upstream project activities (primarily Outputs 1.1.1, 1.1.2, 2.1.1, 2.1.2, 2.1.6, 2.2.4, 2.2.5, 3.1.1, and 3.1.2) could result in adverse impacts to the local communities and the receptor environment if project-supported policy initiatives are not adequately screened and assessed. </w:t>
              </w:r>
            </w:ins>
          </w:p>
          <w:p w14:paraId="57C65426" w14:textId="77777777" w:rsidR="003A19EA" w:rsidRPr="003A19EA" w:rsidRDefault="003A19EA" w:rsidP="003A19EA">
            <w:pPr>
              <w:pStyle w:val="ListParagraph"/>
              <w:ind w:left="0"/>
              <w:contextualSpacing/>
              <w:rPr>
                <w:ins w:id="212" w:author="Phatthamon Jantalae" w:date="2022-06-16T16:16:00Z"/>
                <w:rFonts w:asciiTheme="minorHAnsi" w:hAnsiTheme="minorHAnsi" w:cstheme="minorHAnsi"/>
                <w:sz w:val="20"/>
                <w:szCs w:val="20"/>
                <w:highlight w:val="cyan"/>
                <w:lang w:eastAsia="ja-JP"/>
                <w:rPrChange w:id="213" w:author="Phatthamon Jantalae" w:date="2022-06-16T16:17:00Z">
                  <w:rPr>
                    <w:ins w:id="214" w:author="Phatthamon Jantalae" w:date="2022-06-16T16:16:00Z"/>
                    <w:rFonts w:asciiTheme="minorHAnsi" w:hAnsiTheme="minorHAnsi" w:cstheme="minorHAnsi"/>
                    <w:sz w:val="20"/>
                    <w:szCs w:val="20"/>
                    <w:lang w:eastAsia="ja-JP"/>
                  </w:rPr>
                </w:rPrChange>
              </w:rPr>
            </w:pPr>
          </w:p>
          <w:p w14:paraId="6E9710EA" w14:textId="77777777" w:rsidR="003A19EA" w:rsidRPr="003A19EA" w:rsidRDefault="003A19EA" w:rsidP="003A19EA">
            <w:pPr>
              <w:pStyle w:val="ListParagraph"/>
              <w:ind w:left="0"/>
              <w:contextualSpacing/>
              <w:rPr>
                <w:ins w:id="215" w:author="Phatthamon Jantalae" w:date="2022-06-16T16:16:00Z"/>
                <w:rFonts w:asciiTheme="minorHAnsi" w:hAnsiTheme="minorHAnsi" w:cstheme="minorHAnsi"/>
                <w:sz w:val="20"/>
                <w:szCs w:val="20"/>
                <w:highlight w:val="cyan"/>
                <w:rPrChange w:id="216" w:author="Phatthamon Jantalae" w:date="2022-06-16T16:17:00Z">
                  <w:rPr>
                    <w:ins w:id="217" w:author="Phatthamon Jantalae" w:date="2022-06-16T16:16:00Z"/>
                    <w:rFonts w:asciiTheme="minorHAnsi" w:hAnsiTheme="minorHAnsi" w:cstheme="minorHAnsi"/>
                    <w:sz w:val="20"/>
                    <w:szCs w:val="20"/>
                  </w:rPr>
                </w:rPrChange>
              </w:rPr>
            </w:pPr>
            <w:ins w:id="218" w:author="Phatthamon Jantalae" w:date="2022-06-16T16:16:00Z">
              <w:r w:rsidRPr="003A19EA">
                <w:rPr>
                  <w:rFonts w:asciiTheme="minorHAnsi" w:hAnsiTheme="minorHAnsi" w:cstheme="minorHAnsi"/>
                  <w:sz w:val="20"/>
                  <w:szCs w:val="20"/>
                  <w:highlight w:val="cyan"/>
                  <w:rPrChange w:id="219" w:author="Phatthamon Jantalae" w:date="2022-06-16T16:17:00Z">
                    <w:rPr>
                      <w:rFonts w:asciiTheme="minorHAnsi" w:hAnsiTheme="minorHAnsi" w:cstheme="minorHAnsi"/>
                      <w:sz w:val="20"/>
                      <w:szCs w:val="20"/>
                    </w:rPr>
                  </w:rPrChange>
                </w:rPr>
                <w:t>China accounts for more than 80% of the world's total production capacity of Phosphate. As such, the project could inadvertently lead to issues of global and/or cumulative environmental concern if not managed adequately</w:t>
              </w:r>
            </w:ins>
          </w:p>
          <w:p w14:paraId="338B47F8" w14:textId="77777777" w:rsidR="003A19EA" w:rsidRPr="003A19EA" w:rsidRDefault="003A19EA" w:rsidP="003A19EA">
            <w:pPr>
              <w:spacing w:after="0" w:line="240" w:lineRule="auto"/>
              <w:rPr>
                <w:ins w:id="220" w:author="Phatthamon Jantalae" w:date="2022-06-16T16:16:00Z"/>
                <w:rFonts w:ascii="Calibri" w:hAnsi="Calibri" w:cs="Calibri"/>
                <w:sz w:val="20"/>
                <w:szCs w:val="20"/>
                <w:highlight w:val="cyan"/>
                <w:rPrChange w:id="221" w:author="Phatthamon Jantalae" w:date="2022-06-16T16:17:00Z">
                  <w:rPr>
                    <w:ins w:id="222" w:author="Phatthamon Jantalae" w:date="2022-06-16T16:16:00Z"/>
                    <w:rFonts w:ascii="Calibri" w:hAnsi="Calibri" w:cs="Calibri"/>
                    <w:sz w:val="20"/>
                    <w:szCs w:val="20"/>
                  </w:rPr>
                </w:rPrChange>
              </w:rPr>
            </w:pPr>
          </w:p>
        </w:tc>
        <w:tc>
          <w:tcPr>
            <w:tcW w:w="1350" w:type="dxa"/>
            <w:tcBorders>
              <w:top w:val="single" w:sz="4" w:space="0" w:color="FFFF00"/>
            </w:tcBorders>
          </w:tcPr>
          <w:p w14:paraId="3470DC6A" w14:textId="77777777" w:rsidR="003A19EA" w:rsidRPr="003A19EA" w:rsidRDefault="003A19EA" w:rsidP="003A19EA">
            <w:pPr>
              <w:spacing w:after="0" w:line="240" w:lineRule="auto"/>
              <w:ind w:left="-18" w:right="-108"/>
              <w:rPr>
                <w:ins w:id="223" w:author="Phatthamon Jantalae" w:date="2022-06-16T16:16:00Z"/>
                <w:rFonts w:ascii="Calibri" w:hAnsi="Calibri" w:cs="Calibri"/>
                <w:sz w:val="20"/>
                <w:szCs w:val="20"/>
                <w:highlight w:val="cyan"/>
                <w:rPrChange w:id="224" w:author="Phatthamon Jantalae" w:date="2022-06-16T16:17:00Z">
                  <w:rPr>
                    <w:ins w:id="225" w:author="Phatthamon Jantalae" w:date="2022-06-16T16:16:00Z"/>
                    <w:rFonts w:ascii="Calibri" w:hAnsi="Calibri" w:cs="Calibri"/>
                    <w:sz w:val="20"/>
                    <w:szCs w:val="20"/>
                  </w:rPr>
                </w:rPrChange>
              </w:rPr>
            </w:pPr>
            <w:ins w:id="226" w:author="Phatthamon Jantalae" w:date="2022-06-16T16:16:00Z">
              <w:r w:rsidRPr="003A19EA">
                <w:rPr>
                  <w:rFonts w:ascii="Calibri" w:hAnsi="Calibri" w:cs="Calibri"/>
                  <w:sz w:val="20"/>
                  <w:szCs w:val="20"/>
                  <w:highlight w:val="cyan"/>
                  <w:rPrChange w:id="227" w:author="Phatthamon Jantalae" w:date="2022-06-16T16:17:00Z">
                    <w:rPr>
                      <w:rFonts w:ascii="Calibri" w:hAnsi="Calibri" w:cs="Calibri"/>
                      <w:sz w:val="20"/>
                      <w:szCs w:val="20"/>
                    </w:rPr>
                  </w:rPrChange>
                </w:rPr>
                <w:t>Environmental</w:t>
              </w:r>
            </w:ins>
          </w:p>
          <w:p w14:paraId="0154D335" w14:textId="68C4AEA3" w:rsidR="003A19EA" w:rsidRPr="003A19EA" w:rsidRDefault="003A19EA" w:rsidP="003A19EA">
            <w:pPr>
              <w:spacing w:after="0" w:line="240" w:lineRule="auto"/>
              <w:ind w:left="-18" w:right="-108"/>
              <w:rPr>
                <w:ins w:id="228" w:author="Phatthamon Jantalae" w:date="2022-06-16T16:16:00Z"/>
                <w:rFonts w:ascii="Calibri" w:hAnsi="Calibri" w:cs="Calibri"/>
                <w:sz w:val="20"/>
                <w:szCs w:val="20"/>
                <w:highlight w:val="cyan"/>
                <w:rPrChange w:id="229" w:author="Phatthamon Jantalae" w:date="2022-06-16T16:17:00Z">
                  <w:rPr>
                    <w:ins w:id="230" w:author="Phatthamon Jantalae" w:date="2022-06-16T16:16:00Z"/>
                    <w:rFonts w:ascii="Calibri" w:hAnsi="Calibri" w:cs="Calibri"/>
                    <w:sz w:val="20"/>
                    <w:szCs w:val="20"/>
                  </w:rPr>
                </w:rPrChange>
              </w:rPr>
            </w:pPr>
            <w:ins w:id="231" w:author="Phatthamon Jantalae" w:date="2022-06-16T16:16:00Z">
              <w:r w:rsidRPr="003A19EA">
                <w:rPr>
                  <w:rFonts w:ascii="Calibri" w:hAnsi="Calibri" w:cs="Calibri"/>
                  <w:sz w:val="20"/>
                  <w:szCs w:val="20"/>
                  <w:highlight w:val="cyan"/>
                  <w:rPrChange w:id="232" w:author="Phatthamon Jantalae" w:date="2022-06-16T16:17:00Z">
                    <w:rPr>
                      <w:rFonts w:ascii="Calibri" w:hAnsi="Calibri" w:cs="Calibri"/>
                      <w:sz w:val="20"/>
                      <w:szCs w:val="20"/>
                    </w:rPr>
                  </w:rPrChange>
                </w:rPr>
                <w:t xml:space="preserve">Operational </w:t>
              </w:r>
            </w:ins>
          </w:p>
        </w:tc>
        <w:tc>
          <w:tcPr>
            <w:tcW w:w="1170" w:type="dxa"/>
            <w:tcBorders>
              <w:top w:val="single" w:sz="4" w:space="0" w:color="FFFF00"/>
            </w:tcBorders>
          </w:tcPr>
          <w:p w14:paraId="5C6CA524" w14:textId="77777777" w:rsidR="003A19EA" w:rsidRPr="003A19EA" w:rsidRDefault="003A19EA" w:rsidP="003A19EA">
            <w:pPr>
              <w:spacing w:after="0" w:line="240" w:lineRule="auto"/>
              <w:rPr>
                <w:ins w:id="233" w:author="Phatthamon Jantalae" w:date="2022-06-16T16:16:00Z"/>
                <w:rFonts w:ascii="Calibri" w:hAnsi="Calibri" w:cs="Calibri"/>
                <w:sz w:val="20"/>
                <w:szCs w:val="20"/>
                <w:highlight w:val="cyan"/>
                <w:lang w:eastAsia="ja-JP"/>
                <w:rPrChange w:id="234" w:author="Phatthamon Jantalae" w:date="2022-06-16T16:17:00Z">
                  <w:rPr>
                    <w:ins w:id="235" w:author="Phatthamon Jantalae" w:date="2022-06-16T16:16:00Z"/>
                    <w:rFonts w:ascii="Calibri" w:hAnsi="Calibri" w:cs="Calibri"/>
                    <w:sz w:val="20"/>
                    <w:szCs w:val="20"/>
                    <w:lang w:eastAsia="ja-JP"/>
                  </w:rPr>
                </w:rPrChange>
              </w:rPr>
            </w:pPr>
            <w:ins w:id="236" w:author="Phatthamon Jantalae" w:date="2022-06-16T16:16:00Z">
              <w:r w:rsidRPr="003A19EA">
                <w:rPr>
                  <w:rFonts w:ascii="Calibri" w:hAnsi="Calibri" w:cs="Calibri"/>
                  <w:sz w:val="20"/>
                  <w:szCs w:val="20"/>
                  <w:highlight w:val="cyan"/>
                  <w:lang w:eastAsia="ja-JP"/>
                  <w:rPrChange w:id="237" w:author="Phatthamon Jantalae" w:date="2022-06-16T16:17:00Z">
                    <w:rPr>
                      <w:rFonts w:ascii="Calibri" w:hAnsi="Calibri" w:cs="Calibri"/>
                      <w:sz w:val="20"/>
                      <w:szCs w:val="20"/>
                      <w:lang w:eastAsia="ja-JP"/>
                    </w:rPr>
                  </w:rPrChange>
                </w:rPr>
                <w:t>I-5</w:t>
              </w:r>
            </w:ins>
          </w:p>
          <w:p w14:paraId="4F082E91" w14:textId="77777777" w:rsidR="003A19EA" w:rsidRPr="003A19EA" w:rsidRDefault="003A19EA" w:rsidP="003A19EA">
            <w:pPr>
              <w:spacing w:after="0" w:line="240" w:lineRule="auto"/>
              <w:rPr>
                <w:ins w:id="238" w:author="Phatthamon Jantalae" w:date="2022-06-16T16:16:00Z"/>
                <w:rFonts w:ascii="Calibri" w:hAnsi="Calibri" w:cs="Calibri"/>
                <w:sz w:val="20"/>
                <w:szCs w:val="20"/>
                <w:highlight w:val="cyan"/>
                <w:lang w:eastAsia="ja-JP"/>
                <w:rPrChange w:id="239" w:author="Phatthamon Jantalae" w:date="2022-06-16T16:17:00Z">
                  <w:rPr>
                    <w:ins w:id="240" w:author="Phatthamon Jantalae" w:date="2022-06-16T16:16:00Z"/>
                    <w:rFonts w:ascii="Calibri" w:hAnsi="Calibri" w:cs="Calibri"/>
                    <w:sz w:val="20"/>
                    <w:szCs w:val="20"/>
                    <w:lang w:eastAsia="ja-JP"/>
                  </w:rPr>
                </w:rPrChange>
              </w:rPr>
            </w:pPr>
            <w:ins w:id="241" w:author="Phatthamon Jantalae" w:date="2022-06-16T16:16:00Z">
              <w:r w:rsidRPr="003A19EA">
                <w:rPr>
                  <w:rFonts w:ascii="Calibri" w:hAnsi="Calibri" w:cs="Calibri"/>
                  <w:sz w:val="20"/>
                  <w:szCs w:val="20"/>
                  <w:highlight w:val="cyan"/>
                  <w:lang w:eastAsia="ja-JP"/>
                  <w:rPrChange w:id="242" w:author="Phatthamon Jantalae" w:date="2022-06-16T16:17:00Z">
                    <w:rPr>
                      <w:rFonts w:ascii="Calibri" w:hAnsi="Calibri" w:cs="Calibri"/>
                      <w:sz w:val="20"/>
                      <w:szCs w:val="20"/>
                      <w:lang w:eastAsia="ja-JP"/>
                    </w:rPr>
                  </w:rPrChange>
                </w:rPr>
                <w:t>L-3</w:t>
              </w:r>
            </w:ins>
          </w:p>
          <w:p w14:paraId="07EF5E60" w14:textId="77777777" w:rsidR="003A19EA" w:rsidRPr="003A19EA" w:rsidRDefault="003A19EA" w:rsidP="003A19EA">
            <w:pPr>
              <w:spacing w:after="0" w:line="240" w:lineRule="auto"/>
              <w:rPr>
                <w:ins w:id="243" w:author="Phatthamon Jantalae" w:date="2022-06-16T16:16:00Z"/>
                <w:rFonts w:ascii="Calibri" w:hAnsi="Calibri" w:cs="Calibri"/>
                <w:sz w:val="20"/>
                <w:szCs w:val="20"/>
                <w:highlight w:val="cyan"/>
                <w:lang w:eastAsia="ja-JP"/>
                <w:rPrChange w:id="244" w:author="Phatthamon Jantalae" w:date="2022-06-16T16:17:00Z">
                  <w:rPr>
                    <w:ins w:id="245" w:author="Phatthamon Jantalae" w:date="2022-06-16T16:16:00Z"/>
                    <w:rFonts w:ascii="Calibri" w:hAnsi="Calibri" w:cs="Calibri"/>
                    <w:sz w:val="20"/>
                    <w:szCs w:val="20"/>
                    <w:lang w:eastAsia="ja-JP"/>
                  </w:rPr>
                </w:rPrChange>
              </w:rPr>
            </w:pPr>
          </w:p>
          <w:p w14:paraId="2E375120" w14:textId="0504395C" w:rsidR="003A19EA" w:rsidRPr="003A19EA" w:rsidRDefault="003A19EA" w:rsidP="003A19EA">
            <w:pPr>
              <w:spacing w:after="0" w:line="240" w:lineRule="auto"/>
              <w:rPr>
                <w:ins w:id="246" w:author="Phatthamon Jantalae" w:date="2022-06-16T16:16:00Z"/>
                <w:rFonts w:ascii="Calibri" w:hAnsi="Calibri" w:cs="Calibri"/>
                <w:sz w:val="20"/>
                <w:szCs w:val="20"/>
                <w:highlight w:val="cyan"/>
                <w:lang w:eastAsia="ja-JP"/>
                <w:rPrChange w:id="247" w:author="Phatthamon Jantalae" w:date="2022-06-16T16:17:00Z">
                  <w:rPr>
                    <w:ins w:id="248" w:author="Phatthamon Jantalae" w:date="2022-06-16T16:16:00Z"/>
                    <w:rFonts w:ascii="Calibri" w:hAnsi="Calibri" w:cs="Calibri"/>
                    <w:sz w:val="20"/>
                    <w:szCs w:val="20"/>
                    <w:lang w:eastAsia="ja-JP"/>
                  </w:rPr>
                </w:rPrChange>
              </w:rPr>
            </w:pPr>
            <w:ins w:id="249" w:author="Phatthamon Jantalae" w:date="2022-06-16T16:16:00Z">
              <w:r w:rsidRPr="003A19EA">
                <w:rPr>
                  <w:rFonts w:ascii="Calibri" w:hAnsi="Calibri" w:cs="Calibri"/>
                  <w:sz w:val="20"/>
                  <w:szCs w:val="20"/>
                  <w:highlight w:val="cyan"/>
                  <w:lang w:eastAsia="ja-JP"/>
                  <w:rPrChange w:id="250" w:author="Phatthamon Jantalae" w:date="2022-06-16T16:17:00Z">
                    <w:rPr>
                      <w:rFonts w:ascii="Calibri" w:hAnsi="Calibri" w:cs="Calibri"/>
                      <w:sz w:val="20"/>
                      <w:szCs w:val="20"/>
                      <w:lang w:eastAsia="ja-JP"/>
                    </w:rPr>
                  </w:rPrChange>
                </w:rPr>
                <w:t>Substantial</w:t>
              </w:r>
              <w:r w:rsidRPr="003A19EA">
                <w:rPr>
                  <w:rFonts w:cs="Calibri"/>
                  <w:highlight w:val="cyan"/>
                  <w:lang w:eastAsia="ja-JP"/>
                  <w:rPrChange w:id="251" w:author="Phatthamon Jantalae" w:date="2022-06-16T16:17:00Z">
                    <w:rPr>
                      <w:rFonts w:cs="Calibri"/>
                      <w:lang w:eastAsia="ja-JP"/>
                    </w:rPr>
                  </w:rPrChange>
                </w:rPr>
                <w:t xml:space="preserve"> </w:t>
              </w:r>
            </w:ins>
          </w:p>
        </w:tc>
        <w:tc>
          <w:tcPr>
            <w:tcW w:w="4343" w:type="dxa"/>
            <w:tcBorders>
              <w:top w:val="single" w:sz="4" w:space="0" w:color="FFFF00"/>
            </w:tcBorders>
          </w:tcPr>
          <w:p w14:paraId="0E191F8B" w14:textId="77777777" w:rsidR="003A19EA" w:rsidRPr="003A19EA" w:rsidRDefault="003A19EA" w:rsidP="003A19EA">
            <w:pPr>
              <w:spacing w:after="0" w:line="240" w:lineRule="auto"/>
              <w:rPr>
                <w:ins w:id="252" w:author="Phatthamon Jantalae" w:date="2022-06-16T16:16:00Z"/>
                <w:rFonts w:ascii="Calibri" w:hAnsi="Calibri" w:cs="Calibri"/>
                <w:sz w:val="20"/>
                <w:szCs w:val="20"/>
                <w:highlight w:val="cyan"/>
                <w:lang w:eastAsia="zh-CN"/>
                <w:rPrChange w:id="253" w:author="Phatthamon Jantalae" w:date="2022-06-16T16:17:00Z">
                  <w:rPr>
                    <w:ins w:id="254" w:author="Phatthamon Jantalae" w:date="2022-06-16T16:16:00Z"/>
                    <w:rFonts w:ascii="Calibri" w:hAnsi="Calibri" w:cs="Calibri"/>
                    <w:sz w:val="20"/>
                    <w:szCs w:val="20"/>
                    <w:lang w:eastAsia="zh-CN"/>
                  </w:rPr>
                </w:rPrChange>
              </w:rPr>
            </w:pPr>
            <w:ins w:id="255" w:author="Phatthamon Jantalae" w:date="2022-06-16T16:16:00Z">
              <w:r w:rsidRPr="003A19EA">
                <w:rPr>
                  <w:rFonts w:cs="Calibri"/>
                  <w:sz w:val="20"/>
                  <w:szCs w:val="20"/>
                  <w:highlight w:val="cyan"/>
                  <w:lang w:eastAsia="ja-JP"/>
                  <w:rPrChange w:id="256" w:author="Phatthamon Jantalae" w:date="2022-06-16T16:17:00Z">
                    <w:rPr>
                      <w:rFonts w:cs="Calibri"/>
                      <w:sz w:val="20"/>
                      <w:szCs w:val="20"/>
                      <w:lang w:eastAsia="ja-JP"/>
                    </w:rPr>
                  </w:rPrChange>
                </w:rPr>
                <w:t>The project will undertake the conduct of a SESA that shall cover all upstream activities, and those with potential cumulative impact related implications. Activities that will fall under the scope of the SESA include (but are not limited to): Outputs 1.1.1, 1.1.2, 2.1.1, 2.1.2, 2.1.6, 2.2.4, 2.2.5, 3.1.1, and 3.1.2)</w:t>
              </w:r>
            </w:ins>
          </w:p>
          <w:p w14:paraId="74DBD5E9" w14:textId="77777777" w:rsidR="003A19EA" w:rsidRPr="003A19EA" w:rsidRDefault="003A19EA" w:rsidP="003A19EA">
            <w:pPr>
              <w:spacing w:after="0" w:line="240" w:lineRule="auto"/>
              <w:rPr>
                <w:ins w:id="257" w:author="Phatthamon Jantalae" w:date="2022-06-16T16:16:00Z"/>
                <w:rFonts w:ascii="Calibri" w:hAnsi="Calibri" w:cs="Calibri"/>
                <w:sz w:val="20"/>
                <w:szCs w:val="20"/>
                <w:highlight w:val="cyan"/>
                <w:lang w:eastAsia="ja-JP"/>
                <w:rPrChange w:id="258" w:author="Phatthamon Jantalae" w:date="2022-06-16T16:17:00Z">
                  <w:rPr>
                    <w:ins w:id="259" w:author="Phatthamon Jantalae" w:date="2022-06-16T16:16:00Z"/>
                    <w:rFonts w:ascii="Calibri" w:hAnsi="Calibri" w:cs="Calibri"/>
                    <w:sz w:val="20"/>
                    <w:szCs w:val="20"/>
                    <w:lang w:eastAsia="ja-JP"/>
                  </w:rPr>
                </w:rPrChange>
              </w:rPr>
            </w:pPr>
          </w:p>
          <w:p w14:paraId="30AA3140" w14:textId="77777777" w:rsidR="003A19EA" w:rsidRPr="003A19EA" w:rsidRDefault="003A19EA" w:rsidP="003A19EA">
            <w:pPr>
              <w:spacing w:after="0" w:line="240" w:lineRule="auto"/>
              <w:rPr>
                <w:ins w:id="260" w:author="Phatthamon Jantalae" w:date="2022-06-16T16:16:00Z"/>
                <w:rFonts w:ascii="Calibri" w:hAnsi="Calibri" w:cs="Calibri"/>
                <w:sz w:val="20"/>
                <w:szCs w:val="20"/>
                <w:highlight w:val="cyan"/>
                <w:lang w:eastAsia="ja-JP"/>
                <w:rPrChange w:id="261" w:author="Phatthamon Jantalae" w:date="2022-06-16T16:17:00Z">
                  <w:rPr>
                    <w:ins w:id="262" w:author="Phatthamon Jantalae" w:date="2022-06-16T16:16:00Z"/>
                    <w:rFonts w:ascii="Calibri" w:hAnsi="Calibri" w:cs="Calibri"/>
                    <w:sz w:val="20"/>
                    <w:szCs w:val="20"/>
                    <w:lang w:eastAsia="ja-JP"/>
                  </w:rPr>
                </w:rPrChange>
              </w:rPr>
            </w:pPr>
          </w:p>
          <w:p w14:paraId="0C30236B" w14:textId="77777777" w:rsidR="003A19EA" w:rsidRPr="003A19EA" w:rsidRDefault="003A19EA" w:rsidP="003A19EA">
            <w:pPr>
              <w:spacing w:after="0" w:line="240" w:lineRule="auto"/>
              <w:rPr>
                <w:ins w:id="263" w:author="Phatthamon Jantalae" w:date="2022-06-16T16:16:00Z"/>
                <w:rFonts w:ascii="Calibri" w:hAnsi="Calibri" w:cs="Calibri"/>
                <w:sz w:val="20"/>
                <w:szCs w:val="20"/>
                <w:highlight w:val="cyan"/>
                <w:lang w:eastAsia="ja-JP"/>
                <w:rPrChange w:id="264" w:author="Phatthamon Jantalae" w:date="2022-06-16T16:17:00Z">
                  <w:rPr>
                    <w:ins w:id="265" w:author="Phatthamon Jantalae" w:date="2022-06-16T16:16:00Z"/>
                    <w:rFonts w:ascii="Calibri" w:hAnsi="Calibri" w:cs="Calibri"/>
                    <w:sz w:val="20"/>
                    <w:szCs w:val="20"/>
                    <w:lang w:eastAsia="ja-JP"/>
                  </w:rPr>
                </w:rPrChange>
              </w:rPr>
            </w:pPr>
          </w:p>
          <w:p w14:paraId="1B300D4C" w14:textId="77777777" w:rsidR="003A19EA" w:rsidRPr="003A19EA" w:rsidRDefault="003A19EA" w:rsidP="003A19EA">
            <w:pPr>
              <w:pStyle w:val="NormalWeb"/>
              <w:widowControl w:val="0"/>
              <w:spacing w:before="0" w:beforeAutospacing="0" w:after="0" w:afterAutospacing="0"/>
              <w:jc w:val="left"/>
              <w:rPr>
                <w:ins w:id="266" w:author="Phatthamon Jantalae" w:date="2022-06-16T16:16:00Z"/>
                <w:rFonts w:ascii="Calibri" w:hAnsi="Calibri" w:cs="Calibri"/>
                <w:sz w:val="20"/>
                <w:szCs w:val="20"/>
                <w:highlight w:val="cyan"/>
                <w:rPrChange w:id="267" w:author="Phatthamon Jantalae" w:date="2022-06-16T16:17:00Z">
                  <w:rPr>
                    <w:ins w:id="268" w:author="Phatthamon Jantalae" w:date="2022-06-16T16:16:00Z"/>
                    <w:rFonts w:ascii="Calibri" w:hAnsi="Calibri" w:cs="Calibri"/>
                    <w:sz w:val="20"/>
                    <w:szCs w:val="20"/>
                  </w:rPr>
                </w:rPrChange>
              </w:rPr>
            </w:pPr>
          </w:p>
        </w:tc>
        <w:tc>
          <w:tcPr>
            <w:tcW w:w="839" w:type="dxa"/>
            <w:tcBorders>
              <w:top w:val="single" w:sz="4" w:space="0" w:color="FFFF00"/>
            </w:tcBorders>
          </w:tcPr>
          <w:p w14:paraId="2DCB7812" w14:textId="77777777" w:rsidR="003A19EA" w:rsidRPr="003A19EA" w:rsidRDefault="003A19EA" w:rsidP="003A19EA">
            <w:pPr>
              <w:spacing w:after="0" w:line="240" w:lineRule="auto"/>
              <w:ind w:right="-108"/>
              <w:rPr>
                <w:ins w:id="269" w:author="Phatthamon Jantalae" w:date="2022-06-16T16:16:00Z"/>
                <w:rFonts w:ascii="Calibri" w:hAnsi="Calibri" w:cs="Calibri"/>
                <w:sz w:val="20"/>
                <w:szCs w:val="20"/>
                <w:highlight w:val="cyan"/>
                <w:rPrChange w:id="270" w:author="Phatthamon Jantalae" w:date="2022-06-16T16:17:00Z">
                  <w:rPr>
                    <w:ins w:id="271" w:author="Phatthamon Jantalae" w:date="2022-06-16T16:16:00Z"/>
                    <w:rFonts w:ascii="Calibri" w:hAnsi="Calibri" w:cs="Calibri"/>
                    <w:sz w:val="20"/>
                    <w:szCs w:val="20"/>
                  </w:rPr>
                </w:rPrChange>
              </w:rPr>
            </w:pPr>
            <w:ins w:id="272" w:author="Phatthamon Jantalae" w:date="2022-06-16T16:16:00Z">
              <w:r w:rsidRPr="003A19EA">
                <w:rPr>
                  <w:rFonts w:ascii="Calibri" w:hAnsi="Calibri" w:cs="Calibri"/>
                  <w:sz w:val="20"/>
                  <w:szCs w:val="20"/>
                  <w:highlight w:val="cyan"/>
                  <w:rPrChange w:id="273" w:author="Phatthamon Jantalae" w:date="2022-06-16T16:17:00Z">
                    <w:rPr>
                      <w:rFonts w:ascii="Calibri" w:hAnsi="Calibri" w:cs="Calibri"/>
                      <w:sz w:val="20"/>
                      <w:szCs w:val="20"/>
                    </w:rPr>
                  </w:rPrChange>
                </w:rPr>
                <w:t>PMU</w:t>
              </w:r>
            </w:ins>
          </w:p>
          <w:p w14:paraId="71CA06DB" w14:textId="77777777" w:rsidR="003A19EA" w:rsidRPr="003A19EA" w:rsidRDefault="003A19EA" w:rsidP="003A19EA">
            <w:pPr>
              <w:spacing w:after="0" w:line="240" w:lineRule="auto"/>
              <w:ind w:right="-108"/>
              <w:rPr>
                <w:ins w:id="274" w:author="Phatthamon Jantalae" w:date="2022-06-16T16:16:00Z"/>
                <w:rFonts w:ascii="Calibri" w:hAnsi="Calibri" w:cs="Calibri"/>
                <w:sz w:val="20"/>
                <w:szCs w:val="20"/>
                <w:highlight w:val="cyan"/>
                <w:rPrChange w:id="275" w:author="Phatthamon Jantalae" w:date="2022-06-16T16:17:00Z">
                  <w:rPr>
                    <w:ins w:id="276" w:author="Phatthamon Jantalae" w:date="2022-06-16T16:16:00Z"/>
                    <w:rFonts w:ascii="Calibri" w:hAnsi="Calibri" w:cs="Calibri"/>
                    <w:sz w:val="20"/>
                    <w:szCs w:val="20"/>
                  </w:rPr>
                </w:rPrChange>
              </w:rPr>
            </w:pPr>
            <w:ins w:id="277" w:author="Phatthamon Jantalae" w:date="2022-06-16T16:16:00Z">
              <w:r w:rsidRPr="003A19EA">
                <w:rPr>
                  <w:rFonts w:ascii="Calibri" w:hAnsi="Calibri" w:cs="Calibri"/>
                  <w:sz w:val="20"/>
                  <w:szCs w:val="20"/>
                  <w:highlight w:val="cyan"/>
                  <w:rPrChange w:id="278" w:author="Phatthamon Jantalae" w:date="2022-06-16T16:17:00Z">
                    <w:rPr>
                      <w:rFonts w:ascii="Calibri" w:hAnsi="Calibri" w:cs="Calibri"/>
                      <w:sz w:val="20"/>
                      <w:szCs w:val="20"/>
                    </w:rPr>
                  </w:rPrChange>
                </w:rPr>
                <w:t>MIIT</w:t>
              </w:r>
            </w:ins>
          </w:p>
          <w:p w14:paraId="6E75E1DD" w14:textId="77777777" w:rsidR="003A19EA" w:rsidRPr="003A19EA" w:rsidRDefault="003A19EA" w:rsidP="003A19EA">
            <w:pPr>
              <w:spacing w:after="0" w:line="240" w:lineRule="auto"/>
              <w:ind w:right="-108"/>
              <w:rPr>
                <w:ins w:id="279" w:author="Phatthamon Jantalae" w:date="2022-06-16T16:16:00Z"/>
                <w:rFonts w:ascii="Calibri" w:hAnsi="Calibri" w:cs="Calibri"/>
                <w:sz w:val="20"/>
                <w:szCs w:val="20"/>
                <w:highlight w:val="cyan"/>
                <w:rPrChange w:id="280" w:author="Phatthamon Jantalae" w:date="2022-06-16T16:17:00Z">
                  <w:rPr>
                    <w:ins w:id="281" w:author="Phatthamon Jantalae" w:date="2022-06-16T16:16:00Z"/>
                    <w:rFonts w:ascii="Calibri" w:hAnsi="Calibri" w:cs="Calibri"/>
                    <w:sz w:val="20"/>
                    <w:szCs w:val="20"/>
                  </w:rPr>
                </w:rPrChange>
              </w:rPr>
            </w:pPr>
            <w:ins w:id="282" w:author="Phatthamon Jantalae" w:date="2022-06-16T16:16:00Z">
              <w:r w:rsidRPr="003A19EA">
                <w:rPr>
                  <w:rFonts w:ascii="Calibri" w:hAnsi="Calibri" w:cs="Calibri"/>
                  <w:sz w:val="20"/>
                  <w:szCs w:val="20"/>
                  <w:highlight w:val="cyan"/>
                  <w:rPrChange w:id="283" w:author="Phatthamon Jantalae" w:date="2022-06-16T16:17:00Z">
                    <w:rPr>
                      <w:rFonts w:ascii="Calibri" w:hAnsi="Calibri" w:cs="Calibri"/>
                      <w:sz w:val="20"/>
                      <w:szCs w:val="20"/>
                    </w:rPr>
                  </w:rPrChange>
                </w:rPr>
                <w:t>MNR</w:t>
              </w:r>
            </w:ins>
          </w:p>
          <w:p w14:paraId="1D7AE554" w14:textId="77777777" w:rsidR="003A19EA" w:rsidRPr="003A19EA" w:rsidRDefault="003A19EA" w:rsidP="003A19EA">
            <w:pPr>
              <w:spacing w:after="0" w:line="240" w:lineRule="auto"/>
              <w:ind w:right="-108"/>
              <w:rPr>
                <w:ins w:id="284" w:author="Phatthamon Jantalae" w:date="2022-06-16T16:16:00Z"/>
                <w:rFonts w:ascii="Calibri" w:hAnsi="Calibri" w:cs="Calibri"/>
                <w:sz w:val="20"/>
                <w:szCs w:val="20"/>
                <w:highlight w:val="cyan"/>
                <w:rPrChange w:id="285" w:author="Phatthamon Jantalae" w:date="2022-06-16T16:17:00Z">
                  <w:rPr>
                    <w:ins w:id="286" w:author="Phatthamon Jantalae" w:date="2022-06-16T16:16:00Z"/>
                    <w:rFonts w:ascii="Calibri" w:hAnsi="Calibri" w:cs="Calibri"/>
                    <w:sz w:val="20"/>
                    <w:szCs w:val="20"/>
                  </w:rPr>
                </w:rPrChange>
              </w:rPr>
            </w:pPr>
          </w:p>
        </w:tc>
        <w:tc>
          <w:tcPr>
            <w:tcW w:w="900" w:type="dxa"/>
            <w:tcBorders>
              <w:top w:val="single" w:sz="4" w:space="0" w:color="FFFF00"/>
            </w:tcBorders>
          </w:tcPr>
          <w:p w14:paraId="0EBC9901" w14:textId="3B66C11D" w:rsidR="003A19EA" w:rsidRPr="003A19EA" w:rsidRDefault="003A19EA" w:rsidP="003A19EA">
            <w:pPr>
              <w:spacing w:after="0" w:line="240" w:lineRule="auto"/>
              <w:ind w:right="-108"/>
              <w:rPr>
                <w:ins w:id="287" w:author="Phatthamon Jantalae" w:date="2022-06-16T16:16:00Z"/>
                <w:rFonts w:ascii="Calibri" w:hAnsi="Calibri" w:cs="Calibri"/>
                <w:sz w:val="20"/>
                <w:szCs w:val="20"/>
                <w:highlight w:val="cyan"/>
                <w:rPrChange w:id="288" w:author="Phatthamon Jantalae" w:date="2022-06-16T16:17:00Z">
                  <w:rPr>
                    <w:ins w:id="289" w:author="Phatthamon Jantalae" w:date="2022-06-16T16:16:00Z"/>
                    <w:rFonts w:ascii="Calibri" w:hAnsi="Calibri" w:cs="Calibri"/>
                    <w:sz w:val="20"/>
                    <w:szCs w:val="20"/>
                  </w:rPr>
                </w:rPrChange>
              </w:rPr>
            </w:pPr>
            <w:ins w:id="290" w:author="Phatthamon Jantalae" w:date="2022-06-16T16:16:00Z">
              <w:r w:rsidRPr="003A19EA">
                <w:rPr>
                  <w:rFonts w:ascii="Calibri" w:hAnsi="Calibri" w:cs="Calibri"/>
                  <w:sz w:val="20"/>
                  <w:szCs w:val="20"/>
                  <w:highlight w:val="cyan"/>
                  <w:rPrChange w:id="291" w:author="Phatthamon Jantalae" w:date="2022-06-16T16:17:00Z">
                    <w:rPr>
                      <w:rFonts w:ascii="Calibri" w:hAnsi="Calibri" w:cs="Calibri"/>
                      <w:sz w:val="20"/>
                      <w:szCs w:val="20"/>
                    </w:rPr>
                  </w:rPrChange>
                </w:rPr>
                <w:t>No Change</w:t>
              </w:r>
            </w:ins>
          </w:p>
        </w:tc>
      </w:tr>
      <w:tr w:rsidR="003A19EA" w14:paraId="382D8846" w14:textId="77777777">
        <w:trPr>
          <w:jc w:val="center"/>
          <w:ins w:id="292" w:author="Phatthamon Jantalae" w:date="2022-06-16T16:17:00Z"/>
        </w:trPr>
        <w:tc>
          <w:tcPr>
            <w:tcW w:w="1710" w:type="dxa"/>
            <w:tcBorders>
              <w:top w:val="single" w:sz="4" w:space="0" w:color="FFFF00"/>
            </w:tcBorders>
          </w:tcPr>
          <w:p w14:paraId="680ADF19" w14:textId="049DC9B3" w:rsidR="003A19EA" w:rsidRPr="003A19EA" w:rsidRDefault="003A19EA" w:rsidP="003A19EA">
            <w:pPr>
              <w:spacing w:after="0" w:line="240" w:lineRule="auto"/>
              <w:rPr>
                <w:ins w:id="293" w:author="Phatthamon Jantalae" w:date="2022-06-16T16:17:00Z"/>
                <w:rFonts w:cstheme="minorHAnsi"/>
                <w:sz w:val="20"/>
                <w:szCs w:val="20"/>
                <w:highlight w:val="cyan"/>
                <w:rPrChange w:id="294" w:author="Phatthamon Jantalae" w:date="2022-06-16T16:17:00Z">
                  <w:rPr>
                    <w:ins w:id="295" w:author="Phatthamon Jantalae" w:date="2022-06-16T16:17:00Z"/>
                    <w:rFonts w:cstheme="minorHAnsi"/>
                    <w:sz w:val="20"/>
                    <w:szCs w:val="20"/>
                  </w:rPr>
                </w:rPrChange>
              </w:rPr>
            </w:pPr>
            <w:ins w:id="296" w:author="Phatthamon Jantalae" w:date="2022-06-16T16:17:00Z">
              <w:r w:rsidRPr="003A19EA">
                <w:rPr>
                  <w:rFonts w:eastAsia="Times New Roman" w:cstheme="minorHAnsi"/>
                  <w:sz w:val="20"/>
                  <w:szCs w:val="20"/>
                  <w:highlight w:val="cyan"/>
                  <w:lang w:eastAsia="ja-JP"/>
                  <w:rPrChange w:id="297" w:author="Phatthamon Jantalae" w:date="2022-06-16T16:17:00Z">
                    <w:rPr>
                      <w:rFonts w:eastAsia="Times New Roman" w:cstheme="minorHAnsi"/>
                      <w:sz w:val="20"/>
                      <w:szCs w:val="20"/>
                      <w:lang w:eastAsia="ja-JP"/>
                    </w:rPr>
                  </w:rPrChange>
                </w:rPr>
                <w:lastRenderedPageBreak/>
                <w:t xml:space="preserve">The </w:t>
              </w:r>
              <w:proofErr w:type="spellStart"/>
              <w:r w:rsidRPr="003A19EA">
                <w:rPr>
                  <w:rFonts w:eastAsia="Times New Roman" w:cstheme="minorHAnsi"/>
                  <w:sz w:val="20"/>
                  <w:szCs w:val="20"/>
                  <w:highlight w:val="cyan"/>
                  <w:lang w:eastAsia="ja-JP"/>
                  <w:rPrChange w:id="298" w:author="Phatthamon Jantalae" w:date="2022-06-16T16:17:00Z">
                    <w:rPr>
                      <w:rFonts w:eastAsia="Times New Roman" w:cstheme="minorHAnsi"/>
                      <w:sz w:val="20"/>
                      <w:szCs w:val="20"/>
                      <w:lang w:eastAsia="ja-JP"/>
                    </w:rPr>
                  </w:rPrChange>
                </w:rPr>
                <w:t>phosphogypsum</w:t>
              </w:r>
              <w:proofErr w:type="spellEnd"/>
              <w:r w:rsidRPr="003A19EA">
                <w:rPr>
                  <w:rFonts w:eastAsia="Times New Roman" w:cstheme="minorHAnsi"/>
                  <w:sz w:val="20"/>
                  <w:szCs w:val="20"/>
                  <w:highlight w:val="cyan"/>
                  <w:lang w:eastAsia="ja-JP"/>
                  <w:rPrChange w:id="299" w:author="Phatthamon Jantalae" w:date="2022-06-16T16:17:00Z">
                    <w:rPr>
                      <w:rFonts w:eastAsia="Times New Roman" w:cstheme="minorHAnsi"/>
                      <w:sz w:val="20"/>
                      <w:szCs w:val="20"/>
                      <w:lang w:eastAsia="ja-JP"/>
                    </w:rPr>
                  </w:rPrChange>
                </w:rPr>
                <w:t xml:space="preserve"> processing and reuse demos have been planned to be implemented in the existing </w:t>
              </w:r>
              <w:r w:rsidRPr="003A19EA">
                <w:rPr>
                  <w:rFonts w:cstheme="minorHAnsi"/>
                  <w:sz w:val="20"/>
                  <w:szCs w:val="20"/>
                  <w:highlight w:val="cyan"/>
                  <w:lang w:eastAsia="zh-CN"/>
                  <w:rPrChange w:id="300" w:author="Phatthamon Jantalae" w:date="2022-06-16T16:17:00Z">
                    <w:rPr>
                      <w:rFonts w:cstheme="minorHAnsi"/>
                      <w:sz w:val="20"/>
                      <w:szCs w:val="20"/>
                      <w:lang w:eastAsia="zh-CN"/>
                    </w:rPr>
                  </w:rPrChange>
                </w:rPr>
                <w:t xml:space="preserve">facility. Legacy pollution issues may </w:t>
              </w:r>
              <w:proofErr w:type="gramStart"/>
              <w:r w:rsidRPr="003A19EA">
                <w:rPr>
                  <w:rFonts w:cstheme="minorHAnsi"/>
                  <w:sz w:val="20"/>
                  <w:szCs w:val="20"/>
                  <w:highlight w:val="cyan"/>
                  <w:lang w:eastAsia="zh-CN"/>
                  <w:rPrChange w:id="301" w:author="Phatthamon Jantalae" w:date="2022-06-16T16:17:00Z">
                    <w:rPr>
                      <w:rFonts w:cstheme="minorHAnsi"/>
                      <w:sz w:val="20"/>
                      <w:szCs w:val="20"/>
                      <w:lang w:eastAsia="zh-CN"/>
                    </w:rPr>
                  </w:rPrChange>
                </w:rPr>
                <w:t>exists</w:t>
              </w:r>
              <w:proofErr w:type="gramEnd"/>
              <w:r w:rsidRPr="003A19EA">
                <w:rPr>
                  <w:rFonts w:cstheme="minorHAnsi"/>
                  <w:sz w:val="20"/>
                  <w:szCs w:val="20"/>
                  <w:highlight w:val="cyan"/>
                  <w:lang w:eastAsia="zh-CN"/>
                  <w:rPrChange w:id="302" w:author="Phatthamon Jantalae" w:date="2022-06-16T16:17:00Z">
                    <w:rPr>
                      <w:rFonts w:cstheme="minorHAnsi"/>
                      <w:sz w:val="20"/>
                      <w:szCs w:val="20"/>
                      <w:lang w:eastAsia="zh-CN"/>
                    </w:rPr>
                  </w:rPrChange>
                </w:rPr>
                <w:t xml:space="preserve"> that have on-going environmental impacts which will have to be managed in line with UNDP SES requirements.</w:t>
              </w:r>
            </w:ins>
          </w:p>
        </w:tc>
        <w:tc>
          <w:tcPr>
            <w:tcW w:w="1350" w:type="dxa"/>
            <w:tcBorders>
              <w:top w:val="single" w:sz="4" w:space="0" w:color="FFFF00"/>
            </w:tcBorders>
          </w:tcPr>
          <w:p w14:paraId="041DA43E" w14:textId="344F8B21" w:rsidR="003A19EA" w:rsidRPr="003A19EA" w:rsidRDefault="003A19EA" w:rsidP="003A19EA">
            <w:pPr>
              <w:spacing w:after="0" w:line="240" w:lineRule="auto"/>
              <w:ind w:left="-18" w:right="-108"/>
              <w:rPr>
                <w:ins w:id="303" w:author="Phatthamon Jantalae" w:date="2022-06-16T16:17:00Z"/>
                <w:rFonts w:cstheme="minorHAnsi"/>
                <w:sz w:val="20"/>
                <w:szCs w:val="20"/>
                <w:highlight w:val="cyan"/>
                <w:rPrChange w:id="304" w:author="Phatthamon Jantalae" w:date="2022-06-16T16:17:00Z">
                  <w:rPr>
                    <w:ins w:id="305" w:author="Phatthamon Jantalae" w:date="2022-06-16T16:17:00Z"/>
                    <w:rFonts w:cstheme="minorHAnsi"/>
                    <w:sz w:val="20"/>
                    <w:szCs w:val="20"/>
                  </w:rPr>
                </w:rPrChange>
              </w:rPr>
            </w:pPr>
            <w:ins w:id="306" w:author="Phatthamon Jantalae" w:date="2022-06-16T16:17:00Z">
              <w:r w:rsidRPr="003A19EA">
                <w:rPr>
                  <w:rFonts w:cstheme="minorHAnsi"/>
                  <w:sz w:val="20"/>
                  <w:szCs w:val="20"/>
                  <w:highlight w:val="cyan"/>
                  <w:rPrChange w:id="307" w:author="Phatthamon Jantalae" w:date="2022-06-16T16:17:00Z">
                    <w:rPr>
                      <w:rFonts w:cstheme="minorHAnsi"/>
                      <w:sz w:val="20"/>
                      <w:szCs w:val="20"/>
                    </w:rPr>
                  </w:rPrChange>
                </w:rPr>
                <w:t xml:space="preserve">Environmental </w:t>
              </w:r>
            </w:ins>
          </w:p>
        </w:tc>
        <w:tc>
          <w:tcPr>
            <w:tcW w:w="1170" w:type="dxa"/>
            <w:tcBorders>
              <w:top w:val="single" w:sz="4" w:space="0" w:color="FFFF00"/>
            </w:tcBorders>
          </w:tcPr>
          <w:p w14:paraId="6A99462E" w14:textId="77777777" w:rsidR="003A19EA" w:rsidRPr="003A19EA" w:rsidRDefault="003A19EA" w:rsidP="003A19EA">
            <w:pPr>
              <w:spacing w:after="0" w:line="240" w:lineRule="auto"/>
              <w:rPr>
                <w:ins w:id="308" w:author="Phatthamon Jantalae" w:date="2022-06-16T16:17:00Z"/>
                <w:rFonts w:cstheme="minorHAnsi"/>
                <w:sz w:val="20"/>
                <w:szCs w:val="20"/>
                <w:highlight w:val="cyan"/>
                <w:lang w:eastAsia="ja-JP"/>
                <w:rPrChange w:id="309" w:author="Phatthamon Jantalae" w:date="2022-06-16T16:17:00Z">
                  <w:rPr>
                    <w:ins w:id="310" w:author="Phatthamon Jantalae" w:date="2022-06-16T16:17:00Z"/>
                    <w:rFonts w:cstheme="minorHAnsi"/>
                    <w:sz w:val="20"/>
                    <w:szCs w:val="20"/>
                    <w:lang w:eastAsia="ja-JP"/>
                  </w:rPr>
                </w:rPrChange>
              </w:rPr>
            </w:pPr>
            <w:ins w:id="311" w:author="Phatthamon Jantalae" w:date="2022-06-16T16:17:00Z">
              <w:r w:rsidRPr="003A19EA">
                <w:rPr>
                  <w:rFonts w:cstheme="minorHAnsi"/>
                  <w:sz w:val="20"/>
                  <w:szCs w:val="20"/>
                  <w:highlight w:val="cyan"/>
                  <w:lang w:eastAsia="ja-JP"/>
                  <w:rPrChange w:id="312" w:author="Phatthamon Jantalae" w:date="2022-06-16T16:17:00Z">
                    <w:rPr>
                      <w:rFonts w:cstheme="minorHAnsi"/>
                      <w:sz w:val="20"/>
                      <w:szCs w:val="20"/>
                      <w:lang w:eastAsia="ja-JP"/>
                    </w:rPr>
                  </w:rPrChange>
                </w:rPr>
                <w:t>I-4</w:t>
              </w:r>
            </w:ins>
          </w:p>
          <w:p w14:paraId="152640B5" w14:textId="77777777" w:rsidR="003A19EA" w:rsidRPr="003A19EA" w:rsidRDefault="003A19EA" w:rsidP="003A19EA">
            <w:pPr>
              <w:spacing w:after="0" w:line="240" w:lineRule="auto"/>
              <w:rPr>
                <w:ins w:id="313" w:author="Phatthamon Jantalae" w:date="2022-06-16T16:17:00Z"/>
                <w:rFonts w:cstheme="minorHAnsi"/>
                <w:sz w:val="20"/>
                <w:szCs w:val="20"/>
                <w:highlight w:val="cyan"/>
                <w:lang w:eastAsia="ja-JP"/>
                <w:rPrChange w:id="314" w:author="Phatthamon Jantalae" w:date="2022-06-16T16:17:00Z">
                  <w:rPr>
                    <w:ins w:id="315" w:author="Phatthamon Jantalae" w:date="2022-06-16T16:17:00Z"/>
                    <w:rFonts w:cstheme="minorHAnsi"/>
                    <w:sz w:val="20"/>
                    <w:szCs w:val="20"/>
                    <w:lang w:eastAsia="ja-JP"/>
                  </w:rPr>
                </w:rPrChange>
              </w:rPr>
            </w:pPr>
            <w:ins w:id="316" w:author="Phatthamon Jantalae" w:date="2022-06-16T16:17:00Z">
              <w:r w:rsidRPr="003A19EA">
                <w:rPr>
                  <w:rFonts w:cstheme="minorHAnsi"/>
                  <w:sz w:val="20"/>
                  <w:szCs w:val="20"/>
                  <w:highlight w:val="cyan"/>
                  <w:lang w:eastAsia="ja-JP"/>
                  <w:rPrChange w:id="317" w:author="Phatthamon Jantalae" w:date="2022-06-16T16:17:00Z">
                    <w:rPr>
                      <w:rFonts w:cstheme="minorHAnsi"/>
                      <w:sz w:val="20"/>
                      <w:szCs w:val="20"/>
                      <w:lang w:eastAsia="ja-JP"/>
                    </w:rPr>
                  </w:rPrChange>
                </w:rPr>
                <w:t>L-2</w:t>
              </w:r>
            </w:ins>
          </w:p>
          <w:p w14:paraId="778D2C1A" w14:textId="77777777" w:rsidR="003A19EA" w:rsidRPr="003A19EA" w:rsidRDefault="003A19EA" w:rsidP="003A19EA">
            <w:pPr>
              <w:spacing w:after="0" w:line="240" w:lineRule="auto"/>
              <w:rPr>
                <w:ins w:id="318" w:author="Phatthamon Jantalae" w:date="2022-06-16T16:17:00Z"/>
                <w:rFonts w:cstheme="minorHAnsi"/>
                <w:sz w:val="20"/>
                <w:szCs w:val="20"/>
                <w:highlight w:val="cyan"/>
                <w:lang w:eastAsia="ja-JP"/>
                <w:rPrChange w:id="319" w:author="Phatthamon Jantalae" w:date="2022-06-16T16:17:00Z">
                  <w:rPr>
                    <w:ins w:id="320" w:author="Phatthamon Jantalae" w:date="2022-06-16T16:17:00Z"/>
                    <w:rFonts w:cstheme="minorHAnsi"/>
                    <w:sz w:val="20"/>
                    <w:szCs w:val="20"/>
                    <w:lang w:eastAsia="ja-JP"/>
                  </w:rPr>
                </w:rPrChange>
              </w:rPr>
            </w:pPr>
          </w:p>
          <w:p w14:paraId="0032900E" w14:textId="7DE1E52A" w:rsidR="003A19EA" w:rsidRPr="003A19EA" w:rsidRDefault="003A19EA" w:rsidP="003A19EA">
            <w:pPr>
              <w:spacing w:after="0" w:line="240" w:lineRule="auto"/>
              <w:rPr>
                <w:ins w:id="321" w:author="Phatthamon Jantalae" w:date="2022-06-16T16:17:00Z"/>
                <w:rFonts w:cstheme="minorHAnsi"/>
                <w:sz w:val="20"/>
                <w:szCs w:val="20"/>
                <w:highlight w:val="cyan"/>
                <w:lang w:eastAsia="ja-JP"/>
                <w:rPrChange w:id="322" w:author="Phatthamon Jantalae" w:date="2022-06-16T16:17:00Z">
                  <w:rPr>
                    <w:ins w:id="323" w:author="Phatthamon Jantalae" w:date="2022-06-16T16:17:00Z"/>
                    <w:rFonts w:cstheme="minorHAnsi"/>
                    <w:sz w:val="20"/>
                    <w:szCs w:val="20"/>
                    <w:lang w:eastAsia="ja-JP"/>
                  </w:rPr>
                </w:rPrChange>
              </w:rPr>
            </w:pPr>
            <w:ins w:id="324" w:author="Phatthamon Jantalae" w:date="2022-06-16T16:17:00Z">
              <w:r w:rsidRPr="003A19EA">
                <w:rPr>
                  <w:rFonts w:cstheme="minorHAnsi"/>
                  <w:sz w:val="20"/>
                  <w:szCs w:val="20"/>
                  <w:highlight w:val="cyan"/>
                  <w:lang w:eastAsia="ja-JP"/>
                  <w:rPrChange w:id="325" w:author="Phatthamon Jantalae" w:date="2022-06-16T16:17:00Z">
                    <w:rPr>
                      <w:rFonts w:cstheme="minorHAnsi"/>
                      <w:sz w:val="20"/>
                      <w:szCs w:val="20"/>
                      <w:lang w:eastAsia="ja-JP"/>
                    </w:rPr>
                  </w:rPrChange>
                </w:rPr>
                <w:t xml:space="preserve">Moderate </w:t>
              </w:r>
            </w:ins>
          </w:p>
        </w:tc>
        <w:tc>
          <w:tcPr>
            <w:tcW w:w="4343" w:type="dxa"/>
            <w:tcBorders>
              <w:top w:val="single" w:sz="4" w:space="0" w:color="FFFF00"/>
            </w:tcBorders>
          </w:tcPr>
          <w:p w14:paraId="2ECD1F09" w14:textId="5E21890C" w:rsidR="003A19EA" w:rsidRPr="003A19EA" w:rsidRDefault="003A19EA" w:rsidP="003A19EA">
            <w:pPr>
              <w:pStyle w:val="NormalWeb"/>
              <w:widowControl w:val="0"/>
              <w:spacing w:before="0" w:beforeAutospacing="0" w:after="0" w:afterAutospacing="0"/>
              <w:jc w:val="left"/>
              <w:rPr>
                <w:ins w:id="326" w:author="Phatthamon Jantalae" w:date="2022-06-16T16:17:00Z"/>
                <w:rFonts w:asciiTheme="minorHAnsi" w:hAnsiTheme="minorHAnsi" w:cstheme="minorHAnsi"/>
                <w:sz w:val="20"/>
                <w:szCs w:val="20"/>
                <w:highlight w:val="cyan"/>
                <w:rPrChange w:id="327" w:author="Phatthamon Jantalae" w:date="2022-06-16T16:17:00Z">
                  <w:rPr>
                    <w:ins w:id="328" w:author="Phatthamon Jantalae" w:date="2022-06-16T16:17:00Z"/>
                    <w:rFonts w:asciiTheme="minorHAnsi" w:hAnsiTheme="minorHAnsi" w:cstheme="minorHAnsi"/>
                    <w:sz w:val="20"/>
                    <w:szCs w:val="20"/>
                  </w:rPr>
                </w:rPrChange>
              </w:rPr>
            </w:pPr>
            <w:ins w:id="329" w:author="Phatthamon Jantalae" w:date="2022-06-16T16:17:00Z">
              <w:r w:rsidRPr="003A19EA">
                <w:rPr>
                  <w:rFonts w:asciiTheme="minorHAnsi" w:hAnsiTheme="minorHAnsi" w:cstheme="minorHAnsi"/>
                  <w:sz w:val="20"/>
                  <w:szCs w:val="20"/>
                  <w:highlight w:val="cyan"/>
                  <w:lang w:eastAsia="ja-JP"/>
                  <w:rPrChange w:id="330" w:author="Phatthamon Jantalae" w:date="2022-06-16T16:17:00Z">
                    <w:rPr>
                      <w:rFonts w:asciiTheme="minorHAnsi" w:hAnsiTheme="minorHAnsi" w:cstheme="minorHAnsi"/>
                      <w:sz w:val="20"/>
                      <w:szCs w:val="20"/>
                      <w:lang w:eastAsia="ja-JP"/>
                    </w:rPr>
                  </w:rPrChange>
                </w:rPr>
                <w:t>The site-specific ESIAs will include an assessment of historical pollution/legacy issues at demo sites which are being planned for existing facilities. Any historical/legacy pollution issues that are deemed to have on-going environmental concerns will be remediated and managed within the framework of the site-specific ESMPs that are to be developed as well.</w:t>
              </w:r>
            </w:ins>
          </w:p>
        </w:tc>
        <w:tc>
          <w:tcPr>
            <w:tcW w:w="839" w:type="dxa"/>
            <w:tcBorders>
              <w:top w:val="single" w:sz="4" w:space="0" w:color="FFFF00"/>
            </w:tcBorders>
          </w:tcPr>
          <w:p w14:paraId="479376E3" w14:textId="77777777" w:rsidR="003A19EA" w:rsidRPr="003A19EA" w:rsidRDefault="003A19EA" w:rsidP="003A19EA">
            <w:pPr>
              <w:spacing w:after="0" w:line="240" w:lineRule="auto"/>
              <w:ind w:right="-108"/>
              <w:rPr>
                <w:ins w:id="331" w:author="Phatthamon Jantalae" w:date="2022-06-16T16:17:00Z"/>
                <w:rFonts w:cstheme="minorHAnsi"/>
                <w:sz w:val="20"/>
                <w:szCs w:val="20"/>
                <w:highlight w:val="cyan"/>
                <w:rPrChange w:id="332" w:author="Phatthamon Jantalae" w:date="2022-06-16T16:17:00Z">
                  <w:rPr>
                    <w:ins w:id="333" w:author="Phatthamon Jantalae" w:date="2022-06-16T16:17:00Z"/>
                    <w:rFonts w:cstheme="minorHAnsi"/>
                    <w:sz w:val="20"/>
                    <w:szCs w:val="20"/>
                  </w:rPr>
                </w:rPrChange>
              </w:rPr>
            </w:pPr>
            <w:ins w:id="334" w:author="Phatthamon Jantalae" w:date="2022-06-16T16:17:00Z">
              <w:r w:rsidRPr="003A19EA">
                <w:rPr>
                  <w:rFonts w:cstheme="minorHAnsi"/>
                  <w:sz w:val="20"/>
                  <w:szCs w:val="20"/>
                  <w:highlight w:val="cyan"/>
                  <w:rPrChange w:id="335" w:author="Phatthamon Jantalae" w:date="2022-06-16T16:17:00Z">
                    <w:rPr>
                      <w:rFonts w:cstheme="minorHAnsi"/>
                      <w:sz w:val="20"/>
                      <w:szCs w:val="20"/>
                    </w:rPr>
                  </w:rPrChange>
                </w:rPr>
                <w:t>PMU</w:t>
              </w:r>
            </w:ins>
          </w:p>
          <w:p w14:paraId="7F44C105" w14:textId="77777777" w:rsidR="003A19EA" w:rsidRPr="003A19EA" w:rsidRDefault="003A19EA" w:rsidP="003A19EA">
            <w:pPr>
              <w:spacing w:after="0" w:line="240" w:lineRule="auto"/>
              <w:ind w:right="-108"/>
              <w:rPr>
                <w:ins w:id="336" w:author="Phatthamon Jantalae" w:date="2022-06-16T16:17:00Z"/>
                <w:rFonts w:cstheme="minorHAnsi"/>
                <w:sz w:val="20"/>
                <w:szCs w:val="20"/>
                <w:highlight w:val="cyan"/>
                <w:rPrChange w:id="337" w:author="Phatthamon Jantalae" w:date="2022-06-16T16:17:00Z">
                  <w:rPr>
                    <w:ins w:id="338" w:author="Phatthamon Jantalae" w:date="2022-06-16T16:17:00Z"/>
                    <w:rFonts w:cstheme="minorHAnsi"/>
                    <w:sz w:val="20"/>
                    <w:szCs w:val="20"/>
                  </w:rPr>
                </w:rPrChange>
              </w:rPr>
            </w:pPr>
            <w:ins w:id="339" w:author="Phatthamon Jantalae" w:date="2022-06-16T16:17:00Z">
              <w:r w:rsidRPr="003A19EA">
                <w:rPr>
                  <w:rFonts w:cstheme="minorHAnsi"/>
                  <w:sz w:val="20"/>
                  <w:szCs w:val="20"/>
                  <w:highlight w:val="cyan"/>
                  <w:rPrChange w:id="340" w:author="Phatthamon Jantalae" w:date="2022-06-16T16:17:00Z">
                    <w:rPr>
                      <w:rFonts w:cstheme="minorHAnsi"/>
                      <w:sz w:val="20"/>
                      <w:szCs w:val="20"/>
                    </w:rPr>
                  </w:rPrChange>
                </w:rPr>
                <w:t>MIIT</w:t>
              </w:r>
            </w:ins>
          </w:p>
          <w:p w14:paraId="0BADE5DD" w14:textId="77777777" w:rsidR="003A19EA" w:rsidRPr="003A19EA" w:rsidRDefault="003A19EA" w:rsidP="003A19EA">
            <w:pPr>
              <w:spacing w:after="0" w:line="240" w:lineRule="auto"/>
              <w:ind w:right="-108"/>
              <w:rPr>
                <w:ins w:id="341" w:author="Phatthamon Jantalae" w:date="2022-06-16T16:17:00Z"/>
                <w:rFonts w:cstheme="minorHAnsi"/>
                <w:sz w:val="20"/>
                <w:szCs w:val="20"/>
                <w:highlight w:val="cyan"/>
                <w:rPrChange w:id="342" w:author="Phatthamon Jantalae" w:date="2022-06-16T16:17:00Z">
                  <w:rPr>
                    <w:ins w:id="343" w:author="Phatthamon Jantalae" w:date="2022-06-16T16:17:00Z"/>
                    <w:rFonts w:cstheme="minorHAnsi"/>
                    <w:sz w:val="20"/>
                    <w:szCs w:val="20"/>
                  </w:rPr>
                </w:rPrChange>
              </w:rPr>
            </w:pPr>
            <w:ins w:id="344" w:author="Phatthamon Jantalae" w:date="2022-06-16T16:17:00Z">
              <w:r w:rsidRPr="003A19EA">
                <w:rPr>
                  <w:rFonts w:cstheme="minorHAnsi"/>
                  <w:sz w:val="20"/>
                  <w:szCs w:val="20"/>
                  <w:highlight w:val="cyan"/>
                  <w:rPrChange w:id="345" w:author="Phatthamon Jantalae" w:date="2022-06-16T16:17:00Z">
                    <w:rPr>
                      <w:rFonts w:cstheme="minorHAnsi"/>
                      <w:sz w:val="20"/>
                      <w:szCs w:val="20"/>
                    </w:rPr>
                  </w:rPrChange>
                </w:rPr>
                <w:t>MNR</w:t>
              </w:r>
            </w:ins>
          </w:p>
          <w:p w14:paraId="0E2C6DB9" w14:textId="77777777" w:rsidR="003A19EA" w:rsidRPr="003A19EA" w:rsidRDefault="003A19EA" w:rsidP="003A19EA">
            <w:pPr>
              <w:spacing w:after="0" w:line="240" w:lineRule="auto"/>
              <w:ind w:right="-108"/>
              <w:rPr>
                <w:ins w:id="346" w:author="Phatthamon Jantalae" w:date="2022-06-16T16:17:00Z"/>
                <w:rFonts w:cstheme="minorHAnsi"/>
                <w:sz w:val="20"/>
                <w:szCs w:val="20"/>
                <w:highlight w:val="cyan"/>
                <w:rPrChange w:id="347" w:author="Phatthamon Jantalae" w:date="2022-06-16T16:17:00Z">
                  <w:rPr>
                    <w:ins w:id="348" w:author="Phatthamon Jantalae" w:date="2022-06-16T16:17:00Z"/>
                    <w:rFonts w:cstheme="minorHAnsi"/>
                    <w:sz w:val="20"/>
                    <w:szCs w:val="20"/>
                  </w:rPr>
                </w:rPrChange>
              </w:rPr>
            </w:pPr>
          </w:p>
        </w:tc>
        <w:tc>
          <w:tcPr>
            <w:tcW w:w="900" w:type="dxa"/>
            <w:tcBorders>
              <w:top w:val="single" w:sz="4" w:space="0" w:color="FFFF00"/>
            </w:tcBorders>
          </w:tcPr>
          <w:p w14:paraId="5979FEB7" w14:textId="29580B4E" w:rsidR="003A19EA" w:rsidRPr="003A19EA" w:rsidRDefault="003A19EA" w:rsidP="003A19EA">
            <w:pPr>
              <w:spacing w:after="0" w:line="240" w:lineRule="auto"/>
              <w:ind w:right="-108"/>
              <w:rPr>
                <w:ins w:id="349" w:author="Phatthamon Jantalae" w:date="2022-06-16T16:17:00Z"/>
                <w:rFonts w:cstheme="minorHAnsi"/>
                <w:sz w:val="20"/>
                <w:szCs w:val="20"/>
                <w:highlight w:val="cyan"/>
                <w:rPrChange w:id="350" w:author="Phatthamon Jantalae" w:date="2022-06-16T16:17:00Z">
                  <w:rPr>
                    <w:ins w:id="351" w:author="Phatthamon Jantalae" w:date="2022-06-16T16:17:00Z"/>
                    <w:rFonts w:cstheme="minorHAnsi"/>
                    <w:sz w:val="20"/>
                    <w:szCs w:val="20"/>
                  </w:rPr>
                </w:rPrChange>
              </w:rPr>
            </w:pPr>
            <w:ins w:id="352" w:author="Phatthamon Jantalae" w:date="2022-06-16T16:17:00Z">
              <w:r w:rsidRPr="003A19EA">
                <w:rPr>
                  <w:rFonts w:cstheme="minorHAnsi"/>
                  <w:sz w:val="20"/>
                  <w:szCs w:val="20"/>
                  <w:highlight w:val="cyan"/>
                  <w:rPrChange w:id="353" w:author="Phatthamon Jantalae" w:date="2022-06-16T16:17:00Z">
                    <w:rPr>
                      <w:rFonts w:cstheme="minorHAnsi"/>
                      <w:sz w:val="20"/>
                      <w:szCs w:val="20"/>
                    </w:rPr>
                  </w:rPrChange>
                </w:rPr>
                <w:t>No Change</w:t>
              </w:r>
            </w:ins>
          </w:p>
        </w:tc>
      </w:tr>
      <w:tr w:rsidR="0029750B" w14:paraId="39529CC1" w14:textId="77777777">
        <w:trPr>
          <w:jc w:val="center"/>
          <w:ins w:id="354" w:author="Phatthamon Jantalae" w:date="2022-06-16T16:18:00Z"/>
        </w:trPr>
        <w:tc>
          <w:tcPr>
            <w:tcW w:w="1710" w:type="dxa"/>
            <w:tcBorders>
              <w:top w:val="single" w:sz="4" w:space="0" w:color="FFFF00"/>
            </w:tcBorders>
          </w:tcPr>
          <w:p w14:paraId="16F8F4F7" w14:textId="6B441ACC" w:rsidR="0029750B" w:rsidRPr="0029750B" w:rsidRDefault="0029750B" w:rsidP="0029750B">
            <w:pPr>
              <w:spacing w:after="0" w:line="240" w:lineRule="auto"/>
              <w:rPr>
                <w:ins w:id="355" w:author="Phatthamon Jantalae" w:date="2022-06-16T16:18:00Z"/>
                <w:rFonts w:cstheme="minorHAnsi"/>
                <w:sz w:val="20"/>
                <w:szCs w:val="20"/>
                <w:highlight w:val="cyan"/>
                <w:rPrChange w:id="356" w:author="Phatthamon Jantalae" w:date="2022-06-16T16:19:00Z">
                  <w:rPr>
                    <w:ins w:id="357" w:author="Phatthamon Jantalae" w:date="2022-06-16T16:18:00Z"/>
                    <w:rFonts w:ascii="Calibri" w:hAnsi="Calibri" w:cs="Calibri"/>
                    <w:sz w:val="20"/>
                    <w:szCs w:val="20"/>
                  </w:rPr>
                </w:rPrChange>
              </w:rPr>
            </w:pPr>
            <w:ins w:id="358" w:author="Phatthamon Jantalae" w:date="2022-06-16T16:19:00Z">
              <w:r w:rsidRPr="0029750B">
                <w:rPr>
                  <w:rFonts w:cstheme="minorHAnsi"/>
                  <w:sz w:val="20"/>
                  <w:szCs w:val="20"/>
                  <w:highlight w:val="cyan"/>
                  <w:lang w:eastAsia="ja-JP"/>
                  <w:rPrChange w:id="359" w:author="Phatthamon Jantalae" w:date="2022-06-16T16:19:00Z">
                    <w:rPr>
                      <w:rFonts w:cstheme="minorHAnsi"/>
                      <w:sz w:val="20"/>
                      <w:szCs w:val="20"/>
                      <w:lang w:eastAsia="ja-JP"/>
                    </w:rPr>
                  </w:rPrChange>
                </w:rPr>
                <w:t xml:space="preserve">There is the possibility, that through some possible changes to the use of lands and resources in the </w:t>
              </w:r>
              <w:proofErr w:type="spellStart"/>
              <w:r w:rsidRPr="0029750B">
                <w:rPr>
                  <w:rFonts w:eastAsia="Times New Roman" w:cstheme="minorHAnsi"/>
                  <w:sz w:val="20"/>
                  <w:szCs w:val="20"/>
                  <w:highlight w:val="cyan"/>
                  <w:lang w:eastAsia="ja-JP"/>
                  <w:rPrChange w:id="360" w:author="Phatthamon Jantalae" w:date="2022-06-16T16:19:00Z">
                    <w:rPr>
                      <w:rFonts w:eastAsia="Times New Roman" w:cstheme="minorHAnsi"/>
                      <w:sz w:val="20"/>
                      <w:szCs w:val="20"/>
                      <w:lang w:eastAsia="ja-JP"/>
                    </w:rPr>
                  </w:rPrChange>
                </w:rPr>
                <w:t>phosphogypsum</w:t>
              </w:r>
              <w:proofErr w:type="spellEnd"/>
              <w:r w:rsidRPr="0029750B">
                <w:rPr>
                  <w:rFonts w:eastAsia="Times New Roman" w:cstheme="minorHAnsi"/>
                  <w:sz w:val="20"/>
                  <w:szCs w:val="20"/>
                  <w:highlight w:val="cyan"/>
                  <w:lang w:eastAsia="ja-JP"/>
                  <w:rPrChange w:id="361" w:author="Phatthamon Jantalae" w:date="2022-06-16T16:19:00Z">
                    <w:rPr>
                      <w:rFonts w:eastAsia="Times New Roman" w:cstheme="minorHAnsi"/>
                      <w:sz w:val="20"/>
                      <w:szCs w:val="20"/>
                      <w:lang w:eastAsia="ja-JP"/>
                    </w:rPr>
                  </w:rPrChange>
                </w:rPr>
                <w:t xml:space="preserve"> processing and reuse demo</w:t>
              </w:r>
              <w:r w:rsidRPr="0029750B">
                <w:rPr>
                  <w:rFonts w:cstheme="minorHAnsi"/>
                  <w:sz w:val="20"/>
                  <w:szCs w:val="20"/>
                  <w:highlight w:val="cyan"/>
                  <w:lang w:eastAsia="ja-JP"/>
                  <w:rPrChange w:id="362" w:author="Phatthamon Jantalae" w:date="2022-06-16T16:19:00Z">
                    <w:rPr>
                      <w:rFonts w:cstheme="minorHAnsi"/>
                      <w:sz w:val="20"/>
                      <w:szCs w:val="20"/>
                      <w:lang w:eastAsia="ja-JP"/>
                    </w:rPr>
                  </w:rPrChange>
                </w:rPr>
                <w:t xml:space="preserve"> outputs of the project, access restrictions/economic displacement may occur </w:t>
              </w:r>
              <w:proofErr w:type="gramStart"/>
              <w:r w:rsidRPr="0029750B">
                <w:rPr>
                  <w:rFonts w:cstheme="minorHAnsi"/>
                  <w:sz w:val="20"/>
                  <w:szCs w:val="20"/>
                  <w:highlight w:val="cyan"/>
                  <w:lang w:eastAsia="ja-JP"/>
                  <w:rPrChange w:id="363" w:author="Phatthamon Jantalae" w:date="2022-06-16T16:19:00Z">
                    <w:rPr>
                      <w:rFonts w:cstheme="minorHAnsi"/>
                      <w:sz w:val="20"/>
                      <w:szCs w:val="20"/>
                      <w:lang w:eastAsia="ja-JP"/>
                    </w:rPr>
                  </w:rPrChange>
                </w:rPr>
                <w:t>as a result of</w:t>
              </w:r>
              <w:proofErr w:type="gramEnd"/>
              <w:r w:rsidRPr="0029750B">
                <w:rPr>
                  <w:rFonts w:cstheme="minorHAnsi"/>
                  <w:sz w:val="20"/>
                  <w:szCs w:val="20"/>
                  <w:highlight w:val="cyan"/>
                  <w:lang w:eastAsia="ja-JP"/>
                  <w:rPrChange w:id="364" w:author="Phatthamon Jantalae" w:date="2022-06-16T16:19:00Z">
                    <w:rPr>
                      <w:rFonts w:cstheme="minorHAnsi"/>
                      <w:sz w:val="20"/>
                      <w:szCs w:val="20"/>
                      <w:lang w:eastAsia="ja-JP"/>
                    </w:rPr>
                  </w:rPrChange>
                </w:rPr>
                <w:t xml:space="preserve"> indirect impacts emanating from the project’s interventions.</w:t>
              </w:r>
            </w:ins>
          </w:p>
        </w:tc>
        <w:tc>
          <w:tcPr>
            <w:tcW w:w="1350" w:type="dxa"/>
            <w:tcBorders>
              <w:top w:val="single" w:sz="4" w:space="0" w:color="FFFF00"/>
            </w:tcBorders>
          </w:tcPr>
          <w:p w14:paraId="67DA59DB" w14:textId="2EC4E525" w:rsidR="0029750B" w:rsidRPr="0029750B" w:rsidRDefault="0029750B" w:rsidP="0029750B">
            <w:pPr>
              <w:spacing w:after="0" w:line="240" w:lineRule="auto"/>
              <w:ind w:left="-18" w:right="-108"/>
              <w:rPr>
                <w:ins w:id="365" w:author="Phatthamon Jantalae" w:date="2022-06-16T16:18:00Z"/>
                <w:rFonts w:cstheme="minorHAnsi"/>
                <w:sz w:val="20"/>
                <w:szCs w:val="20"/>
                <w:highlight w:val="cyan"/>
                <w:rPrChange w:id="366" w:author="Phatthamon Jantalae" w:date="2022-06-16T16:19:00Z">
                  <w:rPr>
                    <w:ins w:id="367" w:author="Phatthamon Jantalae" w:date="2022-06-16T16:18:00Z"/>
                    <w:rFonts w:ascii="Calibri" w:hAnsi="Calibri" w:cs="Calibri"/>
                    <w:sz w:val="20"/>
                    <w:szCs w:val="20"/>
                  </w:rPr>
                </w:rPrChange>
              </w:rPr>
            </w:pPr>
            <w:ins w:id="368" w:author="Phatthamon Jantalae" w:date="2022-06-16T16:19:00Z">
              <w:r w:rsidRPr="0029750B">
                <w:rPr>
                  <w:rFonts w:cstheme="minorHAnsi"/>
                  <w:sz w:val="20"/>
                  <w:szCs w:val="20"/>
                  <w:highlight w:val="cyan"/>
                  <w:rPrChange w:id="369" w:author="Phatthamon Jantalae" w:date="2022-06-16T16:19:00Z">
                    <w:rPr>
                      <w:rFonts w:cstheme="minorHAnsi"/>
                      <w:sz w:val="20"/>
                      <w:szCs w:val="20"/>
                    </w:rPr>
                  </w:rPrChange>
                </w:rPr>
                <w:t xml:space="preserve">Operational </w:t>
              </w:r>
            </w:ins>
          </w:p>
        </w:tc>
        <w:tc>
          <w:tcPr>
            <w:tcW w:w="1170" w:type="dxa"/>
            <w:tcBorders>
              <w:top w:val="single" w:sz="4" w:space="0" w:color="FFFF00"/>
            </w:tcBorders>
          </w:tcPr>
          <w:p w14:paraId="5297789C" w14:textId="77777777" w:rsidR="0029750B" w:rsidRPr="0029750B" w:rsidRDefault="0029750B" w:rsidP="0029750B">
            <w:pPr>
              <w:spacing w:after="0" w:line="240" w:lineRule="auto"/>
              <w:rPr>
                <w:ins w:id="370" w:author="Phatthamon Jantalae" w:date="2022-06-16T16:19:00Z"/>
                <w:rFonts w:cstheme="minorHAnsi"/>
                <w:sz w:val="20"/>
                <w:szCs w:val="20"/>
                <w:highlight w:val="cyan"/>
                <w:lang w:eastAsia="ja-JP"/>
                <w:rPrChange w:id="371" w:author="Phatthamon Jantalae" w:date="2022-06-16T16:19:00Z">
                  <w:rPr>
                    <w:ins w:id="372" w:author="Phatthamon Jantalae" w:date="2022-06-16T16:19:00Z"/>
                    <w:rFonts w:ascii="Calibri" w:hAnsi="Calibri" w:cs="Calibri"/>
                    <w:sz w:val="20"/>
                    <w:szCs w:val="20"/>
                    <w:lang w:eastAsia="ja-JP"/>
                  </w:rPr>
                </w:rPrChange>
              </w:rPr>
            </w:pPr>
            <w:ins w:id="373" w:author="Phatthamon Jantalae" w:date="2022-06-16T16:19:00Z">
              <w:r w:rsidRPr="0029750B">
                <w:rPr>
                  <w:rFonts w:cstheme="minorHAnsi"/>
                  <w:sz w:val="20"/>
                  <w:szCs w:val="20"/>
                  <w:highlight w:val="cyan"/>
                  <w:lang w:eastAsia="ja-JP"/>
                  <w:rPrChange w:id="374" w:author="Phatthamon Jantalae" w:date="2022-06-16T16:19:00Z">
                    <w:rPr>
                      <w:rFonts w:cstheme="minorHAnsi"/>
                      <w:sz w:val="20"/>
                      <w:szCs w:val="20"/>
                      <w:lang w:eastAsia="ja-JP"/>
                    </w:rPr>
                  </w:rPrChange>
                </w:rPr>
                <w:t>I</w:t>
              </w:r>
              <w:r w:rsidRPr="0029750B">
                <w:rPr>
                  <w:rFonts w:cstheme="minorHAnsi"/>
                  <w:sz w:val="20"/>
                  <w:szCs w:val="20"/>
                  <w:highlight w:val="cyan"/>
                  <w:lang w:eastAsia="ja-JP"/>
                  <w:rPrChange w:id="375" w:author="Phatthamon Jantalae" w:date="2022-06-16T16:19:00Z">
                    <w:rPr>
                      <w:rFonts w:ascii="Calibri" w:hAnsi="Calibri" w:cs="Calibri"/>
                      <w:sz w:val="20"/>
                      <w:szCs w:val="20"/>
                      <w:lang w:eastAsia="ja-JP"/>
                    </w:rPr>
                  </w:rPrChange>
                </w:rPr>
                <w:t>-4</w:t>
              </w:r>
            </w:ins>
          </w:p>
          <w:p w14:paraId="17FACD0B" w14:textId="77777777" w:rsidR="0029750B" w:rsidRPr="0029750B" w:rsidRDefault="0029750B" w:rsidP="0029750B">
            <w:pPr>
              <w:spacing w:after="0" w:line="240" w:lineRule="auto"/>
              <w:rPr>
                <w:ins w:id="376" w:author="Phatthamon Jantalae" w:date="2022-06-16T16:19:00Z"/>
                <w:rFonts w:cstheme="minorHAnsi"/>
                <w:sz w:val="20"/>
                <w:szCs w:val="20"/>
                <w:highlight w:val="cyan"/>
                <w:lang w:eastAsia="ja-JP"/>
                <w:rPrChange w:id="377" w:author="Phatthamon Jantalae" w:date="2022-06-16T16:19:00Z">
                  <w:rPr>
                    <w:ins w:id="378" w:author="Phatthamon Jantalae" w:date="2022-06-16T16:19:00Z"/>
                    <w:rFonts w:ascii="Calibri" w:hAnsi="Calibri" w:cs="Calibri"/>
                    <w:sz w:val="20"/>
                    <w:szCs w:val="20"/>
                    <w:lang w:eastAsia="ja-JP"/>
                  </w:rPr>
                </w:rPrChange>
              </w:rPr>
            </w:pPr>
            <w:ins w:id="379" w:author="Phatthamon Jantalae" w:date="2022-06-16T16:19:00Z">
              <w:r w:rsidRPr="0029750B">
                <w:rPr>
                  <w:rFonts w:cstheme="minorHAnsi"/>
                  <w:sz w:val="20"/>
                  <w:szCs w:val="20"/>
                  <w:highlight w:val="cyan"/>
                  <w:lang w:eastAsia="ja-JP"/>
                  <w:rPrChange w:id="380" w:author="Phatthamon Jantalae" w:date="2022-06-16T16:19:00Z">
                    <w:rPr>
                      <w:rFonts w:ascii="Calibri" w:hAnsi="Calibri" w:cs="Calibri"/>
                      <w:sz w:val="20"/>
                      <w:szCs w:val="20"/>
                      <w:lang w:eastAsia="ja-JP"/>
                    </w:rPr>
                  </w:rPrChange>
                </w:rPr>
                <w:t>L-2</w:t>
              </w:r>
            </w:ins>
          </w:p>
          <w:p w14:paraId="0B98E6B5" w14:textId="77777777" w:rsidR="0029750B" w:rsidRPr="0029750B" w:rsidRDefault="0029750B" w:rsidP="0029750B">
            <w:pPr>
              <w:spacing w:after="0" w:line="240" w:lineRule="auto"/>
              <w:rPr>
                <w:ins w:id="381" w:author="Phatthamon Jantalae" w:date="2022-06-16T16:19:00Z"/>
                <w:rFonts w:cstheme="minorHAnsi"/>
                <w:sz w:val="20"/>
                <w:szCs w:val="20"/>
                <w:highlight w:val="cyan"/>
                <w:lang w:eastAsia="ja-JP"/>
                <w:rPrChange w:id="382" w:author="Phatthamon Jantalae" w:date="2022-06-16T16:19:00Z">
                  <w:rPr>
                    <w:ins w:id="383" w:author="Phatthamon Jantalae" w:date="2022-06-16T16:19:00Z"/>
                    <w:rFonts w:ascii="Calibri" w:hAnsi="Calibri" w:cs="Calibri"/>
                    <w:sz w:val="20"/>
                    <w:szCs w:val="20"/>
                    <w:lang w:eastAsia="ja-JP"/>
                  </w:rPr>
                </w:rPrChange>
              </w:rPr>
            </w:pPr>
          </w:p>
          <w:p w14:paraId="3EB61441" w14:textId="03D75AB7" w:rsidR="0029750B" w:rsidRPr="0029750B" w:rsidRDefault="0029750B" w:rsidP="0029750B">
            <w:pPr>
              <w:spacing w:after="0" w:line="240" w:lineRule="auto"/>
              <w:rPr>
                <w:ins w:id="384" w:author="Phatthamon Jantalae" w:date="2022-06-16T16:18:00Z"/>
                <w:rFonts w:cstheme="minorHAnsi"/>
                <w:sz w:val="20"/>
                <w:szCs w:val="20"/>
                <w:highlight w:val="cyan"/>
                <w:lang w:eastAsia="ja-JP"/>
                <w:rPrChange w:id="385" w:author="Phatthamon Jantalae" w:date="2022-06-16T16:19:00Z">
                  <w:rPr>
                    <w:ins w:id="386" w:author="Phatthamon Jantalae" w:date="2022-06-16T16:18:00Z"/>
                    <w:rFonts w:ascii="Calibri" w:hAnsi="Calibri" w:cs="Calibri"/>
                    <w:sz w:val="20"/>
                    <w:szCs w:val="20"/>
                    <w:lang w:eastAsia="ja-JP"/>
                  </w:rPr>
                </w:rPrChange>
              </w:rPr>
            </w:pPr>
            <w:ins w:id="387" w:author="Phatthamon Jantalae" w:date="2022-06-16T16:19:00Z">
              <w:r w:rsidRPr="0029750B">
                <w:rPr>
                  <w:rFonts w:cstheme="minorHAnsi"/>
                  <w:sz w:val="20"/>
                  <w:szCs w:val="20"/>
                  <w:highlight w:val="cyan"/>
                  <w:lang w:eastAsia="ja-JP"/>
                  <w:rPrChange w:id="388" w:author="Phatthamon Jantalae" w:date="2022-06-16T16:19:00Z">
                    <w:rPr>
                      <w:rFonts w:ascii="Calibri" w:hAnsi="Calibri" w:cs="Calibri"/>
                      <w:sz w:val="20"/>
                      <w:szCs w:val="20"/>
                      <w:lang w:eastAsia="ja-JP"/>
                    </w:rPr>
                  </w:rPrChange>
                </w:rPr>
                <w:t>Moderate</w:t>
              </w:r>
              <w:r w:rsidRPr="0029750B">
                <w:rPr>
                  <w:rFonts w:cstheme="minorHAnsi"/>
                  <w:sz w:val="20"/>
                  <w:szCs w:val="20"/>
                  <w:highlight w:val="cyan"/>
                  <w:lang w:eastAsia="ja-JP"/>
                  <w:rPrChange w:id="389" w:author="Phatthamon Jantalae" w:date="2022-06-16T16:19:00Z">
                    <w:rPr>
                      <w:rFonts w:cstheme="minorHAnsi"/>
                      <w:sz w:val="20"/>
                      <w:szCs w:val="20"/>
                      <w:lang w:eastAsia="ja-JP"/>
                    </w:rPr>
                  </w:rPrChange>
                </w:rPr>
                <w:t xml:space="preserve"> </w:t>
              </w:r>
            </w:ins>
          </w:p>
        </w:tc>
        <w:tc>
          <w:tcPr>
            <w:tcW w:w="4343" w:type="dxa"/>
            <w:tcBorders>
              <w:top w:val="single" w:sz="4" w:space="0" w:color="FFFF00"/>
            </w:tcBorders>
          </w:tcPr>
          <w:p w14:paraId="77BFD15B" w14:textId="77777777" w:rsidR="0029750B" w:rsidRPr="0029750B" w:rsidRDefault="0029750B" w:rsidP="0029750B">
            <w:pPr>
              <w:rPr>
                <w:ins w:id="390" w:author="Phatthamon Jantalae" w:date="2022-06-16T16:19:00Z"/>
                <w:rFonts w:cstheme="minorHAnsi"/>
                <w:sz w:val="20"/>
                <w:szCs w:val="20"/>
                <w:highlight w:val="cyan"/>
                <w:lang w:eastAsia="ja-JP"/>
                <w:rPrChange w:id="391" w:author="Phatthamon Jantalae" w:date="2022-06-16T16:19:00Z">
                  <w:rPr>
                    <w:ins w:id="392" w:author="Phatthamon Jantalae" w:date="2022-06-16T16:19:00Z"/>
                    <w:rFonts w:cstheme="minorHAnsi"/>
                    <w:sz w:val="20"/>
                    <w:szCs w:val="20"/>
                    <w:lang w:eastAsia="ja-JP"/>
                  </w:rPr>
                </w:rPrChange>
              </w:rPr>
            </w:pPr>
            <w:ins w:id="393" w:author="Phatthamon Jantalae" w:date="2022-06-16T16:19:00Z">
              <w:r w:rsidRPr="0029750B">
                <w:rPr>
                  <w:rFonts w:cstheme="minorHAnsi"/>
                  <w:sz w:val="20"/>
                  <w:szCs w:val="20"/>
                  <w:highlight w:val="cyan"/>
                  <w:lang w:eastAsia="ja-JP"/>
                  <w:rPrChange w:id="394" w:author="Phatthamon Jantalae" w:date="2022-06-16T16:19:00Z">
                    <w:rPr>
                      <w:rFonts w:cstheme="minorHAnsi"/>
                      <w:sz w:val="20"/>
                      <w:szCs w:val="20"/>
                      <w:lang w:eastAsia="ja-JP"/>
                    </w:rPr>
                  </w:rPrChange>
                </w:rPr>
                <w:t>Any access restrictions/economic displacement related issues are likely to occur only as an indirect result of project supported activities. However, SES5 related impacts cannot be ruled out at this stage of the project preparation.</w:t>
              </w:r>
            </w:ins>
          </w:p>
          <w:p w14:paraId="6A33D874" w14:textId="14CF76B7" w:rsidR="0029750B" w:rsidRPr="0029750B" w:rsidRDefault="0029750B" w:rsidP="0029750B">
            <w:pPr>
              <w:pStyle w:val="NormalWeb"/>
              <w:widowControl w:val="0"/>
              <w:spacing w:before="0" w:beforeAutospacing="0" w:after="0" w:afterAutospacing="0"/>
              <w:jc w:val="left"/>
              <w:rPr>
                <w:ins w:id="395" w:author="Phatthamon Jantalae" w:date="2022-06-16T16:18:00Z"/>
                <w:rFonts w:asciiTheme="minorHAnsi" w:hAnsiTheme="minorHAnsi" w:cstheme="minorHAnsi"/>
                <w:sz w:val="20"/>
                <w:szCs w:val="20"/>
                <w:highlight w:val="cyan"/>
                <w:rPrChange w:id="396" w:author="Phatthamon Jantalae" w:date="2022-06-16T16:19:00Z">
                  <w:rPr>
                    <w:ins w:id="397" w:author="Phatthamon Jantalae" w:date="2022-06-16T16:18:00Z"/>
                    <w:rFonts w:ascii="Calibri" w:hAnsi="Calibri" w:cs="Calibri"/>
                    <w:sz w:val="20"/>
                    <w:szCs w:val="20"/>
                  </w:rPr>
                </w:rPrChange>
              </w:rPr>
            </w:pPr>
            <w:ins w:id="398" w:author="Phatthamon Jantalae" w:date="2022-06-16T16:19:00Z">
              <w:r w:rsidRPr="0029750B">
                <w:rPr>
                  <w:rFonts w:asciiTheme="minorHAnsi" w:hAnsiTheme="minorHAnsi" w:cstheme="minorHAnsi"/>
                  <w:sz w:val="20"/>
                  <w:szCs w:val="20"/>
                  <w:highlight w:val="cyan"/>
                  <w:lang w:eastAsia="ja-JP"/>
                  <w:rPrChange w:id="399" w:author="Phatthamon Jantalae" w:date="2022-06-16T16:19:00Z">
                    <w:rPr>
                      <w:rFonts w:cstheme="minorHAnsi"/>
                      <w:sz w:val="20"/>
                      <w:szCs w:val="20"/>
                      <w:lang w:eastAsia="ja-JP"/>
                    </w:rPr>
                  </w:rPrChange>
                </w:rPr>
                <w:t>SES5 related risks will be assessed in detail at both a demonstration level (via the conduct of site specific ESIAs) and at a policy/upstream level (through the conduct of the project’s SESA). Any impacts identified shall be managed through the relevant avenues. IF adverse SES5 related impacts are identified, then necessary SES tools may be required to be undertaken (this could include a Livelihood Action Plan, Land Acquisition Action Plan etc.).</w:t>
              </w:r>
            </w:ins>
          </w:p>
        </w:tc>
        <w:tc>
          <w:tcPr>
            <w:tcW w:w="839" w:type="dxa"/>
            <w:tcBorders>
              <w:top w:val="single" w:sz="4" w:space="0" w:color="FFFF00"/>
            </w:tcBorders>
          </w:tcPr>
          <w:p w14:paraId="7609F842" w14:textId="77777777" w:rsidR="0029750B" w:rsidRPr="0029750B" w:rsidRDefault="0029750B" w:rsidP="0029750B">
            <w:pPr>
              <w:spacing w:after="0" w:line="240" w:lineRule="auto"/>
              <w:ind w:right="-108"/>
              <w:rPr>
                <w:ins w:id="400" w:author="Phatthamon Jantalae" w:date="2022-06-16T16:19:00Z"/>
                <w:rFonts w:cstheme="minorHAnsi"/>
                <w:sz w:val="20"/>
                <w:szCs w:val="20"/>
                <w:highlight w:val="cyan"/>
                <w:rPrChange w:id="401" w:author="Phatthamon Jantalae" w:date="2022-06-16T16:19:00Z">
                  <w:rPr>
                    <w:ins w:id="402" w:author="Phatthamon Jantalae" w:date="2022-06-16T16:19:00Z"/>
                    <w:rFonts w:cstheme="minorHAnsi"/>
                    <w:sz w:val="20"/>
                    <w:szCs w:val="20"/>
                  </w:rPr>
                </w:rPrChange>
              </w:rPr>
            </w:pPr>
            <w:ins w:id="403" w:author="Phatthamon Jantalae" w:date="2022-06-16T16:19:00Z">
              <w:r w:rsidRPr="0029750B">
                <w:rPr>
                  <w:rFonts w:cstheme="minorHAnsi"/>
                  <w:sz w:val="20"/>
                  <w:szCs w:val="20"/>
                  <w:highlight w:val="cyan"/>
                  <w:rPrChange w:id="404" w:author="Phatthamon Jantalae" w:date="2022-06-16T16:19:00Z">
                    <w:rPr>
                      <w:rFonts w:cstheme="minorHAnsi"/>
                      <w:sz w:val="20"/>
                      <w:szCs w:val="20"/>
                    </w:rPr>
                  </w:rPrChange>
                </w:rPr>
                <w:t>PMU</w:t>
              </w:r>
            </w:ins>
          </w:p>
          <w:p w14:paraId="7785FB80" w14:textId="77777777" w:rsidR="0029750B" w:rsidRPr="0029750B" w:rsidRDefault="0029750B" w:rsidP="0029750B">
            <w:pPr>
              <w:spacing w:after="0" w:line="240" w:lineRule="auto"/>
              <w:ind w:right="-108"/>
              <w:rPr>
                <w:ins w:id="405" w:author="Phatthamon Jantalae" w:date="2022-06-16T16:19:00Z"/>
                <w:rFonts w:cstheme="minorHAnsi"/>
                <w:sz w:val="20"/>
                <w:szCs w:val="20"/>
                <w:highlight w:val="cyan"/>
                <w:rPrChange w:id="406" w:author="Phatthamon Jantalae" w:date="2022-06-16T16:19:00Z">
                  <w:rPr>
                    <w:ins w:id="407" w:author="Phatthamon Jantalae" w:date="2022-06-16T16:19:00Z"/>
                    <w:rFonts w:cstheme="minorHAnsi"/>
                    <w:sz w:val="20"/>
                    <w:szCs w:val="20"/>
                  </w:rPr>
                </w:rPrChange>
              </w:rPr>
            </w:pPr>
            <w:ins w:id="408" w:author="Phatthamon Jantalae" w:date="2022-06-16T16:19:00Z">
              <w:r w:rsidRPr="0029750B">
                <w:rPr>
                  <w:rFonts w:cstheme="minorHAnsi"/>
                  <w:sz w:val="20"/>
                  <w:szCs w:val="20"/>
                  <w:highlight w:val="cyan"/>
                  <w:rPrChange w:id="409" w:author="Phatthamon Jantalae" w:date="2022-06-16T16:19:00Z">
                    <w:rPr>
                      <w:rFonts w:cstheme="minorHAnsi"/>
                      <w:sz w:val="20"/>
                      <w:szCs w:val="20"/>
                    </w:rPr>
                  </w:rPrChange>
                </w:rPr>
                <w:t>MIIT</w:t>
              </w:r>
            </w:ins>
          </w:p>
          <w:p w14:paraId="6A0E63B2" w14:textId="77777777" w:rsidR="0029750B" w:rsidRPr="0029750B" w:rsidRDefault="0029750B" w:rsidP="0029750B">
            <w:pPr>
              <w:spacing w:after="0" w:line="240" w:lineRule="auto"/>
              <w:ind w:right="-108"/>
              <w:rPr>
                <w:ins w:id="410" w:author="Phatthamon Jantalae" w:date="2022-06-16T16:19:00Z"/>
                <w:rFonts w:cstheme="minorHAnsi"/>
                <w:sz w:val="20"/>
                <w:szCs w:val="20"/>
                <w:highlight w:val="cyan"/>
                <w:rPrChange w:id="411" w:author="Phatthamon Jantalae" w:date="2022-06-16T16:19:00Z">
                  <w:rPr>
                    <w:ins w:id="412" w:author="Phatthamon Jantalae" w:date="2022-06-16T16:19:00Z"/>
                    <w:rFonts w:cstheme="minorHAnsi"/>
                    <w:sz w:val="20"/>
                    <w:szCs w:val="20"/>
                  </w:rPr>
                </w:rPrChange>
              </w:rPr>
            </w:pPr>
            <w:ins w:id="413" w:author="Phatthamon Jantalae" w:date="2022-06-16T16:19:00Z">
              <w:r w:rsidRPr="0029750B">
                <w:rPr>
                  <w:rFonts w:cstheme="minorHAnsi"/>
                  <w:sz w:val="20"/>
                  <w:szCs w:val="20"/>
                  <w:highlight w:val="cyan"/>
                  <w:rPrChange w:id="414" w:author="Phatthamon Jantalae" w:date="2022-06-16T16:19:00Z">
                    <w:rPr>
                      <w:rFonts w:cstheme="minorHAnsi"/>
                      <w:sz w:val="20"/>
                      <w:szCs w:val="20"/>
                    </w:rPr>
                  </w:rPrChange>
                </w:rPr>
                <w:t>MNR</w:t>
              </w:r>
            </w:ins>
          </w:p>
          <w:p w14:paraId="6203C7FC" w14:textId="77777777" w:rsidR="0029750B" w:rsidRPr="0029750B" w:rsidRDefault="0029750B" w:rsidP="0029750B">
            <w:pPr>
              <w:spacing w:after="0" w:line="240" w:lineRule="auto"/>
              <w:ind w:right="-108"/>
              <w:rPr>
                <w:ins w:id="415" w:author="Phatthamon Jantalae" w:date="2022-06-16T16:18:00Z"/>
                <w:rFonts w:cstheme="minorHAnsi"/>
                <w:sz w:val="20"/>
                <w:szCs w:val="20"/>
                <w:highlight w:val="cyan"/>
                <w:rPrChange w:id="416" w:author="Phatthamon Jantalae" w:date="2022-06-16T16:19:00Z">
                  <w:rPr>
                    <w:ins w:id="417" w:author="Phatthamon Jantalae" w:date="2022-06-16T16:18:00Z"/>
                    <w:rFonts w:ascii="Calibri" w:hAnsi="Calibri" w:cs="Calibri"/>
                    <w:sz w:val="20"/>
                    <w:szCs w:val="20"/>
                  </w:rPr>
                </w:rPrChange>
              </w:rPr>
            </w:pPr>
          </w:p>
        </w:tc>
        <w:tc>
          <w:tcPr>
            <w:tcW w:w="900" w:type="dxa"/>
            <w:tcBorders>
              <w:top w:val="single" w:sz="4" w:space="0" w:color="FFFF00"/>
            </w:tcBorders>
          </w:tcPr>
          <w:p w14:paraId="461BF353" w14:textId="451389CB" w:rsidR="0029750B" w:rsidRPr="0029750B" w:rsidRDefault="0029750B" w:rsidP="0029750B">
            <w:pPr>
              <w:spacing w:after="0" w:line="240" w:lineRule="auto"/>
              <w:ind w:right="-108"/>
              <w:rPr>
                <w:ins w:id="418" w:author="Phatthamon Jantalae" w:date="2022-06-16T16:18:00Z"/>
                <w:rFonts w:cstheme="minorHAnsi"/>
                <w:sz w:val="20"/>
                <w:szCs w:val="20"/>
                <w:highlight w:val="cyan"/>
                <w:rPrChange w:id="419" w:author="Phatthamon Jantalae" w:date="2022-06-16T16:19:00Z">
                  <w:rPr>
                    <w:ins w:id="420" w:author="Phatthamon Jantalae" w:date="2022-06-16T16:18:00Z"/>
                    <w:rFonts w:ascii="Calibri" w:hAnsi="Calibri" w:cs="Calibri"/>
                    <w:sz w:val="20"/>
                    <w:szCs w:val="20"/>
                  </w:rPr>
                </w:rPrChange>
              </w:rPr>
            </w:pPr>
            <w:ins w:id="421" w:author="Phatthamon Jantalae" w:date="2022-06-16T16:19:00Z">
              <w:r w:rsidRPr="0029750B">
                <w:rPr>
                  <w:rFonts w:cstheme="minorHAnsi"/>
                  <w:sz w:val="20"/>
                  <w:szCs w:val="20"/>
                  <w:highlight w:val="cyan"/>
                  <w:rPrChange w:id="422" w:author="Phatthamon Jantalae" w:date="2022-06-16T16:19:00Z">
                    <w:rPr>
                      <w:rFonts w:cstheme="minorHAnsi"/>
                      <w:sz w:val="20"/>
                      <w:szCs w:val="20"/>
                    </w:rPr>
                  </w:rPrChange>
                </w:rPr>
                <w:t>No Change</w:t>
              </w:r>
            </w:ins>
          </w:p>
        </w:tc>
      </w:tr>
      <w:tr w:rsidR="00F5335A" w14:paraId="245A710E" w14:textId="77777777">
        <w:trPr>
          <w:jc w:val="center"/>
        </w:trPr>
        <w:tc>
          <w:tcPr>
            <w:tcW w:w="1710" w:type="dxa"/>
            <w:tcBorders>
              <w:top w:val="single" w:sz="4" w:space="0" w:color="FFFF00"/>
            </w:tcBorders>
          </w:tcPr>
          <w:p w14:paraId="5750399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The project management office (PMO) cannot effectively organize and coordinate the participation of stakeholders (including relevant departments of local government, specific project </w:t>
            </w:r>
            <w:r>
              <w:rPr>
                <w:rFonts w:ascii="Calibri" w:hAnsi="Calibri" w:cs="Calibri"/>
                <w:sz w:val="20"/>
                <w:szCs w:val="20"/>
              </w:rPr>
              <w:lastRenderedPageBreak/>
              <w:t>implementation units, experts in various fields, etc.).</w:t>
            </w:r>
          </w:p>
        </w:tc>
        <w:tc>
          <w:tcPr>
            <w:tcW w:w="1350" w:type="dxa"/>
            <w:tcBorders>
              <w:top w:val="single" w:sz="4" w:space="0" w:color="FFFF00"/>
            </w:tcBorders>
          </w:tcPr>
          <w:p w14:paraId="3BBD53D9"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Organizational</w:t>
            </w:r>
          </w:p>
          <w:p w14:paraId="694670C4"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4E60ED3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777A156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2194CF64" w14:textId="77777777" w:rsidR="00F5335A" w:rsidRDefault="00F5335A">
            <w:pPr>
              <w:spacing w:after="0" w:line="240" w:lineRule="auto"/>
              <w:rPr>
                <w:rFonts w:ascii="Calibri" w:hAnsi="Calibri" w:cs="Calibri"/>
                <w:sz w:val="20"/>
                <w:szCs w:val="20"/>
                <w:lang w:eastAsia="ja-JP"/>
              </w:rPr>
            </w:pPr>
          </w:p>
          <w:p w14:paraId="64E4EC3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3D47FA37"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MIIT and MNR have adequate experiences in GEF project implementation, and have established long-term cooperative relationships with various ministries, local departments, industry related supporting units and relevant organizations, and can establish a scientific and efficient collaborative working mechanism to ensure the policy implementation of the project.</w:t>
            </w:r>
          </w:p>
          <w:p w14:paraId="0D56D4D8"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5730132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If coordination problems arise, the project team will have direct contact with the MNR and MIIT to ensure smooth coordination.  Besides, investment from MIIT and MNR could facilitate building new </w:t>
            </w:r>
            <w:r>
              <w:rPr>
                <w:rFonts w:ascii="Calibri" w:hAnsi="Calibri" w:cs="Calibri"/>
                <w:sz w:val="20"/>
                <w:szCs w:val="20"/>
              </w:rPr>
              <w:lastRenderedPageBreak/>
              <w:t>program management team and increase management costs to ensure effective problem solving.</w:t>
            </w:r>
          </w:p>
        </w:tc>
        <w:tc>
          <w:tcPr>
            <w:tcW w:w="839" w:type="dxa"/>
            <w:tcBorders>
              <w:top w:val="single" w:sz="4" w:space="0" w:color="FFFF00"/>
            </w:tcBorders>
          </w:tcPr>
          <w:p w14:paraId="6A5C5B5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742A23E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0FB121D4"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196B76B1"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4AB5326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633E1EB5" w14:textId="77777777">
        <w:trPr>
          <w:jc w:val="center"/>
        </w:trPr>
        <w:tc>
          <w:tcPr>
            <w:tcW w:w="1710" w:type="dxa"/>
            <w:tcBorders>
              <w:top w:val="single" w:sz="4" w:space="0" w:color="FFFF00"/>
            </w:tcBorders>
          </w:tcPr>
          <w:p w14:paraId="3CAFFA4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Coordination of the relationship between project objectives and the implementation of comprehensive utilization technology. </w:t>
            </w:r>
          </w:p>
        </w:tc>
        <w:tc>
          <w:tcPr>
            <w:tcW w:w="1350" w:type="dxa"/>
            <w:tcBorders>
              <w:top w:val="single" w:sz="4" w:space="0" w:color="FFFF00"/>
            </w:tcBorders>
          </w:tcPr>
          <w:p w14:paraId="4622627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Organizational</w:t>
            </w:r>
          </w:p>
          <w:p w14:paraId="3028712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1A89E406"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36FD818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365E556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5C004ACE" w14:textId="77777777" w:rsidR="00F5335A" w:rsidRDefault="00F5335A">
            <w:pPr>
              <w:spacing w:after="0" w:line="240" w:lineRule="auto"/>
              <w:rPr>
                <w:rFonts w:ascii="Calibri" w:hAnsi="Calibri" w:cs="Calibri"/>
                <w:sz w:val="20"/>
                <w:szCs w:val="20"/>
                <w:lang w:eastAsia="ja-JP"/>
              </w:rPr>
            </w:pPr>
          </w:p>
          <w:p w14:paraId="1242A59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21D85DA4"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MNR, MIIT and implementation units maintain close contact with relevant departments and can apply necessary adjustment promptly according to the adjustment of national policies, so as to ensure the implementation of this project and achieve the optimal effect.</w:t>
            </w:r>
          </w:p>
          <w:p w14:paraId="048D1BBF"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346E269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Workshops shall be carried out on a regular basis to adjust project technology employment so that the overall goal will be achieved.</w:t>
            </w:r>
          </w:p>
        </w:tc>
        <w:tc>
          <w:tcPr>
            <w:tcW w:w="839" w:type="dxa"/>
            <w:tcBorders>
              <w:top w:val="single" w:sz="4" w:space="0" w:color="FFFF00"/>
            </w:tcBorders>
          </w:tcPr>
          <w:p w14:paraId="00CB04D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07845B8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7BB749B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4192EADF"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C494DE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7C6869E8" w14:textId="77777777">
        <w:trPr>
          <w:jc w:val="center"/>
        </w:trPr>
        <w:tc>
          <w:tcPr>
            <w:tcW w:w="1710" w:type="dxa"/>
            <w:tcBorders>
              <w:top w:val="single" w:sz="4" w:space="0" w:color="FFFF00"/>
            </w:tcBorders>
          </w:tcPr>
          <w:p w14:paraId="612D01C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Unemployment caused by the reduction of chemical phosphate fertilizer production (possibly in cement manufacturing too)</w:t>
            </w:r>
          </w:p>
        </w:tc>
        <w:tc>
          <w:tcPr>
            <w:tcW w:w="1350" w:type="dxa"/>
            <w:tcBorders>
              <w:top w:val="single" w:sz="4" w:space="0" w:color="FFFF00"/>
            </w:tcBorders>
          </w:tcPr>
          <w:p w14:paraId="16A960EC"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Social</w:t>
            </w:r>
          </w:p>
          <w:p w14:paraId="7AF7F15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14F33609"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516CA20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4F91C20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25CEA486" w14:textId="77777777" w:rsidR="00F5335A" w:rsidRDefault="00F5335A">
            <w:pPr>
              <w:spacing w:after="0" w:line="240" w:lineRule="auto"/>
              <w:rPr>
                <w:rFonts w:ascii="Calibri" w:hAnsi="Calibri" w:cs="Calibri"/>
                <w:sz w:val="20"/>
                <w:szCs w:val="20"/>
                <w:lang w:eastAsia="ja-JP"/>
              </w:rPr>
            </w:pPr>
          </w:p>
          <w:p w14:paraId="038A71D0"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High</w:t>
            </w:r>
          </w:p>
        </w:tc>
        <w:tc>
          <w:tcPr>
            <w:tcW w:w="4343" w:type="dxa"/>
            <w:tcBorders>
              <w:top w:val="single" w:sz="4" w:space="0" w:color="FFFF00"/>
            </w:tcBorders>
          </w:tcPr>
          <w:p w14:paraId="713CF6D3"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In the process of realizing green and low-carbon transformation of PCI, the United Nations ‘2030 agenda for sustainable development’ was benchmarked to explore the formation of a multi-objective collaborative green development model to achieve ecological compensation, reduce poverty, improve ecological diversity, and ensure agricultural and food security. Focus on green employment action in the PCI, improve the employment quality of the PCI, create new employment growth points in the comprehensive utilization of phosphogypsum, and reduce the unemployment risk caused by industrial transformation.</w:t>
            </w:r>
          </w:p>
          <w:p w14:paraId="4AD5FAAE"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0DFED32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Training programs will be carried out for displaced workers to relocate them to emerging industrial enterprises that will be facilitated by the project, i.e. renewable energy, phosphogypsum processing, waste water treatment, natural phosphate fertilizer production, etc.</w:t>
            </w:r>
          </w:p>
        </w:tc>
        <w:tc>
          <w:tcPr>
            <w:tcW w:w="839" w:type="dxa"/>
            <w:tcBorders>
              <w:top w:val="single" w:sz="4" w:space="0" w:color="FFFF00"/>
            </w:tcBorders>
          </w:tcPr>
          <w:p w14:paraId="03F684B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234F01C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904153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1CADFA34"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9646AF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4BB603E9" w14:textId="77777777">
        <w:trPr>
          <w:jc w:val="center"/>
        </w:trPr>
        <w:tc>
          <w:tcPr>
            <w:tcW w:w="1710" w:type="dxa"/>
            <w:tcBorders>
              <w:top w:val="single" w:sz="4" w:space="0" w:color="FFFF00"/>
            </w:tcBorders>
          </w:tcPr>
          <w:p w14:paraId="4CB3E3D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Allocated funds cannot support project implementation in time and in full.</w:t>
            </w:r>
          </w:p>
        </w:tc>
        <w:tc>
          <w:tcPr>
            <w:tcW w:w="1350" w:type="dxa"/>
            <w:tcBorders>
              <w:top w:val="single" w:sz="4" w:space="0" w:color="FFFF00"/>
            </w:tcBorders>
          </w:tcPr>
          <w:p w14:paraId="2C39756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335A656F"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tc>
        <w:tc>
          <w:tcPr>
            <w:tcW w:w="1170" w:type="dxa"/>
            <w:tcBorders>
              <w:top w:val="single" w:sz="4" w:space="0" w:color="FFFF00"/>
            </w:tcBorders>
          </w:tcPr>
          <w:p w14:paraId="2DF22BD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3E87B84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77B492D1" w14:textId="77777777" w:rsidR="00F5335A" w:rsidRDefault="00F5335A">
            <w:pPr>
              <w:spacing w:after="0" w:line="240" w:lineRule="auto"/>
              <w:rPr>
                <w:rFonts w:ascii="Calibri" w:hAnsi="Calibri" w:cs="Calibri"/>
                <w:sz w:val="20"/>
                <w:szCs w:val="20"/>
                <w:lang w:eastAsia="ja-JP"/>
              </w:rPr>
            </w:pPr>
          </w:p>
          <w:p w14:paraId="657149C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4627EF7F"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Energy saving, green and low-carbon development and green mine construction are the important contents of China's ecological civilization goals, which make an important basis for guaranteeing supporting funds. The MNR and MIIT attach great importance to the implementation of this project, and provide relevant technology, resources, funds, and system support. Relevant project provinces will also make commitment to supporting funds for the project in the early stage of implementation. In the process of project design and implementation, it will continue to promote and attract the establishment of diversified financing modes including private enterprises to ensure the supporting funds are fully in place.</w:t>
            </w:r>
          </w:p>
          <w:p w14:paraId="051BA851"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1114E25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Constant follow-up with the pertinent co-financers will be conducted either to secure the committed co-financing or negotiate the amount of co-financing. Where required the reallocation of budget will be done to support the implementation of affected activities. This may entail the delivery of alternative outputs that are still contributing to the achievement of the relevant project outcome.</w:t>
            </w:r>
          </w:p>
        </w:tc>
        <w:tc>
          <w:tcPr>
            <w:tcW w:w="839" w:type="dxa"/>
            <w:tcBorders>
              <w:top w:val="single" w:sz="4" w:space="0" w:color="FFFF00"/>
            </w:tcBorders>
          </w:tcPr>
          <w:p w14:paraId="693C4FA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49C8223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DD5777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2153ED43"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BC1FA8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165DD43" w14:textId="77777777">
        <w:trPr>
          <w:jc w:val="center"/>
        </w:trPr>
        <w:tc>
          <w:tcPr>
            <w:tcW w:w="1710" w:type="dxa"/>
            <w:tcBorders>
              <w:top w:val="single" w:sz="4" w:space="0" w:color="FFFF00"/>
            </w:tcBorders>
          </w:tcPr>
          <w:p w14:paraId="20C0D1D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Low level of commitment of stakeholders (including government agencies and PCI companies) in the implementation of project activities.</w:t>
            </w:r>
          </w:p>
        </w:tc>
        <w:tc>
          <w:tcPr>
            <w:tcW w:w="1350" w:type="dxa"/>
            <w:tcBorders>
              <w:top w:val="single" w:sz="4" w:space="0" w:color="FFFF00"/>
            </w:tcBorders>
          </w:tcPr>
          <w:p w14:paraId="203E2667"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0B541157"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Strategic</w:t>
            </w:r>
          </w:p>
          <w:p w14:paraId="3329FADE"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6C89DC5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7FD67FD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62F46381" w14:textId="77777777" w:rsidR="00F5335A" w:rsidRDefault="00F5335A">
            <w:pPr>
              <w:spacing w:after="0" w:line="240" w:lineRule="auto"/>
              <w:rPr>
                <w:rFonts w:ascii="Calibri" w:hAnsi="Calibri" w:cs="Calibri"/>
                <w:sz w:val="20"/>
                <w:szCs w:val="20"/>
                <w:lang w:eastAsia="ja-JP"/>
              </w:rPr>
            </w:pPr>
          </w:p>
          <w:p w14:paraId="549A2F7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Moderate</w:t>
            </w:r>
          </w:p>
        </w:tc>
        <w:tc>
          <w:tcPr>
            <w:tcW w:w="4343" w:type="dxa"/>
            <w:tcBorders>
              <w:top w:val="single" w:sz="4" w:space="0" w:color="FFFF00"/>
            </w:tcBorders>
          </w:tcPr>
          <w:p w14:paraId="3A1AEB40"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Policy regulations will be published to ensure stakeholders participate in the project. Market mechanism for phosphogypsum replacing cement will be established to encourage participation.</w:t>
            </w:r>
          </w:p>
          <w:p w14:paraId="35BFD0FD"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1AC1527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Incremental costs will be applied to increase subsidy for cement substitution and low-carbon mining technologies.</w:t>
            </w:r>
          </w:p>
        </w:tc>
        <w:tc>
          <w:tcPr>
            <w:tcW w:w="839" w:type="dxa"/>
            <w:tcBorders>
              <w:top w:val="single" w:sz="4" w:space="0" w:color="FFFF00"/>
            </w:tcBorders>
          </w:tcPr>
          <w:p w14:paraId="0585E0A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C07067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34908AE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282DA140"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798FEC3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7E12E7AF" w14:textId="77777777">
        <w:trPr>
          <w:jc w:val="center"/>
        </w:trPr>
        <w:tc>
          <w:tcPr>
            <w:tcW w:w="1710" w:type="dxa"/>
            <w:tcBorders>
              <w:top w:val="single" w:sz="4" w:space="0" w:color="FFFF00"/>
            </w:tcBorders>
          </w:tcPr>
          <w:p w14:paraId="5BE620B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Difficulties in the replication of successful results of the project.</w:t>
            </w:r>
          </w:p>
        </w:tc>
        <w:tc>
          <w:tcPr>
            <w:tcW w:w="1350" w:type="dxa"/>
            <w:tcBorders>
              <w:top w:val="single" w:sz="4" w:space="0" w:color="FFFF00"/>
            </w:tcBorders>
          </w:tcPr>
          <w:p w14:paraId="2682E4DA"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Organizational Operational</w:t>
            </w:r>
          </w:p>
          <w:p w14:paraId="06925225"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36660BD7"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03E10C0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6B962E1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7B743818" w14:textId="77777777" w:rsidR="00F5335A" w:rsidRDefault="00F5335A">
            <w:pPr>
              <w:spacing w:after="0" w:line="240" w:lineRule="auto"/>
              <w:rPr>
                <w:rFonts w:ascii="Calibri" w:hAnsi="Calibri" w:cs="Calibri"/>
                <w:sz w:val="20"/>
                <w:szCs w:val="20"/>
                <w:lang w:eastAsia="ja-JP"/>
              </w:rPr>
            </w:pPr>
          </w:p>
          <w:p w14:paraId="3498F30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6AAFDBDC"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PMO will organize regional and national workshops to ensure timely spread of experience and knowledge. In these workshops other regions could share pilot projects results and experiences.</w:t>
            </w:r>
          </w:p>
          <w:p w14:paraId="779266FA" w14:textId="77777777" w:rsidR="00F5335A" w:rsidRDefault="00F5335A">
            <w:pPr>
              <w:spacing w:after="0" w:line="240" w:lineRule="auto"/>
              <w:rPr>
                <w:rFonts w:ascii="Calibri" w:hAnsi="Calibri" w:cs="Calibri"/>
                <w:sz w:val="20"/>
                <w:szCs w:val="20"/>
              </w:rPr>
            </w:pPr>
          </w:p>
          <w:p w14:paraId="46857FC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Research and seminars will be carried out to identify the critical problems in replication and proper solutions. PMO, will carry out direct consultations with target private sector entities to determine their concerns and explore ways to fulfill their initial commitments and ensure end-users better understanding about the use and benefits of green, EE and LC technology applications</w:t>
            </w:r>
          </w:p>
        </w:tc>
        <w:tc>
          <w:tcPr>
            <w:tcW w:w="839" w:type="dxa"/>
            <w:tcBorders>
              <w:top w:val="single" w:sz="4" w:space="0" w:color="FFFF00"/>
            </w:tcBorders>
          </w:tcPr>
          <w:p w14:paraId="0A83D1F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E1B581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7A10006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52ECBF0B"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F69EF6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1D68B1C5" w14:textId="77777777">
        <w:trPr>
          <w:jc w:val="center"/>
        </w:trPr>
        <w:tc>
          <w:tcPr>
            <w:tcW w:w="1710" w:type="dxa"/>
            <w:tcBorders>
              <w:top w:val="single" w:sz="4" w:space="0" w:color="FFFF00"/>
            </w:tcBorders>
          </w:tcPr>
          <w:p w14:paraId="364F228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Availability of co-financing is delayed and negatively affects the implementation of the project activities</w:t>
            </w:r>
          </w:p>
        </w:tc>
        <w:tc>
          <w:tcPr>
            <w:tcW w:w="1350" w:type="dxa"/>
            <w:tcBorders>
              <w:top w:val="single" w:sz="4" w:space="0" w:color="FFFF00"/>
            </w:tcBorders>
          </w:tcPr>
          <w:p w14:paraId="14EC7BEC"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4F5ACF45"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69CE6F4B"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2F90794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548A256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52CA0DF3" w14:textId="77777777" w:rsidR="00F5335A" w:rsidRDefault="00F5335A">
            <w:pPr>
              <w:spacing w:after="0" w:line="240" w:lineRule="auto"/>
              <w:rPr>
                <w:rFonts w:ascii="Calibri" w:hAnsi="Calibri" w:cs="Calibri"/>
                <w:sz w:val="20"/>
                <w:szCs w:val="20"/>
                <w:lang w:eastAsia="ja-JP"/>
              </w:rPr>
            </w:pPr>
          </w:p>
          <w:p w14:paraId="2C86173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2F348C91"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 xml:space="preserve">The MIIT and MNR will ensure that committed co-financing from the national and local governments is available and during the required time. Constant follow-up with the project partners in the private sector in the planning and implementation of the activities that they are co-financing will ensure that their financial support is available in a timely manner  </w:t>
            </w:r>
          </w:p>
          <w:p w14:paraId="0E016162"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6601A3B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If financing problems arise, the project team will have direct contact with the MNR and MIIT to potentially secure additional funding from other sources of funds. If necessary, the project activities may have to be modified or replaced to adapt to the available funds.</w:t>
            </w:r>
          </w:p>
        </w:tc>
        <w:tc>
          <w:tcPr>
            <w:tcW w:w="839" w:type="dxa"/>
            <w:tcBorders>
              <w:top w:val="single" w:sz="4" w:space="0" w:color="FFFF00"/>
            </w:tcBorders>
          </w:tcPr>
          <w:p w14:paraId="67F3CA9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0EB0453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B5C55E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4059441B"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B96A5F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6B6B3259" w14:textId="77777777">
        <w:trPr>
          <w:jc w:val="center"/>
        </w:trPr>
        <w:tc>
          <w:tcPr>
            <w:tcW w:w="1710" w:type="dxa"/>
            <w:tcBorders>
              <w:top w:val="single" w:sz="4" w:space="0" w:color="FFFF00"/>
            </w:tcBorders>
          </w:tcPr>
          <w:p w14:paraId="5478944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lastRenderedPageBreak/>
              <w:t>Varying vested interests and objectives of PCI companies as well as other stakeholders in the local and central governments may prevent the effective organization and coordination of their participation and support of the project</w:t>
            </w:r>
          </w:p>
        </w:tc>
        <w:tc>
          <w:tcPr>
            <w:tcW w:w="1350" w:type="dxa"/>
            <w:tcBorders>
              <w:top w:val="single" w:sz="4" w:space="0" w:color="FFFF00"/>
            </w:tcBorders>
          </w:tcPr>
          <w:p w14:paraId="30DD4D19"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34E381BD"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tc>
        <w:tc>
          <w:tcPr>
            <w:tcW w:w="1170" w:type="dxa"/>
            <w:tcBorders>
              <w:top w:val="single" w:sz="4" w:space="0" w:color="FFFF00"/>
            </w:tcBorders>
          </w:tcPr>
          <w:p w14:paraId="16F4F85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4EE802C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35BFC96A" w14:textId="77777777" w:rsidR="00F5335A" w:rsidRDefault="00F5335A">
            <w:pPr>
              <w:spacing w:after="0" w:line="240" w:lineRule="auto"/>
              <w:rPr>
                <w:rFonts w:ascii="Calibri" w:hAnsi="Calibri" w:cs="Calibri"/>
                <w:sz w:val="20"/>
                <w:szCs w:val="20"/>
                <w:lang w:eastAsia="ja-JP"/>
              </w:rPr>
            </w:pPr>
          </w:p>
          <w:p w14:paraId="199EACA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Moderate</w:t>
            </w:r>
          </w:p>
        </w:tc>
        <w:tc>
          <w:tcPr>
            <w:tcW w:w="4343" w:type="dxa"/>
            <w:tcBorders>
              <w:top w:val="single" w:sz="4" w:space="0" w:color="FFFF00"/>
            </w:tcBorders>
          </w:tcPr>
          <w:p w14:paraId="7752E8B2"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Policy as a regulative measure will be carried out to ensure PCI companies stick to the project, and financial support will be provided to companies to ensure their participation.</w:t>
            </w:r>
          </w:p>
          <w:p w14:paraId="42B5E6EE"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5769127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In regular workshops, companies could express their problems and together with the MNR and MIIT find proper solutions when faced with difficulties.</w:t>
            </w:r>
          </w:p>
        </w:tc>
        <w:tc>
          <w:tcPr>
            <w:tcW w:w="839" w:type="dxa"/>
            <w:tcBorders>
              <w:top w:val="single" w:sz="4" w:space="0" w:color="FFFF00"/>
            </w:tcBorders>
          </w:tcPr>
          <w:p w14:paraId="74F5A56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0ED6981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59965F9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8DDC92B"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6F7B61F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1B1EB88" w14:textId="77777777">
        <w:trPr>
          <w:jc w:val="center"/>
        </w:trPr>
        <w:tc>
          <w:tcPr>
            <w:tcW w:w="1710" w:type="dxa"/>
            <w:tcBorders>
              <w:top w:val="single" w:sz="4" w:space="0" w:color="FFFF00"/>
            </w:tcBorders>
          </w:tcPr>
          <w:p w14:paraId="0A7781E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The project would </w:t>
            </w:r>
            <w:r>
              <w:rPr>
                <w:rFonts w:ascii="Calibri" w:eastAsia="Times New Roman" w:hAnsi="Calibri" w:cs="Calibri"/>
                <w:sz w:val="20"/>
                <w:szCs w:val="20"/>
                <w:lang w:eastAsia="ja-JP"/>
              </w:rPr>
              <w:t>potentially result in the generation of waste (non-hazardous).</w:t>
            </w:r>
          </w:p>
        </w:tc>
        <w:tc>
          <w:tcPr>
            <w:tcW w:w="1350" w:type="dxa"/>
            <w:tcBorders>
              <w:top w:val="single" w:sz="4" w:space="0" w:color="FFFF00"/>
            </w:tcBorders>
          </w:tcPr>
          <w:p w14:paraId="25BE9731"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 xml:space="preserve">Environmental </w:t>
            </w:r>
          </w:p>
          <w:p w14:paraId="1BBAEF58"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6D7CD3D0"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68D6D26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5</w:t>
            </w:r>
          </w:p>
          <w:p w14:paraId="14521BAD" w14:textId="77777777" w:rsidR="00F5335A" w:rsidRDefault="00F5335A">
            <w:pPr>
              <w:spacing w:after="0" w:line="240" w:lineRule="auto"/>
              <w:rPr>
                <w:rFonts w:ascii="Calibri" w:hAnsi="Calibri" w:cs="Calibri"/>
                <w:sz w:val="20"/>
                <w:szCs w:val="20"/>
                <w:lang w:eastAsia="ja-JP"/>
              </w:rPr>
            </w:pPr>
          </w:p>
          <w:p w14:paraId="2CFC6B0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6AA3BC32"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During the design and implementation of the project, strict environmental and social assessments will be conducted, and relevant recommendations will be made to reduce related environmental and safety risks.</w:t>
            </w:r>
          </w:p>
          <w:p w14:paraId="2677A847"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project will promote the application of new and advanced technologies for cleaner production, which are expected to reduce emissions, process wastes, effluents compared to the current processes. The demonstration component of the proposed project will be designed taking into consideration the need to prevent a potential for the release, in the environment, of hazardous materials resulting from their handling, storage and use for the demonstrations and replications that will be carried out under the project.</w:t>
            </w:r>
          </w:p>
          <w:p w14:paraId="577F64AA"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4D45A26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As the phosphate chemical industry is concentrated in Yunnan, Guizhou, Sichuan province, and other underdeveloped and ecologically fragile areas, the potential waste generation will be controlled and evaluated in the design and implementation stages. During operation, advanced waste disposal methods will be used to treat waste generated in the project to minimize the impact of waste on the environment. For example, solidification treatment of fluorine-containing waste and highly-charged heavy metal waste generated in the process of phosphogypsum reuse will minimize the impact of phosphate chemical waste on the environment.</w:t>
            </w:r>
          </w:p>
        </w:tc>
        <w:tc>
          <w:tcPr>
            <w:tcW w:w="839" w:type="dxa"/>
            <w:tcBorders>
              <w:top w:val="single" w:sz="4" w:space="0" w:color="FFFF00"/>
            </w:tcBorders>
          </w:tcPr>
          <w:p w14:paraId="0375132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3D6D8E8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F026B9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0AE6A527"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4D5A711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988FEEB" w14:textId="77777777">
        <w:trPr>
          <w:jc w:val="center"/>
        </w:trPr>
        <w:tc>
          <w:tcPr>
            <w:tcW w:w="1710" w:type="dxa"/>
            <w:tcBorders>
              <w:top w:val="single" w:sz="4" w:space="0" w:color="FFFF00"/>
            </w:tcBorders>
          </w:tcPr>
          <w:p w14:paraId="41A5884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Low local and international </w:t>
            </w:r>
            <w:r>
              <w:rPr>
                <w:rFonts w:ascii="Calibri" w:hAnsi="Calibri" w:cs="Calibri"/>
                <w:sz w:val="20"/>
                <w:szCs w:val="20"/>
              </w:rPr>
              <w:lastRenderedPageBreak/>
              <w:t>prices of phosrock and phosphate chemicals will discourage PCI companies to implement green, EE, and LC technology application projects</w:t>
            </w:r>
          </w:p>
        </w:tc>
        <w:tc>
          <w:tcPr>
            <w:tcW w:w="1350" w:type="dxa"/>
            <w:tcBorders>
              <w:top w:val="single" w:sz="4" w:space="0" w:color="FFFF00"/>
            </w:tcBorders>
          </w:tcPr>
          <w:p w14:paraId="0669539A"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Financial</w:t>
            </w:r>
          </w:p>
          <w:p w14:paraId="11B8E595"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Strategic</w:t>
            </w:r>
          </w:p>
          <w:p w14:paraId="7D4C462A"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722CAC9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lastRenderedPageBreak/>
              <w:t>I = 4</w:t>
            </w:r>
          </w:p>
          <w:p w14:paraId="36E54BD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159C0347" w14:textId="77777777" w:rsidR="00F5335A" w:rsidRDefault="00F5335A">
            <w:pPr>
              <w:spacing w:after="0" w:line="240" w:lineRule="auto"/>
              <w:rPr>
                <w:rFonts w:ascii="Calibri" w:hAnsi="Calibri" w:cs="Calibri"/>
                <w:sz w:val="20"/>
                <w:szCs w:val="20"/>
                <w:lang w:eastAsia="ja-JP"/>
              </w:rPr>
            </w:pPr>
          </w:p>
          <w:p w14:paraId="1D3671C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4CB838A9"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lastRenderedPageBreak/>
              <w:t xml:space="preserve">MIIT and MNR will provide subsidies for green technologies and will carry out policies to favor </w:t>
            </w:r>
            <w:r>
              <w:rPr>
                <w:rFonts w:ascii="Calibri" w:hAnsi="Calibri" w:cs="Calibri"/>
                <w:sz w:val="20"/>
                <w:szCs w:val="20"/>
              </w:rPr>
              <w:lastRenderedPageBreak/>
              <w:t>companies in PCI with green technologies.</w:t>
            </w:r>
          </w:p>
          <w:p w14:paraId="526282E9"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2845047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Subsidizing policies should be flexible in order to provide proper incentives when market prices fluctuate.</w:t>
            </w:r>
          </w:p>
        </w:tc>
        <w:tc>
          <w:tcPr>
            <w:tcW w:w="839" w:type="dxa"/>
            <w:tcBorders>
              <w:top w:val="single" w:sz="4" w:space="0" w:color="FFFF00"/>
            </w:tcBorders>
          </w:tcPr>
          <w:p w14:paraId="7AC9A25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2466FF7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E64245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MNR</w:t>
            </w:r>
          </w:p>
          <w:p w14:paraId="02D22354"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2A1F03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No Change</w:t>
            </w:r>
          </w:p>
        </w:tc>
      </w:tr>
      <w:tr w:rsidR="00F5335A" w14:paraId="7F774405" w14:textId="77777777">
        <w:trPr>
          <w:jc w:val="center"/>
        </w:trPr>
        <w:tc>
          <w:tcPr>
            <w:tcW w:w="1710" w:type="dxa"/>
            <w:tcBorders>
              <w:top w:val="single" w:sz="4" w:space="0" w:color="FFFF00"/>
            </w:tcBorders>
          </w:tcPr>
          <w:p w14:paraId="07A849CD"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COVID-19 will negatively impact the social-economic development of the project areas.</w:t>
            </w:r>
          </w:p>
        </w:tc>
        <w:tc>
          <w:tcPr>
            <w:tcW w:w="1350" w:type="dxa"/>
            <w:tcBorders>
              <w:top w:val="single" w:sz="4" w:space="0" w:color="FFFF00"/>
            </w:tcBorders>
          </w:tcPr>
          <w:p w14:paraId="5E23FB70"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Social</w:t>
            </w:r>
          </w:p>
          <w:p w14:paraId="2571D9D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tc>
        <w:tc>
          <w:tcPr>
            <w:tcW w:w="1170" w:type="dxa"/>
            <w:tcBorders>
              <w:top w:val="single" w:sz="4" w:space="0" w:color="FFFF00"/>
            </w:tcBorders>
          </w:tcPr>
          <w:p w14:paraId="1BBF0B5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0B23A4B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717391BE" w14:textId="77777777" w:rsidR="00F5335A" w:rsidRDefault="00F5335A">
            <w:pPr>
              <w:spacing w:after="0" w:line="240" w:lineRule="auto"/>
              <w:rPr>
                <w:rFonts w:ascii="Calibri" w:hAnsi="Calibri" w:cs="Calibri"/>
                <w:sz w:val="20"/>
                <w:szCs w:val="20"/>
                <w:lang w:eastAsia="ja-JP"/>
              </w:rPr>
            </w:pPr>
          </w:p>
          <w:p w14:paraId="79AB10D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High</w:t>
            </w:r>
          </w:p>
        </w:tc>
        <w:tc>
          <w:tcPr>
            <w:tcW w:w="4343" w:type="dxa"/>
            <w:tcBorders>
              <w:top w:val="single" w:sz="4" w:space="0" w:color="FFFF00"/>
            </w:tcBorders>
          </w:tcPr>
          <w:p w14:paraId="32B315C0"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project development team will make use of China’s effective institutional system to address the pandemic situation in a timely manner taking into consideration potential socio-economic impacts. Care will be taken in the design and implementation of the project especially when the pandemic persists to ensure that hardware installation works will be done safely in the demo sites with the health, safety, and welfare of the people in the demo sites and local communities in mind. If vaccination is not be ready, public health measures will be taken as is currently being done in China  to ensure safety of the project participants and beneficiaries.</w:t>
            </w:r>
          </w:p>
          <w:p w14:paraId="1B563F65"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56CAB49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If the pandemic persists during the project implementation phase, the project activities that will not involve on-the-ground work will be prioritized and implemented with the help of virtual means. The scheduling of, and action planning for, the hardware-related activities will be reviewed regularly by keeping abreast with the status of the pandemic and the public health situation in the country, in general, and particularly in the project demo sites.</w:t>
            </w:r>
          </w:p>
        </w:tc>
        <w:tc>
          <w:tcPr>
            <w:tcW w:w="839" w:type="dxa"/>
            <w:tcBorders>
              <w:top w:val="single" w:sz="4" w:space="0" w:color="FFFF00"/>
            </w:tcBorders>
          </w:tcPr>
          <w:p w14:paraId="397F202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5D02734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420E551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3AE2764C"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1CE1048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1FD599E7" w14:textId="77777777">
        <w:trPr>
          <w:jc w:val="center"/>
        </w:trPr>
        <w:tc>
          <w:tcPr>
            <w:tcW w:w="1710" w:type="dxa"/>
            <w:tcBorders>
              <w:top w:val="single" w:sz="4" w:space="0" w:color="FFFF00"/>
            </w:tcBorders>
          </w:tcPr>
          <w:p w14:paraId="1D796EA0"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Extreme climate events in the project areas will delay and negatively affect the installation, operation and monitoring of the demonstration activities.</w:t>
            </w:r>
          </w:p>
        </w:tc>
        <w:tc>
          <w:tcPr>
            <w:tcW w:w="1350" w:type="dxa"/>
            <w:tcBorders>
              <w:top w:val="single" w:sz="4" w:space="0" w:color="FFFF00"/>
            </w:tcBorders>
          </w:tcPr>
          <w:p w14:paraId="5695BEE0"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 Operational</w:t>
            </w:r>
          </w:p>
          <w:p w14:paraId="49C86D8B"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291F42F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2F59C76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22440FBE" w14:textId="77777777" w:rsidR="00F5335A" w:rsidRDefault="00F5335A">
            <w:pPr>
              <w:spacing w:after="0" w:line="240" w:lineRule="auto"/>
              <w:rPr>
                <w:rFonts w:ascii="Calibri" w:hAnsi="Calibri" w:cs="Calibri"/>
                <w:sz w:val="20"/>
                <w:szCs w:val="20"/>
                <w:lang w:eastAsia="ja-JP"/>
              </w:rPr>
            </w:pPr>
          </w:p>
          <w:p w14:paraId="281CA48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6DE05A81"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Yunnan, Sichuan, Guizhou, and Hubei have higher risks of extreme weather compared to the other provinces. This make them through the years experienced in dealing with extreme climate risks. Local governments shall strengthen their capacities to deal with extreme climate events in general. The project will also cover climate risk adaptation capacity building sector in technology training workshops.</w:t>
            </w:r>
          </w:p>
          <w:p w14:paraId="52FCFF0C"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4ED156A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Depending on the extent of the impacts of the adverse climate –related events, appropriate modifications in the installations (and budget) will be done. Potential reduction in the number of installations, or replacement with alternative </w:t>
            </w:r>
            <w:r>
              <w:rPr>
                <w:rFonts w:ascii="Calibri" w:hAnsi="Calibri" w:cs="Calibri"/>
                <w:sz w:val="20"/>
                <w:szCs w:val="20"/>
              </w:rPr>
              <w:lastRenderedPageBreak/>
              <w:t>demos will be done while considering the need to ensure the resulting interventions are still contributing to the realization of the project outcomes.</w:t>
            </w:r>
          </w:p>
        </w:tc>
        <w:tc>
          <w:tcPr>
            <w:tcW w:w="839" w:type="dxa"/>
            <w:tcBorders>
              <w:top w:val="single" w:sz="4" w:space="0" w:color="FFFF00"/>
            </w:tcBorders>
          </w:tcPr>
          <w:p w14:paraId="4FF763E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60C1213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6C24E61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5E9C04C1"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26F387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bl>
    <w:p w14:paraId="607DEBA3" w14:textId="77777777" w:rsidR="00F5335A" w:rsidRDefault="00F5335A">
      <w:pPr>
        <w:spacing w:after="0" w:line="240" w:lineRule="auto"/>
        <w:jc w:val="both"/>
        <w:rPr>
          <w:rFonts w:ascii="Calibri" w:hAnsi="Calibri" w:cs="Calibri"/>
        </w:rPr>
      </w:pPr>
    </w:p>
    <w:p w14:paraId="59C5B94F" w14:textId="77777777" w:rsidR="00F5335A" w:rsidRDefault="00795F6F">
      <w:pPr>
        <w:spacing w:after="0" w:line="240" w:lineRule="auto"/>
        <w:jc w:val="both"/>
        <w:rPr>
          <w:rFonts w:ascii="Calibri" w:hAnsi="Calibri" w:cs="Calibri"/>
          <w:u w:val="single"/>
        </w:rPr>
      </w:pPr>
      <w:r>
        <w:rPr>
          <w:rFonts w:ascii="Calibri" w:hAnsi="Calibri" w:cs="Calibri"/>
          <w:lang w:eastAsia="zh-CN"/>
        </w:rPr>
        <w:t xml:space="preserve">The overall social and environmental risk rating of the project is </w:t>
      </w:r>
      <w:r>
        <w:rPr>
          <w:rFonts w:ascii="Calibri" w:hAnsi="Calibri" w:cs="Calibri"/>
          <w:b/>
          <w:i/>
          <w:lang w:eastAsia="zh-CN"/>
        </w:rPr>
        <w:t>High</w:t>
      </w:r>
      <w:r>
        <w:rPr>
          <w:rFonts w:ascii="Calibri" w:hAnsi="Calibri" w:cs="Calibri"/>
          <w:cs/>
        </w:rPr>
        <w:t xml:space="preserve">. </w:t>
      </w:r>
      <w:r>
        <w:rPr>
          <w:rFonts w:ascii="Calibri" w:hAnsi="Calibri" w:cs="Calibri"/>
          <w:lang w:eastAsia="zh-CN"/>
        </w:rPr>
        <w:t>Because of this rating, an Environmental and Social Management Framework (ESMF) have been conducted during the PhosChemEE project preparation phase and are annexed together with the updated Social and Environmental Screening Procedure (SESP) to the proposal package. Environmental and social grievances (if any) will be reported to the GEF during the annual Project Implementation Review (PIR) reporting exercise</w:t>
      </w:r>
      <w:r>
        <w:rPr>
          <w:rFonts w:ascii="Calibri" w:hAnsi="Calibri" w:cs="Calibri"/>
        </w:rPr>
        <w:t>.</w:t>
      </w:r>
    </w:p>
    <w:p w14:paraId="1162F786" w14:textId="77777777" w:rsidR="00F5335A" w:rsidRDefault="00F5335A">
      <w:pPr>
        <w:spacing w:after="0" w:line="240" w:lineRule="auto"/>
        <w:rPr>
          <w:rFonts w:ascii="Calibri" w:hAnsi="Calibri" w:cs="Calibri"/>
          <w:b/>
          <w:u w:val="single"/>
        </w:rPr>
      </w:pPr>
    </w:p>
    <w:p w14:paraId="1CBE91C5" w14:textId="77777777" w:rsidR="00F5335A" w:rsidRDefault="00795F6F">
      <w:pPr>
        <w:spacing w:after="0" w:line="240" w:lineRule="auto"/>
        <w:rPr>
          <w:rFonts w:ascii="Calibri" w:hAnsi="Calibri" w:cs="Calibri"/>
          <w:b/>
          <w:u w:val="single"/>
        </w:rPr>
      </w:pPr>
      <w:r>
        <w:rPr>
          <w:rFonts w:ascii="Calibri" w:hAnsi="Calibri" w:cs="Calibri"/>
          <w:b/>
          <w:u w:val="single"/>
        </w:rPr>
        <w:t xml:space="preserve">Stakeholder Engagement </w:t>
      </w:r>
    </w:p>
    <w:p w14:paraId="55EAEDFC" w14:textId="77777777" w:rsidR="00F5335A" w:rsidRDefault="00F5335A">
      <w:pPr>
        <w:spacing w:after="0" w:line="240" w:lineRule="auto"/>
        <w:rPr>
          <w:rFonts w:ascii="Calibri" w:hAnsi="Calibri" w:cs="Calibri"/>
          <w:u w:val="single"/>
        </w:rPr>
      </w:pPr>
    </w:p>
    <w:p w14:paraId="30B8B7F6" w14:textId="77777777" w:rsidR="00F5335A" w:rsidRDefault="00795F6F">
      <w:pPr>
        <w:spacing w:after="0" w:line="240" w:lineRule="auto"/>
        <w:jc w:val="both"/>
        <w:rPr>
          <w:rFonts w:ascii="Calibri" w:hAnsi="Calibri" w:cs="Calibri"/>
        </w:rPr>
      </w:pPr>
      <w:bookmarkStart w:id="423" w:name="_Toc72272088"/>
      <w:bookmarkStart w:id="424" w:name="_Hlk72190928"/>
      <w:r>
        <w:rPr>
          <w:rFonts w:ascii="Calibri" w:hAnsi="Calibri" w:cs="Calibri"/>
          <w:lang w:eastAsia="zh-CN"/>
        </w:rPr>
        <w:t>Based on the stakeholder analysis, the project</w:t>
      </w:r>
      <w:r>
        <w:rPr>
          <w:rFonts w:ascii="Calibri" w:hAnsi="Calibri" w:cs="Calibri"/>
        </w:rPr>
        <w:t>’</w:t>
      </w:r>
      <w:r>
        <w:rPr>
          <w:rFonts w:ascii="Calibri" w:hAnsi="Calibri" w:cs="Calibri"/>
          <w:lang w:eastAsia="zh-CN"/>
        </w:rPr>
        <w:t>s key players include MOF, UNDP, MNR, MIIT, NDRC, MEE, local governments, national research institutions, the private sector, and NGOs</w:t>
      </w:r>
      <w:r>
        <w:rPr>
          <w:rFonts w:ascii="Calibri" w:hAnsi="Calibri" w:cs="Calibri"/>
        </w:rPr>
        <w:t xml:space="preserve">. </w:t>
      </w:r>
      <w:r>
        <w:rPr>
          <w:rFonts w:ascii="Calibri" w:hAnsi="Calibri" w:cs="Calibri"/>
          <w:lang w:eastAsia="zh-CN"/>
        </w:rPr>
        <w:t>They will take active part in the implementation of the PhosChemEE project activities while the others will assume either supporting or beneficiary roles</w:t>
      </w:r>
      <w:r>
        <w:rPr>
          <w:rFonts w:ascii="Calibri" w:hAnsi="Calibri" w:cs="Calibri"/>
        </w:rPr>
        <w:t>.</w:t>
      </w:r>
      <w:bookmarkEnd w:id="423"/>
    </w:p>
    <w:p w14:paraId="397622EC" w14:textId="77777777" w:rsidR="00F5335A" w:rsidRDefault="00F5335A">
      <w:pPr>
        <w:spacing w:after="0" w:line="240" w:lineRule="auto"/>
        <w:jc w:val="both"/>
        <w:rPr>
          <w:rFonts w:ascii="Calibri" w:hAnsi="Calibri" w:cs="Calibri"/>
          <w:lang w:eastAsia="zh-CN"/>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971"/>
      </w:tblGrid>
      <w:tr w:rsidR="00F5335A" w14:paraId="0994B546" w14:textId="77777777">
        <w:trPr>
          <w:tblHeader/>
        </w:trPr>
        <w:tc>
          <w:tcPr>
            <w:tcW w:w="260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4268750" w14:textId="77777777" w:rsidR="00F5335A" w:rsidRDefault="00795F6F">
            <w:pPr>
              <w:spacing w:after="0" w:line="240" w:lineRule="auto"/>
              <w:jc w:val="center"/>
              <w:rPr>
                <w:rFonts w:ascii="Calibri" w:hAnsi="Calibri" w:cs="Calibri"/>
                <w:b/>
              </w:rPr>
            </w:pPr>
            <w:bookmarkStart w:id="425" w:name="_Toc72272089"/>
            <w:bookmarkEnd w:id="424"/>
            <w:r>
              <w:rPr>
                <w:rFonts w:ascii="Calibri" w:hAnsi="Calibri" w:cs="Calibri"/>
                <w:b/>
              </w:rPr>
              <w:t>Stakeholder</w:t>
            </w:r>
            <w:bookmarkEnd w:id="425"/>
          </w:p>
        </w:tc>
        <w:tc>
          <w:tcPr>
            <w:tcW w:w="6971"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5521B7CA" w14:textId="77777777" w:rsidR="00F5335A" w:rsidRDefault="00795F6F">
            <w:pPr>
              <w:spacing w:after="0" w:line="240" w:lineRule="auto"/>
              <w:jc w:val="center"/>
              <w:rPr>
                <w:rFonts w:ascii="Calibri" w:hAnsi="Calibri" w:cs="Calibri"/>
                <w:b/>
              </w:rPr>
            </w:pPr>
            <w:bookmarkStart w:id="426" w:name="_Toc72272090"/>
            <w:r>
              <w:rPr>
                <w:rFonts w:ascii="Calibri" w:hAnsi="Calibri" w:cs="Calibri"/>
                <w:b/>
              </w:rPr>
              <w:t>Roles and Responsibilities in Project Implementation</w:t>
            </w:r>
            <w:bookmarkEnd w:id="426"/>
          </w:p>
        </w:tc>
      </w:tr>
      <w:tr w:rsidR="00F5335A" w14:paraId="0E28DFEA" w14:textId="77777777">
        <w:tblPrEx>
          <w:jc w:val="center"/>
        </w:tblPrEx>
        <w:trPr>
          <w:jc w:val="center"/>
        </w:trPr>
        <w:tc>
          <w:tcPr>
            <w:tcW w:w="2605" w:type="dxa"/>
            <w:vAlign w:val="center"/>
          </w:tcPr>
          <w:p w14:paraId="28FAFFB2" w14:textId="77777777" w:rsidR="00F5335A" w:rsidRDefault="00795F6F">
            <w:pPr>
              <w:tabs>
                <w:tab w:val="left" w:pos="1997"/>
              </w:tabs>
              <w:spacing w:after="0" w:line="240" w:lineRule="auto"/>
              <w:rPr>
                <w:rFonts w:ascii="Calibri" w:hAnsi="Calibri" w:cs="Calibri"/>
                <w:sz w:val="20"/>
                <w:szCs w:val="20"/>
                <w:lang w:eastAsia="zh-CN"/>
              </w:rPr>
            </w:pPr>
            <w:r>
              <w:rPr>
                <w:rFonts w:ascii="Calibri" w:eastAsia="Times New Roman" w:hAnsi="Calibri" w:cs="Calibri"/>
                <w:sz w:val="20"/>
                <w:szCs w:val="20"/>
              </w:rPr>
              <w:t>Ministry of Finance (MoF)</w:t>
            </w:r>
            <w:r>
              <w:rPr>
                <w:rFonts w:ascii="Calibri" w:hAnsi="Calibri" w:cs="Calibri"/>
                <w:sz w:val="20"/>
                <w:szCs w:val="20"/>
              </w:rPr>
              <w:t xml:space="preserve"> </w:t>
            </w:r>
            <w:r>
              <w:rPr>
                <w:rFonts w:ascii="Calibri" w:eastAsia="Times New Roman" w:hAnsi="Calibri" w:cs="Calibri"/>
                <w:sz w:val="20"/>
                <w:szCs w:val="20"/>
              </w:rPr>
              <w:t>of the People’s Republic of China</w:t>
            </w:r>
          </w:p>
        </w:tc>
        <w:tc>
          <w:tcPr>
            <w:tcW w:w="6971" w:type="dxa"/>
          </w:tcPr>
          <w:p w14:paraId="40300B28" w14:textId="77777777" w:rsidR="00F5335A" w:rsidRDefault="00795F6F">
            <w:pPr>
              <w:spacing w:after="0" w:line="240" w:lineRule="auto"/>
              <w:rPr>
                <w:rFonts w:ascii="Calibri" w:hAnsi="Calibri" w:cs="Calibri"/>
                <w:bCs/>
                <w:sz w:val="20"/>
                <w:szCs w:val="20"/>
                <w:lang w:eastAsia="zh-CN"/>
              </w:rPr>
            </w:pPr>
            <w:r>
              <w:rPr>
                <w:rFonts w:ascii="Calibri" w:eastAsia="Times New Roman" w:hAnsi="Calibri" w:cs="Calibri"/>
                <w:sz w:val="20"/>
                <w:szCs w:val="20"/>
              </w:rPr>
              <w:t xml:space="preserve">As the GEF Operational Focal Point MOF will receive the GEF grant for this project on behalf of the Chinese Government. MOF will be a core member of the Project Steering Committee. MOF will have a core role in providing guidance, coordination and supervision on the disbursement and expense of the GEF grant, performance evaluation, documentation, and promotion of project results. The project team will provide project documentation and reporting to MOF through UNDP. </w:t>
            </w:r>
          </w:p>
        </w:tc>
      </w:tr>
      <w:tr w:rsidR="00F5335A" w14:paraId="74845F91" w14:textId="77777777">
        <w:tblPrEx>
          <w:jc w:val="center"/>
        </w:tblPrEx>
        <w:trPr>
          <w:jc w:val="center"/>
        </w:trPr>
        <w:tc>
          <w:tcPr>
            <w:tcW w:w="2605" w:type="dxa"/>
          </w:tcPr>
          <w:p w14:paraId="5122DA71" w14:textId="77777777" w:rsidR="00F5335A" w:rsidRDefault="00795F6F">
            <w:pPr>
              <w:tabs>
                <w:tab w:val="left" w:pos="1997"/>
              </w:tabs>
              <w:spacing w:after="0" w:line="240" w:lineRule="auto"/>
              <w:rPr>
                <w:rFonts w:ascii="Calibri" w:hAnsi="Calibri" w:cs="Calibri"/>
                <w:sz w:val="20"/>
                <w:szCs w:val="20"/>
                <w:lang w:eastAsia="zh-CN"/>
              </w:rPr>
            </w:pPr>
            <w:r>
              <w:rPr>
                <w:rFonts w:ascii="Calibri" w:eastAsia="Times New Roman" w:hAnsi="Calibri" w:cs="Calibri"/>
                <w:sz w:val="20"/>
                <w:szCs w:val="20"/>
              </w:rPr>
              <w:t>United Nations Development Programme (UNDP)</w:t>
            </w:r>
          </w:p>
        </w:tc>
        <w:tc>
          <w:tcPr>
            <w:tcW w:w="6971" w:type="dxa"/>
          </w:tcPr>
          <w:p w14:paraId="4122F100"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 xml:space="preserve">As the GEF Agency for the project it is overall responsible for the project oversight. UNDP will ensure project quality control to ensure that the Implementing Partner achieve the set project objective and outcomes. As part of its oversight work, UNDP will ensure that the project implementation and management follows UNDP/GEF rules and regulations. UNDP is a core member of the Project Steering Committee. The project Implementing Partner will provide project documentation and reporting to UNDP as outlined in the project document or otherwise agreed. </w:t>
            </w:r>
          </w:p>
        </w:tc>
      </w:tr>
      <w:tr w:rsidR="00F5335A" w14:paraId="2468B201" w14:textId="77777777">
        <w:tblPrEx>
          <w:jc w:val="center"/>
        </w:tblPrEx>
        <w:trPr>
          <w:jc w:val="center"/>
        </w:trPr>
        <w:tc>
          <w:tcPr>
            <w:tcW w:w="2605" w:type="dxa"/>
          </w:tcPr>
          <w:p w14:paraId="15534453" w14:textId="77777777" w:rsidR="00F5335A" w:rsidRDefault="00795F6F">
            <w:pPr>
              <w:tabs>
                <w:tab w:val="left" w:pos="1997"/>
              </w:tabs>
              <w:spacing w:after="0" w:line="240" w:lineRule="auto"/>
              <w:rPr>
                <w:rFonts w:ascii="Calibri" w:hAnsi="Calibri" w:cs="Calibri"/>
                <w:sz w:val="20"/>
                <w:szCs w:val="20"/>
                <w:lang w:eastAsia="zh-CN"/>
              </w:rPr>
            </w:pPr>
            <w:r>
              <w:rPr>
                <w:rFonts w:ascii="Calibri" w:eastAsia="Times New Roman" w:hAnsi="Calibri" w:cs="Calibri"/>
                <w:sz w:val="20"/>
                <w:szCs w:val="20"/>
              </w:rPr>
              <w:t xml:space="preserve">Ministry of Industry and Information Technology </w:t>
            </w:r>
            <w:r>
              <w:rPr>
                <w:rFonts w:ascii="Calibri" w:eastAsia="Times New Roman" w:hAnsi="Calibri" w:cs="Calibri"/>
                <w:sz w:val="20"/>
                <w:szCs w:val="20"/>
                <w:lang w:eastAsia="zh-CN"/>
              </w:rPr>
              <w:t xml:space="preserve">(MIIT) </w:t>
            </w:r>
            <w:r>
              <w:rPr>
                <w:rFonts w:ascii="Calibri" w:eastAsia="Times New Roman" w:hAnsi="Calibri" w:cs="Calibri"/>
                <w:sz w:val="20"/>
                <w:szCs w:val="20"/>
              </w:rPr>
              <w:t>of the People’s Republic of China</w:t>
            </w:r>
          </w:p>
        </w:tc>
        <w:tc>
          <w:tcPr>
            <w:tcW w:w="6971" w:type="dxa"/>
          </w:tcPr>
          <w:p w14:paraId="3670E75D"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MIIT is the project implementing partner and serves as a member of the project steering committee. MIIT will lead the implementation of the project’s Component 2 activities, which are in phosphate chemicals manufacturing; and part of the project’s Component 3 activities on waste management in phosphate chemical production through its project office within the Energy Conservation and Comprehensive Utilization Division. It will ensure coordination between the relevant government agencies involved in the project at both national and local levels. MIIT will coordinate with the MNR, and supervise, the use of GEF funds allocated each year by the UNDP for all project components and carry out regular reporting of achievements in accordance with UNDP rules and procedures.</w:t>
            </w:r>
          </w:p>
        </w:tc>
      </w:tr>
      <w:tr w:rsidR="00F5335A" w14:paraId="45C6CBA1" w14:textId="77777777">
        <w:tblPrEx>
          <w:jc w:val="center"/>
        </w:tblPrEx>
        <w:trPr>
          <w:jc w:val="center"/>
        </w:trPr>
        <w:tc>
          <w:tcPr>
            <w:tcW w:w="2605" w:type="dxa"/>
          </w:tcPr>
          <w:p w14:paraId="5F819452" w14:textId="77777777" w:rsidR="00F5335A" w:rsidRDefault="00795F6F">
            <w:pPr>
              <w:tabs>
                <w:tab w:val="left" w:pos="1997"/>
              </w:tabs>
              <w:spacing w:after="0" w:line="240" w:lineRule="auto"/>
              <w:rPr>
                <w:rFonts w:ascii="Calibri" w:hAnsi="Calibri" w:cs="Calibri"/>
                <w:sz w:val="20"/>
                <w:szCs w:val="20"/>
                <w:lang w:eastAsia="zh-CN"/>
              </w:rPr>
            </w:pPr>
            <w:r w:rsidRPr="004F3C37">
              <w:rPr>
                <w:rFonts w:ascii="Calibri" w:eastAsia="Times New Roman" w:hAnsi="Calibri" w:cs="Calibri"/>
                <w:sz w:val="20"/>
                <w:szCs w:val="20"/>
                <w:highlight w:val="green"/>
              </w:rPr>
              <w:t xml:space="preserve">Ministry of Natural Resources </w:t>
            </w:r>
            <w:r w:rsidRPr="004F3C37">
              <w:rPr>
                <w:rFonts w:ascii="Calibri" w:eastAsia="Times New Roman" w:hAnsi="Calibri" w:cs="Calibri"/>
                <w:sz w:val="20"/>
                <w:szCs w:val="20"/>
                <w:highlight w:val="green"/>
                <w:lang w:eastAsia="zh-CN"/>
              </w:rPr>
              <w:t xml:space="preserve">(MNR) </w:t>
            </w:r>
            <w:r w:rsidRPr="004F3C37">
              <w:rPr>
                <w:rFonts w:ascii="Calibri" w:eastAsia="Times New Roman" w:hAnsi="Calibri" w:cs="Calibri"/>
                <w:sz w:val="20"/>
                <w:szCs w:val="20"/>
                <w:highlight w:val="green"/>
              </w:rPr>
              <w:t>of the People’s Republic of China</w:t>
            </w:r>
          </w:p>
        </w:tc>
        <w:tc>
          <w:tcPr>
            <w:tcW w:w="6971" w:type="dxa"/>
          </w:tcPr>
          <w:p w14:paraId="09240454" w14:textId="77777777" w:rsidR="00F5335A" w:rsidRDefault="00795F6F">
            <w:pPr>
              <w:spacing w:after="0" w:line="240" w:lineRule="auto"/>
              <w:rPr>
                <w:rStyle w:val="tlid-translation"/>
                <w:rFonts w:ascii="Calibri" w:hAnsi="Calibri" w:cs="Calibri"/>
                <w:sz w:val="20"/>
                <w:szCs w:val="20"/>
              </w:rPr>
            </w:pPr>
            <w:r w:rsidRPr="004F3C37">
              <w:rPr>
                <w:rFonts w:ascii="Calibri" w:eastAsia="Times New Roman" w:hAnsi="Calibri" w:cs="Calibri"/>
                <w:sz w:val="20"/>
                <w:szCs w:val="20"/>
                <w:highlight w:val="green"/>
              </w:rPr>
              <w:t xml:space="preserve">MNR is a responsible partner of the project and will assist the MIIT (project implementation partner). MNR will lead the implementation of the project’s Component 1 activities, which are in phosphate mining and beneficiation; and part of the project’s Component 3 activities in waste management in phosphate ore mining and refining through its project offices under the Division of International Cooperation and the Division of Mineral Resources Protection Supervision. It will assist the MIIT in ensuring close coordination between the relevant government </w:t>
            </w:r>
            <w:r w:rsidRPr="004F3C37">
              <w:rPr>
                <w:rFonts w:ascii="Calibri" w:eastAsia="Times New Roman" w:hAnsi="Calibri" w:cs="Calibri"/>
                <w:sz w:val="20"/>
                <w:szCs w:val="20"/>
                <w:highlight w:val="green"/>
              </w:rPr>
              <w:lastRenderedPageBreak/>
              <w:t>agencies involved in the project at both national and local levels. MNR will coordinate with the MIIT the use of GEF funds allocated each year by the UNDP for Component 1 and part of Component 3 activities and carry out regular reporting of achievements through the MIIT in accordance with UNDP rules and procedures.</w:t>
            </w:r>
          </w:p>
        </w:tc>
      </w:tr>
      <w:tr w:rsidR="00F5335A" w14:paraId="5018668A" w14:textId="77777777">
        <w:tblPrEx>
          <w:jc w:val="center"/>
        </w:tblPrEx>
        <w:trPr>
          <w:jc w:val="center"/>
        </w:trPr>
        <w:tc>
          <w:tcPr>
            <w:tcW w:w="2605" w:type="dxa"/>
          </w:tcPr>
          <w:p w14:paraId="767EB368" w14:textId="77777777" w:rsidR="00F5335A" w:rsidRDefault="00795F6F">
            <w:pPr>
              <w:tabs>
                <w:tab w:val="left" w:pos="1997"/>
              </w:tabs>
              <w:spacing w:after="0" w:line="240" w:lineRule="auto"/>
              <w:rPr>
                <w:rFonts w:ascii="Calibri" w:hAnsi="Calibri" w:cs="Calibri"/>
                <w:sz w:val="20"/>
                <w:szCs w:val="20"/>
                <w:lang w:eastAsia="zh-CN"/>
              </w:rPr>
            </w:pPr>
            <w:r>
              <w:rPr>
                <w:rFonts w:ascii="Calibri" w:eastAsia="Times New Roman" w:hAnsi="Calibri" w:cs="Calibri"/>
                <w:sz w:val="20"/>
                <w:szCs w:val="20"/>
              </w:rPr>
              <w:lastRenderedPageBreak/>
              <w:t>National Development and Reform Commission (NDRC)</w:t>
            </w:r>
          </w:p>
        </w:tc>
        <w:tc>
          <w:tcPr>
            <w:tcW w:w="6971" w:type="dxa"/>
          </w:tcPr>
          <w:p w14:paraId="75B58767"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As it has done during the preparation phase of this project, the NDRC will participate in and provide guidance in the planning of the proposed project activities to ensure that the project outputs can guide and encourage the participating PCI entities to promote the comprehensive and conserving utilization of the country’s phosphate ore resources, and also put forward suggestions for the planning and policy measures of resource conservation and comprehensive utilization in China.</w:t>
            </w:r>
          </w:p>
        </w:tc>
      </w:tr>
      <w:tr w:rsidR="00F5335A" w14:paraId="05E34C42" w14:textId="77777777">
        <w:tblPrEx>
          <w:jc w:val="center"/>
        </w:tblPrEx>
        <w:trPr>
          <w:jc w:val="center"/>
        </w:trPr>
        <w:tc>
          <w:tcPr>
            <w:tcW w:w="2605" w:type="dxa"/>
            <w:vAlign w:val="center"/>
          </w:tcPr>
          <w:p w14:paraId="53229A2B" w14:textId="77777777" w:rsidR="00F5335A" w:rsidRDefault="00795F6F">
            <w:pPr>
              <w:tabs>
                <w:tab w:val="left" w:pos="1997"/>
              </w:tabs>
              <w:spacing w:after="0" w:line="240" w:lineRule="auto"/>
              <w:rPr>
                <w:rFonts w:ascii="Calibri" w:hAnsi="Calibri" w:cs="Calibri"/>
                <w:sz w:val="20"/>
                <w:szCs w:val="20"/>
                <w:lang w:eastAsia="zh-CN"/>
              </w:rPr>
            </w:pPr>
            <w:r>
              <w:rPr>
                <w:rFonts w:ascii="Calibri" w:hAnsi="Calibri" w:cs="Calibri"/>
                <w:sz w:val="20"/>
                <w:szCs w:val="20"/>
                <w:lang w:eastAsia="zh-CN"/>
              </w:rPr>
              <w:t>Ministry of Ecology and Environment (MEE) of the People’s Republic of China</w:t>
            </w:r>
          </w:p>
        </w:tc>
        <w:tc>
          <w:tcPr>
            <w:tcW w:w="6971" w:type="dxa"/>
          </w:tcPr>
          <w:p w14:paraId="71813BE2"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As it has done during the PPG phase, MEE will participate in and guide the planning of this project activities during the implementation phase to ensure that the project outputs can provide intellectual support for China's participation in international climate change negotiations and the implementation of the United Nations Framework Convention on Climate Change (UNFCCC), and contributes to the achievement of the country’s climate change mitigation and NDC targets.</w:t>
            </w:r>
          </w:p>
        </w:tc>
      </w:tr>
      <w:tr w:rsidR="00F5335A" w14:paraId="2766B52D" w14:textId="77777777">
        <w:tblPrEx>
          <w:jc w:val="center"/>
        </w:tblPrEx>
        <w:trPr>
          <w:jc w:val="center"/>
        </w:trPr>
        <w:tc>
          <w:tcPr>
            <w:tcW w:w="2605" w:type="dxa"/>
            <w:vAlign w:val="center"/>
          </w:tcPr>
          <w:p w14:paraId="7BF13CE4" w14:textId="77777777" w:rsidR="00F5335A" w:rsidRDefault="00795F6F">
            <w:pPr>
              <w:tabs>
                <w:tab w:val="left" w:pos="1997"/>
              </w:tabs>
              <w:spacing w:after="0" w:line="240" w:lineRule="auto"/>
              <w:rPr>
                <w:rFonts w:ascii="Calibri" w:hAnsi="Calibri" w:cs="Calibri"/>
                <w:sz w:val="20"/>
                <w:szCs w:val="20"/>
                <w:lang w:eastAsia="zh-CN"/>
              </w:rPr>
            </w:pPr>
            <w:r>
              <w:rPr>
                <w:rFonts w:ascii="Calibri" w:eastAsia="Times New Roman" w:hAnsi="Calibri" w:cs="Calibri"/>
                <w:sz w:val="20"/>
                <w:szCs w:val="20"/>
              </w:rPr>
              <w:t>Local Governments</w:t>
            </w:r>
          </w:p>
        </w:tc>
        <w:tc>
          <w:tcPr>
            <w:tcW w:w="6971" w:type="dxa"/>
          </w:tcPr>
          <w:p w14:paraId="70B9EA84"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The Provincial departments of natural resources (DNRs) and industry and information technology (DIITs) are to provide financial support and technical and policy advice in the detailed design and implementation of the demos that will be carried out under the project. Municipal and county-level governments will directly participate in the project activities providing support (e.g., logistical) in the implementation and monitoring and evaluation of the demos and demo replications that will be carried out in their respective localities. During project implementation, the provincial DNRs and DIITs are responsible for supervising municipal and county-level work, including providing technical support, monitoring support, coordination with partners, and capacity-building.</w:t>
            </w:r>
          </w:p>
        </w:tc>
      </w:tr>
      <w:tr w:rsidR="00F5335A" w14:paraId="3AE51F80" w14:textId="77777777">
        <w:tblPrEx>
          <w:jc w:val="center"/>
        </w:tblPrEx>
        <w:trPr>
          <w:jc w:val="center"/>
        </w:trPr>
        <w:tc>
          <w:tcPr>
            <w:tcW w:w="2605" w:type="dxa"/>
            <w:vAlign w:val="center"/>
          </w:tcPr>
          <w:p w14:paraId="2A41567E" w14:textId="77777777" w:rsidR="00F5335A" w:rsidRDefault="00795F6F">
            <w:pPr>
              <w:tabs>
                <w:tab w:val="left" w:pos="1997"/>
              </w:tabs>
              <w:spacing w:after="0" w:line="240" w:lineRule="auto"/>
              <w:rPr>
                <w:rFonts w:ascii="Calibri" w:hAnsi="Calibri" w:cs="Calibri"/>
                <w:sz w:val="20"/>
                <w:szCs w:val="20"/>
                <w:lang w:eastAsia="zh-CN"/>
              </w:rPr>
            </w:pPr>
            <w:r>
              <w:rPr>
                <w:rFonts w:ascii="Calibri" w:hAnsi="Calibri" w:cs="Calibri"/>
                <w:color w:val="000000"/>
                <w:sz w:val="20"/>
                <w:szCs w:val="20"/>
              </w:rPr>
              <w:t>Relevant scientific research institutions</w:t>
            </w:r>
            <w:r>
              <w:rPr>
                <w:rStyle w:val="FootnoteReference"/>
                <w:rFonts w:ascii="Calibri" w:hAnsi="Calibri" w:cs="Calibri"/>
                <w:sz w:val="20"/>
                <w:szCs w:val="20"/>
              </w:rPr>
              <w:footnoteReference w:id="9"/>
            </w:r>
          </w:p>
        </w:tc>
        <w:tc>
          <w:tcPr>
            <w:tcW w:w="6971" w:type="dxa"/>
          </w:tcPr>
          <w:p w14:paraId="279FDCC4"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These are expected to provide technical support in the implementation of research, study, evaluation activities of the project, making use of their expertise and scientific knowledge in the areas of energy saving and green low-carbon technologies as applied to the comprehensive and sustainable utilization of phosphate ore resources in the PCI. These entities are expected to assist in clearly defining and verifying the baseline situation and market prospects regarding the PCI and its value chain. It is also expected to assist in coordinating the research activities of the project with ongoing and planned similar research work both at the national and provincial levels.</w:t>
            </w:r>
          </w:p>
        </w:tc>
      </w:tr>
      <w:tr w:rsidR="00F5335A" w14:paraId="19995DD1" w14:textId="77777777">
        <w:tblPrEx>
          <w:jc w:val="center"/>
        </w:tblPrEx>
        <w:trPr>
          <w:jc w:val="center"/>
        </w:trPr>
        <w:tc>
          <w:tcPr>
            <w:tcW w:w="2605" w:type="dxa"/>
            <w:vAlign w:val="center"/>
          </w:tcPr>
          <w:p w14:paraId="02F6323E" w14:textId="77777777" w:rsidR="00F5335A" w:rsidRDefault="00795F6F">
            <w:pPr>
              <w:tabs>
                <w:tab w:val="left" w:pos="1997"/>
              </w:tabs>
              <w:spacing w:after="0" w:line="240" w:lineRule="auto"/>
              <w:rPr>
                <w:rFonts w:ascii="Calibri" w:hAnsi="Calibri" w:cs="Calibri"/>
                <w:sz w:val="20"/>
                <w:szCs w:val="20"/>
                <w:lang w:eastAsia="zh-CN"/>
              </w:rPr>
            </w:pPr>
            <w:r>
              <w:rPr>
                <w:rFonts w:ascii="Calibri" w:hAnsi="Calibri" w:cs="Calibri"/>
                <w:sz w:val="20"/>
                <w:szCs w:val="20"/>
                <w:lang w:eastAsia="zh-CN"/>
              </w:rPr>
              <w:t>Private sector</w:t>
            </w:r>
          </w:p>
        </w:tc>
        <w:tc>
          <w:tcPr>
            <w:tcW w:w="6971" w:type="dxa"/>
          </w:tcPr>
          <w:p w14:paraId="39F2259A"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These are expected to provide technical (research, engineering, construction, operation and maintenance) support to the project in the areas of low carbon and efficient comprehensive utilization of phosphate ore resources, cleaner and energy efficient production in the PCI, as well as circular economy type measures such as low-carbon reuse of phosphogypsum and phosphate mining/refining tailings. The participation of enterprises and the private sector in the project will ensure participation of the target beneficiaries, i.e., PCI entities, in guiding the efforts of the project to remove the financial and market barriers to greener, cleaner and more energy efficient PCI.</w:t>
            </w:r>
          </w:p>
        </w:tc>
      </w:tr>
      <w:tr w:rsidR="00F5335A" w14:paraId="47750753" w14:textId="77777777">
        <w:tblPrEx>
          <w:jc w:val="center"/>
        </w:tblPrEx>
        <w:trPr>
          <w:jc w:val="center"/>
        </w:trPr>
        <w:tc>
          <w:tcPr>
            <w:tcW w:w="2605" w:type="dxa"/>
            <w:vAlign w:val="center"/>
          </w:tcPr>
          <w:p w14:paraId="2BB0CF61" w14:textId="77777777" w:rsidR="00F5335A" w:rsidRDefault="00795F6F">
            <w:pPr>
              <w:tabs>
                <w:tab w:val="left" w:pos="1997"/>
              </w:tabs>
              <w:spacing w:after="0" w:line="240" w:lineRule="auto"/>
              <w:rPr>
                <w:rFonts w:ascii="Calibri" w:hAnsi="Calibri" w:cs="Calibri"/>
                <w:sz w:val="20"/>
                <w:szCs w:val="20"/>
                <w:lang w:eastAsia="zh-CN"/>
              </w:rPr>
            </w:pPr>
            <w:r>
              <w:rPr>
                <w:rFonts w:ascii="Calibri" w:hAnsi="Calibri" w:cs="Calibri"/>
                <w:color w:val="000000"/>
                <w:sz w:val="20"/>
                <w:szCs w:val="20"/>
              </w:rPr>
              <w:lastRenderedPageBreak/>
              <w:t>Non-governmental organizations</w:t>
            </w:r>
            <w:r>
              <w:rPr>
                <w:rStyle w:val="FootnoteReference"/>
                <w:rFonts w:ascii="Calibri" w:hAnsi="Calibri" w:cs="Calibri"/>
                <w:sz w:val="20"/>
                <w:szCs w:val="20"/>
              </w:rPr>
              <w:footnoteReference w:id="10"/>
            </w:r>
            <w:r>
              <w:rPr>
                <w:rFonts w:ascii="Calibri" w:hAnsi="Calibri" w:cs="Calibri"/>
                <w:color w:val="000000"/>
                <w:sz w:val="20"/>
                <w:szCs w:val="20"/>
              </w:rPr>
              <w:t xml:space="preserve"> </w:t>
            </w:r>
          </w:p>
        </w:tc>
        <w:tc>
          <w:tcPr>
            <w:tcW w:w="6971" w:type="dxa"/>
          </w:tcPr>
          <w:p w14:paraId="39107569" w14:textId="77777777" w:rsidR="00F5335A" w:rsidRDefault="00795F6F">
            <w:pPr>
              <w:spacing w:after="0" w:line="240" w:lineRule="auto"/>
              <w:rPr>
                <w:rStyle w:val="tlid-translation"/>
                <w:rFonts w:ascii="Calibri" w:hAnsi="Calibri" w:cs="Calibri"/>
                <w:sz w:val="20"/>
                <w:szCs w:val="20"/>
              </w:rPr>
            </w:pPr>
            <w:r>
              <w:rPr>
                <w:rFonts w:ascii="Calibri" w:eastAsia="Times New Roman" w:hAnsi="Calibri" w:cs="Calibri"/>
                <w:sz w:val="20"/>
                <w:szCs w:val="20"/>
              </w:rPr>
              <w:t xml:space="preserve">Non-governmental organizations at national, provincial and local levels shall participate in the stakeholder consultation processes during project implementation to ensure success of the promotional and capacity development activities of the project. They are also expected to facilitate effective coordination with the activities and projects of non-governmental organizations that contributes to the achievement of the project outcomes/outputs. These entities are also useful in the implementation of the capacity development and promotional activities of the project, where potential synergies can be used </w:t>
            </w:r>
          </w:p>
        </w:tc>
      </w:tr>
    </w:tbl>
    <w:p w14:paraId="6FA6CE3F" w14:textId="77777777" w:rsidR="00F5335A" w:rsidRDefault="00F5335A">
      <w:pPr>
        <w:spacing w:after="0" w:line="240" w:lineRule="auto"/>
        <w:rPr>
          <w:rFonts w:ascii="Calibri" w:hAnsi="Calibri" w:cs="Calibri"/>
          <w:u w:val="single"/>
        </w:rPr>
      </w:pPr>
    </w:p>
    <w:p w14:paraId="6D433195" w14:textId="77777777" w:rsidR="00F5335A" w:rsidRDefault="00F5335A">
      <w:pPr>
        <w:spacing w:after="0" w:line="240" w:lineRule="auto"/>
        <w:rPr>
          <w:rFonts w:ascii="Calibri" w:hAnsi="Calibri" w:cs="Calibri"/>
          <w:u w:val="single"/>
        </w:rPr>
      </w:pPr>
    </w:p>
    <w:p w14:paraId="45D21425" w14:textId="77777777" w:rsidR="00F5335A" w:rsidRDefault="00795F6F">
      <w:pPr>
        <w:spacing w:after="0" w:line="240" w:lineRule="auto"/>
        <w:rPr>
          <w:rFonts w:ascii="Calibri" w:hAnsi="Calibri" w:cs="Calibri"/>
          <w:i/>
        </w:rPr>
      </w:pPr>
      <w:r>
        <w:rPr>
          <w:rFonts w:ascii="Calibri" w:hAnsi="Calibri" w:cs="Calibri"/>
          <w:u w:val="single"/>
        </w:rPr>
        <w:t>South-South Cooperation</w:t>
      </w:r>
      <w:r>
        <w:rPr>
          <w:rFonts w:ascii="Calibri" w:hAnsi="Calibri" w:cs="Calibri"/>
        </w:rPr>
        <w:t xml:space="preserve">: </w:t>
      </w:r>
    </w:p>
    <w:p w14:paraId="275BA264" w14:textId="77777777" w:rsidR="00F5335A" w:rsidRDefault="00F5335A">
      <w:pPr>
        <w:spacing w:after="0" w:line="240" w:lineRule="auto"/>
        <w:rPr>
          <w:rFonts w:ascii="Calibri" w:hAnsi="Calibri" w:cs="Calibri"/>
          <w:i/>
        </w:rPr>
      </w:pPr>
    </w:p>
    <w:p w14:paraId="01718CBB" w14:textId="77777777" w:rsidR="00F5335A" w:rsidRDefault="00795F6F">
      <w:pPr>
        <w:spacing w:after="0" w:line="240" w:lineRule="auto"/>
        <w:jc w:val="both"/>
        <w:rPr>
          <w:rFonts w:ascii="Calibri" w:hAnsi="Calibri" w:cs="Calibri"/>
        </w:rPr>
      </w:pPr>
      <w:r>
        <w:rPr>
          <w:rFonts w:ascii="Calibri" w:hAnsi="Calibri" w:cs="Calibri"/>
        </w:rPr>
        <w:t xml:space="preserve">To bring the voice of China to global and regional fora, the PhosChemEE project will explore opportunities for meaningful participation in specific events where UNDP could support engagement with the global development discourse on green and low carbon industrial development. The project will furthermore provide opportunities for regional and international cooperation with countries that are implementing similar initiatives on green and low carbon industrial development (especially the PCI industry) in geopolitical, social, and environmental contexts relevant to the proposed project in China. This international cooperation aspect is particularly important for the PhosChemEE project because of the leading role played by China towards countries along the “Belt and Road” initiative as well as the </w:t>
      </w:r>
      <w:r>
        <w:rPr>
          <w:rFonts w:ascii="Calibri" w:hAnsi="Calibri" w:cs="Calibri"/>
          <w:bCs/>
          <w:color w:val="202122"/>
          <w:shd w:val="clear" w:color="auto" w:fill="FFFFFF"/>
        </w:rPr>
        <w:t>Association of Southeast Asian Nations (ASEAN)</w:t>
      </w:r>
      <w:r>
        <w:rPr>
          <w:rFonts w:ascii="Calibri" w:hAnsi="Calibri" w:cs="Calibri"/>
        </w:rPr>
        <w:t>. The advanced technology and successful practices of the PCI industry in China will help improve the green development capacity of the global PCI as well as in the countries included in the “Belt and Road” initiative and in the ASEAN economic zone.</w:t>
      </w:r>
    </w:p>
    <w:p w14:paraId="7C309076" w14:textId="77777777" w:rsidR="00F5335A" w:rsidRDefault="00F5335A">
      <w:pPr>
        <w:spacing w:after="0" w:line="240" w:lineRule="auto"/>
        <w:rPr>
          <w:rFonts w:ascii="Calibri" w:hAnsi="Calibri" w:cs="Calibri"/>
          <w:iCs/>
        </w:rPr>
      </w:pPr>
    </w:p>
    <w:p w14:paraId="6E22F75A" w14:textId="77777777" w:rsidR="00F5335A" w:rsidRDefault="00F5335A">
      <w:pPr>
        <w:spacing w:after="0" w:line="240" w:lineRule="auto"/>
        <w:rPr>
          <w:rFonts w:ascii="Calibri" w:hAnsi="Calibri" w:cs="Calibri"/>
          <w:i/>
          <w:color w:val="000000"/>
        </w:rPr>
      </w:pPr>
    </w:p>
    <w:p w14:paraId="4E782012" w14:textId="77777777" w:rsidR="00F5335A" w:rsidRDefault="00795F6F">
      <w:pPr>
        <w:pStyle w:val="GEFFieldtoFillout"/>
        <w:shd w:val="clear" w:color="auto" w:fill="FFFFFF"/>
        <w:ind w:left="0" w:firstLineChars="5" w:firstLine="11"/>
        <w:jc w:val="both"/>
        <w:rPr>
          <w:rFonts w:ascii="Calibri" w:eastAsia="SimSun" w:hAnsi="Calibri" w:cs="Calibri"/>
          <w:u w:val="single"/>
        </w:rPr>
      </w:pPr>
      <w:r>
        <w:rPr>
          <w:rFonts w:ascii="Calibri" w:eastAsia="SimSun" w:hAnsi="Calibri" w:cs="Calibri"/>
          <w:u w:val="single"/>
        </w:rPr>
        <w:t>Gender equality and Women’s Empowerment</w:t>
      </w:r>
    </w:p>
    <w:p w14:paraId="71732D6D" w14:textId="77777777" w:rsidR="00F5335A" w:rsidRDefault="00F5335A">
      <w:pPr>
        <w:pStyle w:val="GEFFieldtoFillout"/>
        <w:shd w:val="clear" w:color="auto" w:fill="FFFFFF"/>
        <w:ind w:left="0" w:firstLineChars="5" w:firstLine="11"/>
        <w:jc w:val="both"/>
        <w:rPr>
          <w:rFonts w:ascii="Calibri" w:eastAsia="SimSun" w:hAnsi="Calibri" w:cs="Calibri"/>
          <w:u w:val="single"/>
        </w:rPr>
      </w:pPr>
    </w:p>
    <w:p w14:paraId="6AA29519" w14:textId="77777777" w:rsidR="00F5335A" w:rsidRDefault="00795F6F">
      <w:pPr>
        <w:pStyle w:val="GEFFieldtoFillout"/>
        <w:shd w:val="clear" w:color="auto" w:fill="FFFFFF"/>
        <w:ind w:left="0" w:firstLineChars="5" w:firstLine="11"/>
        <w:jc w:val="both"/>
        <w:rPr>
          <w:rFonts w:ascii="Calibri" w:hAnsi="Calibri" w:cs="Calibri"/>
        </w:rPr>
      </w:pPr>
      <w:r>
        <w:rPr>
          <w:rFonts w:ascii="Calibri" w:hAnsi="Calibri" w:cs="Calibri"/>
        </w:rPr>
        <w:t>The project has been designed and it will be implemented guided by principles of gender equality and women’s empowerment. Women are involved in both the management and technical departments of the national and local government agencies/institutions and play major roles in the top-level decision-making and strategic design process. On the ground level, the implementation of the proposed project will promote the welfare of, and offer equal opportunities to, both men and women, but particularly women in the areas where the project will be implemented. Firstly, implementation of this project will improve the technical level and reduce the intensity of labor in the PCI, which will in turn improve the work environment, job adaptability and enhanced chances of job advancement for women who are in some form or another involved in the PCI. Education and professional training opportunities that the proposed project will provide to PCI employees will contribute to improving women’s professional competitiveness in the workplace and expand women’s scope of employment in the underdeveloped and agriculture-based regions of the country, some of which include the planned demo sites of the proposed project. Secondly, the implementation of this project will directly improve the quality of local ecological environment and indirectly improve women's and children's health. Thirdly, the implementation of this project will help ensure agriculture and food security through the reduction of rural pollution, and thus reduce the risk in women’s major source of income in these regions.</w:t>
      </w:r>
    </w:p>
    <w:p w14:paraId="7A3ECC80" w14:textId="77777777" w:rsidR="00F5335A" w:rsidRDefault="00F5335A">
      <w:pPr>
        <w:pStyle w:val="GEFFieldtoFillout"/>
        <w:shd w:val="clear" w:color="auto" w:fill="FFFFFF"/>
        <w:ind w:left="720"/>
        <w:jc w:val="both"/>
        <w:rPr>
          <w:rFonts w:ascii="Calibri" w:hAnsi="Calibri" w:cs="Calibri"/>
        </w:rPr>
      </w:pPr>
    </w:p>
    <w:p w14:paraId="56384455" w14:textId="77777777" w:rsidR="00F5335A" w:rsidRDefault="00795F6F">
      <w:pPr>
        <w:pStyle w:val="GEFFieldtoFillout"/>
        <w:shd w:val="clear" w:color="auto" w:fill="FFFFFF"/>
        <w:ind w:left="0" w:firstLineChars="5" w:firstLine="11"/>
        <w:jc w:val="both"/>
        <w:rPr>
          <w:rFonts w:ascii="Calibri" w:hAnsi="Calibri" w:cs="Calibri"/>
        </w:rPr>
      </w:pPr>
      <w:r>
        <w:rPr>
          <w:rFonts w:ascii="Calibri" w:hAnsi="Calibri" w:cs="Calibri"/>
        </w:rPr>
        <w:lastRenderedPageBreak/>
        <w:t>In general, the socio-economic condition of the project’s demo sites is underdeveloped, and the ecological environment is very fragile. The implementation of th</w:t>
      </w:r>
      <w:r>
        <w:rPr>
          <w:rFonts w:ascii="Calibri" w:hAnsi="Calibri" w:cs="Calibri"/>
          <w:lang w:eastAsia="zh-CN"/>
        </w:rPr>
        <w:t>is</w:t>
      </w:r>
      <w:r>
        <w:rPr>
          <w:rFonts w:ascii="Calibri" w:hAnsi="Calibri" w:cs="Calibri"/>
        </w:rPr>
        <w:t xml:space="preserve"> project will effectively improve the ecological environment quality and directly improve the health conditions of women and children. Furthermore, the implementation of th</w:t>
      </w:r>
      <w:r>
        <w:rPr>
          <w:rFonts w:ascii="Calibri" w:hAnsi="Calibri" w:cs="Calibri"/>
          <w:lang w:eastAsia="zh-CN"/>
        </w:rPr>
        <w:t>is</w:t>
      </w:r>
      <w:r>
        <w:rPr>
          <w:rFonts w:ascii="Calibri" w:hAnsi="Calibri" w:cs="Calibri"/>
        </w:rPr>
        <w:t xml:space="preserve"> project helps to guarantee agriculture and food security, reduce rural pollution and the threat of crop failure, reduce women's risk of income loss. It is estimated that about 600,000 women and girls, and 600,000 to 1 million men would get benefits from the project through the implementation of the above measures.</w:t>
      </w:r>
    </w:p>
    <w:p w14:paraId="47A25834" w14:textId="77777777" w:rsidR="00F5335A" w:rsidRDefault="00F5335A">
      <w:pPr>
        <w:pStyle w:val="GEFFieldtoFillout"/>
        <w:shd w:val="clear" w:color="auto" w:fill="FFFFFF"/>
        <w:ind w:left="0"/>
        <w:jc w:val="both"/>
        <w:rPr>
          <w:rFonts w:ascii="Calibri" w:hAnsi="Calibri" w:cs="Calibri"/>
        </w:rPr>
      </w:pPr>
    </w:p>
    <w:p w14:paraId="3A1EAF3D" w14:textId="77777777" w:rsidR="00F5335A" w:rsidRDefault="00795F6F">
      <w:pPr>
        <w:pStyle w:val="GEFFieldtoFillout"/>
        <w:shd w:val="clear" w:color="auto" w:fill="FFFFFF"/>
        <w:ind w:left="0"/>
        <w:jc w:val="both"/>
        <w:rPr>
          <w:rFonts w:ascii="Calibri" w:hAnsi="Calibri" w:cs="Calibri"/>
        </w:rPr>
      </w:pPr>
      <w:r>
        <w:rPr>
          <w:rFonts w:ascii="Calibri" w:hAnsi="Calibri" w:cs="Calibri"/>
        </w:rPr>
        <w:t>During the project design and development (PPG) stage the following gender actions and considerations have been adopted and incorporated in the proposed activities:</w:t>
      </w:r>
    </w:p>
    <w:p w14:paraId="463583A9" w14:textId="77777777" w:rsidR="00F5335A" w:rsidRDefault="00F5335A">
      <w:pPr>
        <w:pStyle w:val="GEFFieldtoFillout"/>
        <w:shd w:val="clear" w:color="auto" w:fill="FFFFFF"/>
        <w:ind w:left="0"/>
        <w:jc w:val="both"/>
        <w:rPr>
          <w:rFonts w:ascii="Calibri" w:hAnsi="Calibri" w:cs="Calibri"/>
        </w:rPr>
      </w:pPr>
    </w:p>
    <w:p w14:paraId="0E08D5B2"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Ensure that the project is guided by principles of gender equality and women’s empowerment. Women are involved in both the management and technical departments of the China’s government agencies/institutions and play major roles in the top-level decision-making and strategic design process.</w:t>
      </w:r>
    </w:p>
    <w:p w14:paraId="03FAC557"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Ensure the proposed policies, regulations, standards on the application of green, energy efficient, low carbon technologies in the PCI are gender responsive;</w:t>
      </w:r>
    </w:p>
    <w:p w14:paraId="46714C82"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Ensure gender equity is included as a criterion for providing/distribution of goods and services to communities in the project sites;</w:t>
      </w:r>
    </w:p>
    <w:p w14:paraId="0390F005"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Strengthen existing governance structures that promote gender equality and leadership in local governance structures in the PCI to support project implementation;</w:t>
      </w:r>
    </w:p>
    <w:p w14:paraId="6A54ACA8"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Encourage information exchange and learning for men, women, and youths in the communities where the phosrock mines and phosphate refining and phosphate chemicals production facilities are situated to promote green, energy efficient and low carbon practices to other communities;</w:t>
      </w:r>
    </w:p>
    <w:p w14:paraId="4D7095C0"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Gender disaggregated data is collected during trainings, workshops, discussions, interviews, or focus group interaction;</w:t>
      </w:r>
    </w:p>
    <w:p w14:paraId="732DD617"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Consult both men and women during baseline data assessments, mid-term evaluations and terminal evaluations in the project sites;</w:t>
      </w:r>
    </w:p>
    <w:p w14:paraId="407B2D69"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Ensure both men and women access information sharing sessions e.g. individuals with child-caring responsibilities or individuals with work obligations or disability;</w:t>
      </w:r>
    </w:p>
    <w:p w14:paraId="5089F521" w14:textId="77777777" w:rsidR="00F5335A" w:rsidRDefault="00795F6F">
      <w:pPr>
        <w:pStyle w:val="GEFFieldtoFillout"/>
        <w:numPr>
          <w:ilvl w:val="0"/>
          <w:numId w:val="15"/>
        </w:numPr>
        <w:shd w:val="clear" w:color="auto" w:fill="FFFFFF"/>
        <w:jc w:val="both"/>
        <w:rPr>
          <w:rFonts w:ascii="Calibri" w:hAnsi="Calibri" w:cs="Calibri"/>
        </w:rPr>
      </w:pPr>
      <w:r>
        <w:rPr>
          <w:rFonts w:ascii="Calibri" w:hAnsi="Calibri" w:cs="Calibri"/>
        </w:rPr>
        <w:t>Support the development and promotion of service provision jobs in the relevant downstream activities of the PCI</w:t>
      </w:r>
    </w:p>
    <w:p w14:paraId="578DC09D" w14:textId="77777777" w:rsidR="00F5335A" w:rsidRDefault="00F5335A">
      <w:pPr>
        <w:pStyle w:val="GEFFieldtoFillout"/>
        <w:shd w:val="clear" w:color="auto" w:fill="FFFFFF"/>
        <w:ind w:left="0"/>
        <w:jc w:val="both"/>
        <w:rPr>
          <w:rFonts w:ascii="Calibri" w:eastAsia="SimSun" w:hAnsi="Calibri" w:cs="Calibri"/>
          <w:color w:val="auto"/>
        </w:rPr>
      </w:pPr>
    </w:p>
    <w:p w14:paraId="742327C4" w14:textId="77777777" w:rsidR="00F5335A" w:rsidRDefault="00795F6F">
      <w:pPr>
        <w:pStyle w:val="GEFFieldtoFillout"/>
        <w:shd w:val="clear" w:color="auto" w:fill="FFFFFF"/>
        <w:ind w:left="0"/>
        <w:jc w:val="both"/>
        <w:rPr>
          <w:rFonts w:ascii="Calibri" w:hAnsi="Calibri" w:cs="Calibri"/>
        </w:rPr>
      </w:pPr>
      <w:r>
        <w:rPr>
          <w:rFonts w:ascii="Calibri" w:hAnsi="Calibri" w:cs="Calibri"/>
        </w:rPr>
        <w:t>A complete the Gender Action Plan has been already formulated during the PPG stage and it is annexed to the PhosChemEE project proposal package.</w:t>
      </w:r>
    </w:p>
    <w:p w14:paraId="03B97727" w14:textId="77777777" w:rsidR="00F5335A" w:rsidRDefault="00F5335A">
      <w:pPr>
        <w:spacing w:after="0" w:line="240" w:lineRule="auto"/>
        <w:rPr>
          <w:rFonts w:ascii="Calibri" w:hAnsi="Calibri" w:cs="Calibri"/>
          <w:i/>
        </w:rPr>
      </w:pPr>
    </w:p>
    <w:p w14:paraId="7D1CCAD6" w14:textId="77777777" w:rsidR="00F5335A" w:rsidRDefault="00795F6F">
      <w:pPr>
        <w:spacing w:after="0" w:line="240" w:lineRule="auto"/>
        <w:ind w:left="1" w:hanging="1"/>
        <w:jc w:val="both"/>
        <w:rPr>
          <w:rFonts w:ascii="Calibri" w:hAnsi="Calibri" w:cs="Calibri"/>
          <w:i/>
        </w:rPr>
      </w:pPr>
      <w:r>
        <w:rPr>
          <w:rFonts w:ascii="Calibri" w:hAnsi="Calibri" w:cs="Calibri"/>
          <w:b/>
          <w:bCs/>
          <w:u w:val="single"/>
        </w:rPr>
        <w:t>Innovativeness</w:t>
      </w:r>
      <w:r>
        <w:rPr>
          <w:rFonts w:ascii="Calibri" w:hAnsi="Calibri" w:cs="Calibri"/>
          <w:u w:val="single"/>
        </w:rPr>
        <w:t>:</w:t>
      </w:r>
      <w:r>
        <w:rPr>
          <w:rFonts w:ascii="Calibri" w:hAnsi="Calibri" w:cs="Calibri"/>
          <w:i/>
        </w:rPr>
        <w:t xml:space="preserve"> </w:t>
      </w:r>
    </w:p>
    <w:p w14:paraId="549E725F" w14:textId="77777777" w:rsidR="00F5335A" w:rsidRDefault="00F5335A">
      <w:pPr>
        <w:spacing w:after="0" w:line="240" w:lineRule="auto"/>
        <w:ind w:left="1" w:hanging="1"/>
        <w:jc w:val="both"/>
        <w:rPr>
          <w:rFonts w:ascii="Calibri" w:hAnsi="Calibri" w:cs="Calibri"/>
          <w:iCs/>
        </w:rPr>
      </w:pPr>
    </w:p>
    <w:p w14:paraId="5D967F73" w14:textId="77777777" w:rsidR="00F5335A" w:rsidRDefault="00795F6F">
      <w:pPr>
        <w:spacing w:after="0" w:line="240" w:lineRule="auto"/>
        <w:ind w:left="1" w:hanging="1"/>
        <w:jc w:val="both"/>
        <w:rPr>
          <w:rFonts w:ascii="Calibri" w:hAnsi="Calibri" w:cs="Calibri"/>
          <w:iCs/>
        </w:rPr>
      </w:pPr>
      <w:r>
        <w:rPr>
          <w:rFonts w:ascii="Calibri" w:hAnsi="Calibri" w:cs="Calibri"/>
          <w:iCs/>
        </w:rPr>
        <w:t>Th</w:t>
      </w:r>
      <w:r>
        <w:rPr>
          <w:rFonts w:ascii="Calibri" w:hAnsi="Calibri" w:cs="Calibri"/>
          <w:iCs/>
          <w:lang w:eastAsia="zh-CN"/>
        </w:rPr>
        <w:t>is</w:t>
      </w:r>
      <w:r>
        <w:rPr>
          <w:rFonts w:ascii="Calibri" w:hAnsi="Calibri" w:cs="Calibri"/>
          <w:iCs/>
        </w:rPr>
        <w:t xml:space="preserve"> project will promote and facilitate the greening and low carbon transformation of China's PCI through innovative (in the context of China) interventions that will address the current issues of the industry such as low quality phosphate chemicals produced, high resource (process material and energy) consumption and environment damaging operations and processes. Innovative production management approaches that are green, energy efficient, resource and environment-conserving will be introduced not only to respond to the needs to be productive, cost-effective, but also responsive to climate change issues. These innovative technology applications in the PCI are estimated to bring about improvements in the specific energy consumption (SEC) in the various sub-sectors of the PCI. The proper application of these technologies will reduce the overall SEC in phosrock mining and refining operations (e.g., improved mine </w:t>
      </w:r>
      <w:r>
        <w:rPr>
          <w:rFonts w:ascii="Calibri" w:hAnsi="Calibri" w:cs="Calibri"/>
          <w:iCs/>
        </w:rPr>
        <w:lastRenderedPageBreak/>
        <w:t xml:space="preserve">recovery rate, mining dilution rate, and beneficiation recovery rate) as well as in phosphate chemicals production and concomitantly improve the total GHG emissions reduction. Please refer to the Core Indicators Annex for the potential energy savings and corresponding GHG emission reductions in the implementation of innovative circular economy technology applications in the management and utilization of the mining and refining wastes, and phosphate chemicals production by-product wastes from the PCI. Another innovative feature is the employment of comprehensive assessment methods of energy savings and emissions reduction, improved carbon accounting system of the industry, and formulation and enforcement of the standards for energy conservation and low-carbon development of the industry. </w:t>
      </w:r>
    </w:p>
    <w:p w14:paraId="71A44FEB" w14:textId="77777777" w:rsidR="00F5335A" w:rsidRDefault="00F5335A">
      <w:pPr>
        <w:spacing w:after="0" w:line="240" w:lineRule="auto"/>
        <w:ind w:left="1" w:hanging="1"/>
        <w:jc w:val="both"/>
        <w:rPr>
          <w:rFonts w:ascii="Calibri" w:hAnsi="Calibri" w:cs="Calibri"/>
          <w:i/>
        </w:rPr>
      </w:pPr>
    </w:p>
    <w:p w14:paraId="4E2FB1EB" w14:textId="77777777" w:rsidR="00962D12" w:rsidRDefault="00962D12">
      <w:pPr>
        <w:spacing w:after="0" w:line="240" w:lineRule="auto"/>
        <w:jc w:val="both"/>
        <w:rPr>
          <w:rFonts w:ascii="Calibri" w:hAnsi="Calibri" w:cs="Calibri"/>
          <w:b/>
          <w:u w:val="single"/>
        </w:rPr>
      </w:pPr>
    </w:p>
    <w:p w14:paraId="479ACEDA" w14:textId="7CCFE276" w:rsidR="00F5335A" w:rsidRDefault="00795F6F">
      <w:pPr>
        <w:spacing w:after="0" w:line="240" w:lineRule="auto"/>
        <w:jc w:val="both"/>
        <w:rPr>
          <w:rFonts w:ascii="Calibri" w:hAnsi="Calibri" w:cs="Calibri"/>
          <w:b/>
        </w:rPr>
      </w:pPr>
      <w:r>
        <w:rPr>
          <w:rFonts w:ascii="Calibri" w:hAnsi="Calibri" w:cs="Calibri"/>
          <w:b/>
          <w:u w:val="single"/>
        </w:rPr>
        <w:t>Sustainability:</w:t>
      </w:r>
      <w:r>
        <w:rPr>
          <w:rFonts w:ascii="Calibri" w:hAnsi="Calibri" w:cs="Calibri"/>
          <w:b/>
        </w:rPr>
        <w:t xml:space="preserve"> </w:t>
      </w:r>
    </w:p>
    <w:p w14:paraId="18FE4B01" w14:textId="77777777" w:rsidR="00F5335A" w:rsidRDefault="00F5335A">
      <w:pPr>
        <w:spacing w:after="0" w:line="240" w:lineRule="auto"/>
        <w:jc w:val="both"/>
        <w:rPr>
          <w:rFonts w:ascii="Calibri" w:hAnsi="Calibri" w:cs="Calibri"/>
        </w:rPr>
      </w:pPr>
    </w:p>
    <w:p w14:paraId="6E90159D" w14:textId="77777777" w:rsidR="00F5335A" w:rsidRDefault="00795F6F">
      <w:pPr>
        <w:spacing w:after="0" w:line="240" w:lineRule="auto"/>
        <w:jc w:val="both"/>
        <w:rPr>
          <w:rStyle w:val="tlid-translation"/>
          <w:rFonts w:ascii="Calibri" w:hAnsi="Calibri" w:cs="Calibri"/>
        </w:rPr>
      </w:pPr>
      <w:r>
        <w:rPr>
          <w:rFonts w:ascii="Calibri" w:hAnsi="Calibri" w:cs="Calibri"/>
          <w:lang w:eastAsia="zh-CN"/>
        </w:rPr>
        <w:t>T</w:t>
      </w:r>
      <w:r>
        <w:rPr>
          <w:rFonts w:ascii="Calibri" w:hAnsi="Calibri" w:cs="Calibri"/>
        </w:rPr>
        <w:t>he potential for a wider adoption of green, energy efficient low carbon technologies and techniques in the PCI is quite high</w:t>
      </w:r>
      <w:r>
        <w:rPr>
          <w:rFonts w:ascii="Calibri" w:hAnsi="Calibri" w:cs="Calibri"/>
          <w:lang w:eastAsia="zh-CN"/>
        </w:rPr>
        <w:t xml:space="preserve">, considering the support that the GOC is providing to the industry. </w:t>
      </w:r>
      <w:r>
        <w:rPr>
          <w:rFonts w:ascii="Calibri" w:hAnsi="Calibri" w:cs="Calibri"/>
        </w:rPr>
        <w:t xml:space="preserve">The activities that will be carried out under this proposed project are barrier removal in nature. To ensure avoidance of the recurrence of the barriers and the continuance of the enabling environments that will be created and/or facilitated by the project, appropriate sustainable follow-up actions are planned as part of the project activities. Such action plan will be implemented after the project as per the institutional arrangements that will be developed for such purpose. Close coordination with the China Inorganic Salt Industry Association that is also fully committed to improving the PCI’s energy utilization efficiency can also help </w:t>
      </w:r>
      <w:r>
        <w:rPr>
          <w:rStyle w:val="tlid-translation"/>
          <w:rFonts w:ascii="Calibri" w:hAnsi="Calibri" w:cs="Calibri"/>
        </w:rPr>
        <w:t xml:space="preserve">sustain efforts of the phosphate chemicals SMEs to replicate the green, energy efficient low carbon energy technologies that are showcased and promoted by the project. </w:t>
      </w:r>
      <w:r>
        <w:rPr>
          <w:rFonts w:ascii="Calibri" w:hAnsi="Calibri" w:cs="Calibri"/>
          <w:iCs/>
        </w:rPr>
        <w:t>Based on the number of companies in the PCI, it is estimated that the replication of the demos that will be implemented under the proposed project is in the order 20 times per demo.</w:t>
      </w:r>
      <w:r>
        <w:rPr>
          <w:rStyle w:val="tlid-translation"/>
          <w:rFonts w:ascii="Calibri" w:hAnsi="Calibri" w:cs="Calibri"/>
        </w:rPr>
        <w:t xml:space="preserve"> </w:t>
      </w:r>
    </w:p>
    <w:p w14:paraId="289A2757" w14:textId="77777777" w:rsidR="00F5335A" w:rsidRDefault="00F5335A">
      <w:pPr>
        <w:spacing w:after="0" w:line="240" w:lineRule="auto"/>
        <w:ind w:left="1" w:hanging="1"/>
        <w:jc w:val="both"/>
        <w:rPr>
          <w:rFonts w:ascii="Calibri" w:hAnsi="Calibri" w:cs="Calibri"/>
        </w:rPr>
      </w:pPr>
    </w:p>
    <w:p w14:paraId="3CE3FF76" w14:textId="77777777" w:rsidR="00F5335A" w:rsidRDefault="00795F6F">
      <w:pPr>
        <w:spacing w:after="0" w:line="240" w:lineRule="auto"/>
        <w:ind w:left="1" w:hanging="1"/>
        <w:jc w:val="both"/>
        <w:rPr>
          <w:rFonts w:ascii="Calibri" w:hAnsi="Calibri" w:cs="Calibri"/>
          <w:b/>
        </w:rPr>
      </w:pPr>
      <w:r>
        <w:rPr>
          <w:rFonts w:ascii="Calibri" w:hAnsi="Calibri" w:cs="Calibri"/>
          <w:b/>
          <w:u w:val="single"/>
        </w:rPr>
        <w:t>Scale-up Potential:</w:t>
      </w:r>
      <w:r>
        <w:rPr>
          <w:rFonts w:ascii="Calibri" w:hAnsi="Calibri" w:cs="Calibri"/>
          <w:b/>
        </w:rPr>
        <w:t xml:space="preserve"> </w:t>
      </w:r>
    </w:p>
    <w:p w14:paraId="11CC16F4" w14:textId="77777777" w:rsidR="00F5335A" w:rsidRDefault="00F5335A">
      <w:pPr>
        <w:spacing w:after="0" w:line="240" w:lineRule="auto"/>
        <w:ind w:left="1" w:hanging="1"/>
        <w:jc w:val="both"/>
        <w:rPr>
          <w:rFonts w:ascii="Calibri" w:hAnsi="Calibri" w:cs="Calibri"/>
        </w:rPr>
      </w:pPr>
    </w:p>
    <w:p w14:paraId="5D99543F" w14:textId="77777777" w:rsidR="00F5335A" w:rsidRDefault="00795F6F">
      <w:pPr>
        <w:spacing w:after="0" w:line="240" w:lineRule="auto"/>
        <w:ind w:left="1" w:hanging="1"/>
        <w:jc w:val="both"/>
        <w:rPr>
          <w:rFonts w:ascii="Calibri" w:hAnsi="Calibri" w:cs="Calibri"/>
        </w:rPr>
      </w:pPr>
      <w:r>
        <w:rPr>
          <w:rFonts w:ascii="Calibri" w:hAnsi="Calibri" w:cs="Calibri"/>
        </w:rPr>
        <w:t>The removal of barriers and the effective and seamless implementation of the procedures and regulatory and policy and institutional frameworks, as well as the financing schemes that will be established will influence the scaling-up of the project, e.g., to carry out the same interventions in other provinces with phosphate rock deposits</w:t>
      </w:r>
      <w:r>
        <w:rPr>
          <w:rStyle w:val="tlid-translation"/>
          <w:rFonts w:ascii="Calibri" w:hAnsi="Calibri" w:cs="Calibri"/>
        </w:rPr>
        <w:t xml:space="preserve">. </w:t>
      </w:r>
      <w:r>
        <w:rPr>
          <w:rFonts w:ascii="Calibri" w:hAnsi="Calibri" w:cs="Calibri"/>
        </w:rPr>
        <w:t>The proposed project will lay a solid basis for scaling up with the successful demonstration of the applicable green, energy efficient and low carbon technologies/techniques, as well as the financing models that will support such applications by the phosphate chemicals companies and SMEs. These, aside from the barrier removal activities, provide the possibility for scaling-up the application of these models/schemes in other provinces, as well as in other countries. The scale-up will also be made possible through the project’s information sharing, technical assistance, and promotional activities. In the case of the EE and environmental footprint improvements in the phosrock mining and refining operations of the PCI and considering the number and production capacities of the big phosrock mining companies, the planned demo capacity in this proposed project can potentially be scaled up 20 times. In that case, the PCI in China can potentially be among the significant contributors to the achievement of the country’s NDC targets.</w:t>
      </w:r>
    </w:p>
    <w:p w14:paraId="5E41EB46" w14:textId="77777777" w:rsidR="00F5335A" w:rsidRDefault="00795F6F">
      <w:pPr>
        <w:spacing w:after="0" w:line="240" w:lineRule="auto"/>
        <w:ind w:left="1" w:hanging="1"/>
        <w:jc w:val="both"/>
        <w:rPr>
          <w:rFonts w:ascii="Calibri" w:hAnsi="Calibri" w:cs="Calibri"/>
          <w:i/>
          <w:color w:val="0000FF"/>
          <w:u w:val="single"/>
        </w:rPr>
      </w:pPr>
      <w:r>
        <w:rPr>
          <w:rFonts w:ascii="Calibri" w:hAnsi="Calibri" w:cs="Calibri"/>
        </w:rPr>
        <w:t xml:space="preserve"> </w:t>
      </w:r>
    </w:p>
    <w:p w14:paraId="21EBB5F9" w14:textId="77777777" w:rsidR="00F5335A" w:rsidRDefault="00F5335A">
      <w:pPr>
        <w:spacing w:after="0" w:line="240" w:lineRule="auto"/>
        <w:rPr>
          <w:rFonts w:ascii="Calibri" w:hAnsi="Calibri" w:cs="Calibri"/>
          <w:i/>
          <w:color w:val="0000FF"/>
          <w:u w:val="single"/>
        </w:rPr>
      </w:pPr>
    </w:p>
    <w:p w14:paraId="6AB0C741" w14:textId="77777777" w:rsidR="00F5335A" w:rsidRDefault="00F5335A">
      <w:pPr>
        <w:keepNext/>
        <w:pBdr>
          <w:top w:val="single" w:sz="4" w:space="1" w:color="auto"/>
        </w:pBdr>
        <w:suppressAutoHyphens/>
        <w:spacing w:after="0" w:line="240" w:lineRule="auto"/>
        <w:outlineLvl w:val="0"/>
        <w:rPr>
          <w:rFonts w:ascii="Calibri" w:hAnsi="Calibri" w:cs="Calibri"/>
          <w:b/>
          <w:smallCaps/>
          <w:color w:val="000000"/>
          <w:spacing w:val="-2"/>
        </w:rPr>
        <w:sectPr w:rsidR="00F5335A">
          <w:pgSz w:w="12240" w:h="15840"/>
          <w:pgMar w:top="1440" w:right="1440" w:bottom="1440" w:left="1440" w:header="720" w:footer="431" w:gutter="0"/>
          <w:cols w:space="708"/>
          <w:titlePg/>
          <w:docGrid w:linePitch="360"/>
        </w:sectPr>
      </w:pPr>
      <w:bookmarkStart w:id="427" w:name="_Toc207800912"/>
    </w:p>
    <w:p w14:paraId="1AD8F27D"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sz w:val="24"/>
        </w:rPr>
      </w:pPr>
      <w:bookmarkStart w:id="428" w:name="_Toc88064334"/>
      <w:r>
        <w:rPr>
          <w:rFonts w:ascii="Calibri" w:hAnsi="Calibri" w:cs="Calibri"/>
          <w:b/>
          <w:smallCaps/>
          <w:spacing w:val="-2"/>
          <w:sz w:val="24"/>
        </w:rPr>
        <w:lastRenderedPageBreak/>
        <w:t>V. Project Results Framework</w:t>
      </w:r>
      <w:bookmarkEnd w:id="428"/>
    </w:p>
    <w:p w14:paraId="0FDB7224" w14:textId="77777777" w:rsidR="00F5335A" w:rsidRDefault="00F5335A">
      <w:pPr>
        <w:keepNext/>
        <w:pBdr>
          <w:top w:val="single" w:sz="4" w:space="1" w:color="auto"/>
        </w:pBdr>
        <w:tabs>
          <w:tab w:val="left" w:pos="720"/>
        </w:tabs>
        <w:suppressAutoHyphens/>
        <w:spacing w:after="0" w:line="240" w:lineRule="auto"/>
        <w:ind w:left="720" w:hanging="720"/>
        <w:jc w:val="both"/>
        <w:rPr>
          <w:rFonts w:ascii="Calibri" w:hAnsi="Calibri" w:cs="Calibri"/>
          <w:b/>
          <w:smallCaps/>
          <w:spacing w:val="-2"/>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6053"/>
        <w:gridCol w:w="1350"/>
        <w:gridCol w:w="1530"/>
        <w:gridCol w:w="1620"/>
      </w:tblGrid>
      <w:tr w:rsidR="00F5335A" w14:paraId="24BB5343" w14:textId="77777777">
        <w:trPr>
          <w:trHeight w:val="305"/>
        </w:trPr>
        <w:tc>
          <w:tcPr>
            <w:tcW w:w="13158" w:type="dxa"/>
            <w:gridSpan w:val="5"/>
            <w:shd w:val="clear" w:color="auto" w:fill="auto"/>
            <w:vAlign w:val="center"/>
          </w:tcPr>
          <w:p w14:paraId="70B6828D" w14:textId="77777777" w:rsidR="00F5335A" w:rsidRDefault="00795F6F">
            <w:pPr>
              <w:spacing w:after="0" w:line="240" w:lineRule="auto"/>
              <w:rPr>
                <w:rFonts w:ascii="Calibri" w:hAnsi="Calibri" w:cs="Calibri"/>
              </w:rPr>
            </w:pPr>
            <w:r>
              <w:rPr>
                <w:rFonts w:ascii="Calibri" w:hAnsi="Calibri" w:cs="Calibri"/>
                <w:b/>
              </w:rPr>
              <w:t xml:space="preserve">This project will contribute to the following Sustainable Development Goal (s): </w:t>
            </w:r>
            <w:r>
              <w:rPr>
                <w:rFonts w:ascii="Calibri" w:hAnsi="Calibri" w:cs="Calibri"/>
              </w:rPr>
              <w:t>SDG 7: “Ensure access to affordable, reliable, sustainable and modern energy for all”, SDG 9: " Build resilient infrastructure, promote inclusive and sustainable industrialization, and foster innovation"; SDG 12: “Ensure sustainable consumption and production patterns”; SDG 13: "Take urgent action to combat climate change and its impacts by regulating emissions and promoting developments in renewable energy “, and to a lesser extent SGD 8: “Promote sustained, inclusive and sustainable economic growth, full and productive employment and decent work for all”.</w:t>
            </w:r>
          </w:p>
        </w:tc>
      </w:tr>
      <w:tr w:rsidR="00F5335A" w14:paraId="62CC781D" w14:textId="77777777">
        <w:trPr>
          <w:trHeight w:val="287"/>
        </w:trPr>
        <w:tc>
          <w:tcPr>
            <w:tcW w:w="13158" w:type="dxa"/>
            <w:gridSpan w:val="5"/>
            <w:shd w:val="clear" w:color="auto" w:fill="auto"/>
            <w:vAlign w:val="center"/>
          </w:tcPr>
          <w:p w14:paraId="4175E484" w14:textId="77777777" w:rsidR="00F5335A" w:rsidRDefault="00795F6F">
            <w:pPr>
              <w:spacing w:after="0" w:line="240" w:lineRule="auto"/>
              <w:rPr>
                <w:rFonts w:ascii="Calibri" w:hAnsi="Calibri" w:cs="Calibri"/>
                <w:b/>
              </w:rPr>
            </w:pPr>
            <w:r>
              <w:rPr>
                <w:rFonts w:ascii="Calibri" w:hAnsi="Calibri" w:cs="Calibri"/>
                <w:b/>
                <w:bCs/>
              </w:rPr>
              <w:t xml:space="preserve">This project will contribute to the following country outcome (UNDAF/CPD, RPD, GPD): </w:t>
            </w:r>
            <w:r>
              <w:rPr>
                <w:rFonts w:ascii="Calibri" w:hAnsi="Calibri" w:cs="Calibri"/>
              </w:rPr>
              <w:t>UN Development Assistance Framework China (2016-2020): More people enjoy a cleaner, healthier, and safer environment as a result of improved environmental protection and sustainable green growth (Outcome 2).</w:t>
            </w:r>
          </w:p>
        </w:tc>
      </w:tr>
      <w:tr w:rsidR="00F5335A" w14:paraId="4F79C95B" w14:textId="77777777">
        <w:trPr>
          <w:trHeight w:val="544"/>
        </w:trPr>
        <w:tc>
          <w:tcPr>
            <w:tcW w:w="2605" w:type="dxa"/>
            <w:shd w:val="clear" w:color="auto" w:fill="auto"/>
            <w:vAlign w:val="center"/>
          </w:tcPr>
          <w:p w14:paraId="5928DA68" w14:textId="77777777" w:rsidR="00F5335A" w:rsidRDefault="00F5335A">
            <w:pPr>
              <w:spacing w:after="0" w:line="240" w:lineRule="auto"/>
              <w:rPr>
                <w:rFonts w:ascii="Calibri" w:hAnsi="Calibri" w:cs="Calibri"/>
                <w:b/>
                <w:bCs/>
              </w:rPr>
            </w:pPr>
          </w:p>
        </w:tc>
        <w:tc>
          <w:tcPr>
            <w:tcW w:w="6053" w:type="dxa"/>
            <w:shd w:val="clear" w:color="auto" w:fill="auto"/>
            <w:vAlign w:val="center"/>
          </w:tcPr>
          <w:p w14:paraId="0F4FBAE0" w14:textId="77777777" w:rsidR="00F5335A" w:rsidRDefault="00795F6F">
            <w:pPr>
              <w:spacing w:after="0" w:line="240" w:lineRule="auto"/>
              <w:rPr>
                <w:rFonts w:ascii="Calibri" w:hAnsi="Calibri" w:cs="Calibri"/>
                <w:b/>
                <w:bCs/>
              </w:rPr>
            </w:pPr>
            <w:r>
              <w:rPr>
                <w:rFonts w:ascii="Calibri" w:hAnsi="Calibri" w:cs="Calibri"/>
                <w:b/>
                <w:bCs/>
              </w:rPr>
              <w:t>Objective and Outcome Indicators</w:t>
            </w:r>
          </w:p>
        </w:tc>
        <w:tc>
          <w:tcPr>
            <w:tcW w:w="1350" w:type="dxa"/>
            <w:shd w:val="clear" w:color="auto" w:fill="auto"/>
            <w:vAlign w:val="center"/>
          </w:tcPr>
          <w:p w14:paraId="00C0D6DB" w14:textId="77777777" w:rsidR="00F5335A" w:rsidRDefault="00795F6F">
            <w:pPr>
              <w:spacing w:after="0" w:line="240" w:lineRule="auto"/>
              <w:rPr>
                <w:rFonts w:ascii="Calibri" w:hAnsi="Calibri" w:cs="Calibri"/>
                <w:b/>
                <w:bCs/>
              </w:rPr>
            </w:pPr>
            <w:r>
              <w:rPr>
                <w:rFonts w:ascii="Calibri" w:hAnsi="Calibri" w:cs="Calibri"/>
                <w:b/>
                <w:bCs/>
              </w:rPr>
              <w:t>Baseline</w:t>
            </w:r>
          </w:p>
        </w:tc>
        <w:tc>
          <w:tcPr>
            <w:tcW w:w="1530" w:type="dxa"/>
            <w:shd w:val="clear" w:color="auto" w:fill="auto"/>
            <w:vAlign w:val="center"/>
          </w:tcPr>
          <w:p w14:paraId="00FF3ADF" w14:textId="77777777" w:rsidR="00F5335A" w:rsidRDefault="00795F6F">
            <w:pPr>
              <w:spacing w:after="0" w:line="240" w:lineRule="auto"/>
              <w:rPr>
                <w:rFonts w:ascii="Calibri" w:hAnsi="Calibri" w:cs="Calibri"/>
                <w:b/>
                <w:bCs/>
              </w:rPr>
            </w:pPr>
            <w:r>
              <w:rPr>
                <w:rFonts w:ascii="Calibri" w:hAnsi="Calibri" w:cs="Calibri"/>
                <w:b/>
                <w:bCs/>
              </w:rPr>
              <w:t>Mid-term Target</w:t>
            </w:r>
          </w:p>
        </w:tc>
        <w:tc>
          <w:tcPr>
            <w:tcW w:w="1620" w:type="dxa"/>
            <w:shd w:val="clear" w:color="auto" w:fill="auto"/>
            <w:vAlign w:val="center"/>
          </w:tcPr>
          <w:p w14:paraId="5A82300A" w14:textId="77777777" w:rsidR="00F5335A" w:rsidRDefault="00795F6F">
            <w:pPr>
              <w:spacing w:after="0" w:line="240" w:lineRule="auto"/>
              <w:rPr>
                <w:rFonts w:ascii="Calibri" w:hAnsi="Calibri" w:cs="Calibri"/>
                <w:b/>
                <w:bCs/>
              </w:rPr>
            </w:pPr>
            <w:r>
              <w:rPr>
                <w:rFonts w:ascii="Calibri" w:hAnsi="Calibri" w:cs="Calibri"/>
                <w:b/>
                <w:bCs/>
              </w:rPr>
              <w:t>End of Project Target</w:t>
            </w:r>
          </w:p>
        </w:tc>
      </w:tr>
      <w:tr w:rsidR="00F5335A" w14:paraId="09A23049" w14:textId="77777777">
        <w:trPr>
          <w:trHeight w:val="665"/>
        </w:trPr>
        <w:tc>
          <w:tcPr>
            <w:tcW w:w="2605" w:type="dxa"/>
            <w:vMerge w:val="restart"/>
            <w:shd w:val="clear" w:color="auto" w:fill="auto"/>
            <w:vAlign w:val="center"/>
          </w:tcPr>
          <w:p w14:paraId="0E2E91DC" w14:textId="77777777" w:rsidR="00F5335A" w:rsidRDefault="00795F6F">
            <w:pPr>
              <w:spacing w:after="0" w:line="240" w:lineRule="auto"/>
              <w:rPr>
                <w:rFonts w:ascii="Calibri" w:hAnsi="Calibri" w:cs="Calibri"/>
                <w:b/>
                <w:bCs/>
              </w:rPr>
            </w:pPr>
            <w:r>
              <w:rPr>
                <w:rFonts w:ascii="Calibri" w:hAnsi="Calibri" w:cs="Calibri"/>
                <w:b/>
                <w:bCs/>
              </w:rPr>
              <w:t xml:space="preserve">Project Objective: </w:t>
            </w:r>
          </w:p>
          <w:p w14:paraId="2B9E6AAF" w14:textId="77777777" w:rsidR="00F5335A" w:rsidRDefault="00F5335A">
            <w:pPr>
              <w:spacing w:after="0" w:line="240" w:lineRule="auto"/>
              <w:rPr>
                <w:rFonts w:ascii="Calibri" w:hAnsi="Calibri" w:cs="Calibri"/>
                <w:b/>
                <w:bCs/>
              </w:rPr>
            </w:pPr>
          </w:p>
        </w:tc>
        <w:tc>
          <w:tcPr>
            <w:tcW w:w="10553" w:type="dxa"/>
            <w:gridSpan w:val="4"/>
            <w:vAlign w:val="center"/>
          </w:tcPr>
          <w:p w14:paraId="776F732B" w14:textId="77777777" w:rsidR="00F5335A" w:rsidRDefault="00795F6F">
            <w:pPr>
              <w:spacing w:after="0" w:line="240" w:lineRule="auto"/>
              <w:rPr>
                <w:rFonts w:ascii="Calibri" w:hAnsi="Calibri" w:cs="Calibri"/>
                <w:bCs/>
                <w:i/>
              </w:rPr>
            </w:pPr>
            <w:bookmarkStart w:id="429" w:name="_Hlk51255960"/>
            <w:r>
              <w:rPr>
                <w:rFonts w:ascii="Calibri" w:hAnsi="Calibri" w:cs="Calibri"/>
                <w:iCs/>
                <w:color w:val="000000"/>
              </w:rPr>
              <w:t>Enabling the extensive application of low carbon and energy efficient technologies in the phosphate chemicals industry in China</w:t>
            </w:r>
            <w:bookmarkEnd w:id="429"/>
            <w:r>
              <w:rPr>
                <w:rFonts w:ascii="Calibri" w:hAnsi="Calibri" w:cs="Calibri"/>
                <w:iCs/>
                <w:color w:val="000000"/>
              </w:rPr>
              <w:t>.</w:t>
            </w:r>
          </w:p>
        </w:tc>
      </w:tr>
      <w:tr w:rsidR="00F5335A" w14:paraId="6C1FE20A" w14:textId="77777777">
        <w:trPr>
          <w:trHeight w:val="665"/>
        </w:trPr>
        <w:tc>
          <w:tcPr>
            <w:tcW w:w="2605" w:type="dxa"/>
            <w:vMerge/>
            <w:vAlign w:val="center"/>
          </w:tcPr>
          <w:p w14:paraId="2E231725" w14:textId="77777777" w:rsidR="00F5335A" w:rsidRDefault="00F5335A">
            <w:pPr>
              <w:spacing w:after="0" w:line="240" w:lineRule="auto"/>
              <w:rPr>
                <w:rFonts w:ascii="Calibri" w:hAnsi="Calibri" w:cs="Calibri"/>
                <w:b/>
                <w:bCs/>
                <w:i/>
              </w:rPr>
            </w:pPr>
          </w:p>
        </w:tc>
        <w:tc>
          <w:tcPr>
            <w:tcW w:w="6053" w:type="dxa"/>
            <w:vAlign w:val="center"/>
          </w:tcPr>
          <w:p w14:paraId="133BA9E1" w14:textId="77777777" w:rsidR="00F5335A" w:rsidRDefault="00795F6F">
            <w:pPr>
              <w:spacing w:after="0" w:line="240" w:lineRule="auto"/>
              <w:rPr>
                <w:rFonts w:ascii="Calibri" w:hAnsi="Calibri" w:cs="Calibri"/>
                <w:bCs/>
              </w:rPr>
            </w:pPr>
            <w:r>
              <w:rPr>
                <w:rFonts w:ascii="Calibri" w:hAnsi="Calibri" w:cs="Calibri"/>
                <w:b/>
                <w:bCs/>
                <w:u w:val="single"/>
              </w:rPr>
              <w:t>Mandatory</w:t>
            </w:r>
            <w:r>
              <w:rPr>
                <w:rFonts w:ascii="Calibri" w:hAnsi="Calibri" w:cs="Calibri"/>
                <w:bCs/>
                <w:u w:val="single"/>
              </w:rPr>
              <w:t xml:space="preserve"> Indicator 1:</w:t>
            </w:r>
            <w:r>
              <w:rPr>
                <w:rFonts w:ascii="Calibri" w:hAnsi="Calibri" w:cs="Calibri"/>
                <w:bCs/>
              </w:rPr>
              <w:t xml:space="preserve"> Number of direct beneficiaries disaggregated by gender as co-benefit of GEF investment.</w:t>
            </w:r>
          </w:p>
        </w:tc>
        <w:tc>
          <w:tcPr>
            <w:tcW w:w="1350" w:type="dxa"/>
            <w:vAlign w:val="center"/>
          </w:tcPr>
          <w:p w14:paraId="72F0E27E" w14:textId="77777777" w:rsidR="00F5335A" w:rsidRDefault="00795F6F">
            <w:pPr>
              <w:spacing w:after="0" w:line="240" w:lineRule="auto"/>
              <w:jc w:val="right"/>
              <w:rPr>
                <w:rFonts w:ascii="Calibri" w:hAnsi="Calibri" w:cs="Calibri"/>
                <w:lang w:eastAsia="zh-CN"/>
              </w:rPr>
            </w:pPr>
            <w:r>
              <w:rPr>
                <w:rFonts w:ascii="Calibri" w:hAnsi="Calibri" w:cs="Calibri"/>
              </w:rPr>
              <w:t>Female: 0</w:t>
            </w:r>
          </w:p>
          <w:p w14:paraId="1E2E0019" w14:textId="77777777" w:rsidR="00F5335A" w:rsidRDefault="00795F6F">
            <w:pPr>
              <w:spacing w:after="0" w:line="240" w:lineRule="auto"/>
              <w:jc w:val="right"/>
              <w:rPr>
                <w:rFonts w:ascii="Calibri" w:hAnsi="Calibri" w:cs="Calibri"/>
                <w:bCs/>
                <w:i/>
              </w:rPr>
            </w:pPr>
            <w:r>
              <w:rPr>
                <w:rFonts w:ascii="Calibri" w:hAnsi="Calibri" w:cs="Calibri"/>
              </w:rPr>
              <w:t>Male: 0</w:t>
            </w:r>
          </w:p>
        </w:tc>
        <w:tc>
          <w:tcPr>
            <w:tcW w:w="1530" w:type="dxa"/>
            <w:vAlign w:val="center"/>
          </w:tcPr>
          <w:p w14:paraId="65C69087" w14:textId="77777777" w:rsidR="00F5335A" w:rsidRDefault="00795F6F">
            <w:pPr>
              <w:spacing w:after="0" w:line="240" w:lineRule="auto"/>
              <w:jc w:val="right"/>
              <w:rPr>
                <w:rFonts w:ascii="Calibri" w:hAnsi="Calibri" w:cs="Calibri"/>
                <w:lang w:eastAsia="zh-CN"/>
              </w:rPr>
            </w:pPr>
            <w:r>
              <w:rPr>
                <w:rFonts w:ascii="Calibri" w:hAnsi="Calibri" w:cs="Calibri"/>
              </w:rPr>
              <w:t>Female: 150,000</w:t>
            </w:r>
          </w:p>
          <w:p w14:paraId="0DA375E5" w14:textId="77777777" w:rsidR="00F5335A" w:rsidRDefault="00795F6F">
            <w:pPr>
              <w:spacing w:after="0" w:line="240" w:lineRule="auto"/>
              <w:jc w:val="right"/>
              <w:rPr>
                <w:rFonts w:ascii="Calibri" w:hAnsi="Calibri" w:cs="Calibri"/>
                <w:bCs/>
                <w:i/>
              </w:rPr>
            </w:pPr>
            <w:r>
              <w:rPr>
                <w:rFonts w:ascii="Calibri" w:hAnsi="Calibri" w:cs="Calibri"/>
              </w:rPr>
              <w:t>Male: 150,000-250,000</w:t>
            </w:r>
          </w:p>
        </w:tc>
        <w:tc>
          <w:tcPr>
            <w:tcW w:w="1620" w:type="dxa"/>
            <w:vAlign w:val="center"/>
          </w:tcPr>
          <w:p w14:paraId="52EE866A" w14:textId="77777777" w:rsidR="00F5335A" w:rsidRDefault="00795F6F">
            <w:pPr>
              <w:spacing w:after="0" w:line="240" w:lineRule="auto"/>
              <w:jc w:val="right"/>
              <w:rPr>
                <w:rFonts w:ascii="Calibri" w:hAnsi="Calibri" w:cs="Calibri"/>
                <w:lang w:eastAsia="zh-CN"/>
              </w:rPr>
            </w:pPr>
            <w:r>
              <w:rPr>
                <w:rFonts w:ascii="Calibri" w:hAnsi="Calibri" w:cs="Calibri"/>
              </w:rPr>
              <w:t>Female: 600,000</w:t>
            </w:r>
          </w:p>
          <w:p w14:paraId="23A78180" w14:textId="77777777" w:rsidR="00F5335A" w:rsidRDefault="00795F6F">
            <w:pPr>
              <w:spacing w:after="0" w:line="240" w:lineRule="auto"/>
              <w:jc w:val="right"/>
              <w:rPr>
                <w:rFonts w:ascii="Calibri" w:hAnsi="Calibri" w:cs="Calibri"/>
                <w:bCs/>
                <w:i/>
              </w:rPr>
            </w:pPr>
            <w:r>
              <w:rPr>
                <w:rFonts w:ascii="Calibri" w:hAnsi="Calibri" w:cs="Calibri"/>
              </w:rPr>
              <w:t>Male: 600,000-1,000,000</w:t>
            </w:r>
          </w:p>
        </w:tc>
      </w:tr>
      <w:tr w:rsidR="00F5335A" w14:paraId="052AC5B0" w14:textId="77777777">
        <w:trPr>
          <w:trHeight w:val="755"/>
        </w:trPr>
        <w:tc>
          <w:tcPr>
            <w:tcW w:w="2605" w:type="dxa"/>
            <w:vMerge/>
            <w:vAlign w:val="center"/>
          </w:tcPr>
          <w:p w14:paraId="1E2F91F8" w14:textId="77777777" w:rsidR="00F5335A" w:rsidRDefault="00F5335A">
            <w:pPr>
              <w:spacing w:after="0" w:line="240" w:lineRule="auto"/>
              <w:rPr>
                <w:rFonts w:ascii="Calibri" w:hAnsi="Calibri" w:cs="Calibri"/>
                <w:b/>
                <w:bCs/>
              </w:rPr>
            </w:pPr>
          </w:p>
        </w:tc>
        <w:tc>
          <w:tcPr>
            <w:tcW w:w="6053" w:type="dxa"/>
            <w:vAlign w:val="center"/>
          </w:tcPr>
          <w:p w14:paraId="21FFA625" w14:textId="77777777" w:rsidR="00F5335A" w:rsidRDefault="00795F6F">
            <w:pPr>
              <w:spacing w:after="0" w:line="240" w:lineRule="auto"/>
              <w:rPr>
                <w:rFonts w:ascii="Calibri" w:hAnsi="Calibri" w:cs="Calibri"/>
                <w:bCs/>
                <w:i/>
              </w:rPr>
            </w:pPr>
            <w:r>
              <w:rPr>
                <w:rFonts w:ascii="Calibri" w:hAnsi="Calibri" w:cs="Calibri"/>
                <w:b/>
                <w:bCs/>
                <w:u w:val="single"/>
              </w:rPr>
              <w:t>Mandatory</w:t>
            </w:r>
            <w:r>
              <w:rPr>
                <w:rFonts w:ascii="Calibri" w:hAnsi="Calibri" w:cs="Calibri"/>
                <w:bCs/>
                <w:u w:val="single"/>
              </w:rPr>
              <w:t xml:space="preserve"> GEF Core Indicators:</w:t>
            </w:r>
            <w:r>
              <w:rPr>
                <w:rFonts w:ascii="Calibri" w:hAnsi="Calibri" w:cs="Calibri"/>
                <w:bCs/>
              </w:rPr>
              <w:t xml:space="preserve"> Cumulative amount of greenhouse gas emissions mitigated from the PCI (million tons CO</w:t>
            </w:r>
            <w:r>
              <w:rPr>
                <w:rFonts w:ascii="Calibri" w:hAnsi="Calibri" w:cs="Calibri"/>
                <w:bCs/>
                <w:vertAlign w:val="subscript"/>
              </w:rPr>
              <w:t>2eq</w:t>
            </w:r>
            <w:r>
              <w:rPr>
                <w:rFonts w:ascii="Calibri" w:hAnsi="Calibri" w:cs="Calibri"/>
                <w:bCs/>
              </w:rPr>
              <w:t>).</w:t>
            </w:r>
          </w:p>
        </w:tc>
        <w:tc>
          <w:tcPr>
            <w:tcW w:w="1350" w:type="dxa"/>
            <w:vAlign w:val="center"/>
          </w:tcPr>
          <w:p w14:paraId="6795A51E"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72EC5B45" w14:textId="77777777" w:rsidR="00F5335A" w:rsidRDefault="00795F6F">
            <w:pPr>
              <w:spacing w:after="0" w:line="240" w:lineRule="auto"/>
              <w:jc w:val="right"/>
              <w:rPr>
                <w:rFonts w:ascii="Calibri" w:hAnsi="Calibri" w:cs="Calibri"/>
                <w:bCs/>
                <w:i/>
              </w:rPr>
            </w:pPr>
            <w:r>
              <w:rPr>
                <w:rFonts w:ascii="Calibri" w:hAnsi="Calibri" w:cs="Calibri"/>
              </w:rPr>
              <w:t>0.429</w:t>
            </w:r>
          </w:p>
        </w:tc>
        <w:tc>
          <w:tcPr>
            <w:tcW w:w="1620" w:type="dxa"/>
            <w:vAlign w:val="center"/>
          </w:tcPr>
          <w:p w14:paraId="70764B11" w14:textId="77777777" w:rsidR="00F5335A" w:rsidRDefault="00795F6F">
            <w:pPr>
              <w:spacing w:after="0" w:line="240" w:lineRule="auto"/>
              <w:jc w:val="right"/>
              <w:rPr>
                <w:rFonts w:ascii="Calibri" w:hAnsi="Calibri" w:cs="Calibri"/>
                <w:bCs/>
                <w:i/>
              </w:rPr>
            </w:pPr>
            <w:r>
              <w:rPr>
                <w:rFonts w:ascii="Calibri" w:hAnsi="Calibri" w:cs="Calibri"/>
              </w:rPr>
              <w:t>35.987</w:t>
            </w:r>
          </w:p>
        </w:tc>
      </w:tr>
      <w:tr w:rsidR="00F5335A" w14:paraId="25E1EBE3" w14:textId="77777777">
        <w:trPr>
          <w:trHeight w:val="48"/>
        </w:trPr>
        <w:tc>
          <w:tcPr>
            <w:tcW w:w="2605" w:type="dxa"/>
            <w:vMerge/>
            <w:vAlign w:val="center"/>
          </w:tcPr>
          <w:p w14:paraId="54EEA3D0" w14:textId="77777777" w:rsidR="00F5335A" w:rsidRDefault="00F5335A">
            <w:pPr>
              <w:spacing w:after="0" w:line="240" w:lineRule="auto"/>
              <w:rPr>
                <w:rFonts w:ascii="Calibri" w:hAnsi="Calibri" w:cs="Calibri"/>
                <w:b/>
                <w:bCs/>
              </w:rPr>
            </w:pPr>
          </w:p>
        </w:tc>
        <w:tc>
          <w:tcPr>
            <w:tcW w:w="6053" w:type="dxa"/>
            <w:vAlign w:val="center"/>
          </w:tcPr>
          <w:p w14:paraId="620F4936" w14:textId="77777777" w:rsidR="00F5335A" w:rsidRDefault="00795F6F">
            <w:pPr>
              <w:spacing w:after="0" w:line="240" w:lineRule="auto"/>
              <w:rPr>
                <w:rFonts w:ascii="Calibri" w:hAnsi="Calibri" w:cs="Calibri"/>
                <w:bCs/>
              </w:rPr>
            </w:pPr>
            <w:r>
              <w:rPr>
                <w:rFonts w:ascii="Calibri" w:hAnsi="Calibri" w:cs="Calibri"/>
                <w:bCs/>
              </w:rPr>
              <w:t>Cumulative amount of fossil fuels saved in all energy consuming operations and processes in the PCI (million tce).</w:t>
            </w:r>
          </w:p>
        </w:tc>
        <w:tc>
          <w:tcPr>
            <w:tcW w:w="1350" w:type="dxa"/>
            <w:vAlign w:val="center"/>
          </w:tcPr>
          <w:p w14:paraId="7F7896F9"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5044C00C" w14:textId="77777777" w:rsidR="00F5335A" w:rsidRDefault="00795F6F">
            <w:pPr>
              <w:spacing w:after="0" w:line="240" w:lineRule="auto"/>
              <w:jc w:val="right"/>
              <w:rPr>
                <w:rFonts w:ascii="Calibri" w:hAnsi="Calibri" w:cs="Calibri"/>
                <w:bCs/>
                <w:i/>
              </w:rPr>
            </w:pPr>
            <w:r>
              <w:rPr>
                <w:rFonts w:ascii="Calibri" w:hAnsi="Calibri" w:cs="Calibri"/>
              </w:rPr>
              <w:t>0.178</w:t>
            </w:r>
          </w:p>
        </w:tc>
        <w:tc>
          <w:tcPr>
            <w:tcW w:w="1620" w:type="dxa"/>
            <w:vAlign w:val="center"/>
          </w:tcPr>
          <w:p w14:paraId="78887448" w14:textId="77777777" w:rsidR="00F5335A" w:rsidRDefault="00795F6F">
            <w:pPr>
              <w:spacing w:after="0" w:line="240" w:lineRule="auto"/>
              <w:jc w:val="right"/>
              <w:rPr>
                <w:rFonts w:ascii="Calibri" w:hAnsi="Calibri" w:cs="Calibri"/>
                <w:bCs/>
                <w:i/>
              </w:rPr>
            </w:pPr>
            <w:r>
              <w:rPr>
                <w:rFonts w:ascii="Calibri" w:hAnsi="Calibri" w:cs="Calibri"/>
              </w:rPr>
              <w:t>14.779</w:t>
            </w:r>
          </w:p>
        </w:tc>
      </w:tr>
      <w:tr w:rsidR="00F5335A" w14:paraId="4B59407D" w14:textId="77777777">
        <w:trPr>
          <w:trHeight w:val="48"/>
        </w:trPr>
        <w:tc>
          <w:tcPr>
            <w:tcW w:w="2605" w:type="dxa"/>
            <w:shd w:val="clear" w:color="auto" w:fill="E7E6E6"/>
            <w:vAlign w:val="center"/>
          </w:tcPr>
          <w:p w14:paraId="67233582" w14:textId="77777777" w:rsidR="00F5335A" w:rsidRDefault="00795F6F">
            <w:pPr>
              <w:spacing w:after="0" w:line="240" w:lineRule="auto"/>
              <w:rPr>
                <w:rFonts w:ascii="Calibri" w:hAnsi="Calibri" w:cs="Calibri"/>
                <w:b/>
                <w:bCs/>
                <w:i/>
              </w:rPr>
            </w:pPr>
            <w:r>
              <w:rPr>
                <w:rFonts w:ascii="Calibri" w:hAnsi="Calibri" w:cs="Calibri"/>
                <w:b/>
                <w:bCs/>
              </w:rPr>
              <w:t xml:space="preserve">Project Component 1 </w:t>
            </w:r>
          </w:p>
        </w:tc>
        <w:tc>
          <w:tcPr>
            <w:tcW w:w="10553" w:type="dxa"/>
            <w:gridSpan w:val="4"/>
            <w:shd w:val="clear" w:color="auto" w:fill="E7E6E6"/>
            <w:vAlign w:val="center"/>
          </w:tcPr>
          <w:p w14:paraId="4CC8B875" w14:textId="77777777" w:rsidR="00F5335A" w:rsidRDefault="00795F6F">
            <w:pPr>
              <w:spacing w:after="0" w:line="240" w:lineRule="auto"/>
              <w:rPr>
                <w:rFonts w:ascii="Calibri" w:hAnsi="Calibri" w:cs="Calibri"/>
                <w:b/>
                <w:iCs/>
              </w:rPr>
            </w:pPr>
            <w:r>
              <w:rPr>
                <w:rFonts w:ascii="Calibri" w:hAnsi="Calibri" w:cs="Calibri"/>
                <w:b/>
                <w:iCs/>
              </w:rPr>
              <w:t>Green and Low-carbon Development and Operation of Phosphate Mines</w:t>
            </w:r>
          </w:p>
        </w:tc>
      </w:tr>
      <w:tr w:rsidR="00F5335A" w14:paraId="3FDB9B49" w14:textId="77777777">
        <w:trPr>
          <w:trHeight w:val="48"/>
        </w:trPr>
        <w:tc>
          <w:tcPr>
            <w:tcW w:w="2605" w:type="dxa"/>
            <w:vMerge w:val="restart"/>
            <w:shd w:val="clear" w:color="auto" w:fill="D9D9D9"/>
            <w:vAlign w:val="center"/>
          </w:tcPr>
          <w:p w14:paraId="3A0BC909" w14:textId="77777777" w:rsidR="00F5335A" w:rsidRDefault="00795F6F">
            <w:pPr>
              <w:spacing w:after="0" w:line="240" w:lineRule="auto"/>
              <w:rPr>
                <w:rFonts w:ascii="Calibri" w:hAnsi="Calibri" w:cs="Calibri"/>
                <w:bCs/>
              </w:rPr>
            </w:pPr>
            <w:r>
              <w:rPr>
                <w:rFonts w:ascii="Calibri" w:hAnsi="Calibri" w:cs="Calibri"/>
                <w:b/>
                <w:bCs/>
              </w:rPr>
              <w:t xml:space="preserve">Project Outcome 1.1: </w:t>
            </w:r>
            <w:r>
              <w:rPr>
                <w:rFonts w:ascii="Calibri" w:hAnsi="Calibri" w:cs="Calibri"/>
                <w:bCs/>
              </w:rPr>
              <w:t xml:space="preserve">Improved interest and commitment of the phosphate chemical industry in the green, low carbon and energy efficient operations of the </w:t>
            </w:r>
            <w:r>
              <w:rPr>
                <w:rFonts w:ascii="Calibri" w:hAnsi="Calibri" w:cs="Calibri"/>
                <w:bCs/>
              </w:rPr>
              <w:lastRenderedPageBreak/>
              <w:t>phosphate mining sub-sector in China.</w:t>
            </w:r>
          </w:p>
        </w:tc>
        <w:tc>
          <w:tcPr>
            <w:tcW w:w="6053" w:type="dxa"/>
            <w:shd w:val="clear" w:color="auto" w:fill="FFFFFF"/>
            <w:vAlign w:val="center"/>
          </w:tcPr>
          <w:p w14:paraId="712C3F00" w14:textId="77777777" w:rsidR="00F5335A" w:rsidRDefault="00795F6F">
            <w:pPr>
              <w:spacing w:after="0" w:line="240" w:lineRule="auto"/>
              <w:rPr>
                <w:rFonts w:ascii="Calibri" w:hAnsi="Calibri" w:cs="Calibri"/>
                <w:bCs/>
                <w:i/>
              </w:rPr>
            </w:pPr>
            <w:r>
              <w:rPr>
                <w:rFonts w:ascii="Calibri" w:hAnsi="Calibri" w:cs="Calibri"/>
              </w:rPr>
              <w:lastRenderedPageBreak/>
              <w:t>Number of additional technologies and process/operation improvements implemented by phosphate ore mining companies that are facilitated by the effectively enforced policies and regulations that promote and support green, energy efficient and low carbon technologies/techniques.</w:t>
            </w:r>
          </w:p>
        </w:tc>
        <w:tc>
          <w:tcPr>
            <w:tcW w:w="1350" w:type="dxa"/>
            <w:shd w:val="clear" w:color="auto" w:fill="FFFFFF"/>
            <w:vAlign w:val="center"/>
          </w:tcPr>
          <w:p w14:paraId="4979CFF2"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shd w:val="clear" w:color="auto" w:fill="FFFFFF"/>
            <w:vAlign w:val="center"/>
          </w:tcPr>
          <w:p w14:paraId="612B54F3" w14:textId="77777777" w:rsidR="00F5335A" w:rsidRDefault="00795F6F">
            <w:pPr>
              <w:spacing w:after="0" w:line="240" w:lineRule="auto"/>
              <w:jc w:val="right"/>
              <w:rPr>
                <w:rFonts w:ascii="Calibri" w:hAnsi="Calibri" w:cs="Calibri"/>
                <w:bCs/>
                <w:i/>
              </w:rPr>
            </w:pPr>
            <w:r>
              <w:rPr>
                <w:rFonts w:ascii="Calibri" w:hAnsi="Calibri" w:cs="Calibri"/>
              </w:rPr>
              <w:t>3</w:t>
            </w:r>
          </w:p>
        </w:tc>
        <w:tc>
          <w:tcPr>
            <w:tcW w:w="1620" w:type="dxa"/>
            <w:shd w:val="clear" w:color="auto" w:fill="FFFFFF"/>
            <w:vAlign w:val="center"/>
          </w:tcPr>
          <w:p w14:paraId="5666C68B" w14:textId="77777777" w:rsidR="00F5335A" w:rsidRDefault="00795F6F">
            <w:pPr>
              <w:spacing w:after="0" w:line="240" w:lineRule="auto"/>
              <w:jc w:val="right"/>
              <w:rPr>
                <w:rFonts w:ascii="Calibri" w:hAnsi="Calibri" w:cs="Calibri"/>
                <w:i/>
              </w:rPr>
            </w:pPr>
            <w:r>
              <w:rPr>
                <w:rFonts w:ascii="Calibri" w:hAnsi="Calibri" w:cs="Calibri"/>
              </w:rPr>
              <w:t>6</w:t>
            </w:r>
          </w:p>
        </w:tc>
      </w:tr>
      <w:tr w:rsidR="00F5335A" w14:paraId="5CD6AA7B" w14:textId="77777777">
        <w:trPr>
          <w:trHeight w:val="80"/>
        </w:trPr>
        <w:tc>
          <w:tcPr>
            <w:tcW w:w="2605" w:type="dxa"/>
            <w:vMerge/>
            <w:vAlign w:val="center"/>
          </w:tcPr>
          <w:p w14:paraId="66E122B9" w14:textId="77777777" w:rsidR="00F5335A" w:rsidRDefault="00F5335A">
            <w:pPr>
              <w:spacing w:after="0" w:line="240" w:lineRule="auto"/>
              <w:rPr>
                <w:rFonts w:ascii="Calibri" w:hAnsi="Calibri" w:cs="Calibri"/>
                <w:b/>
                <w:bCs/>
              </w:rPr>
            </w:pPr>
          </w:p>
        </w:tc>
        <w:tc>
          <w:tcPr>
            <w:tcW w:w="6053" w:type="dxa"/>
            <w:shd w:val="clear" w:color="auto" w:fill="FFFFFF"/>
            <w:vAlign w:val="center"/>
          </w:tcPr>
          <w:p w14:paraId="65FDFFED" w14:textId="77777777" w:rsidR="00F5335A" w:rsidRDefault="00795F6F">
            <w:pPr>
              <w:spacing w:after="0" w:line="240" w:lineRule="auto"/>
              <w:rPr>
                <w:rFonts w:ascii="Calibri" w:hAnsi="Calibri" w:cs="Calibri"/>
              </w:rPr>
            </w:pPr>
            <w:r>
              <w:rPr>
                <w:rFonts w:ascii="Calibri" w:hAnsi="Calibri" w:cs="Calibri"/>
              </w:rPr>
              <w:t xml:space="preserve">Number of additional certified technical and operations personnel of phosphate mining companies that are capable of designing and implementing projects on green, energy efficient </w:t>
            </w:r>
            <w:r>
              <w:rPr>
                <w:rFonts w:ascii="Calibri" w:hAnsi="Calibri" w:cs="Calibri"/>
              </w:rPr>
              <w:lastRenderedPageBreak/>
              <w:t>and low carbon technology applications in phosphate ore mining and refining.</w:t>
            </w:r>
          </w:p>
        </w:tc>
        <w:tc>
          <w:tcPr>
            <w:tcW w:w="1350" w:type="dxa"/>
            <w:shd w:val="clear" w:color="auto" w:fill="FFFFFF"/>
            <w:vAlign w:val="center"/>
          </w:tcPr>
          <w:p w14:paraId="5C501671" w14:textId="77777777" w:rsidR="00F5335A" w:rsidRDefault="00795F6F">
            <w:pPr>
              <w:spacing w:after="0" w:line="240" w:lineRule="auto"/>
              <w:jc w:val="right"/>
              <w:rPr>
                <w:rFonts w:ascii="Calibri" w:hAnsi="Calibri" w:cs="Calibri"/>
                <w:bCs/>
                <w:i/>
              </w:rPr>
            </w:pPr>
            <w:r>
              <w:rPr>
                <w:rFonts w:ascii="Calibri" w:hAnsi="Calibri" w:cs="Calibri"/>
              </w:rPr>
              <w:lastRenderedPageBreak/>
              <w:t>0</w:t>
            </w:r>
          </w:p>
        </w:tc>
        <w:tc>
          <w:tcPr>
            <w:tcW w:w="1530" w:type="dxa"/>
            <w:shd w:val="clear" w:color="auto" w:fill="FFFFFF"/>
            <w:vAlign w:val="center"/>
          </w:tcPr>
          <w:p w14:paraId="0779C3BF" w14:textId="77777777" w:rsidR="00F5335A" w:rsidRDefault="00795F6F">
            <w:pPr>
              <w:spacing w:after="0" w:line="240" w:lineRule="auto"/>
              <w:jc w:val="right"/>
              <w:rPr>
                <w:rFonts w:ascii="Calibri" w:hAnsi="Calibri" w:cs="Calibri"/>
                <w:bCs/>
                <w:i/>
              </w:rPr>
            </w:pPr>
            <w:r>
              <w:rPr>
                <w:rFonts w:ascii="Calibri" w:hAnsi="Calibri" w:cs="Calibri"/>
              </w:rPr>
              <w:t>500</w:t>
            </w:r>
          </w:p>
        </w:tc>
        <w:tc>
          <w:tcPr>
            <w:tcW w:w="1620" w:type="dxa"/>
            <w:shd w:val="clear" w:color="auto" w:fill="FFFFFF"/>
            <w:vAlign w:val="center"/>
          </w:tcPr>
          <w:p w14:paraId="65572FEE" w14:textId="77777777" w:rsidR="00F5335A" w:rsidRDefault="00795F6F">
            <w:pPr>
              <w:spacing w:after="0" w:line="240" w:lineRule="auto"/>
              <w:jc w:val="right"/>
              <w:rPr>
                <w:rFonts w:ascii="Calibri" w:hAnsi="Calibri" w:cs="Calibri"/>
                <w:i/>
              </w:rPr>
            </w:pPr>
            <w:r>
              <w:rPr>
                <w:rFonts w:ascii="Calibri" w:hAnsi="Calibri" w:cs="Calibri"/>
              </w:rPr>
              <w:t>1600</w:t>
            </w:r>
          </w:p>
        </w:tc>
      </w:tr>
      <w:tr w:rsidR="00F5335A" w14:paraId="2A53B019" w14:textId="77777777">
        <w:trPr>
          <w:trHeight w:val="620"/>
        </w:trPr>
        <w:tc>
          <w:tcPr>
            <w:tcW w:w="2605" w:type="dxa"/>
            <w:shd w:val="clear" w:color="auto" w:fill="D9D9D9"/>
            <w:vAlign w:val="center"/>
          </w:tcPr>
          <w:p w14:paraId="3257158A" w14:textId="77777777" w:rsidR="00F5335A" w:rsidRDefault="00795F6F">
            <w:pPr>
              <w:spacing w:after="0" w:line="240" w:lineRule="auto"/>
              <w:rPr>
                <w:rFonts w:ascii="Calibri" w:hAnsi="Calibri" w:cs="Calibri"/>
                <w:b/>
                <w:bCs/>
              </w:rPr>
            </w:pPr>
            <w:r>
              <w:rPr>
                <w:rFonts w:ascii="Calibri" w:hAnsi="Calibri" w:cs="Calibri"/>
                <w:b/>
                <w:bCs/>
              </w:rPr>
              <w:t>Outputs to achieve Outcome 1.1</w:t>
            </w:r>
          </w:p>
        </w:tc>
        <w:tc>
          <w:tcPr>
            <w:tcW w:w="10553" w:type="dxa"/>
            <w:gridSpan w:val="4"/>
            <w:shd w:val="clear" w:color="auto" w:fill="FFFFFF"/>
            <w:vAlign w:val="center"/>
          </w:tcPr>
          <w:p w14:paraId="51E21557" w14:textId="77777777" w:rsidR="00F5335A" w:rsidRDefault="00795F6F">
            <w:pPr>
              <w:pStyle w:val="ListParagraph"/>
              <w:ind w:left="0"/>
              <w:rPr>
                <w:rFonts w:ascii="Calibri" w:hAnsi="Calibri" w:cs="Calibri"/>
                <w:sz w:val="22"/>
                <w:szCs w:val="22"/>
              </w:rPr>
            </w:pPr>
            <w:r>
              <w:rPr>
                <w:rFonts w:ascii="Calibri" w:hAnsi="Calibri" w:cs="Calibri"/>
                <w:sz w:val="22"/>
                <w:szCs w:val="22"/>
                <w:u w:val="single"/>
              </w:rPr>
              <w:t>Output 1.1.1:</w:t>
            </w:r>
            <w:r>
              <w:rPr>
                <w:rFonts w:ascii="Calibri" w:hAnsi="Calibri" w:cs="Calibri"/>
                <w:sz w:val="22"/>
                <w:szCs w:val="22"/>
              </w:rPr>
              <w:t xml:space="preserve"> Formulated, recommended, approved, and enforced policy and institutional frameworks supporting green, energy efficient low carbon development initiatives in phosphate rock (phosrock) mining and refining.</w:t>
            </w:r>
          </w:p>
          <w:p w14:paraId="69598C03" w14:textId="77777777" w:rsidR="00F5335A" w:rsidRDefault="00795F6F">
            <w:pPr>
              <w:spacing w:after="0" w:line="240" w:lineRule="auto"/>
              <w:rPr>
                <w:rFonts w:ascii="Calibri" w:hAnsi="Calibri" w:cs="Calibri"/>
              </w:rPr>
            </w:pPr>
            <w:r>
              <w:rPr>
                <w:rFonts w:ascii="Calibri" w:hAnsi="Calibri" w:cs="Calibri"/>
                <w:u w:val="single"/>
              </w:rPr>
              <w:t>Output 1.1.2:</w:t>
            </w:r>
            <w:r>
              <w:rPr>
                <w:rFonts w:ascii="Calibri" w:hAnsi="Calibri" w:cs="Calibri"/>
              </w:rPr>
              <w:t xml:space="preserve"> Formulated, recommended, and enforced standards, policies and implementing rules and regulations on the promotion and practice of green, energy efficient, low carbon technologies/techniques, in the development and operations of phosphate mines.</w:t>
            </w:r>
          </w:p>
          <w:p w14:paraId="2B5D2E07" w14:textId="77777777" w:rsidR="00F5335A" w:rsidRDefault="00795F6F">
            <w:pPr>
              <w:spacing w:after="0" w:line="240" w:lineRule="auto"/>
              <w:rPr>
                <w:rFonts w:ascii="Calibri" w:hAnsi="Calibri" w:cs="Calibri"/>
              </w:rPr>
            </w:pPr>
            <w:r>
              <w:rPr>
                <w:rFonts w:ascii="Calibri" w:hAnsi="Calibri" w:cs="Calibri"/>
                <w:u w:val="single"/>
              </w:rPr>
              <w:t>Output 1.1.3:</w:t>
            </w:r>
            <w:r>
              <w:rPr>
                <w:rFonts w:ascii="Calibri" w:hAnsi="Calibri" w:cs="Calibri"/>
              </w:rPr>
              <w:t xml:space="preserve"> Documented annual evaluation reports on the energy performance and environmental impacts of each demo activity and documented and disseminated demo results.</w:t>
            </w:r>
          </w:p>
          <w:p w14:paraId="30BB7B57" w14:textId="77777777" w:rsidR="00F5335A" w:rsidRDefault="00795F6F">
            <w:pPr>
              <w:spacing w:after="0" w:line="240" w:lineRule="auto"/>
              <w:rPr>
                <w:rFonts w:ascii="Calibri" w:hAnsi="Calibri" w:cs="Calibri"/>
              </w:rPr>
            </w:pPr>
            <w:r>
              <w:rPr>
                <w:rFonts w:ascii="Calibri" w:hAnsi="Calibri" w:cs="Calibri"/>
                <w:u w:val="single"/>
              </w:rPr>
              <w:t>Output 1.1.4:</w:t>
            </w:r>
            <w:r>
              <w:rPr>
                <w:rFonts w:ascii="Calibri" w:hAnsi="Calibri" w:cs="Calibri"/>
              </w:rPr>
              <w:t xml:space="preserve"> Designed, conducted and post-evaluated continuing education program in the PCI mining sub-sector in Weng'an county in Guizhou Province, Jinning county in Yunnan Province, and Mabian and Leibo counties in Sichuan Province, with regular capacity needs assessment in the area of green, energy efficient low carbon technologies applied in phosphate mining and refining.</w:t>
            </w:r>
          </w:p>
          <w:p w14:paraId="2377864F" w14:textId="77777777" w:rsidR="00F5335A" w:rsidRDefault="00795F6F">
            <w:pPr>
              <w:spacing w:after="0" w:line="240" w:lineRule="auto"/>
              <w:rPr>
                <w:rFonts w:ascii="Calibri" w:hAnsi="Calibri" w:cs="Calibri"/>
              </w:rPr>
            </w:pPr>
            <w:r>
              <w:rPr>
                <w:rFonts w:ascii="Calibri" w:hAnsi="Calibri" w:cs="Calibri"/>
                <w:u w:val="single"/>
              </w:rPr>
              <w:t>Output 1.1.5:</w:t>
            </w:r>
            <w:r>
              <w:rPr>
                <w:rFonts w:ascii="Calibri" w:hAnsi="Calibri" w:cs="Calibri"/>
              </w:rPr>
              <w:t xml:space="preserve"> </w:t>
            </w:r>
            <w:bookmarkStart w:id="430" w:name="_Hlk82364753"/>
            <w:r>
              <w:rPr>
                <w:rFonts w:ascii="Calibri" w:hAnsi="Calibri" w:cs="Calibri"/>
              </w:rPr>
              <w:t>Established the online monitoring, reporting and verification (MRV) system for energy-saving and GHG emission reduction from the application green, energy efficient low-carbon technologies in the PCI including information sharing scheme.</w:t>
            </w:r>
            <w:bookmarkEnd w:id="430"/>
          </w:p>
          <w:p w14:paraId="3B68460A" w14:textId="77777777" w:rsidR="00F5335A" w:rsidRDefault="00795F6F">
            <w:pPr>
              <w:spacing w:after="0" w:line="240" w:lineRule="auto"/>
              <w:rPr>
                <w:rFonts w:ascii="Calibri" w:hAnsi="Calibri" w:cs="Calibri"/>
              </w:rPr>
            </w:pPr>
            <w:r>
              <w:rPr>
                <w:rFonts w:ascii="Calibri" w:hAnsi="Calibri" w:cs="Calibri"/>
                <w:u w:val="single"/>
              </w:rPr>
              <w:t>Output 1.1.6:</w:t>
            </w:r>
            <w:r>
              <w:rPr>
                <w:rFonts w:ascii="Calibri" w:hAnsi="Calibri" w:cs="Calibri"/>
              </w:rPr>
              <w:t xml:space="preserve"> Established and operational up-to-date information management and exchange system for all aspects of green, energy efficient low carbon phosphate mining and refining technologies and best practices.</w:t>
            </w:r>
          </w:p>
        </w:tc>
      </w:tr>
      <w:tr w:rsidR="00F5335A" w14:paraId="6CA6A2DE" w14:textId="77777777">
        <w:trPr>
          <w:trHeight w:val="485"/>
        </w:trPr>
        <w:tc>
          <w:tcPr>
            <w:tcW w:w="2605" w:type="dxa"/>
            <w:vMerge w:val="restart"/>
            <w:shd w:val="clear" w:color="auto" w:fill="D9D9D9"/>
            <w:vAlign w:val="center"/>
          </w:tcPr>
          <w:p w14:paraId="679766FA" w14:textId="77777777" w:rsidR="00F5335A" w:rsidRDefault="00795F6F">
            <w:pPr>
              <w:spacing w:after="0" w:line="240" w:lineRule="auto"/>
              <w:rPr>
                <w:rFonts w:ascii="Calibri" w:hAnsi="Calibri" w:cs="Calibri"/>
                <w:b/>
                <w:bCs/>
              </w:rPr>
            </w:pPr>
            <w:r>
              <w:rPr>
                <w:rFonts w:ascii="Calibri" w:hAnsi="Calibri" w:cs="Calibri"/>
                <w:b/>
                <w:bCs/>
              </w:rPr>
              <w:t>Outcome 1.2:</w:t>
            </w:r>
            <w:r>
              <w:rPr>
                <w:rFonts w:ascii="Calibri" w:hAnsi="Calibri" w:cs="Calibri"/>
                <w:bCs/>
              </w:rPr>
              <w:t xml:space="preserve"> Enhanced confidence in the feasibility of the application of green, energy efficient low carbon technologies in phosrock mining and refining in China.</w:t>
            </w:r>
          </w:p>
        </w:tc>
        <w:tc>
          <w:tcPr>
            <w:tcW w:w="6053" w:type="dxa"/>
            <w:shd w:val="clear" w:color="auto" w:fill="FFFFFF"/>
            <w:vAlign w:val="center"/>
          </w:tcPr>
          <w:p w14:paraId="365671FE" w14:textId="77777777" w:rsidR="00F5335A" w:rsidRDefault="00795F6F">
            <w:pPr>
              <w:spacing w:after="0" w:line="240" w:lineRule="auto"/>
              <w:rPr>
                <w:rFonts w:ascii="Calibri" w:hAnsi="Calibri" w:cs="Calibri"/>
                <w:bCs/>
                <w:i/>
              </w:rPr>
            </w:pPr>
            <w:r>
              <w:rPr>
                <w:rFonts w:ascii="Calibri" w:hAnsi="Calibri" w:cs="Calibri"/>
              </w:rPr>
              <w:t>Number of phosphate mining companies that have plans for projects on implementing green, low carbon and energy efficient technology applications in their operations &amp; processes.</w:t>
            </w:r>
          </w:p>
        </w:tc>
        <w:tc>
          <w:tcPr>
            <w:tcW w:w="1350" w:type="dxa"/>
            <w:shd w:val="clear" w:color="auto" w:fill="FFFFFF"/>
            <w:vAlign w:val="center"/>
          </w:tcPr>
          <w:p w14:paraId="2D5FE9B4"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shd w:val="clear" w:color="auto" w:fill="FFFFFF"/>
            <w:vAlign w:val="center"/>
          </w:tcPr>
          <w:p w14:paraId="53955C5B" w14:textId="77777777" w:rsidR="00F5335A" w:rsidRDefault="00795F6F">
            <w:pPr>
              <w:spacing w:after="0" w:line="240" w:lineRule="auto"/>
              <w:jc w:val="right"/>
              <w:rPr>
                <w:rFonts w:ascii="Calibri" w:hAnsi="Calibri" w:cs="Calibri"/>
                <w:bCs/>
                <w:i/>
              </w:rPr>
            </w:pPr>
            <w:r>
              <w:rPr>
                <w:rFonts w:ascii="Calibri" w:hAnsi="Calibri" w:cs="Calibri"/>
              </w:rPr>
              <w:t>22</w:t>
            </w:r>
          </w:p>
        </w:tc>
        <w:tc>
          <w:tcPr>
            <w:tcW w:w="1620" w:type="dxa"/>
            <w:shd w:val="clear" w:color="auto" w:fill="FFFFFF"/>
            <w:vAlign w:val="center"/>
          </w:tcPr>
          <w:p w14:paraId="2404F137" w14:textId="77777777" w:rsidR="00F5335A" w:rsidRDefault="00795F6F">
            <w:pPr>
              <w:spacing w:after="0" w:line="240" w:lineRule="auto"/>
              <w:jc w:val="right"/>
              <w:rPr>
                <w:rFonts w:ascii="Calibri" w:hAnsi="Calibri" w:cs="Calibri"/>
                <w:i/>
              </w:rPr>
            </w:pPr>
            <w:r>
              <w:rPr>
                <w:rFonts w:ascii="Calibri" w:hAnsi="Calibri" w:cs="Calibri"/>
              </w:rPr>
              <w:t>75</w:t>
            </w:r>
          </w:p>
        </w:tc>
      </w:tr>
      <w:tr w:rsidR="00F5335A" w14:paraId="27024834" w14:textId="77777777">
        <w:trPr>
          <w:trHeight w:val="350"/>
        </w:trPr>
        <w:tc>
          <w:tcPr>
            <w:tcW w:w="2605" w:type="dxa"/>
            <w:vMerge/>
            <w:vAlign w:val="center"/>
          </w:tcPr>
          <w:p w14:paraId="4FC32153" w14:textId="77777777" w:rsidR="00F5335A" w:rsidRDefault="00F5335A">
            <w:pPr>
              <w:spacing w:after="0" w:line="240" w:lineRule="auto"/>
              <w:rPr>
                <w:rFonts w:ascii="Calibri" w:hAnsi="Calibri" w:cs="Calibri"/>
                <w:b/>
                <w:bCs/>
              </w:rPr>
            </w:pPr>
          </w:p>
        </w:tc>
        <w:tc>
          <w:tcPr>
            <w:tcW w:w="6053" w:type="dxa"/>
            <w:shd w:val="clear" w:color="auto" w:fill="FFFFFF"/>
            <w:vAlign w:val="center"/>
          </w:tcPr>
          <w:p w14:paraId="0BE23E9A" w14:textId="77777777" w:rsidR="00F5335A" w:rsidRDefault="00795F6F">
            <w:pPr>
              <w:spacing w:after="0" w:line="240" w:lineRule="auto"/>
              <w:rPr>
                <w:rFonts w:ascii="Calibri" w:hAnsi="Calibri" w:cs="Calibri"/>
              </w:rPr>
            </w:pPr>
            <w:r>
              <w:rPr>
                <w:rFonts w:ascii="Calibri" w:hAnsi="Calibri" w:cs="Calibri"/>
              </w:rPr>
              <w:t>Average overall specific energy consumption (SEC) in phosphate ore mining and refining, kgce per ton phosrock.</w:t>
            </w:r>
          </w:p>
        </w:tc>
        <w:tc>
          <w:tcPr>
            <w:tcW w:w="1350" w:type="dxa"/>
            <w:shd w:val="clear" w:color="auto" w:fill="FFFFFF"/>
            <w:vAlign w:val="center"/>
          </w:tcPr>
          <w:p w14:paraId="01885E6F" w14:textId="77777777" w:rsidR="00F5335A" w:rsidRDefault="00795F6F">
            <w:pPr>
              <w:spacing w:after="0" w:line="240" w:lineRule="auto"/>
              <w:jc w:val="right"/>
              <w:rPr>
                <w:rFonts w:ascii="Calibri" w:hAnsi="Calibri" w:cs="Calibri"/>
                <w:bCs/>
                <w:i/>
              </w:rPr>
            </w:pPr>
            <w:r>
              <w:rPr>
                <w:rFonts w:ascii="Calibri" w:hAnsi="Calibri" w:cs="Calibri"/>
              </w:rPr>
              <w:t>9.87 (2020)</w:t>
            </w:r>
          </w:p>
        </w:tc>
        <w:tc>
          <w:tcPr>
            <w:tcW w:w="1530" w:type="dxa"/>
            <w:shd w:val="clear" w:color="auto" w:fill="FFFFFF"/>
            <w:vAlign w:val="center"/>
          </w:tcPr>
          <w:p w14:paraId="679B7C8C" w14:textId="77777777" w:rsidR="00F5335A" w:rsidRDefault="00795F6F">
            <w:pPr>
              <w:spacing w:after="0" w:line="240" w:lineRule="auto"/>
              <w:jc w:val="right"/>
              <w:rPr>
                <w:rFonts w:ascii="Calibri" w:hAnsi="Calibri" w:cs="Calibri"/>
                <w:bCs/>
                <w:i/>
              </w:rPr>
            </w:pPr>
            <w:r>
              <w:rPr>
                <w:rFonts w:ascii="Calibri" w:hAnsi="Calibri" w:cs="Calibri"/>
              </w:rPr>
              <w:t>9.67</w:t>
            </w:r>
          </w:p>
        </w:tc>
        <w:tc>
          <w:tcPr>
            <w:tcW w:w="1620" w:type="dxa"/>
            <w:shd w:val="clear" w:color="auto" w:fill="FFFFFF"/>
            <w:vAlign w:val="center"/>
          </w:tcPr>
          <w:p w14:paraId="5305F7DA" w14:textId="77777777" w:rsidR="00F5335A" w:rsidRDefault="00795F6F">
            <w:pPr>
              <w:spacing w:after="0" w:line="240" w:lineRule="auto"/>
              <w:jc w:val="right"/>
              <w:rPr>
                <w:rFonts w:ascii="Calibri" w:hAnsi="Calibri" w:cs="Calibri"/>
                <w:i/>
              </w:rPr>
            </w:pPr>
            <w:r>
              <w:rPr>
                <w:rFonts w:ascii="Calibri" w:hAnsi="Calibri" w:cs="Calibri"/>
              </w:rPr>
              <w:t>9.38</w:t>
            </w:r>
          </w:p>
        </w:tc>
      </w:tr>
      <w:tr w:rsidR="00F5335A" w14:paraId="279569F6" w14:textId="77777777">
        <w:trPr>
          <w:trHeight w:val="800"/>
        </w:trPr>
        <w:tc>
          <w:tcPr>
            <w:tcW w:w="2605" w:type="dxa"/>
            <w:shd w:val="clear" w:color="auto" w:fill="D9D9D9"/>
            <w:vAlign w:val="center"/>
          </w:tcPr>
          <w:p w14:paraId="1D98BCD9" w14:textId="77777777" w:rsidR="00F5335A" w:rsidRDefault="00795F6F">
            <w:pPr>
              <w:spacing w:after="0" w:line="240" w:lineRule="auto"/>
              <w:rPr>
                <w:rFonts w:ascii="Calibri" w:hAnsi="Calibri" w:cs="Calibri"/>
                <w:b/>
                <w:bCs/>
              </w:rPr>
            </w:pPr>
            <w:r>
              <w:rPr>
                <w:rFonts w:ascii="Calibri" w:hAnsi="Calibri" w:cs="Calibri"/>
                <w:b/>
                <w:bCs/>
              </w:rPr>
              <w:t>Outputs to achieve Outcome 1.2</w:t>
            </w:r>
          </w:p>
        </w:tc>
        <w:tc>
          <w:tcPr>
            <w:tcW w:w="10553" w:type="dxa"/>
            <w:gridSpan w:val="4"/>
            <w:shd w:val="clear" w:color="auto" w:fill="FFFFFF"/>
            <w:vAlign w:val="center"/>
          </w:tcPr>
          <w:p w14:paraId="07918F07" w14:textId="77777777" w:rsidR="00F5335A" w:rsidRDefault="00795F6F">
            <w:pPr>
              <w:spacing w:after="0" w:line="240" w:lineRule="auto"/>
              <w:rPr>
                <w:rFonts w:ascii="Calibri" w:hAnsi="Calibri" w:cs="Calibri"/>
              </w:rPr>
            </w:pPr>
            <w:r>
              <w:rPr>
                <w:rFonts w:ascii="Calibri" w:hAnsi="Calibri" w:cs="Calibri"/>
                <w:u w:val="single"/>
              </w:rPr>
              <w:t>Output 1.2.1:</w:t>
            </w:r>
            <w:r>
              <w:rPr>
                <w:rFonts w:ascii="Calibri" w:hAnsi="Calibri" w:cs="Calibri"/>
              </w:rPr>
              <w:t xml:space="preserve"> Completed designs and plans of demonstrations of green, energy efficient and low carbon technologies in phosphate mines development and operations including: (a) Improved design for the mining and refining operations in the demo phosrock mines in Weng'an county in Guizhou Province, and Mabian county in Sichuan province; (b) Feasibility analyses of the application and operation of green, energy efficient and low carbon phosrock mining and refining systems; and, (c) Implementation plans (including financing arrangements) for each green, energy efficient and low carbon technology application in the demo phosrock mines.</w:t>
            </w:r>
          </w:p>
          <w:p w14:paraId="7628A9E0" w14:textId="77777777" w:rsidR="00F5335A" w:rsidRDefault="00795F6F">
            <w:pPr>
              <w:spacing w:after="0" w:line="240" w:lineRule="auto"/>
              <w:rPr>
                <w:rFonts w:ascii="Calibri" w:hAnsi="Calibri" w:cs="Calibri"/>
              </w:rPr>
            </w:pPr>
            <w:r>
              <w:rPr>
                <w:rFonts w:ascii="Calibri" w:hAnsi="Calibri" w:cs="Calibri"/>
                <w:u w:val="single"/>
              </w:rPr>
              <w:lastRenderedPageBreak/>
              <w:t>Output 1.2.2:</w:t>
            </w:r>
            <w:r>
              <w:rPr>
                <w:rFonts w:ascii="Calibri" w:hAnsi="Calibri" w:cs="Calibri"/>
              </w:rPr>
              <w:t xml:space="preserve"> Installed and operational green, energy efficient low carbon technology application demos in phosrock mining and refining in Weng'an county in Guizhou province, Jinning county in Yunnan province, and Mabian and Leibo counties in Sichuan province.</w:t>
            </w:r>
          </w:p>
          <w:p w14:paraId="1109E845" w14:textId="77777777" w:rsidR="00F5335A" w:rsidRDefault="00795F6F">
            <w:pPr>
              <w:spacing w:after="0" w:line="240" w:lineRule="auto"/>
              <w:rPr>
                <w:rFonts w:ascii="Calibri" w:hAnsi="Calibri" w:cs="Calibri"/>
              </w:rPr>
            </w:pPr>
            <w:r>
              <w:rPr>
                <w:rFonts w:ascii="Calibri" w:hAnsi="Calibri" w:cs="Calibri"/>
                <w:u w:val="single"/>
              </w:rPr>
              <w:t>Output 1.2.3:</w:t>
            </w:r>
            <w:r>
              <w:rPr>
                <w:rFonts w:ascii="Calibri" w:hAnsi="Calibri" w:cs="Calibri"/>
              </w:rPr>
              <w:t xml:space="preserve"> Established, funded and operational financial support schemes that are accessible to PCI mining companies to support their green, energy efficient and low carbon technology application initiatives.</w:t>
            </w:r>
          </w:p>
          <w:p w14:paraId="44205624" w14:textId="77777777" w:rsidR="00F5335A" w:rsidRDefault="00795F6F">
            <w:pPr>
              <w:spacing w:after="0" w:line="240" w:lineRule="auto"/>
              <w:rPr>
                <w:rFonts w:ascii="Calibri" w:hAnsi="Calibri" w:cs="Calibri"/>
              </w:rPr>
            </w:pPr>
            <w:r>
              <w:rPr>
                <w:rFonts w:ascii="Calibri" w:hAnsi="Calibri" w:cs="Calibri"/>
                <w:u w:val="single"/>
              </w:rPr>
              <w:t>Output 1.2.4:</w:t>
            </w:r>
            <w:r>
              <w:rPr>
                <w:rFonts w:ascii="Calibri" w:hAnsi="Calibri" w:cs="Calibri"/>
              </w:rPr>
              <w:t xml:space="preserve"> </w:t>
            </w:r>
            <w:bookmarkStart w:id="431" w:name="_Hlk82369794"/>
            <w:r>
              <w:rPr>
                <w:rFonts w:ascii="Calibri" w:hAnsi="Calibri" w:cs="Calibri"/>
              </w:rPr>
              <w:t>Approved and financed follow-up plan for the replication of the application of demonstrated green, energy efficient low carbon technologies in phosrock mining and refining in other localities</w:t>
            </w:r>
            <w:bookmarkEnd w:id="431"/>
            <w:r>
              <w:rPr>
                <w:rFonts w:ascii="Calibri" w:hAnsi="Calibri" w:cs="Calibri"/>
              </w:rPr>
              <w:t>.</w:t>
            </w:r>
          </w:p>
        </w:tc>
      </w:tr>
      <w:tr w:rsidR="00F5335A" w14:paraId="1CF600E4" w14:textId="77777777">
        <w:trPr>
          <w:trHeight w:val="48"/>
        </w:trPr>
        <w:tc>
          <w:tcPr>
            <w:tcW w:w="2605" w:type="dxa"/>
            <w:shd w:val="clear" w:color="auto" w:fill="E7E6E6"/>
            <w:vAlign w:val="center"/>
          </w:tcPr>
          <w:p w14:paraId="2A0ED5C4" w14:textId="77777777" w:rsidR="00F5335A" w:rsidRDefault="00795F6F">
            <w:pPr>
              <w:spacing w:after="0" w:line="240" w:lineRule="auto"/>
              <w:rPr>
                <w:rFonts w:ascii="Calibri" w:hAnsi="Calibri" w:cs="Calibri"/>
                <w:b/>
                <w:bCs/>
                <w:i/>
                <w:iCs/>
              </w:rPr>
            </w:pPr>
            <w:r>
              <w:rPr>
                <w:rFonts w:ascii="Calibri" w:hAnsi="Calibri" w:cs="Calibri"/>
                <w:b/>
                <w:bCs/>
              </w:rPr>
              <w:lastRenderedPageBreak/>
              <w:t>Project Component 2</w:t>
            </w:r>
          </w:p>
        </w:tc>
        <w:tc>
          <w:tcPr>
            <w:tcW w:w="10553" w:type="dxa"/>
            <w:gridSpan w:val="4"/>
            <w:shd w:val="clear" w:color="auto" w:fill="E7E6E6"/>
            <w:vAlign w:val="center"/>
          </w:tcPr>
          <w:p w14:paraId="162B7A0D" w14:textId="77777777" w:rsidR="00F5335A" w:rsidRDefault="00795F6F">
            <w:pPr>
              <w:spacing w:after="0" w:line="240" w:lineRule="auto"/>
              <w:rPr>
                <w:rFonts w:ascii="Calibri" w:hAnsi="Calibri" w:cs="Calibri"/>
                <w:b/>
                <w:iCs/>
              </w:rPr>
            </w:pPr>
            <w:r>
              <w:rPr>
                <w:rFonts w:ascii="Calibri" w:hAnsi="Calibri" w:cs="Calibri"/>
                <w:b/>
                <w:iCs/>
              </w:rPr>
              <w:t>Green and Low-Carbon Design and Operation of Phosphate Chemicals Production Facilities</w:t>
            </w:r>
          </w:p>
        </w:tc>
      </w:tr>
      <w:tr w:rsidR="00F5335A" w14:paraId="694FA1AB" w14:textId="77777777">
        <w:trPr>
          <w:trHeight w:val="413"/>
        </w:trPr>
        <w:tc>
          <w:tcPr>
            <w:tcW w:w="2605" w:type="dxa"/>
            <w:vMerge w:val="restart"/>
            <w:shd w:val="clear" w:color="auto" w:fill="auto"/>
            <w:vAlign w:val="center"/>
          </w:tcPr>
          <w:p w14:paraId="248CFF33" w14:textId="77777777" w:rsidR="00F5335A" w:rsidRDefault="00795F6F">
            <w:pPr>
              <w:spacing w:after="0" w:line="240" w:lineRule="auto"/>
              <w:rPr>
                <w:rFonts w:ascii="Calibri" w:hAnsi="Calibri" w:cs="Calibri"/>
                <w:b/>
                <w:bCs/>
              </w:rPr>
            </w:pPr>
            <w:r>
              <w:rPr>
                <w:rFonts w:ascii="Calibri" w:hAnsi="Calibri" w:cs="Calibri"/>
                <w:b/>
                <w:bCs/>
              </w:rPr>
              <w:t>Outcome 2.1:</w:t>
            </w:r>
            <w:r>
              <w:rPr>
                <w:rFonts w:ascii="Calibri" w:hAnsi="Calibri" w:cs="Calibri"/>
                <w:bCs/>
              </w:rPr>
              <w:t xml:space="preserve"> </w:t>
            </w:r>
          </w:p>
          <w:p w14:paraId="50270F3C" w14:textId="77777777" w:rsidR="00F5335A" w:rsidRDefault="00F5335A">
            <w:pPr>
              <w:spacing w:after="0" w:line="240" w:lineRule="auto"/>
              <w:rPr>
                <w:rFonts w:ascii="Calibri" w:hAnsi="Calibri" w:cs="Calibri"/>
                <w:b/>
                <w:bCs/>
              </w:rPr>
            </w:pPr>
          </w:p>
        </w:tc>
        <w:tc>
          <w:tcPr>
            <w:tcW w:w="6053" w:type="dxa"/>
            <w:vAlign w:val="center"/>
          </w:tcPr>
          <w:p w14:paraId="0580441F" w14:textId="77777777" w:rsidR="00F5335A" w:rsidRDefault="00795F6F">
            <w:pPr>
              <w:spacing w:after="0" w:line="240" w:lineRule="auto"/>
              <w:rPr>
                <w:rFonts w:ascii="Calibri" w:hAnsi="Calibri" w:cs="Calibri"/>
                <w:bCs/>
                <w:i/>
              </w:rPr>
            </w:pPr>
            <w:r>
              <w:rPr>
                <w:rFonts w:ascii="Calibri" w:hAnsi="Calibri" w:cs="Calibri"/>
                <w:color w:val="000000"/>
              </w:rPr>
              <w:t>Number of additional technologies and process/operation improvements implemented in phosphate chemical companies that are facilitated by the effectively enforced policies and regulations that promote and support energy efficiency and cleaner production technologies/techniques.</w:t>
            </w:r>
          </w:p>
        </w:tc>
        <w:tc>
          <w:tcPr>
            <w:tcW w:w="1350" w:type="dxa"/>
            <w:vAlign w:val="center"/>
          </w:tcPr>
          <w:p w14:paraId="24C20C24"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4358815E" w14:textId="77777777" w:rsidR="00F5335A" w:rsidRDefault="00795F6F">
            <w:pPr>
              <w:spacing w:after="0" w:line="240" w:lineRule="auto"/>
              <w:jc w:val="right"/>
              <w:rPr>
                <w:rFonts w:ascii="Calibri" w:hAnsi="Calibri" w:cs="Calibri"/>
                <w:bCs/>
                <w:i/>
              </w:rPr>
            </w:pPr>
            <w:r>
              <w:rPr>
                <w:rFonts w:ascii="Calibri" w:hAnsi="Calibri" w:cs="Calibri"/>
              </w:rPr>
              <w:t>10</w:t>
            </w:r>
          </w:p>
        </w:tc>
        <w:tc>
          <w:tcPr>
            <w:tcW w:w="1620" w:type="dxa"/>
            <w:vAlign w:val="center"/>
          </w:tcPr>
          <w:p w14:paraId="3567C725" w14:textId="77777777" w:rsidR="00F5335A" w:rsidRDefault="00795F6F">
            <w:pPr>
              <w:spacing w:after="0" w:line="240" w:lineRule="auto"/>
              <w:jc w:val="right"/>
              <w:rPr>
                <w:rFonts w:ascii="Calibri" w:hAnsi="Calibri" w:cs="Calibri"/>
                <w:i/>
              </w:rPr>
            </w:pPr>
            <w:r>
              <w:rPr>
                <w:rFonts w:ascii="Calibri" w:hAnsi="Calibri" w:cs="Calibri"/>
              </w:rPr>
              <w:t>20</w:t>
            </w:r>
          </w:p>
        </w:tc>
      </w:tr>
      <w:tr w:rsidR="00F5335A" w14:paraId="686F6128" w14:textId="77777777">
        <w:trPr>
          <w:trHeight w:val="440"/>
        </w:trPr>
        <w:tc>
          <w:tcPr>
            <w:tcW w:w="2605" w:type="dxa"/>
            <w:vMerge/>
            <w:vAlign w:val="center"/>
          </w:tcPr>
          <w:p w14:paraId="2EFA050C" w14:textId="77777777" w:rsidR="00F5335A" w:rsidRDefault="00F5335A">
            <w:pPr>
              <w:spacing w:after="0" w:line="240" w:lineRule="auto"/>
              <w:rPr>
                <w:rFonts w:ascii="Calibri" w:hAnsi="Calibri" w:cs="Calibri"/>
                <w:b/>
                <w:bCs/>
              </w:rPr>
            </w:pPr>
          </w:p>
        </w:tc>
        <w:tc>
          <w:tcPr>
            <w:tcW w:w="6053" w:type="dxa"/>
            <w:vAlign w:val="center"/>
          </w:tcPr>
          <w:p w14:paraId="48A074BA" w14:textId="77777777" w:rsidR="00F5335A" w:rsidRDefault="00795F6F">
            <w:pPr>
              <w:spacing w:after="0" w:line="240" w:lineRule="auto"/>
              <w:rPr>
                <w:rFonts w:ascii="Calibri" w:hAnsi="Calibri" w:cs="Calibri"/>
              </w:rPr>
            </w:pPr>
            <w:r>
              <w:rPr>
                <w:rFonts w:ascii="Calibri" w:hAnsi="Calibri" w:cs="Calibri"/>
                <w:color w:val="000000"/>
              </w:rPr>
              <w:t>Number of additional certified technical and operations personnel of phosphate chemical companies that are capable of designing and implementing projects on energy efficiency and cleaner production technology applications in phosphate chemicals production.</w:t>
            </w:r>
          </w:p>
        </w:tc>
        <w:tc>
          <w:tcPr>
            <w:tcW w:w="1350" w:type="dxa"/>
            <w:vAlign w:val="center"/>
          </w:tcPr>
          <w:p w14:paraId="4EAAD577"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0ACC2487" w14:textId="77777777" w:rsidR="00F5335A" w:rsidRDefault="00795F6F">
            <w:pPr>
              <w:spacing w:after="0" w:line="240" w:lineRule="auto"/>
              <w:jc w:val="right"/>
              <w:rPr>
                <w:rFonts w:ascii="Calibri" w:hAnsi="Calibri" w:cs="Calibri"/>
                <w:bCs/>
                <w:i/>
              </w:rPr>
            </w:pPr>
            <w:r>
              <w:rPr>
                <w:rFonts w:ascii="Calibri" w:hAnsi="Calibri" w:cs="Calibri"/>
              </w:rPr>
              <w:t>500</w:t>
            </w:r>
          </w:p>
        </w:tc>
        <w:tc>
          <w:tcPr>
            <w:tcW w:w="1620" w:type="dxa"/>
            <w:vAlign w:val="center"/>
          </w:tcPr>
          <w:p w14:paraId="54A210E7" w14:textId="77777777" w:rsidR="00F5335A" w:rsidRDefault="00795F6F">
            <w:pPr>
              <w:spacing w:after="0" w:line="240" w:lineRule="auto"/>
              <w:jc w:val="right"/>
              <w:rPr>
                <w:rFonts w:ascii="Calibri" w:hAnsi="Calibri" w:cs="Calibri"/>
                <w:i/>
              </w:rPr>
            </w:pPr>
            <w:r>
              <w:rPr>
                <w:rFonts w:ascii="Calibri" w:hAnsi="Calibri" w:cs="Calibri"/>
              </w:rPr>
              <w:t>1,800</w:t>
            </w:r>
          </w:p>
        </w:tc>
      </w:tr>
      <w:tr w:rsidR="00F5335A" w14:paraId="28E7ED32" w14:textId="77777777">
        <w:trPr>
          <w:trHeight w:val="530"/>
        </w:trPr>
        <w:tc>
          <w:tcPr>
            <w:tcW w:w="2605" w:type="dxa"/>
            <w:shd w:val="clear" w:color="auto" w:fill="auto"/>
            <w:vAlign w:val="center"/>
          </w:tcPr>
          <w:p w14:paraId="13EF234F" w14:textId="77777777" w:rsidR="00F5335A" w:rsidRDefault="00795F6F">
            <w:pPr>
              <w:spacing w:after="0" w:line="240" w:lineRule="auto"/>
              <w:rPr>
                <w:rFonts w:ascii="Calibri" w:hAnsi="Calibri" w:cs="Calibri"/>
                <w:b/>
                <w:bCs/>
              </w:rPr>
            </w:pPr>
            <w:r>
              <w:rPr>
                <w:rFonts w:ascii="Calibri" w:hAnsi="Calibri" w:cs="Calibri"/>
                <w:b/>
                <w:bCs/>
              </w:rPr>
              <w:t>Outputs to achieve Outcome 2.1</w:t>
            </w:r>
          </w:p>
        </w:tc>
        <w:tc>
          <w:tcPr>
            <w:tcW w:w="10553" w:type="dxa"/>
            <w:gridSpan w:val="4"/>
            <w:vAlign w:val="center"/>
          </w:tcPr>
          <w:p w14:paraId="582A5721" w14:textId="77777777" w:rsidR="00F5335A" w:rsidRDefault="00795F6F">
            <w:pPr>
              <w:pStyle w:val="ListParagraph"/>
              <w:ind w:left="0"/>
              <w:rPr>
                <w:rFonts w:ascii="Calibri" w:hAnsi="Calibri" w:cs="Calibri"/>
                <w:sz w:val="22"/>
                <w:szCs w:val="22"/>
              </w:rPr>
            </w:pPr>
            <w:r>
              <w:rPr>
                <w:rFonts w:ascii="Calibri" w:hAnsi="Calibri" w:cs="Calibri"/>
                <w:sz w:val="22"/>
                <w:szCs w:val="22"/>
                <w:u w:val="single"/>
              </w:rPr>
              <w:t>Output 2.1.1:</w:t>
            </w:r>
            <w:r>
              <w:rPr>
                <w:rFonts w:ascii="Calibri" w:hAnsi="Calibri" w:cs="Calibri"/>
                <w:sz w:val="22"/>
                <w:szCs w:val="22"/>
              </w:rPr>
              <w:t xml:space="preserve"> Formulated, recommended, approved, and enforced policy and institutional frameworks supporting green, energy efficient low carbon technology applications in phosphate chemicals production.</w:t>
            </w:r>
          </w:p>
          <w:p w14:paraId="6B5D6720" w14:textId="77777777" w:rsidR="00F5335A" w:rsidRDefault="00795F6F">
            <w:pPr>
              <w:spacing w:after="0" w:line="240" w:lineRule="auto"/>
              <w:rPr>
                <w:rFonts w:ascii="Calibri" w:hAnsi="Calibri" w:cs="Calibri"/>
              </w:rPr>
            </w:pPr>
            <w:r>
              <w:rPr>
                <w:rFonts w:ascii="Calibri" w:hAnsi="Calibri" w:cs="Calibri"/>
                <w:u w:val="single"/>
              </w:rPr>
              <w:t>Output 2.1.2:</w:t>
            </w:r>
            <w:r>
              <w:rPr>
                <w:rFonts w:ascii="Calibri" w:hAnsi="Calibri" w:cs="Calibri"/>
              </w:rPr>
              <w:t xml:space="preserve"> Formulated, recommended, and enforced standards, policies and implementing rules and regulations on the promotion and practice of green, energy efficient, low carbon technologies/techniques, in phosphate chemicals production.</w:t>
            </w:r>
          </w:p>
          <w:p w14:paraId="794A242B" w14:textId="77777777" w:rsidR="00F5335A" w:rsidRDefault="00795F6F">
            <w:pPr>
              <w:spacing w:after="0" w:line="240" w:lineRule="auto"/>
              <w:rPr>
                <w:rFonts w:ascii="Calibri" w:hAnsi="Calibri" w:cs="Calibri"/>
              </w:rPr>
            </w:pPr>
            <w:r>
              <w:rPr>
                <w:rFonts w:ascii="Calibri" w:hAnsi="Calibri" w:cs="Calibri"/>
                <w:u w:val="single"/>
              </w:rPr>
              <w:t>Output 2.1.3:</w:t>
            </w:r>
            <w:r>
              <w:rPr>
                <w:rFonts w:ascii="Calibri" w:hAnsi="Calibri" w:cs="Calibri"/>
              </w:rPr>
              <w:t xml:space="preserve"> Documented annual evaluation reports on the energy performance and environmental impacts of each demo activity and documented and disseminated demo results based on the MRV system (Output 1.1.5) established under Component 1.</w:t>
            </w:r>
          </w:p>
          <w:p w14:paraId="2C5A750A" w14:textId="77777777" w:rsidR="00F5335A" w:rsidRDefault="00795F6F">
            <w:pPr>
              <w:spacing w:after="0" w:line="240" w:lineRule="auto"/>
              <w:rPr>
                <w:rFonts w:ascii="Calibri" w:hAnsi="Calibri" w:cs="Calibri"/>
              </w:rPr>
            </w:pPr>
            <w:r>
              <w:rPr>
                <w:rFonts w:ascii="Calibri" w:hAnsi="Calibri" w:cs="Calibri"/>
                <w:u w:val="single"/>
              </w:rPr>
              <w:t>Output 2.1.4:</w:t>
            </w:r>
            <w:r>
              <w:rPr>
                <w:rFonts w:ascii="Calibri" w:hAnsi="Calibri" w:cs="Calibri"/>
              </w:rPr>
              <w:t xml:space="preserve"> Designed, conducted and post-evaluated continuing education program in the PCI chemicals sub-sector in Yunnan, Guizhou, Sichuan, and Hubei, with regular capacity needs assessment in the area of green, energy efficient and low carbon technologies applied in phosphate chemicals manufacturing.</w:t>
            </w:r>
          </w:p>
          <w:p w14:paraId="2548DE5F" w14:textId="77777777" w:rsidR="00F5335A" w:rsidRDefault="00795F6F">
            <w:pPr>
              <w:spacing w:after="0" w:line="240" w:lineRule="auto"/>
              <w:rPr>
                <w:rFonts w:ascii="Calibri" w:hAnsi="Calibri" w:cs="Calibri"/>
              </w:rPr>
            </w:pPr>
            <w:r>
              <w:rPr>
                <w:rFonts w:ascii="Calibri" w:hAnsi="Calibri" w:cs="Calibri"/>
                <w:u w:val="single"/>
              </w:rPr>
              <w:t>Output 2.1.5:</w:t>
            </w:r>
            <w:r>
              <w:rPr>
                <w:rFonts w:ascii="Calibri" w:hAnsi="Calibri" w:cs="Calibri"/>
              </w:rPr>
              <w:t xml:space="preserve"> Completed market analysis report on the international trade trends for phosrock and phosphate chemicals, and the indirect carbon emission and ecological impacts in the international trading of these products.</w:t>
            </w:r>
          </w:p>
          <w:p w14:paraId="77879EE7" w14:textId="77777777" w:rsidR="00F5335A" w:rsidRDefault="00795F6F">
            <w:pPr>
              <w:spacing w:after="0" w:line="240" w:lineRule="auto"/>
              <w:rPr>
                <w:rFonts w:ascii="Calibri" w:hAnsi="Calibri" w:cs="Calibri"/>
              </w:rPr>
            </w:pPr>
            <w:r>
              <w:rPr>
                <w:rFonts w:ascii="Calibri" w:hAnsi="Calibri" w:cs="Calibri"/>
                <w:u w:val="single"/>
              </w:rPr>
              <w:t>Output 2.1.6:</w:t>
            </w:r>
            <w:r>
              <w:rPr>
                <w:rFonts w:ascii="Calibri" w:hAnsi="Calibri" w:cs="Calibri"/>
              </w:rPr>
              <w:t xml:space="preserve"> Established and operational system for managing and sharing available and accessible information on all aspects of green, energy efficient and cleaner phosphate chemicals production in China.</w:t>
            </w:r>
          </w:p>
        </w:tc>
      </w:tr>
      <w:tr w:rsidR="00F5335A" w14:paraId="2F8832FE" w14:textId="77777777">
        <w:trPr>
          <w:trHeight w:val="440"/>
        </w:trPr>
        <w:tc>
          <w:tcPr>
            <w:tcW w:w="2605" w:type="dxa"/>
            <w:vMerge w:val="restart"/>
            <w:shd w:val="clear" w:color="auto" w:fill="auto"/>
            <w:vAlign w:val="center"/>
          </w:tcPr>
          <w:p w14:paraId="64835295" w14:textId="77777777" w:rsidR="00F5335A" w:rsidRDefault="00795F6F">
            <w:pPr>
              <w:spacing w:after="0" w:line="240" w:lineRule="auto"/>
              <w:rPr>
                <w:rFonts w:ascii="Calibri" w:hAnsi="Calibri" w:cs="Calibri"/>
              </w:rPr>
            </w:pPr>
            <w:r>
              <w:rPr>
                <w:rFonts w:ascii="Calibri" w:hAnsi="Calibri" w:cs="Calibri"/>
                <w:b/>
                <w:bCs/>
              </w:rPr>
              <w:lastRenderedPageBreak/>
              <w:t>Outcome 2.2:</w:t>
            </w:r>
            <w:r>
              <w:rPr>
                <w:rFonts w:ascii="Calibri" w:hAnsi="Calibri" w:cs="Calibri"/>
                <w:bCs/>
              </w:rPr>
              <w:t xml:space="preserve"> Enhanced confidence, understanding and capacity in the feasibility of the application of green, energy efficient low carbon technologies in phosphate chemicals production in China.</w:t>
            </w:r>
          </w:p>
        </w:tc>
        <w:tc>
          <w:tcPr>
            <w:tcW w:w="6053" w:type="dxa"/>
            <w:vAlign w:val="center"/>
          </w:tcPr>
          <w:p w14:paraId="1D03F98B" w14:textId="77777777" w:rsidR="00F5335A" w:rsidRDefault="00795F6F">
            <w:pPr>
              <w:spacing w:after="0" w:line="240" w:lineRule="auto"/>
              <w:rPr>
                <w:rFonts w:ascii="Calibri" w:hAnsi="Calibri" w:cs="Calibri"/>
                <w:bCs/>
                <w:i/>
              </w:rPr>
            </w:pPr>
            <w:r>
              <w:rPr>
                <w:rFonts w:ascii="Calibri" w:hAnsi="Calibri" w:cs="Calibri"/>
                <w:color w:val="000000"/>
              </w:rPr>
              <w:t>Number of phosphate chemical companies that have plans for projects for implementing energy efficiency and cleaner production technology applications in their operations &amp; processes.</w:t>
            </w:r>
          </w:p>
        </w:tc>
        <w:tc>
          <w:tcPr>
            <w:tcW w:w="1350" w:type="dxa"/>
            <w:vAlign w:val="center"/>
          </w:tcPr>
          <w:p w14:paraId="3C89140D"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71D3064B" w14:textId="77777777" w:rsidR="00F5335A" w:rsidRDefault="00795F6F">
            <w:pPr>
              <w:spacing w:after="0" w:line="240" w:lineRule="auto"/>
              <w:jc w:val="right"/>
              <w:rPr>
                <w:rFonts w:ascii="Calibri" w:hAnsi="Calibri" w:cs="Calibri"/>
                <w:bCs/>
                <w:i/>
              </w:rPr>
            </w:pPr>
            <w:r>
              <w:rPr>
                <w:rFonts w:ascii="Calibri" w:hAnsi="Calibri" w:cs="Calibri"/>
              </w:rPr>
              <w:t>15</w:t>
            </w:r>
          </w:p>
        </w:tc>
        <w:tc>
          <w:tcPr>
            <w:tcW w:w="1620" w:type="dxa"/>
            <w:vAlign w:val="center"/>
          </w:tcPr>
          <w:p w14:paraId="47A567B4" w14:textId="77777777" w:rsidR="00F5335A" w:rsidRDefault="00795F6F">
            <w:pPr>
              <w:spacing w:after="0" w:line="240" w:lineRule="auto"/>
              <w:jc w:val="right"/>
              <w:rPr>
                <w:rFonts w:ascii="Calibri" w:hAnsi="Calibri" w:cs="Calibri"/>
                <w:i/>
              </w:rPr>
            </w:pPr>
            <w:r>
              <w:rPr>
                <w:rFonts w:ascii="Calibri" w:hAnsi="Calibri" w:cs="Calibri"/>
              </w:rPr>
              <w:t>50</w:t>
            </w:r>
          </w:p>
        </w:tc>
      </w:tr>
      <w:tr w:rsidR="00F5335A" w14:paraId="3D2F74D7" w14:textId="77777777">
        <w:trPr>
          <w:trHeight w:val="530"/>
        </w:trPr>
        <w:tc>
          <w:tcPr>
            <w:tcW w:w="2605" w:type="dxa"/>
            <w:vMerge/>
            <w:vAlign w:val="center"/>
          </w:tcPr>
          <w:p w14:paraId="17190282" w14:textId="77777777" w:rsidR="00F5335A" w:rsidRDefault="00F5335A">
            <w:pPr>
              <w:spacing w:after="0" w:line="240" w:lineRule="auto"/>
              <w:rPr>
                <w:rFonts w:ascii="Calibri" w:hAnsi="Calibri" w:cs="Calibri"/>
                <w:b/>
                <w:bCs/>
              </w:rPr>
            </w:pPr>
          </w:p>
        </w:tc>
        <w:tc>
          <w:tcPr>
            <w:tcW w:w="6053" w:type="dxa"/>
            <w:vAlign w:val="center"/>
          </w:tcPr>
          <w:p w14:paraId="3581EC99" w14:textId="77777777" w:rsidR="00F5335A" w:rsidRDefault="00795F6F">
            <w:pPr>
              <w:spacing w:after="0" w:line="240" w:lineRule="auto"/>
              <w:rPr>
                <w:rFonts w:ascii="Calibri" w:hAnsi="Calibri" w:cs="Calibri"/>
              </w:rPr>
            </w:pPr>
            <w:r>
              <w:rPr>
                <w:rFonts w:ascii="Calibri" w:hAnsi="Calibri" w:cs="Calibri"/>
              </w:rPr>
              <w:t>Average overall specific energy consumption in phosphate chemicals production, tce/'000 CNY GDP (2020).</w:t>
            </w:r>
          </w:p>
        </w:tc>
        <w:tc>
          <w:tcPr>
            <w:tcW w:w="1350" w:type="dxa"/>
            <w:vAlign w:val="center"/>
          </w:tcPr>
          <w:p w14:paraId="545E8C56" w14:textId="77777777" w:rsidR="00F5335A" w:rsidRDefault="00795F6F">
            <w:pPr>
              <w:spacing w:after="0" w:line="240" w:lineRule="auto"/>
              <w:jc w:val="right"/>
              <w:rPr>
                <w:rFonts w:ascii="Calibri" w:hAnsi="Calibri" w:cs="Calibri"/>
                <w:bCs/>
                <w:i/>
              </w:rPr>
            </w:pPr>
            <w:r>
              <w:rPr>
                <w:rFonts w:ascii="Calibri" w:hAnsi="Calibri" w:cs="Calibri"/>
              </w:rPr>
              <w:t>0.25 (base year 2020)</w:t>
            </w:r>
          </w:p>
        </w:tc>
        <w:tc>
          <w:tcPr>
            <w:tcW w:w="1530" w:type="dxa"/>
            <w:vAlign w:val="center"/>
          </w:tcPr>
          <w:p w14:paraId="4A3AA884" w14:textId="77777777" w:rsidR="00F5335A" w:rsidRDefault="00795F6F">
            <w:pPr>
              <w:spacing w:after="0" w:line="240" w:lineRule="auto"/>
              <w:jc w:val="right"/>
              <w:rPr>
                <w:rFonts w:ascii="Calibri" w:hAnsi="Calibri" w:cs="Calibri"/>
                <w:bCs/>
                <w:i/>
              </w:rPr>
            </w:pPr>
            <w:r>
              <w:rPr>
                <w:rFonts w:ascii="Calibri" w:hAnsi="Calibri" w:cs="Calibri"/>
              </w:rPr>
              <w:t>0.244</w:t>
            </w:r>
          </w:p>
        </w:tc>
        <w:tc>
          <w:tcPr>
            <w:tcW w:w="1620" w:type="dxa"/>
            <w:vAlign w:val="center"/>
          </w:tcPr>
          <w:p w14:paraId="475FB1A9" w14:textId="77777777" w:rsidR="00F5335A" w:rsidRDefault="00795F6F">
            <w:pPr>
              <w:spacing w:after="0" w:line="240" w:lineRule="auto"/>
              <w:jc w:val="right"/>
              <w:rPr>
                <w:rFonts w:ascii="Calibri" w:hAnsi="Calibri" w:cs="Calibri"/>
                <w:i/>
              </w:rPr>
            </w:pPr>
            <w:r>
              <w:rPr>
                <w:rFonts w:ascii="Calibri" w:hAnsi="Calibri" w:cs="Calibri"/>
              </w:rPr>
              <w:t>0.238</w:t>
            </w:r>
          </w:p>
        </w:tc>
      </w:tr>
      <w:tr w:rsidR="00F5335A" w14:paraId="232515DE" w14:textId="77777777">
        <w:trPr>
          <w:trHeight w:val="440"/>
        </w:trPr>
        <w:tc>
          <w:tcPr>
            <w:tcW w:w="2605" w:type="dxa"/>
            <w:shd w:val="clear" w:color="auto" w:fill="auto"/>
            <w:vAlign w:val="center"/>
          </w:tcPr>
          <w:p w14:paraId="60A22AC7" w14:textId="77777777" w:rsidR="00F5335A" w:rsidRDefault="00795F6F">
            <w:pPr>
              <w:spacing w:after="0" w:line="240" w:lineRule="auto"/>
              <w:rPr>
                <w:rFonts w:ascii="Calibri" w:hAnsi="Calibri" w:cs="Calibri"/>
                <w:b/>
                <w:bCs/>
              </w:rPr>
            </w:pPr>
            <w:r>
              <w:rPr>
                <w:rFonts w:ascii="Calibri" w:hAnsi="Calibri" w:cs="Calibri"/>
                <w:b/>
                <w:bCs/>
              </w:rPr>
              <w:t>Outputs to achieve Outcome 2.2</w:t>
            </w:r>
          </w:p>
        </w:tc>
        <w:tc>
          <w:tcPr>
            <w:tcW w:w="10553" w:type="dxa"/>
            <w:gridSpan w:val="4"/>
            <w:vAlign w:val="center"/>
          </w:tcPr>
          <w:p w14:paraId="485009DB" w14:textId="77777777" w:rsidR="00F5335A" w:rsidRDefault="00795F6F">
            <w:pPr>
              <w:spacing w:after="0" w:line="240" w:lineRule="auto"/>
              <w:rPr>
                <w:rFonts w:ascii="Calibri" w:hAnsi="Calibri" w:cs="Calibri"/>
              </w:rPr>
            </w:pPr>
            <w:r>
              <w:rPr>
                <w:rFonts w:ascii="Calibri" w:hAnsi="Calibri" w:cs="Calibri"/>
                <w:u w:val="single"/>
              </w:rPr>
              <w:t>Output 2.2.1:</w:t>
            </w:r>
            <w:r>
              <w:rPr>
                <w:rFonts w:ascii="Calibri" w:hAnsi="Calibri" w:cs="Calibri"/>
              </w:rPr>
              <w:t xml:space="preserve"> Completed designs and plans of demonstrations of green, energy efficient low carbon technologies in phosphate chemicals production including: (a) Improved design for cleaner production demos; (2) Feasibility analyses of the application and operation of green, energy efficient and low carbon phosphate chemical production systems; and, (3) Implementation plans (including financing arrangements) for each green, energy efficient and low carbon technology application in the demo phosphate chemical companies.</w:t>
            </w:r>
          </w:p>
          <w:p w14:paraId="4196F02C" w14:textId="77777777" w:rsidR="00F5335A" w:rsidRDefault="00795F6F">
            <w:pPr>
              <w:spacing w:after="0" w:line="240" w:lineRule="auto"/>
              <w:rPr>
                <w:rFonts w:ascii="Calibri" w:hAnsi="Calibri" w:cs="Calibri"/>
              </w:rPr>
            </w:pPr>
            <w:r>
              <w:rPr>
                <w:rFonts w:ascii="Calibri" w:hAnsi="Calibri" w:cs="Calibri"/>
                <w:u w:val="single"/>
              </w:rPr>
              <w:t>Output 2.2.2:</w:t>
            </w:r>
            <w:r>
              <w:rPr>
                <w:rFonts w:ascii="Calibri" w:hAnsi="Calibri" w:cs="Calibri"/>
              </w:rPr>
              <w:t xml:space="preserve"> Installed and operational green, energy efficient low carbon technology application demos in phosphate chemicals production.</w:t>
            </w:r>
          </w:p>
          <w:p w14:paraId="5688AB1D" w14:textId="77777777" w:rsidR="00F5335A" w:rsidRDefault="00795F6F">
            <w:pPr>
              <w:spacing w:after="0" w:line="240" w:lineRule="auto"/>
              <w:rPr>
                <w:rFonts w:ascii="Calibri" w:hAnsi="Calibri" w:cs="Calibri"/>
              </w:rPr>
            </w:pPr>
            <w:r>
              <w:rPr>
                <w:rFonts w:ascii="Calibri" w:hAnsi="Calibri" w:cs="Calibri"/>
                <w:u w:val="single"/>
              </w:rPr>
              <w:t>Output 2.2.3:</w:t>
            </w:r>
            <w:r>
              <w:rPr>
                <w:rFonts w:ascii="Calibri" w:hAnsi="Calibri" w:cs="Calibri"/>
              </w:rPr>
              <w:t xml:space="preserve"> Designed and approved pilot financing scheme for small and medium enterprises (SMEs) that manufacture phosphate chemicals.</w:t>
            </w:r>
          </w:p>
          <w:p w14:paraId="54195D49" w14:textId="77777777" w:rsidR="00F5335A" w:rsidRDefault="00795F6F">
            <w:pPr>
              <w:spacing w:after="0" w:line="240" w:lineRule="auto"/>
              <w:rPr>
                <w:rFonts w:ascii="Calibri" w:hAnsi="Calibri" w:cs="Calibri"/>
              </w:rPr>
            </w:pPr>
            <w:r>
              <w:rPr>
                <w:rFonts w:ascii="Calibri" w:hAnsi="Calibri" w:cs="Calibri"/>
                <w:u w:val="single"/>
              </w:rPr>
              <w:t>Output 2.2.4:</w:t>
            </w:r>
            <w:r>
              <w:rPr>
                <w:rFonts w:ascii="Calibri" w:hAnsi="Calibri" w:cs="Calibri"/>
              </w:rPr>
              <w:t xml:space="preserve"> Operational pilot financing scheme for phosphate chemicals SMEs in 2 to 3 regions.</w:t>
            </w:r>
          </w:p>
          <w:p w14:paraId="6C1CACFB" w14:textId="77777777" w:rsidR="00F5335A" w:rsidRDefault="00795F6F">
            <w:pPr>
              <w:spacing w:after="0" w:line="240" w:lineRule="auto"/>
              <w:rPr>
                <w:rFonts w:ascii="Calibri" w:hAnsi="Calibri" w:cs="Calibri"/>
              </w:rPr>
            </w:pPr>
            <w:r>
              <w:rPr>
                <w:rFonts w:ascii="Calibri" w:hAnsi="Calibri" w:cs="Calibri"/>
                <w:u w:val="single"/>
              </w:rPr>
              <w:t>Output 2.2.5:</w:t>
            </w:r>
            <w:r>
              <w:rPr>
                <w:rFonts w:ascii="Calibri" w:hAnsi="Calibri" w:cs="Calibri"/>
              </w:rPr>
              <w:t xml:space="preserve"> Approved and financed follow-up plan for the replication of the application of demonstrated green, energy efficient low carbon technologies in phosphate chemicals production in other localities.</w:t>
            </w:r>
          </w:p>
        </w:tc>
      </w:tr>
      <w:tr w:rsidR="00F5335A" w14:paraId="77525900" w14:textId="77777777">
        <w:trPr>
          <w:trHeight w:val="48"/>
        </w:trPr>
        <w:tc>
          <w:tcPr>
            <w:tcW w:w="2605" w:type="dxa"/>
            <w:shd w:val="clear" w:color="auto" w:fill="E7E6E6"/>
            <w:vAlign w:val="center"/>
          </w:tcPr>
          <w:p w14:paraId="60C4A2B7" w14:textId="77777777" w:rsidR="00F5335A" w:rsidRDefault="00795F6F">
            <w:pPr>
              <w:spacing w:after="0" w:line="240" w:lineRule="auto"/>
              <w:rPr>
                <w:rFonts w:ascii="Calibri" w:hAnsi="Calibri" w:cs="Calibri"/>
                <w:b/>
                <w:bCs/>
              </w:rPr>
            </w:pPr>
            <w:r>
              <w:rPr>
                <w:rFonts w:ascii="Calibri" w:hAnsi="Calibri" w:cs="Calibri"/>
                <w:b/>
                <w:bCs/>
              </w:rPr>
              <w:t xml:space="preserve">Project Component 3 </w:t>
            </w:r>
          </w:p>
        </w:tc>
        <w:tc>
          <w:tcPr>
            <w:tcW w:w="10553" w:type="dxa"/>
            <w:gridSpan w:val="4"/>
            <w:shd w:val="clear" w:color="auto" w:fill="E7E6E6"/>
            <w:vAlign w:val="center"/>
          </w:tcPr>
          <w:p w14:paraId="72A321BE" w14:textId="77777777" w:rsidR="00F5335A" w:rsidRDefault="00795F6F">
            <w:pPr>
              <w:spacing w:after="0" w:line="240" w:lineRule="auto"/>
              <w:rPr>
                <w:rFonts w:ascii="Calibri" w:hAnsi="Calibri" w:cs="Calibri"/>
                <w:i/>
                <w:iCs/>
              </w:rPr>
            </w:pPr>
            <w:r>
              <w:rPr>
                <w:rFonts w:ascii="Calibri" w:hAnsi="Calibri" w:cs="Calibri"/>
                <w:b/>
              </w:rPr>
              <w:t>Green and Low Carbon Design and Operation of Waste Management Systems in the Phosphate Chemicals Industry</w:t>
            </w:r>
          </w:p>
        </w:tc>
      </w:tr>
      <w:tr w:rsidR="00F5335A" w14:paraId="447C11F2" w14:textId="77777777">
        <w:trPr>
          <w:trHeight w:val="620"/>
        </w:trPr>
        <w:tc>
          <w:tcPr>
            <w:tcW w:w="2605" w:type="dxa"/>
            <w:shd w:val="clear" w:color="auto" w:fill="auto"/>
            <w:vAlign w:val="center"/>
          </w:tcPr>
          <w:p w14:paraId="2D2D5341" w14:textId="77777777" w:rsidR="00F5335A" w:rsidRDefault="00795F6F">
            <w:pPr>
              <w:spacing w:after="0" w:line="240" w:lineRule="auto"/>
              <w:rPr>
                <w:rFonts w:ascii="Calibri" w:hAnsi="Calibri" w:cs="Calibri"/>
                <w:bCs/>
              </w:rPr>
            </w:pPr>
            <w:r>
              <w:rPr>
                <w:rFonts w:ascii="Calibri" w:hAnsi="Calibri" w:cs="Calibri"/>
                <w:b/>
                <w:bCs/>
              </w:rPr>
              <w:t xml:space="preserve">Outcome 3.1: </w:t>
            </w:r>
            <w:r>
              <w:rPr>
                <w:rFonts w:ascii="Calibri" w:hAnsi="Calibri" w:cs="Calibri"/>
                <w:bCs/>
              </w:rPr>
              <w:t>Enhanced commitment of, and institutional and technical arrangements for, the phosphate chemical industry in green and low carbon waste management.</w:t>
            </w:r>
          </w:p>
        </w:tc>
        <w:tc>
          <w:tcPr>
            <w:tcW w:w="6053" w:type="dxa"/>
            <w:vAlign w:val="center"/>
          </w:tcPr>
          <w:p w14:paraId="3EDFC100" w14:textId="77777777" w:rsidR="00F5335A" w:rsidRDefault="00795F6F">
            <w:pPr>
              <w:spacing w:after="0" w:line="240" w:lineRule="auto"/>
              <w:rPr>
                <w:rFonts w:ascii="Calibri" w:hAnsi="Calibri" w:cs="Calibri"/>
                <w:bCs/>
                <w:i/>
              </w:rPr>
            </w:pPr>
            <w:r>
              <w:rPr>
                <w:rFonts w:ascii="Calibri" w:hAnsi="Calibri" w:cs="Calibri"/>
              </w:rPr>
              <w:t>Number of additional technologies and process/operation improvements implemented in waste management in the PCI companies that are facilitated by the effectively enforced policies and regulations that promote and support green, energy efficient and low carbon technologies/techniques.</w:t>
            </w:r>
          </w:p>
        </w:tc>
        <w:tc>
          <w:tcPr>
            <w:tcW w:w="1350" w:type="dxa"/>
            <w:vAlign w:val="center"/>
          </w:tcPr>
          <w:p w14:paraId="28FBF56B"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6502CA3C" w14:textId="77777777" w:rsidR="00F5335A" w:rsidRDefault="00795F6F">
            <w:pPr>
              <w:spacing w:after="0" w:line="240" w:lineRule="auto"/>
              <w:jc w:val="right"/>
              <w:rPr>
                <w:rFonts w:ascii="Calibri" w:hAnsi="Calibri" w:cs="Calibri"/>
                <w:bCs/>
                <w:i/>
              </w:rPr>
            </w:pPr>
            <w:r>
              <w:rPr>
                <w:rFonts w:ascii="Calibri" w:hAnsi="Calibri" w:cs="Calibri"/>
              </w:rPr>
              <w:t>5</w:t>
            </w:r>
          </w:p>
        </w:tc>
        <w:tc>
          <w:tcPr>
            <w:tcW w:w="1620" w:type="dxa"/>
            <w:vAlign w:val="center"/>
          </w:tcPr>
          <w:p w14:paraId="37153AC3" w14:textId="77777777" w:rsidR="00F5335A" w:rsidRDefault="00795F6F">
            <w:pPr>
              <w:spacing w:after="0" w:line="240" w:lineRule="auto"/>
              <w:jc w:val="right"/>
              <w:rPr>
                <w:rFonts w:ascii="Calibri" w:hAnsi="Calibri" w:cs="Calibri"/>
                <w:i/>
              </w:rPr>
            </w:pPr>
            <w:r>
              <w:rPr>
                <w:rFonts w:ascii="Calibri" w:hAnsi="Calibri" w:cs="Calibri"/>
              </w:rPr>
              <w:t>8</w:t>
            </w:r>
          </w:p>
        </w:tc>
      </w:tr>
      <w:tr w:rsidR="00F5335A" w14:paraId="46D63C66" w14:textId="77777777">
        <w:trPr>
          <w:trHeight w:val="350"/>
        </w:trPr>
        <w:tc>
          <w:tcPr>
            <w:tcW w:w="2605" w:type="dxa"/>
            <w:shd w:val="clear" w:color="auto" w:fill="auto"/>
            <w:vAlign w:val="center"/>
          </w:tcPr>
          <w:p w14:paraId="66C95936" w14:textId="77777777" w:rsidR="00F5335A" w:rsidRDefault="00795F6F">
            <w:pPr>
              <w:spacing w:after="0" w:line="240" w:lineRule="auto"/>
              <w:rPr>
                <w:rFonts w:ascii="Calibri" w:hAnsi="Calibri" w:cs="Calibri"/>
                <w:b/>
                <w:bCs/>
              </w:rPr>
            </w:pPr>
            <w:r>
              <w:rPr>
                <w:rFonts w:ascii="Calibri" w:hAnsi="Calibri" w:cs="Calibri"/>
                <w:b/>
                <w:bCs/>
              </w:rPr>
              <w:t>Outputs to achieve Outcome 3.1</w:t>
            </w:r>
          </w:p>
        </w:tc>
        <w:tc>
          <w:tcPr>
            <w:tcW w:w="10553" w:type="dxa"/>
            <w:gridSpan w:val="4"/>
            <w:vAlign w:val="center"/>
          </w:tcPr>
          <w:p w14:paraId="557066D3" w14:textId="77777777" w:rsidR="00F5335A" w:rsidRDefault="00795F6F">
            <w:pPr>
              <w:spacing w:after="0" w:line="240" w:lineRule="auto"/>
              <w:rPr>
                <w:rFonts w:ascii="Calibri" w:hAnsi="Calibri" w:cs="Calibri"/>
              </w:rPr>
            </w:pPr>
            <w:r>
              <w:rPr>
                <w:rFonts w:ascii="Calibri" w:hAnsi="Calibri" w:cs="Calibri"/>
              </w:rPr>
              <w:t>Output 3.1.1:</w:t>
            </w:r>
            <w:r>
              <w:rPr>
                <w:rStyle w:val="CommentReference"/>
                <w:rFonts w:ascii="Calibri" w:hAnsi="Calibri" w:cs="Calibri"/>
                <w:sz w:val="22"/>
                <w:szCs w:val="22"/>
              </w:rPr>
              <w:t xml:space="preserve"> </w:t>
            </w:r>
            <w:r>
              <w:rPr>
                <w:rFonts w:ascii="Calibri" w:hAnsi="Calibri" w:cs="Calibri"/>
              </w:rPr>
              <w:t xml:space="preserve">Formulated, recommended, approved, and enforced policies and institutional frameworks that support green, low carbon initiatives in waste management in the PCI. </w:t>
            </w:r>
          </w:p>
          <w:p w14:paraId="5425904E" w14:textId="77777777" w:rsidR="00F5335A" w:rsidRDefault="00795F6F">
            <w:pPr>
              <w:spacing w:after="0" w:line="240" w:lineRule="auto"/>
              <w:rPr>
                <w:rFonts w:ascii="Calibri" w:hAnsi="Calibri" w:cs="Calibri"/>
              </w:rPr>
            </w:pPr>
            <w:r>
              <w:rPr>
                <w:rFonts w:ascii="Calibri" w:hAnsi="Calibri" w:cs="Calibri"/>
              </w:rPr>
              <w:lastRenderedPageBreak/>
              <w:t>Output 3.1.2: Improved existing and new enforced schemes, standards, policies/regulations on the application of green and low carbon waste management technologies in the PCI operations and processes.</w:t>
            </w:r>
          </w:p>
          <w:p w14:paraId="401DF081" w14:textId="77777777" w:rsidR="00F5335A" w:rsidRDefault="00795F6F">
            <w:pPr>
              <w:spacing w:after="0" w:line="240" w:lineRule="auto"/>
              <w:rPr>
                <w:rFonts w:ascii="Calibri" w:hAnsi="Calibri" w:cs="Calibri"/>
              </w:rPr>
            </w:pPr>
            <w:r>
              <w:rPr>
                <w:rFonts w:ascii="Calibri" w:hAnsi="Calibri" w:cs="Calibri"/>
                <w:u w:val="single"/>
              </w:rPr>
              <w:t>Output 3.1.3:</w:t>
            </w:r>
            <w:r>
              <w:rPr>
                <w:rFonts w:ascii="Calibri" w:hAnsi="Calibri" w:cs="Calibri"/>
              </w:rPr>
              <w:t xml:space="preserve"> Documented annual evaluation reports on the energy performance and environmental impacts of each demo based on the MRV system developed under Component 1.</w:t>
            </w:r>
          </w:p>
          <w:p w14:paraId="57A05B7B" w14:textId="77777777" w:rsidR="00F5335A" w:rsidRDefault="00795F6F">
            <w:pPr>
              <w:spacing w:after="0" w:line="240" w:lineRule="auto"/>
              <w:rPr>
                <w:rFonts w:ascii="Calibri" w:hAnsi="Calibri" w:cs="Calibri"/>
                <w:u w:val="single"/>
              </w:rPr>
            </w:pPr>
            <w:r>
              <w:rPr>
                <w:rFonts w:ascii="Calibri" w:hAnsi="Calibri" w:cs="Calibri"/>
              </w:rPr>
              <w:t>Output 3.1.4: Designed, conducted and post-evaluated continuing education program with regular capacity needs assessments in the area of green and low carbon technologies applied in waste management in the PCI.</w:t>
            </w:r>
          </w:p>
          <w:p w14:paraId="3DE256A0" w14:textId="77777777" w:rsidR="00F5335A" w:rsidRDefault="00795F6F">
            <w:pPr>
              <w:spacing w:after="0" w:line="240" w:lineRule="auto"/>
              <w:rPr>
                <w:rFonts w:ascii="Calibri" w:hAnsi="Calibri" w:cs="Calibri"/>
              </w:rPr>
            </w:pPr>
            <w:r>
              <w:rPr>
                <w:rFonts w:ascii="Calibri" w:hAnsi="Calibri" w:cs="Calibri"/>
                <w:u w:val="single"/>
              </w:rPr>
              <w:t>Output 3.1.5:</w:t>
            </w:r>
            <w:r>
              <w:rPr>
                <w:rFonts w:ascii="Calibri" w:hAnsi="Calibri" w:cs="Calibri"/>
              </w:rPr>
              <w:t xml:space="preserve"> Completed research reports on: (1) annual volume of waste production in phosrock mining and refining, and in phosphate chemicals production in China; (2) green and low carbon waste management systems for waste recycling and reuse developed and implemented in other countries and their energy utilization performances; and, (3) potential commercial markets for processed waste, e.g., phosphogypsum.</w:t>
            </w:r>
          </w:p>
          <w:p w14:paraId="2F2202E8" w14:textId="77777777" w:rsidR="00F5335A" w:rsidRDefault="00795F6F">
            <w:pPr>
              <w:spacing w:after="0" w:line="240" w:lineRule="auto"/>
              <w:rPr>
                <w:rFonts w:ascii="Calibri" w:hAnsi="Calibri" w:cs="Calibri"/>
              </w:rPr>
            </w:pPr>
            <w:r>
              <w:rPr>
                <w:rFonts w:ascii="Calibri" w:hAnsi="Calibri" w:cs="Calibri"/>
              </w:rPr>
              <w:t>Output 3.1.6: Established and operational information management system for sharing available and accessible information about market and research developments and R&amp;D in the country and abroad on green and low carbon waste management systems in the PCI.</w:t>
            </w:r>
          </w:p>
        </w:tc>
      </w:tr>
      <w:tr w:rsidR="00F5335A" w14:paraId="567AF9FE" w14:textId="77777777">
        <w:trPr>
          <w:trHeight w:val="584"/>
        </w:trPr>
        <w:tc>
          <w:tcPr>
            <w:tcW w:w="2605" w:type="dxa"/>
            <w:shd w:val="clear" w:color="auto" w:fill="auto"/>
            <w:vAlign w:val="center"/>
          </w:tcPr>
          <w:p w14:paraId="23D7DEC9" w14:textId="77777777" w:rsidR="00F5335A" w:rsidRDefault="00795F6F">
            <w:pPr>
              <w:spacing w:after="0" w:line="240" w:lineRule="auto"/>
              <w:rPr>
                <w:rFonts w:ascii="Calibri" w:hAnsi="Calibri" w:cs="Calibri"/>
                <w:bCs/>
              </w:rPr>
            </w:pPr>
            <w:r>
              <w:rPr>
                <w:rFonts w:ascii="Calibri" w:hAnsi="Calibri" w:cs="Calibri"/>
                <w:b/>
                <w:bCs/>
              </w:rPr>
              <w:lastRenderedPageBreak/>
              <w:t>Outcome 3.2:</w:t>
            </w:r>
            <w:r>
              <w:rPr>
                <w:rFonts w:ascii="Calibri" w:hAnsi="Calibri" w:cs="Calibri"/>
                <w:bCs/>
              </w:rPr>
              <w:t xml:space="preserve"> Increased confidence in the feasibility of the application of green and low carbon technologies in the management of waste in the phosphate chemicals Industry in China.</w:t>
            </w:r>
          </w:p>
        </w:tc>
        <w:tc>
          <w:tcPr>
            <w:tcW w:w="6053" w:type="dxa"/>
            <w:vAlign w:val="center"/>
          </w:tcPr>
          <w:p w14:paraId="2B8A94AB" w14:textId="77777777" w:rsidR="00F5335A" w:rsidRDefault="00795F6F">
            <w:pPr>
              <w:spacing w:after="0" w:line="240" w:lineRule="auto"/>
              <w:rPr>
                <w:rFonts w:ascii="Calibri" w:hAnsi="Calibri" w:cs="Calibri"/>
                <w:bCs/>
                <w:i/>
              </w:rPr>
            </w:pPr>
            <w:r>
              <w:rPr>
                <w:rFonts w:ascii="Calibri" w:hAnsi="Calibri" w:cs="Calibri"/>
              </w:rPr>
              <w:t>Number of additional projects on green, energy efficient low carbon technologies in waste management in the PCI that are supported by the national and/or local governments.</w:t>
            </w:r>
          </w:p>
        </w:tc>
        <w:tc>
          <w:tcPr>
            <w:tcW w:w="1350" w:type="dxa"/>
            <w:vAlign w:val="center"/>
          </w:tcPr>
          <w:p w14:paraId="7E76412E" w14:textId="77777777" w:rsidR="00F5335A" w:rsidRDefault="00795F6F">
            <w:pPr>
              <w:spacing w:after="0" w:line="240" w:lineRule="auto"/>
              <w:jc w:val="right"/>
              <w:rPr>
                <w:rFonts w:ascii="Calibri" w:hAnsi="Calibri" w:cs="Calibri"/>
                <w:bCs/>
                <w:i/>
              </w:rPr>
            </w:pPr>
            <w:r>
              <w:rPr>
                <w:rFonts w:ascii="Calibri" w:hAnsi="Calibri" w:cs="Calibri"/>
              </w:rPr>
              <w:t>0</w:t>
            </w:r>
          </w:p>
        </w:tc>
        <w:tc>
          <w:tcPr>
            <w:tcW w:w="1530" w:type="dxa"/>
            <w:vAlign w:val="center"/>
          </w:tcPr>
          <w:p w14:paraId="19AF727B" w14:textId="77777777" w:rsidR="00F5335A" w:rsidRDefault="00795F6F">
            <w:pPr>
              <w:spacing w:after="0" w:line="240" w:lineRule="auto"/>
              <w:jc w:val="right"/>
              <w:rPr>
                <w:rFonts w:ascii="Calibri" w:hAnsi="Calibri" w:cs="Calibri"/>
                <w:bCs/>
                <w:i/>
              </w:rPr>
            </w:pPr>
            <w:r>
              <w:rPr>
                <w:rFonts w:ascii="Calibri" w:hAnsi="Calibri" w:cs="Calibri"/>
              </w:rPr>
              <w:t>5</w:t>
            </w:r>
          </w:p>
        </w:tc>
        <w:tc>
          <w:tcPr>
            <w:tcW w:w="1620" w:type="dxa"/>
            <w:vAlign w:val="center"/>
          </w:tcPr>
          <w:p w14:paraId="7AC79A64" w14:textId="77777777" w:rsidR="00F5335A" w:rsidRDefault="00795F6F">
            <w:pPr>
              <w:spacing w:after="0" w:line="240" w:lineRule="auto"/>
              <w:jc w:val="right"/>
              <w:rPr>
                <w:rFonts w:ascii="Calibri" w:hAnsi="Calibri" w:cs="Calibri"/>
                <w:i/>
              </w:rPr>
            </w:pPr>
            <w:r>
              <w:rPr>
                <w:rFonts w:ascii="Calibri" w:hAnsi="Calibri" w:cs="Calibri"/>
              </w:rPr>
              <w:t>10</w:t>
            </w:r>
          </w:p>
        </w:tc>
      </w:tr>
      <w:tr w:rsidR="00F5335A" w14:paraId="21E4A599" w14:textId="77777777">
        <w:trPr>
          <w:trHeight w:val="530"/>
        </w:trPr>
        <w:tc>
          <w:tcPr>
            <w:tcW w:w="2605" w:type="dxa"/>
            <w:shd w:val="clear" w:color="auto" w:fill="auto"/>
            <w:vAlign w:val="center"/>
          </w:tcPr>
          <w:p w14:paraId="46D5754B" w14:textId="77777777" w:rsidR="00F5335A" w:rsidRDefault="00795F6F">
            <w:pPr>
              <w:spacing w:after="0" w:line="240" w:lineRule="auto"/>
              <w:rPr>
                <w:rFonts w:ascii="Calibri" w:hAnsi="Calibri" w:cs="Calibri"/>
                <w:b/>
                <w:bCs/>
              </w:rPr>
            </w:pPr>
            <w:r>
              <w:rPr>
                <w:rFonts w:ascii="Calibri" w:hAnsi="Calibri" w:cs="Calibri"/>
                <w:b/>
                <w:bCs/>
              </w:rPr>
              <w:t>Outputs to achieve Outcome 3.2</w:t>
            </w:r>
          </w:p>
        </w:tc>
        <w:tc>
          <w:tcPr>
            <w:tcW w:w="10553" w:type="dxa"/>
            <w:gridSpan w:val="4"/>
            <w:vAlign w:val="center"/>
          </w:tcPr>
          <w:p w14:paraId="060186EE" w14:textId="77777777" w:rsidR="00F5335A" w:rsidRDefault="00795F6F">
            <w:pPr>
              <w:spacing w:after="0" w:line="240" w:lineRule="auto"/>
              <w:rPr>
                <w:rFonts w:ascii="Calibri" w:hAnsi="Calibri" w:cs="Calibri"/>
              </w:rPr>
            </w:pPr>
            <w:r>
              <w:rPr>
                <w:rFonts w:ascii="Calibri" w:hAnsi="Calibri" w:cs="Calibri"/>
                <w:u w:val="single"/>
              </w:rPr>
              <w:t>Output 3.2.1:</w:t>
            </w:r>
            <w:r>
              <w:rPr>
                <w:rFonts w:ascii="Calibri" w:hAnsi="Calibri" w:cs="Calibri"/>
              </w:rPr>
              <w:t xml:space="preserve"> Completed designs and plans of demonstrations of the application of green and low carbon technologies/techniques in waste management in the phosphate chemicals industry, including: (a) improved phosrock mining tailings recycling and reuse; and (b) energy efficient processing of phosphogypsum and marketing of the gypsum products.</w:t>
            </w:r>
          </w:p>
          <w:p w14:paraId="03A21349" w14:textId="77777777" w:rsidR="00F5335A" w:rsidRDefault="00795F6F">
            <w:pPr>
              <w:spacing w:after="0" w:line="240" w:lineRule="auto"/>
              <w:rPr>
                <w:rFonts w:ascii="Calibri" w:hAnsi="Calibri" w:cs="Calibri"/>
              </w:rPr>
            </w:pPr>
            <w:r>
              <w:rPr>
                <w:rFonts w:ascii="Calibri" w:hAnsi="Calibri" w:cs="Calibri"/>
                <w:u w:val="single"/>
              </w:rPr>
              <w:t>Output 3.2.2:</w:t>
            </w:r>
            <w:r>
              <w:rPr>
                <w:rFonts w:ascii="Calibri" w:hAnsi="Calibri" w:cs="Calibri"/>
              </w:rPr>
              <w:t xml:space="preserve"> Installed and operational green and low carbon waste management technology application demos in the phosphate chemicals industry.</w:t>
            </w:r>
          </w:p>
          <w:p w14:paraId="7BCA7B2F" w14:textId="77777777" w:rsidR="00F5335A" w:rsidRDefault="00795F6F">
            <w:pPr>
              <w:spacing w:after="0" w:line="240" w:lineRule="auto"/>
              <w:rPr>
                <w:rFonts w:ascii="Calibri" w:hAnsi="Calibri" w:cs="Calibri"/>
              </w:rPr>
            </w:pPr>
            <w:r>
              <w:rPr>
                <w:rFonts w:ascii="Calibri" w:hAnsi="Calibri" w:cs="Calibri"/>
              </w:rPr>
              <w:t>Output 3.2.3: Approved and financed follow-up plan for the replication of the application of demonstrated green, low carbon waste management technologies in the phosphate chemicals industry in other localities.</w:t>
            </w:r>
          </w:p>
        </w:tc>
      </w:tr>
    </w:tbl>
    <w:p w14:paraId="5BB1AB3B" w14:textId="77777777" w:rsidR="00F5335A" w:rsidRDefault="00F5335A">
      <w:pPr>
        <w:spacing w:after="0" w:line="240" w:lineRule="auto"/>
        <w:jc w:val="both"/>
        <w:rPr>
          <w:rFonts w:ascii="Calibri" w:hAnsi="Calibri" w:cs="Calibri"/>
        </w:rPr>
      </w:pPr>
    </w:p>
    <w:p w14:paraId="4A02EFAB" w14:textId="77777777" w:rsidR="00F5335A" w:rsidRDefault="00F5335A">
      <w:pPr>
        <w:spacing w:after="0" w:line="240" w:lineRule="auto"/>
        <w:jc w:val="both"/>
        <w:rPr>
          <w:rFonts w:ascii="Calibri" w:hAnsi="Calibri" w:cs="Calibri"/>
        </w:rPr>
      </w:pPr>
    </w:p>
    <w:p w14:paraId="6DB148E9" w14:textId="77777777" w:rsidR="00F5335A" w:rsidRDefault="00F5335A">
      <w:pPr>
        <w:spacing w:after="0" w:line="240" w:lineRule="auto"/>
        <w:jc w:val="both"/>
        <w:rPr>
          <w:rFonts w:ascii="Calibri" w:hAnsi="Calibri" w:cs="Calibri"/>
        </w:rPr>
      </w:pPr>
    </w:p>
    <w:p w14:paraId="45471206" w14:textId="77777777" w:rsidR="00F5335A" w:rsidRDefault="00F5335A">
      <w:pPr>
        <w:spacing w:after="0" w:line="240" w:lineRule="auto"/>
        <w:jc w:val="both"/>
        <w:rPr>
          <w:rFonts w:ascii="Calibri" w:hAnsi="Calibri" w:cs="Calibri"/>
        </w:rPr>
        <w:sectPr w:rsidR="00F5335A">
          <w:pgSz w:w="15840" w:h="12240" w:orient="landscape"/>
          <w:pgMar w:top="1440" w:right="1440" w:bottom="1440" w:left="1440" w:header="720" w:footer="432" w:gutter="0"/>
          <w:cols w:space="708"/>
          <w:titlePg/>
          <w:docGrid w:linePitch="360"/>
        </w:sectPr>
      </w:pPr>
    </w:p>
    <w:p w14:paraId="528B41ED"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432" w:name="_Toc88064335"/>
      <w:bookmarkStart w:id="433" w:name="_Toc407785522"/>
      <w:bookmarkStart w:id="434" w:name="_Toc207800914"/>
      <w:bookmarkEnd w:id="427"/>
      <w:r>
        <w:rPr>
          <w:rFonts w:ascii="Calibri" w:hAnsi="Calibri" w:cs="Calibri"/>
          <w:b/>
          <w:smallCaps/>
          <w:spacing w:val="-2"/>
        </w:rPr>
        <w:lastRenderedPageBreak/>
        <w:t>VI. Monitoring and Evaluation (M&amp;E) Plan</w:t>
      </w:r>
      <w:bookmarkEnd w:id="432"/>
    </w:p>
    <w:p w14:paraId="436D0175" w14:textId="77777777" w:rsidR="00F5335A" w:rsidRDefault="00F5335A">
      <w:pPr>
        <w:spacing w:after="0" w:line="240" w:lineRule="auto"/>
        <w:rPr>
          <w:rFonts w:ascii="Calibri" w:hAnsi="Calibri" w:cs="Calibri"/>
        </w:rPr>
      </w:pPr>
    </w:p>
    <w:p w14:paraId="47DDAF9C" w14:textId="77777777" w:rsidR="00F5335A" w:rsidRDefault="00795F6F">
      <w:pPr>
        <w:spacing w:after="0" w:line="240" w:lineRule="auto"/>
        <w:jc w:val="both"/>
        <w:rPr>
          <w:rFonts w:ascii="Calibri" w:hAnsi="Calibri" w:cs="Calibri"/>
          <w:b/>
          <w:color w:val="0000FF"/>
          <w:u w:val="single"/>
        </w:rPr>
      </w:pPr>
      <w:r>
        <w:rPr>
          <w:rFonts w:ascii="Calibri" w:hAnsi="Calibri" w:cs="Calibri"/>
        </w:rPr>
        <w:t xml:space="preserve">Project-level monitoring and evaluation will be undertaken in compliance with UNDP requirements as outlined in the </w:t>
      </w:r>
      <w:hyperlink r:id="rId21" w:history="1">
        <w:r>
          <w:rPr>
            <w:rFonts w:ascii="Calibri" w:hAnsi="Calibri" w:cs="Calibri"/>
            <w:color w:val="0000FF"/>
            <w:u w:val="single"/>
          </w:rPr>
          <w:t>UNDP POPP</w:t>
        </w:r>
      </w:hyperlink>
      <w:r>
        <w:rPr>
          <w:rFonts w:ascii="Calibri" w:hAnsi="Calibri" w:cs="Calibri"/>
          <w:color w:val="0000FF"/>
          <w:u w:val="single"/>
        </w:rPr>
        <w:t xml:space="preserve"> (including guidance on GEF project revisions) and </w:t>
      </w:r>
      <w:hyperlink r:id="rId22" w:history="1">
        <w:r>
          <w:rPr>
            <w:rFonts w:ascii="Calibri" w:hAnsi="Calibri" w:cs="Calibri"/>
            <w:color w:val="0000FF"/>
            <w:u w:val="single"/>
          </w:rPr>
          <w:t>UNDP Evaluation Policy</w:t>
        </w:r>
      </w:hyperlink>
      <w:r>
        <w:rPr>
          <w:rFonts w:ascii="Calibri" w:hAnsi="Calibri" w:cs="Calibri"/>
          <w:color w:val="0000FF"/>
          <w:u w:val="single"/>
        </w:rPr>
        <w:t xml:space="preserve"> </w:t>
      </w:r>
      <w:r>
        <w:rPr>
          <w:rFonts w:ascii="Calibri" w:hAnsi="Calibri" w:cs="Calibri"/>
          <w:b/>
          <w:color w:val="0000FF"/>
          <w:u w:val="single"/>
        </w:rPr>
        <w:t xml:space="preserve">The UNDP Country Office is responsible for ensuring full compliance with all UNDP project </w:t>
      </w:r>
      <w:r>
        <w:rPr>
          <w:rFonts w:ascii="Calibri" w:hAnsi="Calibri" w:cs="Calibri"/>
          <w:b/>
          <w:bCs/>
          <w:color w:val="0000FF"/>
          <w:u w:val="single"/>
        </w:rPr>
        <w:t xml:space="preserve">M&amp;E requirements including project </w:t>
      </w:r>
      <w:r>
        <w:rPr>
          <w:rFonts w:ascii="Calibri" w:hAnsi="Calibri" w:cs="Calibri"/>
          <w:b/>
          <w:color w:val="0000FF"/>
          <w:u w:val="single"/>
        </w:rPr>
        <w:t xml:space="preserve">monitoring, UNDP quality assurance requirements, quarterly risk management, and evaluation requirements. </w:t>
      </w:r>
    </w:p>
    <w:p w14:paraId="1EA6BFCD" w14:textId="77777777" w:rsidR="00F5335A" w:rsidRDefault="00F5335A">
      <w:pPr>
        <w:spacing w:after="0" w:line="240" w:lineRule="auto"/>
        <w:jc w:val="both"/>
        <w:rPr>
          <w:rFonts w:ascii="Calibri" w:hAnsi="Calibri" w:cs="Calibri"/>
        </w:rPr>
      </w:pPr>
    </w:p>
    <w:p w14:paraId="7E18E3ED" w14:textId="77777777" w:rsidR="00F5335A" w:rsidRDefault="00795F6F">
      <w:pPr>
        <w:spacing w:after="0" w:line="240" w:lineRule="auto"/>
        <w:jc w:val="both"/>
        <w:rPr>
          <w:rFonts w:ascii="Calibri" w:hAnsi="Calibri" w:cs="Calibri"/>
        </w:rPr>
      </w:pPr>
      <w:r>
        <w:rPr>
          <w:rFonts w:ascii="Calibri" w:hAnsi="Calibri" w:cs="Calibri"/>
        </w:rPr>
        <w:t xml:space="preserve">Additional mandatory GEF-specific M&amp;E requirements will be undertaken in accordance with the </w:t>
      </w:r>
      <w:hyperlink r:id="rId23" w:history="1">
        <w:r>
          <w:rPr>
            <w:rFonts w:ascii="Calibri" w:hAnsi="Calibri" w:cs="Calibri"/>
            <w:color w:val="0000FF"/>
            <w:u w:val="single"/>
          </w:rPr>
          <w:t>GEF Monitoring Policy</w:t>
        </w:r>
      </w:hyperlink>
      <w:r>
        <w:rPr>
          <w:rFonts w:ascii="Calibri" w:hAnsi="Calibri" w:cs="Calibri"/>
        </w:rPr>
        <w:t xml:space="preserve"> and the </w:t>
      </w:r>
      <w:hyperlink r:id="rId24" w:history="1">
        <w:r>
          <w:rPr>
            <w:rFonts w:ascii="Calibri" w:hAnsi="Calibri" w:cs="Calibri"/>
            <w:color w:val="0000FF"/>
            <w:u w:val="single"/>
          </w:rPr>
          <w:t>GEF Evaluation Policy</w:t>
        </w:r>
      </w:hyperlink>
      <w:r>
        <w:rPr>
          <w:rFonts w:ascii="Calibri" w:hAnsi="Calibri" w:cs="Calibri"/>
        </w:rPr>
        <w:t xml:space="preserve"> and other </w:t>
      </w:r>
      <w:hyperlink r:id="rId25" w:history="1">
        <w:r>
          <w:rPr>
            <w:rFonts w:ascii="Calibri" w:hAnsi="Calibri" w:cs="Calibri"/>
            <w:color w:val="0000FF"/>
            <w:u w:val="single"/>
          </w:rPr>
          <w:t>relevant GEF policies</w:t>
        </w:r>
      </w:hyperlink>
      <w:r>
        <w:rPr>
          <w:rFonts w:ascii="Calibri" w:hAnsi="Calibri" w:cs="Calibri"/>
          <w:vertAlign w:val="superscript"/>
        </w:rPr>
        <w:footnoteReference w:id="11"/>
      </w:r>
      <w:r>
        <w:rPr>
          <w:rFonts w:ascii="Calibri" w:hAnsi="Calibri" w:cs="Calibri"/>
        </w:rPr>
        <w:t>. The M&amp;E plan and budget included below will guide the GEF-specific M&amp;E activities to be undertaken by this project.</w:t>
      </w:r>
    </w:p>
    <w:p w14:paraId="1BECEDBE" w14:textId="77777777" w:rsidR="00F5335A" w:rsidRDefault="00F5335A">
      <w:pPr>
        <w:spacing w:after="0" w:line="240" w:lineRule="auto"/>
        <w:jc w:val="both"/>
        <w:rPr>
          <w:rFonts w:ascii="Calibri" w:hAnsi="Calibri" w:cs="Calibri"/>
        </w:rPr>
      </w:pPr>
    </w:p>
    <w:p w14:paraId="6B694233" w14:textId="77777777" w:rsidR="00F5335A" w:rsidRDefault="00795F6F">
      <w:pPr>
        <w:spacing w:after="0" w:line="240" w:lineRule="auto"/>
        <w:jc w:val="both"/>
        <w:rPr>
          <w:rFonts w:ascii="Calibri" w:hAnsi="Calibri" w:cs="Calibri"/>
        </w:rPr>
      </w:pPr>
      <w:r>
        <w:rPr>
          <w:rFonts w:ascii="Calibri" w:hAnsi="Calibri" w:cs="Calibri"/>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401D96DD" w14:textId="77777777" w:rsidR="00F5335A" w:rsidRDefault="00F5335A">
      <w:pPr>
        <w:spacing w:after="0" w:line="240" w:lineRule="auto"/>
        <w:jc w:val="both"/>
        <w:rPr>
          <w:rFonts w:ascii="Calibri" w:hAnsi="Calibri" w:cs="Calibri"/>
        </w:rPr>
      </w:pPr>
    </w:p>
    <w:p w14:paraId="4A316B56" w14:textId="77777777" w:rsidR="00F5335A" w:rsidRDefault="00795F6F">
      <w:pPr>
        <w:spacing w:after="0" w:line="240" w:lineRule="auto"/>
        <w:jc w:val="both"/>
        <w:rPr>
          <w:rFonts w:ascii="Calibri" w:hAnsi="Calibri" w:cs="Calibri"/>
          <w:i/>
        </w:rPr>
      </w:pPr>
      <w:r>
        <w:rPr>
          <w:rFonts w:ascii="Calibri" w:hAnsi="Calibri" w:cs="Calibri"/>
          <w:b/>
        </w:rPr>
        <w:t>Minimum project monitoring and reporting requirements as required by the GEF:</w:t>
      </w:r>
      <w:r>
        <w:rPr>
          <w:rFonts w:ascii="Calibri" w:hAnsi="Calibri" w:cs="Calibri"/>
          <w:i/>
        </w:rPr>
        <w:t xml:space="preserve"> </w:t>
      </w:r>
    </w:p>
    <w:p w14:paraId="64EF8DEB" w14:textId="77777777" w:rsidR="00F5335A" w:rsidRDefault="00F5335A">
      <w:pPr>
        <w:spacing w:after="0" w:line="240" w:lineRule="auto"/>
        <w:jc w:val="both"/>
        <w:rPr>
          <w:rFonts w:ascii="Calibri" w:hAnsi="Calibri" w:cs="Calibri"/>
          <w:u w:val="single"/>
        </w:rPr>
      </w:pPr>
    </w:p>
    <w:p w14:paraId="55245BBE" w14:textId="77777777" w:rsidR="00F5335A" w:rsidRDefault="00795F6F">
      <w:pPr>
        <w:spacing w:after="0" w:line="240" w:lineRule="auto"/>
        <w:jc w:val="both"/>
        <w:rPr>
          <w:rFonts w:ascii="Calibri" w:hAnsi="Calibri" w:cs="Calibri"/>
        </w:rPr>
      </w:pPr>
      <w:r>
        <w:rPr>
          <w:rFonts w:ascii="Calibri" w:hAnsi="Calibri" w:cs="Calibri"/>
          <w:u w:val="single"/>
        </w:rPr>
        <w:t>Inception Workshop and Report</w:t>
      </w:r>
      <w:r>
        <w:rPr>
          <w:rFonts w:ascii="Calibri" w:hAnsi="Calibri" w:cs="Calibri"/>
        </w:rPr>
        <w:t xml:space="preserve">: A project inception workshop will be held within 2 months from the First disbursement date, with the aim to: </w:t>
      </w:r>
    </w:p>
    <w:p w14:paraId="6EE06D06" w14:textId="77777777" w:rsidR="00F5335A" w:rsidRDefault="00F5335A">
      <w:pPr>
        <w:spacing w:after="0" w:line="240" w:lineRule="auto"/>
        <w:jc w:val="both"/>
        <w:rPr>
          <w:rFonts w:ascii="Calibri" w:hAnsi="Calibri" w:cs="Calibri"/>
        </w:rPr>
      </w:pPr>
    </w:p>
    <w:p w14:paraId="32C379B0" w14:textId="77777777" w:rsidR="00F5335A" w:rsidRDefault="00795F6F">
      <w:pPr>
        <w:numPr>
          <w:ilvl w:val="0"/>
          <w:numId w:val="16"/>
        </w:numPr>
        <w:spacing w:after="0" w:line="240" w:lineRule="auto"/>
        <w:jc w:val="both"/>
        <w:rPr>
          <w:rFonts w:ascii="Calibri" w:hAnsi="Calibri" w:cs="Calibri"/>
        </w:rPr>
      </w:pPr>
      <w:r>
        <w:rPr>
          <w:rFonts w:ascii="Calibri" w:hAnsi="Calibri" w:cs="Calibri"/>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10202E2E" w14:textId="77777777" w:rsidR="00F5335A" w:rsidRDefault="00795F6F">
      <w:pPr>
        <w:numPr>
          <w:ilvl w:val="0"/>
          <w:numId w:val="16"/>
        </w:numPr>
        <w:spacing w:after="0" w:line="240" w:lineRule="auto"/>
        <w:jc w:val="both"/>
        <w:rPr>
          <w:rFonts w:ascii="Calibri" w:hAnsi="Calibri" w:cs="Calibri"/>
        </w:rPr>
      </w:pPr>
      <w:r>
        <w:rPr>
          <w:rFonts w:ascii="Calibri" w:hAnsi="Calibri" w:cs="Calibri"/>
        </w:rPr>
        <w:t xml:space="preserve">Discuss the roles and responsibilities of the project team, including reporting lines, stakeholder engagement strategies and conflict resolution mechanisms. </w:t>
      </w:r>
    </w:p>
    <w:p w14:paraId="3D985B00" w14:textId="77777777" w:rsidR="00F5335A" w:rsidRDefault="00795F6F">
      <w:pPr>
        <w:numPr>
          <w:ilvl w:val="0"/>
          <w:numId w:val="16"/>
        </w:numPr>
        <w:spacing w:after="0" w:line="240" w:lineRule="auto"/>
        <w:jc w:val="both"/>
        <w:rPr>
          <w:rFonts w:ascii="Calibri" w:hAnsi="Calibri" w:cs="Calibri"/>
        </w:rPr>
      </w:pPr>
      <w:r>
        <w:rPr>
          <w:rFonts w:ascii="Calibri" w:hAnsi="Calibri" w:cs="Calibri"/>
        </w:rPr>
        <w:t xml:space="preserve">Review the results framework and monitoring plan. </w:t>
      </w:r>
    </w:p>
    <w:p w14:paraId="18E7E2FF" w14:textId="77777777" w:rsidR="00F5335A" w:rsidRDefault="00795F6F">
      <w:pPr>
        <w:numPr>
          <w:ilvl w:val="0"/>
          <w:numId w:val="16"/>
        </w:numPr>
        <w:spacing w:after="0" w:line="240" w:lineRule="auto"/>
        <w:jc w:val="both"/>
        <w:rPr>
          <w:rFonts w:ascii="Calibri" w:hAnsi="Calibri" w:cs="Calibri"/>
        </w:rPr>
      </w:pPr>
      <w:r>
        <w:rPr>
          <w:rFonts w:ascii="Calibri" w:hAnsi="Calibri" w:cs="Calibri"/>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12FC1BDE" w14:textId="77777777" w:rsidR="00F5335A" w:rsidRDefault="00795F6F">
      <w:pPr>
        <w:numPr>
          <w:ilvl w:val="0"/>
          <w:numId w:val="16"/>
        </w:numPr>
        <w:spacing w:after="0" w:line="240" w:lineRule="auto"/>
        <w:jc w:val="both"/>
        <w:rPr>
          <w:rFonts w:ascii="Calibri" w:hAnsi="Calibri" w:cs="Calibri"/>
        </w:rPr>
      </w:pPr>
      <w:r>
        <w:rPr>
          <w:rFonts w:ascii="Calibri" w:hAnsi="Calibri" w:cs="Calibri"/>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6CC5D535" w14:textId="77777777" w:rsidR="00F5335A" w:rsidRDefault="00795F6F">
      <w:pPr>
        <w:numPr>
          <w:ilvl w:val="0"/>
          <w:numId w:val="16"/>
        </w:numPr>
        <w:spacing w:after="0" w:line="240" w:lineRule="auto"/>
        <w:jc w:val="both"/>
        <w:rPr>
          <w:rFonts w:ascii="Calibri" w:hAnsi="Calibri" w:cs="Calibri"/>
        </w:rPr>
      </w:pPr>
      <w:r>
        <w:rPr>
          <w:rFonts w:ascii="Calibri" w:hAnsi="Calibri" w:cs="Calibri"/>
        </w:rPr>
        <w:t xml:space="preserve">Review financial reporting procedures and budget monitoring and other mandatory requirements and agree on the arrangements for the annual audit. </w:t>
      </w:r>
    </w:p>
    <w:p w14:paraId="7C914FFB" w14:textId="77777777" w:rsidR="00F5335A" w:rsidRDefault="00795F6F">
      <w:pPr>
        <w:numPr>
          <w:ilvl w:val="0"/>
          <w:numId w:val="16"/>
        </w:numPr>
        <w:spacing w:after="0" w:line="240" w:lineRule="auto"/>
        <w:jc w:val="both"/>
        <w:rPr>
          <w:rFonts w:ascii="Calibri" w:hAnsi="Calibri" w:cs="Calibri"/>
        </w:rPr>
      </w:pPr>
      <w:r>
        <w:rPr>
          <w:rFonts w:ascii="Calibri" w:hAnsi="Calibri" w:cs="Calibri"/>
        </w:rPr>
        <w:t>Plan and schedule Project Board meetings and finalize the first-year annual work plan. Finalize the TOR of the Project Board.</w:t>
      </w:r>
    </w:p>
    <w:p w14:paraId="6DB64897" w14:textId="77777777" w:rsidR="00F5335A" w:rsidRDefault="00795F6F">
      <w:pPr>
        <w:numPr>
          <w:ilvl w:val="0"/>
          <w:numId w:val="16"/>
        </w:numPr>
        <w:spacing w:after="0" w:line="240" w:lineRule="auto"/>
        <w:jc w:val="both"/>
        <w:rPr>
          <w:rFonts w:ascii="Calibri" w:hAnsi="Calibri" w:cs="Calibri"/>
        </w:rPr>
      </w:pPr>
      <w:r>
        <w:rPr>
          <w:rFonts w:ascii="Calibri" w:hAnsi="Calibri" w:cs="Calibri"/>
        </w:rPr>
        <w:t>Formally launch the Project.</w:t>
      </w:r>
    </w:p>
    <w:p w14:paraId="050BC52A" w14:textId="77777777" w:rsidR="00F5335A" w:rsidRDefault="00F5335A">
      <w:pPr>
        <w:spacing w:after="0" w:line="240" w:lineRule="auto"/>
        <w:jc w:val="both"/>
        <w:rPr>
          <w:rFonts w:ascii="Calibri" w:hAnsi="Calibri" w:cs="Calibri"/>
          <w:u w:val="single"/>
        </w:rPr>
      </w:pPr>
    </w:p>
    <w:p w14:paraId="2F979CEC" w14:textId="77777777" w:rsidR="00F5335A" w:rsidRDefault="00795F6F">
      <w:pPr>
        <w:spacing w:after="0" w:line="240" w:lineRule="auto"/>
        <w:jc w:val="both"/>
        <w:rPr>
          <w:rFonts w:ascii="Calibri" w:hAnsi="Calibri" w:cs="Calibri"/>
          <w:i/>
        </w:rPr>
      </w:pPr>
      <w:r>
        <w:rPr>
          <w:rFonts w:ascii="Calibri" w:hAnsi="Calibri" w:cs="Calibri"/>
          <w:u w:val="single"/>
        </w:rPr>
        <w:t>GEF Project Implementation Report (PIR</w:t>
      </w:r>
      <w:r>
        <w:rPr>
          <w:rFonts w:ascii="Calibri" w:hAnsi="Calibri" w:cs="Calibri"/>
        </w:rPr>
        <w:t xml:space="preserve">): </w:t>
      </w:r>
    </w:p>
    <w:p w14:paraId="666BDA35" w14:textId="77777777" w:rsidR="00F5335A" w:rsidRDefault="00795F6F">
      <w:pPr>
        <w:spacing w:after="0" w:line="240" w:lineRule="auto"/>
        <w:jc w:val="both"/>
        <w:rPr>
          <w:rFonts w:ascii="Calibri" w:hAnsi="Calibri" w:cs="Calibri"/>
        </w:rPr>
      </w:pPr>
      <w:r>
        <w:rPr>
          <w:rFonts w:ascii="Calibri" w:hAnsi="Calibri" w:cs="Calibri"/>
        </w:rPr>
        <w:t xml:space="preserve">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29F003D" w14:textId="77777777" w:rsidR="00F5335A" w:rsidRDefault="00F5335A">
      <w:pPr>
        <w:spacing w:after="0" w:line="240" w:lineRule="auto"/>
        <w:jc w:val="both"/>
        <w:rPr>
          <w:rFonts w:ascii="Calibri" w:hAnsi="Calibri" w:cs="Calibri"/>
          <w:u w:val="single"/>
        </w:rPr>
      </w:pPr>
    </w:p>
    <w:p w14:paraId="38D90DF6" w14:textId="77777777" w:rsidR="00F5335A" w:rsidRDefault="00795F6F">
      <w:pPr>
        <w:spacing w:after="0" w:line="240" w:lineRule="auto"/>
        <w:jc w:val="both"/>
        <w:rPr>
          <w:rFonts w:ascii="Calibri" w:hAnsi="Calibri" w:cs="Calibri"/>
          <w:i/>
        </w:rPr>
      </w:pPr>
      <w:r>
        <w:rPr>
          <w:rFonts w:ascii="Calibri" w:hAnsi="Calibri" w:cs="Calibri"/>
          <w:u w:val="single"/>
        </w:rPr>
        <w:t>GEF Core Indicators</w:t>
      </w:r>
      <w:r>
        <w:rPr>
          <w:rFonts w:ascii="Calibri" w:hAnsi="Calibri" w:cs="Calibri"/>
        </w:rPr>
        <w:t>:</w:t>
      </w:r>
      <w:r>
        <w:rPr>
          <w:rFonts w:ascii="Calibri" w:hAnsi="Calibri" w:cs="Calibri"/>
          <w:i/>
        </w:rPr>
        <w:t xml:space="preserve"> </w:t>
      </w:r>
    </w:p>
    <w:p w14:paraId="79F95C1F" w14:textId="77777777" w:rsidR="00F5335A" w:rsidRDefault="00795F6F">
      <w:pPr>
        <w:spacing w:after="0" w:line="240" w:lineRule="auto"/>
        <w:jc w:val="both"/>
        <w:rPr>
          <w:rFonts w:ascii="Calibri" w:hAnsi="Calibri" w:cs="Calibri"/>
        </w:rPr>
      </w:pPr>
      <w:r>
        <w:rPr>
          <w:rFonts w:ascii="Calibri" w:hAnsi="Calibri" w:cs="Calibri"/>
        </w:rPr>
        <w:t xml:space="preserve">The GEF and/or LDCF/SCCF Core indicators included as Annex 12 will be used to monitor global environmental benefits and will be updated for reporting to the GEF prior to MTR and TE. Note that the project team is responsible for updating the indicator status. The updated monitoring data should be shared with MTR/TE consultants </w:t>
      </w:r>
      <w:r>
        <w:rPr>
          <w:rFonts w:ascii="Calibri" w:hAnsi="Calibri" w:cs="Calibri"/>
          <w:u w:val="single"/>
        </w:rPr>
        <w:t>prior</w:t>
      </w:r>
      <w:r>
        <w:rPr>
          <w:rFonts w:ascii="Calibri" w:hAnsi="Calibri" w:cs="Calibri"/>
        </w:rPr>
        <w:t xml:space="preserve"> to required evaluation missions, so these can be used for subsequent ground truthing. The methodologies to be used in data collection have been defined by the GEF and are available on the GEF </w:t>
      </w:r>
      <w:hyperlink r:id="rId26" w:history="1">
        <w:r>
          <w:rPr>
            <w:rFonts w:ascii="Calibri" w:hAnsi="Calibri" w:cs="Calibri"/>
            <w:color w:val="0000FF"/>
            <w:u w:val="single"/>
          </w:rPr>
          <w:t>website</w:t>
        </w:r>
      </w:hyperlink>
      <w:r>
        <w:rPr>
          <w:rFonts w:ascii="Calibri" w:hAnsi="Calibri" w:cs="Calibri"/>
        </w:rPr>
        <w:t xml:space="preserve">. </w:t>
      </w:r>
    </w:p>
    <w:p w14:paraId="6E501595" w14:textId="77777777" w:rsidR="00F5335A" w:rsidRDefault="00F5335A">
      <w:pPr>
        <w:spacing w:after="0" w:line="240" w:lineRule="auto"/>
        <w:jc w:val="both"/>
        <w:rPr>
          <w:rFonts w:ascii="Calibri" w:hAnsi="Calibri" w:cs="Calibri"/>
        </w:rPr>
      </w:pPr>
    </w:p>
    <w:p w14:paraId="1158ECF1" w14:textId="77777777" w:rsidR="00F5335A" w:rsidRDefault="00795F6F">
      <w:pPr>
        <w:spacing w:after="0" w:line="240" w:lineRule="auto"/>
        <w:jc w:val="both"/>
        <w:rPr>
          <w:rFonts w:ascii="Calibri" w:hAnsi="Calibri" w:cs="Calibri"/>
        </w:rPr>
      </w:pPr>
      <w:r>
        <w:rPr>
          <w:rFonts w:ascii="Calibri" w:hAnsi="Calibri" w:cs="Calibri"/>
          <w:i/>
          <w:u w:val="single"/>
        </w:rPr>
        <w:t>Independent Mid-term Review (MTR)</w:t>
      </w:r>
      <w:r>
        <w:rPr>
          <w:rFonts w:ascii="Calibri" w:hAnsi="Calibri" w:cs="Calibri"/>
          <w:i/>
        </w:rPr>
        <w:t xml:space="preserve">: </w:t>
      </w:r>
    </w:p>
    <w:p w14:paraId="6F8B128B" w14:textId="5488BDA5" w:rsidR="00F5335A" w:rsidRDefault="00795F6F">
      <w:pPr>
        <w:spacing w:after="0" w:line="240" w:lineRule="auto"/>
        <w:jc w:val="both"/>
        <w:rPr>
          <w:rFonts w:ascii="Calibri" w:hAnsi="Calibri" w:cs="Calibri"/>
          <w:i/>
          <w:color w:val="FF0000"/>
        </w:rPr>
      </w:pPr>
      <w:r>
        <w:rPr>
          <w:rFonts w:ascii="Calibri" w:hAnsi="Calibri" w:cs="Calibri"/>
        </w:rPr>
        <w:t>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00214D4D">
        <w:rPr>
          <w:rFonts w:ascii="Calibri" w:hAnsi="Calibri" w:cs="Calibri"/>
        </w:rPr>
        <w:t xml:space="preserve"> </w:t>
      </w:r>
      <w:r>
        <w:rPr>
          <w:rFonts w:ascii="Calibri" w:hAnsi="Calibri" w:cs="Calibri"/>
        </w:rPr>
        <w:t>The final MTR report and MTR TOR will be publicly available in English and will be posted on the UNDP ERC by 1 October 2024. A management response to MTR recommendations will be posted in the ERC within six weeks of the MTR report’s completion.</w:t>
      </w:r>
    </w:p>
    <w:p w14:paraId="45533F3B" w14:textId="77777777" w:rsidR="00F5335A" w:rsidRDefault="00F5335A">
      <w:pPr>
        <w:spacing w:after="0" w:line="240" w:lineRule="auto"/>
        <w:jc w:val="both"/>
        <w:rPr>
          <w:rFonts w:ascii="Calibri" w:hAnsi="Calibri" w:cs="Calibri"/>
          <w:u w:val="single"/>
        </w:rPr>
      </w:pPr>
    </w:p>
    <w:p w14:paraId="25AD8118" w14:textId="77777777" w:rsidR="00F5335A" w:rsidRDefault="00795F6F">
      <w:pPr>
        <w:spacing w:after="0" w:line="240" w:lineRule="auto"/>
        <w:jc w:val="both"/>
        <w:rPr>
          <w:rFonts w:ascii="Calibri" w:hAnsi="Calibri" w:cs="Calibri"/>
          <w:i/>
        </w:rPr>
      </w:pPr>
      <w:r>
        <w:rPr>
          <w:rFonts w:ascii="Calibri" w:hAnsi="Calibri" w:cs="Calibri"/>
          <w:u w:val="single"/>
        </w:rPr>
        <w:t>Terminal Evaluation (TE)</w:t>
      </w:r>
      <w:r>
        <w:rPr>
          <w:rFonts w:ascii="Calibri" w:hAnsi="Calibri" w:cs="Calibri"/>
        </w:rPr>
        <w:t xml:space="preserve">: </w:t>
      </w:r>
    </w:p>
    <w:p w14:paraId="5F42B9C2" w14:textId="653A4BC7" w:rsidR="00F5335A" w:rsidRDefault="00795F6F">
      <w:pPr>
        <w:spacing w:after="0" w:line="240" w:lineRule="auto"/>
        <w:jc w:val="both"/>
        <w:rPr>
          <w:rFonts w:ascii="Calibri" w:hAnsi="Calibri" w:cs="Calibri"/>
        </w:rPr>
      </w:pPr>
      <w:r>
        <w:rPr>
          <w:rFonts w:ascii="Calibri" w:hAnsi="Calibri" w:cs="Calibri"/>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w:t>
      </w:r>
      <w:r w:rsidR="00214D4D">
        <w:rPr>
          <w:rFonts w:ascii="Calibri" w:hAnsi="Calibri" w:cs="Calibri"/>
        </w:rPr>
        <w:t>As in the MTR, t</w:t>
      </w:r>
      <w:r>
        <w:rPr>
          <w:rFonts w:ascii="Calibri" w:hAnsi="Calibri" w:cs="Calibri"/>
        </w:rPr>
        <w:t>he GEF Operational Focal Point and other stakeholders will be actively involved and consulted during the terminal evaluation process. Additional quality assurance support is available from the BPPS/NCE-VF Directorate. The final TE report and TE TOR will be publicly available in English and posted on the UNDP ERC by 31 March 2027.</w:t>
      </w:r>
      <w:r>
        <w:rPr>
          <w:rFonts w:ascii="Calibri" w:hAnsi="Calibri" w:cs="Calibri"/>
          <w:color w:val="FF0000"/>
        </w:rPr>
        <w:t xml:space="preserve"> </w:t>
      </w:r>
      <w:r>
        <w:rPr>
          <w:rFonts w:ascii="Calibri" w:hAnsi="Calibri" w:cs="Calibri"/>
        </w:rPr>
        <w:t>A management response to the TE recommendations will be posted to the ERC within six weeks of the TE report’s completion.</w:t>
      </w:r>
    </w:p>
    <w:p w14:paraId="1DDD3B8B" w14:textId="77777777" w:rsidR="00F5335A" w:rsidRDefault="00F5335A">
      <w:pPr>
        <w:spacing w:after="0" w:line="240" w:lineRule="auto"/>
        <w:jc w:val="both"/>
        <w:rPr>
          <w:rFonts w:ascii="Calibri" w:hAnsi="Calibri" w:cs="Calibri"/>
          <w:u w:val="single"/>
        </w:rPr>
      </w:pPr>
    </w:p>
    <w:p w14:paraId="4B4204D5" w14:textId="77777777" w:rsidR="00F5335A" w:rsidRDefault="00795F6F">
      <w:pPr>
        <w:spacing w:after="0" w:line="240" w:lineRule="auto"/>
        <w:jc w:val="both"/>
        <w:rPr>
          <w:rFonts w:ascii="Calibri" w:hAnsi="Calibri" w:cs="Calibri"/>
          <w:i/>
        </w:rPr>
      </w:pPr>
      <w:r>
        <w:rPr>
          <w:rFonts w:ascii="Calibri" w:hAnsi="Calibri" w:cs="Calibri"/>
          <w:u w:val="single"/>
        </w:rPr>
        <w:t>Final Report</w:t>
      </w:r>
      <w:r>
        <w:rPr>
          <w:rFonts w:ascii="Calibri" w:hAnsi="Calibri" w:cs="Calibri"/>
        </w:rPr>
        <w:t xml:space="preserve">: </w:t>
      </w:r>
    </w:p>
    <w:p w14:paraId="3EC04834" w14:textId="77777777" w:rsidR="00F5335A" w:rsidRDefault="00795F6F">
      <w:pPr>
        <w:spacing w:after="0" w:line="240" w:lineRule="auto"/>
        <w:jc w:val="both"/>
        <w:rPr>
          <w:rFonts w:ascii="Calibri" w:hAnsi="Calibri" w:cs="Calibri"/>
        </w:rPr>
      </w:pPr>
      <w:r>
        <w:rPr>
          <w:rFonts w:ascii="Calibri" w:hAnsi="Calibri" w:cs="Calibri"/>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719ED126" w14:textId="77777777" w:rsidR="00F5335A" w:rsidRDefault="00F5335A">
      <w:pPr>
        <w:spacing w:after="0" w:line="240" w:lineRule="auto"/>
        <w:jc w:val="both"/>
        <w:rPr>
          <w:rFonts w:ascii="Calibri" w:hAnsi="Calibri" w:cs="Calibri"/>
        </w:rPr>
      </w:pPr>
    </w:p>
    <w:p w14:paraId="74CA8BF9" w14:textId="77777777" w:rsidR="00F5335A" w:rsidRDefault="00795F6F">
      <w:pPr>
        <w:spacing w:after="0" w:line="240" w:lineRule="auto"/>
        <w:jc w:val="both"/>
        <w:rPr>
          <w:rFonts w:ascii="Calibri" w:hAnsi="Calibri" w:cs="Calibri"/>
          <w:color w:val="000000"/>
        </w:rPr>
      </w:pPr>
      <w:r>
        <w:rPr>
          <w:rFonts w:ascii="Calibri" w:hAnsi="Calibri" w:cs="Calibri"/>
          <w:u w:val="single"/>
        </w:rPr>
        <w:t>Agreement on intellectual property rights and use of logo on the project’s deliverables and disclosure of information</w:t>
      </w:r>
      <w:r>
        <w:rPr>
          <w:rFonts w:ascii="Calibri" w:hAnsi="Calibri" w:cs="Calibri"/>
          <w:b/>
        </w:rPr>
        <w:t xml:space="preserve">: </w:t>
      </w:r>
      <w:r>
        <w:rPr>
          <w:rFonts w:ascii="Calibri" w:hAnsi="Calibri" w:cs="Calibri"/>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Pr>
          <w:rFonts w:ascii="Calibri" w:hAnsi="Calibri" w:cs="Calibri"/>
          <w:vertAlign w:val="superscript"/>
        </w:rPr>
        <w:footnoteReference w:id="12"/>
      </w:r>
      <w:r>
        <w:rPr>
          <w:rFonts w:ascii="Calibri" w:hAnsi="Calibri" w:cs="Calibri"/>
        </w:rPr>
        <w:t xml:space="preserve"> and</w:t>
      </w:r>
      <w:r>
        <w:rPr>
          <w:rFonts w:ascii="Calibri" w:hAnsi="Calibri" w:cs="Calibri"/>
          <w:color w:val="000000"/>
        </w:rPr>
        <w:t xml:space="preserve"> the GEF policy on public involvement</w:t>
      </w:r>
      <w:r>
        <w:rPr>
          <w:rFonts w:ascii="Calibri" w:hAnsi="Calibri" w:cs="Calibri"/>
          <w:color w:val="000000"/>
          <w:vertAlign w:val="superscript"/>
        </w:rPr>
        <w:footnoteReference w:id="13"/>
      </w:r>
      <w:r>
        <w:rPr>
          <w:rFonts w:ascii="Calibri" w:hAnsi="Calibri" w:cs="Calibri"/>
          <w:color w:val="000000"/>
        </w:rPr>
        <w:t xml:space="preserve">. </w:t>
      </w:r>
    </w:p>
    <w:p w14:paraId="1968C253" w14:textId="77777777" w:rsidR="00F5335A" w:rsidRDefault="00F5335A">
      <w:pPr>
        <w:spacing w:after="0" w:line="240" w:lineRule="auto"/>
        <w:rPr>
          <w:rFonts w:ascii="Calibri" w:hAnsi="Calibri" w:cs="Calibri"/>
          <w:u w:val="single"/>
          <w:lang w:eastAsia="zh-CN"/>
        </w:rPr>
      </w:pPr>
    </w:p>
    <w:p w14:paraId="62F3AF29" w14:textId="77777777" w:rsidR="00F5335A" w:rsidRDefault="00F5335A">
      <w:pPr>
        <w:spacing w:after="0" w:line="240" w:lineRule="auto"/>
        <w:jc w:val="both"/>
        <w:rPr>
          <w:rFonts w:ascii="Calibri" w:hAnsi="Calibri" w:cs="Calibri"/>
        </w:rPr>
        <w:sectPr w:rsidR="00F5335A">
          <w:headerReference w:type="default" r:id="rId27"/>
          <w:footerReference w:type="default" r:id="rId28"/>
          <w:pgSz w:w="12240" w:h="15840"/>
          <w:pgMar w:top="1440" w:right="1440" w:bottom="1440" w:left="1440" w:header="720" w:footer="432" w:gutter="0"/>
          <w:cols w:space="708"/>
          <w:titlePg/>
          <w:docGrid w:linePitch="360"/>
        </w:sectPr>
      </w:pPr>
    </w:p>
    <w:p w14:paraId="39939CE6" w14:textId="77777777" w:rsidR="00F5335A" w:rsidRDefault="00795F6F">
      <w:pPr>
        <w:spacing w:after="0" w:line="240" w:lineRule="auto"/>
        <w:rPr>
          <w:rFonts w:ascii="Calibri" w:hAnsi="Calibri" w:cs="Calibri"/>
        </w:rPr>
      </w:pPr>
      <w:bookmarkStart w:id="435" w:name="_Toc10449648"/>
      <w:r>
        <w:rPr>
          <w:rFonts w:ascii="Calibri" w:hAnsi="Calibri" w:cs="Calibri"/>
          <w:b/>
          <w:bCs/>
        </w:rPr>
        <w:lastRenderedPageBreak/>
        <w:t>Monitoring Plan:</w:t>
      </w:r>
      <w:bookmarkEnd w:id="435"/>
      <w:r>
        <w:rPr>
          <w:rFonts w:ascii="Calibri" w:hAnsi="Calibri" w:cs="Calibri"/>
          <w:b/>
          <w:bCs/>
        </w:rPr>
        <w:t xml:space="preserve"> </w:t>
      </w:r>
      <w:r>
        <w:rPr>
          <w:rFonts w:ascii="Calibri" w:hAnsi="Calibri" w:cs="Calibri"/>
        </w:rPr>
        <w:t>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6EF6F7B2" w14:textId="77777777" w:rsidR="00F5335A" w:rsidRDefault="00F5335A">
      <w:pPr>
        <w:spacing w:after="0" w:line="240" w:lineRule="auto"/>
        <w:rPr>
          <w:rFonts w:ascii="Calibri" w:hAnsi="Calibri" w:cs="Calibri"/>
        </w:rPr>
      </w:pPr>
    </w:p>
    <w:tbl>
      <w:tblPr>
        <w:tblW w:w="14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446"/>
        <w:gridCol w:w="900"/>
        <w:gridCol w:w="1080"/>
        <w:gridCol w:w="2340"/>
        <w:gridCol w:w="1440"/>
        <w:gridCol w:w="1170"/>
        <w:gridCol w:w="1260"/>
        <w:gridCol w:w="1350"/>
        <w:gridCol w:w="1690"/>
      </w:tblGrid>
      <w:tr w:rsidR="00F5335A" w14:paraId="06EB7765" w14:textId="77777777">
        <w:trPr>
          <w:trHeight w:val="45"/>
          <w:tblHeader/>
          <w:jc w:val="center"/>
        </w:trPr>
        <w:tc>
          <w:tcPr>
            <w:tcW w:w="1344" w:type="dxa"/>
            <w:vMerge w:val="restart"/>
            <w:shd w:val="clear" w:color="auto" w:fill="D9D9D9"/>
            <w:vAlign w:val="center"/>
          </w:tcPr>
          <w:p w14:paraId="13896732"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Results Monitoring</w:t>
            </w:r>
          </w:p>
        </w:tc>
        <w:tc>
          <w:tcPr>
            <w:tcW w:w="1446" w:type="dxa"/>
            <w:vMerge w:val="restart"/>
            <w:shd w:val="clear" w:color="auto" w:fill="D9D9D9"/>
            <w:vAlign w:val="center"/>
          </w:tcPr>
          <w:p w14:paraId="1948A2A3"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Indicators</w:t>
            </w:r>
          </w:p>
        </w:tc>
        <w:tc>
          <w:tcPr>
            <w:tcW w:w="1980" w:type="dxa"/>
            <w:gridSpan w:val="2"/>
            <w:shd w:val="clear" w:color="auto" w:fill="D9D9D9"/>
            <w:vAlign w:val="center"/>
          </w:tcPr>
          <w:p w14:paraId="129406E8"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Targets</w:t>
            </w:r>
          </w:p>
        </w:tc>
        <w:tc>
          <w:tcPr>
            <w:tcW w:w="2340" w:type="dxa"/>
            <w:vMerge w:val="restart"/>
            <w:shd w:val="clear" w:color="auto" w:fill="D9D9D9"/>
            <w:vAlign w:val="center"/>
          </w:tcPr>
          <w:p w14:paraId="53D9B4E4"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Description of Indicators and Targets</w:t>
            </w:r>
          </w:p>
        </w:tc>
        <w:tc>
          <w:tcPr>
            <w:tcW w:w="1440" w:type="dxa"/>
            <w:vMerge w:val="restart"/>
            <w:shd w:val="clear" w:color="auto" w:fill="D9D9D9"/>
            <w:vAlign w:val="center"/>
          </w:tcPr>
          <w:p w14:paraId="61FD7B06" w14:textId="77777777" w:rsidR="00F5335A" w:rsidRDefault="00795F6F">
            <w:pPr>
              <w:spacing w:after="0" w:line="240" w:lineRule="auto"/>
              <w:jc w:val="center"/>
              <w:rPr>
                <w:rFonts w:ascii="Calibri" w:hAnsi="Calibri" w:cs="Calibri"/>
                <w:b/>
                <w:bCs/>
                <w:sz w:val="20"/>
                <w:szCs w:val="20"/>
              </w:rPr>
            </w:pPr>
            <w:r>
              <w:rPr>
                <w:rFonts w:ascii="Calibri" w:hAnsi="Calibri" w:cs="Calibri"/>
                <w:b/>
                <w:sz w:val="20"/>
                <w:szCs w:val="20"/>
              </w:rPr>
              <w:t>Data source or Collection Methods</w:t>
            </w:r>
            <w:r>
              <w:rPr>
                <w:rFonts w:ascii="Calibri" w:hAnsi="Calibri" w:cs="Calibri"/>
                <w:b/>
                <w:bCs/>
                <w:sz w:val="20"/>
                <w:szCs w:val="20"/>
                <w:vertAlign w:val="superscript"/>
              </w:rPr>
              <w:footnoteReference w:id="14"/>
            </w:r>
          </w:p>
        </w:tc>
        <w:tc>
          <w:tcPr>
            <w:tcW w:w="1170" w:type="dxa"/>
            <w:vMerge w:val="restart"/>
            <w:shd w:val="clear" w:color="auto" w:fill="D9D9D9"/>
            <w:vAlign w:val="center"/>
          </w:tcPr>
          <w:p w14:paraId="54657A1B"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Frequency</w:t>
            </w:r>
          </w:p>
        </w:tc>
        <w:tc>
          <w:tcPr>
            <w:tcW w:w="1260" w:type="dxa"/>
            <w:vMerge w:val="restart"/>
            <w:shd w:val="clear" w:color="auto" w:fill="D9D9D9"/>
            <w:vAlign w:val="center"/>
          </w:tcPr>
          <w:p w14:paraId="540A5159"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Responsible for Data Collection</w:t>
            </w:r>
          </w:p>
        </w:tc>
        <w:tc>
          <w:tcPr>
            <w:tcW w:w="1350" w:type="dxa"/>
            <w:vMerge w:val="restart"/>
            <w:shd w:val="clear" w:color="auto" w:fill="D9D9D9"/>
            <w:vAlign w:val="center"/>
          </w:tcPr>
          <w:p w14:paraId="2ADFA09F"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Means of Verification</w:t>
            </w:r>
          </w:p>
        </w:tc>
        <w:tc>
          <w:tcPr>
            <w:tcW w:w="1690" w:type="dxa"/>
            <w:vMerge w:val="restart"/>
            <w:shd w:val="clear" w:color="auto" w:fill="D9D9D9"/>
            <w:vAlign w:val="center"/>
          </w:tcPr>
          <w:p w14:paraId="6021ACB5" w14:textId="77777777" w:rsidR="00F5335A" w:rsidRDefault="00795F6F">
            <w:pPr>
              <w:spacing w:after="0" w:line="240" w:lineRule="auto"/>
              <w:jc w:val="center"/>
              <w:rPr>
                <w:rFonts w:ascii="Calibri" w:hAnsi="Calibri" w:cs="Calibri"/>
                <w:b/>
                <w:bCs/>
                <w:sz w:val="20"/>
                <w:szCs w:val="20"/>
              </w:rPr>
            </w:pPr>
            <w:r>
              <w:rPr>
                <w:rFonts w:ascii="Calibri" w:hAnsi="Calibri" w:cs="Calibri"/>
                <w:b/>
                <w:bCs/>
                <w:sz w:val="20"/>
                <w:szCs w:val="20"/>
              </w:rPr>
              <w:t>Critical Assumptions</w:t>
            </w:r>
          </w:p>
        </w:tc>
      </w:tr>
      <w:tr w:rsidR="00F5335A" w14:paraId="50FA114D" w14:textId="77777777">
        <w:trPr>
          <w:trHeight w:val="368"/>
          <w:tblHeader/>
          <w:jc w:val="center"/>
        </w:trPr>
        <w:tc>
          <w:tcPr>
            <w:tcW w:w="1344" w:type="dxa"/>
            <w:vMerge/>
            <w:shd w:val="clear" w:color="auto" w:fill="D9D9D9"/>
            <w:vAlign w:val="center"/>
          </w:tcPr>
          <w:p w14:paraId="125016CA" w14:textId="77777777" w:rsidR="00F5335A" w:rsidRDefault="00F5335A">
            <w:pPr>
              <w:spacing w:after="0" w:line="240" w:lineRule="auto"/>
              <w:jc w:val="center"/>
              <w:rPr>
                <w:rFonts w:ascii="Calibri" w:hAnsi="Calibri" w:cs="Calibri"/>
                <w:sz w:val="20"/>
                <w:szCs w:val="20"/>
              </w:rPr>
            </w:pPr>
          </w:p>
        </w:tc>
        <w:tc>
          <w:tcPr>
            <w:tcW w:w="1446" w:type="dxa"/>
            <w:vMerge/>
            <w:shd w:val="clear" w:color="auto" w:fill="D9D9D9"/>
            <w:vAlign w:val="center"/>
          </w:tcPr>
          <w:p w14:paraId="25870698" w14:textId="77777777" w:rsidR="00F5335A" w:rsidRDefault="00F5335A">
            <w:pPr>
              <w:spacing w:after="0" w:line="240" w:lineRule="auto"/>
              <w:jc w:val="center"/>
              <w:rPr>
                <w:rFonts w:ascii="Calibri" w:hAnsi="Calibri" w:cs="Calibri"/>
                <w:sz w:val="20"/>
                <w:szCs w:val="20"/>
              </w:rPr>
            </w:pPr>
          </w:p>
        </w:tc>
        <w:tc>
          <w:tcPr>
            <w:tcW w:w="900" w:type="dxa"/>
            <w:shd w:val="clear" w:color="auto" w:fill="D9D9D9"/>
            <w:vAlign w:val="center"/>
          </w:tcPr>
          <w:p w14:paraId="4814CC6F"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Mid-term</w:t>
            </w:r>
          </w:p>
        </w:tc>
        <w:tc>
          <w:tcPr>
            <w:tcW w:w="1080" w:type="dxa"/>
            <w:shd w:val="clear" w:color="auto" w:fill="D9D9D9"/>
            <w:vAlign w:val="center"/>
          </w:tcPr>
          <w:p w14:paraId="60F3A8A5"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End of Project</w:t>
            </w:r>
          </w:p>
        </w:tc>
        <w:tc>
          <w:tcPr>
            <w:tcW w:w="2340" w:type="dxa"/>
            <w:vMerge/>
            <w:shd w:val="clear" w:color="auto" w:fill="D9D9D9"/>
            <w:vAlign w:val="center"/>
          </w:tcPr>
          <w:p w14:paraId="7E99B879" w14:textId="77777777" w:rsidR="00F5335A" w:rsidRDefault="00F5335A">
            <w:pPr>
              <w:spacing w:after="0" w:line="240" w:lineRule="auto"/>
              <w:jc w:val="center"/>
              <w:rPr>
                <w:rFonts w:ascii="Calibri" w:hAnsi="Calibri" w:cs="Calibri"/>
                <w:sz w:val="20"/>
                <w:szCs w:val="20"/>
              </w:rPr>
            </w:pPr>
          </w:p>
        </w:tc>
        <w:tc>
          <w:tcPr>
            <w:tcW w:w="1440" w:type="dxa"/>
            <w:vMerge/>
            <w:shd w:val="clear" w:color="auto" w:fill="D9D9D9"/>
            <w:vAlign w:val="center"/>
          </w:tcPr>
          <w:p w14:paraId="6A4707CB" w14:textId="77777777" w:rsidR="00F5335A" w:rsidRDefault="00F5335A">
            <w:pPr>
              <w:spacing w:after="0" w:line="240" w:lineRule="auto"/>
              <w:jc w:val="center"/>
              <w:rPr>
                <w:rFonts w:ascii="Calibri" w:hAnsi="Calibri" w:cs="Calibri"/>
                <w:sz w:val="20"/>
                <w:szCs w:val="20"/>
              </w:rPr>
            </w:pPr>
          </w:p>
        </w:tc>
        <w:tc>
          <w:tcPr>
            <w:tcW w:w="1170" w:type="dxa"/>
            <w:vMerge/>
            <w:shd w:val="clear" w:color="auto" w:fill="D9D9D9"/>
            <w:vAlign w:val="center"/>
          </w:tcPr>
          <w:p w14:paraId="4202F11B" w14:textId="77777777" w:rsidR="00F5335A" w:rsidRDefault="00F5335A">
            <w:pPr>
              <w:spacing w:after="0" w:line="240" w:lineRule="auto"/>
              <w:jc w:val="center"/>
              <w:rPr>
                <w:rFonts w:ascii="Calibri" w:hAnsi="Calibri" w:cs="Calibri"/>
                <w:sz w:val="20"/>
                <w:szCs w:val="20"/>
              </w:rPr>
            </w:pPr>
          </w:p>
        </w:tc>
        <w:tc>
          <w:tcPr>
            <w:tcW w:w="1260" w:type="dxa"/>
            <w:vMerge/>
            <w:shd w:val="clear" w:color="auto" w:fill="D9D9D9"/>
            <w:vAlign w:val="center"/>
          </w:tcPr>
          <w:p w14:paraId="05E8640A" w14:textId="77777777" w:rsidR="00F5335A" w:rsidRDefault="00F5335A">
            <w:pPr>
              <w:spacing w:after="0" w:line="240" w:lineRule="auto"/>
              <w:jc w:val="center"/>
              <w:rPr>
                <w:rFonts w:ascii="Calibri" w:hAnsi="Calibri" w:cs="Calibri"/>
                <w:sz w:val="20"/>
                <w:szCs w:val="20"/>
              </w:rPr>
            </w:pPr>
          </w:p>
        </w:tc>
        <w:tc>
          <w:tcPr>
            <w:tcW w:w="1350" w:type="dxa"/>
            <w:vMerge/>
            <w:shd w:val="clear" w:color="auto" w:fill="D9D9D9"/>
            <w:vAlign w:val="center"/>
          </w:tcPr>
          <w:p w14:paraId="3F529532" w14:textId="77777777" w:rsidR="00F5335A" w:rsidRDefault="00F5335A">
            <w:pPr>
              <w:spacing w:after="0" w:line="240" w:lineRule="auto"/>
              <w:jc w:val="center"/>
              <w:rPr>
                <w:rFonts w:ascii="Calibri" w:hAnsi="Calibri" w:cs="Calibri"/>
                <w:sz w:val="20"/>
                <w:szCs w:val="20"/>
              </w:rPr>
            </w:pPr>
          </w:p>
        </w:tc>
        <w:tc>
          <w:tcPr>
            <w:tcW w:w="1690" w:type="dxa"/>
            <w:vMerge/>
            <w:shd w:val="clear" w:color="auto" w:fill="D9D9D9"/>
            <w:vAlign w:val="center"/>
          </w:tcPr>
          <w:p w14:paraId="5E327687" w14:textId="77777777" w:rsidR="00F5335A" w:rsidRDefault="00F5335A">
            <w:pPr>
              <w:spacing w:after="0" w:line="240" w:lineRule="auto"/>
              <w:jc w:val="center"/>
              <w:rPr>
                <w:rFonts w:ascii="Calibri" w:hAnsi="Calibri" w:cs="Calibri"/>
                <w:bCs/>
                <w:sz w:val="20"/>
                <w:szCs w:val="20"/>
              </w:rPr>
            </w:pPr>
          </w:p>
        </w:tc>
      </w:tr>
      <w:tr w:rsidR="00F5335A" w14:paraId="30D88DA3" w14:textId="77777777">
        <w:trPr>
          <w:trHeight w:val="1358"/>
          <w:jc w:val="center"/>
        </w:trPr>
        <w:tc>
          <w:tcPr>
            <w:tcW w:w="1344" w:type="dxa"/>
            <w:vMerge w:val="restart"/>
            <w:shd w:val="clear" w:color="auto" w:fill="auto"/>
          </w:tcPr>
          <w:p w14:paraId="2476A545" w14:textId="77777777" w:rsidR="00F5335A" w:rsidRDefault="00795F6F">
            <w:pPr>
              <w:spacing w:after="0" w:line="240" w:lineRule="auto"/>
              <w:rPr>
                <w:rFonts w:ascii="Calibri" w:hAnsi="Calibri" w:cs="Calibri"/>
                <w:b/>
                <w:bCs/>
                <w:sz w:val="20"/>
                <w:szCs w:val="20"/>
              </w:rPr>
            </w:pPr>
            <w:r>
              <w:rPr>
                <w:rFonts w:ascii="Calibri" w:hAnsi="Calibri" w:cs="Calibri"/>
                <w:b/>
                <w:bCs/>
                <w:sz w:val="20"/>
                <w:szCs w:val="20"/>
              </w:rPr>
              <w:t>Project Objective:</w:t>
            </w:r>
          </w:p>
          <w:p w14:paraId="76AF09ED" w14:textId="77777777" w:rsidR="00F5335A" w:rsidRDefault="00795F6F">
            <w:pPr>
              <w:spacing w:after="0" w:line="240" w:lineRule="auto"/>
              <w:rPr>
                <w:rFonts w:ascii="Calibri" w:hAnsi="Calibri" w:cs="Calibri"/>
                <w:bCs/>
                <w:sz w:val="20"/>
                <w:szCs w:val="20"/>
                <w:lang w:eastAsia="zh-CN"/>
              </w:rPr>
            </w:pPr>
            <w:r>
              <w:rPr>
                <w:rFonts w:ascii="Calibri" w:hAnsi="Calibri" w:cs="Calibri"/>
                <w:iCs/>
                <w:color w:val="000000"/>
                <w:sz w:val="20"/>
                <w:szCs w:val="20"/>
              </w:rPr>
              <w:t>Enabling the extensive application of low carbon and energy efficient technologies in the phosphate chemicals industry in China.</w:t>
            </w:r>
          </w:p>
        </w:tc>
        <w:tc>
          <w:tcPr>
            <w:tcW w:w="1446" w:type="dxa"/>
            <w:shd w:val="clear" w:color="auto" w:fill="auto"/>
          </w:tcPr>
          <w:p w14:paraId="341CBC57" w14:textId="77777777" w:rsidR="00F5335A" w:rsidRDefault="00795F6F">
            <w:pPr>
              <w:spacing w:after="0" w:line="240" w:lineRule="auto"/>
              <w:rPr>
                <w:rFonts w:ascii="Calibri" w:hAnsi="Calibri" w:cs="Calibri"/>
                <w:b/>
                <w:sz w:val="20"/>
                <w:szCs w:val="20"/>
              </w:rPr>
            </w:pPr>
            <w:r>
              <w:rPr>
                <w:rFonts w:ascii="Calibri" w:hAnsi="Calibri" w:cs="Calibri"/>
                <w:b/>
                <w:sz w:val="20"/>
                <w:szCs w:val="20"/>
              </w:rPr>
              <w:t xml:space="preserve">Indicator 1: </w:t>
            </w:r>
          </w:p>
          <w:p w14:paraId="4D72172B" w14:textId="77777777" w:rsidR="00F5335A" w:rsidRDefault="00795F6F">
            <w:pPr>
              <w:spacing w:after="0" w:line="240" w:lineRule="auto"/>
              <w:rPr>
                <w:rFonts w:ascii="Calibri" w:hAnsi="Calibri" w:cs="Calibri"/>
                <w:i/>
                <w:sz w:val="20"/>
                <w:szCs w:val="20"/>
              </w:rPr>
            </w:pPr>
            <w:r>
              <w:rPr>
                <w:rFonts w:ascii="Calibri" w:hAnsi="Calibri" w:cs="Calibri"/>
                <w:bCs/>
                <w:sz w:val="20"/>
                <w:szCs w:val="20"/>
              </w:rPr>
              <w:t>Number of direct beneficiaries disaggregated by gender as co-benefit of GEF investment.</w:t>
            </w:r>
          </w:p>
        </w:tc>
        <w:tc>
          <w:tcPr>
            <w:tcW w:w="900" w:type="dxa"/>
          </w:tcPr>
          <w:p w14:paraId="2CEFA3FD"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Female: 150,000</w:t>
            </w:r>
          </w:p>
          <w:p w14:paraId="0072F2D0" w14:textId="77777777" w:rsidR="00F5335A" w:rsidRDefault="00F5335A">
            <w:pPr>
              <w:spacing w:after="0" w:line="240" w:lineRule="auto"/>
              <w:jc w:val="right"/>
              <w:rPr>
                <w:rFonts w:ascii="Calibri" w:hAnsi="Calibri" w:cs="Calibri"/>
                <w:sz w:val="20"/>
                <w:szCs w:val="20"/>
                <w:lang w:eastAsia="zh-CN"/>
              </w:rPr>
            </w:pPr>
          </w:p>
          <w:p w14:paraId="54D9B721"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Male: 150,000-250,000</w:t>
            </w:r>
          </w:p>
        </w:tc>
        <w:tc>
          <w:tcPr>
            <w:tcW w:w="1080" w:type="dxa"/>
          </w:tcPr>
          <w:p w14:paraId="3F535537"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Female: 600,000</w:t>
            </w:r>
          </w:p>
          <w:p w14:paraId="7AF8F751" w14:textId="77777777" w:rsidR="00F5335A" w:rsidRDefault="00F5335A">
            <w:pPr>
              <w:spacing w:after="0" w:line="240" w:lineRule="auto"/>
              <w:jc w:val="right"/>
              <w:rPr>
                <w:rFonts w:ascii="Calibri" w:hAnsi="Calibri" w:cs="Calibri"/>
                <w:sz w:val="20"/>
                <w:szCs w:val="20"/>
                <w:lang w:eastAsia="zh-CN"/>
              </w:rPr>
            </w:pPr>
          </w:p>
          <w:p w14:paraId="3C34E48C"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Male: 600,000-1,000,000</w:t>
            </w:r>
          </w:p>
        </w:tc>
        <w:tc>
          <w:tcPr>
            <w:tcW w:w="2340" w:type="dxa"/>
          </w:tcPr>
          <w:p w14:paraId="5430AE18" w14:textId="77777777" w:rsidR="00F5335A" w:rsidRDefault="00795F6F">
            <w:pPr>
              <w:spacing w:after="0" w:line="240" w:lineRule="auto"/>
              <w:rPr>
                <w:rFonts w:ascii="Calibri" w:hAnsi="Calibri" w:cs="Calibri"/>
                <w:i/>
                <w:sz w:val="20"/>
                <w:szCs w:val="20"/>
              </w:rPr>
            </w:pPr>
            <w:r>
              <w:rPr>
                <w:rFonts w:ascii="Calibri" w:hAnsi="Calibri" w:cs="Calibri"/>
                <w:sz w:val="20"/>
                <w:szCs w:val="20"/>
              </w:rPr>
              <w:t>Cumulative number of the workers in  phosphate mining companies and residents living in the counties where demos and their replications and scale-ups will be implemented that will benefit from cleaner and healthier environment and socio-economic growth</w:t>
            </w:r>
          </w:p>
        </w:tc>
        <w:tc>
          <w:tcPr>
            <w:tcW w:w="1440" w:type="dxa"/>
            <w:shd w:val="clear" w:color="auto" w:fill="auto"/>
          </w:tcPr>
          <w:p w14:paraId="6A93A363"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Surveys </w:t>
            </w:r>
          </w:p>
          <w:p w14:paraId="3CEFF08C" w14:textId="77777777" w:rsidR="00F5335A" w:rsidRDefault="00F5335A">
            <w:pPr>
              <w:spacing w:after="0" w:line="240" w:lineRule="auto"/>
              <w:rPr>
                <w:rFonts w:ascii="Calibri" w:hAnsi="Calibri" w:cs="Calibri"/>
                <w:sz w:val="20"/>
                <w:szCs w:val="20"/>
              </w:rPr>
            </w:pPr>
          </w:p>
          <w:p w14:paraId="5BEBEDB2" w14:textId="77777777" w:rsidR="00F5335A" w:rsidRDefault="00795F6F">
            <w:pPr>
              <w:spacing w:after="0" w:line="240" w:lineRule="auto"/>
              <w:rPr>
                <w:rFonts w:ascii="Calibri" w:hAnsi="Calibri" w:cs="Calibri"/>
                <w:sz w:val="20"/>
                <w:szCs w:val="20"/>
              </w:rPr>
            </w:pPr>
            <w:r>
              <w:rPr>
                <w:rFonts w:ascii="Calibri" w:hAnsi="Calibri" w:cs="Calibri"/>
                <w:sz w:val="20"/>
                <w:szCs w:val="20"/>
              </w:rPr>
              <w:t>Direct data collection</w:t>
            </w:r>
          </w:p>
          <w:p w14:paraId="050AA068"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 </w:t>
            </w:r>
          </w:p>
        </w:tc>
        <w:tc>
          <w:tcPr>
            <w:tcW w:w="1170" w:type="dxa"/>
            <w:shd w:val="clear" w:color="auto" w:fill="auto"/>
          </w:tcPr>
          <w:p w14:paraId="03B867FD"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Annually </w:t>
            </w:r>
          </w:p>
          <w:p w14:paraId="5479FCD9" w14:textId="77777777" w:rsidR="00F5335A" w:rsidRDefault="00F5335A">
            <w:pPr>
              <w:spacing w:after="0" w:line="240" w:lineRule="auto"/>
              <w:rPr>
                <w:rFonts w:ascii="Calibri" w:hAnsi="Calibri" w:cs="Calibri"/>
                <w:sz w:val="20"/>
                <w:szCs w:val="20"/>
              </w:rPr>
            </w:pPr>
          </w:p>
          <w:p w14:paraId="66E5E38D"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t>Reported in DO tab of the GEF PIR</w:t>
            </w:r>
            <w:r>
              <w:rPr>
                <w:rFonts w:ascii="Calibri" w:hAnsi="Calibri" w:cs="Calibri"/>
                <w:sz w:val="20"/>
                <w:szCs w:val="20"/>
                <w:lang w:eastAsia="zh-CN"/>
              </w:rPr>
              <w:t xml:space="preserve"> </w:t>
            </w:r>
          </w:p>
          <w:p w14:paraId="1C578672" w14:textId="77777777" w:rsidR="00F5335A" w:rsidRDefault="00F5335A">
            <w:pPr>
              <w:spacing w:after="0" w:line="240" w:lineRule="auto"/>
              <w:rPr>
                <w:rFonts w:ascii="Calibri" w:hAnsi="Calibri" w:cs="Calibri"/>
                <w:sz w:val="20"/>
                <w:szCs w:val="20"/>
                <w:lang w:eastAsia="zh-CN"/>
              </w:rPr>
            </w:pPr>
          </w:p>
        </w:tc>
        <w:tc>
          <w:tcPr>
            <w:tcW w:w="1260" w:type="dxa"/>
            <w:shd w:val="clear" w:color="auto" w:fill="auto"/>
          </w:tcPr>
          <w:p w14:paraId="64CD7E4E"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3A736DB3"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79442D10"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National Office of Statistics </w:t>
            </w:r>
          </w:p>
          <w:p w14:paraId="4781B221" w14:textId="77777777" w:rsidR="00F5335A" w:rsidRDefault="00795F6F">
            <w:pPr>
              <w:spacing w:after="0" w:line="240" w:lineRule="auto"/>
              <w:rPr>
                <w:rFonts w:ascii="Calibri" w:hAnsi="Calibri" w:cs="Calibri"/>
                <w:sz w:val="20"/>
                <w:szCs w:val="20"/>
              </w:rPr>
            </w:pPr>
            <w:r>
              <w:rPr>
                <w:rFonts w:ascii="Calibri" w:hAnsi="Calibri" w:cs="Calibri"/>
                <w:sz w:val="20"/>
                <w:szCs w:val="20"/>
              </w:rPr>
              <w:t>UNDP CO</w:t>
            </w:r>
          </w:p>
          <w:p w14:paraId="559B6471" w14:textId="77777777" w:rsidR="00F5335A" w:rsidRDefault="00F5335A">
            <w:pPr>
              <w:spacing w:after="0" w:line="240" w:lineRule="auto"/>
              <w:rPr>
                <w:rFonts w:ascii="Calibri" w:hAnsi="Calibri" w:cs="Calibri"/>
                <w:i/>
                <w:sz w:val="20"/>
                <w:szCs w:val="20"/>
              </w:rPr>
            </w:pPr>
          </w:p>
        </w:tc>
        <w:tc>
          <w:tcPr>
            <w:tcW w:w="1350" w:type="dxa"/>
            <w:vMerge w:val="restart"/>
            <w:shd w:val="clear" w:color="auto" w:fill="auto"/>
          </w:tcPr>
          <w:p w14:paraId="456935B1"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M&amp;E and activity reports</w:t>
            </w:r>
          </w:p>
          <w:p w14:paraId="703D9DB1" w14:textId="77777777" w:rsidR="00F5335A" w:rsidRDefault="00F5335A">
            <w:pPr>
              <w:spacing w:after="0" w:line="240" w:lineRule="auto"/>
              <w:rPr>
                <w:rFonts w:ascii="Calibri" w:hAnsi="Calibri" w:cs="Calibri"/>
                <w:sz w:val="20"/>
                <w:szCs w:val="20"/>
              </w:rPr>
            </w:pPr>
          </w:p>
          <w:p w14:paraId="06D779B4" w14:textId="77777777" w:rsidR="00F5335A" w:rsidRDefault="00795F6F">
            <w:pPr>
              <w:spacing w:after="0" w:line="240" w:lineRule="auto"/>
              <w:rPr>
                <w:rFonts w:ascii="Calibri" w:hAnsi="Calibri" w:cs="Calibri"/>
                <w:sz w:val="20"/>
                <w:szCs w:val="20"/>
              </w:rPr>
            </w:pPr>
            <w:r>
              <w:rPr>
                <w:rFonts w:ascii="Calibri" w:hAnsi="Calibri" w:cs="Calibri"/>
                <w:sz w:val="20"/>
                <w:szCs w:val="20"/>
              </w:rPr>
              <w:t>Annual reports submitted by relevant national and local GOC entities.</w:t>
            </w:r>
          </w:p>
          <w:p w14:paraId="13649F2C" w14:textId="77777777" w:rsidR="00F5335A" w:rsidRDefault="00F5335A">
            <w:pPr>
              <w:spacing w:after="0" w:line="240" w:lineRule="auto"/>
              <w:rPr>
                <w:rFonts w:ascii="Calibri" w:hAnsi="Calibri" w:cs="Calibri"/>
                <w:i/>
                <w:sz w:val="20"/>
                <w:szCs w:val="20"/>
              </w:rPr>
            </w:pPr>
          </w:p>
        </w:tc>
        <w:tc>
          <w:tcPr>
            <w:tcW w:w="1690" w:type="dxa"/>
            <w:vMerge w:val="restart"/>
            <w:shd w:val="clear" w:color="auto" w:fill="auto"/>
          </w:tcPr>
          <w:p w14:paraId="163B17FB" w14:textId="77777777" w:rsidR="00F5335A" w:rsidRDefault="00795F6F">
            <w:pPr>
              <w:spacing w:after="0" w:line="240" w:lineRule="auto"/>
              <w:rPr>
                <w:rFonts w:ascii="Calibri" w:hAnsi="Calibri" w:cs="Calibri"/>
                <w:sz w:val="20"/>
                <w:szCs w:val="20"/>
              </w:rPr>
            </w:pPr>
            <w:r>
              <w:rPr>
                <w:rFonts w:ascii="Calibri" w:hAnsi="Calibri" w:cs="Calibri"/>
                <w:sz w:val="20"/>
                <w:szCs w:val="20"/>
              </w:rPr>
              <w:t>Continuous commitment, support &amp; active participation of the national and local governments in the implementation of cleaner and energy-efficient technology</w:t>
            </w:r>
            <w:r>
              <w:rPr>
                <w:rFonts w:ascii="Calibri" w:hAnsi="Calibri" w:cs="Calibri"/>
                <w:sz w:val="20"/>
                <w:szCs w:val="20"/>
                <w:lang w:eastAsia="zh-CN"/>
              </w:rPr>
              <w:t>.</w:t>
            </w:r>
            <w:r>
              <w:rPr>
                <w:rFonts w:ascii="Calibri" w:hAnsi="Calibri" w:cs="Calibri"/>
                <w:sz w:val="20"/>
                <w:szCs w:val="20"/>
              </w:rPr>
              <w:t xml:space="preserve"> </w:t>
            </w:r>
          </w:p>
          <w:p w14:paraId="7413A61D" w14:textId="77777777" w:rsidR="00F5335A" w:rsidRDefault="00795F6F">
            <w:pPr>
              <w:spacing w:after="0" w:line="240" w:lineRule="auto"/>
              <w:rPr>
                <w:rFonts w:ascii="Calibri" w:hAnsi="Calibri" w:cs="Calibri"/>
                <w:i/>
                <w:iCs/>
                <w:sz w:val="20"/>
                <w:szCs w:val="20"/>
              </w:rPr>
            </w:pPr>
            <w:r>
              <w:rPr>
                <w:rFonts w:ascii="Calibri" w:hAnsi="Calibri" w:cs="Calibri"/>
                <w:sz w:val="20"/>
                <w:szCs w:val="20"/>
              </w:rPr>
              <w:t xml:space="preserve">Realization of </w:t>
            </w:r>
            <w:r>
              <w:rPr>
                <w:rFonts w:ascii="Calibri" w:hAnsi="Calibri" w:cs="Calibri"/>
                <w:sz w:val="20"/>
                <w:szCs w:val="20"/>
                <w:lang w:eastAsia="zh-CN"/>
              </w:rPr>
              <w:t>c</w:t>
            </w:r>
            <w:r>
              <w:rPr>
                <w:rFonts w:ascii="Calibri" w:hAnsi="Calibri" w:cs="Calibri"/>
                <w:sz w:val="20"/>
                <w:szCs w:val="20"/>
              </w:rPr>
              <w:t>ommitted co-financing from the national and local governments as well as the private sector in the implementation of project activities and monitoring systems</w:t>
            </w:r>
          </w:p>
        </w:tc>
      </w:tr>
      <w:tr w:rsidR="00F5335A" w14:paraId="1212C871" w14:textId="77777777">
        <w:trPr>
          <w:trHeight w:val="278"/>
          <w:jc w:val="center"/>
        </w:trPr>
        <w:tc>
          <w:tcPr>
            <w:tcW w:w="1344" w:type="dxa"/>
            <w:vMerge/>
          </w:tcPr>
          <w:p w14:paraId="7EBE7DA7" w14:textId="77777777" w:rsidR="00F5335A" w:rsidRDefault="00F5335A">
            <w:pPr>
              <w:spacing w:after="0" w:line="240" w:lineRule="auto"/>
              <w:rPr>
                <w:rFonts w:ascii="Calibri" w:hAnsi="Calibri" w:cs="Calibri"/>
                <w:sz w:val="20"/>
                <w:szCs w:val="20"/>
              </w:rPr>
            </w:pPr>
          </w:p>
        </w:tc>
        <w:tc>
          <w:tcPr>
            <w:tcW w:w="1446" w:type="dxa"/>
            <w:shd w:val="clear" w:color="auto" w:fill="auto"/>
          </w:tcPr>
          <w:p w14:paraId="6CE76EE5"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Indicator 2:</w:t>
            </w:r>
          </w:p>
          <w:p w14:paraId="05963185" w14:textId="77777777" w:rsidR="00F5335A" w:rsidRDefault="00795F6F">
            <w:pPr>
              <w:spacing w:after="0" w:line="240" w:lineRule="auto"/>
              <w:rPr>
                <w:rFonts w:ascii="Calibri" w:hAnsi="Calibri" w:cs="Calibri"/>
                <w:i/>
                <w:sz w:val="20"/>
                <w:szCs w:val="20"/>
                <w:lang w:eastAsia="zh-CN"/>
              </w:rPr>
            </w:pPr>
            <w:r>
              <w:rPr>
                <w:rFonts w:ascii="Calibri" w:hAnsi="Calibri" w:cs="Calibri"/>
                <w:bCs/>
                <w:sz w:val="20"/>
                <w:szCs w:val="20"/>
              </w:rPr>
              <w:t>Cumulative amount of greenhouse gas emissions mitigated from the PCI (million tons CO</w:t>
            </w:r>
            <w:r>
              <w:rPr>
                <w:rFonts w:ascii="Calibri" w:hAnsi="Calibri" w:cs="Calibri"/>
                <w:bCs/>
                <w:sz w:val="20"/>
                <w:szCs w:val="20"/>
                <w:vertAlign w:val="subscript"/>
              </w:rPr>
              <w:t>2eq</w:t>
            </w:r>
            <w:r>
              <w:rPr>
                <w:rFonts w:ascii="Calibri" w:hAnsi="Calibri" w:cs="Calibri"/>
                <w:bCs/>
                <w:sz w:val="20"/>
                <w:szCs w:val="20"/>
              </w:rPr>
              <w:t xml:space="preserve">) </w:t>
            </w:r>
          </w:p>
        </w:tc>
        <w:tc>
          <w:tcPr>
            <w:tcW w:w="900" w:type="dxa"/>
          </w:tcPr>
          <w:p w14:paraId="6DF66533"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0.429</w:t>
            </w:r>
          </w:p>
        </w:tc>
        <w:tc>
          <w:tcPr>
            <w:tcW w:w="1080" w:type="dxa"/>
          </w:tcPr>
          <w:p w14:paraId="209543F9"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35.987</w:t>
            </w:r>
          </w:p>
        </w:tc>
        <w:tc>
          <w:tcPr>
            <w:tcW w:w="2340" w:type="dxa"/>
          </w:tcPr>
          <w:p w14:paraId="195D7769" w14:textId="77777777" w:rsidR="00F5335A" w:rsidRDefault="00795F6F">
            <w:pPr>
              <w:spacing w:after="0" w:line="240" w:lineRule="auto"/>
              <w:rPr>
                <w:rFonts w:ascii="Calibri" w:hAnsi="Calibri" w:cs="Calibri"/>
                <w:i/>
                <w:sz w:val="20"/>
                <w:szCs w:val="20"/>
              </w:rPr>
            </w:pPr>
            <w:r>
              <w:rPr>
                <w:rFonts w:ascii="Calibri" w:hAnsi="Calibri" w:cs="Calibri"/>
                <w:bCs/>
                <w:sz w:val="20"/>
                <w:szCs w:val="20"/>
              </w:rPr>
              <w:t>Cumulative reduction of GHG emissions, over the implementation period of the PhosChemEE Project, attributable to the implementation of technologies proposed under the Alternative Scenario</w:t>
            </w:r>
          </w:p>
        </w:tc>
        <w:tc>
          <w:tcPr>
            <w:tcW w:w="1440" w:type="dxa"/>
            <w:shd w:val="clear" w:color="auto" w:fill="auto"/>
          </w:tcPr>
          <w:p w14:paraId="31BAA35A" w14:textId="77777777" w:rsidR="00F5335A" w:rsidRDefault="00795F6F">
            <w:pPr>
              <w:spacing w:after="0" w:line="240" w:lineRule="auto"/>
              <w:rPr>
                <w:rFonts w:ascii="Calibri" w:hAnsi="Calibri" w:cs="Calibri"/>
                <w:i/>
                <w:sz w:val="20"/>
                <w:szCs w:val="20"/>
              </w:rPr>
            </w:pPr>
            <w:r>
              <w:rPr>
                <w:rFonts w:ascii="Calibri" w:hAnsi="Calibri" w:cs="Calibri"/>
                <w:bCs/>
                <w:sz w:val="20"/>
                <w:szCs w:val="20"/>
              </w:rPr>
              <w:t>Direct data collection using the MRV system, aligned with GEF GHG measurement methodology</w:t>
            </w:r>
          </w:p>
        </w:tc>
        <w:tc>
          <w:tcPr>
            <w:tcW w:w="1170" w:type="dxa"/>
            <w:shd w:val="clear" w:color="auto" w:fill="auto"/>
          </w:tcPr>
          <w:p w14:paraId="601993FA" w14:textId="77777777" w:rsidR="00F5335A" w:rsidRDefault="00795F6F">
            <w:pPr>
              <w:spacing w:after="0" w:line="240" w:lineRule="auto"/>
              <w:rPr>
                <w:rFonts w:ascii="Calibri" w:hAnsi="Calibri" w:cs="Calibri"/>
                <w:sz w:val="20"/>
                <w:szCs w:val="20"/>
              </w:rPr>
            </w:pPr>
            <w:r>
              <w:rPr>
                <w:rFonts w:ascii="Calibri" w:hAnsi="Calibri" w:cs="Calibri"/>
                <w:sz w:val="20"/>
                <w:szCs w:val="20"/>
              </w:rPr>
              <w:t>Annually</w:t>
            </w:r>
          </w:p>
          <w:p w14:paraId="504EC752" w14:textId="77777777" w:rsidR="00F5335A" w:rsidRDefault="00F5335A">
            <w:pPr>
              <w:spacing w:after="0" w:line="240" w:lineRule="auto"/>
              <w:rPr>
                <w:rFonts w:ascii="Calibri" w:hAnsi="Calibri" w:cs="Calibri"/>
                <w:sz w:val="20"/>
                <w:szCs w:val="20"/>
              </w:rPr>
            </w:pPr>
          </w:p>
          <w:p w14:paraId="79416509" w14:textId="77777777" w:rsidR="00F5335A" w:rsidRDefault="00795F6F">
            <w:pPr>
              <w:spacing w:after="0" w:line="240" w:lineRule="auto"/>
              <w:rPr>
                <w:rFonts w:ascii="Calibri" w:hAnsi="Calibri" w:cs="Calibri"/>
                <w:sz w:val="20"/>
                <w:szCs w:val="20"/>
              </w:rPr>
            </w:pPr>
            <w:r>
              <w:rPr>
                <w:rFonts w:ascii="Calibri" w:hAnsi="Calibri" w:cs="Calibri"/>
                <w:sz w:val="20"/>
                <w:szCs w:val="20"/>
              </w:rPr>
              <w:t>Reported in DO tab of the GEF PIR</w:t>
            </w:r>
          </w:p>
        </w:tc>
        <w:tc>
          <w:tcPr>
            <w:tcW w:w="1260" w:type="dxa"/>
            <w:shd w:val="clear" w:color="auto" w:fill="auto"/>
          </w:tcPr>
          <w:p w14:paraId="5CCDF8B6"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64CB546D"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tc>
        <w:tc>
          <w:tcPr>
            <w:tcW w:w="1350" w:type="dxa"/>
            <w:vMerge/>
            <w:shd w:val="clear" w:color="auto" w:fill="auto"/>
          </w:tcPr>
          <w:p w14:paraId="6772D288" w14:textId="77777777" w:rsidR="00F5335A" w:rsidRDefault="00F5335A">
            <w:pPr>
              <w:spacing w:after="0" w:line="240" w:lineRule="auto"/>
              <w:rPr>
                <w:rFonts w:ascii="Calibri" w:hAnsi="Calibri" w:cs="Calibri"/>
                <w:i/>
                <w:sz w:val="20"/>
                <w:szCs w:val="20"/>
              </w:rPr>
            </w:pPr>
          </w:p>
        </w:tc>
        <w:tc>
          <w:tcPr>
            <w:tcW w:w="1690" w:type="dxa"/>
            <w:vMerge/>
            <w:shd w:val="clear" w:color="auto" w:fill="auto"/>
          </w:tcPr>
          <w:p w14:paraId="3B038BB1" w14:textId="77777777" w:rsidR="00F5335A" w:rsidRDefault="00F5335A">
            <w:pPr>
              <w:spacing w:after="0" w:line="240" w:lineRule="auto"/>
              <w:rPr>
                <w:rFonts w:ascii="Calibri" w:hAnsi="Calibri" w:cs="Calibri"/>
                <w:i/>
                <w:sz w:val="20"/>
                <w:szCs w:val="20"/>
              </w:rPr>
            </w:pPr>
          </w:p>
        </w:tc>
      </w:tr>
      <w:tr w:rsidR="00F5335A" w14:paraId="1081F543" w14:textId="77777777">
        <w:trPr>
          <w:trHeight w:val="260"/>
          <w:jc w:val="center"/>
        </w:trPr>
        <w:tc>
          <w:tcPr>
            <w:tcW w:w="1344" w:type="dxa"/>
            <w:vMerge/>
          </w:tcPr>
          <w:p w14:paraId="75A040EF" w14:textId="77777777" w:rsidR="00F5335A" w:rsidRDefault="00F5335A">
            <w:pPr>
              <w:spacing w:after="0" w:line="240" w:lineRule="auto"/>
              <w:jc w:val="both"/>
              <w:rPr>
                <w:rFonts w:ascii="Calibri" w:hAnsi="Calibri" w:cs="Calibri"/>
                <w:sz w:val="20"/>
                <w:szCs w:val="20"/>
              </w:rPr>
            </w:pPr>
          </w:p>
        </w:tc>
        <w:tc>
          <w:tcPr>
            <w:tcW w:w="1446" w:type="dxa"/>
            <w:shd w:val="clear" w:color="auto" w:fill="auto"/>
          </w:tcPr>
          <w:p w14:paraId="1FE7FF45"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Indicator 3</w:t>
            </w:r>
            <w:r>
              <w:rPr>
                <w:rFonts w:ascii="Calibri" w:eastAsia="MS Gothic" w:hAnsi="Calibri" w:cs="Calibri"/>
                <w:b/>
                <w:sz w:val="20"/>
                <w:szCs w:val="20"/>
                <w:lang w:eastAsia="zh-CN"/>
              </w:rPr>
              <w:t>:</w:t>
            </w:r>
          </w:p>
          <w:p w14:paraId="2238CA04" w14:textId="77777777" w:rsidR="00F5335A" w:rsidRDefault="00795F6F">
            <w:pPr>
              <w:spacing w:after="0" w:line="240" w:lineRule="auto"/>
              <w:rPr>
                <w:rFonts w:ascii="Calibri" w:hAnsi="Calibri" w:cs="Calibri"/>
                <w:i/>
                <w:sz w:val="20"/>
                <w:szCs w:val="20"/>
                <w:lang w:eastAsia="zh-CN"/>
              </w:rPr>
            </w:pPr>
            <w:r>
              <w:rPr>
                <w:rFonts w:ascii="Calibri" w:hAnsi="Calibri" w:cs="Calibri"/>
                <w:bCs/>
                <w:sz w:val="20"/>
                <w:szCs w:val="20"/>
              </w:rPr>
              <w:t xml:space="preserve">Cumulative amount of fossil fuels saved in all energy </w:t>
            </w:r>
            <w:r>
              <w:rPr>
                <w:rFonts w:ascii="Calibri" w:hAnsi="Calibri" w:cs="Calibri"/>
                <w:bCs/>
                <w:sz w:val="20"/>
                <w:szCs w:val="20"/>
              </w:rPr>
              <w:lastRenderedPageBreak/>
              <w:t>consuming operations and processes in the PCI (million tce).</w:t>
            </w:r>
            <w:r>
              <w:rPr>
                <w:rFonts w:ascii="Calibri" w:hAnsi="Calibri" w:cs="Calibri"/>
                <w:bCs/>
                <w:sz w:val="20"/>
                <w:szCs w:val="20"/>
                <w:lang w:eastAsia="zh-CN"/>
              </w:rPr>
              <w:t xml:space="preserve"> </w:t>
            </w:r>
          </w:p>
        </w:tc>
        <w:tc>
          <w:tcPr>
            <w:tcW w:w="900" w:type="dxa"/>
          </w:tcPr>
          <w:p w14:paraId="77AACE05"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lastRenderedPageBreak/>
              <w:t>0.178</w:t>
            </w:r>
          </w:p>
        </w:tc>
        <w:tc>
          <w:tcPr>
            <w:tcW w:w="1080" w:type="dxa"/>
          </w:tcPr>
          <w:p w14:paraId="6EAE9C76"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14.779</w:t>
            </w:r>
          </w:p>
        </w:tc>
        <w:tc>
          <w:tcPr>
            <w:tcW w:w="2340" w:type="dxa"/>
          </w:tcPr>
          <w:p w14:paraId="3BB54471" w14:textId="77777777" w:rsidR="00F5335A" w:rsidRDefault="00795F6F">
            <w:pPr>
              <w:spacing w:after="0" w:line="240" w:lineRule="auto"/>
              <w:rPr>
                <w:rFonts w:ascii="Calibri" w:hAnsi="Calibri" w:cs="Calibri"/>
                <w:i/>
                <w:sz w:val="20"/>
                <w:szCs w:val="20"/>
                <w:lang w:eastAsia="zh-CN"/>
              </w:rPr>
            </w:pPr>
            <w:r>
              <w:rPr>
                <w:rFonts w:ascii="Calibri" w:hAnsi="Calibri" w:cs="Calibri"/>
                <w:bCs/>
                <w:sz w:val="20"/>
                <w:szCs w:val="20"/>
              </w:rPr>
              <w:t xml:space="preserve">Cumulative reduction of fossil fuel consumption, over the implementation period of the PhosChemEE Project, due to the application of </w:t>
            </w:r>
            <w:r>
              <w:rPr>
                <w:rFonts w:ascii="Calibri" w:hAnsi="Calibri" w:cs="Calibri"/>
                <w:bCs/>
                <w:sz w:val="20"/>
                <w:szCs w:val="20"/>
              </w:rPr>
              <w:lastRenderedPageBreak/>
              <w:t>technologies proposed under the Alternative Scenario</w:t>
            </w:r>
          </w:p>
        </w:tc>
        <w:tc>
          <w:tcPr>
            <w:tcW w:w="1440" w:type="dxa"/>
            <w:shd w:val="clear" w:color="auto" w:fill="auto"/>
          </w:tcPr>
          <w:p w14:paraId="340F7A58" w14:textId="77777777" w:rsidR="00F5335A" w:rsidRDefault="00795F6F">
            <w:pPr>
              <w:spacing w:after="0" w:line="240" w:lineRule="auto"/>
              <w:rPr>
                <w:rFonts w:ascii="Calibri" w:hAnsi="Calibri" w:cs="Calibri"/>
                <w:i/>
                <w:sz w:val="20"/>
                <w:szCs w:val="20"/>
                <w:lang w:eastAsia="zh-CN"/>
              </w:rPr>
            </w:pPr>
            <w:r>
              <w:rPr>
                <w:rFonts w:ascii="Calibri" w:hAnsi="Calibri" w:cs="Calibri"/>
                <w:bCs/>
                <w:sz w:val="20"/>
                <w:szCs w:val="20"/>
              </w:rPr>
              <w:lastRenderedPageBreak/>
              <w:t xml:space="preserve">Direct data collection using the MRV system, aligned with GEF GHG </w:t>
            </w:r>
            <w:r>
              <w:rPr>
                <w:rFonts w:ascii="Calibri" w:hAnsi="Calibri" w:cs="Calibri"/>
                <w:bCs/>
                <w:sz w:val="20"/>
                <w:szCs w:val="20"/>
              </w:rPr>
              <w:lastRenderedPageBreak/>
              <w:t>measurement methodology</w:t>
            </w:r>
          </w:p>
        </w:tc>
        <w:tc>
          <w:tcPr>
            <w:tcW w:w="1170" w:type="dxa"/>
            <w:shd w:val="clear" w:color="auto" w:fill="auto"/>
          </w:tcPr>
          <w:p w14:paraId="50D54CE5"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lastRenderedPageBreak/>
              <w:t>Annually Reported in DO tab of the GEF PIR</w:t>
            </w:r>
          </w:p>
        </w:tc>
        <w:tc>
          <w:tcPr>
            <w:tcW w:w="1260" w:type="dxa"/>
            <w:shd w:val="clear" w:color="auto" w:fill="auto"/>
          </w:tcPr>
          <w:p w14:paraId="21F3DF9C"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23D62529" w14:textId="77777777" w:rsidR="00F5335A" w:rsidRDefault="00795F6F">
            <w:pPr>
              <w:spacing w:after="0" w:line="240" w:lineRule="auto"/>
              <w:rPr>
                <w:rFonts w:ascii="Calibri" w:hAnsi="Calibri" w:cs="Calibri"/>
                <w:i/>
                <w:sz w:val="20"/>
                <w:szCs w:val="20"/>
                <w:lang w:eastAsia="zh-CN"/>
              </w:rPr>
            </w:pPr>
            <w:r>
              <w:rPr>
                <w:rFonts w:ascii="Calibri" w:hAnsi="Calibri" w:cs="Calibri"/>
                <w:sz w:val="20"/>
                <w:szCs w:val="20"/>
              </w:rPr>
              <w:t>Project Consultants</w:t>
            </w:r>
          </w:p>
        </w:tc>
        <w:tc>
          <w:tcPr>
            <w:tcW w:w="1350" w:type="dxa"/>
            <w:vMerge/>
            <w:shd w:val="clear" w:color="auto" w:fill="auto"/>
          </w:tcPr>
          <w:p w14:paraId="695C664A" w14:textId="77777777" w:rsidR="00F5335A" w:rsidRDefault="00F5335A">
            <w:pPr>
              <w:spacing w:after="0" w:line="240" w:lineRule="auto"/>
              <w:rPr>
                <w:rFonts w:ascii="Calibri" w:hAnsi="Calibri" w:cs="Calibri"/>
                <w:i/>
                <w:sz w:val="20"/>
                <w:szCs w:val="20"/>
                <w:lang w:eastAsia="zh-CN"/>
              </w:rPr>
            </w:pPr>
          </w:p>
        </w:tc>
        <w:tc>
          <w:tcPr>
            <w:tcW w:w="1690" w:type="dxa"/>
            <w:vMerge/>
            <w:shd w:val="clear" w:color="auto" w:fill="auto"/>
          </w:tcPr>
          <w:p w14:paraId="18CD2144" w14:textId="77777777" w:rsidR="00F5335A" w:rsidRDefault="00F5335A">
            <w:pPr>
              <w:spacing w:after="0" w:line="240" w:lineRule="auto"/>
              <w:rPr>
                <w:rFonts w:ascii="Calibri" w:hAnsi="Calibri" w:cs="Calibri"/>
                <w:i/>
                <w:sz w:val="20"/>
                <w:szCs w:val="20"/>
                <w:lang w:eastAsia="zh-CN"/>
              </w:rPr>
            </w:pPr>
          </w:p>
        </w:tc>
      </w:tr>
      <w:tr w:rsidR="00F5335A" w14:paraId="48189056" w14:textId="77777777">
        <w:trPr>
          <w:trHeight w:val="424"/>
          <w:jc w:val="center"/>
        </w:trPr>
        <w:tc>
          <w:tcPr>
            <w:tcW w:w="1344" w:type="dxa"/>
            <w:vMerge w:val="restart"/>
            <w:shd w:val="clear" w:color="auto" w:fill="auto"/>
          </w:tcPr>
          <w:p w14:paraId="64AAD0B9"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Outcome 1.1:</w:t>
            </w:r>
          </w:p>
          <w:p w14:paraId="08162AB1" w14:textId="77777777" w:rsidR="00F5335A" w:rsidRDefault="00795F6F">
            <w:pPr>
              <w:spacing w:after="0" w:line="240" w:lineRule="auto"/>
              <w:rPr>
                <w:rFonts w:ascii="Calibri" w:hAnsi="Calibri" w:cs="Calibri"/>
                <w:sz w:val="20"/>
                <w:szCs w:val="20"/>
              </w:rPr>
            </w:pPr>
            <w:r>
              <w:rPr>
                <w:rFonts w:ascii="Calibri" w:hAnsi="Calibri" w:cs="Calibri"/>
                <w:bCs/>
                <w:sz w:val="20"/>
                <w:szCs w:val="20"/>
              </w:rPr>
              <w:t>Improved interest and commitment of the phosphate chemical industry in the green, low carbon and energy efficient operations of the phosphate mining sub-sector in China.</w:t>
            </w:r>
          </w:p>
        </w:tc>
        <w:tc>
          <w:tcPr>
            <w:tcW w:w="1446" w:type="dxa"/>
            <w:shd w:val="clear" w:color="auto" w:fill="auto"/>
          </w:tcPr>
          <w:p w14:paraId="557087D7" w14:textId="77777777" w:rsidR="00F5335A" w:rsidRDefault="00795F6F">
            <w:pPr>
              <w:spacing w:after="0" w:line="240" w:lineRule="auto"/>
              <w:rPr>
                <w:rFonts w:ascii="Calibri" w:hAnsi="Calibri" w:cs="Calibri"/>
                <w:b/>
                <w:sz w:val="20"/>
                <w:szCs w:val="20"/>
              </w:rPr>
            </w:pPr>
            <w:r>
              <w:rPr>
                <w:rFonts w:ascii="Calibri" w:hAnsi="Calibri" w:cs="Calibri"/>
                <w:b/>
                <w:sz w:val="20"/>
                <w:szCs w:val="20"/>
              </w:rPr>
              <w:t>Indicator 4:</w:t>
            </w:r>
          </w:p>
          <w:p w14:paraId="59181E24" w14:textId="77777777" w:rsidR="00F5335A" w:rsidRDefault="00795F6F">
            <w:pPr>
              <w:spacing w:after="0" w:line="240" w:lineRule="auto"/>
              <w:rPr>
                <w:rFonts w:ascii="Calibri" w:hAnsi="Calibri" w:cs="Calibri"/>
                <w:i/>
                <w:sz w:val="20"/>
                <w:szCs w:val="20"/>
                <w:lang w:eastAsia="zh-CN"/>
              </w:rPr>
            </w:pPr>
            <w:r>
              <w:rPr>
                <w:rFonts w:ascii="Calibri" w:hAnsi="Calibri" w:cs="Calibri"/>
                <w:sz w:val="20"/>
                <w:szCs w:val="20"/>
              </w:rPr>
              <w:t>Number of additional technologies and process/operation improvements implemented by phosphate ore mining companies that are facilitated by the effectively enforced policies and regulations that promote and support green, energy efficient and low carbon technologies or techniques.</w:t>
            </w:r>
          </w:p>
        </w:tc>
        <w:tc>
          <w:tcPr>
            <w:tcW w:w="900" w:type="dxa"/>
          </w:tcPr>
          <w:p w14:paraId="0D493F85"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3</w:t>
            </w:r>
          </w:p>
        </w:tc>
        <w:tc>
          <w:tcPr>
            <w:tcW w:w="1080" w:type="dxa"/>
          </w:tcPr>
          <w:p w14:paraId="4E168F22"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6</w:t>
            </w:r>
          </w:p>
        </w:tc>
        <w:tc>
          <w:tcPr>
            <w:tcW w:w="2340" w:type="dxa"/>
          </w:tcPr>
          <w:p w14:paraId="527DDF92" w14:textId="77777777" w:rsidR="00F5335A" w:rsidRDefault="00795F6F">
            <w:pPr>
              <w:spacing w:after="0" w:line="240" w:lineRule="auto"/>
              <w:rPr>
                <w:rFonts w:ascii="Calibri" w:hAnsi="Calibri" w:cs="Calibri"/>
                <w:i/>
                <w:sz w:val="20"/>
                <w:szCs w:val="20"/>
              </w:rPr>
            </w:pPr>
            <w:r>
              <w:rPr>
                <w:rFonts w:ascii="Calibri" w:hAnsi="Calibri" w:cs="Calibri"/>
                <w:sz w:val="20"/>
                <w:szCs w:val="20"/>
              </w:rPr>
              <w:t>This indicator will measure the number of additional low carbon technologies implemented by phosphate ore mining and refining companies that are spurred and facilitated by the enforcement of the policies that will be formulated under PhosChemEE and that will promote and support green, energy efficient and low carbon technologies.</w:t>
            </w:r>
          </w:p>
        </w:tc>
        <w:tc>
          <w:tcPr>
            <w:tcW w:w="1440" w:type="dxa"/>
            <w:shd w:val="clear" w:color="auto" w:fill="auto"/>
          </w:tcPr>
          <w:p w14:paraId="41F6C42C" w14:textId="77777777" w:rsidR="00F5335A" w:rsidRDefault="00795F6F">
            <w:pPr>
              <w:spacing w:after="0" w:line="240" w:lineRule="auto"/>
              <w:rPr>
                <w:rFonts w:ascii="Calibri" w:hAnsi="Calibri" w:cs="Calibri"/>
                <w:sz w:val="20"/>
                <w:szCs w:val="20"/>
              </w:rPr>
            </w:pPr>
            <w:r>
              <w:rPr>
                <w:rFonts w:ascii="Calibri" w:hAnsi="Calibri" w:cs="Calibri"/>
                <w:sz w:val="20"/>
                <w:szCs w:val="20"/>
              </w:rPr>
              <w:t>Surveys</w:t>
            </w:r>
          </w:p>
          <w:p w14:paraId="32D0A78C" w14:textId="77777777" w:rsidR="00F5335A" w:rsidRDefault="00F5335A">
            <w:pPr>
              <w:spacing w:after="0" w:line="240" w:lineRule="auto"/>
              <w:rPr>
                <w:rFonts w:ascii="Calibri" w:hAnsi="Calibri" w:cs="Calibri"/>
                <w:sz w:val="20"/>
                <w:szCs w:val="20"/>
              </w:rPr>
            </w:pPr>
          </w:p>
          <w:p w14:paraId="09B87E5A" w14:textId="77777777" w:rsidR="00F5335A" w:rsidRDefault="00795F6F">
            <w:pPr>
              <w:spacing w:after="0" w:line="240" w:lineRule="auto"/>
              <w:rPr>
                <w:rFonts w:ascii="Calibri" w:hAnsi="Calibri" w:cs="Calibri"/>
                <w:sz w:val="20"/>
                <w:szCs w:val="20"/>
              </w:rPr>
            </w:pPr>
            <w:r>
              <w:rPr>
                <w:rFonts w:ascii="Calibri" w:hAnsi="Calibri" w:cs="Calibri"/>
                <w:sz w:val="20"/>
                <w:szCs w:val="20"/>
              </w:rPr>
              <w:t>Data reports from the demo companies</w:t>
            </w:r>
          </w:p>
        </w:tc>
        <w:tc>
          <w:tcPr>
            <w:tcW w:w="1170" w:type="dxa"/>
            <w:shd w:val="clear" w:color="auto" w:fill="auto"/>
          </w:tcPr>
          <w:p w14:paraId="05D40A08"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32918563"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 xml:space="preserve">Reported in DO tab of the GEF PIR </w:t>
            </w:r>
          </w:p>
        </w:tc>
        <w:tc>
          <w:tcPr>
            <w:tcW w:w="1260" w:type="dxa"/>
            <w:shd w:val="clear" w:color="auto" w:fill="auto"/>
          </w:tcPr>
          <w:p w14:paraId="13B6EE73"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6BE67031"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Project Consultants</w:t>
            </w:r>
          </w:p>
        </w:tc>
        <w:tc>
          <w:tcPr>
            <w:tcW w:w="1350" w:type="dxa"/>
            <w:vMerge w:val="restart"/>
            <w:shd w:val="clear" w:color="auto" w:fill="auto"/>
          </w:tcPr>
          <w:p w14:paraId="026AED68"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PhosChemEE Project M&amp;E and activity reports</w:t>
            </w:r>
          </w:p>
          <w:p w14:paraId="5B226DF2"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Demo companies’ annual reports</w:t>
            </w:r>
          </w:p>
          <w:p w14:paraId="52E0BB7A"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Policies, regulations, and standards approved by the central and local governments</w:t>
            </w:r>
          </w:p>
          <w:p w14:paraId="12850AA5"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Capacity building programs evaluation reports</w:t>
            </w:r>
          </w:p>
          <w:p w14:paraId="14F60ED2" w14:textId="77777777" w:rsidR="00F5335A" w:rsidRDefault="00F5335A">
            <w:pPr>
              <w:spacing w:after="0" w:line="240" w:lineRule="auto"/>
              <w:ind w:left="24"/>
              <w:rPr>
                <w:rFonts w:ascii="Calibri" w:hAnsi="Calibri" w:cs="Calibri"/>
                <w:sz w:val="20"/>
                <w:szCs w:val="20"/>
              </w:rPr>
            </w:pPr>
          </w:p>
          <w:p w14:paraId="3EA34E94" w14:textId="77777777" w:rsidR="00F5335A" w:rsidRDefault="00F5335A">
            <w:pPr>
              <w:spacing w:after="0" w:line="240" w:lineRule="auto"/>
              <w:ind w:left="24"/>
              <w:rPr>
                <w:rFonts w:ascii="Calibri" w:hAnsi="Calibri" w:cs="Calibri"/>
                <w:sz w:val="20"/>
                <w:szCs w:val="20"/>
              </w:rPr>
            </w:pPr>
          </w:p>
          <w:p w14:paraId="1A0A57C3" w14:textId="77777777" w:rsidR="00F5335A" w:rsidRDefault="00F5335A">
            <w:pPr>
              <w:spacing w:after="0" w:line="240" w:lineRule="auto"/>
              <w:jc w:val="both"/>
              <w:rPr>
                <w:rFonts w:ascii="Calibri" w:hAnsi="Calibri" w:cs="Calibri"/>
                <w:sz w:val="20"/>
                <w:szCs w:val="20"/>
              </w:rPr>
            </w:pPr>
          </w:p>
        </w:tc>
        <w:tc>
          <w:tcPr>
            <w:tcW w:w="1690" w:type="dxa"/>
            <w:vMerge w:val="restart"/>
            <w:shd w:val="clear" w:color="auto" w:fill="auto"/>
          </w:tcPr>
          <w:p w14:paraId="19D59F12" w14:textId="77777777" w:rsidR="00F5335A" w:rsidRDefault="00795F6F">
            <w:pPr>
              <w:autoSpaceDE w:val="0"/>
              <w:autoSpaceDN w:val="0"/>
              <w:adjustRightInd w:val="0"/>
              <w:spacing w:after="0" w:line="240" w:lineRule="auto"/>
              <w:rPr>
                <w:rFonts w:ascii="Calibri" w:eastAsia="MS Mincho" w:hAnsi="Calibri" w:cs="Calibri"/>
                <w:sz w:val="20"/>
                <w:szCs w:val="20"/>
                <w:lang w:eastAsia="ja-JP"/>
              </w:rPr>
            </w:pPr>
            <w:r>
              <w:rPr>
                <w:rFonts w:ascii="Calibri" w:eastAsia="MS Mincho" w:hAnsi="Calibri" w:cs="Calibri"/>
                <w:sz w:val="20"/>
                <w:szCs w:val="20"/>
                <w:lang w:eastAsia="ja-JP"/>
              </w:rPr>
              <w:t>Relevant entities will be fully cooperating in the sharing of data and information.</w:t>
            </w:r>
          </w:p>
          <w:p w14:paraId="3344371A" w14:textId="77777777" w:rsidR="00F5335A" w:rsidRDefault="00F5335A">
            <w:pPr>
              <w:spacing w:after="0" w:line="240" w:lineRule="auto"/>
              <w:rPr>
                <w:rFonts w:ascii="Calibri" w:hAnsi="Calibri" w:cs="Calibri"/>
                <w:sz w:val="20"/>
                <w:szCs w:val="20"/>
              </w:rPr>
            </w:pPr>
          </w:p>
          <w:p w14:paraId="5B02B7CF"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The private sector fully supports and commits to the feasible replication of successful results of the </w:t>
            </w:r>
            <w:r>
              <w:rPr>
                <w:rFonts w:ascii="Calibri" w:hAnsi="Calibri" w:cs="Calibri"/>
                <w:sz w:val="20"/>
                <w:szCs w:val="20"/>
                <w:lang w:eastAsia="zh-CN"/>
              </w:rPr>
              <w:t xml:space="preserve">PhosChemEE </w:t>
            </w:r>
            <w:r>
              <w:rPr>
                <w:rFonts w:ascii="Calibri" w:hAnsi="Calibri" w:cs="Calibri"/>
                <w:sz w:val="20"/>
                <w:szCs w:val="20"/>
              </w:rPr>
              <w:t>project demonstrations.</w:t>
            </w:r>
          </w:p>
          <w:p w14:paraId="12527876" w14:textId="77777777" w:rsidR="00F5335A" w:rsidRDefault="00F5335A">
            <w:pPr>
              <w:spacing w:after="0" w:line="240" w:lineRule="auto"/>
              <w:rPr>
                <w:rFonts w:ascii="Calibri" w:hAnsi="Calibri" w:cs="Calibri"/>
                <w:sz w:val="20"/>
                <w:szCs w:val="20"/>
              </w:rPr>
            </w:pPr>
          </w:p>
          <w:p w14:paraId="00E40ECD" w14:textId="77777777" w:rsidR="00F5335A" w:rsidRDefault="00795F6F">
            <w:pPr>
              <w:spacing w:after="0" w:line="240" w:lineRule="auto"/>
              <w:rPr>
                <w:rFonts w:ascii="Calibri" w:hAnsi="Calibri" w:cs="Calibri"/>
                <w:sz w:val="20"/>
                <w:szCs w:val="20"/>
              </w:rPr>
            </w:pPr>
            <w:r>
              <w:rPr>
                <w:rFonts w:ascii="Calibri" w:hAnsi="Calibri" w:cs="Calibri"/>
                <w:sz w:val="20"/>
                <w:szCs w:val="20"/>
              </w:rPr>
              <w:t>The planned demonstrations are implemented and completed as per schedule</w:t>
            </w:r>
          </w:p>
        </w:tc>
      </w:tr>
      <w:tr w:rsidR="00F5335A" w14:paraId="5DF543E5" w14:textId="77777777">
        <w:trPr>
          <w:trHeight w:val="424"/>
          <w:jc w:val="center"/>
        </w:trPr>
        <w:tc>
          <w:tcPr>
            <w:tcW w:w="1344" w:type="dxa"/>
            <w:vMerge/>
          </w:tcPr>
          <w:p w14:paraId="7166001E" w14:textId="77777777" w:rsidR="00F5335A" w:rsidRDefault="00F5335A">
            <w:pPr>
              <w:spacing w:after="0" w:line="240" w:lineRule="auto"/>
              <w:jc w:val="both"/>
              <w:rPr>
                <w:rFonts w:ascii="Calibri" w:hAnsi="Calibri" w:cs="Calibri"/>
                <w:sz w:val="20"/>
                <w:szCs w:val="20"/>
              </w:rPr>
            </w:pPr>
          </w:p>
        </w:tc>
        <w:tc>
          <w:tcPr>
            <w:tcW w:w="1446" w:type="dxa"/>
            <w:shd w:val="clear" w:color="auto" w:fill="auto"/>
          </w:tcPr>
          <w:p w14:paraId="711F7223" w14:textId="77777777" w:rsidR="00F5335A" w:rsidRDefault="00795F6F">
            <w:pPr>
              <w:spacing w:after="0" w:line="240" w:lineRule="auto"/>
              <w:rPr>
                <w:rFonts w:ascii="Calibri" w:hAnsi="Calibri" w:cs="Calibri"/>
                <w:b/>
                <w:sz w:val="20"/>
                <w:szCs w:val="20"/>
                <w:lang w:eastAsia="zh-CN"/>
              </w:rPr>
            </w:pPr>
            <w:r>
              <w:rPr>
                <w:rFonts w:ascii="Calibri" w:hAnsi="Calibri" w:cs="Calibri"/>
                <w:b/>
                <w:sz w:val="20"/>
                <w:szCs w:val="20"/>
              </w:rPr>
              <w:t>Indicator 5:</w:t>
            </w:r>
          </w:p>
          <w:p w14:paraId="5E6A90A4"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t xml:space="preserve">Number of additional certified technical and </w:t>
            </w:r>
            <w:r>
              <w:rPr>
                <w:rFonts w:ascii="Calibri" w:hAnsi="Calibri" w:cs="Calibri"/>
                <w:sz w:val="20"/>
                <w:szCs w:val="20"/>
              </w:rPr>
              <w:lastRenderedPageBreak/>
              <w:t>operations personnel of phosphate mining companies that are capable of designing and implementing projects on green, energy efficient and low carbon technology applications in phosphate ore mining and refining.</w:t>
            </w:r>
          </w:p>
        </w:tc>
        <w:tc>
          <w:tcPr>
            <w:tcW w:w="900" w:type="dxa"/>
          </w:tcPr>
          <w:p w14:paraId="393BBB05"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lastRenderedPageBreak/>
              <w:t>500</w:t>
            </w:r>
          </w:p>
        </w:tc>
        <w:tc>
          <w:tcPr>
            <w:tcW w:w="1080" w:type="dxa"/>
          </w:tcPr>
          <w:p w14:paraId="438287AE"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1600</w:t>
            </w:r>
          </w:p>
        </w:tc>
        <w:tc>
          <w:tcPr>
            <w:tcW w:w="2340" w:type="dxa"/>
          </w:tcPr>
          <w:p w14:paraId="019C0863"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Number of relevant personnel of phosphate mining and refining companies that participate into capacity </w:t>
            </w:r>
            <w:r>
              <w:rPr>
                <w:rFonts w:ascii="Calibri" w:hAnsi="Calibri" w:cs="Calibri"/>
                <w:sz w:val="20"/>
                <w:szCs w:val="20"/>
              </w:rPr>
              <w:lastRenderedPageBreak/>
              <w:t>building programs and as a result of the training will become capable of designing and implementing projects on green, energy efficient and low carbon technology applications in the phosphate mining and refining sub-sector</w:t>
            </w:r>
          </w:p>
        </w:tc>
        <w:tc>
          <w:tcPr>
            <w:tcW w:w="1440" w:type="dxa"/>
            <w:shd w:val="clear" w:color="auto" w:fill="auto"/>
          </w:tcPr>
          <w:p w14:paraId="59FA8033" w14:textId="77777777" w:rsidR="00F5335A" w:rsidRDefault="00795F6F">
            <w:pPr>
              <w:spacing w:after="0" w:line="240" w:lineRule="auto"/>
              <w:rPr>
                <w:rFonts w:ascii="Calibri" w:hAnsi="Calibri" w:cs="Calibri"/>
                <w:sz w:val="20"/>
                <w:szCs w:val="20"/>
              </w:rPr>
            </w:pPr>
            <w:r>
              <w:rPr>
                <w:rFonts w:ascii="Calibri" w:hAnsi="Calibri" w:cs="Calibri"/>
                <w:sz w:val="20"/>
                <w:szCs w:val="20"/>
              </w:rPr>
              <w:lastRenderedPageBreak/>
              <w:t>Surveys</w:t>
            </w:r>
          </w:p>
          <w:p w14:paraId="7A15143E" w14:textId="77777777" w:rsidR="00F5335A" w:rsidRDefault="00F5335A">
            <w:pPr>
              <w:spacing w:after="0" w:line="240" w:lineRule="auto"/>
              <w:rPr>
                <w:rFonts w:ascii="Calibri" w:hAnsi="Calibri" w:cs="Calibri"/>
                <w:sz w:val="20"/>
                <w:szCs w:val="20"/>
              </w:rPr>
            </w:pPr>
          </w:p>
          <w:p w14:paraId="15B69386" w14:textId="77777777" w:rsidR="00F5335A" w:rsidRDefault="00795F6F">
            <w:pPr>
              <w:spacing w:after="0" w:line="240" w:lineRule="auto"/>
              <w:rPr>
                <w:rFonts w:ascii="Calibri" w:hAnsi="Calibri" w:cs="Calibri"/>
                <w:i/>
                <w:sz w:val="20"/>
                <w:szCs w:val="20"/>
              </w:rPr>
            </w:pPr>
            <w:r>
              <w:rPr>
                <w:rFonts w:ascii="Calibri" w:hAnsi="Calibri" w:cs="Calibri"/>
                <w:sz w:val="20"/>
                <w:szCs w:val="20"/>
              </w:rPr>
              <w:t>Training programs assessment</w:t>
            </w:r>
          </w:p>
        </w:tc>
        <w:tc>
          <w:tcPr>
            <w:tcW w:w="1170" w:type="dxa"/>
            <w:shd w:val="clear" w:color="auto" w:fill="auto"/>
          </w:tcPr>
          <w:p w14:paraId="18463F0B"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59ED47C9" w14:textId="77777777" w:rsidR="00F5335A" w:rsidRDefault="00795F6F">
            <w:pPr>
              <w:spacing w:after="0" w:line="240" w:lineRule="auto"/>
              <w:rPr>
                <w:rFonts w:ascii="Calibri" w:hAnsi="Calibri" w:cs="Calibri"/>
                <w:sz w:val="20"/>
                <w:szCs w:val="20"/>
              </w:rPr>
            </w:pPr>
            <w:r>
              <w:rPr>
                <w:rFonts w:ascii="Calibri" w:hAnsi="Calibri" w:cs="Calibri"/>
                <w:sz w:val="20"/>
                <w:szCs w:val="20"/>
              </w:rPr>
              <w:t>Reported in DO tab of the GEF PIR</w:t>
            </w:r>
          </w:p>
        </w:tc>
        <w:tc>
          <w:tcPr>
            <w:tcW w:w="1260" w:type="dxa"/>
            <w:shd w:val="clear" w:color="auto" w:fill="auto"/>
          </w:tcPr>
          <w:p w14:paraId="7EE7CC19"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1D8DD25F"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Project Consultants</w:t>
            </w:r>
          </w:p>
        </w:tc>
        <w:tc>
          <w:tcPr>
            <w:tcW w:w="1350" w:type="dxa"/>
            <w:vMerge/>
            <w:shd w:val="clear" w:color="auto" w:fill="auto"/>
          </w:tcPr>
          <w:p w14:paraId="64CC4094" w14:textId="77777777" w:rsidR="00F5335A" w:rsidRDefault="00F5335A">
            <w:pPr>
              <w:spacing w:after="0" w:line="240" w:lineRule="auto"/>
              <w:jc w:val="both"/>
              <w:rPr>
                <w:rFonts w:ascii="Calibri" w:hAnsi="Calibri" w:cs="Calibri"/>
                <w:sz w:val="20"/>
                <w:szCs w:val="20"/>
              </w:rPr>
            </w:pPr>
          </w:p>
        </w:tc>
        <w:tc>
          <w:tcPr>
            <w:tcW w:w="1690" w:type="dxa"/>
            <w:vMerge/>
            <w:shd w:val="clear" w:color="auto" w:fill="auto"/>
          </w:tcPr>
          <w:p w14:paraId="0AD66534" w14:textId="77777777" w:rsidR="00F5335A" w:rsidRDefault="00F5335A">
            <w:pPr>
              <w:spacing w:after="0" w:line="240" w:lineRule="auto"/>
              <w:rPr>
                <w:rFonts w:ascii="Calibri" w:hAnsi="Calibri" w:cs="Calibri"/>
                <w:i/>
                <w:sz w:val="20"/>
                <w:szCs w:val="20"/>
              </w:rPr>
            </w:pPr>
          </w:p>
        </w:tc>
      </w:tr>
      <w:tr w:rsidR="00F5335A" w14:paraId="78B8B086" w14:textId="77777777">
        <w:trPr>
          <w:trHeight w:val="45"/>
          <w:jc w:val="center"/>
        </w:trPr>
        <w:tc>
          <w:tcPr>
            <w:tcW w:w="1344" w:type="dxa"/>
            <w:vMerge w:val="restart"/>
            <w:shd w:val="clear" w:color="auto" w:fill="auto"/>
          </w:tcPr>
          <w:p w14:paraId="253A9763" w14:textId="77777777" w:rsidR="00F5335A" w:rsidRDefault="00795F6F">
            <w:pPr>
              <w:spacing w:after="0" w:line="240" w:lineRule="auto"/>
              <w:rPr>
                <w:rFonts w:ascii="Calibri" w:hAnsi="Calibri" w:cs="Calibri"/>
                <w:b/>
                <w:sz w:val="20"/>
                <w:szCs w:val="20"/>
              </w:rPr>
            </w:pPr>
            <w:r>
              <w:rPr>
                <w:rFonts w:ascii="Calibri" w:hAnsi="Calibri" w:cs="Calibri"/>
                <w:b/>
                <w:sz w:val="20"/>
                <w:szCs w:val="20"/>
              </w:rPr>
              <w:t>Outcome 1.2:</w:t>
            </w:r>
          </w:p>
          <w:p w14:paraId="53CE79B8" w14:textId="77777777" w:rsidR="00F5335A" w:rsidRDefault="00795F6F">
            <w:pPr>
              <w:spacing w:after="0" w:line="240" w:lineRule="auto"/>
              <w:rPr>
                <w:rFonts w:ascii="Calibri" w:hAnsi="Calibri" w:cs="Calibri"/>
                <w:sz w:val="20"/>
                <w:szCs w:val="20"/>
              </w:rPr>
            </w:pPr>
            <w:r>
              <w:rPr>
                <w:rFonts w:ascii="Calibri" w:hAnsi="Calibri" w:cs="Calibri"/>
                <w:sz w:val="20"/>
                <w:szCs w:val="20"/>
              </w:rPr>
              <w:t>Enhanced confidence in the feasibility of the application of green, energy efficient low carbon technologies in phosrock mining and refining in China.</w:t>
            </w:r>
          </w:p>
        </w:tc>
        <w:tc>
          <w:tcPr>
            <w:tcW w:w="1446" w:type="dxa"/>
            <w:shd w:val="clear" w:color="auto" w:fill="auto"/>
          </w:tcPr>
          <w:p w14:paraId="33206FFF" w14:textId="77777777" w:rsidR="00F5335A" w:rsidRDefault="00795F6F">
            <w:pPr>
              <w:spacing w:after="0" w:line="240" w:lineRule="auto"/>
              <w:rPr>
                <w:rFonts w:ascii="Calibri" w:hAnsi="Calibri" w:cs="Calibri"/>
                <w:sz w:val="20"/>
                <w:szCs w:val="20"/>
              </w:rPr>
            </w:pPr>
            <w:r>
              <w:rPr>
                <w:rFonts w:ascii="Calibri" w:hAnsi="Calibri" w:cs="Calibri"/>
                <w:b/>
                <w:sz w:val="20"/>
                <w:szCs w:val="20"/>
              </w:rPr>
              <w:t>Indicator 6:</w:t>
            </w:r>
            <w:r>
              <w:rPr>
                <w:rFonts w:ascii="Calibri" w:hAnsi="Calibri" w:cs="Calibri"/>
                <w:sz w:val="20"/>
                <w:szCs w:val="20"/>
              </w:rPr>
              <w:t xml:space="preserve"> </w:t>
            </w:r>
          </w:p>
          <w:p w14:paraId="7E754F8B"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Number of phosphate mining companies that have plans for projects on implementing green, low carbon and energy efficient technology applications in their </w:t>
            </w:r>
            <w:r>
              <w:rPr>
                <w:rFonts w:ascii="Calibri" w:hAnsi="Calibri" w:cs="Calibri"/>
                <w:sz w:val="20"/>
                <w:szCs w:val="20"/>
              </w:rPr>
              <w:lastRenderedPageBreak/>
              <w:t>operations &amp; processes.</w:t>
            </w:r>
          </w:p>
        </w:tc>
        <w:tc>
          <w:tcPr>
            <w:tcW w:w="900" w:type="dxa"/>
          </w:tcPr>
          <w:p w14:paraId="75797364" w14:textId="77777777" w:rsidR="00F5335A" w:rsidRDefault="00795F6F">
            <w:pPr>
              <w:spacing w:after="0" w:line="240" w:lineRule="auto"/>
              <w:jc w:val="right"/>
              <w:rPr>
                <w:rFonts w:ascii="Calibri" w:hAnsi="Calibri" w:cs="Calibri"/>
                <w:i/>
                <w:sz w:val="20"/>
                <w:szCs w:val="20"/>
                <w:lang w:eastAsia="zh-CN"/>
              </w:rPr>
            </w:pPr>
            <w:r>
              <w:rPr>
                <w:rFonts w:ascii="Calibri" w:hAnsi="Calibri" w:cs="Calibri"/>
                <w:sz w:val="20"/>
                <w:szCs w:val="20"/>
                <w:lang w:eastAsia="zh-CN"/>
              </w:rPr>
              <w:lastRenderedPageBreak/>
              <w:t>22</w:t>
            </w:r>
          </w:p>
        </w:tc>
        <w:tc>
          <w:tcPr>
            <w:tcW w:w="1080" w:type="dxa"/>
          </w:tcPr>
          <w:p w14:paraId="4F4CB2BF"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75</w:t>
            </w:r>
          </w:p>
        </w:tc>
        <w:tc>
          <w:tcPr>
            <w:tcW w:w="2340" w:type="dxa"/>
          </w:tcPr>
          <w:p w14:paraId="4C72271F" w14:textId="77777777" w:rsidR="00F5335A" w:rsidRDefault="00795F6F">
            <w:pPr>
              <w:spacing w:after="0" w:line="240" w:lineRule="auto"/>
              <w:rPr>
                <w:rFonts w:ascii="Calibri" w:hAnsi="Calibri" w:cs="Calibri"/>
                <w:sz w:val="20"/>
                <w:szCs w:val="20"/>
              </w:rPr>
            </w:pPr>
            <w:r>
              <w:rPr>
                <w:rFonts w:ascii="Calibri" w:hAnsi="Calibri" w:cs="Calibri"/>
                <w:sz w:val="20"/>
                <w:szCs w:val="20"/>
              </w:rPr>
              <w:t>Number of phosphate mining and refining companies that during PhosChemEE implementation phase will have designed and developed plans for the implementation of projects on green, low carbon and energy efficient technology applications in their operations initiatives.</w:t>
            </w:r>
          </w:p>
        </w:tc>
        <w:tc>
          <w:tcPr>
            <w:tcW w:w="1440" w:type="dxa"/>
            <w:shd w:val="clear" w:color="auto" w:fill="auto"/>
          </w:tcPr>
          <w:p w14:paraId="5253B304"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Surveys </w:t>
            </w:r>
          </w:p>
          <w:p w14:paraId="700789BA" w14:textId="77777777" w:rsidR="00F5335A" w:rsidRDefault="00F5335A">
            <w:pPr>
              <w:spacing w:after="0" w:line="240" w:lineRule="auto"/>
              <w:rPr>
                <w:rFonts w:ascii="Calibri" w:hAnsi="Calibri" w:cs="Calibri"/>
                <w:sz w:val="20"/>
                <w:szCs w:val="20"/>
              </w:rPr>
            </w:pPr>
          </w:p>
          <w:p w14:paraId="6C3B8646" w14:textId="77777777" w:rsidR="00F5335A" w:rsidRDefault="00795F6F">
            <w:pPr>
              <w:spacing w:after="0" w:line="240" w:lineRule="auto"/>
              <w:rPr>
                <w:rFonts w:ascii="Calibri" w:hAnsi="Calibri" w:cs="Calibri"/>
                <w:sz w:val="20"/>
                <w:szCs w:val="20"/>
              </w:rPr>
            </w:pPr>
            <w:r>
              <w:rPr>
                <w:rFonts w:ascii="Calibri" w:hAnsi="Calibri" w:cs="Calibri"/>
                <w:sz w:val="20"/>
                <w:szCs w:val="20"/>
              </w:rPr>
              <w:t>Companies’ data reports</w:t>
            </w:r>
          </w:p>
        </w:tc>
        <w:tc>
          <w:tcPr>
            <w:tcW w:w="1170" w:type="dxa"/>
            <w:shd w:val="clear" w:color="auto" w:fill="auto"/>
          </w:tcPr>
          <w:p w14:paraId="429B263D"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5516C0E9"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Reported in DO tab of the GEF PIR</w:t>
            </w:r>
          </w:p>
        </w:tc>
        <w:tc>
          <w:tcPr>
            <w:tcW w:w="1260" w:type="dxa"/>
            <w:shd w:val="clear" w:color="auto" w:fill="auto"/>
          </w:tcPr>
          <w:p w14:paraId="64F380CF"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6CA1810E"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0AE0D998"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National Office of Statistics </w:t>
            </w:r>
          </w:p>
          <w:p w14:paraId="6F085815" w14:textId="77777777" w:rsidR="00F5335A" w:rsidRDefault="00F5335A">
            <w:pPr>
              <w:spacing w:after="0" w:line="240" w:lineRule="auto"/>
              <w:jc w:val="both"/>
              <w:rPr>
                <w:rFonts w:ascii="Calibri" w:hAnsi="Calibri" w:cs="Calibri"/>
                <w:sz w:val="20"/>
                <w:szCs w:val="20"/>
              </w:rPr>
            </w:pPr>
          </w:p>
        </w:tc>
        <w:tc>
          <w:tcPr>
            <w:tcW w:w="1350" w:type="dxa"/>
            <w:vMerge/>
            <w:shd w:val="clear" w:color="auto" w:fill="auto"/>
          </w:tcPr>
          <w:p w14:paraId="2E2822DA" w14:textId="77777777" w:rsidR="00F5335A" w:rsidRDefault="00F5335A">
            <w:pPr>
              <w:spacing w:after="0" w:line="240" w:lineRule="auto"/>
              <w:jc w:val="both"/>
              <w:rPr>
                <w:rFonts w:ascii="Calibri" w:hAnsi="Calibri" w:cs="Calibri"/>
                <w:sz w:val="20"/>
                <w:szCs w:val="20"/>
              </w:rPr>
            </w:pPr>
          </w:p>
        </w:tc>
        <w:tc>
          <w:tcPr>
            <w:tcW w:w="1690" w:type="dxa"/>
            <w:vMerge/>
            <w:shd w:val="clear" w:color="auto" w:fill="auto"/>
          </w:tcPr>
          <w:p w14:paraId="54CDDD89" w14:textId="77777777" w:rsidR="00F5335A" w:rsidRDefault="00F5335A">
            <w:pPr>
              <w:spacing w:after="0" w:line="240" w:lineRule="auto"/>
              <w:rPr>
                <w:rFonts w:ascii="Calibri" w:hAnsi="Calibri" w:cs="Calibri"/>
                <w:sz w:val="20"/>
                <w:szCs w:val="20"/>
              </w:rPr>
            </w:pPr>
          </w:p>
        </w:tc>
      </w:tr>
      <w:tr w:rsidR="00F5335A" w14:paraId="522AEB57" w14:textId="77777777">
        <w:trPr>
          <w:trHeight w:val="424"/>
          <w:jc w:val="center"/>
        </w:trPr>
        <w:tc>
          <w:tcPr>
            <w:tcW w:w="1344" w:type="dxa"/>
            <w:vMerge/>
          </w:tcPr>
          <w:p w14:paraId="60590A20" w14:textId="77777777" w:rsidR="00F5335A" w:rsidRDefault="00F5335A">
            <w:pPr>
              <w:spacing w:after="0" w:line="240" w:lineRule="auto"/>
              <w:jc w:val="both"/>
              <w:rPr>
                <w:rFonts w:ascii="Calibri" w:hAnsi="Calibri" w:cs="Calibri"/>
                <w:sz w:val="20"/>
                <w:szCs w:val="20"/>
              </w:rPr>
            </w:pPr>
          </w:p>
        </w:tc>
        <w:tc>
          <w:tcPr>
            <w:tcW w:w="1446" w:type="dxa"/>
            <w:shd w:val="clear" w:color="auto" w:fill="auto"/>
          </w:tcPr>
          <w:p w14:paraId="52E65ACB" w14:textId="77777777" w:rsidR="00F5335A" w:rsidRDefault="00795F6F">
            <w:pPr>
              <w:spacing w:after="0" w:line="240" w:lineRule="auto"/>
              <w:jc w:val="both"/>
              <w:rPr>
                <w:rFonts w:ascii="Calibri" w:hAnsi="Calibri" w:cs="Calibri"/>
                <w:b/>
                <w:sz w:val="20"/>
                <w:szCs w:val="20"/>
              </w:rPr>
            </w:pPr>
            <w:r>
              <w:rPr>
                <w:rFonts w:ascii="Calibri" w:hAnsi="Calibri" w:cs="Calibri"/>
                <w:b/>
                <w:sz w:val="20"/>
                <w:szCs w:val="20"/>
              </w:rPr>
              <w:t>Indicator 7:</w:t>
            </w:r>
          </w:p>
          <w:p w14:paraId="6A361089" w14:textId="77777777" w:rsidR="00F5335A" w:rsidRDefault="00795F6F">
            <w:pPr>
              <w:spacing w:after="0" w:line="240" w:lineRule="auto"/>
              <w:rPr>
                <w:rFonts w:ascii="Calibri" w:hAnsi="Calibri" w:cs="Calibri"/>
                <w:i/>
                <w:sz w:val="20"/>
                <w:szCs w:val="20"/>
              </w:rPr>
            </w:pPr>
            <w:r>
              <w:rPr>
                <w:rFonts w:ascii="Calibri" w:hAnsi="Calibri" w:cs="Calibri"/>
                <w:sz w:val="20"/>
                <w:szCs w:val="20"/>
              </w:rPr>
              <w:t>Average overall specific energy consumption in phosphate ore mining and refining, kgce per ton phosrock.</w:t>
            </w:r>
          </w:p>
        </w:tc>
        <w:tc>
          <w:tcPr>
            <w:tcW w:w="900" w:type="dxa"/>
          </w:tcPr>
          <w:p w14:paraId="37253C19"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9.67</w:t>
            </w:r>
          </w:p>
        </w:tc>
        <w:tc>
          <w:tcPr>
            <w:tcW w:w="1080" w:type="dxa"/>
          </w:tcPr>
          <w:p w14:paraId="2A7F6D3D"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9.38</w:t>
            </w:r>
          </w:p>
        </w:tc>
        <w:tc>
          <w:tcPr>
            <w:tcW w:w="2340" w:type="dxa"/>
          </w:tcPr>
          <w:p w14:paraId="758E950C" w14:textId="77777777" w:rsidR="00F5335A" w:rsidRDefault="00795F6F">
            <w:pPr>
              <w:spacing w:after="0" w:line="240" w:lineRule="auto"/>
              <w:rPr>
                <w:rFonts w:ascii="Calibri" w:hAnsi="Calibri" w:cs="Calibri"/>
                <w:i/>
                <w:sz w:val="20"/>
                <w:szCs w:val="20"/>
                <w:lang w:eastAsia="zh-CN"/>
              </w:rPr>
            </w:pPr>
            <w:r>
              <w:rPr>
                <w:rFonts w:ascii="Calibri" w:hAnsi="Calibri" w:cs="Calibri"/>
                <w:sz w:val="20"/>
                <w:szCs w:val="20"/>
              </w:rPr>
              <w:t>Taking 100% as basis for the current levels of average specific energy consumption, this indicator will measure the percentage of improvement of the SECs; in other words the percentage of energy saved referred to present levels.</w:t>
            </w:r>
          </w:p>
        </w:tc>
        <w:tc>
          <w:tcPr>
            <w:tcW w:w="1440" w:type="dxa"/>
            <w:shd w:val="clear" w:color="auto" w:fill="auto"/>
          </w:tcPr>
          <w:p w14:paraId="79F8F008" w14:textId="77777777" w:rsidR="00F5335A" w:rsidRDefault="00795F6F">
            <w:pPr>
              <w:spacing w:after="0" w:line="240" w:lineRule="auto"/>
              <w:rPr>
                <w:rFonts w:ascii="Calibri" w:hAnsi="Calibri" w:cs="Calibri"/>
                <w:i/>
                <w:sz w:val="20"/>
                <w:szCs w:val="20"/>
              </w:rPr>
            </w:pPr>
            <w:r>
              <w:rPr>
                <w:rFonts w:ascii="Calibri" w:hAnsi="Calibri" w:cs="Calibri"/>
                <w:bCs/>
                <w:sz w:val="20"/>
                <w:szCs w:val="20"/>
              </w:rPr>
              <w:t>Direct data collection using the MRV system</w:t>
            </w:r>
          </w:p>
        </w:tc>
        <w:tc>
          <w:tcPr>
            <w:tcW w:w="1170" w:type="dxa"/>
            <w:shd w:val="clear" w:color="auto" w:fill="auto"/>
          </w:tcPr>
          <w:p w14:paraId="5E1D5AB7"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272E0968"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Reported in DO tab of the GEF PIR</w:t>
            </w:r>
          </w:p>
        </w:tc>
        <w:tc>
          <w:tcPr>
            <w:tcW w:w="1260" w:type="dxa"/>
            <w:shd w:val="clear" w:color="auto" w:fill="auto"/>
          </w:tcPr>
          <w:p w14:paraId="2C2B95FA"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1F255E55"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77A0936E"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Project consultant</w:t>
            </w:r>
            <w:r>
              <w:rPr>
                <w:rFonts w:ascii="Calibri" w:hAnsi="Calibri" w:cs="Calibri"/>
                <w:i/>
                <w:sz w:val="20"/>
                <w:szCs w:val="20"/>
              </w:rPr>
              <w:t xml:space="preserve"> </w:t>
            </w:r>
          </w:p>
        </w:tc>
        <w:tc>
          <w:tcPr>
            <w:tcW w:w="1350" w:type="dxa"/>
            <w:vMerge/>
            <w:shd w:val="clear" w:color="auto" w:fill="auto"/>
          </w:tcPr>
          <w:p w14:paraId="6644D7C6" w14:textId="77777777" w:rsidR="00F5335A" w:rsidRDefault="00F5335A">
            <w:pPr>
              <w:spacing w:after="0" w:line="240" w:lineRule="auto"/>
              <w:ind w:left="24"/>
              <w:rPr>
                <w:rFonts w:ascii="Calibri" w:hAnsi="Calibri" w:cs="Calibri"/>
                <w:i/>
                <w:sz w:val="20"/>
                <w:szCs w:val="20"/>
              </w:rPr>
            </w:pPr>
          </w:p>
        </w:tc>
        <w:tc>
          <w:tcPr>
            <w:tcW w:w="1690" w:type="dxa"/>
            <w:vMerge/>
            <w:shd w:val="clear" w:color="auto" w:fill="auto"/>
          </w:tcPr>
          <w:p w14:paraId="7A16A7A9" w14:textId="77777777" w:rsidR="00F5335A" w:rsidRDefault="00F5335A">
            <w:pPr>
              <w:spacing w:after="0" w:line="240" w:lineRule="auto"/>
              <w:jc w:val="both"/>
              <w:rPr>
                <w:rFonts w:ascii="Calibri" w:hAnsi="Calibri" w:cs="Calibri"/>
                <w:i/>
                <w:sz w:val="20"/>
                <w:szCs w:val="20"/>
              </w:rPr>
            </w:pPr>
          </w:p>
        </w:tc>
      </w:tr>
      <w:tr w:rsidR="00F5335A" w14:paraId="1CD36E84" w14:textId="77777777">
        <w:trPr>
          <w:trHeight w:val="424"/>
          <w:jc w:val="center"/>
        </w:trPr>
        <w:tc>
          <w:tcPr>
            <w:tcW w:w="1344" w:type="dxa"/>
            <w:vMerge w:val="restart"/>
            <w:shd w:val="clear" w:color="auto" w:fill="auto"/>
          </w:tcPr>
          <w:p w14:paraId="539346A4" w14:textId="77777777" w:rsidR="00F5335A" w:rsidRDefault="00795F6F">
            <w:pPr>
              <w:spacing w:after="0" w:line="240" w:lineRule="auto"/>
              <w:jc w:val="both"/>
              <w:rPr>
                <w:rFonts w:ascii="Calibri" w:hAnsi="Calibri" w:cs="Calibri"/>
                <w:b/>
                <w:sz w:val="20"/>
                <w:szCs w:val="20"/>
              </w:rPr>
            </w:pPr>
            <w:r>
              <w:rPr>
                <w:rFonts w:ascii="Calibri" w:hAnsi="Calibri" w:cs="Calibri"/>
                <w:b/>
                <w:sz w:val="20"/>
                <w:szCs w:val="20"/>
              </w:rPr>
              <w:t>Outcome 2.1:</w:t>
            </w:r>
          </w:p>
          <w:p w14:paraId="5409D9D8"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Enhanced adoption by the phosphate chemical industry of a green, low carbon and energy efficient development model in phosphate chemicals production.</w:t>
            </w:r>
          </w:p>
        </w:tc>
        <w:tc>
          <w:tcPr>
            <w:tcW w:w="1446" w:type="dxa"/>
            <w:shd w:val="clear" w:color="auto" w:fill="auto"/>
          </w:tcPr>
          <w:p w14:paraId="18F70C43" w14:textId="77777777" w:rsidR="00F5335A" w:rsidRDefault="00795F6F">
            <w:pPr>
              <w:spacing w:after="0" w:line="240" w:lineRule="auto"/>
              <w:rPr>
                <w:rFonts w:ascii="Calibri" w:hAnsi="Calibri" w:cs="Calibri"/>
                <w:b/>
                <w:sz w:val="20"/>
                <w:szCs w:val="20"/>
              </w:rPr>
            </w:pPr>
            <w:r>
              <w:rPr>
                <w:rFonts w:ascii="Calibri" w:hAnsi="Calibri" w:cs="Calibri"/>
                <w:b/>
                <w:sz w:val="20"/>
                <w:szCs w:val="20"/>
              </w:rPr>
              <w:t>Indicator 8:</w:t>
            </w:r>
          </w:p>
          <w:p w14:paraId="589E232E" w14:textId="77777777" w:rsidR="00F5335A" w:rsidRDefault="00795F6F">
            <w:pPr>
              <w:spacing w:after="0" w:line="240" w:lineRule="auto"/>
              <w:rPr>
                <w:rFonts w:ascii="Calibri" w:hAnsi="Calibri" w:cs="Calibri"/>
                <w:i/>
                <w:sz w:val="20"/>
                <w:szCs w:val="20"/>
              </w:rPr>
            </w:pPr>
            <w:r>
              <w:rPr>
                <w:rFonts w:ascii="Calibri" w:hAnsi="Calibri" w:cs="Calibri"/>
                <w:color w:val="000000"/>
                <w:sz w:val="20"/>
                <w:szCs w:val="20"/>
              </w:rPr>
              <w:t xml:space="preserve">Number of additional technologies and process/operation improvements implemented in phosphate chemical companies that are facilitated by the effectively enforced policies and regulations that promote and support energy efficiency and </w:t>
            </w:r>
            <w:r>
              <w:rPr>
                <w:rFonts w:ascii="Calibri" w:hAnsi="Calibri" w:cs="Calibri"/>
                <w:color w:val="000000"/>
                <w:sz w:val="20"/>
                <w:szCs w:val="20"/>
              </w:rPr>
              <w:lastRenderedPageBreak/>
              <w:t>cleaner production technologies or techniques.</w:t>
            </w:r>
          </w:p>
        </w:tc>
        <w:tc>
          <w:tcPr>
            <w:tcW w:w="900" w:type="dxa"/>
          </w:tcPr>
          <w:p w14:paraId="45B8886F"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lastRenderedPageBreak/>
              <w:t>10</w:t>
            </w:r>
          </w:p>
        </w:tc>
        <w:tc>
          <w:tcPr>
            <w:tcW w:w="1080" w:type="dxa"/>
          </w:tcPr>
          <w:p w14:paraId="5356D34E"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20</w:t>
            </w:r>
          </w:p>
        </w:tc>
        <w:tc>
          <w:tcPr>
            <w:tcW w:w="2340" w:type="dxa"/>
          </w:tcPr>
          <w:p w14:paraId="44F52E07" w14:textId="77777777" w:rsidR="00F5335A" w:rsidRDefault="00795F6F">
            <w:pPr>
              <w:spacing w:after="0" w:line="240" w:lineRule="auto"/>
              <w:rPr>
                <w:rFonts w:ascii="Calibri" w:hAnsi="Calibri" w:cs="Calibri"/>
                <w:sz w:val="20"/>
                <w:szCs w:val="20"/>
              </w:rPr>
            </w:pPr>
            <w:r>
              <w:rPr>
                <w:rFonts w:ascii="Calibri" w:hAnsi="Calibri" w:cs="Calibri"/>
                <w:sz w:val="20"/>
                <w:szCs w:val="20"/>
              </w:rPr>
              <w:t>This indicator will measure the number of additional low carbon technologies implemented by phosphate chemicals manufacturing companies that are spurred and facilitated by the enforcement of the policies that will be formulated under PhosChemEE and that will promote and support green, energy efficient and low carbon technologies.</w:t>
            </w:r>
          </w:p>
        </w:tc>
        <w:tc>
          <w:tcPr>
            <w:tcW w:w="1440" w:type="dxa"/>
            <w:shd w:val="clear" w:color="auto" w:fill="auto"/>
          </w:tcPr>
          <w:p w14:paraId="0CF3A274" w14:textId="77777777" w:rsidR="00F5335A" w:rsidRDefault="00795F6F">
            <w:pPr>
              <w:spacing w:after="0" w:line="240" w:lineRule="auto"/>
              <w:rPr>
                <w:rFonts w:ascii="Calibri" w:hAnsi="Calibri" w:cs="Calibri"/>
                <w:sz w:val="20"/>
                <w:szCs w:val="20"/>
              </w:rPr>
            </w:pPr>
            <w:r>
              <w:rPr>
                <w:rFonts w:ascii="Calibri" w:hAnsi="Calibri" w:cs="Calibri"/>
                <w:sz w:val="20"/>
                <w:szCs w:val="20"/>
              </w:rPr>
              <w:t>Surveys</w:t>
            </w:r>
          </w:p>
          <w:p w14:paraId="79AC02CB" w14:textId="77777777" w:rsidR="00F5335A" w:rsidRDefault="00F5335A">
            <w:pPr>
              <w:spacing w:after="0" w:line="240" w:lineRule="auto"/>
              <w:rPr>
                <w:rFonts w:ascii="Calibri" w:hAnsi="Calibri" w:cs="Calibri"/>
                <w:sz w:val="20"/>
                <w:szCs w:val="20"/>
              </w:rPr>
            </w:pPr>
          </w:p>
          <w:p w14:paraId="56F430F6"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t>Data reports from the demo companies</w:t>
            </w:r>
          </w:p>
        </w:tc>
        <w:tc>
          <w:tcPr>
            <w:tcW w:w="1170" w:type="dxa"/>
            <w:shd w:val="clear" w:color="auto" w:fill="auto"/>
          </w:tcPr>
          <w:p w14:paraId="71073A16"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3D4C4D56"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 xml:space="preserve">Reported in DO tab of the GEF PIR </w:t>
            </w:r>
          </w:p>
        </w:tc>
        <w:tc>
          <w:tcPr>
            <w:tcW w:w="1260" w:type="dxa"/>
            <w:shd w:val="clear" w:color="auto" w:fill="auto"/>
          </w:tcPr>
          <w:p w14:paraId="333FB316"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2DC61A7A"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Project Consultants</w:t>
            </w:r>
          </w:p>
        </w:tc>
        <w:tc>
          <w:tcPr>
            <w:tcW w:w="1350" w:type="dxa"/>
            <w:vMerge w:val="restart"/>
            <w:shd w:val="clear" w:color="auto" w:fill="auto"/>
          </w:tcPr>
          <w:p w14:paraId="23F278BD"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PhosChemEE Project M&amp;E and activity reports</w:t>
            </w:r>
          </w:p>
          <w:p w14:paraId="280EA9E7"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Demo companies’ annual reports</w:t>
            </w:r>
          </w:p>
          <w:p w14:paraId="5598C215"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Policies, regulations, and standards approved by the central and local governments</w:t>
            </w:r>
          </w:p>
          <w:p w14:paraId="605A7E30"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Capacity building programs evaluation reports</w:t>
            </w:r>
          </w:p>
        </w:tc>
        <w:tc>
          <w:tcPr>
            <w:tcW w:w="1690" w:type="dxa"/>
            <w:vMerge w:val="restart"/>
            <w:shd w:val="clear" w:color="auto" w:fill="auto"/>
          </w:tcPr>
          <w:p w14:paraId="0AA7DA1F" w14:textId="77777777" w:rsidR="00F5335A" w:rsidRDefault="00795F6F">
            <w:pPr>
              <w:autoSpaceDE w:val="0"/>
              <w:autoSpaceDN w:val="0"/>
              <w:adjustRightInd w:val="0"/>
              <w:spacing w:after="0" w:line="240" w:lineRule="auto"/>
              <w:rPr>
                <w:rFonts w:ascii="Calibri" w:eastAsia="MS Mincho" w:hAnsi="Calibri" w:cs="Calibri"/>
                <w:sz w:val="20"/>
                <w:szCs w:val="20"/>
                <w:lang w:eastAsia="ja-JP"/>
              </w:rPr>
            </w:pPr>
            <w:r>
              <w:rPr>
                <w:rFonts w:ascii="Calibri" w:eastAsia="MS Mincho" w:hAnsi="Calibri" w:cs="Calibri"/>
                <w:sz w:val="20"/>
                <w:szCs w:val="20"/>
                <w:lang w:eastAsia="ja-JP"/>
              </w:rPr>
              <w:t>Relevant entities will be fully cooperating in the sharing of data and information.</w:t>
            </w:r>
          </w:p>
          <w:p w14:paraId="64679334" w14:textId="77777777" w:rsidR="00F5335A" w:rsidRDefault="00F5335A">
            <w:pPr>
              <w:spacing w:after="0" w:line="240" w:lineRule="auto"/>
              <w:rPr>
                <w:rFonts w:ascii="Calibri" w:hAnsi="Calibri" w:cs="Calibri"/>
                <w:sz w:val="20"/>
                <w:szCs w:val="20"/>
              </w:rPr>
            </w:pPr>
          </w:p>
          <w:p w14:paraId="748717B7"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The private sector fully support and commit to the feasible replication of successful results of the </w:t>
            </w:r>
            <w:r>
              <w:rPr>
                <w:rFonts w:ascii="Calibri" w:hAnsi="Calibri" w:cs="Calibri"/>
                <w:sz w:val="20"/>
                <w:szCs w:val="20"/>
                <w:lang w:eastAsia="zh-CN"/>
              </w:rPr>
              <w:t xml:space="preserve">PhosChemEE </w:t>
            </w:r>
            <w:r>
              <w:rPr>
                <w:rFonts w:ascii="Calibri" w:hAnsi="Calibri" w:cs="Calibri"/>
                <w:sz w:val="20"/>
                <w:szCs w:val="20"/>
              </w:rPr>
              <w:t>project demonstrations.</w:t>
            </w:r>
          </w:p>
          <w:p w14:paraId="7DA5C1E9" w14:textId="77777777" w:rsidR="00F5335A" w:rsidRDefault="00F5335A">
            <w:pPr>
              <w:spacing w:after="0" w:line="240" w:lineRule="auto"/>
              <w:rPr>
                <w:rFonts w:ascii="Calibri" w:hAnsi="Calibri" w:cs="Calibri"/>
                <w:sz w:val="20"/>
                <w:szCs w:val="20"/>
              </w:rPr>
            </w:pPr>
          </w:p>
          <w:p w14:paraId="5B0D005A"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The planned demonstrations are implemented </w:t>
            </w:r>
            <w:r>
              <w:rPr>
                <w:rFonts w:ascii="Calibri" w:hAnsi="Calibri" w:cs="Calibri"/>
                <w:sz w:val="20"/>
                <w:szCs w:val="20"/>
              </w:rPr>
              <w:lastRenderedPageBreak/>
              <w:t>and completed as per schedule</w:t>
            </w:r>
          </w:p>
        </w:tc>
      </w:tr>
      <w:tr w:rsidR="00F5335A" w14:paraId="79355B62" w14:textId="77777777">
        <w:trPr>
          <w:trHeight w:val="424"/>
          <w:jc w:val="center"/>
        </w:trPr>
        <w:tc>
          <w:tcPr>
            <w:tcW w:w="1344" w:type="dxa"/>
            <w:vMerge/>
          </w:tcPr>
          <w:p w14:paraId="76436E0E" w14:textId="77777777" w:rsidR="00F5335A" w:rsidRDefault="00F5335A">
            <w:pPr>
              <w:spacing w:after="0" w:line="240" w:lineRule="auto"/>
              <w:jc w:val="both"/>
              <w:rPr>
                <w:rFonts w:ascii="Calibri" w:hAnsi="Calibri" w:cs="Calibri"/>
                <w:sz w:val="20"/>
                <w:szCs w:val="20"/>
              </w:rPr>
            </w:pPr>
          </w:p>
        </w:tc>
        <w:tc>
          <w:tcPr>
            <w:tcW w:w="1446" w:type="dxa"/>
            <w:shd w:val="clear" w:color="auto" w:fill="auto"/>
          </w:tcPr>
          <w:p w14:paraId="13E20075" w14:textId="77777777" w:rsidR="00F5335A" w:rsidRDefault="00795F6F">
            <w:pPr>
              <w:spacing w:after="0" w:line="240" w:lineRule="auto"/>
              <w:jc w:val="both"/>
              <w:rPr>
                <w:rFonts w:ascii="Calibri" w:hAnsi="Calibri" w:cs="Calibri"/>
                <w:b/>
                <w:sz w:val="20"/>
                <w:szCs w:val="20"/>
              </w:rPr>
            </w:pPr>
            <w:r>
              <w:rPr>
                <w:rFonts w:ascii="Calibri" w:hAnsi="Calibri" w:cs="Calibri"/>
                <w:b/>
                <w:sz w:val="20"/>
                <w:szCs w:val="20"/>
              </w:rPr>
              <w:t>Indicator 9:</w:t>
            </w:r>
          </w:p>
          <w:p w14:paraId="6038353C" w14:textId="77777777" w:rsidR="00F5335A" w:rsidRDefault="00795F6F">
            <w:pPr>
              <w:spacing w:after="0" w:line="240" w:lineRule="auto"/>
              <w:rPr>
                <w:rFonts w:ascii="Calibri" w:hAnsi="Calibri" w:cs="Calibri"/>
                <w:i/>
                <w:sz w:val="20"/>
                <w:szCs w:val="20"/>
              </w:rPr>
            </w:pPr>
            <w:r>
              <w:rPr>
                <w:rFonts w:ascii="Calibri" w:hAnsi="Calibri" w:cs="Calibri"/>
                <w:color w:val="000000"/>
                <w:sz w:val="20"/>
                <w:szCs w:val="20"/>
              </w:rPr>
              <w:t>Number of additional certified technical and operations personnel of phosphate chemical companies that are capable of designing and implementing projects on energy efficiency and cleaner production technology applications in phosphate chemicals production.</w:t>
            </w:r>
          </w:p>
        </w:tc>
        <w:tc>
          <w:tcPr>
            <w:tcW w:w="900" w:type="dxa"/>
          </w:tcPr>
          <w:p w14:paraId="675F297E"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t>500</w:t>
            </w:r>
          </w:p>
        </w:tc>
        <w:tc>
          <w:tcPr>
            <w:tcW w:w="1080" w:type="dxa"/>
          </w:tcPr>
          <w:p w14:paraId="48C7B9CA"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t>1,800</w:t>
            </w:r>
          </w:p>
        </w:tc>
        <w:tc>
          <w:tcPr>
            <w:tcW w:w="2340" w:type="dxa"/>
          </w:tcPr>
          <w:p w14:paraId="312F4D41" w14:textId="77777777" w:rsidR="00F5335A" w:rsidRDefault="00795F6F">
            <w:pPr>
              <w:spacing w:after="0" w:line="240" w:lineRule="auto"/>
              <w:rPr>
                <w:rFonts w:ascii="Calibri" w:hAnsi="Calibri" w:cs="Calibri"/>
                <w:i/>
                <w:sz w:val="20"/>
                <w:szCs w:val="20"/>
              </w:rPr>
            </w:pPr>
            <w:r>
              <w:rPr>
                <w:rFonts w:ascii="Calibri" w:hAnsi="Calibri" w:cs="Calibri"/>
                <w:sz w:val="20"/>
                <w:szCs w:val="20"/>
              </w:rPr>
              <w:t>Number of relevant personnel of phosphate chemicals production companies that participate into capacity building programs and as a result of the training will become capable of designing and implementing projects on green, energy efficient and low carbon technology applications in the phosphate chemicals production sub-sector</w:t>
            </w:r>
          </w:p>
        </w:tc>
        <w:tc>
          <w:tcPr>
            <w:tcW w:w="1440" w:type="dxa"/>
            <w:shd w:val="clear" w:color="auto" w:fill="auto"/>
          </w:tcPr>
          <w:p w14:paraId="7EB38C67" w14:textId="77777777" w:rsidR="00F5335A" w:rsidRDefault="00795F6F">
            <w:pPr>
              <w:spacing w:after="0" w:line="240" w:lineRule="auto"/>
              <w:rPr>
                <w:rFonts w:ascii="Calibri" w:hAnsi="Calibri" w:cs="Calibri"/>
                <w:sz w:val="20"/>
                <w:szCs w:val="20"/>
              </w:rPr>
            </w:pPr>
            <w:r>
              <w:rPr>
                <w:rFonts w:ascii="Calibri" w:hAnsi="Calibri" w:cs="Calibri"/>
                <w:sz w:val="20"/>
                <w:szCs w:val="20"/>
              </w:rPr>
              <w:t>Surveys</w:t>
            </w:r>
          </w:p>
          <w:p w14:paraId="491E4ACC" w14:textId="77777777" w:rsidR="00F5335A" w:rsidRDefault="00F5335A">
            <w:pPr>
              <w:spacing w:after="0" w:line="240" w:lineRule="auto"/>
              <w:rPr>
                <w:rFonts w:ascii="Calibri" w:hAnsi="Calibri" w:cs="Calibri"/>
                <w:sz w:val="20"/>
                <w:szCs w:val="20"/>
              </w:rPr>
            </w:pPr>
          </w:p>
          <w:p w14:paraId="2A2845DC" w14:textId="77777777" w:rsidR="00F5335A" w:rsidRDefault="00795F6F">
            <w:pPr>
              <w:spacing w:after="0" w:line="240" w:lineRule="auto"/>
              <w:rPr>
                <w:rFonts w:ascii="Calibri" w:hAnsi="Calibri" w:cs="Calibri"/>
                <w:i/>
                <w:sz w:val="20"/>
                <w:szCs w:val="20"/>
              </w:rPr>
            </w:pPr>
            <w:r>
              <w:rPr>
                <w:rFonts w:ascii="Calibri" w:hAnsi="Calibri" w:cs="Calibri"/>
                <w:sz w:val="20"/>
                <w:szCs w:val="20"/>
              </w:rPr>
              <w:t>Training programs assessment</w:t>
            </w:r>
          </w:p>
        </w:tc>
        <w:tc>
          <w:tcPr>
            <w:tcW w:w="1170" w:type="dxa"/>
            <w:shd w:val="clear" w:color="auto" w:fill="auto"/>
          </w:tcPr>
          <w:p w14:paraId="660CC2EA"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129E7B7A"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Reported in DO tab of the GEF PIR</w:t>
            </w:r>
          </w:p>
        </w:tc>
        <w:tc>
          <w:tcPr>
            <w:tcW w:w="1260" w:type="dxa"/>
            <w:shd w:val="clear" w:color="auto" w:fill="auto"/>
          </w:tcPr>
          <w:p w14:paraId="64F3C372"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769DDB3B"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Project Consultants</w:t>
            </w:r>
          </w:p>
        </w:tc>
        <w:tc>
          <w:tcPr>
            <w:tcW w:w="1350" w:type="dxa"/>
            <w:vMerge/>
            <w:shd w:val="clear" w:color="auto" w:fill="auto"/>
          </w:tcPr>
          <w:p w14:paraId="20F05913" w14:textId="77777777" w:rsidR="00F5335A" w:rsidRDefault="00F5335A">
            <w:pPr>
              <w:spacing w:after="0" w:line="240" w:lineRule="auto"/>
              <w:jc w:val="both"/>
              <w:rPr>
                <w:rFonts w:ascii="Calibri" w:hAnsi="Calibri" w:cs="Calibri"/>
                <w:i/>
                <w:sz w:val="20"/>
                <w:szCs w:val="20"/>
              </w:rPr>
            </w:pPr>
          </w:p>
        </w:tc>
        <w:tc>
          <w:tcPr>
            <w:tcW w:w="1690" w:type="dxa"/>
            <w:vMerge/>
            <w:shd w:val="clear" w:color="auto" w:fill="auto"/>
          </w:tcPr>
          <w:p w14:paraId="3F960472" w14:textId="77777777" w:rsidR="00F5335A" w:rsidRDefault="00F5335A">
            <w:pPr>
              <w:spacing w:after="0" w:line="240" w:lineRule="auto"/>
              <w:jc w:val="both"/>
              <w:rPr>
                <w:rFonts w:ascii="Calibri" w:hAnsi="Calibri" w:cs="Calibri"/>
                <w:i/>
                <w:sz w:val="20"/>
                <w:szCs w:val="20"/>
              </w:rPr>
            </w:pPr>
          </w:p>
        </w:tc>
      </w:tr>
      <w:tr w:rsidR="00F5335A" w14:paraId="277BFD8F" w14:textId="77777777">
        <w:trPr>
          <w:trHeight w:val="424"/>
          <w:jc w:val="center"/>
        </w:trPr>
        <w:tc>
          <w:tcPr>
            <w:tcW w:w="1344" w:type="dxa"/>
            <w:vMerge w:val="restart"/>
            <w:shd w:val="clear" w:color="auto" w:fill="auto"/>
          </w:tcPr>
          <w:p w14:paraId="0EFFB3DE" w14:textId="77777777" w:rsidR="00F5335A" w:rsidRDefault="00795F6F">
            <w:pPr>
              <w:spacing w:after="0" w:line="240" w:lineRule="auto"/>
              <w:rPr>
                <w:rFonts w:ascii="Calibri" w:hAnsi="Calibri" w:cs="Calibri"/>
                <w:b/>
                <w:sz w:val="20"/>
                <w:szCs w:val="20"/>
              </w:rPr>
            </w:pPr>
            <w:r>
              <w:rPr>
                <w:rFonts w:ascii="Calibri" w:hAnsi="Calibri" w:cs="Calibri"/>
                <w:b/>
                <w:sz w:val="20"/>
                <w:szCs w:val="20"/>
              </w:rPr>
              <w:t xml:space="preserve">Outcome </w:t>
            </w:r>
            <w:r>
              <w:rPr>
                <w:rFonts w:ascii="Calibri" w:hAnsi="Calibri" w:cs="Calibri"/>
                <w:b/>
                <w:sz w:val="20"/>
                <w:szCs w:val="20"/>
                <w:lang w:eastAsia="zh-CN"/>
              </w:rPr>
              <w:t>2.</w:t>
            </w:r>
            <w:r>
              <w:rPr>
                <w:rFonts w:ascii="Calibri" w:hAnsi="Calibri" w:cs="Calibri"/>
                <w:b/>
                <w:sz w:val="20"/>
                <w:szCs w:val="20"/>
              </w:rPr>
              <w:t>2:</w:t>
            </w:r>
          </w:p>
          <w:p w14:paraId="02A40978"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Enhanced confidence, understanding and capacity in the feasibility </w:t>
            </w:r>
            <w:r>
              <w:rPr>
                <w:rFonts w:ascii="Calibri" w:hAnsi="Calibri" w:cs="Calibri"/>
                <w:sz w:val="20"/>
                <w:szCs w:val="20"/>
              </w:rPr>
              <w:lastRenderedPageBreak/>
              <w:t>of the application of green, energy efficient low carbon technologies in phosphate chemicals production in China.</w:t>
            </w:r>
          </w:p>
        </w:tc>
        <w:tc>
          <w:tcPr>
            <w:tcW w:w="1446" w:type="dxa"/>
            <w:shd w:val="clear" w:color="auto" w:fill="auto"/>
          </w:tcPr>
          <w:p w14:paraId="6A0BEE73" w14:textId="77777777" w:rsidR="00F5335A" w:rsidRDefault="00795F6F">
            <w:pPr>
              <w:spacing w:after="0" w:line="240" w:lineRule="auto"/>
              <w:rPr>
                <w:rFonts w:ascii="Calibri" w:hAnsi="Calibri" w:cs="Calibri"/>
                <w:b/>
                <w:sz w:val="20"/>
                <w:szCs w:val="20"/>
              </w:rPr>
            </w:pPr>
            <w:r>
              <w:rPr>
                <w:rFonts w:ascii="Calibri" w:hAnsi="Calibri" w:cs="Calibri"/>
                <w:b/>
                <w:sz w:val="20"/>
                <w:szCs w:val="20"/>
              </w:rPr>
              <w:lastRenderedPageBreak/>
              <w:t xml:space="preserve">Indicator </w:t>
            </w:r>
            <w:r>
              <w:rPr>
                <w:rFonts w:ascii="Calibri" w:hAnsi="Calibri" w:cs="Calibri"/>
                <w:b/>
                <w:sz w:val="20"/>
                <w:szCs w:val="20"/>
                <w:lang w:eastAsia="zh-CN"/>
              </w:rPr>
              <w:t>10</w:t>
            </w:r>
            <w:r>
              <w:rPr>
                <w:rFonts w:ascii="Calibri" w:hAnsi="Calibri" w:cs="Calibri"/>
                <w:b/>
                <w:sz w:val="20"/>
                <w:szCs w:val="20"/>
              </w:rPr>
              <w:t>:</w:t>
            </w:r>
          </w:p>
          <w:p w14:paraId="66C791E9"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Cumulative number of phosphate chemicals companies that have </w:t>
            </w:r>
            <w:r>
              <w:rPr>
                <w:rFonts w:ascii="Calibri" w:hAnsi="Calibri" w:cs="Calibri"/>
                <w:sz w:val="20"/>
                <w:szCs w:val="20"/>
              </w:rPr>
              <w:lastRenderedPageBreak/>
              <w:t>plans for projects for implementing energy efficiency and cleaner production technology applications in their operations &amp; processes.</w:t>
            </w:r>
          </w:p>
        </w:tc>
        <w:tc>
          <w:tcPr>
            <w:tcW w:w="900" w:type="dxa"/>
          </w:tcPr>
          <w:p w14:paraId="11358A37"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lastRenderedPageBreak/>
              <w:t>15</w:t>
            </w:r>
          </w:p>
        </w:tc>
        <w:tc>
          <w:tcPr>
            <w:tcW w:w="1080" w:type="dxa"/>
          </w:tcPr>
          <w:p w14:paraId="4E04090A"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50</w:t>
            </w:r>
          </w:p>
        </w:tc>
        <w:tc>
          <w:tcPr>
            <w:tcW w:w="2340" w:type="dxa"/>
          </w:tcPr>
          <w:p w14:paraId="0BDBB328"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Number of phosphate chemicals manufacturing companies that during PhosChemEE implementation phase will have designed and developed plans for the </w:t>
            </w:r>
            <w:r>
              <w:rPr>
                <w:rFonts w:ascii="Calibri" w:hAnsi="Calibri" w:cs="Calibri"/>
                <w:sz w:val="20"/>
                <w:szCs w:val="20"/>
              </w:rPr>
              <w:lastRenderedPageBreak/>
              <w:t>implementation of projects on green, low carbon and energy efficient technology applications in their operations initiatives.</w:t>
            </w:r>
          </w:p>
        </w:tc>
        <w:tc>
          <w:tcPr>
            <w:tcW w:w="1440" w:type="dxa"/>
            <w:shd w:val="clear" w:color="auto" w:fill="auto"/>
          </w:tcPr>
          <w:p w14:paraId="0674B5F0" w14:textId="77777777" w:rsidR="00F5335A" w:rsidRDefault="00795F6F">
            <w:pPr>
              <w:spacing w:after="0" w:line="240" w:lineRule="auto"/>
              <w:rPr>
                <w:rFonts w:ascii="Calibri" w:hAnsi="Calibri" w:cs="Calibri"/>
                <w:sz w:val="20"/>
                <w:szCs w:val="20"/>
              </w:rPr>
            </w:pPr>
            <w:r>
              <w:rPr>
                <w:rFonts w:ascii="Calibri" w:hAnsi="Calibri" w:cs="Calibri"/>
                <w:sz w:val="20"/>
                <w:szCs w:val="20"/>
              </w:rPr>
              <w:lastRenderedPageBreak/>
              <w:t xml:space="preserve">Surveys </w:t>
            </w:r>
          </w:p>
          <w:p w14:paraId="467478B3" w14:textId="77777777" w:rsidR="00F5335A" w:rsidRDefault="00F5335A">
            <w:pPr>
              <w:spacing w:after="0" w:line="240" w:lineRule="auto"/>
              <w:rPr>
                <w:rFonts w:ascii="Calibri" w:hAnsi="Calibri" w:cs="Calibri"/>
                <w:sz w:val="20"/>
                <w:szCs w:val="20"/>
              </w:rPr>
            </w:pPr>
          </w:p>
          <w:p w14:paraId="7D4753EC"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Companies data reports</w:t>
            </w:r>
          </w:p>
        </w:tc>
        <w:tc>
          <w:tcPr>
            <w:tcW w:w="1170" w:type="dxa"/>
            <w:shd w:val="clear" w:color="auto" w:fill="auto"/>
          </w:tcPr>
          <w:p w14:paraId="346B9054"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1D8CA947"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Reported in DO tab of the GEF PIR</w:t>
            </w:r>
          </w:p>
        </w:tc>
        <w:tc>
          <w:tcPr>
            <w:tcW w:w="1260" w:type="dxa"/>
            <w:shd w:val="clear" w:color="auto" w:fill="auto"/>
          </w:tcPr>
          <w:p w14:paraId="3846DC90"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11885D01"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376496ED"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National Office of Statistics </w:t>
            </w:r>
          </w:p>
          <w:p w14:paraId="28FED858" w14:textId="77777777" w:rsidR="00F5335A" w:rsidRDefault="00F5335A">
            <w:pPr>
              <w:spacing w:after="0" w:line="240" w:lineRule="auto"/>
              <w:jc w:val="both"/>
              <w:rPr>
                <w:rFonts w:ascii="Calibri" w:hAnsi="Calibri" w:cs="Calibri"/>
                <w:sz w:val="20"/>
                <w:szCs w:val="20"/>
              </w:rPr>
            </w:pPr>
          </w:p>
        </w:tc>
        <w:tc>
          <w:tcPr>
            <w:tcW w:w="1350" w:type="dxa"/>
            <w:vMerge/>
            <w:shd w:val="clear" w:color="auto" w:fill="auto"/>
          </w:tcPr>
          <w:p w14:paraId="53BE5E11" w14:textId="77777777" w:rsidR="00F5335A" w:rsidRDefault="00F5335A">
            <w:pPr>
              <w:spacing w:after="0" w:line="240" w:lineRule="auto"/>
              <w:jc w:val="both"/>
              <w:rPr>
                <w:rFonts w:ascii="Calibri" w:hAnsi="Calibri" w:cs="Calibri"/>
                <w:sz w:val="20"/>
                <w:szCs w:val="20"/>
              </w:rPr>
            </w:pPr>
          </w:p>
        </w:tc>
        <w:tc>
          <w:tcPr>
            <w:tcW w:w="1690" w:type="dxa"/>
            <w:vMerge/>
            <w:shd w:val="clear" w:color="auto" w:fill="auto"/>
          </w:tcPr>
          <w:p w14:paraId="492B918F" w14:textId="77777777" w:rsidR="00F5335A" w:rsidRDefault="00F5335A">
            <w:pPr>
              <w:spacing w:after="0" w:line="240" w:lineRule="auto"/>
              <w:jc w:val="both"/>
              <w:rPr>
                <w:rFonts w:ascii="Calibri" w:hAnsi="Calibri" w:cs="Calibri"/>
                <w:sz w:val="20"/>
                <w:szCs w:val="20"/>
              </w:rPr>
            </w:pPr>
          </w:p>
        </w:tc>
      </w:tr>
      <w:tr w:rsidR="00F5335A" w14:paraId="318EAF6F" w14:textId="77777777">
        <w:trPr>
          <w:trHeight w:val="424"/>
          <w:jc w:val="center"/>
        </w:trPr>
        <w:tc>
          <w:tcPr>
            <w:tcW w:w="1344" w:type="dxa"/>
            <w:vMerge/>
          </w:tcPr>
          <w:p w14:paraId="5ABB0BEC" w14:textId="77777777" w:rsidR="00F5335A" w:rsidRDefault="00F5335A">
            <w:pPr>
              <w:spacing w:after="0" w:line="240" w:lineRule="auto"/>
              <w:rPr>
                <w:rFonts w:ascii="Calibri" w:hAnsi="Calibri" w:cs="Calibri"/>
                <w:sz w:val="20"/>
                <w:szCs w:val="20"/>
              </w:rPr>
            </w:pPr>
          </w:p>
        </w:tc>
        <w:tc>
          <w:tcPr>
            <w:tcW w:w="1446" w:type="dxa"/>
            <w:shd w:val="clear" w:color="auto" w:fill="auto"/>
          </w:tcPr>
          <w:p w14:paraId="54C546AF"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Indicator 11: </w:t>
            </w:r>
            <w:r>
              <w:rPr>
                <w:rFonts w:ascii="Calibri" w:hAnsi="Calibri" w:cs="Calibri"/>
                <w:sz w:val="20"/>
                <w:szCs w:val="20"/>
              </w:rPr>
              <w:t>Average overall specific energy consumption in phosphate chemicals production, tce/'000 CNY GDP (2020).</w:t>
            </w:r>
          </w:p>
        </w:tc>
        <w:tc>
          <w:tcPr>
            <w:tcW w:w="900" w:type="dxa"/>
          </w:tcPr>
          <w:p w14:paraId="2F357B45"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0.244</w:t>
            </w:r>
          </w:p>
        </w:tc>
        <w:tc>
          <w:tcPr>
            <w:tcW w:w="1080" w:type="dxa"/>
          </w:tcPr>
          <w:p w14:paraId="31C6DBC9"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rPr>
              <w:t>0.238</w:t>
            </w:r>
          </w:p>
        </w:tc>
        <w:tc>
          <w:tcPr>
            <w:tcW w:w="2340" w:type="dxa"/>
          </w:tcPr>
          <w:p w14:paraId="34EA8011" w14:textId="77777777" w:rsidR="00F5335A" w:rsidRDefault="00795F6F">
            <w:pPr>
              <w:spacing w:after="0" w:line="240" w:lineRule="auto"/>
              <w:rPr>
                <w:rFonts w:ascii="Calibri" w:hAnsi="Calibri" w:cs="Calibri"/>
                <w:sz w:val="20"/>
                <w:szCs w:val="20"/>
              </w:rPr>
            </w:pPr>
            <w:r>
              <w:rPr>
                <w:rFonts w:ascii="Calibri" w:hAnsi="Calibri" w:cs="Calibri"/>
                <w:sz w:val="20"/>
                <w:szCs w:val="20"/>
              </w:rPr>
              <w:t>Average overall specific energy consumption in phosphate chemicals production, tce/'000 CNY GDP (2020).</w:t>
            </w:r>
          </w:p>
          <w:p w14:paraId="233FE20C" w14:textId="77777777" w:rsidR="00F5335A" w:rsidRDefault="00795F6F">
            <w:pPr>
              <w:spacing w:after="0" w:line="240" w:lineRule="auto"/>
              <w:rPr>
                <w:rFonts w:ascii="Calibri" w:hAnsi="Calibri" w:cs="Calibri"/>
                <w:sz w:val="20"/>
                <w:szCs w:val="20"/>
              </w:rPr>
            </w:pPr>
            <w:r>
              <w:rPr>
                <w:rFonts w:ascii="Calibri" w:hAnsi="Calibri" w:cs="Calibri"/>
                <w:sz w:val="20"/>
                <w:szCs w:val="20"/>
              </w:rPr>
              <w:t>Taking 100% as basis for the current levels of average specific energy consumption, this indicator will measure the percentage of improvement of the SECs; in other words the percentage of energy saved referred to present levels.</w:t>
            </w:r>
          </w:p>
        </w:tc>
        <w:tc>
          <w:tcPr>
            <w:tcW w:w="1440" w:type="dxa"/>
            <w:shd w:val="clear" w:color="auto" w:fill="auto"/>
          </w:tcPr>
          <w:p w14:paraId="64CF9FFA" w14:textId="77777777" w:rsidR="00F5335A" w:rsidRDefault="00795F6F">
            <w:pPr>
              <w:spacing w:after="0" w:line="240" w:lineRule="auto"/>
              <w:jc w:val="both"/>
              <w:rPr>
                <w:rFonts w:ascii="Calibri" w:hAnsi="Calibri" w:cs="Calibri"/>
                <w:i/>
                <w:sz w:val="20"/>
                <w:szCs w:val="20"/>
              </w:rPr>
            </w:pPr>
            <w:r>
              <w:rPr>
                <w:rFonts w:ascii="Calibri" w:hAnsi="Calibri" w:cs="Calibri"/>
                <w:bCs/>
                <w:sz w:val="20"/>
                <w:szCs w:val="20"/>
              </w:rPr>
              <w:t>Direct data collection using the MRV system</w:t>
            </w:r>
          </w:p>
        </w:tc>
        <w:tc>
          <w:tcPr>
            <w:tcW w:w="1170" w:type="dxa"/>
            <w:shd w:val="clear" w:color="auto" w:fill="auto"/>
          </w:tcPr>
          <w:p w14:paraId="0C392DD0"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089F3EEF"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Reported in DO tab of the GEF PIR</w:t>
            </w:r>
          </w:p>
        </w:tc>
        <w:tc>
          <w:tcPr>
            <w:tcW w:w="1260" w:type="dxa"/>
            <w:shd w:val="clear" w:color="auto" w:fill="auto"/>
          </w:tcPr>
          <w:p w14:paraId="603E1D68"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49FAFCAB"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3CBBF673"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Project consultant</w:t>
            </w:r>
            <w:r>
              <w:rPr>
                <w:rFonts w:ascii="Calibri" w:hAnsi="Calibri" w:cs="Calibri"/>
                <w:i/>
                <w:sz w:val="20"/>
                <w:szCs w:val="20"/>
              </w:rPr>
              <w:t xml:space="preserve"> </w:t>
            </w:r>
          </w:p>
        </w:tc>
        <w:tc>
          <w:tcPr>
            <w:tcW w:w="1350" w:type="dxa"/>
            <w:vMerge/>
            <w:shd w:val="clear" w:color="auto" w:fill="auto"/>
          </w:tcPr>
          <w:p w14:paraId="11EA7AD0" w14:textId="77777777" w:rsidR="00F5335A" w:rsidRDefault="00F5335A">
            <w:pPr>
              <w:spacing w:after="0" w:line="240" w:lineRule="auto"/>
              <w:jc w:val="both"/>
              <w:rPr>
                <w:rFonts w:ascii="Calibri" w:hAnsi="Calibri" w:cs="Calibri"/>
                <w:i/>
                <w:sz w:val="20"/>
                <w:szCs w:val="20"/>
              </w:rPr>
            </w:pPr>
          </w:p>
        </w:tc>
        <w:tc>
          <w:tcPr>
            <w:tcW w:w="1690" w:type="dxa"/>
            <w:vMerge/>
            <w:shd w:val="clear" w:color="auto" w:fill="auto"/>
          </w:tcPr>
          <w:p w14:paraId="6B7639A7" w14:textId="77777777" w:rsidR="00F5335A" w:rsidRDefault="00F5335A">
            <w:pPr>
              <w:spacing w:after="0" w:line="240" w:lineRule="auto"/>
              <w:jc w:val="both"/>
              <w:rPr>
                <w:rFonts w:ascii="Calibri" w:hAnsi="Calibri" w:cs="Calibri"/>
                <w:i/>
                <w:sz w:val="20"/>
                <w:szCs w:val="20"/>
              </w:rPr>
            </w:pPr>
          </w:p>
        </w:tc>
      </w:tr>
      <w:tr w:rsidR="00F5335A" w14:paraId="7D5FFAEE" w14:textId="77777777">
        <w:trPr>
          <w:trHeight w:val="424"/>
          <w:jc w:val="center"/>
        </w:trPr>
        <w:tc>
          <w:tcPr>
            <w:tcW w:w="1344" w:type="dxa"/>
            <w:shd w:val="clear" w:color="auto" w:fill="auto"/>
          </w:tcPr>
          <w:p w14:paraId="49ED013A" w14:textId="77777777" w:rsidR="00F5335A" w:rsidRDefault="00795F6F">
            <w:pPr>
              <w:spacing w:after="0" w:line="240" w:lineRule="auto"/>
              <w:rPr>
                <w:rFonts w:ascii="Calibri" w:hAnsi="Calibri" w:cs="Calibri"/>
                <w:b/>
                <w:sz w:val="20"/>
                <w:szCs w:val="20"/>
              </w:rPr>
            </w:pPr>
            <w:r>
              <w:rPr>
                <w:rFonts w:ascii="Calibri" w:hAnsi="Calibri" w:cs="Calibri"/>
                <w:b/>
                <w:sz w:val="20"/>
                <w:szCs w:val="20"/>
              </w:rPr>
              <w:t xml:space="preserve">Outcome </w:t>
            </w:r>
            <w:r>
              <w:rPr>
                <w:rFonts w:ascii="Calibri" w:hAnsi="Calibri" w:cs="Calibri"/>
                <w:b/>
                <w:sz w:val="20"/>
                <w:szCs w:val="20"/>
                <w:lang w:eastAsia="zh-CN"/>
              </w:rPr>
              <w:t>3.1</w:t>
            </w:r>
            <w:r>
              <w:rPr>
                <w:rFonts w:ascii="Calibri" w:hAnsi="Calibri" w:cs="Calibri"/>
                <w:b/>
                <w:sz w:val="20"/>
                <w:szCs w:val="20"/>
              </w:rPr>
              <w:t>:</w:t>
            </w:r>
          </w:p>
          <w:p w14:paraId="2454E7FC" w14:textId="77777777" w:rsidR="00F5335A" w:rsidRDefault="00795F6F">
            <w:pPr>
              <w:spacing w:after="0" w:line="240" w:lineRule="auto"/>
              <w:rPr>
                <w:rFonts w:ascii="Calibri" w:hAnsi="Calibri" w:cs="Calibri"/>
                <w:sz w:val="20"/>
                <w:szCs w:val="20"/>
              </w:rPr>
            </w:pPr>
            <w:r>
              <w:rPr>
                <w:rFonts w:ascii="Calibri" w:hAnsi="Calibri" w:cs="Calibri"/>
                <w:sz w:val="20"/>
                <w:szCs w:val="20"/>
              </w:rPr>
              <w:t>Enhanced commitment of, and institutional and technical arrangement</w:t>
            </w:r>
            <w:r>
              <w:rPr>
                <w:rFonts w:ascii="Calibri" w:hAnsi="Calibri" w:cs="Calibri"/>
                <w:sz w:val="20"/>
                <w:szCs w:val="20"/>
              </w:rPr>
              <w:lastRenderedPageBreak/>
              <w:t>s for, the phosphate chemical industry in green and low carbon waste management.</w:t>
            </w:r>
          </w:p>
        </w:tc>
        <w:tc>
          <w:tcPr>
            <w:tcW w:w="1446" w:type="dxa"/>
            <w:shd w:val="clear" w:color="auto" w:fill="auto"/>
          </w:tcPr>
          <w:p w14:paraId="6854872F" w14:textId="77777777" w:rsidR="00F5335A" w:rsidRDefault="00795F6F">
            <w:pPr>
              <w:spacing w:after="0" w:line="240" w:lineRule="auto"/>
              <w:jc w:val="both"/>
              <w:rPr>
                <w:rFonts w:ascii="Calibri" w:hAnsi="Calibri" w:cs="Calibri"/>
                <w:b/>
                <w:sz w:val="20"/>
                <w:szCs w:val="20"/>
                <w:lang w:eastAsia="zh-CN"/>
              </w:rPr>
            </w:pPr>
            <w:r>
              <w:rPr>
                <w:rFonts w:ascii="Calibri" w:hAnsi="Calibri" w:cs="Calibri"/>
                <w:b/>
                <w:sz w:val="20"/>
                <w:szCs w:val="20"/>
              </w:rPr>
              <w:lastRenderedPageBreak/>
              <w:t xml:space="preserve">Indicator </w:t>
            </w:r>
            <w:r>
              <w:rPr>
                <w:rFonts w:ascii="Calibri" w:hAnsi="Calibri" w:cs="Calibri"/>
                <w:b/>
                <w:sz w:val="20"/>
                <w:szCs w:val="20"/>
                <w:lang w:eastAsia="zh-CN"/>
              </w:rPr>
              <w:t>12:</w:t>
            </w:r>
          </w:p>
          <w:p w14:paraId="0DD311B6"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Number of additional technologies and process and operation improvements </w:t>
            </w:r>
            <w:r>
              <w:rPr>
                <w:rFonts w:ascii="Calibri" w:hAnsi="Calibri" w:cs="Calibri"/>
                <w:sz w:val="20"/>
                <w:szCs w:val="20"/>
              </w:rPr>
              <w:lastRenderedPageBreak/>
              <w:t>implemented in waste management in the PCI companies that are facilitated by the effectively enforced policies and regulations that promote and support green, energy efficient and low carbon technologies or techniques.</w:t>
            </w:r>
          </w:p>
        </w:tc>
        <w:tc>
          <w:tcPr>
            <w:tcW w:w="900" w:type="dxa"/>
          </w:tcPr>
          <w:p w14:paraId="755B1B5A"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lastRenderedPageBreak/>
              <w:t>5</w:t>
            </w:r>
          </w:p>
        </w:tc>
        <w:tc>
          <w:tcPr>
            <w:tcW w:w="1080" w:type="dxa"/>
          </w:tcPr>
          <w:p w14:paraId="43353A4A"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t>8</w:t>
            </w:r>
          </w:p>
        </w:tc>
        <w:tc>
          <w:tcPr>
            <w:tcW w:w="2340" w:type="dxa"/>
          </w:tcPr>
          <w:p w14:paraId="6C0A069E"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This indicator will measure the number of additional low carbon technologies for waste management implemented by companies operating in </w:t>
            </w:r>
            <w:r>
              <w:rPr>
                <w:rFonts w:ascii="Calibri" w:hAnsi="Calibri" w:cs="Calibri"/>
                <w:sz w:val="20"/>
                <w:szCs w:val="20"/>
              </w:rPr>
              <w:lastRenderedPageBreak/>
              <w:t>the entire phosphate chemicals industry that are spurred and facilitated by the enforcement of the policies that will be formulated under PhosChemEE and that will promote and support green, energy efficient and low carbon technologies.</w:t>
            </w:r>
          </w:p>
        </w:tc>
        <w:tc>
          <w:tcPr>
            <w:tcW w:w="1440" w:type="dxa"/>
            <w:shd w:val="clear" w:color="auto" w:fill="auto"/>
          </w:tcPr>
          <w:p w14:paraId="57ACBE27" w14:textId="77777777" w:rsidR="00F5335A" w:rsidRDefault="00795F6F">
            <w:pPr>
              <w:spacing w:after="0" w:line="240" w:lineRule="auto"/>
              <w:rPr>
                <w:rFonts w:ascii="Calibri" w:hAnsi="Calibri" w:cs="Calibri"/>
                <w:sz w:val="20"/>
                <w:szCs w:val="20"/>
              </w:rPr>
            </w:pPr>
            <w:r>
              <w:rPr>
                <w:rFonts w:ascii="Calibri" w:hAnsi="Calibri" w:cs="Calibri"/>
                <w:sz w:val="20"/>
                <w:szCs w:val="20"/>
              </w:rPr>
              <w:lastRenderedPageBreak/>
              <w:t>Surveys</w:t>
            </w:r>
          </w:p>
          <w:p w14:paraId="1907C798" w14:textId="77777777" w:rsidR="00F5335A" w:rsidRDefault="00F5335A">
            <w:pPr>
              <w:spacing w:after="0" w:line="240" w:lineRule="auto"/>
              <w:rPr>
                <w:rFonts w:ascii="Calibri" w:hAnsi="Calibri" w:cs="Calibri"/>
                <w:sz w:val="20"/>
                <w:szCs w:val="20"/>
              </w:rPr>
            </w:pPr>
          </w:p>
          <w:p w14:paraId="5A80DB7F" w14:textId="77777777" w:rsidR="00F5335A" w:rsidRDefault="00795F6F">
            <w:pPr>
              <w:spacing w:after="0" w:line="240" w:lineRule="auto"/>
              <w:rPr>
                <w:rFonts w:ascii="Calibri" w:hAnsi="Calibri" w:cs="Calibri"/>
                <w:i/>
                <w:sz w:val="20"/>
                <w:szCs w:val="20"/>
              </w:rPr>
            </w:pPr>
            <w:r>
              <w:rPr>
                <w:rFonts w:ascii="Calibri" w:hAnsi="Calibri" w:cs="Calibri"/>
                <w:sz w:val="20"/>
                <w:szCs w:val="20"/>
              </w:rPr>
              <w:t>Data reports from the demo companies</w:t>
            </w:r>
          </w:p>
        </w:tc>
        <w:tc>
          <w:tcPr>
            <w:tcW w:w="1170" w:type="dxa"/>
            <w:shd w:val="clear" w:color="auto" w:fill="auto"/>
          </w:tcPr>
          <w:p w14:paraId="1C7189B4"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4ABC8DD0"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 xml:space="preserve">Reported in DO tab of the GEF PIR </w:t>
            </w:r>
          </w:p>
        </w:tc>
        <w:tc>
          <w:tcPr>
            <w:tcW w:w="1260" w:type="dxa"/>
            <w:shd w:val="clear" w:color="auto" w:fill="auto"/>
          </w:tcPr>
          <w:p w14:paraId="3E995315"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1B152366"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Project Consultants</w:t>
            </w:r>
          </w:p>
        </w:tc>
        <w:tc>
          <w:tcPr>
            <w:tcW w:w="1350" w:type="dxa"/>
            <w:vMerge w:val="restart"/>
            <w:shd w:val="clear" w:color="auto" w:fill="auto"/>
          </w:tcPr>
          <w:p w14:paraId="14FBC092"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PhosChemEE Project M&amp;E and activity reports</w:t>
            </w:r>
          </w:p>
          <w:p w14:paraId="19176394" w14:textId="77777777" w:rsidR="00F5335A" w:rsidRDefault="00795F6F">
            <w:pPr>
              <w:spacing w:after="0" w:line="240" w:lineRule="auto"/>
              <w:ind w:left="24"/>
              <w:rPr>
                <w:rFonts w:ascii="Calibri" w:hAnsi="Calibri" w:cs="Calibri"/>
                <w:sz w:val="20"/>
                <w:szCs w:val="20"/>
              </w:rPr>
            </w:pPr>
            <w:r>
              <w:rPr>
                <w:rFonts w:ascii="Calibri" w:hAnsi="Calibri" w:cs="Calibri"/>
                <w:sz w:val="20"/>
                <w:szCs w:val="20"/>
              </w:rPr>
              <w:t xml:space="preserve">Demo companies’ </w:t>
            </w:r>
            <w:r>
              <w:rPr>
                <w:rFonts w:ascii="Calibri" w:hAnsi="Calibri" w:cs="Calibri"/>
                <w:sz w:val="20"/>
                <w:szCs w:val="20"/>
              </w:rPr>
              <w:lastRenderedPageBreak/>
              <w:t>annual reports</w:t>
            </w:r>
          </w:p>
          <w:p w14:paraId="3153E3A2" w14:textId="77777777" w:rsidR="00F5335A" w:rsidRDefault="00F5335A">
            <w:pPr>
              <w:spacing w:after="0" w:line="240" w:lineRule="auto"/>
              <w:jc w:val="both"/>
              <w:rPr>
                <w:rFonts w:ascii="Calibri" w:hAnsi="Calibri" w:cs="Calibri"/>
                <w:i/>
                <w:sz w:val="20"/>
                <w:szCs w:val="20"/>
              </w:rPr>
            </w:pPr>
          </w:p>
        </w:tc>
        <w:tc>
          <w:tcPr>
            <w:tcW w:w="1690" w:type="dxa"/>
            <w:vMerge w:val="restart"/>
            <w:shd w:val="clear" w:color="auto" w:fill="auto"/>
          </w:tcPr>
          <w:p w14:paraId="7A508089" w14:textId="77777777" w:rsidR="00F5335A" w:rsidRDefault="00795F6F">
            <w:pPr>
              <w:spacing w:after="0" w:line="240" w:lineRule="auto"/>
              <w:rPr>
                <w:rFonts w:ascii="Calibri" w:hAnsi="Calibri" w:cs="Calibri"/>
                <w:sz w:val="20"/>
                <w:szCs w:val="20"/>
              </w:rPr>
            </w:pPr>
            <w:r>
              <w:rPr>
                <w:rFonts w:ascii="Calibri" w:hAnsi="Calibri" w:cs="Calibri"/>
                <w:sz w:val="20"/>
                <w:szCs w:val="20"/>
              </w:rPr>
              <w:lastRenderedPageBreak/>
              <w:t xml:space="preserve">Continuous commitment and support by the private sector and general public  on the establishment of </w:t>
            </w:r>
            <w:r>
              <w:rPr>
                <w:rFonts w:ascii="Calibri" w:hAnsi="Calibri" w:cs="Calibri"/>
                <w:sz w:val="20"/>
                <w:szCs w:val="20"/>
              </w:rPr>
              <w:lastRenderedPageBreak/>
              <w:t>a local market for cleaner and energy-efficient technologies and measures</w:t>
            </w:r>
          </w:p>
        </w:tc>
      </w:tr>
      <w:tr w:rsidR="00F5335A" w14:paraId="4BA163FD" w14:textId="77777777">
        <w:trPr>
          <w:trHeight w:val="424"/>
          <w:jc w:val="center"/>
        </w:trPr>
        <w:tc>
          <w:tcPr>
            <w:tcW w:w="1344" w:type="dxa"/>
            <w:shd w:val="clear" w:color="auto" w:fill="auto"/>
          </w:tcPr>
          <w:p w14:paraId="662A83B4" w14:textId="77777777" w:rsidR="00F5335A" w:rsidRDefault="00795F6F">
            <w:pPr>
              <w:spacing w:after="0" w:line="240" w:lineRule="auto"/>
              <w:rPr>
                <w:rFonts w:ascii="Calibri" w:hAnsi="Calibri" w:cs="Calibri"/>
                <w:b/>
                <w:sz w:val="20"/>
                <w:szCs w:val="20"/>
              </w:rPr>
            </w:pPr>
            <w:r>
              <w:rPr>
                <w:rFonts w:ascii="Calibri" w:hAnsi="Calibri" w:cs="Calibri"/>
                <w:b/>
                <w:sz w:val="20"/>
                <w:szCs w:val="20"/>
              </w:rPr>
              <w:lastRenderedPageBreak/>
              <w:t>Outcome 3.</w:t>
            </w:r>
            <w:r>
              <w:rPr>
                <w:rFonts w:ascii="Calibri" w:hAnsi="Calibri" w:cs="Calibri"/>
                <w:b/>
                <w:sz w:val="20"/>
                <w:szCs w:val="20"/>
                <w:lang w:eastAsia="zh-CN"/>
              </w:rPr>
              <w:t>2</w:t>
            </w:r>
            <w:r>
              <w:rPr>
                <w:rFonts w:ascii="Calibri" w:hAnsi="Calibri" w:cs="Calibri"/>
                <w:b/>
                <w:sz w:val="20"/>
                <w:szCs w:val="20"/>
              </w:rPr>
              <w:t>:</w:t>
            </w:r>
          </w:p>
          <w:p w14:paraId="080B8B5A" w14:textId="77777777" w:rsidR="00F5335A" w:rsidRDefault="00795F6F">
            <w:pPr>
              <w:spacing w:after="0" w:line="240" w:lineRule="auto"/>
              <w:rPr>
                <w:rFonts w:ascii="Calibri" w:hAnsi="Calibri" w:cs="Calibri"/>
                <w:sz w:val="20"/>
                <w:szCs w:val="20"/>
              </w:rPr>
            </w:pPr>
            <w:r>
              <w:rPr>
                <w:rFonts w:ascii="Calibri" w:hAnsi="Calibri" w:cs="Calibri"/>
                <w:bCs/>
                <w:sz w:val="20"/>
                <w:szCs w:val="20"/>
              </w:rPr>
              <w:t>Increased confidence in the feasibility of the application of green and low carbon technologies in the management of waste in the  phosphate chemicals Industry in China.</w:t>
            </w:r>
          </w:p>
        </w:tc>
        <w:tc>
          <w:tcPr>
            <w:tcW w:w="1446" w:type="dxa"/>
            <w:shd w:val="clear" w:color="auto" w:fill="auto"/>
          </w:tcPr>
          <w:p w14:paraId="3DEDB1F2" w14:textId="77777777" w:rsidR="00F5335A" w:rsidRDefault="00795F6F">
            <w:pPr>
              <w:spacing w:after="0" w:line="240" w:lineRule="auto"/>
              <w:rPr>
                <w:rFonts w:ascii="Calibri" w:hAnsi="Calibri" w:cs="Calibri"/>
                <w:b/>
                <w:sz w:val="20"/>
                <w:szCs w:val="20"/>
              </w:rPr>
            </w:pPr>
            <w:r>
              <w:rPr>
                <w:rFonts w:ascii="Calibri" w:hAnsi="Calibri" w:cs="Calibri"/>
                <w:b/>
                <w:sz w:val="20"/>
                <w:szCs w:val="20"/>
              </w:rPr>
              <w:t>Indicator 13:</w:t>
            </w:r>
          </w:p>
          <w:p w14:paraId="62D057DF" w14:textId="77777777" w:rsidR="00F5335A" w:rsidRDefault="00795F6F">
            <w:pPr>
              <w:spacing w:after="0" w:line="240" w:lineRule="auto"/>
              <w:rPr>
                <w:rFonts w:ascii="Calibri" w:hAnsi="Calibri" w:cs="Calibri"/>
                <w:i/>
                <w:sz w:val="20"/>
                <w:szCs w:val="20"/>
              </w:rPr>
            </w:pPr>
            <w:r>
              <w:rPr>
                <w:rFonts w:ascii="Calibri" w:hAnsi="Calibri" w:cs="Calibri"/>
                <w:sz w:val="20"/>
                <w:szCs w:val="20"/>
              </w:rPr>
              <w:t xml:space="preserve"> Number of additional projects on green, energy efficient low carbon technologies in waste management in the PCI that are supported by the national and/or local governments.</w:t>
            </w:r>
          </w:p>
        </w:tc>
        <w:tc>
          <w:tcPr>
            <w:tcW w:w="900" w:type="dxa"/>
          </w:tcPr>
          <w:p w14:paraId="6DC7E05F"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t>5</w:t>
            </w:r>
          </w:p>
        </w:tc>
        <w:tc>
          <w:tcPr>
            <w:tcW w:w="1080" w:type="dxa"/>
          </w:tcPr>
          <w:p w14:paraId="27F79EF7" w14:textId="77777777" w:rsidR="00F5335A" w:rsidRDefault="00795F6F">
            <w:pPr>
              <w:spacing w:after="0" w:line="240" w:lineRule="auto"/>
              <w:jc w:val="right"/>
              <w:rPr>
                <w:rFonts w:ascii="Calibri" w:hAnsi="Calibri" w:cs="Calibri"/>
                <w:i/>
                <w:sz w:val="20"/>
                <w:szCs w:val="20"/>
              </w:rPr>
            </w:pPr>
            <w:r>
              <w:rPr>
                <w:rFonts w:ascii="Calibri" w:hAnsi="Calibri" w:cs="Calibri"/>
                <w:sz w:val="20"/>
                <w:szCs w:val="20"/>
                <w:lang w:eastAsia="zh-CN"/>
              </w:rPr>
              <w:t>10</w:t>
            </w:r>
          </w:p>
        </w:tc>
        <w:tc>
          <w:tcPr>
            <w:tcW w:w="2340" w:type="dxa"/>
          </w:tcPr>
          <w:p w14:paraId="619A2659" w14:textId="77777777" w:rsidR="00F5335A" w:rsidRDefault="00795F6F">
            <w:pPr>
              <w:spacing w:after="0" w:line="240" w:lineRule="auto"/>
              <w:rPr>
                <w:rFonts w:ascii="Calibri" w:hAnsi="Calibri" w:cs="Calibri"/>
                <w:i/>
                <w:sz w:val="20"/>
                <w:szCs w:val="20"/>
              </w:rPr>
            </w:pPr>
            <w:r>
              <w:rPr>
                <w:rFonts w:ascii="Calibri" w:hAnsi="Calibri" w:cs="Calibri"/>
                <w:sz w:val="20"/>
                <w:szCs w:val="20"/>
              </w:rPr>
              <w:t>Number of PCI companies that during PhosChemEE implementation phase will have approved projects for the implementation of projects on green, low carbon and energy efficient technology applications in their operations initiatives and supported by the national and local governments.</w:t>
            </w:r>
          </w:p>
        </w:tc>
        <w:tc>
          <w:tcPr>
            <w:tcW w:w="1440" w:type="dxa"/>
            <w:shd w:val="clear" w:color="auto" w:fill="auto"/>
          </w:tcPr>
          <w:p w14:paraId="71BDFC25"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Surveys </w:t>
            </w:r>
          </w:p>
          <w:p w14:paraId="207F1326" w14:textId="77777777" w:rsidR="00F5335A" w:rsidRDefault="00F5335A">
            <w:pPr>
              <w:spacing w:after="0" w:line="240" w:lineRule="auto"/>
              <w:rPr>
                <w:rFonts w:ascii="Calibri" w:hAnsi="Calibri" w:cs="Calibri"/>
                <w:sz w:val="20"/>
                <w:szCs w:val="20"/>
              </w:rPr>
            </w:pPr>
          </w:p>
          <w:p w14:paraId="460E6E73"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Companies data reports</w:t>
            </w:r>
          </w:p>
        </w:tc>
        <w:tc>
          <w:tcPr>
            <w:tcW w:w="1170" w:type="dxa"/>
            <w:shd w:val="clear" w:color="auto" w:fill="auto"/>
          </w:tcPr>
          <w:p w14:paraId="32AFFCDB" w14:textId="77777777" w:rsidR="00F5335A" w:rsidRDefault="00795F6F">
            <w:pPr>
              <w:spacing w:after="0" w:line="240" w:lineRule="auto"/>
              <w:jc w:val="both"/>
              <w:rPr>
                <w:rFonts w:ascii="Calibri" w:hAnsi="Calibri" w:cs="Calibri"/>
                <w:sz w:val="20"/>
                <w:szCs w:val="20"/>
              </w:rPr>
            </w:pPr>
            <w:r>
              <w:rPr>
                <w:rFonts w:ascii="Calibri" w:hAnsi="Calibri" w:cs="Calibri"/>
                <w:sz w:val="20"/>
                <w:szCs w:val="20"/>
              </w:rPr>
              <w:t>Annually</w:t>
            </w:r>
          </w:p>
          <w:p w14:paraId="2484378D" w14:textId="77777777" w:rsidR="00F5335A" w:rsidRDefault="00795F6F">
            <w:pPr>
              <w:spacing w:after="0" w:line="240" w:lineRule="auto"/>
              <w:jc w:val="both"/>
              <w:rPr>
                <w:rFonts w:ascii="Calibri" w:hAnsi="Calibri" w:cs="Calibri"/>
                <w:i/>
                <w:sz w:val="20"/>
                <w:szCs w:val="20"/>
              </w:rPr>
            </w:pPr>
            <w:r>
              <w:rPr>
                <w:rFonts w:ascii="Calibri" w:hAnsi="Calibri" w:cs="Calibri"/>
                <w:sz w:val="20"/>
                <w:szCs w:val="20"/>
              </w:rPr>
              <w:t>Reported in DO tab of the GEF PIR</w:t>
            </w:r>
          </w:p>
        </w:tc>
        <w:tc>
          <w:tcPr>
            <w:tcW w:w="1260" w:type="dxa"/>
            <w:shd w:val="clear" w:color="auto" w:fill="auto"/>
          </w:tcPr>
          <w:p w14:paraId="7F53D577" w14:textId="77777777" w:rsidR="00F5335A" w:rsidRDefault="00795F6F">
            <w:pPr>
              <w:spacing w:after="0" w:line="240" w:lineRule="auto"/>
              <w:rPr>
                <w:rFonts w:ascii="Calibri" w:hAnsi="Calibri" w:cs="Calibri"/>
                <w:sz w:val="20"/>
                <w:szCs w:val="20"/>
              </w:rPr>
            </w:pPr>
            <w:r>
              <w:rPr>
                <w:rFonts w:ascii="Calibri" w:hAnsi="Calibri" w:cs="Calibri"/>
                <w:sz w:val="20"/>
                <w:szCs w:val="20"/>
              </w:rPr>
              <w:t>PMU</w:t>
            </w:r>
          </w:p>
          <w:p w14:paraId="4E312DBE" w14:textId="77777777" w:rsidR="00F5335A" w:rsidRDefault="00795F6F">
            <w:pPr>
              <w:spacing w:after="0" w:line="240" w:lineRule="auto"/>
              <w:rPr>
                <w:rFonts w:ascii="Calibri" w:hAnsi="Calibri" w:cs="Calibri"/>
                <w:sz w:val="20"/>
                <w:szCs w:val="20"/>
              </w:rPr>
            </w:pPr>
            <w:r>
              <w:rPr>
                <w:rFonts w:ascii="Calibri" w:hAnsi="Calibri" w:cs="Calibri"/>
                <w:sz w:val="20"/>
                <w:szCs w:val="20"/>
              </w:rPr>
              <w:t>Project Consultants</w:t>
            </w:r>
          </w:p>
          <w:p w14:paraId="4FB4A112"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National Office of Statistics </w:t>
            </w:r>
          </w:p>
          <w:p w14:paraId="5F942194" w14:textId="77777777" w:rsidR="00F5335A" w:rsidRDefault="00F5335A">
            <w:pPr>
              <w:spacing w:after="0" w:line="240" w:lineRule="auto"/>
              <w:jc w:val="both"/>
              <w:rPr>
                <w:rFonts w:ascii="Calibri" w:hAnsi="Calibri" w:cs="Calibri"/>
                <w:i/>
                <w:sz w:val="20"/>
                <w:szCs w:val="20"/>
              </w:rPr>
            </w:pPr>
          </w:p>
        </w:tc>
        <w:tc>
          <w:tcPr>
            <w:tcW w:w="1350" w:type="dxa"/>
            <w:vMerge/>
            <w:shd w:val="clear" w:color="auto" w:fill="auto"/>
          </w:tcPr>
          <w:p w14:paraId="50D91623" w14:textId="77777777" w:rsidR="00F5335A" w:rsidRDefault="00F5335A">
            <w:pPr>
              <w:spacing w:after="0" w:line="240" w:lineRule="auto"/>
              <w:jc w:val="both"/>
              <w:rPr>
                <w:rFonts w:ascii="Calibri" w:hAnsi="Calibri" w:cs="Calibri"/>
                <w:i/>
                <w:sz w:val="20"/>
                <w:szCs w:val="20"/>
              </w:rPr>
            </w:pPr>
          </w:p>
        </w:tc>
        <w:tc>
          <w:tcPr>
            <w:tcW w:w="1690" w:type="dxa"/>
            <w:vMerge/>
            <w:shd w:val="clear" w:color="auto" w:fill="auto"/>
          </w:tcPr>
          <w:p w14:paraId="333321B8" w14:textId="77777777" w:rsidR="00F5335A" w:rsidRDefault="00F5335A">
            <w:pPr>
              <w:spacing w:after="0" w:line="240" w:lineRule="auto"/>
              <w:jc w:val="both"/>
              <w:rPr>
                <w:rFonts w:ascii="Calibri" w:hAnsi="Calibri" w:cs="Calibri"/>
                <w:i/>
                <w:sz w:val="20"/>
                <w:szCs w:val="20"/>
              </w:rPr>
            </w:pPr>
          </w:p>
        </w:tc>
      </w:tr>
    </w:tbl>
    <w:p w14:paraId="0985BA14" w14:textId="77777777" w:rsidR="00F5335A" w:rsidRDefault="00F5335A">
      <w:pPr>
        <w:spacing w:after="0" w:line="240" w:lineRule="auto"/>
        <w:rPr>
          <w:rFonts w:ascii="Calibri" w:hAnsi="Calibri" w:cs="Calibri"/>
        </w:rPr>
      </w:pPr>
    </w:p>
    <w:p w14:paraId="6A404A95" w14:textId="77777777" w:rsidR="00F5335A" w:rsidRDefault="00F5335A">
      <w:pPr>
        <w:spacing w:after="0" w:line="240" w:lineRule="auto"/>
        <w:rPr>
          <w:rFonts w:ascii="Calibri" w:hAnsi="Calibri" w:cs="Calibri"/>
        </w:rPr>
      </w:pPr>
    </w:p>
    <w:p w14:paraId="3F7A349C" w14:textId="77777777" w:rsidR="00F5335A" w:rsidRDefault="00F5335A">
      <w:pPr>
        <w:keepNext/>
        <w:spacing w:after="0" w:line="240" w:lineRule="auto"/>
        <w:jc w:val="both"/>
        <w:rPr>
          <w:rFonts w:ascii="Calibri" w:hAnsi="Calibri" w:cs="Calibri"/>
          <w:b/>
          <w:bCs/>
          <w:lang w:eastAsia="zh-CN"/>
        </w:rPr>
      </w:pPr>
    </w:p>
    <w:p w14:paraId="4E410F86" w14:textId="77777777" w:rsidR="00F5335A" w:rsidRDefault="00F5335A">
      <w:pPr>
        <w:keepNext/>
        <w:spacing w:after="0" w:line="240" w:lineRule="auto"/>
        <w:jc w:val="both"/>
        <w:rPr>
          <w:rFonts w:ascii="Calibri" w:hAnsi="Calibri" w:cs="Calibri"/>
          <w:b/>
          <w:bCs/>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3"/>
        <w:gridCol w:w="1695"/>
        <w:gridCol w:w="4002"/>
      </w:tblGrid>
      <w:tr w:rsidR="00F5335A" w14:paraId="06367E9A" w14:textId="77777777">
        <w:trPr>
          <w:tblHeader/>
          <w:jc w:val="center"/>
        </w:trPr>
        <w:tc>
          <w:tcPr>
            <w:tcW w:w="0" w:type="auto"/>
            <w:gridSpan w:val="3"/>
            <w:shd w:val="clear" w:color="auto" w:fill="BFBFBF"/>
          </w:tcPr>
          <w:p w14:paraId="30FD7321" w14:textId="77777777" w:rsidR="00F5335A" w:rsidRDefault="00795F6F">
            <w:pPr>
              <w:spacing w:after="0" w:line="240" w:lineRule="auto"/>
              <w:rPr>
                <w:rFonts w:ascii="Calibri" w:hAnsi="Calibri" w:cs="Calibri"/>
                <w:i/>
              </w:rPr>
            </w:pPr>
            <w:r>
              <w:rPr>
                <w:rFonts w:ascii="Calibri" w:hAnsi="Calibri" w:cs="Calibri"/>
                <w:b/>
              </w:rPr>
              <w:t xml:space="preserve">Monitoring and Evaluation Budget for Project Execution: </w:t>
            </w:r>
          </w:p>
        </w:tc>
      </w:tr>
      <w:tr w:rsidR="00F5335A" w14:paraId="4ED53404" w14:textId="77777777">
        <w:trPr>
          <w:trHeight w:val="45"/>
          <w:tblHeader/>
          <w:jc w:val="center"/>
        </w:trPr>
        <w:tc>
          <w:tcPr>
            <w:tcW w:w="7398" w:type="dxa"/>
            <w:shd w:val="clear" w:color="auto" w:fill="BFBFBF"/>
          </w:tcPr>
          <w:p w14:paraId="73A3839A" w14:textId="77777777" w:rsidR="00F5335A" w:rsidRDefault="00795F6F">
            <w:pPr>
              <w:spacing w:after="0" w:line="240" w:lineRule="auto"/>
              <w:jc w:val="center"/>
              <w:rPr>
                <w:rFonts w:ascii="Calibri" w:hAnsi="Calibri" w:cs="Calibri"/>
                <w:b/>
              </w:rPr>
            </w:pPr>
            <w:r>
              <w:rPr>
                <w:rFonts w:ascii="Calibri" w:hAnsi="Calibri" w:cs="Calibri"/>
                <w:b/>
              </w:rPr>
              <w:t>GEF M&amp;E Requirements to be undertaken by Project Management Unit (PMU)</w:t>
            </w:r>
          </w:p>
        </w:tc>
        <w:tc>
          <w:tcPr>
            <w:tcW w:w="1710" w:type="dxa"/>
            <w:shd w:val="clear" w:color="auto" w:fill="BFBFBF"/>
          </w:tcPr>
          <w:p w14:paraId="62FCAAD9" w14:textId="77777777" w:rsidR="00F5335A" w:rsidRDefault="00795F6F">
            <w:pPr>
              <w:spacing w:after="0" w:line="240" w:lineRule="auto"/>
              <w:jc w:val="center"/>
              <w:rPr>
                <w:rFonts w:ascii="Calibri" w:hAnsi="Calibri" w:cs="Calibri"/>
                <w:b/>
              </w:rPr>
            </w:pPr>
            <w:r>
              <w:rPr>
                <w:rFonts w:ascii="Calibri" w:hAnsi="Calibri" w:cs="Calibri"/>
                <w:b/>
              </w:rPr>
              <w:t>Indicative costs (US$)</w:t>
            </w:r>
          </w:p>
        </w:tc>
        <w:tc>
          <w:tcPr>
            <w:tcW w:w="4068" w:type="dxa"/>
            <w:shd w:val="clear" w:color="auto" w:fill="BFBFBF"/>
          </w:tcPr>
          <w:p w14:paraId="12332312" w14:textId="77777777" w:rsidR="00F5335A" w:rsidRDefault="00795F6F">
            <w:pPr>
              <w:spacing w:after="0" w:line="240" w:lineRule="auto"/>
              <w:jc w:val="center"/>
              <w:rPr>
                <w:rFonts w:ascii="Calibri" w:hAnsi="Calibri" w:cs="Calibri"/>
                <w:b/>
              </w:rPr>
            </w:pPr>
            <w:r>
              <w:rPr>
                <w:rFonts w:ascii="Calibri" w:hAnsi="Calibri" w:cs="Calibri"/>
                <w:b/>
              </w:rPr>
              <w:t>Time frame</w:t>
            </w:r>
          </w:p>
        </w:tc>
      </w:tr>
      <w:tr w:rsidR="00F5335A" w14:paraId="305FE13F" w14:textId="77777777">
        <w:trPr>
          <w:trHeight w:val="548"/>
          <w:jc w:val="center"/>
        </w:trPr>
        <w:tc>
          <w:tcPr>
            <w:tcW w:w="7398" w:type="dxa"/>
            <w:vAlign w:val="center"/>
          </w:tcPr>
          <w:p w14:paraId="64396C6C" w14:textId="77777777" w:rsidR="00F5335A" w:rsidRDefault="00795F6F">
            <w:pPr>
              <w:spacing w:after="0" w:line="240" w:lineRule="auto"/>
              <w:rPr>
                <w:rFonts w:ascii="Calibri" w:hAnsi="Calibri" w:cs="Calibri"/>
                <w:bCs/>
              </w:rPr>
            </w:pPr>
            <w:r>
              <w:rPr>
                <w:rFonts w:ascii="Calibri" w:hAnsi="Calibri" w:cs="Calibri"/>
                <w:bCs/>
              </w:rPr>
              <w:t>Inception Workshop and Report</w:t>
            </w:r>
          </w:p>
        </w:tc>
        <w:tc>
          <w:tcPr>
            <w:tcW w:w="1710" w:type="dxa"/>
            <w:vAlign w:val="center"/>
          </w:tcPr>
          <w:p w14:paraId="0A014574" w14:textId="77777777" w:rsidR="00F5335A" w:rsidRDefault="00795F6F">
            <w:pPr>
              <w:spacing w:after="0" w:line="240" w:lineRule="auto"/>
              <w:jc w:val="right"/>
              <w:rPr>
                <w:rFonts w:ascii="Calibri" w:hAnsi="Calibri" w:cs="Calibri"/>
              </w:rPr>
            </w:pPr>
            <w:r>
              <w:rPr>
                <w:rFonts w:ascii="Calibri" w:hAnsi="Calibri" w:cs="Calibri"/>
              </w:rPr>
              <w:t>30,000</w:t>
            </w:r>
          </w:p>
        </w:tc>
        <w:tc>
          <w:tcPr>
            <w:tcW w:w="4068" w:type="dxa"/>
            <w:vAlign w:val="center"/>
          </w:tcPr>
          <w:p w14:paraId="6DD21AED" w14:textId="77777777" w:rsidR="00F5335A" w:rsidRDefault="00795F6F">
            <w:pPr>
              <w:spacing w:after="0" w:line="240" w:lineRule="auto"/>
              <w:rPr>
                <w:rFonts w:ascii="Calibri" w:hAnsi="Calibri" w:cs="Calibri"/>
              </w:rPr>
            </w:pPr>
            <w:r>
              <w:rPr>
                <w:rFonts w:ascii="Calibri" w:hAnsi="Calibri" w:cs="Calibri"/>
              </w:rPr>
              <w:t xml:space="preserve">Inception Workshop within 2 months of the First Disbursement </w:t>
            </w:r>
          </w:p>
        </w:tc>
      </w:tr>
      <w:tr w:rsidR="00F5335A" w14:paraId="22F19848" w14:textId="77777777">
        <w:trPr>
          <w:jc w:val="center"/>
        </w:trPr>
        <w:tc>
          <w:tcPr>
            <w:tcW w:w="7398" w:type="dxa"/>
            <w:vAlign w:val="center"/>
          </w:tcPr>
          <w:p w14:paraId="6950FE22" w14:textId="77777777" w:rsidR="00F5335A" w:rsidRDefault="00795F6F">
            <w:pPr>
              <w:spacing w:after="0" w:line="240" w:lineRule="auto"/>
              <w:rPr>
                <w:rFonts w:ascii="Calibri" w:hAnsi="Calibri" w:cs="Calibri"/>
                <w:bCs/>
              </w:rPr>
            </w:pPr>
            <w:r>
              <w:rPr>
                <w:rFonts w:ascii="Calibri" w:hAnsi="Calibri" w:cs="Calibri"/>
                <w:bCs/>
              </w:rPr>
              <w:t xml:space="preserve">M&amp;E required to report on progress made in reaching Project Log Frame Indicators and GEF Core indicators </w:t>
            </w:r>
          </w:p>
        </w:tc>
        <w:tc>
          <w:tcPr>
            <w:tcW w:w="1710" w:type="dxa"/>
            <w:vAlign w:val="center"/>
          </w:tcPr>
          <w:p w14:paraId="63324CCB" w14:textId="77777777" w:rsidR="00F5335A" w:rsidRDefault="00795F6F">
            <w:pPr>
              <w:spacing w:after="0" w:line="240" w:lineRule="auto"/>
              <w:jc w:val="right"/>
              <w:rPr>
                <w:rFonts w:ascii="Calibri" w:hAnsi="Calibri" w:cs="Calibri"/>
                <w:lang w:val="en-GB"/>
              </w:rPr>
            </w:pPr>
            <w:r>
              <w:rPr>
                <w:rFonts w:ascii="Calibri" w:hAnsi="Calibri" w:cs="Calibri"/>
                <w:snapToGrid w:val="0"/>
              </w:rPr>
              <w:t>5,000 per year</w:t>
            </w:r>
          </w:p>
        </w:tc>
        <w:tc>
          <w:tcPr>
            <w:tcW w:w="4068" w:type="dxa"/>
            <w:vAlign w:val="center"/>
          </w:tcPr>
          <w:p w14:paraId="1BB8FDE9" w14:textId="77777777" w:rsidR="00F5335A" w:rsidRDefault="00795F6F">
            <w:pPr>
              <w:spacing w:after="0" w:line="240" w:lineRule="auto"/>
              <w:rPr>
                <w:rFonts w:ascii="Calibri" w:hAnsi="Calibri" w:cs="Calibri"/>
              </w:rPr>
            </w:pPr>
            <w:r>
              <w:rPr>
                <w:rFonts w:ascii="Calibri" w:hAnsi="Calibri" w:cs="Calibri"/>
              </w:rPr>
              <w:t>Annually and at mid-point and closure.</w:t>
            </w:r>
          </w:p>
        </w:tc>
      </w:tr>
      <w:tr w:rsidR="00F5335A" w14:paraId="1E21BF82" w14:textId="77777777">
        <w:trPr>
          <w:jc w:val="center"/>
        </w:trPr>
        <w:tc>
          <w:tcPr>
            <w:tcW w:w="7398" w:type="dxa"/>
            <w:vAlign w:val="center"/>
          </w:tcPr>
          <w:p w14:paraId="296BC452" w14:textId="77777777" w:rsidR="00F5335A" w:rsidRDefault="00795F6F">
            <w:pPr>
              <w:spacing w:after="0" w:line="240" w:lineRule="auto"/>
              <w:rPr>
                <w:rFonts w:ascii="Calibri" w:hAnsi="Calibri" w:cs="Calibri"/>
                <w:bCs/>
              </w:rPr>
            </w:pPr>
            <w:r>
              <w:rPr>
                <w:rFonts w:ascii="Calibri" w:hAnsi="Calibri" w:cs="Calibri"/>
                <w:bCs/>
              </w:rPr>
              <w:t xml:space="preserve">Preparation of the annual GEF Project Implementation Report (PIR) </w:t>
            </w:r>
          </w:p>
        </w:tc>
        <w:tc>
          <w:tcPr>
            <w:tcW w:w="1710" w:type="dxa"/>
            <w:vAlign w:val="center"/>
          </w:tcPr>
          <w:p w14:paraId="2657402D" w14:textId="77777777" w:rsidR="00F5335A" w:rsidRDefault="00795F6F">
            <w:pPr>
              <w:spacing w:after="0" w:line="240" w:lineRule="auto"/>
              <w:jc w:val="right"/>
              <w:rPr>
                <w:rFonts w:ascii="Calibri" w:hAnsi="Calibri" w:cs="Calibri"/>
                <w:lang w:val="en-GB"/>
              </w:rPr>
            </w:pPr>
            <w:r>
              <w:rPr>
                <w:rFonts w:ascii="Calibri" w:hAnsi="Calibri" w:cs="Calibri"/>
                <w:lang w:val="en-GB"/>
              </w:rPr>
              <w:t>0</w:t>
            </w:r>
          </w:p>
        </w:tc>
        <w:tc>
          <w:tcPr>
            <w:tcW w:w="4068" w:type="dxa"/>
            <w:vAlign w:val="center"/>
          </w:tcPr>
          <w:p w14:paraId="7C45D5A3" w14:textId="77777777" w:rsidR="00F5335A" w:rsidRDefault="00795F6F">
            <w:pPr>
              <w:spacing w:after="0" w:line="240" w:lineRule="auto"/>
              <w:rPr>
                <w:rFonts w:ascii="Calibri" w:hAnsi="Calibri" w:cs="Calibri"/>
              </w:rPr>
            </w:pPr>
            <w:r>
              <w:rPr>
                <w:rFonts w:ascii="Calibri" w:hAnsi="Calibri" w:cs="Calibri"/>
              </w:rPr>
              <w:t>Annually typically between June-August</w:t>
            </w:r>
          </w:p>
        </w:tc>
      </w:tr>
      <w:tr w:rsidR="00F5335A" w14:paraId="467A9FAE" w14:textId="77777777">
        <w:trPr>
          <w:jc w:val="center"/>
        </w:trPr>
        <w:tc>
          <w:tcPr>
            <w:tcW w:w="7398" w:type="dxa"/>
            <w:vAlign w:val="center"/>
          </w:tcPr>
          <w:p w14:paraId="0FBCAA48" w14:textId="77777777" w:rsidR="00F5335A" w:rsidRDefault="00795F6F">
            <w:pPr>
              <w:spacing w:after="0" w:line="240" w:lineRule="auto"/>
              <w:rPr>
                <w:rFonts w:ascii="Calibri" w:hAnsi="Calibri" w:cs="Calibri"/>
                <w:bCs/>
                <w:i/>
              </w:rPr>
            </w:pPr>
            <w:r>
              <w:rPr>
                <w:rFonts w:ascii="Calibri" w:hAnsi="Calibri" w:cs="Calibri"/>
                <w:bCs/>
              </w:rPr>
              <w:t>Monitoring all risks</w:t>
            </w:r>
          </w:p>
        </w:tc>
        <w:tc>
          <w:tcPr>
            <w:tcW w:w="1710" w:type="dxa"/>
            <w:vAlign w:val="center"/>
          </w:tcPr>
          <w:p w14:paraId="53DD4DA5" w14:textId="77777777" w:rsidR="00F5335A" w:rsidRDefault="00795F6F">
            <w:pPr>
              <w:spacing w:after="0" w:line="240" w:lineRule="auto"/>
              <w:jc w:val="right"/>
              <w:rPr>
                <w:rFonts w:ascii="Calibri" w:hAnsi="Calibri" w:cs="Calibri"/>
                <w:i/>
              </w:rPr>
            </w:pPr>
            <w:r>
              <w:rPr>
                <w:rFonts w:ascii="Calibri" w:hAnsi="Calibri" w:cs="Calibri"/>
                <w:snapToGrid w:val="0"/>
              </w:rPr>
              <w:t>3,000 per year</w:t>
            </w:r>
          </w:p>
        </w:tc>
        <w:tc>
          <w:tcPr>
            <w:tcW w:w="4068" w:type="dxa"/>
            <w:vAlign w:val="center"/>
          </w:tcPr>
          <w:p w14:paraId="6BF88356" w14:textId="77777777" w:rsidR="00F5335A" w:rsidRDefault="00795F6F">
            <w:pPr>
              <w:spacing w:after="0" w:line="240" w:lineRule="auto"/>
              <w:rPr>
                <w:rFonts w:ascii="Calibri" w:hAnsi="Calibri" w:cs="Calibri"/>
              </w:rPr>
            </w:pPr>
            <w:r>
              <w:rPr>
                <w:rFonts w:ascii="Calibri" w:hAnsi="Calibri" w:cs="Calibri"/>
              </w:rPr>
              <w:t>On-going each year</w:t>
            </w:r>
          </w:p>
          <w:p w14:paraId="37D376A0" w14:textId="77777777" w:rsidR="00F5335A" w:rsidRDefault="00F5335A">
            <w:pPr>
              <w:spacing w:after="0" w:line="240" w:lineRule="auto"/>
              <w:rPr>
                <w:rFonts w:ascii="Calibri" w:hAnsi="Calibri" w:cs="Calibri"/>
              </w:rPr>
            </w:pPr>
          </w:p>
        </w:tc>
      </w:tr>
      <w:tr w:rsidR="00F5335A" w14:paraId="192CB451" w14:textId="77777777">
        <w:trPr>
          <w:jc w:val="center"/>
        </w:trPr>
        <w:tc>
          <w:tcPr>
            <w:tcW w:w="7398" w:type="dxa"/>
            <w:vAlign w:val="center"/>
          </w:tcPr>
          <w:p w14:paraId="694CC1F5" w14:textId="77777777" w:rsidR="00F5335A" w:rsidRDefault="00795F6F">
            <w:pPr>
              <w:spacing w:after="0" w:line="240" w:lineRule="auto"/>
              <w:rPr>
                <w:rFonts w:ascii="Calibri" w:hAnsi="Calibri" w:cs="Calibri"/>
                <w:bCs/>
              </w:rPr>
            </w:pPr>
            <w:r>
              <w:rPr>
                <w:rFonts w:ascii="Calibri" w:hAnsi="Calibri" w:cs="Calibri"/>
                <w:bCs/>
              </w:rPr>
              <w:t>Monitoring of social and environmental safeguard screening</w:t>
            </w:r>
          </w:p>
        </w:tc>
        <w:tc>
          <w:tcPr>
            <w:tcW w:w="1710" w:type="dxa"/>
            <w:vAlign w:val="center"/>
          </w:tcPr>
          <w:p w14:paraId="40B9B57C" w14:textId="77777777" w:rsidR="00F5335A" w:rsidRDefault="00795F6F">
            <w:pPr>
              <w:spacing w:after="0" w:line="240" w:lineRule="auto"/>
              <w:jc w:val="right"/>
              <w:rPr>
                <w:rFonts w:ascii="Calibri" w:hAnsi="Calibri" w:cs="Calibri"/>
                <w:i/>
              </w:rPr>
            </w:pPr>
            <w:r>
              <w:rPr>
                <w:rFonts w:ascii="Calibri" w:hAnsi="Calibri" w:cs="Calibri"/>
                <w:snapToGrid w:val="0"/>
              </w:rPr>
              <w:t>2,000 per year</w:t>
            </w:r>
          </w:p>
        </w:tc>
        <w:tc>
          <w:tcPr>
            <w:tcW w:w="4068" w:type="dxa"/>
            <w:vAlign w:val="center"/>
          </w:tcPr>
          <w:p w14:paraId="2F743BF3" w14:textId="77777777" w:rsidR="00F5335A" w:rsidRDefault="00795F6F">
            <w:pPr>
              <w:spacing w:after="0" w:line="240" w:lineRule="auto"/>
              <w:rPr>
                <w:rFonts w:ascii="Calibri" w:hAnsi="Calibri" w:cs="Calibri"/>
              </w:rPr>
            </w:pPr>
            <w:r>
              <w:rPr>
                <w:rFonts w:ascii="Calibri" w:hAnsi="Calibri" w:cs="Calibri"/>
              </w:rPr>
              <w:t>On-going each year</w:t>
            </w:r>
          </w:p>
        </w:tc>
      </w:tr>
      <w:tr w:rsidR="00F5335A" w14:paraId="620FFE5B" w14:textId="77777777">
        <w:trPr>
          <w:jc w:val="center"/>
        </w:trPr>
        <w:tc>
          <w:tcPr>
            <w:tcW w:w="7398" w:type="dxa"/>
            <w:vAlign w:val="center"/>
          </w:tcPr>
          <w:p w14:paraId="630E5580" w14:textId="77777777" w:rsidR="00F5335A" w:rsidRDefault="00795F6F">
            <w:pPr>
              <w:spacing w:after="0" w:line="240" w:lineRule="auto"/>
              <w:rPr>
                <w:rFonts w:ascii="Calibri" w:hAnsi="Calibri" w:cs="Calibri"/>
                <w:bCs/>
              </w:rPr>
            </w:pPr>
            <w:r>
              <w:rPr>
                <w:rFonts w:ascii="Calibri" w:hAnsi="Calibri" w:cs="Calibri"/>
                <w:bCs/>
              </w:rPr>
              <w:t>Monitoring of stakeholder engagement plan</w:t>
            </w:r>
          </w:p>
          <w:p w14:paraId="37F2F3AE" w14:textId="77777777" w:rsidR="00F5335A" w:rsidRDefault="00F5335A">
            <w:pPr>
              <w:spacing w:after="0" w:line="240" w:lineRule="auto"/>
              <w:rPr>
                <w:rFonts w:ascii="Calibri" w:hAnsi="Calibri" w:cs="Calibri"/>
                <w:bCs/>
              </w:rPr>
            </w:pPr>
          </w:p>
        </w:tc>
        <w:tc>
          <w:tcPr>
            <w:tcW w:w="1710" w:type="dxa"/>
            <w:vAlign w:val="center"/>
          </w:tcPr>
          <w:p w14:paraId="7E7B2E6D" w14:textId="77777777" w:rsidR="00F5335A" w:rsidRDefault="00795F6F">
            <w:pPr>
              <w:spacing w:after="0" w:line="240" w:lineRule="auto"/>
              <w:jc w:val="right"/>
              <w:rPr>
                <w:rFonts w:ascii="Calibri" w:hAnsi="Calibri" w:cs="Calibri"/>
                <w:i/>
              </w:rPr>
            </w:pPr>
            <w:r>
              <w:rPr>
                <w:rFonts w:ascii="Calibri" w:hAnsi="Calibri" w:cs="Calibri"/>
                <w:snapToGrid w:val="0"/>
              </w:rPr>
              <w:t>1,500 per year</w:t>
            </w:r>
          </w:p>
        </w:tc>
        <w:tc>
          <w:tcPr>
            <w:tcW w:w="4068" w:type="dxa"/>
            <w:vAlign w:val="center"/>
          </w:tcPr>
          <w:p w14:paraId="56B11218" w14:textId="77777777" w:rsidR="00F5335A" w:rsidRDefault="00795F6F">
            <w:pPr>
              <w:spacing w:after="0" w:line="240" w:lineRule="auto"/>
              <w:rPr>
                <w:rFonts w:ascii="Calibri" w:hAnsi="Calibri" w:cs="Calibri"/>
              </w:rPr>
            </w:pPr>
            <w:r>
              <w:rPr>
                <w:rFonts w:ascii="Calibri" w:hAnsi="Calibri" w:cs="Calibri"/>
              </w:rPr>
              <w:t>Ongoing each year</w:t>
            </w:r>
          </w:p>
        </w:tc>
      </w:tr>
      <w:tr w:rsidR="00F5335A" w14:paraId="7E73394C" w14:textId="77777777">
        <w:trPr>
          <w:jc w:val="center"/>
        </w:trPr>
        <w:tc>
          <w:tcPr>
            <w:tcW w:w="7398" w:type="dxa"/>
            <w:vAlign w:val="center"/>
          </w:tcPr>
          <w:p w14:paraId="1A9DC885" w14:textId="77777777" w:rsidR="00F5335A" w:rsidRDefault="00795F6F">
            <w:pPr>
              <w:spacing w:after="0" w:line="240" w:lineRule="auto"/>
              <w:rPr>
                <w:rFonts w:ascii="Calibri" w:hAnsi="Calibri" w:cs="Calibri"/>
                <w:bCs/>
              </w:rPr>
            </w:pPr>
            <w:r>
              <w:rPr>
                <w:rFonts w:ascii="Calibri" w:hAnsi="Calibri" w:cs="Calibri"/>
                <w:bCs/>
              </w:rPr>
              <w:t>Monitoring of gender action plan</w:t>
            </w:r>
          </w:p>
        </w:tc>
        <w:tc>
          <w:tcPr>
            <w:tcW w:w="1710" w:type="dxa"/>
            <w:vAlign w:val="center"/>
          </w:tcPr>
          <w:p w14:paraId="32225987" w14:textId="77777777" w:rsidR="00F5335A" w:rsidRDefault="00795F6F">
            <w:pPr>
              <w:spacing w:after="0" w:line="240" w:lineRule="auto"/>
              <w:jc w:val="right"/>
              <w:rPr>
                <w:rFonts w:ascii="Calibri" w:hAnsi="Calibri" w:cs="Calibri"/>
                <w:i/>
              </w:rPr>
            </w:pPr>
            <w:r>
              <w:rPr>
                <w:rFonts w:ascii="Calibri" w:hAnsi="Calibri" w:cs="Calibri"/>
                <w:snapToGrid w:val="0"/>
              </w:rPr>
              <w:t>1,500 per year</w:t>
            </w:r>
          </w:p>
        </w:tc>
        <w:tc>
          <w:tcPr>
            <w:tcW w:w="4068" w:type="dxa"/>
            <w:vAlign w:val="center"/>
          </w:tcPr>
          <w:p w14:paraId="6AD16742" w14:textId="77777777" w:rsidR="00F5335A" w:rsidRDefault="00795F6F">
            <w:pPr>
              <w:spacing w:after="0" w:line="240" w:lineRule="auto"/>
              <w:rPr>
                <w:rFonts w:ascii="Calibri" w:hAnsi="Calibri" w:cs="Calibri"/>
              </w:rPr>
            </w:pPr>
            <w:r>
              <w:rPr>
                <w:rFonts w:ascii="Calibri" w:hAnsi="Calibri" w:cs="Calibri"/>
              </w:rPr>
              <w:t>On-going each year</w:t>
            </w:r>
          </w:p>
        </w:tc>
      </w:tr>
      <w:tr w:rsidR="00F5335A" w14:paraId="703087BF" w14:textId="77777777">
        <w:trPr>
          <w:jc w:val="center"/>
        </w:trPr>
        <w:tc>
          <w:tcPr>
            <w:tcW w:w="7398" w:type="dxa"/>
            <w:vAlign w:val="center"/>
          </w:tcPr>
          <w:p w14:paraId="256A0F39" w14:textId="77777777" w:rsidR="00F5335A" w:rsidRDefault="00795F6F">
            <w:pPr>
              <w:spacing w:after="0" w:line="240" w:lineRule="auto"/>
              <w:rPr>
                <w:rFonts w:ascii="Calibri" w:hAnsi="Calibri" w:cs="Calibri"/>
                <w:bCs/>
              </w:rPr>
            </w:pPr>
            <w:r>
              <w:rPr>
                <w:rFonts w:ascii="Calibri" w:hAnsi="Calibri" w:cs="Calibri"/>
                <w:bCs/>
              </w:rPr>
              <w:t>Project Board Meetings</w:t>
            </w:r>
          </w:p>
        </w:tc>
        <w:tc>
          <w:tcPr>
            <w:tcW w:w="1710" w:type="dxa"/>
            <w:vAlign w:val="center"/>
          </w:tcPr>
          <w:p w14:paraId="70D6C5DC" w14:textId="77777777" w:rsidR="00F5335A" w:rsidRDefault="00795F6F">
            <w:pPr>
              <w:spacing w:after="0" w:line="240" w:lineRule="auto"/>
              <w:jc w:val="right"/>
              <w:rPr>
                <w:rFonts w:ascii="Calibri" w:hAnsi="Calibri" w:cs="Calibri"/>
                <w:snapToGrid w:val="0"/>
              </w:rPr>
            </w:pPr>
            <w:r>
              <w:rPr>
                <w:rFonts w:ascii="Calibri" w:hAnsi="Calibri" w:cs="Calibri"/>
              </w:rPr>
              <w:t>5,000 per year</w:t>
            </w:r>
          </w:p>
        </w:tc>
        <w:tc>
          <w:tcPr>
            <w:tcW w:w="4068" w:type="dxa"/>
            <w:vAlign w:val="center"/>
          </w:tcPr>
          <w:p w14:paraId="7A71860D" w14:textId="77777777" w:rsidR="00F5335A" w:rsidRDefault="00795F6F">
            <w:pPr>
              <w:spacing w:after="0" w:line="240" w:lineRule="auto"/>
              <w:rPr>
                <w:rFonts w:ascii="Calibri" w:hAnsi="Calibri" w:cs="Calibri"/>
              </w:rPr>
            </w:pPr>
            <w:r>
              <w:rPr>
                <w:rFonts w:ascii="Calibri" w:hAnsi="Calibri" w:cs="Calibri"/>
              </w:rPr>
              <w:t>Annually</w:t>
            </w:r>
          </w:p>
        </w:tc>
      </w:tr>
      <w:tr w:rsidR="00F5335A" w14:paraId="535F194C" w14:textId="77777777">
        <w:trPr>
          <w:trHeight w:val="45"/>
          <w:jc w:val="center"/>
        </w:trPr>
        <w:tc>
          <w:tcPr>
            <w:tcW w:w="7398" w:type="dxa"/>
            <w:vAlign w:val="center"/>
          </w:tcPr>
          <w:p w14:paraId="10D4A14D" w14:textId="77777777" w:rsidR="00F5335A" w:rsidRDefault="00795F6F">
            <w:pPr>
              <w:spacing w:after="0" w:line="240" w:lineRule="auto"/>
              <w:rPr>
                <w:rFonts w:ascii="Calibri" w:hAnsi="Calibri" w:cs="Calibri"/>
                <w:bCs/>
              </w:rPr>
            </w:pPr>
            <w:r>
              <w:rPr>
                <w:rFonts w:ascii="Calibri" w:hAnsi="Calibri" w:cs="Calibri"/>
                <w:bCs/>
              </w:rPr>
              <w:t>Independent Mid-term Review (MTR)*</w:t>
            </w:r>
          </w:p>
        </w:tc>
        <w:tc>
          <w:tcPr>
            <w:tcW w:w="1710" w:type="dxa"/>
            <w:vAlign w:val="center"/>
          </w:tcPr>
          <w:p w14:paraId="483CC4A3" w14:textId="77777777" w:rsidR="00F5335A" w:rsidRDefault="00795F6F">
            <w:pPr>
              <w:spacing w:after="0" w:line="240" w:lineRule="auto"/>
              <w:jc w:val="right"/>
              <w:rPr>
                <w:rFonts w:ascii="Calibri" w:hAnsi="Calibri" w:cs="Calibri"/>
              </w:rPr>
            </w:pPr>
            <w:r>
              <w:rPr>
                <w:rFonts w:ascii="Calibri" w:hAnsi="Calibri" w:cs="Calibri"/>
              </w:rPr>
              <w:t>40,000</w:t>
            </w:r>
          </w:p>
        </w:tc>
        <w:tc>
          <w:tcPr>
            <w:tcW w:w="4068" w:type="dxa"/>
            <w:vAlign w:val="center"/>
          </w:tcPr>
          <w:p w14:paraId="5E508DDC" w14:textId="77777777" w:rsidR="00F5335A" w:rsidRDefault="00795F6F">
            <w:pPr>
              <w:spacing w:after="0" w:line="240" w:lineRule="auto"/>
              <w:rPr>
                <w:rFonts w:ascii="Calibri" w:hAnsi="Calibri" w:cs="Calibri"/>
                <w:i/>
              </w:rPr>
            </w:pPr>
            <w:r>
              <w:rPr>
                <w:rFonts w:ascii="Calibri" w:hAnsi="Calibri" w:cs="Calibri"/>
                <w:i/>
              </w:rPr>
              <w:t>1 October 2024</w:t>
            </w:r>
          </w:p>
        </w:tc>
      </w:tr>
      <w:tr w:rsidR="00F5335A" w14:paraId="7603D97B" w14:textId="77777777">
        <w:trPr>
          <w:jc w:val="center"/>
        </w:trPr>
        <w:tc>
          <w:tcPr>
            <w:tcW w:w="7398" w:type="dxa"/>
            <w:vAlign w:val="center"/>
          </w:tcPr>
          <w:p w14:paraId="025A536D" w14:textId="77777777" w:rsidR="00F5335A" w:rsidRDefault="00795F6F">
            <w:pPr>
              <w:spacing w:after="0" w:line="240" w:lineRule="auto"/>
              <w:rPr>
                <w:rFonts w:ascii="Calibri" w:hAnsi="Calibri" w:cs="Calibri"/>
                <w:bCs/>
              </w:rPr>
            </w:pPr>
            <w:r>
              <w:rPr>
                <w:rFonts w:ascii="Calibri" w:hAnsi="Calibri" w:cs="Calibri"/>
                <w:bCs/>
              </w:rPr>
              <w:t xml:space="preserve">Independent Terminal Evaluation (TE): </w:t>
            </w:r>
          </w:p>
        </w:tc>
        <w:tc>
          <w:tcPr>
            <w:tcW w:w="1710" w:type="dxa"/>
            <w:vAlign w:val="center"/>
          </w:tcPr>
          <w:p w14:paraId="5E3F35C4" w14:textId="77777777" w:rsidR="00F5335A" w:rsidRDefault="00795F6F">
            <w:pPr>
              <w:tabs>
                <w:tab w:val="center" w:pos="1216"/>
              </w:tabs>
              <w:spacing w:after="0" w:line="240" w:lineRule="auto"/>
              <w:jc w:val="right"/>
              <w:rPr>
                <w:rFonts w:ascii="Calibri" w:hAnsi="Calibri" w:cs="Calibri"/>
              </w:rPr>
            </w:pPr>
            <w:r>
              <w:rPr>
                <w:rFonts w:ascii="Calibri" w:hAnsi="Calibri" w:cs="Calibri"/>
              </w:rPr>
              <w:t>40,000</w:t>
            </w:r>
          </w:p>
        </w:tc>
        <w:tc>
          <w:tcPr>
            <w:tcW w:w="4068" w:type="dxa"/>
            <w:vAlign w:val="center"/>
          </w:tcPr>
          <w:p w14:paraId="39FE90C0" w14:textId="77777777" w:rsidR="00F5335A" w:rsidRDefault="00795F6F">
            <w:pPr>
              <w:spacing w:after="0" w:line="240" w:lineRule="auto"/>
              <w:rPr>
                <w:rFonts w:ascii="Calibri" w:hAnsi="Calibri" w:cs="Calibri"/>
                <w:i/>
              </w:rPr>
            </w:pPr>
            <w:r>
              <w:rPr>
                <w:rFonts w:ascii="Calibri" w:hAnsi="Calibri" w:cs="Calibri"/>
                <w:i/>
              </w:rPr>
              <w:t>31 March 2027</w:t>
            </w:r>
          </w:p>
        </w:tc>
      </w:tr>
      <w:tr w:rsidR="00F5335A" w14:paraId="403EE603" w14:textId="77777777">
        <w:trPr>
          <w:cantSplit/>
          <w:trHeight w:val="45"/>
          <w:jc w:val="center"/>
        </w:trPr>
        <w:tc>
          <w:tcPr>
            <w:tcW w:w="7398" w:type="dxa"/>
            <w:shd w:val="clear" w:color="auto" w:fill="E6E6E6"/>
            <w:vAlign w:val="center"/>
          </w:tcPr>
          <w:p w14:paraId="0CBB4BAF" w14:textId="77777777" w:rsidR="00F5335A" w:rsidRDefault="00795F6F">
            <w:pPr>
              <w:spacing w:after="0" w:line="240" w:lineRule="auto"/>
              <w:rPr>
                <w:rFonts w:ascii="Calibri" w:hAnsi="Calibri" w:cs="Calibri"/>
                <w:b/>
              </w:rPr>
            </w:pPr>
            <w:r>
              <w:rPr>
                <w:rFonts w:ascii="Calibri" w:hAnsi="Calibri" w:cs="Calibri"/>
                <w:b/>
              </w:rPr>
              <w:t xml:space="preserve">TOTAL Indicative COST </w:t>
            </w:r>
          </w:p>
        </w:tc>
        <w:tc>
          <w:tcPr>
            <w:tcW w:w="1710" w:type="dxa"/>
            <w:shd w:val="clear" w:color="auto" w:fill="E6E6E6"/>
            <w:vAlign w:val="center"/>
          </w:tcPr>
          <w:p w14:paraId="08531FC4" w14:textId="77777777" w:rsidR="00F5335A" w:rsidRDefault="00795F6F">
            <w:pPr>
              <w:spacing w:after="0" w:line="240" w:lineRule="auto"/>
              <w:jc w:val="right"/>
              <w:rPr>
                <w:rFonts w:ascii="Calibri" w:hAnsi="Calibri" w:cs="Calibri"/>
                <w:b/>
              </w:rPr>
            </w:pPr>
            <w:r>
              <w:rPr>
                <w:rFonts w:ascii="Calibri" w:hAnsi="Calibri" w:cs="Calibri"/>
                <w:b/>
              </w:rPr>
              <w:t xml:space="preserve">200,000 </w:t>
            </w:r>
          </w:p>
        </w:tc>
        <w:tc>
          <w:tcPr>
            <w:tcW w:w="4068" w:type="dxa"/>
            <w:shd w:val="clear" w:color="auto" w:fill="E6E6E6"/>
            <w:vAlign w:val="center"/>
          </w:tcPr>
          <w:p w14:paraId="77F6559A" w14:textId="77777777" w:rsidR="00F5335A" w:rsidRDefault="00F5335A">
            <w:pPr>
              <w:spacing w:after="0" w:line="240" w:lineRule="auto"/>
              <w:rPr>
                <w:rFonts w:ascii="Calibri" w:hAnsi="Calibri" w:cs="Calibri"/>
                <w:i/>
              </w:rPr>
            </w:pPr>
          </w:p>
        </w:tc>
      </w:tr>
    </w:tbl>
    <w:p w14:paraId="480ADEAD" w14:textId="77777777" w:rsidR="00F5335A" w:rsidRDefault="00795F6F">
      <w:pPr>
        <w:pStyle w:val="bodybullets"/>
      </w:pPr>
      <w:r>
        <w:t>*costs associated with conducting the independent evaluation to be commissioned by UNDP not the Implementing Partn</w:t>
      </w:r>
      <w:r>
        <w:rPr>
          <w:rFonts w:hint="eastAsia"/>
          <w:lang w:eastAsia="zh-CN"/>
        </w:rPr>
        <w:t xml:space="preserve">er </w:t>
      </w:r>
      <w:r>
        <w:t>or the PMU.</w:t>
      </w:r>
    </w:p>
    <w:p w14:paraId="640D67AA" w14:textId="77777777" w:rsidR="00F5335A" w:rsidRDefault="00F5335A">
      <w:pPr>
        <w:spacing w:after="0" w:line="240" w:lineRule="auto"/>
        <w:rPr>
          <w:rFonts w:ascii="Calibri" w:hAnsi="Calibri" w:cs="Calibri"/>
          <w:b/>
          <w:bCs/>
        </w:rPr>
      </w:pPr>
    </w:p>
    <w:p w14:paraId="714ED646" w14:textId="77777777" w:rsidR="00F5335A" w:rsidRDefault="00F5335A">
      <w:pPr>
        <w:keepNext/>
        <w:pBdr>
          <w:top w:val="single" w:sz="4" w:space="1" w:color="auto"/>
        </w:pBdr>
        <w:tabs>
          <w:tab w:val="left" w:pos="720"/>
        </w:tabs>
        <w:suppressAutoHyphens/>
        <w:spacing w:after="0" w:line="240" w:lineRule="auto"/>
        <w:ind w:left="720" w:hanging="720"/>
        <w:outlineLvl w:val="0"/>
        <w:rPr>
          <w:rFonts w:ascii="Calibri" w:hAnsi="Calibri" w:cs="Calibri"/>
          <w:b/>
          <w:smallCaps/>
          <w:spacing w:val="-2"/>
        </w:rPr>
        <w:sectPr w:rsidR="00F5335A">
          <w:pgSz w:w="15840" w:h="12240" w:orient="landscape"/>
          <w:pgMar w:top="1440" w:right="1440" w:bottom="1440" w:left="1440" w:header="720" w:footer="432" w:gutter="0"/>
          <w:cols w:space="708"/>
          <w:titlePg/>
          <w:docGrid w:linePitch="360"/>
        </w:sectPr>
      </w:pPr>
    </w:p>
    <w:p w14:paraId="787F1C62" w14:textId="77777777" w:rsidR="00F5335A" w:rsidRDefault="00795F6F">
      <w:pPr>
        <w:keepNext/>
        <w:pBdr>
          <w:top w:val="single" w:sz="4" w:space="1" w:color="auto"/>
        </w:pBdr>
        <w:tabs>
          <w:tab w:val="left" w:pos="720"/>
        </w:tabs>
        <w:suppressAutoHyphens/>
        <w:spacing w:after="0" w:line="240" w:lineRule="auto"/>
        <w:ind w:left="720" w:hanging="720"/>
        <w:outlineLvl w:val="0"/>
        <w:rPr>
          <w:rFonts w:ascii="Calibri" w:hAnsi="Calibri" w:cs="Calibri"/>
          <w:b/>
          <w:smallCaps/>
          <w:spacing w:val="-2"/>
        </w:rPr>
      </w:pPr>
      <w:bookmarkStart w:id="436" w:name="_Toc88064336"/>
      <w:r>
        <w:rPr>
          <w:rFonts w:ascii="Calibri" w:hAnsi="Calibri" w:cs="Calibri"/>
          <w:b/>
          <w:smallCaps/>
          <w:spacing w:val="-2"/>
        </w:rPr>
        <w:lastRenderedPageBreak/>
        <w:t>VII. Governance and Management Arrangements</w:t>
      </w:r>
      <w:bookmarkEnd w:id="436"/>
      <w:r>
        <w:rPr>
          <w:rFonts w:ascii="Calibri" w:hAnsi="Calibri" w:cs="Calibri"/>
          <w:b/>
          <w:smallCaps/>
          <w:spacing w:val="-2"/>
        </w:rPr>
        <w:t xml:space="preserve"> </w:t>
      </w:r>
    </w:p>
    <w:p w14:paraId="3F70DD9A" w14:textId="77777777" w:rsidR="00F5335A" w:rsidRDefault="00F5335A">
      <w:pPr>
        <w:spacing w:after="0" w:line="240" w:lineRule="auto"/>
        <w:rPr>
          <w:rFonts w:ascii="Calibri" w:hAnsi="Calibri" w:cs="Calibri"/>
          <w:b/>
          <w:i/>
          <w:lang w:eastAsia="zh-CN"/>
        </w:rPr>
      </w:pPr>
    </w:p>
    <w:p w14:paraId="67F23C7A" w14:textId="77777777" w:rsidR="00F5335A" w:rsidRDefault="00795F6F">
      <w:pPr>
        <w:pStyle w:val="ListParagraph"/>
        <w:numPr>
          <w:ilvl w:val="0"/>
          <w:numId w:val="17"/>
        </w:numPr>
        <w:jc w:val="both"/>
        <w:rPr>
          <w:rFonts w:ascii="Calibri" w:hAnsi="Calibri" w:cs="Calibri"/>
          <w:b/>
          <w:sz w:val="22"/>
          <w:szCs w:val="22"/>
        </w:rPr>
      </w:pPr>
      <w:r>
        <w:rPr>
          <w:rFonts w:ascii="Calibri" w:hAnsi="Calibri" w:cs="Calibri"/>
          <w:b/>
          <w:sz w:val="22"/>
          <w:szCs w:val="22"/>
          <w:u w:val="single"/>
        </w:rPr>
        <w:t>General Roles and Responsibilities of the Project’s Governance Mechanism</w:t>
      </w:r>
      <w:r>
        <w:rPr>
          <w:rFonts w:ascii="Calibri" w:hAnsi="Calibri" w:cs="Calibri"/>
          <w:b/>
          <w:sz w:val="22"/>
          <w:szCs w:val="22"/>
        </w:rPr>
        <w:t xml:space="preserve">: </w:t>
      </w:r>
    </w:p>
    <w:p w14:paraId="530704DD" w14:textId="77777777" w:rsidR="00F5335A" w:rsidRDefault="00F5335A">
      <w:pPr>
        <w:spacing w:after="0" w:line="240" w:lineRule="auto"/>
        <w:jc w:val="both"/>
        <w:rPr>
          <w:rFonts w:ascii="Calibri" w:hAnsi="Calibri" w:cs="Calibri"/>
        </w:rPr>
      </w:pPr>
    </w:p>
    <w:p w14:paraId="4F526561" w14:textId="77777777" w:rsidR="00F5335A" w:rsidRDefault="00795F6F">
      <w:pPr>
        <w:spacing w:after="0" w:line="240" w:lineRule="auto"/>
        <w:jc w:val="both"/>
        <w:rPr>
          <w:rFonts w:ascii="Calibri" w:hAnsi="Calibri" w:cs="Calibri"/>
        </w:rPr>
      </w:pPr>
      <w:r>
        <w:rPr>
          <w:rFonts w:ascii="Calibri" w:hAnsi="Calibri" w:cs="Calibri"/>
        </w:rPr>
        <w:t xml:space="preserve">The PhosChemEE Project will be implemented in accordance with the UNDP’s </w:t>
      </w:r>
      <w:bookmarkStart w:id="437" w:name="OLE_LINK1"/>
      <w:r>
        <w:rPr>
          <w:rFonts w:ascii="Calibri" w:hAnsi="Calibri" w:cs="Calibri"/>
        </w:rPr>
        <w:t>national implementation modality</w:t>
      </w:r>
      <w:bookmarkEnd w:id="437"/>
      <w:r>
        <w:rPr>
          <w:rFonts w:ascii="Calibri" w:hAnsi="Calibri" w:cs="Calibri"/>
        </w:rPr>
        <w:t xml:space="preserve"> (NIM). In this implementation modality, the project is implemented by the government. UNDP identifies a suitable national entity as Implementing Partner(IP) to implement the project. Where necessary other national/local government entity/entities can be designated as responsible partner(s) to assist the IP. The IP directly assumes the responsibility for the delivery of the project outputs and carries out all activities towards the achievement of these outputs. UNDP has no role in the execution of the project activities. Its role is limited to overseeing the project implementation on behalf of the GEF. In NIM, the government regulations, rules and procedures shall apply to project implementation to the extent that they do not contravene the principles of the financial regulations and rules of UNDP and GEF, and unless requested by the IP, in which case UNDP rules shall apply.</w:t>
      </w:r>
    </w:p>
    <w:p w14:paraId="270824F0" w14:textId="77777777" w:rsidR="00F5335A" w:rsidRDefault="00F5335A">
      <w:pPr>
        <w:spacing w:after="0" w:line="240" w:lineRule="auto"/>
        <w:jc w:val="both"/>
        <w:rPr>
          <w:rFonts w:ascii="Calibri" w:hAnsi="Calibri" w:cs="Calibri"/>
        </w:rPr>
      </w:pPr>
    </w:p>
    <w:p w14:paraId="7E7DD7D6" w14:textId="77777777" w:rsidR="00F5335A" w:rsidRDefault="00795F6F">
      <w:pPr>
        <w:spacing w:after="0" w:line="240" w:lineRule="auto"/>
        <w:jc w:val="both"/>
        <w:rPr>
          <w:rFonts w:ascii="Calibri" w:hAnsi="Calibri" w:cs="Calibri"/>
        </w:rPr>
      </w:pPr>
      <w:r>
        <w:rPr>
          <w:rFonts w:ascii="Calibri" w:hAnsi="Calibri" w:cs="Calibri"/>
        </w:rPr>
        <w:t>UNDP (as the GEF Agency) oversees the implementation of the project. It will not be executing any project activity apart from the required GEF Agency project cycle management services. It will ensure compliance with the specific instructions that must be followed regarding the financial management requirements to be complied with the IP, as well as ensure that the GEF Minimum Fiduciary Standards Requirements are met by the IP and other designated responsible party/parties at all stages of project implementation.</w:t>
      </w:r>
    </w:p>
    <w:p w14:paraId="3CCE25FA" w14:textId="77777777" w:rsidR="00F5335A" w:rsidRDefault="00F5335A">
      <w:pPr>
        <w:spacing w:after="0" w:line="240" w:lineRule="auto"/>
        <w:jc w:val="both"/>
        <w:rPr>
          <w:rFonts w:ascii="Calibri" w:hAnsi="Calibri" w:cs="Calibri"/>
        </w:rPr>
      </w:pPr>
    </w:p>
    <w:p w14:paraId="4B93BDC3" w14:textId="13C5CB25" w:rsidR="00F5335A" w:rsidRDefault="00795F6F">
      <w:pPr>
        <w:spacing w:after="0" w:line="240" w:lineRule="auto"/>
        <w:jc w:val="both"/>
        <w:rPr>
          <w:rFonts w:ascii="Calibri" w:hAnsi="Calibri" w:cs="Calibri"/>
        </w:rPr>
      </w:pPr>
      <w:r>
        <w:rPr>
          <w:rFonts w:ascii="Calibri" w:hAnsi="Calibri" w:cs="Calibri"/>
          <w:u w:val="single"/>
        </w:rPr>
        <w:t>Implementing Partner</w:t>
      </w:r>
      <w:r>
        <w:rPr>
          <w:rFonts w:ascii="Calibri" w:hAnsi="Calibri" w:cs="Calibri"/>
        </w:rPr>
        <w:t>: The Implementing Partner for this project</w:t>
      </w:r>
      <w:r>
        <w:rPr>
          <w:rFonts w:ascii="Calibri" w:hAnsi="Calibri" w:cs="Calibri" w:hint="eastAsia"/>
          <w:lang w:eastAsia="zh-CN"/>
        </w:rPr>
        <w:t xml:space="preserve"> </w:t>
      </w:r>
      <w:r>
        <w:rPr>
          <w:rFonts w:ascii="Calibri" w:hAnsi="Calibri" w:cs="Calibri"/>
        </w:rPr>
        <w:t>is the Ministry of Industry and Information Technology (MIIT)</w:t>
      </w:r>
      <w:r>
        <w:rPr>
          <w:rFonts w:ascii="Calibri" w:hAnsi="Calibri" w:cs="Calibri" w:hint="eastAsia"/>
          <w:lang w:eastAsia="zh-CN"/>
        </w:rPr>
        <w:t>；</w:t>
      </w:r>
    </w:p>
    <w:p w14:paraId="7DE3C8CA" w14:textId="77777777" w:rsidR="00F5335A" w:rsidRDefault="00795F6F">
      <w:pPr>
        <w:spacing w:after="0" w:line="240" w:lineRule="auto"/>
        <w:jc w:val="both"/>
        <w:rPr>
          <w:rFonts w:ascii="Calibri" w:hAnsi="Calibri" w:cs="Calibri"/>
        </w:rPr>
      </w:pPr>
      <w:r>
        <w:rPr>
          <w:rFonts w:ascii="Calibri" w:hAnsi="Calibri" w:cs="Calibri"/>
        </w:rPr>
        <w:t>The Implementing Partner</w:t>
      </w:r>
      <w:r>
        <w:rPr>
          <w:rFonts w:ascii="Calibri" w:hAnsi="Calibri" w:cs="Calibri" w:hint="eastAsia"/>
          <w:lang w:eastAsia="zh-CN"/>
        </w:rPr>
        <w:t xml:space="preserve"> </w:t>
      </w:r>
      <w:r>
        <w:rPr>
          <w:rFonts w:ascii="Calibri" w:hAnsi="Calibri" w:cs="Calibri"/>
        </w:rPr>
        <w:t>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69ADD41" w14:textId="77777777" w:rsidR="00F5335A" w:rsidRDefault="00F5335A">
      <w:pPr>
        <w:spacing w:after="0" w:line="240" w:lineRule="auto"/>
        <w:jc w:val="both"/>
        <w:rPr>
          <w:rFonts w:ascii="Calibri" w:hAnsi="Calibri" w:cs="Calibri"/>
        </w:rPr>
      </w:pPr>
    </w:p>
    <w:p w14:paraId="1E26C16F" w14:textId="77777777" w:rsidR="00F5335A" w:rsidRDefault="00795F6F">
      <w:pPr>
        <w:spacing w:after="0" w:line="240" w:lineRule="auto"/>
        <w:jc w:val="both"/>
        <w:rPr>
          <w:rFonts w:ascii="Calibri" w:hAnsi="Calibri" w:cs="Calibri"/>
        </w:rPr>
      </w:pPr>
      <w:r>
        <w:rPr>
          <w:rFonts w:ascii="Calibri" w:hAnsi="Calibri" w:cs="Calibri"/>
        </w:rPr>
        <w:t>The Implementing Partner</w:t>
      </w:r>
      <w:r>
        <w:rPr>
          <w:rFonts w:ascii="Calibri" w:hAnsi="Calibri" w:cs="Calibri" w:hint="eastAsia"/>
          <w:lang w:eastAsia="zh-CN"/>
        </w:rPr>
        <w:t xml:space="preserve"> is </w:t>
      </w:r>
      <w:r>
        <w:rPr>
          <w:rFonts w:ascii="Calibri" w:hAnsi="Calibri" w:cs="Calibri"/>
        </w:rPr>
        <w:t>responsible for executing this project. Specific tasks include:</w:t>
      </w:r>
    </w:p>
    <w:p w14:paraId="4FD7895A" w14:textId="77777777" w:rsidR="00F5335A" w:rsidRDefault="00F5335A">
      <w:pPr>
        <w:spacing w:after="0" w:line="240" w:lineRule="auto"/>
        <w:jc w:val="both"/>
        <w:rPr>
          <w:rFonts w:ascii="Calibri" w:hAnsi="Calibri" w:cs="Calibri"/>
        </w:rPr>
      </w:pPr>
    </w:p>
    <w:p w14:paraId="1ABD2D38" w14:textId="77777777" w:rsidR="00F5335A" w:rsidRDefault="00795F6F">
      <w:pPr>
        <w:numPr>
          <w:ilvl w:val="0"/>
          <w:numId w:val="18"/>
        </w:numPr>
        <w:spacing w:after="0" w:line="240" w:lineRule="auto"/>
        <w:jc w:val="both"/>
        <w:rPr>
          <w:rFonts w:ascii="Calibri" w:hAnsi="Calibri" w:cs="Calibri"/>
        </w:rPr>
      </w:pPr>
      <w:r>
        <w:rPr>
          <w:rFonts w:ascii="Calibri" w:hAnsi="Calibri" w:cs="Calibri"/>
        </w:rPr>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667C89EB" w14:textId="77777777" w:rsidR="00F5335A" w:rsidRDefault="00795F6F">
      <w:pPr>
        <w:numPr>
          <w:ilvl w:val="0"/>
          <w:numId w:val="18"/>
        </w:numPr>
        <w:spacing w:after="0" w:line="240" w:lineRule="auto"/>
        <w:jc w:val="both"/>
        <w:rPr>
          <w:rFonts w:ascii="Calibri" w:hAnsi="Calibri" w:cs="Calibri"/>
        </w:rPr>
      </w:pPr>
      <w:r>
        <w:rPr>
          <w:rFonts w:ascii="Calibri" w:hAnsi="Calibri" w:cs="Calibri"/>
        </w:rPr>
        <w:t>Responsibility</w:t>
      </w:r>
      <w:r>
        <w:rPr>
          <w:rFonts w:ascii="Calibri" w:hAnsi="Calibri" w:cs="Calibri" w:hint="eastAsia"/>
          <w:lang w:eastAsia="zh-CN"/>
        </w:rPr>
        <w:t xml:space="preserve"> </w:t>
      </w:r>
      <w:r>
        <w:rPr>
          <w:rFonts w:ascii="Calibri" w:hAnsi="Calibri" w:cs="Calibri"/>
        </w:rPr>
        <w:t>in the implementation of the project activities in phosphate chemicals production (Outcomes 2.1 &amp; 2.2 and parts of Outcomes 3.1 &amp; 3.2). It will be responsible for coordinating with the PMO and the participating phosphate chemicals manufacturing companies on the implementation of planned technical assistance activities, particularly those on the demonstration activities.</w:t>
      </w:r>
    </w:p>
    <w:p w14:paraId="52C3EEA3"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Risk management as outlined in this Project Document;</w:t>
      </w:r>
    </w:p>
    <w:p w14:paraId="41A6BD21"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Procurement of goods and services, including human resources;</w:t>
      </w:r>
    </w:p>
    <w:p w14:paraId="34B273A1"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Financial management, including overseeing financial expenditures against project budgets;</w:t>
      </w:r>
    </w:p>
    <w:p w14:paraId="3D0ABCC2"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Approving and signing the multiyear work</w:t>
      </w:r>
      <w:r>
        <w:rPr>
          <w:rFonts w:ascii="Calibri" w:hAnsi="Calibri" w:cs="Calibri" w:hint="eastAsia"/>
          <w:sz w:val="22"/>
          <w:szCs w:val="22"/>
          <w:lang w:eastAsia="zh-CN"/>
        </w:rPr>
        <w:t xml:space="preserve"> </w:t>
      </w:r>
      <w:r>
        <w:rPr>
          <w:rFonts w:ascii="Calibri" w:hAnsi="Calibri" w:cs="Calibri"/>
          <w:sz w:val="22"/>
          <w:szCs w:val="22"/>
        </w:rPr>
        <w:t>plan;</w:t>
      </w:r>
    </w:p>
    <w:p w14:paraId="5FF82D13"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Approving and signing the combined delivery report at the end of the year; and,</w:t>
      </w:r>
    </w:p>
    <w:p w14:paraId="4EE6207F" w14:textId="77777777" w:rsidR="00F5335A" w:rsidRDefault="00795F6F">
      <w:pPr>
        <w:pStyle w:val="ListParagraph"/>
        <w:numPr>
          <w:ilvl w:val="0"/>
          <w:numId w:val="18"/>
        </w:numPr>
        <w:jc w:val="both"/>
        <w:rPr>
          <w:rFonts w:ascii="Calibri" w:hAnsi="Calibri" w:cs="Calibri"/>
          <w:sz w:val="22"/>
          <w:szCs w:val="22"/>
        </w:rPr>
      </w:pPr>
      <w:r>
        <w:rPr>
          <w:rFonts w:ascii="Calibri" w:hAnsi="Calibri" w:cs="Calibri"/>
          <w:sz w:val="22"/>
          <w:szCs w:val="22"/>
        </w:rPr>
        <w:t>Signing the financial report or the funding authorization and certificate of expenditures.</w:t>
      </w:r>
    </w:p>
    <w:p w14:paraId="6D7985DF" w14:textId="77777777" w:rsidR="00F5335A" w:rsidRDefault="00F5335A">
      <w:pPr>
        <w:spacing w:after="0" w:line="240" w:lineRule="auto"/>
        <w:jc w:val="both"/>
        <w:rPr>
          <w:rFonts w:ascii="Calibri" w:hAnsi="Calibri" w:cs="Calibri"/>
        </w:rPr>
      </w:pPr>
    </w:p>
    <w:p w14:paraId="6A119EC4" w14:textId="77777777" w:rsidR="00F5335A" w:rsidRDefault="00795F6F">
      <w:pPr>
        <w:spacing w:after="0" w:line="240" w:lineRule="auto"/>
        <w:jc w:val="both"/>
        <w:rPr>
          <w:rFonts w:ascii="Calibri" w:hAnsi="Calibri" w:cs="Calibri"/>
          <w:i/>
          <w:cs/>
        </w:rPr>
      </w:pPr>
      <w:r>
        <w:rPr>
          <w:rFonts w:ascii="Calibri" w:hAnsi="Calibri" w:cs="Calibri"/>
          <w:u w:val="single"/>
        </w:rPr>
        <w:t>Responsible Parties</w:t>
      </w:r>
      <w:r>
        <w:rPr>
          <w:rFonts w:ascii="Calibri" w:hAnsi="Calibri" w:cs="Calibri"/>
        </w:rPr>
        <w:t>:</w:t>
      </w:r>
      <w:r>
        <w:rPr>
          <w:rFonts w:ascii="Calibri" w:hAnsi="Calibri" w:cs="Calibri"/>
          <w:b/>
        </w:rPr>
        <w:t xml:space="preserve"> </w:t>
      </w:r>
      <w:r>
        <w:rPr>
          <w:rFonts w:ascii="Calibri" w:hAnsi="Calibri" w:cs="Calibri"/>
          <w:i/>
        </w:rPr>
        <w:t xml:space="preserve"> </w:t>
      </w:r>
      <w:r>
        <w:rPr>
          <w:rFonts w:ascii="Calibri" w:hAnsi="Calibri" w:cs="Calibri"/>
        </w:rPr>
        <w:t>During the 5-year implementation period of the PhosChemEE Project, the MIIT, as the implementing partner will require the cooperation and services of several responsible parties to implement or support the implementation of the project activities</w:t>
      </w:r>
      <w:r>
        <w:rPr>
          <w:rFonts w:ascii="Calibri" w:hAnsi="Calibri" w:cs="Calibri"/>
          <w:i/>
        </w:rPr>
        <w:t>.</w:t>
      </w:r>
    </w:p>
    <w:p w14:paraId="4104AEA1" w14:textId="77777777" w:rsidR="00F5335A" w:rsidRDefault="00F5335A">
      <w:pPr>
        <w:spacing w:after="0" w:line="240" w:lineRule="auto"/>
        <w:jc w:val="both"/>
        <w:rPr>
          <w:rFonts w:ascii="Calibri" w:hAnsi="Calibri" w:cs="Calibri"/>
          <w:i/>
        </w:rPr>
      </w:pPr>
    </w:p>
    <w:p w14:paraId="6BAC1FC4" w14:textId="77777777" w:rsidR="00F5335A" w:rsidRDefault="00795F6F">
      <w:pPr>
        <w:spacing w:after="0" w:line="240" w:lineRule="auto"/>
        <w:jc w:val="both"/>
        <w:rPr>
          <w:rFonts w:ascii="Calibri" w:hAnsi="Calibri" w:cs="Calibri"/>
        </w:rPr>
      </w:pPr>
      <w:r>
        <w:rPr>
          <w:rFonts w:ascii="Calibri" w:hAnsi="Calibri" w:cs="Calibri"/>
          <w:b/>
        </w:rPr>
        <w:t>MOF</w:t>
      </w:r>
      <w:r>
        <w:rPr>
          <w:rFonts w:ascii="Calibri" w:hAnsi="Calibri" w:cs="Calibri"/>
        </w:rPr>
        <w:t xml:space="preserve"> will receive the GEF grant for the implementation of the PhosChemEE Project on behalf of the Chinese Government. MOF will be a member of the Project Steering Committee, and it will have a key role in providing guidance, coordination and supervision on the disbursement and expense of GEF grant, performance evaluation, summary, and promotion of project results.</w:t>
      </w:r>
    </w:p>
    <w:p w14:paraId="454B94C5" w14:textId="77777777" w:rsidR="00F5335A" w:rsidRDefault="00F5335A">
      <w:pPr>
        <w:spacing w:after="0" w:line="240" w:lineRule="auto"/>
        <w:jc w:val="both"/>
        <w:rPr>
          <w:rFonts w:ascii="Calibri" w:hAnsi="Calibri" w:cs="Calibri"/>
        </w:rPr>
      </w:pPr>
    </w:p>
    <w:p w14:paraId="7F971910" w14:textId="77777777" w:rsidR="00F5335A" w:rsidRDefault="00795F6F">
      <w:pPr>
        <w:spacing w:after="0" w:line="240" w:lineRule="auto"/>
        <w:jc w:val="both"/>
        <w:rPr>
          <w:rFonts w:ascii="Calibri" w:hAnsi="Calibri" w:cs="Calibri"/>
        </w:rPr>
      </w:pPr>
      <w:r>
        <w:rPr>
          <w:rFonts w:ascii="Calibri" w:hAnsi="Calibri" w:cs="Calibri"/>
          <w:b/>
        </w:rPr>
        <w:t>MNR</w:t>
      </w:r>
      <w:r>
        <w:rPr>
          <w:rFonts w:ascii="Calibri" w:hAnsi="Calibri" w:cs="Calibri"/>
        </w:rPr>
        <w:t xml:space="preserve"> will be responsible in the implementation of the project activities in phosphate ore mining and refining (Outcomes 1.1 &amp; 1.2 and parts of Outcomes 3.1 &amp; 3.2). It will be responsible for coordinating with the PMO and the participating phosphate mining and refining companies on the implementation of planned technical assistance activities, particularly those on the demonstration activities.</w:t>
      </w:r>
    </w:p>
    <w:p w14:paraId="62A9704C" w14:textId="77777777" w:rsidR="00F5335A" w:rsidRDefault="00F5335A">
      <w:pPr>
        <w:spacing w:after="0" w:line="240" w:lineRule="auto"/>
        <w:jc w:val="both"/>
        <w:rPr>
          <w:rFonts w:ascii="Calibri" w:hAnsi="Calibri" w:cs="Calibri"/>
        </w:rPr>
      </w:pPr>
    </w:p>
    <w:p w14:paraId="19460C9F" w14:textId="77777777" w:rsidR="00F5335A" w:rsidRDefault="00795F6F">
      <w:pPr>
        <w:spacing w:after="0" w:line="240" w:lineRule="auto"/>
        <w:jc w:val="both"/>
        <w:rPr>
          <w:rFonts w:ascii="Calibri" w:hAnsi="Calibri" w:cs="Calibri"/>
        </w:rPr>
      </w:pPr>
      <w:r>
        <w:rPr>
          <w:rFonts w:ascii="Calibri" w:hAnsi="Calibri" w:cs="Calibri"/>
          <w:b/>
        </w:rPr>
        <w:t>MEE</w:t>
      </w:r>
      <w:r>
        <w:rPr>
          <w:rFonts w:ascii="Calibri" w:hAnsi="Calibri" w:cs="Calibri"/>
        </w:rPr>
        <w:t xml:space="preserve"> </w:t>
      </w:r>
      <w:r>
        <w:rPr>
          <w:rStyle w:val="tlid-translation"/>
          <w:rFonts w:ascii="Calibri" w:hAnsi="Calibri" w:cs="Calibri"/>
        </w:rPr>
        <w:t>will be involved in promotion activities to stimulate rural communities and other key players in the provinces where the project activities will be carried out, particularly the demonstrations in the host PCI companies. MEE experience and expertise will guarantee the environmental sustainability of the project activities and will assure that they comply with the UN Framework Convention on Climate Change requirements.</w:t>
      </w:r>
    </w:p>
    <w:p w14:paraId="2F5EF0A7" w14:textId="77777777" w:rsidR="00F5335A" w:rsidRDefault="00F5335A">
      <w:pPr>
        <w:spacing w:after="0" w:line="240" w:lineRule="auto"/>
        <w:jc w:val="both"/>
        <w:rPr>
          <w:rFonts w:ascii="Calibri" w:hAnsi="Calibri" w:cs="Calibri"/>
        </w:rPr>
      </w:pPr>
    </w:p>
    <w:p w14:paraId="6842F5AE" w14:textId="77777777" w:rsidR="00F5335A" w:rsidRDefault="00795F6F">
      <w:pPr>
        <w:spacing w:after="0" w:line="240" w:lineRule="auto"/>
        <w:jc w:val="both"/>
        <w:rPr>
          <w:rFonts w:ascii="Calibri" w:hAnsi="Calibri" w:cs="Calibri"/>
        </w:rPr>
      </w:pPr>
      <w:r>
        <w:rPr>
          <w:rFonts w:ascii="Calibri" w:hAnsi="Calibri" w:cs="Calibri"/>
          <w:b/>
        </w:rPr>
        <w:t>NDRC</w:t>
      </w:r>
      <w:r>
        <w:rPr>
          <w:rFonts w:ascii="Calibri" w:hAnsi="Calibri" w:cs="Calibri"/>
        </w:rPr>
        <w:t>’s main contributions to the PhosChemEE Project will be the promotion of low-carbon and energy efficient technologies and cleaner production measures to the PCI companies to stimulate their active participation, and provision of advice to the government on energy resources conservation, comprehensive energy utilization planning, and policy measures.</w:t>
      </w:r>
    </w:p>
    <w:p w14:paraId="6BD80B32" w14:textId="77777777" w:rsidR="00F5335A" w:rsidRDefault="00F5335A">
      <w:pPr>
        <w:spacing w:after="0" w:line="240" w:lineRule="auto"/>
        <w:jc w:val="both"/>
        <w:rPr>
          <w:rFonts w:ascii="Calibri" w:hAnsi="Calibri" w:cs="Calibri"/>
        </w:rPr>
      </w:pPr>
    </w:p>
    <w:p w14:paraId="5A326816" w14:textId="77777777" w:rsidR="00F5335A" w:rsidRDefault="00795F6F">
      <w:pPr>
        <w:spacing w:after="0" w:line="240" w:lineRule="auto"/>
        <w:jc w:val="both"/>
        <w:rPr>
          <w:rFonts w:ascii="Calibri" w:hAnsi="Calibri" w:cs="Calibri"/>
        </w:rPr>
      </w:pPr>
      <w:r>
        <w:rPr>
          <w:rStyle w:val="tlid-translation"/>
          <w:rFonts w:ascii="Calibri" w:hAnsi="Calibri" w:cs="Calibri"/>
          <w:b/>
        </w:rPr>
        <w:t>Local governments at provincial and county levels</w:t>
      </w:r>
      <w:r>
        <w:rPr>
          <w:rStyle w:val="tlid-translation"/>
          <w:rFonts w:ascii="Calibri" w:hAnsi="Calibri" w:cs="Calibri"/>
        </w:rPr>
        <w:t xml:space="preserve">, and particularly their natural resources and industry and information technology departments, </w:t>
      </w:r>
      <w:r>
        <w:rPr>
          <w:rFonts w:ascii="Calibri" w:hAnsi="Calibri" w:cs="Calibri"/>
        </w:rPr>
        <w:t>will be actively engaged for the implementation of baseline and demonstration projects and subsequent monitoring and evaluation activities. Furthermore, local government officials will participate into capacity building programs and awareness raising initiatives.</w:t>
      </w:r>
    </w:p>
    <w:p w14:paraId="5ACFF59F" w14:textId="77777777" w:rsidR="00F5335A" w:rsidRDefault="00F5335A">
      <w:pPr>
        <w:spacing w:after="0" w:line="240" w:lineRule="auto"/>
        <w:jc w:val="both"/>
        <w:rPr>
          <w:rFonts w:ascii="Calibri" w:hAnsi="Calibri" w:cs="Calibri"/>
        </w:rPr>
      </w:pPr>
    </w:p>
    <w:p w14:paraId="770EC899" w14:textId="77777777" w:rsidR="00F5335A" w:rsidRDefault="00795F6F">
      <w:pPr>
        <w:spacing w:after="0" w:line="240" w:lineRule="auto"/>
        <w:jc w:val="both"/>
        <w:rPr>
          <w:rFonts w:ascii="Calibri" w:hAnsi="Calibri" w:cs="Calibri"/>
          <w:i/>
        </w:rPr>
      </w:pPr>
      <w:r>
        <w:rPr>
          <w:rFonts w:ascii="Calibri" w:hAnsi="Calibri" w:cs="Calibri"/>
          <w:u w:val="single"/>
        </w:rPr>
        <w:t>Project stakeholders and target groups</w:t>
      </w:r>
      <w:r>
        <w:rPr>
          <w:rFonts w:ascii="Calibri" w:hAnsi="Calibri" w:cs="Calibri"/>
        </w:rPr>
        <w:t>: For project stakeholders and target groups, please refer to the Stakeholder Engagement Plan in Section IV and to Annex 7.</w:t>
      </w:r>
    </w:p>
    <w:p w14:paraId="0D328EBF" w14:textId="77777777" w:rsidR="00F5335A" w:rsidRDefault="00F5335A">
      <w:pPr>
        <w:spacing w:after="0" w:line="240" w:lineRule="auto"/>
        <w:jc w:val="both"/>
        <w:rPr>
          <w:rFonts w:ascii="Calibri" w:hAnsi="Calibri" w:cs="Calibri"/>
        </w:rPr>
      </w:pPr>
    </w:p>
    <w:p w14:paraId="679ADDEC" w14:textId="77777777" w:rsidR="00F5335A" w:rsidRDefault="00795F6F">
      <w:pPr>
        <w:spacing w:after="0" w:line="240" w:lineRule="auto"/>
        <w:jc w:val="both"/>
        <w:rPr>
          <w:rFonts w:ascii="Calibri" w:hAnsi="Calibri" w:cs="Calibri"/>
        </w:rPr>
      </w:pPr>
      <w:r>
        <w:rPr>
          <w:rFonts w:ascii="Calibri" w:hAnsi="Calibri" w:cs="Calibri"/>
          <w:u w:val="single"/>
        </w:rPr>
        <w:t>UNDP:</w:t>
      </w:r>
      <w:r>
        <w:rPr>
          <w:rFonts w:ascii="Calibri" w:hAnsi="Calibri" w:cs="Calibri"/>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Pr>
          <w:rFonts w:ascii="Calibri" w:hAnsi="Calibri" w:cs="Calibri"/>
          <w:b/>
          <w:bCs/>
        </w:rPr>
        <w:t>The UNDP GEF Executive Coordinator, in consultation with UNDP Bureaus and the Implementing Partner, retains the right to revoke the project DOA, suspend or cancel this GEF project.</w:t>
      </w:r>
      <w:r>
        <w:rPr>
          <w:rFonts w:ascii="Calibri" w:hAnsi="Calibri" w:cs="Calibri"/>
        </w:rPr>
        <w:t xml:space="preserve"> UNDP is responsible for the Project Assurance function in the project governance structure and presents to the Project Board and attends Project Board meetings as a non-voting member. </w:t>
      </w:r>
    </w:p>
    <w:p w14:paraId="3B408AD7" w14:textId="77777777" w:rsidR="00F5335A" w:rsidRDefault="00F5335A">
      <w:pPr>
        <w:spacing w:after="0" w:line="240" w:lineRule="auto"/>
        <w:rPr>
          <w:rFonts w:ascii="Calibri" w:hAnsi="Calibri" w:cs="Calibri"/>
          <w:i/>
        </w:rPr>
      </w:pPr>
    </w:p>
    <w:p w14:paraId="361B275C" w14:textId="77777777" w:rsidR="00F5335A" w:rsidRDefault="00F5335A">
      <w:pPr>
        <w:spacing w:after="0" w:line="240" w:lineRule="auto"/>
        <w:rPr>
          <w:rFonts w:ascii="Calibri" w:hAnsi="Calibri" w:cs="Calibri"/>
          <w:u w:val="single"/>
        </w:rPr>
      </w:pPr>
    </w:p>
    <w:p w14:paraId="4AC1B250" w14:textId="77777777" w:rsidR="00F5335A" w:rsidRDefault="00795F6F">
      <w:pPr>
        <w:spacing w:after="0" w:line="240" w:lineRule="auto"/>
        <w:rPr>
          <w:rFonts w:ascii="Calibri" w:hAnsi="Calibri" w:cs="Calibri"/>
          <w:u w:val="single"/>
        </w:rPr>
      </w:pPr>
      <w:r>
        <w:rPr>
          <w:rFonts w:ascii="Calibri" w:hAnsi="Calibri" w:cs="Calibri"/>
          <w:u w:val="single"/>
        </w:rPr>
        <w:br w:type="page"/>
      </w:r>
    </w:p>
    <w:p w14:paraId="03E28241" w14:textId="77777777" w:rsidR="00F5335A" w:rsidRDefault="00795F6F">
      <w:pPr>
        <w:pStyle w:val="ListParagraph"/>
        <w:numPr>
          <w:ilvl w:val="0"/>
          <w:numId w:val="17"/>
        </w:numPr>
        <w:jc w:val="both"/>
        <w:rPr>
          <w:rFonts w:ascii="Calibri" w:hAnsi="Calibri" w:cs="Calibri"/>
          <w:b/>
          <w:sz w:val="22"/>
          <w:szCs w:val="22"/>
          <w:u w:val="single"/>
        </w:rPr>
      </w:pPr>
      <w:r>
        <w:rPr>
          <w:rFonts w:ascii="Calibri" w:hAnsi="Calibri" w:cs="Calibri"/>
          <w:b/>
          <w:sz w:val="22"/>
          <w:szCs w:val="22"/>
          <w:u w:val="single"/>
        </w:rPr>
        <w:lastRenderedPageBreak/>
        <w:t>Project Organization Structure:</w:t>
      </w:r>
    </w:p>
    <w:p w14:paraId="23ABAD44" w14:textId="77777777" w:rsidR="00F5335A" w:rsidRDefault="00F5335A">
      <w:pPr>
        <w:spacing w:after="0" w:line="240" w:lineRule="auto"/>
        <w:rPr>
          <w:rFonts w:ascii="Calibri" w:hAnsi="Calibri" w:cs="Calibri"/>
        </w:rPr>
      </w:pPr>
    </w:p>
    <w:p w14:paraId="0C22BF48" w14:textId="77777777" w:rsidR="00F5335A" w:rsidRDefault="00795F6F">
      <w:pPr>
        <w:shd w:val="clear" w:color="auto" w:fill="FFFFFF"/>
        <w:spacing w:after="0" w:line="240" w:lineRule="auto"/>
        <w:textAlignment w:val="top"/>
        <w:rPr>
          <w:rFonts w:ascii="Calibri" w:hAnsi="Calibri" w:cs="Calibri"/>
          <w:i/>
        </w:rPr>
      </w:pPr>
      <w:r>
        <w:rPr>
          <w:rFonts w:ascii="Calibri" w:hAnsi="Calibri" w:cs="Calibri"/>
          <w:i/>
          <w:noProof/>
          <w:lang w:eastAsia="zh-CN"/>
        </w:rPr>
        <mc:AlternateContent>
          <mc:Choice Requires="wpc">
            <w:drawing>
              <wp:inline distT="0" distB="0" distL="0" distR="0" wp14:anchorId="286DF56E" wp14:editId="1D6D53F5">
                <wp:extent cx="5960745" cy="4459605"/>
                <wp:effectExtent l="0" t="0" r="0" b="0"/>
                <wp:docPr id="1799871530" name="Canvas 340"/>
                <wp:cNvGraphicFramePr/>
                <a:graphic xmlns:a="http://schemas.openxmlformats.org/drawingml/2006/main">
                  <a:graphicData uri="http://schemas.microsoft.com/office/word/2010/wordprocessingCanvas">
                    <wpc:wpc>
                      <wpc:bg>
                        <a:noFill/>
                      </wpc:bg>
                      <wpc:whole/>
                      <wps:wsp>
                        <wps:cNvPr id="88" name="Rectangle 342"/>
                        <wps:cNvSpPr>
                          <a:spLocks noChangeArrowheads="1"/>
                        </wps:cNvSpPr>
                        <wps:spPr bwMode="auto">
                          <a:xfrm>
                            <a:off x="2164715" y="2317115"/>
                            <a:ext cx="1371600" cy="761365"/>
                          </a:xfrm>
                          <a:prstGeom prst="rect">
                            <a:avLst/>
                          </a:prstGeom>
                          <a:solidFill>
                            <a:srgbClr val="FFCC99"/>
                          </a:solidFill>
                          <a:ln w="9525">
                            <a:solidFill>
                              <a:srgbClr val="000000"/>
                            </a:solidFill>
                            <a:miter lim="800000"/>
                          </a:ln>
                          <a:effectLst>
                            <a:outerShdw dist="107763" dir="2700000" algn="ctr" rotWithShape="0">
                              <a:srgbClr val="808080">
                                <a:alpha val="50000"/>
                              </a:srgbClr>
                            </a:outerShdw>
                          </a:effectLst>
                        </wps:spPr>
                        <wps:txbx>
                          <w:txbxContent>
                            <w:p w14:paraId="7F490EBA" w14:textId="77777777" w:rsidR="004F3C37" w:rsidRDefault="004F3C37">
                              <w:pPr>
                                <w:jc w:val="center"/>
                                <w:rPr>
                                  <w:b/>
                                  <w:sz w:val="18"/>
                                  <w:szCs w:val="18"/>
                                </w:rPr>
                              </w:pPr>
                              <w:r>
                                <w:rPr>
                                  <w:b/>
                                  <w:sz w:val="18"/>
                                  <w:szCs w:val="18"/>
                                </w:rPr>
                                <w:t>Implementing Partner:</w:t>
                              </w:r>
                            </w:p>
                            <w:p w14:paraId="30C6FE8A" w14:textId="087A03F0" w:rsidR="004F3C37" w:rsidRDefault="004F3C37">
                              <w:pPr>
                                <w:jc w:val="center"/>
                                <w:rPr>
                                  <w:szCs w:val="20"/>
                                  <w:lang w:eastAsia="zh-CN"/>
                                </w:rPr>
                              </w:pPr>
                              <w:r>
                                <w:rPr>
                                  <w:b/>
                                  <w:sz w:val="18"/>
                                  <w:szCs w:val="18"/>
                                </w:rPr>
                                <w:t xml:space="preserve">MIIT </w:t>
                              </w:r>
                            </w:p>
                          </w:txbxContent>
                        </wps:txbx>
                        <wps:bodyPr rot="0" vert="horz" wrap="square" lIns="91440" tIns="45720" rIns="91440" bIns="45720" anchor="t" anchorCtr="0" upright="1">
                          <a:noAutofit/>
                        </wps:bodyPr>
                      </wps:wsp>
                      <wps:wsp>
                        <wps:cNvPr id="89"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ln>
                          <a:effectLst>
                            <a:outerShdw dist="107763" dir="2700000" algn="ctr" rotWithShape="0">
                              <a:srgbClr val="808080">
                                <a:alpha val="50000"/>
                              </a:srgbClr>
                            </a:outerShdw>
                          </a:effectLst>
                        </wps:spPr>
                        <wps:txbx>
                          <w:txbxContent>
                            <w:p w14:paraId="2867188B" w14:textId="77777777" w:rsidR="004F3C37" w:rsidRDefault="004F3C37">
                              <w:pPr>
                                <w:jc w:val="center"/>
                                <w:rPr>
                                  <w:b/>
                                </w:rPr>
                              </w:pPr>
                              <w:r>
                                <w:rPr>
                                  <w:b/>
                                </w:rPr>
                                <w:t>Project Board/Steering Committee</w:t>
                              </w:r>
                            </w:p>
                          </w:txbxContent>
                        </wps:txbx>
                        <wps:bodyPr rot="0" vert="horz" wrap="square" lIns="91440" tIns="45720" rIns="91440" bIns="45720" anchor="t" anchorCtr="0" upright="1">
                          <a:noAutofit/>
                        </wps:bodyPr>
                      </wps:wsp>
                      <wps:wsp>
                        <wps:cNvPr id="90" name="Rectangle 344"/>
                        <wps:cNvSpPr>
                          <a:spLocks noChangeArrowheads="1"/>
                        </wps:cNvSpPr>
                        <wps:spPr bwMode="auto">
                          <a:xfrm>
                            <a:off x="571450" y="799875"/>
                            <a:ext cx="1485900" cy="927325"/>
                          </a:xfrm>
                          <a:prstGeom prst="rect">
                            <a:avLst/>
                          </a:prstGeom>
                          <a:solidFill>
                            <a:srgbClr val="FFCC00"/>
                          </a:solidFill>
                          <a:ln w="9525">
                            <a:solidFill>
                              <a:srgbClr val="000000"/>
                            </a:solidFill>
                            <a:miter lim="800000"/>
                          </a:ln>
                          <a:effectLst>
                            <a:outerShdw dist="107763" dir="2700000" algn="ctr" rotWithShape="0">
                              <a:srgbClr val="808080">
                                <a:alpha val="50000"/>
                              </a:srgbClr>
                            </a:outerShdw>
                          </a:effectLst>
                        </wps:spPr>
                        <wps:txbx>
                          <w:txbxContent>
                            <w:p w14:paraId="32E80D85" w14:textId="77777777" w:rsidR="004F3C37" w:rsidRDefault="004F3C37">
                              <w:pPr>
                                <w:jc w:val="center"/>
                                <w:rPr>
                                  <w:b/>
                                  <w:bCs/>
                                  <w:sz w:val="18"/>
                                  <w:szCs w:val="18"/>
                                </w:rPr>
                              </w:pPr>
                              <w:r>
                                <w:rPr>
                                  <w:b/>
                                  <w:bCs/>
                                  <w:sz w:val="18"/>
                                  <w:szCs w:val="18"/>
                                </w:rPr>
                                <w:t>Development Partners:</w:t>
                              </w:r>
                            </w:p>
                            <w:p w14:paraId="0B5B795E" w14:textId="77777777" w:rsidR="004F3C37" w:rsidRDefault="004F3C37">
                              <w:pPr>
                                <w:jc w:val="center"/>
                                <w:rPr>
                                  <w:i/>
                                  <w:sz w:val="18"/>
                                  <w:szCs w:val="18"/>
                                </w:rPr>
                              </w:pPr>
                              <w:r>
                                <w:rPr>
                                  <w:b/>
                                  <w:bCs/>
                                  <w:i/>
                                  <w:sz w:val="18"/>
                                  <w:szCs w:val="18"/>
                                </w:rPr>
                                <w:t>MOF; MNR; MEE, NDRC; UNDP</w:t>
                              </w:r>
                            </w:p>
                          </w:txbxContent>
                        </wps:txbx>
                        <wps:bodyPr rot="0" vert="horz" wrap="square" lIns="91440" tIns="45720" rIns="91440" bIns="45720" anchor="t" anchorCtr="0" upright="1">
                          <a:noAutofit/>
                        </wps:bodyPr>
                      </wps:wsp>
                      <wps:wsp>
                        <wps:cNvPr id="91" name="Rectangle 345"/>
                        <wps:cNvSpPr>
                          <a:spLocks noChangeArrowheads="1"/>
                        </wps:cNvSpPr>
                        <wps:spPr bwMode="auto">
                          <a:xfrm>
                            <a:off x="2057326" y="800009"/>
                            <a:ext cx="1600200" cy="927094"/>
                          </a:xfrm>
                          <a:prstGeom prst="rect">
                            <a:avLst/>
                          </a:prstGeom>
                          <a:solidFill>
                            <a:srgbClr val="FFCC00"/>
                          </a:solidFill>
                          <a:ln w="9525">
                            <a:solidFill>
                              <a:srgbClr val="000000"/>
                            </a:solidFill>
                            <a:miter lim="800000"/>
                          </a:ln>
                          <a:effectLst>
                            <a:outerShdw dist="107763" dir="2700000" algn="ctr" rotWithShape="0">
                              <a:srgbClr val="808080">
                                <a:alpha val="50000"/>
                              </a:srgbClr>
                            </a:outerShdw>
                          </a:effectLst>
                        </wps:spPr>
                        <wps:txbx>
                          <w:txbxContent>
                            <w:p w14:paraId="274478A7" w14:textId="77777777" w:rsidR="004F3C37" w:rsidRDefault="004F3C37">
                              <w:pPr>
                                <w:spacing w:after="0"/>
                                <w:jc w:val="center"/>
                                <w:rPr>
                                  <w:b/>
                                  <w:sz w:val="18"/>
                                  <w:szCs w:val="18"/>
                                </w:rPr>
                              </w:pPr>
                              <w:r>
                                <w:rPr>
                                  <w:b/>
                                  <w:sz w:val="18"/>
                                  <w:szCs w:val="18"/>
                                </w:rPr>
                                <w:t>Project Executive:</w:t>
                              </w:r>
                            </w:p>
                            <w:p w14:paraId="08D56C4C" w14:textId="77777777" w:rsidR="004F3C37" w:rsidRDefault="004F3C37">
                              <w:pPr>
                                <w:spacing w:after="0" w:line="240" w:lineRule="auto"/>
                                <w:jc w:val="center"/>
                                <w:rPr>
                                  <w:b/>
                                  <w:bCs/>
                                  <w:sz w:val="18"/>
                                  <w:szCs w:val="18"/>
                                </w:rPr>
                              </w:pPr>
                              <w:r>
                                <w:rPr>
                                  <w:b/>
                                  <w:bCs/>
                                  <w:sz w:val="18"/>
                                  <w:szCs w:val="18"/>
                                </w:rPr>
                                <w:t>Ministry of Industry and Information Technology (MIIT)</w:t>
                              </w:r>
                            </w:p>
                            <w:p w14:paraId="7EA859FA" w14:textId="670C5030" w:rsidR="004F3C37" w:rsidRDefault="004F3C37">
                              <w:pPr>
                                <w:spacing w:after="0" w:line="240" w:lineRule="auto"/>
                                <w:jc w:val="center"/>
                                <w:rPr>
                                  <w:b/>
                                  <w:bCs/>
                                  <w:sz w:val="18"/>
                                  <w:szCs w:val="18"/>
                                  <w:lang w:eastAsia="zh-CN"/>
                                </w:rPr>
                              </w:pPr>
                            </w:p>
                          </w:txbxContent>
                        </wps:txbx>
                        <wps:bodyPr rot="0" vert="horz" wrap="square" lIns="91440" tIns="45720" rIns="91440" bIns="45720" anchor="t" anchorCtr="0" upright="1">
                          <a:noAutofit/>
                        </wps:bodyPr>
                      </wps:wsp>
                      <wps:wsp>
                        <wps:cNvPr id="92" name="Rectangle 346"/>
                        <wps:cNvSpPr>
                          <a:spLocks noChangeArrowheads="1"/>
                        </wps:cNvSpPr>
                        <wps:spPr bwMode="auto">
                          <a:xfrm>
                            <a:off x="3657468" y="800009"/>
                            <a:ext cx="1600200" cy="926997"/>
                          </a:xfrm>
                          <a:prstGeom prst="rect">
                            <a:avLst/>
                          </a:prstGeom>
                          <a:solidFill>
                            <a:srgbClr val="FFCC00"/>
                          </a:solidFill>
                          <a:ln w="9525">
                            <a:solidFill>
                              <a:srgbClr val="000000"/>
                            </a:solidFill>
                            <a:miter lim="800000"/>
                          </a:ln>
                          <a:effectLst>
                            <a:outerShdw dist="107763" dir="2700000" algn="ctr" rotWithShape="0">
                              <a:srgbClr val="808080">
                                <a:alpha val="50000"/>
                              </a:srgbClr>
                            </a:outerShdw>
                          </a:effectLst>
                        </wps:spPr>
                        <wps:txbx>
                          <w:txbxContent>
                            <w:p w14:paraId="1A0D153E" w14:textId="77777777" w:rsidR="004F3C37" w:rsidRDefault="004F3C37">
                              <w:pPr>
                                <w:jc w:val="center"/>
                                <w:rPr>
                                  <w:b/>
                                  <w:bCs/>
                                  <w:sz w:val="18"/>
                                  <w:szCs w:val="18"/>
                                </w:rPr>
                              </w:pPr>
                              <w:r>
                                <w:rPr>
                                  <w:b/>
                                  <w:bCs/>
                                  <w:sz w:val="18"/>
                                  <w:szCs w:val="18"/>
                                </w:rPr>
                                <w:t>Beneficiary Representatives:</w:t>
                              </w:r>
                            </w:p>
                            <w:p w14:paraId="02F49D6E" w14:textId="77777777" w:rsidR="004F3C37" w:rsidRDefault="004F3C37">
                              <w:pPr>
                                <w:jc w:val="center"/>
                                <w:rPr>
                                  <w:sz w:val="18"/>
                                  <w:szCs w:val="18"/>
                                </w:rPr>
                              </w:pPr>
                              <w:r>
                                <w:rPr>
                                  <w:b/>
                                  <w:bCs/>
                                  <w:sz w:val="18"/>
                                  <w:szCs w:val="18"/>
                                </w:rPr>
                                <w:t>Phosphate Chemicals Industry Companies; DIIT and DNR offices of participating provincial governments</w:t>
                              </w:r>
                            </w:p>
                            <w:p w14:paraId="7D483762" w14:textId="77777777" w:rsidR="004F3C37" w:rsidRDefault="004F3C37">
                              <w:pPr>
                                <w:jc w:val="center"/>
                                <w:rPr>
                                  <w:szCs w:val="20"/>
                                  <w:lang w:val="es-ES"/>
                                </w:rPr>
                              </w:pPr>
                            </w:p>
                          </w:txbxContent>
                        </wps:txbx>
                        <wps:bodyPr rot="0" vert="horz" wrap="square" lIns="91440" tIns="45720" rIns="91440" bIns="45720" anchor="t" anchorCtr="0" upright="1">
                          <a:noAutofit/>
                        </wps:bodyPr>
                      </wps:wsp>
                      <wps:wsp>
                        <wps:cNvPr id="93" name="AutoShape 347"/>
                        <wps:cNvCnPr>
                          <a:cxnSpLocks noChangeShapeType="1"/>
                        </wps:cNvCnPr>
                        <wps:spPr bwMode="auto">
                          <a:xfrm>
                            <a:off x="2857500" y="1720215"/>
                            <a:ext cx="2540" cy="560705"/>
                          </a:xfrm>
                          <a:prstGeom prst="straightConnector1">
                            <a:avLst/>
                          </a:prstGeom>
                          <a:noFill/>
                          <a:ln w="9525">
                            <a:solidFill>
                              <a:srgbClr val="000000"/>
                            </a:solidFill>
                            <a:round/>
                          </a:ln>
                        </wps:spPr>
                        <wps:bodyPr/>
                      </wps:wsp>
                      <wps:wsp>
                        <wps:cNvPr id="94" name="Rectangle 348"/>
                        <wps:cNvSpPr>
                          <a:spLocks noChangeArrowheads="1"/>
                        </wps:cNvSpPr>
                        <wps:spPr bwMode="auto">
                          <a:xfrm>
                            <a:off x="163899" y="1907992"/>
                            <a:ext cx="1846056" cy="627746"/>
                          </a:xfrm>
                          <a:prstGeom prst="rect">
                            <a:avLst/>
                          </a:prstGeom>
                          <a:solidFill>
                            <a:srgbClr val="FFCC00"/>
                          </a:solidFill>
                          <a:ln w="9525">
                            <a:solidFill>
                              <a:srgbClr val="000000"/>
                            </a:solidFill>
                            <a:miter lim="800000"/>
                          </a:ln>
                          <a:effectLst>
                            <a:outerShdw dist="107763" dir="2700000" algn="ctr" rotWithShape="0">
                              <a:srgbClr val="808080">
                                <a:alpha val="50000"/>
                              </a:srgbClr>
                            </a:outerShdw>
                          </a:effectLst>
                        </wps:spPr>
                        <wps:txbx>
                          <w:txbxContent>
                            <w:p w14:paraId="48E9D96B" w14:textId="77777777" w:rsidR="004F3C37" w:rsidRDefault="004F3C37">
                              <w:pPr>
                                <w:jc w:val="center"/>
                                <w:rPr>
                                  <w:b/>
                                  <w:sz w:val="18"/>
                                  <w:szCs w:val="18"/>
                                </w:rPr>
                              </w:pPr>
                              <w:r>
                                <w:rPr>
                                  <w:b/>
                                  <w:sz w:val="18"/>
                                  <w:szCs w:val="18"/>
                                </w:rPr>
                                <w:t>UNDP Project Assurance:</w:t>
                              </w:r>
                            </w:p>
                            <w:p w14:paraId="4E46CB1E" w14:textId="77777777" w:rsidR="004F3C37" w:rsidRDefault="004F3C37">
                              <w:pPr>
                                <w:jc w:val="center"/>
                                <w:rPr>
                                  <w:b/>
                                  <w:sz w:val="18"/>
                                  <w:szCs w:val="18"/>
                                </w:rPr>
                              </w:pPr>
                              <w:r>
                                <w:rPr>
                                  <w:b/>
                                  <w:sz w:val="18"/>
                                  <w:szCs w:val="18"/>
                                </w:rPr>
                                <w:t>UNDP China</w:t>
                              </w:r>
                            </w:p>
                            <w:p w14:paraId="0CEB114C" w14:textId="77777777" w:rsidR="004F3C37" w:rsidRDefault="004F3C37">
                              <w:pPr>
                                <w:jc w:val="center"/>
                                <w:rPr>
                                  <w:b/>
                                  <w:sz w:val="18"/>
                                  <w:szCs w:val="18"/>
                                </w:rPr>
                              </w:pPr>
                              <w:r>
                                <w:rPr>
                                  <w:b/>
                                  <w:sz w:val="18"/>
                                  <w:szCs w:val="18"/>
                                </w:rPr>
                                <w:t>UNDP NCE Asia-Pacific</w:t>
                              </w:r>
                            </w:p>
                            <w:p w14:paraId="31034A75" w14:textId="77777777" w:rsidR="004F3C37" w:rsidRDefault="004F3C37">
                              <w:pPr>
                                <w:pStyle w:val="BodyText3"/>
                                <w:jc w:val="center"/>
                                <w:rPr>
                                  <w:b/>
                                  <w:bCs/>
                                </w:rPr>
                              </w:pPr>
                            </w:p>
                          </w:txbxContent>
                        </wps:txbx>
                        <wps:bodyPr rot="0" vert="horz" wrap="square" lIns="91440" tIns="45720" rIns="91440" bIns="45720" anchor="t" anchorCtr="0" upright="1">
                          <a:noAutofit/>
                        </wps:bodyPr>
                      </wps:wsp>
                      <wps:wsp>
                        <wps:cNvPr id="95" name="Rectangle 349"/>
                        <wps:cNvSpPr>
                          <a:spLocks noChangeArrowheads="1"/>
                        </wps:cNvSpPr>
                        <wps:spPr bwMode="auto">
                          <a:xfrm>
                            <a:off x="3885850" y="1907965"/>
                            <a:ext cx="1919587" cy="1069851"/>
                          </a:xfrm>
                          <a:prstGeom prst="rect">
                            <a:avLst/>
                          </a:prstGeom>
                          <a:solidFill>
                            <a:srgbClr val="FFCC99"/>
                          </a:solidFill>
                          <a:ln w="9525">
                            <a:solidFill>
                              <a:srgbClr val="000000"/>
                            </a:solidFill>
                            <a:miter lim="800000"/>
                          </a:ln>
                          <a:effectLst>
                            <a:outerShdw dist="107763" dir="2700000" algn="ctr" rotWithShape="0">
                              <a:srgbClr val="808080">
                                <a:alpha val="50000"/>
                              </a:srgbClr>
                            </a:outerShdw>
                          </a:effectLst>
                        </wps:spPr>
                        <wps:txbx>
                          <w:txbxContent>
                            <w:p w14:paraId="127468DB" w14:textId="77777777" w:rsidR="004F3C37" w:rsidRDefault="004F3C37">
                              <w:pPr>
                                <w:jc w:val="center"/>
                                <w:rPr>
                                  <w:b/>
                                  <w:sz w:val="18"/>
                                  <w:szCs w:val="18"/>
                                </w:rPr>
                              </w:pPr>
                              <w:r>
                                <w:rPr>
                                  <w:b/>
                                  <w:sz w:val="18"/>
                                  <w:szCs w:val="18"/>
                                </w:rPr>
                                <w:t xml:space="preserve">Project Support </w:t>
                              </w:r>
                            </w:p>
                            <w:p w14:paraId="16E76145" w14:textId="77777777" w:rsidR="004F3C37" w:rsidRDefault="004F3C37">
                              <w:pPr>
                                <w:jc w:val="center"/>
                                <w:rPr>
                                  <w:b/>
                                  <w:sz w:val="18"/>
                                  <w:szCs w:val="18"/>
                                </w:rPr>
                              </w:pPr>
                              <w:r>
                                <w:rPr>
                                  <w:b/>
                                  <w:sz w:val="18"/>
                                  <w:szCs w:val="18"/>
                                </w:rPr>
                                <w:t>Project Management Office and Technical Teams</w:t>
                              </w:r>
                            </w:p>
                            <w:p w14:paraId="458B4106" w14:textId="77777777" w:rsidR="004F3C37" w:rsidRDefault="004F3C37">
                              <w:pPr>
                                <w:spacing w:before="120"/>
                                <w:jc w:val="center"/>
                                <w:rPr>
                                  <w:sz w:val="18"/>
                                  <w:szCs w:val="18"/>
                                </w:rPr>
                              </w:pPr>
                            </w:p>
                          </w:txbxContent>
                        </wps:txbx>
                        <wps:bodyPr rot="0" vert="horz" wrap="square" lIns="91440" tIns="45720" rIns="91440" bIns="45720" anchor="t" anchorCtr="0" upright="1">
                          <a:noAutofit/>
                        </wps:bodyPr>
                      </wps:wsp>
                      <wps:wsp>
                        <wps:cNvPr id="1799871520" name="AutoShape 350"/>
                        <wps:cNvCnPr>
                          <a:cxnSpLocks noChangeShapeType="1"/>
                        </wps:cNvCnPr>
                        <wps:spPr bwMode="auto">
                          <a:xfrm flipV="1">
                            <a:off x="3543300" y="2677330"/>
                            <a:ext cx="342900" cy="600"/>
                          </a:xfrm>
                          <a:prstGeom prst="straightConnector1">
                            <a:avLst/>
                          </a:prstGeom>
                          <a:noFill/>
                          <a:ln w="9525">
                            <a:solidFill>
                              <a:srgbClr val="000000"/>
                            </a:solidFill>
                            <a:round/>
                          </a:ln>
                        </wps:spPr>
                        <wps:bodyPr/>
                      </wps:wsp>
                      <wps:wsp>
                        <wps:cNvPr id="1799871521"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ln>
                        </wps:spPr>
                        <wps:txbx>
                          <w:txbxContent>
                            <w:p w14:paraId="61C85B85" w14:textId="77777777" w:rsidR="004F3C37" w:rsidRDefault="004F3C37">
                              <w:pPr>
                                <w:spacing w:after="0"/>
                                <w:jc w:val="center"/>
                                <w:rPr>
                                  <w:b/>
                                  <w:sz w:val="24"/>
                                </w:rPr>
                              </w:pPr>
                              <w:r>
                                <w:rPr>
                                  <w:b/>
                                  <w:sz w:val="24"/>
                                </w:rPr>
                                <w:t>Project Organization Structure</w:t>
                              </w:r>
                            </w:p>
                          </w:txbxContent>
                        </wps:txbx>
                        <wps:bodyPr rot="0" vert="horz" wrap="square" lIns="91440" tIns="45720" rIns="91440" bIns="45720" anchor="t" anchorCtr="0" upright="1">
                          <a:noAutofit/>
                        </wps:bodyPr>
                      </wps:wsp>
                      <wps:wsp>
                        <wps:cNvPr id="1799871522" name="Rectangle 352"/>
                        <wps:cNvSpPr>
                          <a:spLocks noChangeArrowheads="1"/>
                        </wps:cNvSpPr>
                        <wps:spPr bwMode="auto">
                          <a:xfrm>
                            <a:off x="457200" y="3640304"/>
                            <a:ext cx="1485900" cy="685800"/>
                          </a:xfrm>
                          <a:prstGeom prst="rect">
                            <a:avLst/>
                          </a:prstGeom>
                          <a:solidFill>
                            <a:srgbClr val="FFFF99"/>
                          </a:solidFill>
                          <a:ln w="9525">
                            <a:solidFill>
                              <a:srgbClr val="000000"/>
                            </a:solidFill>
                            <a:miter lim="800000"/>
                          </a:ln>
                          <a:effectLst>
                            <a:outerShdw dist="107763" dir="2700000" algn="ctr" rotWithShape="0">
                              <a:srgbClr val="808080">
                                <a:alpha val="50000"/>
                              </a:srgbClr>
                            </a:outerShdw>
                          </a:effectLst>
                        </wps:spPr>
                        <wps:txbx>
                          <w:txbxContent>
                            <w:p w14:paraId="6F097313" w14:textId="77777777" w:rsidR="004F3C37" w:rsidRDefault="004F3C37">
                              <w:pPr>
                                <w:jc w:val="center"/>
                                <w:rPr>
                                  <w:b/>
                                  <w:sz w:val="18"/>
                                  <w:szCs w:val="18"/>
                                </w:rPr>
                              </w:pPr>
                              <w:r>
                                <w:rPr>
                                  <w:b/>
                                  <w:sz w:val="18"/>
                                  <w:szCs w:val="18"/>
                                </w:rPr>
                                <w:t xml:space="preserve">National and International Experts and Consultants </w:t>
                              </w:r>
                            </w:p>
                            <w:p w14:paraId="589087D4" w14:textId="77777777" w:rsidR="004F3C37" w:rsidRDefault="004F3C37">
                              <w:pPr>
                                <w:jc w:val="center"/>
                                <w:rPr>
                                  <w:sz w:val="18"/>
                                  <w:szCs w:val="18"/>
                                </w:rPr>
                              </w:pPr>
                            </w:p>
                            <w:p w14:paraId="3BB7A775" w14:textId="77777777" w:rsidR="004F3C37" w:rsidRDefault="004F3C37">
                              <w:pPr>
                                <w:jc w:val="center"/>
                                <w:rPr>
                                  <w:sz w:val="18"/>
                                  <w:szCs w:val="18"/>
                                </w:rPr>
                              </w:pPr>
                            </w:p>
                          </w:txbxContent>
                        </wps:txbx>
                        <wps:bodyPr rot="0" vert="horz" wrap="square" lIns="91440" tIns="45720" rIns="91440" bIns="45720" anchor="t" anchorCtr="0" upright="1">
                          <a:noAutofit/>
                        </wps:bodyPr>
                      </wps:wsp>
                      <wps:wsp>
                        <wps:cNvPr id="1799871523" name="Rectangle 353"/>
                        <wps:cNvSpPr>
                          <a:spLocks noChangeArrowheads="1"/>
                        </wps:cNvSpPr>
                        <wps:spPr bwMode="auto">
                          <a:xfrm>
                            <a:off x="3771900" y="3640304"/>
                            <a:ext cx="1485900" cy="685800"/>
                          </a:xfrm>
                          <a:prstGeom prst="rect">
                            <a:avLst/>
                          </a:prstGeom>
                          <a:solidFill>
                            <a:srgbClr val="FFFF99"/>
                          </a:solidFill>
                          <a:ln w="9525">
                            <a:solidFill>
                              <a:srgbClr val="000000"/>
                            </a:solidFill>
                            <a:miter lim="800000"/>
                          </a:ln>
                          <a:effectLst>
                            <a:outerShdw dist="107763" dir="2700000" algn="ctr" rotWithShape="0">
                              <a:srgbClr val="808080">
                                <a:alpha val="50000"/>
                              </a:srgbClr>
                            </a:outerShdw>
                          </a:effectLst>
                        </wps:spPr>
                        <wps:txbx>
                          <w:txbxContent>
                            <w:p w14:paraId="0A075C53" w14:textId="77777777" w:rsidR="004F3C37" w:rsidRDefault="004F3C37">
                              <w:pPr>
                                <w:jc w:val="center"/>
                                <w:rPr>
                                  <w:b/>
                                  <w:sz w:val="18"/>
                                  <w:szCs w:val="18"/>
                                </w:rPr>
                              </w:pPr>
                              <w:r>
                                <w:rPr>
                                  <w:b/>
                                  <w:sz w:val="18"/>
                                  <w:szCs w:val="18"/>
                                </w:rPr>
                                <w:t>Local Technical Experts and Service Providers; Rural Community Leaders; and NGOs</w:t>
                              </w:r>
                            </w:p>
                            <w:p w14:paraId="576D9E63" w14:textId="77777777" w:rsidR="004F3C37" w:rsidRDefault="004F3C37">
                              <w:pPr>
                                <w:jc w:val="center"/>
                                <w:rPr>
                                  <w:szCs w:val="20"/>
                                </w:rPr>
                              </w:pPr>
                            </w:p>
                          </w:txbxContent>
                        </wps:txbx>
                        <wps:bodyPr rot="0" vert="horz" wrap="square" lIns="91440" tIns="45720" rIns="91440" bIns="45720" anchor="t" anchorCtr="0" upright="1">
                          <a:noAutofit/>
                        </wps:bodyPr>
                      </wps:wsp>
                      <wps:wsp>
                        <wps:cNvPr id="1799871524" name="AutoShape 354"/>
                        <wps:cNvCnPr>
                          <a:cxnSpLocks noChangeShapeType="1"/>
                        </wps:cNvCnPr>
                        <wps:spPr bwMode="auto">
                          <a:xfrm rot="5400000">
                            <a:off x="1914500" y="2697304"/>
                            <a:ext cx="228600" cy="1657400"/>
                          </a:xfrm>
                          <a:prstGeom prst="bentConnector3">
                            <a:avLst>
                              <a:gd name="adj1" fmla="val 49722"/>
                            </a:avLst>
                          </a:prstGeom>
                          <a:noFill/>
                          <a:ln w="9525">
                            <a:solidFill>
                              <a:srgbClr val="000000"/>
                            </a:solidFill>
                            <a:miter lim="800000"/>
                          </a:ln>
                        </wps:spPr>
                        <wps:bodyPr/>
                      </wps:wsp>
                      <wps:wsp>
                        <wps:cNvPr id="1799871525" name="AutoShape 355"/>
                        <wps:cNvCnPr>
                          <a:cxnSpLocks noChangeShapeType="1"/>
                        </wps:cNvCnPr>
                        <wps:spPr bwMode="auto">
                          <a:xfrm rot="16200000" flipH="1">
                            <a:off x="3571900" y="2697204"/>
                            <a:ext cx="228600" cy="1657300"/>
                          </a:xfrm>
                          <a:prstGeom prst="bentConnector3">
                            <a:avLst>
                              <a:gd name="adj1" fmla="val 49722"/>
                            </a:avLst>
                          </a:prstGeom>
                          <a:noFill/>
                          <a:ln w="9525">
                            <a:solidFill>
                              <a:srgbClr val="000000"/>
                            </a:solidFill>
                            <a:miter lim="800000"/>
                          </a:ln>
                        </wps:spPr>
                        <wps:bodyPr/>
                      </wps:wsp>
                      <wps:wsp>
                        <wps:cNvPr id="1799871526" name="Rectangle 356"/>
                        <wps:cNvSpPr>
                          <a:spLocks noChangeArrowheads="1"/>
                        </wps:cNvSpPr>
                        <wps:spPr bwMode="auto">
                          <a:xfrm>
                            <a:off x="2057400" y="3640304"/>
                            <a:ext cx="1600200" cy="685800"/>
                          </a:xfrm>
                          <a:prstGeom prst="rect">
                            <a:avLst/>
                          </a:prstGeom>
                          <a:solidFill>
                            <a:srgbClr val="FFFF99"/>
                          </a:solidFill>
                          <a:ln w="9525">
                            <a:solidFill>
                              <a:srgbClr val="000000"/>
                            </a:solidFill>
                            <a:miter lim="800000"/>
                          </a:ln>
                          <a:effectLst>
                            <a:outerShdw dist="107763" dir="2700000" algn="ctr" rotWithShape="0">
                              <a:srgbClr val="808080">
                                <a:alpha val="50000"/>
                              </a:srgbClr>
                            </a:outerShdw>
                          </a:effectLst>
                        </wps:spPr>
                        <wps:txbx>
                          <w:txbxContent>
                            <w:p w14:paraId="0832ABC0" w14:textId="77777777" w:rsidR="004F3C37" w:rsidRDefault="004F3C37">
                              <w:pPr>
                                <w:jc w:val="center"/>
                                <w:rPr>
                                  <w:b/>
                                  <w:sz w:val="18"/>
                                  <w:szCs w:val="18"/>
                                </w:rPr>
                              </w:pPr>
                              <w:r>
                                <w:rPr>
                                  <w:b/>
                                  <w:sz w:val="18"/>
                                  <w:szCs w:val="18"/>
                                </w:rPr>
                                <w:t>Local Management Units and Natural resources &amp;Industry Departments from the 4 selected provinces</w:t>
                              </w:r>
                            </w:p>
                            <w:p w14:paraId="1AF389B1" w14:textId="77777777" w:rsidR="004F3C37" w:rsidRDefault="004F3C37">
                              <w:pPr>
                                <w:jc w:val="center"/>
                                <w:rPr>
                                  <w:szCs w:val="20"/>
                                </w:rPr>
                              </w:pPr>
                            </w:p>
                          </w:txbxContent>
                        </wps:txbx>
                        <wps:bodyPr rot="0" vert="horz" wrap="square" lIns="91440" tIns="45720" rIns="91440" bIns="45720" anchor="t" anchorCtr="0" upright="1">
                          <a:noAutofit/>
                        </wps:bodyPr>
                      </wps:wsp>
                      <wps:wsp>
                        <wps:cNvPr id="1799871527" name="AutoShape 357"/>
                        <wps:cNvCnPr>
                          <a:cxnSpLocks noChangeShapeType="1"/>
                        </wps:cNvCnPr>
                        <wps:spPr bwMode="auto">
                          <a:xfrm>
                            <a:off x="2853055" y="3084195"/>
                            <a:ext cx="5080" cy="318135"/>
                          </a:xfrm>
                          <a:prstGeom prst="straightConnector1">
                            <a:avLst/>
                          </a:prstGeom>
                          <a:noFill/>
                          <a:ln w="9525">
                            <a:solidFill>
                              <a:srgbClr val="000000"/>
                            </a:solidFill>
                            <a:round/>
                          </a:ln>
                        </wps:spPr>
                        <wps:bodyPr/>
                      </wps:wsp>
                      <wps:wsp>
                        <wps:cNvPr id="1799871528" name="AutoShape 358"/>
                        <wps:cNvCnPr>
                          <a:cxnSpLocks noChangeShapeType="1"/>
                        </wps:cNvCnPr>
                        <wps:spPr bwMode="auto">
                          <a:xfrm rot="16200000">
                            <a:off x="1886586" y="936948"/>
                            <a:ext cx="114300" cy="1828800"/>
                          </a:xfrm>
                          <a:prstGeom prst="bentConnector3">
                            <a:avLst>
                              <a:gd name="adj1" fmla="val 50000"/>
                            </a:avLst>
                          </a:prstGeom>
                          <a:noFill/>
                          <a:ln w="9525">
                            <a:solidFill>
                              <a:srgbClr val="000000"/>
                            </a:solidFill>
                            <a:miter lim="800000"/>
                          </a:ln>
                        </wps:spPr>
                        <wps:bodyPr/>
                      </wps:wsp>
                    </wpc:wpc>
                  </a:graphicData>
                </a:graphic>
              </wp:inline>
            </w:drawing>
          </mc:Choice>
          <mc:Fallback>
            <w:pict>
              <v:group w14:anchorId="286DF56E" id="Canvas 340" o:spid="_x0000_s1068" editas="canvas" style="width:469.35pt;height:351.15pt;mso-position-horizontal-relative:char;mso-position-vertical-relative:line" coordsize="59607,4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width:59607;height:44596;visibility:visible;mso-wrap-style:square">
                  <v:fill o:detectmouseclick="t"/>
                  <v:path o:connecttype="none"/>
                </v:shape>
                <v:rect id="Rectangle 342" o:spid="_x0000_s1070" style="position:absolute;left:21647;top:23171;width:13716;height:7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" fillcolor="#fc9">
                  <v:shadow on="t" opacity=".5" offset="6pt,6pt"/>
                  <v:textbox>
                    <w:txbxContent>
                      <w:p w14:paraId="7F490EBA" w14:textId="77777777" w:rsidR="004F3C37" w:rsidRDefault="004F3C37">
                        <w:pPr>
                          <w:jc w:val="center"/>
                          <w:rPr>
                            <w:b/>
                            <w:sz w:val="18"/>
                            <w:szCs w:val="18"/>
                          </w:rPr>
                        </w:pPr>
                        <w:r>
                          <w:rPr>
                            <w:b/>
                            <w:sz w:val="18"/>
                            <w:szCs w:val="18"/>
                          </w:rPr>
                          <w:t>Implementing Partner:</w:t>
                        </w:r>
                      </w:p>
                      <w:p w14:paraId="30C6FE8A" w14:textId="087A03F0" w:rsidR="004F3C37" w:rsidRDefault="004F3C37">
                        <w:pPr>
                          <w:jc w:val="center"/>
                          <w:rPr>
                            <w:szCs w:val="20"/>
                            <w:lang w:eastAsia="zh-CN"/>
                          </w:rPr>
                        </w:pPr>
                        <w:r>
                          <w:rPr>
                            <w:b/>
                            <w:sz w:val="18"/>
                            <w:szCs w:val="18"/>
                          </w:rPr>
                          <w:t xml:space="preserve">MIIT </w:t>
                        </w:r>
                      </w:p>
                    </w:txbxContent>
                  </v:textbox>
                </v:rect>
                <v:rect id="Rectangle 343" o:spid="_x0000_s1071"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" fillcolor="#f90">
                  <v:shadow on="t" opacity=".5" offset="6pt,6pt"/>
                  <v:textbox>
                    <w:txbxContent>
                      <w:p w14:paraId="2867188B" w14:textId="77777777" w:rsidR="004F3C37" w:rsidRDefault="004F3C37">
                        <w:pPr>
                          <w:jc w:val="center"/>
                          <w:rPr>
                            <w:b/>
                          </w:rPr>
                        </w:pPr>
                        <w:r>
                          <w:rPr>
                            <w:b/>
                          </w:rPr>
                          <w:t>Project Board/Steering Committee</w:t>
                        </w:r>
                      </w:p>
                    </w:txbxContent>
                  </v:textbox>
                </v:rect>
                <v:rect id="Rectangle 344" o:spid="_x0000_s1072" style="position:absolute;left:5714;top:7998;width:14859;height: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" fillcolor="#fc0">
                  <v:shadow on="t" opacity=".5" offset="6pt,6pt"/>
                  <v:textbox>
                    <w:txbxContent>
                      <w:p w14:paraId="32E80D85" w14:textId="77777777" w:rsidR="004F3C37" w:rsidRDefault="004F3C37">
                        <w:pPr>
                          <w:jc w:val="center"/>
                          <w:rPr>
                            <w:b/>
                            <w:bCs/>
                            <w:sz w:val="18"/>
                            <w:szCs w:val="18"/>
                          </w:rPr>
                        </w:pPr>
                        <w:r>
                          <w:rPr>
                            <w:b/>
                            <w:bCs/>
                            <w:sz w:val="18"/>
                            <w:szCs w:val="18"/>
                          </w:rPr>
                          <w:t>Development Partners:</w:t>
                        </w:r>
                      </w:p>
                      <w:p w14:paraId="0B5B795E" w14:textId="77777777" w:rsidR="004F3C37" w:rsidRDefault="004F3C37">
                        <w:pPr>
                          <w:jc w:val="center"/>
                          <w:rPr>
                            <w:i/>
                            <w:sz w:val="18"/>
                            <w:szCs w:val="18"/>
                          </w:rPr>
                        </w:pPr>
                        <w:r>
                          <w:rPr>
                            <w:b/>
                            <w:bCs/>
                            <w:i/>
                            <w:sz w:val="18"/>
                            <w:szCs w:val="18"/>
                          </w:rPr>
                          <w:t>MOF; MNR; MEE, NDRC; UNDP</w:t>
                        </w:r>
                      </w:p>
                    </w:txbxContent>
                  </v:textbox>
                </v:rect>
                <v:rect id="Rectangle 345" o:spid="_x0000_s1073" style="position:absolute;left:20573;top:8000;width:16002;height:9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" fillcolor="#fc0">
                  <v:shadow on="t" opacity=".5" offset="6pt,6pt"/>
                  <v:textbox>
                    <w:txbxContent>
                      <w:p w14:paraId="274478A7" w14:textId="77777777" w:rsidR="004F3C37" w:rsidRDefault="004F3C37">
                        <w:pPr>
                          <w:spacing w:after="0"/>
                          <w:jc w:val="center"/>
                          <w:rPr>
                            <w:b/>
                            <w:sz w:val="18"/>
                            <w:szCs w:val="18"/>
                          </w:rPr>
                        </w:pPr>
                        <w:r>
                          <w:rPr>
                            <w:b/>
                            <w:sz w:val="18"/>
                            <w:szCs w:val="18"/>
                          </w:rPr>
                          <w:t>Project Executive:</w:t>
                        </w:r>
                      </w:p>
                      <w:p w14:paraId="08D56C4C" w14:textId="77777777" w:rsidR="004F3C37" w:rsidRDefault="004F3C37">
                        <w:pPr>
                          <w:spacing w:after="0" w:line="240" w:lineRule="auto"/>
                          <w:jc w:val="center"/>
                          <w:rPr>
                            <w:b/>
                            <w:bCs/>
                            <w:sz w:val="18"/>
                            <w:szCs w:val="18"/>
                          </w:rPr>
                        </w:pPr>
                        <w:r>
                          <w:rPr>
                            <w:b/>
                            <w:bCs/>
                            <w:sz w:val="18"/>
                            <w:szCs w:val="18"/>
                          </w:rPr>
                          <w:t>Ministry of Industry and Information Technology (MIIT)</w:t>
                        </w:r>
                      </w:p>
                      <w:p w14:paraId="7EA859FA" w14:textId="670C5030" w:rsidR="004F3C37" w:rsidRDefault="004F3C37">
                        <w:pPr>
                          <w:spacing w:after="0" w:line="240" w:lineRule="auto"/>
                          <w:jc w:val="center"/>
                          <w:rPr>
                            <w:b/>
                            <w:bCs/>
                            <w:sz w:val="18"/>
                            <w:szCs w:val="18"/>
                            <w:lang w:eastAsia="zh-CN"/>
                          </w:rPr>
                        </w:pPr>
                      </w:p>
                    </w:txbxContent>
                  </v:textbox>
                </v:rect>
                <v:rect id="Rectangle 346" o:spid="_x0000_s1074" style="position:absolute;left:36574;top:8000;width:16002;height:9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" fillcolor="#fc0">
                  <v:shadow on="t" opacity=".5" offset="6pt,6pt"/>
                  <v:textbox>
                    <w:txbxContent>
                      <w:p w14:paraId="1A0D153E" w14:textId="77777777" w:rsidR="004F3C37" w:rsidRDefault="004F3C37">
                        <w:pPr>
                          <w:jc w:val="center"/>
                          <w:rPr>
                            <w:b/>
                            <w:bCs/>
                            <w:sz w:val="18"/>
                            <w:szCs w:val="18"/>
                          </w:rPr>
                        </w:pPr>
                        <w:r>
                          <w:rPr>
                            <w:b/>
                            <w:bCs/>
                            <w:sz w:val="18"/>
                            <w:szCs w:val="18"/>
                          </w:rPr>
                          <w:t>Beneficiary Representatives:</w:t>
                        </w:r>
                      </w:p>
                      <w:p w14:paraId="02F49D6E" w14:textId="77777777" w:rsidR="004F3C37" w:rsidRDefault="004F3C37">
                        <w:pPr>
                          <w:jc w:val="center"/>
                          <w:rPr>
                            <w:sz w:val="18"/>
                            <w:szCs w:val="18"/>
                          </w:rPr>
                        </w:pPr>
                        <w:r>
                          <w:rPr>
                            <w:b/>
                            <w:bCs/>
                            <w:sz w:val="18"/>
                            <w:szCs w:val="18"/>
                          </w:rPr>
                          <w:t>Phosphate Chemicals Industry Companies; DIIT and DNR offices of participating provincial governments</w:t>
                        </w:r>
                      </w:p>
                      <w:p w14:paraId="7D483762" w14:textId="77777777" w:rsidR="004F3C37" w:rsidRDefault="004F3C37">
                        <w:pPr>
                          <w:jc w:val="center"/>
                          <w:rPr>
                            <w:szCs w:val="20"/>
                            <w:lang w:val="es-ES"/>
                          </w:rPr>
                        </w:pPr>
                      </w:p>
                    </w:txbxContent>
                  </v:textbox>
                </v:rect>
                <v:shape id="AutoShape 347" o:spid="_x0000_s1075" type="#_x0000_t32" style="position:absolute;left:28575;top:17202;width:25;height:5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"/>
                <v:rect id="Rectangle 348" o:spid="_x0000_s1076" style="position:absolute;left:1638;top:19079;width:18461;height:6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" fillcolor="#fc0">
                  <v:shadow on="t" opacity=".5" offset="6pt,6pt"/>
                  <v:textbox>
                    <w:txbxContent>
                      <w:p w14:paraId="48E9D96B" w14:textId="77777777" w:rsidR="004F3C37" w:rsidRDefault="004F3C37">
                        <w:pPr>
                          <w:jc w:val="center"/>
                          <w:rPr>
                            <w:b/>
                            <w:sz w:val="18"/>
                            <w:szCs w:val="18"/>
                          </w:rPr>
                        </w:pPr>
                        <w:r>
                          <w:rPr>
                            <w:b/>
                            <w:sz w:val="18"/>
                            <w:szCs w:val="18"/>
                          </w:rPr>
                          <w:t>UNDP Project Assurance:</w:t>
                        </w:r>
                      </w:p>
                      <w:p w14:paraId="4E46CB1E" w14:textId="77777777" w:rsidR="004F3C37" w:rsidRDefault="004F3C37">
                        <w:pPr>
                          <w:jc w:val="center"/>
                          <w:rPr>
                            <w:b/>
                            <w:sz w:val="18"/>
                            <w:szCs w:val="18"/>
                          </w:rPr>
                        </w:pPr>
                        <w:r>
                          <w:rPr>
                            <w:b/>
                            <w:sz w:val="18"/>
                            <w:szCs w:val="18"/>
                          </w:rPr>
                          <w:t>UNDP China</w:t>
                        </w:r>
                      </w:p>
                      <w:p w14:paraId="0CEB114C" w14:textId="77777777" w:rsidR="004F3C37" w:rsidRDefault="004F3C37">
                        <w:pPr>
                          <w:jc w:val="center"/>
                          <w:rPr>
                            <w:b/>
                            <w:sz w:val="18"/>
                            <w:szCs w:val="18"/>
                          </w:rPr>
                        </w:pPr>
                        <w:r>
                          <w:rPr>
                            <w:b/>
                            <w:sz w:val="18"/>
                            <w:szCs w:val="18"/>
                          </w:rPr>
                          <w:t>UNDP NCE Asia-Pacific</w:t>
                        </w:r>
                      </w:p>
                      <w:p w14:paraId="31034A75" w14:textId="77777777" w:rsidR="004F3C37" w:rsidRDefault="004F3C37">
                        <w:pPr>
                          <w:pStyle w:val="BodyText3"/>
                          <w:jc w:val="center"/>
                          <w:rPr>
                            <w:b/>
                            <w:bCs/>
                          </w:rPr>
                        </w:pPr>
                      </w:p>
                    </w:txbxContent>
                  </v:textbox>
                </v:rect>
                <v:rect id="Rectangle 349" o:spid="_x0000_s1077" style="position:absolute;left:38858;top:19079;width:19196;height:10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" fillcolor="#fc9">
                  <v:shadow on="t" opacity=".5" offset="6pt,6pt"/>
                  <v:textbox>
                    <w:txbxContent>
                      <w:p w14:paraId="127468DB" w14:textId="77777777" w:rsidR="004F3C37" w:rsidRDefault="004F3C37">
                        <w:pPr>
                          <w:jc w:val="center"/>
                          <w:rPr>
                            <w:b/>
                            <w:sz w:val="18"/>
                            <w:szCs w:val="18"/>
                          </w:rPr>
                        </w:pPr>
                        <w:r>
                          <w:rPr>
                            <w:b/>
                            <w:sz w:val="18"/>
                            <w:szCs w:val="18"/>
                          </w:rPr>
                          <w:t xml:space="preserve">Project Support </w:t>
                        </w:r>
                      </w:p>
                      <w:p w14:paraId="16E76145" w14:textId="77777777" w:rsidR="004F3C37" w:rsidRDefault="004F3C37">
                        <w:pPr>
                          <w:jc w:val="center"/>
                          <w:rPr>
                            <w:b/>
                            <w:sz w:val="18"/>
                            <w:szCs w:val="18"/>
                          </w:rPr>
                        </w:pPr>
                        <w:r>
                          <w:rPr>
                            <w:b/>
                            <w:sz w:val="18"/>
                            <w:szCs w:val="18"/>
                          </w:rPr>
                          <w:t>Project Management Office and Technical Teams</w:t>
                        </w:r>
                      </w:p>
                      <w:p w14:paraId="458B4106" w14:textId="77777777" w:rsidR="004F3C37" w:rsidRDefault="004F3C37">
                        <w:pPr>
                          <w:spacing w:before="120"/>
                          <w:jc w:val="center"/>
                          <w:rPr>
                            <w:sz w:val="18"/>
                            <w:szCs w:val="18"/>
                          </w:rPr>
                        </w:pPr>
                      </w:p>
                    </w:txbxContent>
                  </v:textbox>
                </v:rect>
                <v:shape id="AutoShape 350" o:spid="_x0000_s1078" type="#_x0000_t32" style="position:absolute;left:35433;top:26773;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"/>
                <v:roundrect id="AutoShape 351" o:spid="_x0000_s1079"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" fillcolor="#9cf">
                  <v:textbox>
                    <w:txbxContent>
                      <w:p w14:paraId="61C85B85" w14:textId="77777777" w:rsidR="004F3C37" w:rsidRDefault="004F3C37">
                        <w:pPr>
                          <w:spacing w:after="0"/>
                          <w:jc w:val="center"/>
                          <w:rPr>
                            <w:b/>
                            <w:sz w:val="24"/>
                          </w:rPr>
                        </w:pPr>
                        <w:r>
                          <w:rPr>
                            <w:b/>
                            <w:sz w:val="24"/>
                          </w:rPr>
                          <w:t>Project Organization Structure</w:t>
                        </w:r>
                      </w:p>
                    </w:txbxContent>
                  </v:textbox>
                </v:roundrect>
                <v:rect id="Rectangle 352" o:spid="_x0000_s1080" style="position:absolute;left:4572;top:36403;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" fillcolor="#ff9">
                  <v:shadow on="t" opacity=".5" offset="6pt,6pt"/>
                  <v:textbox>
                    <w:txbxContent>
                      <w:p w14:paraId="6F097313" w14:textId="77777777" w:rsidR="004F3C37" w:rsidRDefault="004F3C37">
                        <w:pPr>
                          <w:jc w:val="center"/>
                          <w:rPr>
                            <w:b/>
                            <w:sz w:val="18"/>
                            <w:szCs w:val="18"/>
                          </w:rPr>
                        </w:pPr>
                        <w:r>
                          <w:rPr>
                            <w:b/>
                            <w:sz w:val="18"/>
                            <w:szCs w:val="18"/>
                          </w:rPr>
                          <w:t xml:space="preserve">National and International Experts and Consultants </w:t>
                        </w:r>
                      </w:p>
                      <w:p w14:paraId="589087D4" w14:textId="77777777" w:rsidR="004F3C37" w:rsidRDefault="004F3C37">
                        <w:pPr>
                          <w:jc w:val="center"/>
                          <w:rPr>
                            <w:sz w:val="18"/>
                            <w:szCs w:val="18"/>
                          </w:rPr>
                        </w:pPr>
                      </w:p>
                      <w:p w14:paraId="3BB7A775" w14:textId="77777777" w:rsidR="004F3C37" w:rsidRDefault="004F3C37">
                        <w:pPr>
                          <w:jc w:val="center"/>
                          <w:rPr>
                            <w:sz w:val="18"/>
                            <w:szCs w:val="18"/>
                          </w:rPr>
                        </w:pPr>
                      </w:p>
                    </w:txbxContent>
                  </v:textbox>
                </v:rect>
                <v:rect id="Rectangle 353" o:spid="_x0000_s1081" style="position:absolute;left:37719;top:36403;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" fillcolor="#ff9">
                  <v:shadow on="t" opacity=".5" offset="6pt,6pt"/>
                  <v:textbox>
                    <w:txbxContent>
                      <w:p w14:paraId="0A075C53" w14:textId="77777777" w:rsidR="004F3C37" w:rsidRDefault="004F3C37">
                        <w:pPr>
                          <w:jc w:val="center"/>
                          <w:rPr>
                            <w:b/>
                            <w:sz w:val="18"/>
                            <w:szCs w:val="18"/>
                          </w:rPr>
                        </w:pPr>
                        <w:r>
                          <w:rPr>
                            <w:b/>
                            <w:sz w:val="18"/>
                            <w:szCs w:val="18"/>
                          </w:rPr>
                          <w:t>Local Technical Experts and Service Providers; Rural Community Leaders; and NGOs</w:t>
                        </w:r>
                      </w:p>
                      <w:p w14:paraId="576D9E63" w14:textId="77777777" w:rsidR="004F3C37" w:rsidRDefault="004F3C37">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82" type="#_x0000_t34" style="position:absolute;left:19145;top:26973;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" adj="10740"/>
                <v:shape id="AutoShape 355" o:spid="_x0000_s1083" type="#_x0000_t34" style="position:absolute;left:35719;top:26971;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" adj="10740"/>
                <v:rect id="Rectangle 356" o:spid="_x0000_s1084" style="position:absolute;left:20574;top:36403;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" fillcolor="#ff9">
                  <v:shadow on="t" opacity=".5" offset="6pt,6pt"/>
                  <v:textbox>
                    <w:txbxContent>
                      <w:p w14:paraId="0832ABC0" w14:textId="77777777" w:rsidR="004F3C37" w:rsidRDefault="004F3C37">
                        <w:pPr>
                          <w:jc w:val="center"/>
                          <w:rPr>
                            <w:b/>
                            <w:sz w:val="18"/>
                            <w:szCs w:val="18"/>
                          </w:rPr>
                        </w:pPr>
                        <w:r>
                          <w:rPr>
                            <w:b/>
                            <w:sz w:val="18"/>
                            <w:szCs w:val="18"/>
                          </w:rPr>
                          <w:t>Local Management Units and Natural resources &amp;Industry Departments from the 4 selected provinces</w:t>
                        </w:r>
                      </w:p>
                      <w:p w14:paraId="1AF389B1" w14:textId="77777777" w:rsidR="004F3C37" w:rsidRDefault="004F3C37">
                        <w:pPr>
                          <w:jc w:val="center"/>
                          <w:rPr>
                            <w:szCs w:val="20"/>
                          </w:rPr>
                        </w:pPr>
                      </w:p>
                    </w:txbxContent>
                  </v:textbox>
                </v:rect>
                <v:shape id="AutoShape 357" o:spid="_x0000_s1085" type="#_x0000_t32" style="position:absolute;left:28530;top:30841;width:51;height:3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"/>
                <v:shape id="AutoShape 358" o:spid="_x0000_s1086" type="#_x0000_t34" style="position:absolute;left:18865;top:9369;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"/>
                <w10:anchorlock/>
              </v:group>
            </w:pict>
          </mc:Fallback>
        </mc:AlternateContent>
      </w:r>
    </w:p>
    <w:p w14:paraId="2C10DBC3" w14:textId="77777777" w:rsidR="00F5335A" w:rsidRDefault="00F5335A">
      <w:pPr>
        <w:shd w:val="clear" w:color="auto" w:fill="FFFFFF"/>
        <w:spacing w:after="0" w:line="240" w:lineRule="auto"/>
        <w:rPr>
          <w:rFonts w:ascii="Calibri" w:hAnsi="Calibri" w:cs="Calibri"/>
        </w:rPr>
      </w:pPr>
    </w:p>
    <w:p w14:paraId="1DCBA0EF" w14:textId="77777777" w:rsidR="00F5335A" w:rsidRDefault="00795F6F">
      <w:pPr>
        <w:spacing w:after="0" w:line="240" w:lineRule="auto"/>
        <w:jc w:val="both"/>
        <w:rPr>
          <w:rFonts w:cstheme="minorHAnsi"/>
          <w:bCs/>
        </w:rPr>
      </w:pPr>
      <w:r>
        <w:rPr>
          <w:rFonts w:cstheme="minorHAnsi"/>
          <w:bCs/>
        </w:rPr>
        <w:t>Second line of defense</w:t>
      </w:r>
    </w:p>
    <w:p w14:paraId="27E9A32E" w14:textId="77777777" w:rsidR="00F5335A" w:rsidRDefault="00795F6F">
      <w:pPr>
        <w:pStyle w:val="ListParagraph"/>
        <w:numPr>
          <w:ilvl w:val="0"/>
          <w:numId w:val="19"/>
        </w:numPr>
        <w:spacing w:after="60"/>
        <w:ind w:left="180" w:hanging="180"/>
        <w:contextualSpacing/>
        <w:rPr>
          <w:rFonts w:asciiTheme="minorHAnsi" w:hAnsiTheme="minorHAnsi" w:cstheme="minorHAnsi"/>
          <w:sz w:val="22"/>
          <w:szCs w:val="22"/>
        </w:rPr>
      </w:pPr>
      <w:r>
        <w:rPr>
          <w:rFonts w:asciiTheme="minorHAnsi" w:hAnsiTheme="minorHAnsi" w:cstheme="minorHAnsi"/>
          <w:sz w:val="22"/>
          <w:szCs w:val="22"/>
        </w:rPr>
        <w:t xml:space="preserve">Regional Bureau oversees RR and Country Office compliance at portfolio level. </w:t>
      </w:r>
    </w:p>
    <w:p w14:paraId="4925D196" w14:textId="77777777" w:rsidR="00F5335A" w:rsidRDefault="00795F6F">
      <w:pPr>
        <w:pStyle w:val="ListParagraph"/>
        <w:numPr>
          <w:ilvl w:val="0"/>
          <w:numId w:val="19"/>
        </w:numPr>
        <w:spacing w:after="60"/>
        <w:ind w:left="180" w:hanging="180"/>
        <w:contextualSpacing/>
        <w:rPr>
          <w:rFonts w:asciiTheme="minorHAnsi" w:hAnsiTheme="minorHAnsi" w:cstheme="minorHAnsi"/>
          <w:sz w:val="22"/>
          <w:szCs w:val="22"/>
        </w:rPr>
      </w:pPr>
      <w:r>
        <w:rPr>
          <w:rFonts w:asciiTheme="minorHAnsi" w:hAnsiTheme="minorHAnsi" w:cstheme="minorHAnsi"/>
          <w:sz w:val="22"/>
          <w:szCs w:val="22"/>
        </w:rPr>
        <w:t>BPPS NCE RTA oversees technical quality assurance and GEF compliance. BPPS NCE PTA oversees RTA function.</w:t>
      </w:r>
    </w:p>
    <w:p w14:paraId="4AE631F8" w14:textId="77777777" w:rsidR="00F5335A" w:rsidRDefault="00795F6F">
      <w:pPr>
        <w:pStyle w:val="ListParagraph"/>
        <w:numPr>
          <w:ilvl w:val="0"/>
          <w:numId w:val="19"/>
        </w:numPr>
        <w:spacing w:after="60"/>
        <w:ind w:left="180" w:hanging="180"/>
        <w:contextualSpacing/>
        <w:rPr>
          <w:rFonts w:asciiTheme="minorHAnsi" w:hAnsiTheme="minorHAnsi" w:cstheme="minorHAnsi"/>
          <w:sz w:val="22"/>
          <w:szCs w:val="22"/>
        </w:rPr>
      </w:pPr>
      <w:r>
        <w:rPr>
          <w:rFonts w:asciiTheme="minorHAnsi" w:hAnsiTheme="minorHAnsi" w:cstheme="minorHAnsi"/>
          <w:sz w:val="22"/>
          <w:szCs w:val="22"/>
        </w:rPr>
        <w:t xml:space="preserve">UNDP GEF Executive Coordinator and Regional Bureau Deputy Director can revoke DOA/cancel suspend project or provide enhanced oversight. </w:t>
      </w:r>
    </w:p>
    <w:p w14:paraId="7C17E60F" w14:textId="77777777" w:rsidR="00F5335A" w:rsidRDefault="00F5335A">
      <w:pPr>
        <w:spacing w:after="0" w:line="240" w:lineRule="auto"/>
        <w:jc w:val="both"/>
        <w:rPr>
          <w:rFonts w:ascii="Calibri" w:hAnsi="Calibri" w:cs="Calibri"/>
          <w:bCs/>
        </w:rPr>
      </w:pPr>
    </w:p>
    <w:p w14:paraId="3BE1CE07" w14:textId="77777777" w:rsidR="00F5335A" w:rsidRDefault="00795F6F">
      <w:pPr>
        <w:spacing w:after="0" w:line="240" w:lineRule="auto"/>
        <w:jc w:val="both"/>
        <w:rPr>
          <w:rFonts w:ascii="Calibri" w:eastAsia="Times New Roman" w:hAnsi="Calibri" w:cs="Calibri"/>
          <w:color w:val="000000"/>
        </w:rPr>
      </w:pPr>
      <w:r>
        <w:rPr>
          <w:rFonts w:ascii="Calibri" w:hAnsi="Calibri" w:cs="Calibri"/>
          <w:bCs/>
        </w:rPr>
        <w:t xml:space="preserve">The UNDP Resident Representative assumes full </w:t>
      </w:r>
      <w:r>
        <w:rPr>
          <w:rFonts w:ascii="Calibri" w:eastAsia="Times New Roman" w:hAnsi="Calibri" w:cs="Calibri"/>
          <w:bCs/>
          <w:color w:val="000000"/>
        </w:rPr>
        <w:t>responsibility and accountability for oversight and quality assurance of</w:t>
      </w:r>
      <w:r>
        <w:rPr>
          <w:rFonts w:ascii="Calibri" w:eastAsia="Times New Roman" w:hAnsi="Calibri" w:cs="Calibri"/>
          <w:color w:val="000000"/>
        </w:rPr>
        <w:t xml:space="preserve"> this Project and ensures its timely implementation in compliance with the GEF-specific requirements and UNDP’s Programme and Operations Policies and Procedures (POPP), its Financial Regulations and Rules and Internal Control Framework.</w:t>
      </w:r>
      <w:r>
        <w:rPr>
          <w:rFonts w:ascii="Calibri" w:hAnsi="Calibri" w:cs="Calibri"/>
        </w:rPr>
        <w:t xml:space="preserve"> A representative of the UNDP Country Office will assume the assurance role and will present assurance findings to the Project Board, and therefore attends Project Board meetings as a non-voting member. </w:t>
      </w:r>
    </w:p>
    <w:p w14:paraId="60A9B0B1" w14:textId="77777777" w:rsidR="00F5335A" w:rsidRDefault="00F5335A">
      <w:pPr>
        <w:shd w:val="clear" w:color="auto" w:fill="FFFFFF"/>
        <w:spacing w:after="0" w:line="240" w:lineRule="auto"/>
        <w:jc w:val="both"/>
        <w:rPr>
          <w:rFonts w:ascii="Calibri" w:hAnsi="Calibri" w:cs="Calibri"/>
        </w:rPr>
      </w:pPr>
    </w:p>
    <w:p w14:paraId="68EC6172" w14:textId="77777777" w:rsidR="00F5335A" w:rsidRDefault="00795F6F">
      <w:pPr>
        <w:pStyle w:val="ListParagraph"/>
        <w:numPr>
          <w:ilvl w:val="0"/>
          <w:numId w:val="17"/>
        </w:numPr>
        <w:jc w:val="both"/>
        <w:rPr>
          <w:rFonts w:ascii="Calibri" w:hAnsi="Calibri" w:cs="Calibri"/>
          <w:b/>
          <w:sz w:val="22"/>
          <w:szCs w:val="22"/>
          <w:lang w:eastAsia="zh-CN"/>
        </w:rPr>
      </w:pPr>
      <w:r>
        <w:rPr>
          <w:rFonts w:ascii="Calibri" w:hAnsi="Calibri" w:cs="Calibri"/>
          <w:b/>
          <w:sz w:val="22"/>
          <w:szCs w:val="22"/>
          <w:u w:val="single"/>
          <w:lang w:eastAsia="zh-CN"/>
        </w:rPr>
        <w:t>Segregation of Duties and Firewalls vis-à-vis UNDP Representation on the Project Board</w:t>
      </w:r>
      <w:r>
        <w:rPr>
          <w:rFonts w:ascii="Calibri" w:hAnsi="Calibri" w:cs="Calibri"/>
          <w:b/>
          <w:sz w:val="22"/>
          <w:szCs w:val="22"/>
          <w:lang w:eastAsia="zh-CN"/>
        </w:rPr>
        <w:t>:</w:t>
      </w:r>
    </w:p>
    <w:p w14:paraId="4F6348E0" w14:textId="77777777" w:rsidR="00F5335A" w:rsidRDefault="00F5335A">
      <w:pPr>
        <w:spacing w:after="0" w:line="240" w:lineRule="auto"/>
        <w:jc w:val="both"/>
        <w:rPr>
          <w:rFonts w:ascii="Calibri" w:hAnsi="Calibri" w:cs="Calibri"/>
          <w:b/>
          <w:lang w:eastAsia="zh-CN"/>
        </w:rPr>
      </w:pPr>
    </w:p>
    <w:p w14:paraId="2EEF99E2" w14:textId="77777777" w:rsidR="00F5335A" w:rsidRDefault="00795F6F">
      <w:pPr>
        <w:spacing w:after="0" w:line="240" w:lineRule="auto"/>
        <w:jc w:val="both"/>
        <w:rPr>
          <w:rFonts w:ascii="Calibri" w:hAnsi="Calibri" w:cs="Calibri"/>
          <w:bCs/>
          <w:lang w:eastAsia="zh-CN"/>
        </w:rPr>
      </w:pPr>
      <w:r>
        <w:rPr>
          <w:rFonts w:ascii="Calibri" w:hAnsi="Calibri" w:cs="Calibri"/>
          <w:bCs/>
          <w:lang w:eastAsia="zh-CN"/>
        </w:rPr>
        <w:t xml:space="preserve">As noted in the </w:t>
      </w:r>
      <w:hyperlink r:id="rId29" w:history="1">
        <w:r>
          <w:rPr>
            <w:rFonts w:ascii="Calibri" w:hAnsi="Calibri" w:cs="Calibri"/>
            <w:bCs/>
            <w:color w:val="0000FF"/>
            <w:u w:val="single"/>
            <w:lang w:eastAsia="zh-CN"/>
          </w:rPr>
          <w:t>Minimum Fiduciary Standards for GEF Partner Agencies</w:t>
        </w:r>
      </w:hyperlink>
      <w:r>
        <w:rPr>
          <w:rFonts w:ascii="Calibri" w:hAnsi="Calibri" w:cs="Calibri"/>
          <w:bCs/>
          <w:lang w:eastAsia="zh-CN"/>
        </w:rPr>
        <w:t xml:space="preserve">, in cases where a GEF Partner Agency (i.e. UNDP) carries out both implementation oversight and execution of a project, the GEF Partner </w:t>
      </w:r>
      <w:r>
        <w:rPr>
          <w:rFonts w:ascii="Calibri" w:hAnsi="Calibri" w:cs="Calibri"/>
          <w:bCs/>
          <w:lang w:eastAsia="zh-CN"/>
        </w:rPr>
        <w:lastRenderedPageBreak/>
        <w:t>Agency (i.e. UNDP) must separate its project implementation oversight and execution duties, and describe in the relevant project</w:t>
      </w:r>
      <w:r>
        <w:rPr>
          <w:rFonts w:ascii="Calibri" w:hAnsi="Calibri" w:cs="Calibri"/>
          <w:bCs/>
        </w:rPr>
        <w:t xml:space="preserve"> </w:t>
      </w:r>
      <w:r>
        <w:rPr>
          <w:rFonts w:ascii="Calibri" w:hAnsi="Calibri" w:cs="Calibri"/>
          <w:bCs/>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38EF4B25" w14:textId="77777777" w:rsidR="00F5335A" w:rsidRDefault="00F5335A">
      <w:pPr>
        <w:spacing w:after="0" w:line="240" w:lineRule="auto"/>
        <w:jc w:val="both"/>
        <w:rPr>
          <w:rFonts w:ascii="Calibri" w:hAnsi="Calibri" w:cs="Calibri"/>
          <w:bCs/>
          <w:lang w:eastAsia="zh-CN"/>
        </w:rPr>
      </w:pPr>
    </w:p>
    <w:p w14:paraId="4F228E53" w14:textId="77777777" w:rsidR="00F5335A" w:rsidRDefault="00795F6F">
      <w:pPr>
        <w:spacing w:after="0" w:line="240" w:lineRule="auto"/>
        <w:jc w:val="both"/>
        <w:rPr>
          <w:rFonts w:ascii="Calibri" w:hAnsi="Calibri" w:cs="Calibri"/>
          <w:iCs/>
        </w:rPr>
      </w:pPr>
      <w:r>
        <w:rPr>
          <w:rFonts w:ascii="Calibri" w:hAnsi="Calibri" w:cs="Calibri"/>
          <w:iCs/>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7BBAF5B8" w14:textId="77777777" w:rsidR="00F5335A" w:rsidRDefault="00F5335A">
      <w:pPr>
        <w:shd w:val="clear" w:color="auto" w:fill="FFFFFF"/>
        <w:spacing w:after="0" w:line="240" w:lineRule="auto"/>
        <w:jc w:val="both"/>
        <w:rPr>
          <w:rFonts w:ascii="Calibri" w:hAnsi="Calibri" w:cs="Calibri"/>
          <w:u w:val="single"/>
          <w:lang w:eastAsia="zh-CN"/>
        </w:rPr>
      </w:pPr>
    </w:p>
    <w:p w14:paraId="4E717F71" w14:textId="77777777" w:rsidR="00F5335A" w:rsidRDefault="00795F6F">
      <w:pPr>
        <w:pStyle w:val="ListParagraph"/>
        <w:numPr>
          <w:ilvl w:val="0"/>
          <w:numId w:val="17"/>
        </w:numPr>
        <w:jc w:val="both"/>
        <w:rPr>
          <w:rFonts w:ascii="Calibri" w:hAnsi="Calibri" w:cs="Calibri"/>
          <w:b/>
          <w:sz w:val="22"/>
          <w:szCs w:val="22"/>
          <w:lang w:eastAsia="zh-CN"/>
        </w:rPr>
      </w:pPr>
      <w:r>
        <w:rPr>
          <w:rFonts w:ascii="Calibri" w:hAnsi="Calibri" w:cs="Calibri"/>
          <w:b/>
          <w:bCs/>
          <w:sz w:val="22"/>
          <w:szCs w:val="22"/>
          <w:u w:val="single"/>
          <w:lang w:eastAsia="zh-CN"/>
        </w:rPr>
        <w:t>Roles and Responsibilities of the Project Organization Structure:</w:t>
      </w:r>
      <w:r>
        <w:rPr>
          <w:rFonts w:ascii="Calibri" w:hAnsi="Calibri" w:cs="Calibri"/>
          <w:b/>
          <w:bCs/>
          <w:sz w:val="22"/>
          <w:szCs w:val="22"/>
          <w:lang w:eastAsia="zh-CN"/>
        </w:rPr>
        <w:t xml:space="preserve"> </w:t>
      </w:r>
    </w:p>
    <w:p w14:paraId="7332E598" w14:textId="77777777" w:rsidR="00F5335A" w:rsidRDefault="00F5335A">
      <w:pPr>
        <w:shd w:val="clear" w:color="auto" w:fill="FFFFFF"/>
        <w:spacing w:after="0" w:line="240" w:lineRule="auto"/>
        <w:jc w:val="both"/>
        <w:rPr>
          <w:rFonts w:ascii="Calibri" w:hAnsi="Calibri" w:cs="Calibri"/>
          <w:lang w:eastAsia="zh-CN"/>
        </w:rPr>
      </w:pPr>
    </w:p>
    <w:p w14:paraId="029EE65E" w14:textId="77777777" w:rsidR="00F5335A" w:rsidRDefault="00795F6F">
      <w:pPr>
        <w:numPr>
          <w:ilvl w:val="0"/>
          <w:numId w:val="20"/>
        </w:numPr>
        <w:shd w:val="clear" w:color="auto" w:fill="FFFFFF"/>
        <w:spacing w:after="0" w:line="240" w:lineRule="auto"/>
        <w:jc w:val="both"/>
        <w:rPr>
          <w:rFonts w:ascii="Calibri" w:hAnsi="Calibri" w:cs="Calibri"/>
          <w:b/>
          <w:bCs/>
          <w:lang w:eastAsia="zh-CN"/>
        </w:rPr>
      </w:pPr>
      <w:r>
        <w:rPr>
          <w:rFonts w:ascii="Calibri" w:hAnsi="Calibri" w:cs="Calibri"/>
          <w:b/>
          <w:bCs/>
          <w:lang w:eastAsia="zh-CN"/>
        </w:rPr>
        <w:t xml:space="preserve">Project Board: </w:t>
      </w:r>
      <w:r>
        <w:rPr>
          <w:rFonts w:ascii="Calibri" w:hAnsi="Calibri" w:cs="Calibri"/>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24F8583A" w14:textId="77777777" w:rsidR="00F5335A" w:rsidRDefault="00F5335A">
      <w:pPr>
        <w:shd w:val="clear" w:color="auto" w:fill="FFFFFF"/>
        <w:spacing w:after="0" w:line="240" w:lineRule="auto"/>
        <w:jc w:val="both"/>
        <w:rPr>
          <w:rFonts w:ascii="Calibri" w:hAnsi="Calibri" w:cs="Calibri"/>
          <w:lang w:eastAsia="zh-CN"/>
        </w:rPr>
      </w:pPr>
    </w:p>
    <w:p w14:paraId="665D65C3" w14:textId="77777777" w:rsidR="00F5335A" w:rsidRDefault="00795F6F">
      <w:pPr>
        <w:shd w:val="clear" w:color="auto" w:fill="FFFFFF"/>
        <w:spacing w:after="0" w:line="240" w:lineRule="auto"/>
        <w:jc w:val="both"/>
        <w:rPr>
          <w:rFonts w:ascii="Calibri" w:hAnsi="Calibri" w:cs="Calibri"/>
          <w:lang w:eastAsia="zh-CN"/>
        </w:rPr>
      </w:pPr>
      <w:r>
        <w:rPr>
          <w:rFonts w:ascii="Calibri" w:hAnsi="Calibri" w:cs="Calibri"/>
          <w:lang w:eastAsia="zh-CN"/>
        </w:rPr>
        <w:t>The two main (mandatory) roles of the project board are as follows:</w:t>
      </w:r>
    </w:p>
    <w:p w14:paraId="2815DFA1" w14:textId="77777777" w:rsidR="00F5335A" w:rsidRDefault="00F5335A">
      <w:pPr>
        <w:shd w:val="clear" w:color="auto" w:fill="FFFFFF"/>
        <w:spacing w:after="0" w:line="240" w:lineRule="auto"/>
        <w:jc w:val="both"/>
        <w:rPr>
          <w:rFonts w:ascii="Calibri" w:hAnsi="Calibri" w:cs="Calibri"/>
          <w:lang w:eastAsia="zh-CN"/>
        </w:rPr>
      </w:pPr>
    </w:p>
    <w:p w14:paraId="6A30EBA4" w14:textId="77777777" w:rsidR="00F5335A" w:rsidRDefault="00795F6F">
      <w:pPr>
        <w:numPr>
          <w:ilvl w:val="0"/>
          <w:numId w:val="21"/>
        </w:numPr>
        <w:shd w:val="clear" w:color="auto" w:fill="FFFFFF"/>
        <w:spacing w:after="0" w:line="240" w:lineRule="auto"/>
        <w:jc w:val="both"/>
        <w:rPr>
          <w:rFonts w:ascii="Calibri" w:hAnsi="Calibri" w:cs="Calibri"/>
          <w:lang w:eastAsia="zh-CN"/>
        </w:rPr>
      </w:pPr>
      <w:r>
        <w:rPr>
          <w:rFonts w:ascii="Calibri" w:hAnsi="Calibri" w:cs="Calibri"/>
          <w:b/>
          <w:bCs/>
          <w:lang w:eastAsia="zh-CN"/>
        </w:rPr>
        <w:t>High-level oversight of the execution of the project by the Implementing Partner</w:t>
      </w:r>
      <w:r>
        <w:rPr>
          <w:rFonts w:ascii="Calibri" w:hAnsi="Calibri" w:cs="Calibri"/>
          <w:lang w:eastAsia="zh-CN"/>
        </w:rPr>
        <w:t xml:space="preserve"> (as explained in the </w:t>
      </w:r>
      <w:hyperlink r:id="rId30" w:history="1">
        <w:r>
          <w:rPr>
            <w:rFonts w:ascii="Calibri" w:hAnsi="Calibri" w:cs="Calibri"/>
            <w:color w:val="0000FF"/>
            <w:u w:val="single"/>
            <w:lang w:eastAsia="zh-CN"/>
          </w:rPr>
          <w:t>“Provide Oversight”</w:t>
        </w:r>
      </w:hyperlink>
      <w:r>
        <w:rPr>
          <w:rFonts w:ascii="Calibri" w:hAnsi="Calibri" w:cs="Calibri"/>
          <w:lang w:eastAsia="zh-CN"/>
        </w:rPr>
        <w:t xml:space="preserve"> section of the POPP). This is the primary function of the project board and includes annual (and as-needed) assessments of any major risks to the project, and decisions/agreements on any management actions or remedial measures to address them effectively. </w:t>
      </w:r>
      <w:r>
        <w:rPr>
          <w:rFonts w:ascii="Calibri" w:hAnsi="Calibri" w:cs="Calibri"/>
        </w:rPr>
        <w:t xml:space="preserve">The Project Board reviews evidence of project performance based on monitoring, evaluation and reporting, including progress reports, evaluations, risk logs and the combined delivery report. The Project Board is </w:t>
      </w:r>
      <w:r>
        <w:rPr>
          <w:rFonts w:ascii="Calibri" w:hAnsi="Calibri" w:cs="Calibri"/>
          <w:lang w:eastAsia="zh-CN"/>
        </w:rPr>
        <w:t>responsible for taking corrective action as needed to ensure the project achieves the desired results.</w:t>
      </w:r>
    </w:p>
    <w:p w14:paraId="71CCEFB5" w14:textId="77777777" w:rsidR="00F5335A" w:rsidRDefault="00795F6F">
      <w:pPr>
        <w:numPr>
          <w:ilvl w:val="0"/>
          <w:numId w:val="21"/>
        </w:numPr>
        <w:shd w:val="clear" w:color="auto" w:fill="FFFFFF"/>
        <w:spacing w:after="0" w:line="240" w:lineRule="auto"/>
        <w:jc w:val="both"/>
        <w:rPr>
          <w:rFonts w:ascii="Calibri" w:hAnsi="Calibri" w:cs="Calibri"/>
          <w:lang w:eastAsia="zh-CN"/>
        </w:rPr>
      </w:pPr>
      <w:r>
        <w:rPr>
          <w:rFonts w:ascii="Calibri" w:hAnsi="Calibri" w:cs="Calibri"/>
          <w:b/>
          <w:lang w:eastAsia="zh-CN"/>
        </w:rPr>
        <w:t>Approval of</w:t>
      </w:r>
      <w:r>
        <w:rPr>
          <w:rFonts w:ascii="Calibri" w:hAnsi="Calibri" w:cs="Calibri"/>
          <w:b/>
          <w:bCs/>
          <w:lang w:eastAsia="zh-CN"/>
        </w:rPr>
        <w:t xml:space="preserve"> strategic</w:t>
      </w:r>
      <w:r>
        <w:rPr>
          <w:rFonts w:ascii="Calibri" w:hAnsi="Calibri" w:cs="Calibri"/>
          <w:b/>
          <w:lang w:eastAsia="zh-CN"/>
        </w:rPr>
        <w:t xml:space="preserve"> </w:t>
      </w:r>
      <w:r>
        <w:rPr>
          <w:rFonts w:ascii="Calibri" w:hAnsi="Calibri" w:cs="Calibri"/>
          <w:b/>
          <w:bCs/>
          <w:lang w:eastAsia="zh-CN"/>
        </w:rPr>
        <w:t>project</w:t>
      </w:r>
      <w:r>
        <w:rPr>
          <w:rFonts w:ascii="Calibri" w:hAnsi="Calibri" w:cs="Calibri"/>
          <w:b/>
          <w:lang w:eastAsia="zh-CN"/>
        </w:rPr>
        <w:t xml:space="preserve"> execution </w:t>
      </w:r>
      <w:r>
        <w:rPr>
          <w:rFonts w:ascii="Calibri" w:hAnsi="Calibri" w:cs="Calibri"/>
          <w:b/>
          <w:bCs/>
          <w:lang w:eastAsia="zh-CN"/>
        </w:rPr>
        <w:t>decisions</w:t>
      </w:r>
      <w:r>
        <w:rPr>
          <w:rFonts w:ascii="Calibri" w:hAnsi="Calibri" w:cs="Calibri"/>
          <w:b/>
          <w:lang w:eastAsia="zh-CN"/>
        </w:rPr>
        <w:t xml:space="preserve"> of the Implementing Partner </w:t>
      </w:r>
      <w:r>
        <w:rPr>
          <w:rFonts w:ascii="Calibri" w:hAnsi="Calibri" w:cs="Calibri"/>
          <w:lang w:eastAsia="zh-CN"/>
        </w:rPr>
        <w:t>with a view to assess and manage risks, monitor and ensure the overall achievement of projected results and impacts and ensure long term sustainability of project execution decisions of the Implementing Partner</w:t>
      </w:r>
      <w:r>
        <w:rPr>
          <w:rFonts w:ascii="Calibri" w:hAnsi="Calibri" w:cs="Calibri"/>
          <w:b/>
          <w:lang w:eastAsia="zh-CN"/>
        </w:rPr>
        <w:t xml:space="preserve"> </w:t>
      </w:r>
      <w:r>
        <w:rPr>
          <w:rFonts w:ascii="Calibri" w:hAnsi="Calibri" w:cs="Calibri"/>
          <w:lang w:eastAsia="zh-CN"/>
        </w:rPr>
        <w:t xml:space="preserve">(as explained in the </w:t>
      </w:r>
      <w:hyperlink r:id="rId31" w:history="1">
        <w:r>
          <w:rPr>
            <w:rFonts w:ascii="Calibri" w:hAnsi="Calibri" w:cs="Calibri"/>
            <w:color w:val="0000FF"/>
            <w:u w:val="single"/>
            <w:lang w:eastAsia="zh-CN"/>
          </w:rPr>
          <w:t>“Manage Change”</w:t>
        </w:r>
      </w:hyperlink>
      <w:r>
        <w:rPr>
          <w:rFonts w:ascii="Calibri" w:hAnsi="Calibri" w:cs="Calibri"/>
          <w:lang w:eastAsia="zh-CN"/>
        </w:rPr>
        <w:t xml:space="preserve"> section of the POPP). </w:t>
      </w:r>
    </w:p>
    <w:p w14:paraId="5E14D9A1" w14:textId="77777777" w:rsidR="00F5335A" w:rsidRDefault="00F5335A">
      <w:pPr>
        <w:shd w:val="clear" w:color="auto" w:fill="FFFFFF"/>
        <w:spacing w:after="0" w:line="240" w:lineRule="auto"/>
        <w:jc w:val="both"/>
        <w:rPr>
          <w:rFonts w:ascii="Calibri" w:hAnsi="Calibri" w:cs="Calibri"/>
        </w:rPr>
      </w:pPr>
    </w:p>
    <w:p w14:paraId="60EDDE76" w14:textId="77777777" w:rsidR="00F5335A" w:rsidRDefault="00795F6F">
      <w:pPr>
        <w:shd w:val="clear" w:color="auto" w:fill="FFFFFF"/>
        <w:spacing w:after="0" w:line="240" w:lineRule="auto"/>
        <w:jc w:val="both"/>
        <w:rPr>
          <w:rFonts w:ascii="Calibri" w:hAnsi="Calibri" w:cs="Calibri"/>
          <w:lang w:eastAsia="zh-CN"/>
        </w:rPr>
      </w:pPr>
      <w:r>
        <w:rPr>
          <w:rFonts w:ascii="Calibri" w:hAnsi="Calibri" w:cs="Calibri"/>
          <w:b/>
          <w:bCs/>
          <w:lang w:eastAsia="zh-CN"/>
        </w:rPr>
        <w:t>Requirements to serve on the Project Board</w:t>
      </w:r>
      <w:r>
        <w:rPr>
          <w:rFonts w:ascii="Calibri" w:hAnsi="Calibri" w:cs="Calibri"/>
          <w:lang w:eastAsia="zh-CN"/>
        </w:rPr>
        <w:t xml:space="preserve">: </w:t>
      </w:r>
    </w:p>
    <w:p w14:paraId="207C4111" w14:textId="77777777" w:rsidR="00F5335A" w:rsidRDefault="00795F6F">
      <w:pPr>
        <w:numPr>
          <w:ilvl w:val="0"/>
          <w:numId w:val="22"/>
        </w:numPr>
        <w:shd w:val="clear" w:color="auto" w:fill="FFFFFF"/>
        <w:spacing w:after="0" w:line="240" w:lineRule="auto"/>
        <w:jc w:val="both"/>
        <w:rPr>
          <w:rFonts w:ascii="Calibri" w:hAnsi="Calibri" w:cs="Calibri"/>
          <w:lang w:eastAsia="zh-CN"/>
        </w:rPr>
      </w:pPr>
      <w:r>
        <w:rPr>
          <w:rFonts w:ascii="Calibri" w:hAnsi="Calibri" w:cs="Calibri"/>
          <w:lang w:eastAsia="zh-CN"/>
        </w:rPr>
        <w:t>Agree to the Terms of Reference of the Board and the rules on protocols, quorum and minuting.</w:t>
      </w:r>
    </w:p>
    <w:p w14:paraId="59D8E7BD" w14:textId="77777777" w:rsidR="00F5335A" w:rsidRDefault="00795F6F">
      <w:pPr>
        <w:numPr>
          <w:ilvl w:val="0"/>
          <w:numId w:val="22"/>
        </w:numPr>
        <w:shd w:val="clear" w:color="auto" w:fill="FFFFFF"/>
        <w:spacing w:after="0" w:line="240" w:lineRule="auto"/>
        <w:jc w:val="both"/>
        <w:rPr>
          <w:rFonts w:ascii="Calibri" w:hAnsi="Calibri" w:cs="Calibri"/>
          <w:lang w:eastAsia="zh-CN"/>
        </w:rPr>
      </w:pPr>
      <w:r>
        <w:rPr>
          <w:rFonts w:ascii="Calibri" w:hAnsi="Calibri" w:cs="Calibri"/>
          <w:lang w:eastAsia="zh-CN"/>
        </w:rPr>
        <w:t>Meet annually; at least once.</w:t>
      </w:r>
    </w:p>
    <w:p w14:paraId="713F3132" w14:textId="77777777" w:rsidR="00F5335A" w:rsidRDefault="00795F6F">
      <w:pPr>
        <w:numPr>
          <w:ilvl w:val="0"/>
          <w:numId w:val="22"/>
        </w:numPr>
        <w:spacing w:after="0" w:line="240" w:lineRule="auto"/>
        <w:jc w:val="both"/>
        <w:rPr>
          <w:rFonts w:ascii="Calibri" w:hAnsi="Calibri" w:cs="Calibri"/>
        </w:rPr>
      </w:pPr>
      <w:r>
        <w:rPr>
          <w:rFonts w:ascii="Calibri" w:hAnsi="Calibri" w:cs="Calibri"/>
          <w:lang w:eastAsia="zh-CN"/>
        </w:rPr>
        <w:t>Disclose any conflict of interest in performing the functions of a Project Board member</w:t>
      </w:r>
      <w:r>
        <w:rPr>
          <w:rFonts w:ascii="Calibri" w:hAnsi="Calibri" w:cs="Calibri"/>
        </w:rPr>
        <w:t xml:space="preserve"> and take all measures to avoid any real or perceived conflicts of interest. This disclosure must be documented and kept on record by UNDP.</w:t>
      </w:r>
    </w:p>
    <w:p w14:paraId="204F4ED1" w14:textId="77777777" w:rsidR="00F5335A" w:rsidRDefault="00795F6F">
      <w:pPr>
        <w:numPr>
          <w:ilvl w:val="0"/>
          <w:numId w:val="22"/>
        </w:numPr>
        <w:shd w:val="clear" w:color="auto" w:fill="FFFFFF"/>
        <w:spacing w:after="0" w:line="240" w:lineRule="auto"/>
        <w:jc w:val="both"/>
        <w:rPr>
          <w:rFonts w:ascii="Calibri" w:hAnsi="Calibri" w:cs="Calibri"/>
          <w:lang w:eastAsia="zh-CN"/>
        </w:rPr>
      </w:pPr>
      <w:r>
        <w:rPr>
          <w:rFonts w:ascii="Calibri" w:hAnsi="Calibri" w:cs="Calibri"/>
          <w:lang w:eastAsia="zh-CN"/>
        </w:rPr>
        <w:t>Discharge the functions of the Project Board in accordance with UNDP policies and procedures.</w:t>
      </w:r>
    </w:p>
    <w:p w14:paraId="1D8F60F3" w14:textId="77777777" w:rsidR="00F5335A" w:rsidRDefault="00795F6F">
      <w:pPr>
        <w:numPr>
          <w:ilvl w:val="0"/>
          <w:numId w:val="22"/>
        </w:numPr>
        <w:shd w:val="clear" w:color="auto" w:fill="FFFFFF"/>
        <w:spacing w:after="0" w:line="240" w:lineRule="auto"/>
        <w:jc w:val="both"/>
        <w:rPr>
          <w:rFonts w:ascii="Calibri" w:hAnsi="Calibri" w:cs="Calibri"/>
          <w:lang w:eastAsia="zh-CN"/>
        </w:rPr>
      </w:pPr>
      <w:r>
        <w:rPr>
          <w:rFonts w:ascii="Calibri" w:hAnsi="Calibri" w:cs="Calibri"/>
        </w:rPr>
        <w:t>Ensure highest levels of transparency and ensure Project Board meeting minutes are recorded and shared with project stakeholders.</w:t>
      </w:r>
    </w:p>
    <w:p w14:paraId="20870686" w14:textId="77777777" w:rsidR="00F5335A" w:rsidRDefault="00F5335A">
      <w:pPr>
        <w:shd w:val="clear" w:color="auto" w:fill="FFFFFF"/>
        <w:spacing w:after="0" w:line="240" w:lineRule="auto"/>
        <w:jc w:val="both"/>
        <w:rPr>
          <w:rFonts w:ascii="Calibri" w:hAnsi="Calibri" w:cs="Calibri"/>
          <w:b/>
          <w:bCs/>
          <w:lang w:eastAsia="zh-CN"/>
        </w:rPr>
      </w:pPr>
    </w:p>
    <w:p w14:paraId="7711F7A7" w14:textId="77777777" w:rsidR="00F5335A" w:rsidRDefault="00795F6F">
      <w:pPr>
        <w:shd w:val="clear" w:color="auto" w:fill="FFFFFF"/>
        <w:spacing w:after="0" w:line="240" w:lineRule="auto"/>
        <w:jc w:val="both"/>
        <w:rPr>
          <w:rFonts w:ascii="Calibri" w:hAnsi="Calibri" w:cs="Calibri"/>
          <w:lang w:eastAsia="zh-CN"/>
        </w:rPr>
      </w:pPr>
      <w:r>
        <w:rPr>
          <w:rFonts w:ascii="Calibri" w:hAnsi="Calibri" w:cs="Calibri"/>
          <w:b/>
          <w:bCs/>
          <w:lang w:eastAsia="zh-CN"/>
        </w:rPr>
        <w:t>Responsibilities of the Project Board</w:t>
      </w:r>
      <w:r>
        <w:rPr>
          <w:rFonts w:ascii="Calibri" w:hAnsi="Calibri" w:cs="Calibri"/>
          <w:lang w:eastAsia="zh-CN"/>
        </w:rPr>
        <w:t xml:space="preserve">: </w:t>
      </w:r>
    </w:p>
    <w:p w14:paraId="0756AB9F" w14:textId="77777777" w:rsidR="00F5335A" w:rsidRDefault="00795F6F">
      <w:pPr>
        <w:numPr>
          <w:ilvl w:val="0"/>
          <w:numId w:val="23"/>
        </w:numPr>
        <w:shd w:val="clear" w:color="auto" w:fill="FFFFFF"/>
        <w:spacing w:after="0" w:line="240" w:lineRule="auto"/>
        <w:jc w:val="both"/>
        <w:rPr>
          <w:rFonts w:ascii="Calibri" w:eastAsia="Times New Roman" w:hAnsi="Calibri" w:cs="Calibri"/>
        </w:rPr>
      </w:pPr>
      <w:r>
        <w:rPr>
          <w:rFonts w:ascii="Calibri" w:hAnsi="Calibri" w:cs="Calibri"/>
        </w:rPr>
        <w:t>Consensus decision making:</w:t>
      </w:r>
    </w:p>
    <w:p w14:paraId="2302A03F"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eastAsia="Times New Roman" w:hAnsi="Calibri" w:cs="Calibri"/>
        </w:rPr>
        <w:t xml:space="preserve">The project board provides overall guidance and direction to the project, ensuring it remains within any specified constraints, and providing overall oversight of the project implementation. </w:t>
      </w:r>
    </w:p>
    <w:p w14:paraId="36CA4E2E"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eastAsia="Times New Roman" w:hAnsi="Calibri" w:cs="Calibri"/>
        </w:rPr>
        <w:lastRenderedPageBreak/>
        <w:t>Review project performance based on monitoring, evaluation and reporting, including progress reports, risk logs and the combined delivery report;</w:t>
      </w:r>
    </w:p>
    <w:p w14:paraId="0A260485"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hAnsi="Calibri" w:cs="Calibri"/>
        </w:rPr>
        <w:t xml:space="preserve">The project board is responsible for making management decisions by consensus. </w:t>
      </w:r>
    </w:p>
    <w:p w14:paraId="6F881291"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hAnsi="Calibri" w:cs="Calibri"/>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523D43FA"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hAnsi="Calibri" w:cs="Calibri"/>
          <w:lang w:eastAsia="zh-CN"/>
        </w:rPr>
        <w:t xml:space="preserve">In case consensus cannot be reached within the Board, the UNDP representative on the board </w:t>
      </w:r>
      <w:r>
        <w:rPr>
          <w:rFonts w:ascii="Calibri" w:eastAsia="Times New Roman" w:hAnsi="Calibri" w:cs="Calibri"/>
        </w:rPr>
        <w:t>will mediate to find consensus and, if this cannot be found, will take the final decision to ensure project implementation is not unduly delayed</w:t>
      </w:r>
      <w:r>
        <w:rPr>
          <w:rFonts w:ascii="Calibri" w:eastAsia="Times New Roman" w:hAnsi="Calibri" w:cs="Calibri"/>
          <w:i/>
        </w:rPr>
        <w:t>.</w:t>
      </w:r>
    </w:p>
    <w:p w14:paraId="1365BF0A" w14:textId="77777777" w:rsidR="00F5335A" w:rsidRDefault="00795F6F">
      <w:pPr>
        <w:numPr>
          <w:ilvl w:val="0"/>
          <w:numId w:val="23"/>
        </w:numPr>
        <w:shd w:val="clear" w:color="auto" w:fill="FFFFFF"/>
        <w:spacing w:after="0" w:line="240" w:lineRule="auto"/>
        <w:jc w:val="both"/>
        <w:rPr>
          <w:rFonts w:ascii="Calibri" w:eastAsia="Times New Roman" w:hAnsi="Calibri" w:cs="Calibri"/>
        </w:rPr>
      </w:pPr>
      <w:r>
        <w:rPr>
          <w:rFonts w:ascii="Calibri" w:hAnsi="Calibri" w:cs="Calibri"/>
        </w:rPr>
        <w:t xml:space="preserve">Oversee project execution: </w:t>
      </w:r>
    </w:p>
    <w:p w14:paraId="415EA7B8"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Agree on project manager’s tolerances as required, within the parameters outlined in the project document, and provide direction and advice for exceptional situations when the project manager’s tolerances are exceeded.</w:t>
      </w:r>
    </w:p>
    <w:p w14:paraId="67550373"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Appraise annual work plans prepared by the Implementing Partner for the Project; review combined delivery reports prior to certification by the implementing partner.</w:t>
      </w:r>
    </w:p>
    <w:p w14:paraId="4372492A"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Address any high-level project issues as raised by the project manager and project assurance;</w:t>
      </w:r>
    </w:p>
    <w:p w14:paraId="126DA9CD"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1417D346"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Provide high-level direction and recommendations to the project management unit to ensure that the agreed deliverables are produced satisfactorily and according to plans.</w:t>
      </w:r>
    </w:p>
    <w:p w14:paraId="7110E7F0"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Track and monitor co-financed activities and realization of co-financing amounts of this project. </w:t>
      </w:r>
    </w:p>
    <w:p w14:paraId="309ED547"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Approve the Inception Report, GEF annual project implementation reports, mid-term review and terminal evaluation reports.</w:t>
      </w:r>
    </w:p>
    <w:p w14:paraId="5868DEA1"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Ensure commitment of human resources to support project implementation, arbitrating any issues within the project. </w:t>
      </w:r>
    </w:p>
    <w:p w14:paraId="4A31BE86" w14:textId="77777777" w:rsidR="00F5335A" w:rsidRDefault="00795F6F">
      <w:pPr>
        <w:numPr>
          <w:ilvl w:val="0"/>
          <w:numId w:val="23"/>
        </w:numPr>
        <w:shd w:val="clear" w:color="auto" w:fill="FFFFFF"/>
        <w:spacing w:after="0" w:line="240" w:lineRule="auto"/>
        <w:jc w:val="both"/>
        <w:rPr>
          <w:rFonts w:ascii="Calibri" w:eastAsia="Times New Roman" w:hAnsi="Calibri" w:cs="Calibri"/>
        </w:rPr>
      </w:pPr>
      <w:r>
        <w:rPr>
          <w:rFonts w:ascii="Calibri" w:hAnsi="Calibri" w:cs="Calibri"/>
        </w:rPr>
        <w:t>Risk Management:</w:t>
      </w:r>
    </w:p>
    <w:p w14:paraId="7166F411"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Provide guidance on evolving or materialized project risks and agree on possible mitigation and management actions to address specific risks. </w:t>
      </w:r>
    </w:p>
    <w:p w14:paraId="15AE24C4"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54C53EF4" w14:textId="77777777" w:rsidR="00F5335A" w:rsidRDefault="00795F6F">
      <w:pPr>
        <w:numPr>
          <w:ilvl w:val="1"/>
          <w:numId w:val="23"/>
        </w:numPr>
        <w:shd w:val="clear" w:color="auto" w:fill="FFFFFF"/>
        <w:spacing w:after="0" w:line="240" w:lineRule="auto"/>
        <w:ind w:left="1080"/>
        <w:jc w:val="both"/>
        <w:rPr>
          <w:rFonts w:ascii="Calibri" w:eastAsia="Times New Roman" w:hAnsi="Calibri" w:cs="Calibri"/>
        </w:rPr>
      </w:pPr>
      <w:r>
        <w:rPr>
          <w:rFonts w:ascii="Calibri" w:hAnsi="Calibri" w:cs="Calibri"/>
          <w:lang w:eastAsia="zh-CN"/>
        </w:rPr>
        <w:t>Address project-level grievances</w:t>
      </w:r>
      <w:r>
        <w:rPr>
          <w:rFonts w:ascii="Calibri" w:hAnsi="Calibri" w:cs="Calibri"/>
        </w:rPr>
        <w:t>.</w:t>
      </w:r>
    </w:p>
    <w:p w14:paraId="2E0D08FC" w14:textId="77777777" w:rsidR="00F5335A" w:rsidRDefault="00795F6F">
      <w:pPr>
        <w:numPr>
          <w:ilvl w:val="0"/>
          <w:numId w:val="24"/>
        </w:numPr>
        <w:spacing w:after="0" w:line="240" w:lineRule="auto"/>
        <w:jc w:val="both"/>
        <w:rPr>
          <w:rFonts w:ascii="Calibri" w:hAnsi="Calibri" w:cs="Calibri"/>
          <w:lang w:val="en-GB"/>
        </w:rPr>
      </w:pPr>
      <w:r>
        <w:rPr>
          <w:rFonts w:ascii="Calibri" w:hAnsi="Calibri" w:cs="Calibri"/>
          <w:lang w:val="en-GB"/>
        </w:rPr>
        <w:t>Coordination:</w:t>
      </w:r>
    </w:p>
    <w:p w14:paraId="451E6611"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Ensure coordination between various donor and government-funded projects and programmes. </w:t>
      </w:r>
    </w:p>
    <w:p w14:paraId="3A3E6EB2" w14:textId="77777777" w:rsidR="00F5335A" w:rsidRDefault="00795F6F">
      <w:pPr>
        <w:numPr>
          <w:ilvl w:val="1"/>
          <w:numId w:val="23"/>
        </w:numPr>
        <w:shd w:val="clear" w:color="auto" w:fill="FFFFFF"/>
        <w:spacing w:after="0" w:line="240" w:lineRule="auto"/>
        <w:ind w:left="1080"/>
        <w:jc w:val="both"/>
        <w:rPr>
          <w:rFonts w:ascii="Calibri" w:hAnsi="Calibri" w:cs="Calibri"/>
          <w:lang w:eastAsia="zh-CN"/>
        </w:rPr>
      </w:pPr>
      <w:r>
        <w:rPr>
          <w:rFonts w:ascii="Calibri" w:hAnsi="Calibri" w:cs="Calibri"/>
          <w:lang w:eastAsia="zh-CN"/>
        </w:rPr>
        <w:t xml:space="preserve">Ensure coordination with various government agencies and their participation in project activities. </w:t>
      </w:r>
    </w:p>
    <w:p w14:paraId="08297850" w14:textId="77777777" w:rsidR="00F5335A" w:rsidRDefault="00F5335A">
      <w:pPr>
        <w:shd w:val="clear" w:color="auto" w:fill="FFFFFF"/>
        <w:spacing w:after="0" w:line="240" w:lineRule="auto"/>
        <w:jc w:val="both"/>
        <w:rPr>
          <w:rFonts w:ascii="Calibri" w:hAnsi="Calibri" w:cs="Calibri"/>
        </w:rPr>
      </w:pPr>
    </w:p>
    <w:p w14:paraId="39F939C7" w14:textId="77777777" w:rsidR="00F5335A" w:rsidRDefault="00795F6F">
      <w:pPr>
        <w:shd w:val="clear" w:color="auto" w:fill="FFFFFF"/>
        <w:spacing w:after="0" w:line="240" w:lineRule="auto"/>
        <w:rPr>
          <w:rFonts w:ascii="Calibri" w:hAnsi="Calibri" w:cs="Calibri"/>
        </w:rPr>
      </w:pPr>
      <w:r>
        <w:rPr>
          <w:rFonts w:ascii="Calibri" w:hAnsi="Calibri" w:cs="Calibri"/>
          <w:b/>
          <w:bCs/>
        </w:rPr>
        <w:t>Composition of the Project Board</w:t>
      </w:r>
      <w:r>
        <w:rPr>
          <w:rFonts w:ascii="Calibri" w:hAnsi="Calibri" w:cs="Calibri"/>
        </w:rPr>
        <w:t xml:space="preserve">: The composition of the Project Board must include individuals assigned to the following three roles: </w:t>
      </w:r>
    </w:p>
    <w:p w14:paraId="292A6149" w14:textId="77777777" w:rsidR="00F5335A" w:rsidRDefault="00F5335A">
      <w:pPr>
        <w:spacing w:after="0" w:line="240" w:lineRule="auto"/>
        <w:rPr>
          <w:rFonts w:ascii="Calibri" w:hAnsi="Calibri" w:cs="Calibri"/>
        </w:rPr>
      </w:pPr>
    </w:p>
    <w:p w14:paraId="59E2E6C3" w14:textId="77777777" w:rsidR="00F5335A" w:rsidRDefault="00795F6F">
      <w:pPr>
        <w:numPr>
          <w:ilvl w:val="0"/>
          <w:numId w:val="25"/>
        </w:numPr>
        <w:spacing w:after="0" w:line="240" w:lineRule="auto"/>
        <w:jc w:val="both"/>
        <w:rPr>
          <w:rFonts w:ascii="Calibri" w:hAnsi="Calibri" w:cs="Calibri"/>
        </w:rPr>
      </w:pPr>
      <w:r>
        <w:rPr>
          <w:rFonts w:ascii="Calibri" w:hAnsi="Calibri" w:cs="Calibri"/>
          <w:b/>
          <w:bCs/>
        </w:rPr>
        <w:t>Project Executive:</w:t>
      </w:r>
      <w:r>
        <w:rPr>
          <w:rFonts w:ascii="Calibri" w:hAnsi="Calibri" w:cs="Calibri"/>
        </w:rPr>
        <w:t xml:space="preserve"> This is an individual who represents ownership of the project</w:t>
      </w:r>
      <w:r>
        <w:rPr>
          <w:rFonts w:ascii="Calibri" w:eastAsia="Times New Roman" w:hAnsi="Calibri" w:cs="Calibri"/>
        </w:rPr>
        <w:t xml:space="preserve"> and chairs (or co-chairs) the Project Board. The Executive usually is the senior national counterpart for nationally </w:t>
      </w:r>
      <w:r>
        <w:rPr>
          <w:rFonts w:ascii="Calibri" w:eastAsia="Times New Roman" w:hAnsi="Calibri" w:cs="Calibri"/>
        </w:rPr>
        <w:lastRenderedPageBreak/>
        <w:t xml:space="preserve">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Pr>
          <w:rFonts w:ascii="Calibri" w:hAnsi="Calibri" w:cs="Calibri"/>
        </w:rPr>
        <w:t>The Project Executive is the M</w:t>
      </w:r>
      <w:r>
        <w:rPr>
          <w:rFonts w:ascii="Calibri" w:hAnsi="Calibri" w:cs="Calibri" w:hint="eastAsia"/>
          <w:lang w:eastAsia="zh-CN"/>
        </w:rPr>
        <w:t>ini</w:t>
      </w:r>
      <w:r>
        <w:rPr>
          <w:rFonts w:ascii="Calibri" w:hAnsi="Calibri" w:cs="Calibri"/>
        </w:rPr>
        <w:t>stry of Industrial and Information Technology,</w:t>
      </w:r>
    </w:p>
    <w:p w14:paraId="70BBBE59" w14:textId="77777777" w:rsidR="00F5335A" w:rsidRDefault="00795F6F">
      <w:pPr>
        <w:numPr>
          <w:ilvl w:val="0"/>
          <w:numId w:val="25"/>
        </w:numPr>
        <w:spacing w:after="0" w:line="240" w:lineRule="auto"/>
        <w:jc w:val="both"/>
        <w:rPr>
          <w:rFonts w:ascii="Calibri" w:hAnsi="Calibri" w:cs="Calibri"/>
          <w:i/>
        </w:rPr>
      </w:pPr>
      <w:r>
        <w:rPr>
          <w:rFonts w:ascii="Calibri" w:hAnsi="Calibri" w:cs="Calibri"/>
          <w:b/>
          <w:bCs/>
        </w:rPr>
        <w:t>Beneficiary Representative(s):</w:t>
      </w:r>
      <w:r>
        <w:rPr>
          <w:rFonts w:ascii="Calibri" w:hAnsi="Calibri" w:cs="Calibri"/>
        </w:rPr>
        <w:t xml:space="preserve"> </w:t>
      </w:r>
      <w:r>
        <w:rPr>
          <w:rFonts w:ascii="Calibri" w:eastAsia="Times New Roman" w:hAnsi="Calibri" w:cs="Calibri"/>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Pr>
          <w:rFonts w:ascii="Calibri" w:hAnsi="Calibri" w:cs="Calibri"/>
        </w:rPr>
        <w:t xml:space="preserve"> The Beneficiary representative (s) is/are: Phosphate Chemicals Industry Companies; DIIT and DNR offices of participating provincial governments</w:t>
      </w:r>
      <w:r>
        <w:rPr>
          <w:rFonts w:ascii="Calibri" w:hAnsi="Calibri" w:cs="Calibri" w:hint="eastAsia"/>
          <w:lang w:eastAsia="zh-CN"/>
        </w:rPr>
        <w:t>,</w:t>
      </w:r>
      <w:r>
        <w:rPr>
          <w:rFonts w:ascii="Calibri" w:hAnsi="Calibri" w:cs="Calibri"/>
          <w:lang w:eastAsia="zh-CN"/>
        </w:rPr>
        <w:t xml:space="preserve"> civil society related to this industry.</w:t>
      </w:r>
    </w:p>
    <w:p w14:paraId="6D8251AB" w14:textId="77777777" w:rsidR="00F5335A" w:rsidRDefault="00795F6F">
      <w:pPr>
        <w:numPr>
          <w:ilvl w:val="0"/>
          <w:numId w:val="25"/>
        </w:numPr>
        <w:spacing w:after="0" w:line="240" w:lineRule="auto"/>
        <w:jc w:val="both"/>
        <w:rPr>
          <w:rFonts w:ascii="Calibri" w:hAnsi="Calibri" w:cs="Calibri"/>
          <w:i/>
        </w:rPr>
      </w:pPr>
      <w:r>
        <w:rPr>
          <w:rFonts w:ascii="Calibri" w:hAnsi="Calibri" w:cs="Calibri"/>
          <w:b/>
        </w:rPr>
        <w:t>Development Partner(s):</w:t>
      </w:r>
      <w:r>
        <w:rPr>
          <w:rFonts w:ascii="Calibri" w:hAnsi="Calibri" w:cs="Calibri"/>
        </w:rPr>
        <w:t xml:space="preserve"> </w:t>
      </w:r>
      <w:r>
        <w:rPr>
          <w:rFonts w:ascii="Calibri" w:eastAsia="Times New Roman" w:hAnsi="Calibri" w:cs="Calibri"/>
        </w:rPr>
        <w:t xml:space="preserve">Individuals or groups representing the interests of the parties concerned that provide funding, strategic guidance and/or technical expertise to the project. </w:t>
      </w:r>
      <w:r>
        <w:rPr>
          <w:rFonts w:ascii="Calibri" w:hAnsi="Calibri" w:cs="Calibri"/>
        </w:rPr>
        <w:t>The Development Partner(s) is/are: MOF, UNDP, MIIT, MNR</w:t>
      </w:r>
    </w:p>
    <w:p w14:paraId="3B83F858" w14:textId="77777777" w:rsidR="00F5335A" w:rsidRDefault="00F5335A">
      <w:pPr>
        <w:spacing w:after="0" w:line="240" w:lineRule="auto"/>
        <w:jc w:val="both"/>
        <w:rPr>
          <w:rFonts w:ascii="Calibri" w:hAnsi="Calibri" w:cs="Calibri"/>
          <w:u w:val="single"/>
          <w:lang w:eastAsia="zh-CN"/>
        </w:rPr>
      </w:pPr>
    </w:p>
    <w:p w14:paraId="50DB1F1C" w14:textId="77777777" w:rsidR="00F5335A" w:rsidRDefault="00795F6F">
      <w:pPr>
        <w:numPr>
          <w:ilvl w:val="0"/>
          <w:numId w:val="20"/>
        </w:numPr>
        <w:spacing w:after="0" w:line="240" w:lineRule="auto"/>
        <w:jc w:val="both"/>
        <w:rPr>
          <w:rFonts w:ascii="Calibri" w:eastAsia="Times New Roman" w:hAnsi="Calibri" w:cs="Calibri"/>
        </w:rPr>
      </w:pPr>
      <w:r>
        <w:rPr>
          <w:rFonts w:ascii="Calibri" w:hAnsi="Calibri" w:cs="Calibri"/>
          <w:b/>
          <w:u w:val="single"/>
          <w:lang w:eastAsia="zh-CN"/>
        </w:rPr>
        <w:t xml:space="preserve">Project Assurance: </w:t>
      </w:r>
      <w:r>
        <w:rPr>
          <w:rFonts w:ascii="Calibri" w:eastAsia="Times New Roman" w:hAnsi="Calibri" w:cs="Calibri"/>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1455888" w14:textId="77777777" w:rsidR="00F5335A" w:rsidRDefault="00F5335A">
      <w:pPr>
        <w:spacing w:after="0" w:line="240" w:lineRule="auto"/>
        <w:jc w:val="both"/>
        <w:rPr>
          <w:rFonts w:ascii="Calibri" w:eastAsia="Times New Roman" w:hAnsi="Calibri" w:cs="Calibri"/>
        </w:rPr>
      </w:pPr>
    </w:p>
    <w:p w14:paraId="5C620756" w14:textId="77777777" w:rsidR="00F5335A" w:rsidRDefault="00795F6F">
      <w:pPr>
        <w:spacing w:after="0" w:line="240" w:lineRule="auto"/>
        <w:jc w:val="both"/>
        <w:rPr>
          <w:rFonts w:ascii="Calibri" w:eastAsia="Times New Roman" w:hAnsi="Calibri" w:cs="Calibri"/>
        </w:rPr>
      </w:pPr>
      <w:r>
        <w:rPr>
          <w:rFonts w:ascii="Calibri" w:eastAsia="Times New Roman" w:hAnsi="Calibri" w:cs="Calibri"/>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Pr>
          <w:rFonts w:ascii="Calibri" w:eastAsia="Times New Roman" w:hAnsi="Calibri" w:cs="Calibri"/>
          <w:u w:val="single"/>
        </w:rPr>
        <w:t xml:space="preserve">specifically </w:t>
      </w:r>
      <w:r>
        <w:rPr>
          <w:rFonts w:ascii="Calibri" w:eastAsia="Times New Roman" w:hAnsi="Calibri" w:cs="Calibri"/>
        </w:rPr>
        <w:t>attend board meeting and provide board members with the required documentation required to perform their duties. The UNDP representative playing the main project assurance function is Ms. Shijun Liu, Programme Analyst</w:t>
      </w:r>
      <w:r>
        <w:rPr>
          <w:rFonts w:ascii="Calibri" w:eastAsia="Times New Roman" w:hAnsi="Calibri" w:cs="Calibri"/>
          <w:i/>
        </w:rPr>
        <w:t>.</w:t>
      </w:r>
      <w:r>
        <w:rPr>
          <w:rFonts w:ascii="Calibri" w:eastAsia="Times New Roman" w:hAnsi="Calibri" w:cs="Calibri"/>
        </w:rPr>
        <w:t xml:space="preserve"> </w:t>
      </w:r>
    </w:p>
    <w:p w14:paraId="37C05558" w14:textId="77777777" w:rsidR="00F5335A" w:rsidRDefault="00F5335A">
      <w:pPr>
        <w:spacing w:after="0" w:line="240" w:lineRule="auto"/>
        <w:jc w:val="both"/>
        <w:rPr>
          <w:rFonts w:ascii="Calibri" w:eastAsia="Times New Roman" w:hAnsi="Calibri" w:cs="Calibri"/>
        </w:rPr>
      </w:pPr>
    </w:p>
    <w:p w14:paraId="6896F3DF" w14:textId="77777777" w:rsidR="00F5335A" w:rsidRDefault="00795F6F">
      <w:pPr>
        <w:numPr>
          <w:ilvl w:val="0"/>
          <w:numId w:val="20"/>
        </w:numPr>
        <w:spacing w:after="0" w:line="240" w:lineRule="auto"/>
        <w:jc w:val="both"/>
        <w:rPr>
          <w:rFonts w:ascii="Calibri" w:hAnsi="Calibri" w:cs="Calibri"/>
          <w:lang w:eastAsia="zh-CN"/>
        </w:rPr>
      </w:pPr>
      <w:r>
        <w:rPr>
          <w:rFonts w:ascii="Calibri" w:eastAsia="Times New Roman" w:hAnsi="Calibri" w:cs="Calibri"/>
          <w:b/>
          <w:u w:val="single"/>
        </w:rPr>
        <w:t xml:space="preserve">Project Management – Execution of the Project: </w:t>
      </w:r>
      <w:r>
        <w:rPr>
          <w:rFonts w:ascii="Calibri" w:hAnsi="Calibri" w:cs="Calibri"/>
          <w:lang w:eastAsia="zh-CN"/>
        </w:rPr>
        <w:t xml:space="preserve">The Project Manager (PM) (also called project coordinator) is the senior most representative of the Project Management Unit (PMU) and is responsible for the overall day-to-day management of the project </w:t>
      </w:r>
      <w:r>
        <w:rPr>
          <w:rFonts w:ascii="Calibri" w:hAnsi="Calibri" w:cs="Calibri"/>
          <w:u w:val="single"/>
          <w:lang w:eastAsia="zh-CN"/>
        </w:rPr>
        <w:t>on behalf of the Implementing Partner</w:t>
      </w:r>
      <w:r>
        <w:rPr>
          <w:rFonts w:ascii="Calibri" w:hAnsi="Calibri" w:cs="Calibri"/>
          <w:lang w:eastAsia="zh-CN"/>
        </w:rPr>
        <w:t xml:space="preserve">,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 </w:t>
      </w:r>
    </w:p>
    <w:p w14:paraId="0216A93A" w14:textId="77777777" w:rsidR="00F5335A" w:rsidRDefault="00F5335A">
      <w:pPr>
        <w:spacing w:after="0" w:line="240" w:lineRule="auto"/>
        <w:ind w:left="360"/>
        <w:jc w:val="both"/>
        <w:rPr>
          <w:rFonts w:ascii="Calibri" w:eastAsia="Times New Roman" w:hAnsi="Calibri" w:cs="Calibri"/>
          <w:b/>
          <w:u w:val="single"/>
        </w:rPr>
      </w:pPr>
    </w:p>
    <w:p w14:paraId="3A66C92C" w14:textId="77777777" w:rsidR="00F5335A" w:rsidRDefault="00795F6F">
      <w:pPr>
        <w:spacing w:after="0" w:line="240" w:lineRule="auto"/>
        <w:ind w:left="360"/>
        <w:jc w:val="both"/>
        <w:rPr>
          <w:rFonts w:ascii="Calibri" w:eastAsia="Times New Roman" w:hAnsi="Calibri" w:cs="Calibri"/>
        </w:rPr>
      </w:pPr>
      <w:r>
        <w:rPr>
          <w:rFonts w:ascii="Calibri" w:eastAsia="Times New Roman" w:hAnsi="Calibri" w:cs="Calibri"/>
        </w:rPr>
        <w:t xml:space="preserve">A designated representative of the PMU is expected to attend all board meetings and support board processes as a non-voting representative. </w:t>
      </w:r>
    </w:p>
    <w:p w14:paraId="1440722F" w14:textId="77777777" w:rsidR="00F5335A" w:rsidRDefault="00F5335A">
      <w:pPr>
        <w:spacing w:after="0" w:line="240" w:lineRule="auto"/>
        <w:ind w:left="360"/>
        <w:jc w:val="both"/>
        <w:rPr>
          <w:rFonts w:ascii="Calibri" w:hAnsi="Calibri" w:cs="Calibri"/>
          <w:lang w:eastAsia="zh-CN"/>
        </w:rPr>
      </w:pPr>
    </w:p>
    <w:p w14:paraId="07692D59" w14:textId="77777777" w:rsidR="00F5335A" w:rsidRDefault="00795F6F">
      <w:pPr>
        <w:spacing w:after="0" w:line="240" w:lineRule="auto"/>
        <w:ind w:left="360"/>
        <w:jc w:val="both"/>
        <w:rPr>
          <w:rFonts w:ascii="Calibri" w:hAnsi="Calibri" w:cs="Calibri"/>
          <w:i/>
          <w:lang w:eastAsia="zh-CN"/>
        </w:rPr>
      </w:pPr>
      <w:r>
        <w:rPr>
          <w:rFonts w:ascii="Calibri" w:eastAsia="Times New Roman" w:hAnsi="Calibri" w:cs="Calibri"/>
        </w:rPr>
        <w:t xml:space="preserve">The primary PMU representative attending board meetings is the appointed Project Manager. </w:t>
      </w:r>
      <w:r>
        <w:rPr>
          <w:rFonts w:ascii="Calibri" w:hAnsi="Calibri" w:cs="Calibri"/>
          <w:i/>
          <w:lang w:eastAsia="zh-CN"/>
        </w:rPr>
        <w:br w:type="page"/>
      </w:r>
    </w:p>
    <w:p w14:paraId="68FD729E" w14:textId="77777777" w:rsidR="00F5335A" w:rsidRDefault="00F5335A">
      <w:pPr>
        <w:shd w:val="clear" w:color="auto" w:fill="FFFFFF"/>
        <w:spacing w:after="0" w:line="240" w:lineRule="auto"/>
        <w:rPr>
          <w:rFonts w:ascii="Calibri" w:hAnsi="Calibri" w:cs="Calibri"/>
          <w:i/>
          <w:lang w:eastAsia="zh-CN"/>
        </w:rPr>
      </w:pPr>
    </w:p>
    <w:p w14:paraId="5E22F595"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438" w:name="_Toc88064337"/>
      <w:r>
        <w:rPr>
          <w:rFonts w:ascii="Calibri" w:hAnsi="Calibri" w:cs="Calibri"/>
          <w:b/>
          <w:smallCaps/>
          <w:spacing w:val="-2"/>
        </w:rPr>
        <w:t>VIII. Financial Planning and Management</w:t>
      </w:r>
      <w:bookmarkEnd w:id="438"/>
      <w:r>
        <w:rPr>
          <w:rFonts w:ascii="Calibri" w:hAnsi="Calibri" w:cs="Calibri"/>
          <w:b/>
          <w:smallCaps/>
          <w:spacing w:val="-2"/>
        </w:rPr>
        <w:t xml:space="preserve"> </w:t>
      </w:r>
    </w:p>
    <w:p w14:paraId="7E343B54" w14:textId="77777777" w:rsidR="00F5335A" w:rsidRDefault="00F5335A">
      <w:pPr>
        <w:autoSpaceDE w:val="0"/>
        <w:autoSpaceDN w:val="0"/>
        <w:adjustRightInd w:val="0"/>
        <w:spacing w:after="0" w:line="240" w:lineRule="auto"/>
        <w:rPr>
          <w:rFonts w:ascii="Calibri" w:hAnsi="Calibri" w:cs="Calibri"/>
          <w:b/>
          <w:i/>
          <w:color w:val="000000"/>
        </w:rPr>
      </w:pPr>
    </w:p>
    <w:p w14:paraId="34D4FC6E" w14:textId="77777777" w:rsidR="00F5335A" w:rsidRDefault="00795F6F">
      <w:pPr>
        <w:autoSpaceDE w:val="0"/>
        <w:autoSpaceDN w:val="0"/>
        <w:adjustRightInd w:val="0"/>
        <w:spacing w:after="0" w:line="240" w:lineRule="auto"/>
        <w:jc w:val="both"/>
        <w:rPr>
          <w:rFonts w:ascii="Calibri" w:hAnsi="Calibri" w:cs="Calibri"/>
          <w:color w:val="000000"/>
          <w:szCs w:val="24"/>
        </w:rPr>
      </w:pPr>
      <w:r>
        <w:rPr>
          <w:rFonts w:ascii="Calibri" w:hAnsi="Calibri" w:cs="Calibri"/>
          <w:color w:val="000000"/>
          <w:szCs w:val="24"/>
        </w:rPr>
        <w:t xml:space="preserve">The total cost of the </w:t>
      </w:r>
      <w:r>
        <w:rPr>
          <w:rFonts w:ascii="Calibri" w:hAnsi="Calibri" w:cs="Calibri"/>
        </w:rPr>
        <w:t xml:space="preserve">project is </w:t>
      </w:r>
      <w:r>
        <w:rPr>
          <w:rFonts w:ascii="Calibri" w:hAnsi="Calibri" w:cs="Calibri"/>
          <w:i/>
        </w:rPr>
        <w:t xml:space="preserve">USD 107,107,066. </w:t>
      </w:r>
      <w:r>
        <w:rPr>
          <w:rFonts w:ascii="Calibri" w:hAnsi="Calibri" w:cs="Calibri"/>
        </w:rPr>
        <w:t xml:space="preserve">This is financed through a GEF grant of </w:t>
      </w:r>
      <w:r>
        <w:rPr>
          <w:rFonts w:ascii="Calibri" w:hAnsi="Calibri" w:cs="Calibri"/>
          <w:i/>
        </w:rPr>
        <w:t xml:space="preserve">USD </w:t>
      </w:r>
      <w:r>
        <w:rPr>
          <w:rFonts w:ascii="Calibri" w:hAnsi="Calibri" w:cs="Calibri"/>
        </w:rPr>
        <w:t xml:space="preserve">9,343,379 administered by UNDP, and </w:t>
      </w:r>
      <w:r>
        <w:rPr>
          <w:rFonts w:ascii="Calibri" w:hAnsi="Calibri" w:cs="Calibri"/>
          <w:i/>
        </w:rPr>
        <w:t xml:space="preserve">USD </w:t>
      </w:r>
      <w:r>
        <w:rPr>
          <w:rFonts w:hint="eastAsia"/>
        </w:rPr>
        <w:t>97,763,687</w:t>
      </w:r>
      <w:r>
        <w:rPr>
          <w:rFonts w:ascii="Calibri" w:hAnsi="Calibri" w:cs="Calibri"/>
        </w:rPr>
        <w:t xml:space="preserve"> co-financing (USD </w:t>
      </w:r>
      <w:r>
        <w:rPr>
          <w:rFonts w:hint="eastAsia"/>
        </w:rPr>
        <w:t>85,954,54</w:t>
      </w:r>
      <w:r>
        <w:t>3</w:t>
      </w:r>
      <w:r>
        <w:rPr>
          <w:rFonts w:ascii="Calibri" w:hAnsi="Calibri" w:cs="Calibri"/>
        </w:rPr>
        <w:t xml:space="preserve"> cash, and USD </w:t>
      </w:r>
      <w:r>
        <w:rPr>
          <w:rFonts w:hint="eastAsia"/>
        </w:rPr>
        <w:t>11,809,14</w:t>
      </w:r>
      <w:r>
        <w:t>4</w:t>
      </w:r>
      <w:r>
        <w:rPr>
          <w:rFonts w:ascii="Calibri" w:hAnsi="Calibri" w:cs="Calibri"/>
        </w:rPr>
        <w:t xml:space="preserve"> in kind). UNDP, as the GEF Implementing Agency, is responsible for the oversight of the GEF resources and the </w:t>
      </w:r>
      <w:r>
        <w:rPr>
          <w:rFonts w:ascii="Calibri" w:hAnsi="Calibri" w:cs="Calibri"/>
          <w:lang w:eastAsia="zh-CN"/>
        </w:rPr>
        <w:t>cash co-financing transferred to UNDP bank account only</w:t>
      </w:r>
      <w:r>
        <w:rPr>
          <w:rFonts w:ascii="Calibri" w:hAnsi="Calibri" w:cs="Calibri"/>
        </w:rPr>
        <w:t>.</w:t>
      </w:r>
      <w:r>
        <w:rPr>
          <w:rFonts w:ascii="Calibri" w:hAnsi="Calibri" w:cs="Calibri"/>
          <w:szCs w:val="24"/>
        </w:rPr>
        <w:t xml:space="preserve"> </w:t>
      </w:r>
    </w:p>
    <w:p w14:paraId="69E4C5A0" w14:textId="77777777" w:rsidR="00F5335A" w:rsidRDefault="00F5335A">
      <w:pPr>
        <w:autoSpaceDE w:val="0"/>
        <w:autoSpaceDN w:val="0"/>
        <w:adjustRightInd w:val="0"/>
        <w:spacing w:after="0" w:line="240" w:lineRule="auto"/>
        <w:jc w:val="both"/>
        <w:rPr>
          <w:rFonts w:ascii="Calibri" w:hAnsi="Calibri" w:cs="Calibri"/>
          <w:color w:val="000000"/>
          <w:szCs w:val="24"/>
          <w:u w:val="single"/>
        </w:rPr>
      </w:pPr>
    </w:p>
    <w:p w14:paraId="087E77C6" w14:textId="77777777" w:rsidR="00F5335A" w:rsidRDefault="00795F6F">
      <w:pPr>
        <w:autoSpaceDE w:val="0"/>
        <w:autoSpaceDN w:val="0"/>
        <w:adjustRightInd w:val="0"/>
        <w:spacing w:after="0" w:line="240" w:lineRule="auto"/>
        <w:jc w:val="both"/>
        <w:rPr>
          <w:rFonts w:ascii="Calibri" w:hAnsi="Calibri" w:cs="Calibri"/>
          <w:color w:val="000000"/>
          <w:szCs w:val="24"/>
        </w:rPr>
      </w:pPr>
      <w:r>
        <w:rPr>
          <w:rFonts w:ascii="Calibri" w:hAnsi="Calibri" w:cs="Calibri"/>
          <w:b/>
          <w:bCs/>
          <w:color w:val="000000"/>
          <w:szCs w:val="24"/>
          <w:u w:val="single"/>
        </w:rPr>
        <w:t>Co-financing</w:t>
      </w:r>
      <w:r>
        <w:rPr>
          <w:rFonts w:ascii="Calibri" w:hAnsi="Calibri" w:cs="Calibri"/>
          <w:color w:val="000000"/>
          <w:szCs w:val="24"/>
        </w:rPr>
        <w:t xml:space="preserve">: The actual realization of project co-financing amounts will be monitored by the UNDP Country Office and the PMU on an annual basis in the GEF PIR and will be reported to the GEF during the </w:t>
      </w:r>
      <w:r>
        <w:rPr>
          <w:rFonts w:ascii="Calibri" w:hAnsi="Calibri" w:cs="Calibri"/>
          <w:i/>
          <w:color w:val="000000"/>
          <w:szCs w:val="24"/>
        </w:rPr>
        <w:t>mid-term review</w:t>
      </w:r>
      <w:r>
        <w:rPr>
          <w:rFonts w:ascii="Calibri" w:hAnsi="Calibri" w:cs="Calibri"/>
          <w:color w:val="000000"/>
          <w:szCs w:val="24"/>
        </w:rPr>
        <w:t xml:space="preserve"> and terminal evaluation process as follows:</w:t>
      </w:r>
    </w:p>
    <w:p w14:paraId="76C5A8F0" w14:textId="77777777" w:rsidR="00F5335A" w:rsidRDefault="00F5335A">
      <w:pPr>
        <w:autoSpaceDE w:val="0"/>
        <w:autoSpaceDN w:val="0"/>
        <w:adjustRightInd w:val="0"/>
        <w:spacing w:after="0" w:line="240" w:lineRule="auto"/>
        <w:jc w:val="both"/>
        <w:rPr>
          <w:rFonts w:ascii="Calibri" w:hAnsi="Calibri" w:cs="Calibri"/>
          <w:color w:val="000000"/>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825"/>
        <w:gridCol w:w="3314"/>
      </w:tblGrid>
      <w:tr w:rsidR="00F5335A" w14:paraId="5FAA6B30" w14:textId="77777777">
        <w:trPr>
          <w:trHeight w:val="629"/>
          <w:jc w:val="center"/>
        </w:trPr>
        <w:tc>
          <w:tcPr>
            <w:tcW w:w="2875" w:type="dxa"/>
            <w:shd w:val="clear" w:color="auto" w:fill="auto"/>
            <w:vAlign w:val="center"/>
          </w:tcPr>
          <w:p w14:paraId="17EF005E" w14:textId="77777777" w:rsidR="00F5335A" w:rsidRDefault="00795F6F">
            <w:pPr>
              <w:autoSpaceDE w:val="0"/>
              <w:autoSpaceDN w:val="0"/>
              <w:adjustRightInd w:val="0"/>
              <w:spacing w:after="0" w:line="240" w:lineRule="auto"/>
              <w:jc w:val="center"/>
              <w:rPr>
                <w:rFonts w:ascii="Calibri" w:hAnsi="Calibri" w:cs="Calibri"/>
                <w:b/>
                <w:color w:val="000000"/>
              </w:rPr>
            </w:pPr>
            <w:r>
              <w:rPr>
                <w:rFonts w:ascii="Calibri" w:hAnsi="Calibri" w:cs="Calibri"/>
                <w:b/>
                <w:color w:val="000000"/>
              </w:rPr>
              <w:t>Co-financing source</w:t>
            </w:r>
          </w:p>
        </w:tc>
        <w:tc>
          <w:tcPr>
            <w:tcW w:w="1825" w:type="dxa"/>
            <w:shd w:val="clear" w:color="auto" w:fill="auto"/>
            <w:vAlign w:val="center"/>
          </w:tcPr>
          <w:p w14:paraId="46EDCF52" w14:textId="77777777" w:rsidR="00F5335A" w:rsidRDefault="00795F6F">
            <w:pPr>
              <w:autoSpaceDE w:val="0"/>
              <w:autoSpaceDN w:val="0"/>
              <w:adjustRightInd w:val="0"/>
              <w:spacing w:after="0" w:line="240" w:lineRule="auto"/>
              <w:jc w:val="center"/>
              <w:rPr>
                <w:rFonts w:ascii="Calibri" w:hAnsi="Calibri" w:cs="Calibri"/>
                <w:b/>
                <w:color w:val="000000"/>
              </w:rPr>
            </w:pPr>
            <w:r>
              <w:rPr>
                <w:rFonts w:ascii="Calibri" w:hAnsi="Calibri" w:cs="Calibri"/>
                <w:b/>
                <w:color w:val="000000"/>
              </w:rPr>
              <w:t>Co-financing type</w:t>
            </w:r>
          </w:p>
        </w:tc>
        <w:tc>
          <w:tcPr>
            <w:tcW w:w="3314" w:type="dxa"/>
            <w:shd w:val="clear" w:color="auto" w:fill="auto"/>
            <w:vAlign w:val="center"/>
          </w:tcPr>
          <w:p w14:paraId="2C3746F8" w14:textId="77777777" w:rsidR="00F5335A" w:rsidRDefault="00795F6F">
            <w:pPr>
              <w:autoSpaceDE w:val="0"/>
              <w:autoSpaceDN w:val="0"/>
              <w:adjustRightInd w:val="0"/>
              <w:spacing w:after="0" w:line="240" w:lineRule="auto"/>
              <w:jc w:val="center"/>
              <w:rPr>
                <w:rFonts w:ascii="Calibri" w:hAnsi="Calibri" w:cs="Calibri"/>
                <w:b/>
                <w:color w:val="000000"/>
              </w:rPr>
            </w:pPr>
            <w:r>
              <w:rPr>
                <w:rFonts w:ascii="Calibri" w:hAnsi="Calibri" w:cs="Calibri"/>
                <w:b/>
                <w:color w:val="000000"/>
              </w:rPr>
              <w:t>Co-financing amount (USD)</w:t>
            </w:r>
          </w:p>
        </w:tc>
      </w:tr>
      <w:tr w:rsidR="00F5335A" w14:paraId="1726C49D" w14:textId="77777777">
        <w:trPr>
          <w:jc w:val="center"/>
        </w:trPr>
        <w:tc>
          <w:tcPr>
            <w:tcW w:w="2875" w:type="dxa"/>
            <w:vMerge w:val="restart"/>
            <w:shd w:val="clear" w:color="auto" w:fill="auto"/>
          </w:tcPr>
          <w:p w14:paraId="27DEFB23"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MIIT</w:t>
            </w:r>
          </w:p>
        </w:tc>
        <w:tc>
          <w:tcPr>
            <w:tcW w:w="1825" w:type="dxa"/>
            <w:shd w:val="clear" w:color="auto" w:fill="auto"/>
            <w:vAlign w:val="center"/>
          </w:tcPr>
          <w:p w14:paraId="30553A5E"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Grant</w:t>
            </w:r>
          </w:p>
        </w:tc>
        <w:tc>
          <w:tcPr>
            <w:tcW w:w="3314" w:type="dxa"/>
            <w:shd w:val="clear" w:color="auto" w:fill="auto"/>
            <w:vAlign w:val="center"/>
          </w:tcPr>
          <w:p w14:paraId="50ACFB05" w14:textId="77777777" w:rsidR="00F5335A" w:rsidRDefault="00795F6F">
            <w:pPr>
              <w:autoSpaceDE w:val="0"/>
              <w:autoSpaceDN w:val="0"/>
              <w:adjustRightInd w:val="0"/>
              <w:spacing w:after="0" w:line="240" w:lineRule="auto"/>
              <w:jc w:val="right"/>
              <w:rPr>
                <w:rFonts w:ascii="Calibri" w:hAnsi="Calibri" w:cs="Calibri"/>
                <w:color w:val="000000"/>
              </w:rPr>
            </w:pPr>
            <w:r>
              <w:rPr>
                <w:rFonts w:hint="eastAsia"/>
                <w:color w:val="000000"/>
              </w:rPr>
              <w:t xml:space="preserve">3,000,000 </w:t>
            </w:r>
          </w:p>
        </w:tc>
      </w:tr>
      <w:tr w:rsidR="00F5335A" w14:paraId="64CC49ED" w14:textId="77777777">
        <w:trPr>
          <w:jc w:val="center"/>
        </w:trPr>
        <w:tc>
          <w:tcPr>
            <w:tcW w:w="2875" w:type="dxa"/>
            <w:vMerge/>
            <w:shd w:val="clear" w:color="auto" w:fill="auto"/>
          </w:tcPr>
          <w:p w14:paraId="45516DB0"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5FE9CAAF" w14:textId="77777777" w:rsidR="00F5335A" w:rsidRDefault="00795F6F">
            <w:pPr>
              <w:autoSpaceDE w:val="0"/>
              <w:autoSpaceDN w:val="0"/>
              <w:adjustRightInd w:val="0"/>
              <w:spacing w:after="0" w:line="240" w:lineRule="auto"/>
              <w:rPr>
                <w:rFonts w:ascii="Calibri" w:hAnsi="Calibri" w:cs="Calibri"/>
                <w:color w:val="000000"/>
                <w:lang w:eastAsia="zh-CN"/>
              </w:rPr>
            </w:pPr>
            <w:r>
              <w:rPr>
                <w:rFonts w:hint="eastAsia"/>
                <w:color w:val="000000"/>
              </w:rPr>
              <w:t>In-kind</w:t>
            </w:r>
          </w:p>
        </w:tc>
        <w:tc>
          <w:tcPr>
            <w:tcW w:w="3314" w:type="dxa"/>
            <w:shd w:val="clear" w:color="auto" w:fill="auto"/>
            <w:vAlign w:val="center"/>
          </w:tcPr>
          <w:p w14:paraId="27117BEF"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900,000 </w:t>
            </w:r>
          </w:p>
        </w:tc>
      </w:tr>
      <w:tr w:rsidR="00F5335A" w14:paraId="2D8C3D00" w14:textId="77777777">
        <w:trPr>
          <w:jc w:val="center"/>
        </w:trPr>
        <w:tc>
          <w:tcPr>
            <w:tcW w:w="2875" w:type="dxa"/>
            <w:vMerge w:val="restart"/>
            <w:shd w:val="clear" w:color="auto" w:fill="auto"/>
          </w:tcPr>
          <w:p w14:paraId="0C3CFB97"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MNR</w:t>
            </w:r>
          </w:p>
        </w:tc>
        <w:tc>
          <w:tcPr>
            <w:tcW w:w="1825" w:type="dxa"/>
            <w:shd w:val="clear" w:color="auto" w:fill="auto"/>
            <w:vAlign w:val="center"/>
          </w:tcPr>
          <w:p w14:paraId="1A8C9850" w14:textId="77777777" w:rsidR="00F5335A" w:rsidRDefault="00795F6F">
            <w:pPr>
              <w:autoSpaceDE w:val="0"/>
              <w:autoSpaceDN w:val="0"/>
              <w:adjustRightInd w:val="0"/>
              <w:spacing w:after="0" w:line="240" w:lineRule="auto"/>
              <w:rPr>
                <w:color w:val="000000"/>
              </w:rPr>
            </w:pPr>
            <w:r>
              <w:rPr>
                <w:rFonts w:hint="eastAsia"/>
                <w:color w:val="000000"/>
              </w:rPr>
              <w:t>Grant</w:t>
            </w:r>
          </w:p>
        </w:tc>
        <w:tc>
          <w:tcPr>
            <w:tcW w:w="3314" w:type="dxa"/>
            <w:shd w:val="clear" w:color="auto" w:fill="auto"/>
            <w:vAlign w:val="center"/>
          </w:tcPr>
          <w:p w14:paraId="1EBC0158"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2,000,000 </w:t>
            </w:r>
          </w:p>
        </w:tc>
      </w:tr>
      <w:tr w:rsidR="00F5335A" w14:paraId="041EF6AB" w14:textId="77777777">
        <w:trPr>
          <w:jc w:val="center"/>
        </w:trPr>
        <w:tc>
          <w:tcPr>
            <w:tcW w:w="2875" w:type="dxa"/>
            <w:vMerge/>
            <w:shd w:val="clear" w:color="auto" w:fill="auto"/>
          </w:tcPr>
          <w:p w14:paraId="780CED08"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22EE496A" w14:textId="77777777" w:rsidR="00F5335A" w:rsidRDefault="00795F6F">
            <w:pPr>
              <w:autoSpaceDE w:val="0"/>
              <w:autoSpaceDN w:val="0"/>
              <w:adjustRightInd w:val="0"/>
              <w:spacing w:after="0" w:line="240" w:lineRule="auto"/>
              <w:rPr>
                <w:color w:val="000000"/>
              </w:rPr>
            </w:pPr>
            <w:r>
              <w:rPr>
                <w:rFonts w:hint="eastAsia"/>
                <w:color w:val="000000"/>
              </w:rPr>
              <w:t>In-kind</w:t>
            </w:r>
          </w:p>
        </w:tc>
        <w:tc>
          <w:tcPr>
            <w:tcW w:w="3314" w:type="dxa"/>
            <w:shd w:val="clear" w:color="auto" w:fill="auto"/>
            <w:vAlign w:val="center"/>
          </w:tcPr>
          <w:p w14:paraId="2A832493"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650,000 </w:t>
            </w:r>
          </w:p>
        </w:tc>
      </w:tr>
      <w:tr w:rsidR="00F5335A" w14:paraId="06F67454" w14:textId="77777777">
        <w:trPr>
          <w:jc w:val="center"/>
        </w:trPr>
        <w:tc>
          <w:tcPr>
            <w:tcW w:w="2875" w:type="dxa"/>
            <w:vMerge w:val="restart"/>
            <w:shd w:val="clear" w:color="auto" w:fill="auto"/>
          </w:tcPr>
          <w:p w14:paraId="32E9BABD"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Guizhou Province Local Government</w:t>
            </w:r>
          </w:p>
        </w:tc>
        <w:tc>
          <w:tcPr>
            <w:tcW w:w="1825" w:type="dxa"/>
            <w:shd w:val="clear" w:color="auto" w:fill="auto"/>
            <w:vAlign w:val="center"/>
          </w:tcPr>
          <w:p w14:paraId="4BADBC7A" w14:textId="77777777" w:rsidR="00F5335A" w:rsidRDefault="00795F6F">
            <w:pPr>
              <w:autoSpaceDE w:val="0"/>
              <w:autoSpaceDN w:val="0"/>
              <w:adjustRightInd w:val="0"/>
              <w:spacing w:after="0" w:line="240" w:lineRule="auto"/>
              <w:rPr>
                <w:color w:val="000000"/>
              </w:rPr>
            </w:pPr>
            <w:r>
              <w:rPr>
                <w:rFonts w:hint="eastAsia"/>
                <w:color w:val="000000"/>
              </w:rPr>
              <w:t>Grant</w:t>
            </w:r>
          </w:p>
        </w:tc>
        <w:tc>
          <w:tcPr>
            <w:tcW w:w="3314" w:type="dxa"/>
            <w:shd w:val="clear" w:color="auto" w:fill="auto"/>
            <w:vAlign w:val="center"/>
          </w:tcPr>
          <w:p w14:paraId="632469A9"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2,862,000 </w:t>
            </w:r>
          </w:p>
        </w:tc>
      </w:tr>
      <w:tr w:rsidR="00F5335A" w14:paraId="37E25E93" w14:textId="77777777">
        <w:trPr>
          <w:jc w:val="center"/>
        </w:trPr>
        <w:tc>
          <w:tcPr>
            <w:tcW w:w="2875" w:type="dxa"/>
            <w:vMerge/>
            <w:shd w:val="clear" w:color="auto" w:fill="auto"/>
          </w:tcPr>
          <w:p w14:paraId="37D97EA0"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2DDB9E3D" w14:textId="77777777" w:rsidR="00F5335A" w:rsidRDefault="00795F6F">
            <w:pPr>
              <w:autoSpaceDE w:val="0"/>
              <w:autoSpaceDN w:val="0"/>
              <w:adjustRightInd w:val="0"/>
              <w:spacing w:after="0" w:line="240" w:lineRule="auto"/>
              <w:rPr>
                <w:color w:val="000000"/>
              </w:rPr>
            </w:pPr>
            <w:r>
              <w:rPr>
                <w:rFonts w:hint="eastAsia"/>
                <w:color w:val="000000"/>
              </w:rPr>
              <w:t>In-kind</w:t>
            </w:r>
          </w:p>
        </w:tc>
        <w:tc>
          <w:tcPr>
            <w:tcW w:w="3314" w:type="dxa"/>
            <w:shd w:val="clear" w:color="auto" w:fill="auto"/>
            <w:vAlign w:val="center"/>
          </w:tcPr>
          <w:p w14:paraId="5D524307"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715,500 </w:t>
            </w:r>
          </w:p>
        </w:tc>
      </w:tr>
      <w:tr w:rsidR="00F5335A" w14:paraId="4C4FA12C" w14:textId="77777777">
        <w:trPr>
          <w:jc w:val="center"/>
        </w:trPr>
        <w:tc>
          <w:tcPr>
            <w:tcW w:w="2875" w:type="dxa"/>
            <w:vMerge w:val="restart"/>
            <w:shd w:val="clear" w:color="auto" w:fill="auto"/>
          </w:tcPr>
          <w:p w14:paraId="025310FC"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Hubei Province Local Government</w:t>
            </w:r>
          </w:p>
        </w:tc>
        <w:tc>
          <w:tcPr>
            <w:tcW w:w="1825" w:type="dxa"/>
            <w:shd w:val="clear" w:color="auto" w:fill="auto"/>
            <w:vAlign w:val="center"/>
          </w:tcPr>
          <w:p w14:paraId="47BF5662"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Grant</w:t>
            </w:r>
          </w:p>
        </w:tc>
        <w:tc>
          <w:tcPr>
            <w:tcW w:w="3314" w:type="dxa"/>
            <w:shd w:val="clear" w:color="auto" w:fill="auto"/>
            <w:vAlign w:val="center"/>
          </w:tcPr>
          <w:p w14:paraId="1261C858"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1,590,000 </w:t>
            </w:r>
          </w:p>
        </w:tc>
      </w:tr>
      <w:tr w:rsidR="00F5335A" w14:paraId="47D3FDC7" w14:textId="77777777">
        <w:trPr>
          <w:jc w:val="center"/>
        </w:trPr>
        <w:tc>
          <w:tcPr>
            <w:tcW w:w="2875" w:type="dxa"/>
            <w:vMerge/>
            <w:shd w:val="clear" w:color="auto" w:fill="auto"/>
          </w:tcPr>
          <w:p w14:paraId="25E70095"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2A0E27AD"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In-kind</w:t>
            </w:r>
          </w:p>
        </w:tc>
        <w:tc>
          <w:tcPr>
            <w:tcW w:w="3314" w:type="dxa"/>
            <w:shd w:val="clear" w:color="auto" w:fill="auto"/>
            <w:vAlign w:val="center"/>
          </w:tcPr>
          <w:p w14:paraId="7C14DFA0"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397,500 </w:t>
            </w:r>
          </w:p>
        </w:tc>
      </w:tr>
      <w:tr w:rsidR="00F5335A" w14:paraId="6EE448C4" w14:textId="77777777">
        <w:trPr>
          <w:jc w:val="center"/>
        </w:trPr>
        <w:tc>
          <w:tcPr>
            <w:tcW w:w="2875" w:type="dxa"/>
            <w:vMerge w:val="restart"/>
            <w:shd w:val="clear" w:color="auto" w:fill="auto"/>
          </w:tcPr>
          <w:p w14:paraId="2ABB907D"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Sichuan Province Local Government</w:t>
            </w:r>
          </w:p>
        </w:tc>
        <w:tc>
          <w:tcPr>
            <w:tcW w:w="1825" w:type="dxa"/>
            <w:shd w:val="clear" w:color="auto" w:fill="auto"/>
            <w:vAlign w:val="center"/>
          </w:tcPr>
          <w:p w14:paraId="78A2D30A" w14:textId="77777777" w:rsidR="00F5335A" w:rsidRDefault="00795F6F">
            <w:pPr>
              <w:autoSpaceDE w:val="0"/>
              <w:autoSpaceDN w:val="0"/>
              <w:adjustRightInd w:val="0"/>
              <w:spacing w:after="0" w:line="240" w:lineRule="auto"/>
              <w:rPr>
                <w:color w:val="000000"/>
              </w:rPr>
            </w:pPr>
            <w:r>
              <w:rPr>
                <w:rFonts w:hint="eastAsia"/>
                <w:color w:val="000000"/>
              </w:rPr>
              <w:t>Grant</w:t>
            </w:r>
          </w:p>
        </w:tc>
        <w:tc>
          <w:tcPr>
            <w:tcW w:w="3314" w:type="dxa"/>
            <w:shd w:val="clear" w:color="auto" w:fill="auto"/>
            <w:vAlign w:val="center"/>
          </w:tcPr>
          <w:p w14:paraId="1987195A"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3,286,000 </w:t>
            </w:r>
          </w:p>
        </w:tc>
      </w:tr>
      <w:tr w:rsidR="00F5335A" w14:paraId="76BAB11C" w14:textId="77777777">
        <w:trPr>
          <w:jc w:val="center"/>
        </w:trPr>
        <w:tc>
          <w:tcPr>
            <w:tcW w:w="2875" w:type="dxa"/>
            <w:vMerge/>
            <w:shd w:val="clear" w:color="auto" w:fill="auto"/>
          </w:tcPr>
          <w:p w14:paraId="46C87473"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13283353" w14:textId="77777777" w:rsidR="00F5335A" w:rsidRDefault="00795F6F">
            <w:pPr>
              <w:autoSpaceDE w:val="0"/>
              <w:autoSpaceDN w:val="0"/>
              <w:adjustRightInd w:val="0"/>
              <w:spacing w:after="0" w:line="240" w:lineRule="auto"/>
              <w:rPr>
                <w:color w:val="000000"/>
              </w:rPr>
            </w:pPr>
            <w:r>
              <w:rPr>
                <w:rFonts w:hint="eastAsia"/>
                <w:color w:val="000000"/>
              </w:rPr>
              <w:t>In-kind</w:t>
            </w:r>
          </w:p>
        </w:tc>
        <w:tc>
          <w:tcPr>
            <w:tcW w:w="3314" w:type="dxa"/>
            <w:shd w:val="clear" w:color="auto" w:fill="auto"/>
            <w:vAlign w:val="center"/>
          </w:tcPr>
          <w:p w14:paraId="0845BEF0" w14:textId="77777777" w:rsidR="00F5335A" w:rsidRDefault="00795F6F">
            <w:pPr>
              <w:autoSpaceDE w:val="0"/>
              <w:autoSpaceDN w:val="0"/>
              <w:adjustRightInd w:val="0"/>
              <w:spacing w:after="0" w:line="240" w:lineRule="auto"/>
              <w:jc w:val="right"/>
              <w:rPr>
                <w:color w:val="000000"/>
              </w:rPr>
            </w:pPr>
            <w:r>
              <w:rPr>
                <w:rFonts w:hint="eastAsia"/>
                <w:color w:val="000000"/>
              </w:rPr>
              <w:t xml:space="preserve">821,500 </w:t>
            </w:r>
          </w:p>
        </w:tc>
      </w:tr>
      <w:tr w:rsidR="00F5335A" w14:paraId="2DDADB93" w14:textId="77777777">
        <w:trPr>
          <w:jc w:val="center"/>
        </w:trPr>
        <w:tc>
          <w:tcPr>
            <w:tcW w:w="2875" w:type="dxa"/>
            <w:vMerge w:val="restart"/>
            <w:shd w:val="clear" w:color="auto" w:fill="auto"/>
          </w:tcPr>
          <w:p w14:paraId="73297AA7"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Yunnan Province Local Government</w:t>
            </w:r>
          </w:p>
        </w:tc>
        <w:tc>
          <w:tcPr>
            <w:tcW w:w="1825" w:type="dxa"/>
            <w:shd w:val="clear" w:color="auto" w:fill="auto"/>
            <w:vAlign w:val="center"/>
          </w:tcPr>
          <w:p w14:paraId="19533FB2"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Grant</w:t>
            </w:r>
          </w:p>
        </w:tc>
        <w:tc>
          <w:tcPr>
            <w:tcW w:w="3314" w:type="dxa"/>
            <w:shd w:val="clear" w:color="auto" w:fill="auto"/>
            <w:vAlign w:val="center"/>
          </w:tcPr>
          <w:p w14:paraId="29BF6037"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2,862,000 </w:t>
            </w:r>
          </w:p>
        </w:tc>
      </w:tr>
      <w:tr w:rsidR="00F5335A" w14:paraId="7A30F507" w14:textId="77777777">
        <w:trPr>
          <w:jc w:val="center"/>
        </w:trPr>
        <w:tc>
          <w:tcPr>
            <w:tcW w:w="2875" w:type="dxa"/>
            <w:vMerge/>
            <w:shd w:val="clear" w:color="auto" w:fill="auto"/>
          </w:tcPr>
          <w:p w14:paraId="402655B8"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19B339FB"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In-kind</w:t>
            </w:r>
          </w:p>
        </w:tc>
        <w:tc>
          <w:tcPr>
            <w:tcW w:w="3314" w:type="dxa"/>
            <w:shd w:val="clear" w:color="auto" w:fill="auto"/>
            <w:vAlign w:val="center"/>
          </w:tcPr>
          <w:p w14:paraId="0BC40643"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715,500 </w:t>
            </w:r>
          </w:p>
        </w:tc>
      </w:tr>
      <w:tr w:rsidR="00F5335A" w14:paraId="2953CF9B" w14:textId="77777777">
        <w:trPr>
          <w:jc w:val="center"/>
        </w:trPr>
        <w:tc>
          <w:tcPr>
            <w:tcW w:w="2875" w:type="dxa"/>
            <w:vMerge w:val="restart"/>
            <w:shd w:val="clear" w:color="auto" w:fill="auto"/>
          </w:tcPr>
          <w:p w14:paraId="433512B1"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Private Investors</w:t>
            </w:r>
          </w:p>
        </w:tc>
        <w:tc>
          <w:tcPr>
            <w:tcW w:w="1825" w:type="dxa"/>
            <w:shd w:val="clear" w:color="auto" w:fill="auto"/>
            <w:vAlign w:val="center"/>
          </w:tcPr>
          <w:p w14:paraId="661AE199"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Grant</w:t>
            </w:r>
          </w:p>
        </w:tc>
        <w:tc>
          <w:tcPr>
            <w:tcW w:w="3314" w:type="dxa"/>
            <w:shd w:val="clear" w:color="auto" w:fill="auto"/>
            <w:vAlign w:val="center"/>
          </w:tcPr>
          <w:p w14:paraId="304D877F" w14:textId="77777777" w:rsidR="00F5335A" w:rsidRDefault="00795F6F">
            <w:pPr>
              <w:spacing w:after="0" w:line="240" w:lineRule="auto"/>
              <w:jc w:val="right"/>
              <w:rPr>
                <w:rFonts w:ascii="SimSun" w:hAnsi="SimSun" w:cs="SimSun"/>
                <w:color w:val="000000"/>
              </w:rPr>
            </w:pPr>
            <w:r>
              <w:rPr>
                <w:rFonts w:hint="eastAsia"/>
                <w:color w:val="000000"/>
              </w:rPr>
              <w:t>70,354,54</w:t>
            </w:r>
            <w:r>
              <w:rPr>
                <w:color w:val="000000"/>
              </w:rPr>
              <w:t>3</w:t>
            </w:r>
            <w:r>
              <w:rPr>
                <w:rFonts w:hint="eastAsia"/>
                <w:color w:val="000000"/>
              </w:rPr>
              <w:t xml:space="preserve"> </w:t>
            </w:r>
          </w:p>
        </w:tc>
      </w:tr>
      <w:tr w:rsidR="00F5335A" w14:paraId="08279428" w14:textId="77777777">
        <w:trPr>
          <w:jc w:val="center"/>
        </w:trPr>
        <w:tc>
          <w:tcPr>
            <w:tcW w:w="2875" w:type="dxa"/>
            <w:vMerge/>
            <w:shd w:val="clear" w:color="auto" w:fill="auto"/>
          </w:tcPr>
          <w:p w14:paraId="0F503731" w14:textId="77777777" w:rsidR="00F5335A" w:rsidRDefault="00F5335A">
            <w:pPr>
              <w:autoSpaceDE w:val="0"/>
              <w:autoSpaceDN w:val="0"/>
              <w:adjustRightInd w:val="0"/>
              <w:spacing w:after="0" w:line="240" w:lineRule="auto"/>
              <w:rPr>
                <w:rFonts w:ascii="Calibri" w:hAnsi="Calibri" w:cs="Calibri"/>
                <w:color w:val="000000"/>
              </w:rPr>
            </w:pPr>
          </w:p>
        </w:tc>
        <w:tc>
          <w:tcPr>
            <w:tcW w:w="1825" w:type="dxa"/>
            <w:shd w:val="clear" w:color="auto" w:fill="auto"/>
            <w:vAlign w:val="center"/>
          </w:tcPr>
          <w:p w14:paraId="13620A07" w14:textId="77777777" w:rsidR="00F5335A" w:rsidRDefault="00795F6F">
            <w:pPr>
              <w:autoSpaceDE w:val="0"/>
              <w:autoSpaceDN w:val="0"/>
              <w:adjustRightInd w:val="0"/>
              <w:spacing w:after="0" w:line="240" w:lineRule="auto"/>
              <w:rPr>
                <w:color w:val="000000"/>
              </w:rPr>
            </w:pPr>
            <w:r>
              <w:rPr>
                <w:rFonts w:hint="eastAsia"/>
                <w:color w:val="000000"/>
              </w:rPr>
              <w:t>In-kind</w:t>
            </w:r>
          </w:p>
        </w:tc>
        <w:tc>
          <w:tcPr>
            <w:tcW w:w="3314" w:type="dxa"/>
            <w:shd w:val="clear" w:color="auto" w:fill="auto"/>
            <w:vAlign w:val="center"/>
          </w:tcPr>
          <w:p w14:paraId="33275D00" w14:textId="77777777" w:rsidR="00F5335A" w:rsidRDefault="00795F6F">
            <w:pPr>
              <w:spacing w:after="0" w:line="240" w:lineRule="auto"/>
              <w:jc w:val="right"/>
              <w:rPr>
                <w:color w:val="000000"/>
              </w:rPr>
            </w:pPr>
            <w:r>
              <w:rPr>
                <w:rFonts w:hint="eastAsia"/>
                <w:color w:val="000000"/>
              </w:rPr>
              <w:t>7,409,14</w:t>
            </w:r>
            <w:r>
              <w:rPr>
                <w:color w:val="000000"/>
              </w:rPr>
              <w:t>4</w:t>
            </w:r>
            <w:r>
              <w:rPr>
                <w:rFonts w:hint="eastAsia"/>
                <w:color w:val="000000"/>
              </w:rPr>
              <w:t xml:space="preserve"> </w:t>
            </w:r>
            <w:r>
              <w:rPr>
                <w:color w:val="000000"/>
              </w:rPr>
              <w:t xml:space="preserve"> </w:t>
            </w:r>
          </w:p>
        </w:tc>
      </w:tr>
      <w:tr w:rsidR="00F5335A" w14:paraId="1672BCC7" w14:textId="77777777">
        <w:trPr>
          <w:jc w:val="center"/>
        </w:trPr>
        <w:tc>
          <w:tcPr>
            <w:tcW w:w="2875" w:type="dxa"/>
            <w:shd w:val="clear" w:color="auto" w:fill="auto"/>
          </w:tcPr>
          <w:p w14:paraId="716B7D1F"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UNDP</w:t>
            </w:r>
          </w:p>
        </w:tc>
        <w:tc>
          <w:tcPr>
            <w:tcW w:w="1825" w:type="dxa"/>
            <w:shd w:val="clear" w:color="auto" w:fill="auto"/>
            <w:vAlign w:val="center"/>
          </w:tcPr>
          <w:p w14:paraId="43AC101D" w14:textId="77777777" w:rsidR="00F5335A" w:rsidRDefault="00795F6F">
            <w:pPr>
              <w:autoSpaceDE w:val="0"/>
              <w:autoSpaceDN w:val="0"/>
              <w:adjustRightInd w:val="0"/>
              <w:spacing w:after="0" w:line="240" w:lineRule="auto"/>
              <w:rPr>
                <w:rFonts w:ascii="Calibri" w:hAnsi="Calibri" w:cs="Calibri"/>
                <w:color w:val="000000"/>
              </w:rPr>
            </w:pPr>
            <w:r>
              <w:rPr>
                <w:rFonts w:hint="eastAsia"/>
                <w:color w:val="000000"/>
              </w:rPr>
              <w:t>In-Kind</w:t>
            </w:r>
          </w:p>
        </w:tc>
        <w:tc>
          <w:tcPr>
            <w:tcW w:w="3314" w:type="dxa"/>
            <w:shd w:val="clear" w:color="auto" w:fill="auto"/>
            <w:vAlign w:val="center"/>
          </w:tcPr>
          <w:p w14:paraId="3AF2FA22" w14:textId="77777777" w:rsidR="00F5335A" w:rsidRDefault="00795F6F">
            <w:pPr>
              <w:autoSpaceDE w:val="0"/>
              <w:autoSpaceDN w:val="0"/>
              <w:adjustRightInd w:val="0"/>
              <w:spacing w:after="0" w:line="240" w:lineRule="auto"/>
              <w:jc w:val="right"/>
              <w:rPr>
                <w:rFonts w:ascii="Calibri" w:hAnsi="Calibri" w:cs="Calibri"/>
                <w:szCs w:val="20"/>
                <w:lang w:eastAsia="zh-CN"/>
              </w:rPr>
            </w:pPr>
            <w:r>
              <w:rPr>
                <w:rFonts w:hint="eastAsia"/>
                <w:color w:val="000000"/>
              </w:rPr>
              <w:t xml:space="preserve">200,000 </w:t>
            </w:r>
          </w:p>
        </w:tc>
      </w:tr>
      <w:tr w:rsidR="00F5335A" w14:paraId="2991547C" w14:textId="77777777">
        <w:trPr>
          <w:jc w:val="center"/>
        </w:trPr>
        <w:tc>
          <w:tcPr>
            <w:tcW w:w="4700" w:type="dxa"/>
            <w:gridSpan w:val="2"/>
            <w:shd w:val="clear" w:color="auto" w:fill="auto"/>
          </w:tcPr>
          <w:p w14:paraId="4AC0CA47"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Sub-total Grant</w:t>
            </w:r>
          </w:p>
        </w:tc>
        <w:tc>
          <w:tcPr>
            <w:tcW w:w="3314" w:type="dxa"/>
            <w:shd w:val="clear" w:color="auto" w:fill="auto"/>
            <w:vAlign w:val="center"/>
          </w:tcPr>
          <w:p w14:paraId="611CD12B" w14:textId="77777777" w:rsidR="00F5335A" w:rsidRDefault="00795F6F">
            <w:pPr>
              <w:spacing w:after="0" w:line="240" w:lineRule="auto"/>
              <w:jc w:val="right"/>
              <w:rPr>
                <w:rFonts w:ascii="SimSun" w:hAnsi="SimSun" w:cs="SimSun"/>
                <w:color w:val="000000"/>
              </w:rPr>
            </w:pPr>
            <w:r>
              <w:rPr>
                <w:rFonts w:hint="eastAsia"/>
                <w:color w:val="000000"/>
              </w:rPr>
              <w:t>85,954,54</w:t>
            </w:r>
            <w:r>
              <w:rPr>
                <w:color w:val="000000"/>
              </w:rPr>
              <w:t>3</w:t>
            </w:r>
            <w:r>
              <w:rPr>
                <w:rFonts w:hint="eastAsia"/>
                <w:color w:val="000000"/>
              </w:rPr>
              <w:t xml:space="preserve"> </w:t>
            </w:r>
            <w:r>
              <w:rPr>
                <w:strike/>
                <w:color w:val="000000"/>
              </w:rPr>
              <w:t xml:space="preserve"> </w:t>
            </w:r>
          </w:p>
        </w:tc>
      </w:tr>
      <w:tr w:rsidR="00F5335A" w14:paraId="7CDEB1BC" w14:textId="77777777">
        <w:trPr>
          <w:jc w:val="center"/>
        </w:trPr>
        <w:tc>
          <w:tcPr>
            <w:tcW w:w="4700" w:type="dxa"/>
            <w:gridSpan w:val="2"/>
            <w:shd w:val="clear" w:color="auto" w:fill="auto"/>
          </w:tcPr>
          <w:p w14:paraId="4762E82C" w14:textId="77777777" w:rsidR="00F5335A" w:rsidRDefault="00795F6F">
            <w:pPr>
              <w:autoSpaceDE w:val="0"/>
              <w:autoSpaceDN w:val="0"/>
              <w:adjustRightInd w:val="0"/>
              <w:spacing w:after="0" w:line="240" w:lineRule="auto"/>
              <w:rPr>
                <w:rFonts w:ascii="Calibri" w:hAnsi="Calibri" w:cs="Calibri"/>
                <w:color w:val="000000"/>
              </w:rPr>
            </w:pPr>
            <w:r>
              <w:rPr>
                <w:rFonts w:ascii="Calibri" w:hAnsi="Calibri" w:cs="Calibri"/>
                <w:color w:val="000000"/>
              </w:rPr>
              <w:t>Sub-total In-kind</w:t>
            </w:r>
          </w:p>
        </w:tc>
        <w:tc>
          <w:tcPr>
            <w:tcW w:w="3314" w:type="dxa"/>
            <w:shd w:val="clear" w:color="auto" w:fill="auto"/>
            <w:vAlign w:val="center"/>
          </w:tcPr>
          <w:p w14:paraId="3871B2A2" w14:textId="77777777" w:rsidR="00F5335A" w:rsidRDefault="00795F6F">
            <w:pPr>
              <w:spacing w:after="0" w:line="240" w:lineRule="auto"/>
              <w:jc w:val="right"/>
              <w:rPr>
                <w:rFonts w:ascii="SimSun" w:hAnsi="SimSun" w:cs="SimSun"/>
                <w:color w:val="000000"/>
              </w:rPr>
            </w:pPr>
            <w:r>
              <w:rPr>
                <w:rFonts w:hint="eastAsia"/>
                <w:color w:val="000000"/>
              </w:rPr>
              <w:t>11,809,14</w:t>
            </w:r>
            <w:r>
              <w:rPr>
                <w:color w:val="000000"/>
              </w:rPr>
              <w:t>4</w:t>
            </w:r>
            <w:r>
              <w:rPr>
                <w:rFonts w:hint="eastAsia"/>
                <w:color w:val="000000"/>
              </w:rPr>
              <w:t xml:space="preserve"> </w:t>
            </w:r>
            <w:r>
              <w:rPr>
                <w:strike/>
                <w:color w:val="000000"/>
              </w:rPr>
              <w:t xml:space="preserve"> </w:t>
            </w:r>
          </w:p>
        </w:tc>
      </w:tr>
      <w:tr w:rsidR="00F5335A" w14:paraId="66830568" w14:textId="77777777">
        <w:trPr>
          <w:trHeight w:val="449"/>
          <w:jc w:val="center"/>
        </w:trPr>
        <w:tc>
          <w:tcPr>
            <w:tcW w:w="4700" w:type="dxa"/>
            <w:gridSpan w:val="2"/>
            <w:shd w:val="clear" w:color="auto" w:fill="auto"/>
            <w:vAlign w:val="center"/>
          </w:tcPr>
          <w:p w14:paraId="0655850B" w14:textId="77777777" w:rsidR="00F5335A" w:rsidRDefault="00795F6F">
            <w:pPr>
              <w:autoSpaceDE w:val="0"/>
              <w:autoSpaceDN w:val="0"/>
              <w:adjustRightInd w:val="0"/>
              <w:spacing w:after="0" w:line="240" w:lineRule="auto"/>
              <w:rPr>
                <w:rFonts w:ascii="Calibri" w:hAnsi="Calibri" w:cs="Calibri"/>
                <w:b/>
                <w:color w:val="000000"/>
              </w:rPr>
            </w:pPr>
            <w:r>
              <w:rPr>
                <w:rFonts w:ascii="Calibri" w:hAnsi="Calibri" w:cs="Calibri"/>
                <w:b/>
                <w:color w:val="000000"/>
              </w:rPr>
              <w:t>Total</w:t>
            </w:r>
          </w:p>
        </w:tc>
        <w:tc>
          <w:tcPr>
            <w:tcW w:w="3314" w:type="dxa"/>
            <w:shd w:val="clear" w:color="auto" w:fill="auto"/>
            <w:vAlign w:val="center"/>
          </w:tcPr>
          <w:p w14:paraId="19DDA155" w14:textId="77777777" w:rsidR="00F5335A" w:rsidRDefault="00795F6F">
            <w:pPr>
              <w:spacing w:after="0" w:line="240" w:lineRule="auto"/>
              <w:jc w:val="right"/>
              <w:rPr>
                <w:rFonts w:ascii="SimSun" w:hAnsi="SimSun" w:cs="SimSun"/>
                <w:color w:val="000000"/>
              </w:rPr>
            </w:pPr>
            <w:r>
              <w:rPr>
                <w:rFonts w:hint="eastAsia"/>
                <w:color w:val="000000"/>
              </w:rPr>
              <w:t xml:space="preserve">97,763,687 </w:t>
            </w:r>
            <w:r>
              <w:rPr>
                <w:strike/>
                <w:color w:val="000000"/>
              </w:rPr>
              <w:t xml:space="preserve"> </w:t>
            </w:r>
          </w:p>
        </w:tc>
      </w:tr>
    </w:tbl>
    <w:p w14:paraId="4B734437" w14:textId="77777777" w:rsidR="00F5335A" w:rsidRDefault="00F5335A">
      <w:pPr>
        <w:spacing w:after="0" w:line="240" w:lineRule="auto"/>
        <w:jc w:val="both"/>
        <w:rPr>
          <w:rFonts w:ascii="Calibri" w:hAnsi="Calibri" w:cs="Calibri"/>
          <w:u w:val="single"/>
        </w:rPr>
      </w:pPr>
    </w:p>
    <w:p w14:paraId="200CDF3A" w14:textId="77777777" w:rsidR="00F5335A" w:rsidRDefault="00795F6F">
      <w:pPr>
        <w:spacing w:after="0" w:line="240" w:lineRule="auto"/>
        <w:jc w:val="both"/>
        <w:rPr>
          <w:rFonts w:ascii="Calibri" w:hAnsi="Calibri" w:cs="Calibri"/>
        </w:rPr>
      </w:pPr>
      <w:r>
        <w:rPr>
          <w:rFonts w:ascii="Calibri" w:hAnsi="Calibri" w:cs="Calibri"/>
          <w:b/>
          <w:bCs/>
          <w:u w:val="single"/>
        </w:rPr>
        <w:t>Budget Revision and Tolerance</w:t>
      </w:r>
      <w:r>
        <w:rPr>
          <w:rFonts w:ascii="Calibri" w:hAnsi="Calibri" w:cs="Calibri"/>
        </w:rPr>
        <w:t xml:space="preserve">: As per UNDP POPP, the project board may agree with the project manager on a tolerance level for each detailed plan under the overall multi-year workplan.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28DC8778" w14:textId="77777777" w:rsidR="00F5335A" w:rsidRDefault="00F5335A">
      <w:pPr>
        <w:spacing w:after="0" w:line="240" w:lineRule="auto"/>
        <w:jc w:val="both"/>
        <w:rPr>
          <w:rFonts w:ascii="Calibri" w:hAnsi="Calibri" w:cs="Calibri"/>
        </w:rPr>
      </w:pPr>
    </w:p>
    <w:p w14:paraId="2F45C071" w14:textId="77777777" w:rsidR="00F5335A" w:rsidRDefault="00795F6F">
      <w:pPr>
        <w:spacing w:after="0" w:line="240" w:lineRule="auto"/>
        <w:jc w:val="both"/>
        <w:rPr>
          <w:rFonts w:ascii="Calibri" w:hAnsi="Calibri" w:cs="Calibri"/>
        </w:rPr>
      </w:pPr>
      <w:r>
        <w:rPr>
          <w:rFonts w:ascii="Calibri" w:hAnsi="Calibri" w:cs="Calibri"/>
        </w:rPr>
        <w:t xml:space="preserve">Should the following deviations occur, the Project Manager/IP through UNDP Country Office will seek the approval of the BPPS/NCE-VF team to ensure accurate reporting to the GEF. It is </w:t>
      </w:r>
      <w:r>
        <w:rPr>
          <w:rFonts w:ascii="Calibri" w:hAnsi="Calibri" w:cs="Calibri"/>
          <w:b/>
          <w:bCs/>
        </w:rPr>
        <w:t>strongly encouraged</w:t>
      </w:r>
      <w:r>
        <w:rPr>
          <w:rFonts w:ascii="Calibri" w:hAnsi="Calibri" w:cs="Calibri"/>
        </w:rPr>
        <w:t xml:space="preserve"> to maintain the expenditures within the approved budget at the budgetary account and at the component level:</w:t>
      </w:r>
    </w:p>
    <w:p w14:paraId="21F46B38" w14:textId="77777777" w:rsidR="00F5335A" w:rsidRDefault="00F5335A">
      <w:pPr>
        <w:spacing w:after="0" w:line="240" w:lineRule="auto"/>
        <w:jc w:val="both"/>
        <w:rPr>
          <w:rFonts w:ascii="Calibri" w:hAnsi="Calibri" w:cs="Calibri"/>
        </w:rPr>
      </w:pPr>
    </w:p>
    <w:p w14:paraId="38C217B7" w14:textId="77777777" w:rsidR="00F5335A" w:rsidRDefault="00795F6F">
      <w:pPr>
        <w:numPr>
          <w:ilvl w:val="0"/>
          <w:numId w:val="26"/>
        </w:numPr>
        <w:spacing w:after="0" w:line="240" w:lineRule="auto"/>
        <w:jc w:val="both"/>
        <w:rPr>
          <w:rFonts w:ascii="Calibri" w:hAnsi="Calibri" w:cs="Calibri"/>
        </w:rPr>
      </w:pPr>
      <w:r>
        <w:rPr>
          <w:rFonts w:ascii="Calibri" w:hAnsi="Calibri" w:cs="Calibri"/>
        </w:rPr>
        <w:lastRenderedPageBreak/>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09148F31" w14:textId="77777777" w:rsidR="00F5335A" w:rsidRDefault="00795F6F">
      <w:pPr>
        <w:numPr>
          <w:ilvl w:val="0"/>
          <w:numId w:val="26"/>
        </w:numPr>
        <w:spacing w:after="0" w:line="240" w:lineRule="auto"/>
        <w:jc w:val="both"/>
        <w:rPr>
          <w:rFonts w:ascii="Calibri" w:hAnsi="Calibri" w:cs="Calibri"/>
        </w:rPr>
      </w:pPr>
      <w:r>
        <w:rPr>
          <w:rFonts w:ascii="Calibri" w:hAnsi="Calibri" w:cs="Calibri"/>
        </w:rPr>
        <w:t xml:space="preserve">Introduction of new outputs/activities (i.e. budget items) that were not part of the agreed project document and TBWP that represent a value greater than 5% of the total GEF grant. The new budget items must be eligible as per the </w:t>
      </w:r>
      <w:hyperlink r:id="rId32" w:history="1">
        <w:r>
          <w:rPr>
            <w:rFonts w:ascii="Calibri" w:hAnsi="Calibri" w:cs="Calibri"/>
            <w:color w:val="0000FF"/>
            <w:u w:val="single"/>
          </w:rPr>
          <w:t>GEF and UNDP policies</w:t>
        </w:r>
      </w:hyperlink>
      <w:r>
        <w:rPr>
          <w:rFonts w:ascii="Calibri" w:hAnsi="Calibri" w:cs="Calibri"/>
        </w:rPr>
        <w:t xml:space="preserve">. </w:t>
      </w:r>
    </w:p>
    <w:p w14:paraId="74C5F7C1" w14:textId="77777777" w:rsidR="00F5335A" w:rsidRDefault="00795F6F">
      <w:pPr>
        <w:numPr>
          <w:ilvl w:val="0"/>
          <w:numId w:val="26"/>
        </w:numPr>
        <w:spacing w:after="0" w:line="240" w:lineRule="auto"/>
        <w:jc w:val="both"/>
        <w:rPr>
          <w:rFonts w:ascii="Calibri" w:hAnsi="Calibri" w:cs="Calibri"/>
        </w:rPr>
      </w:pPr>
      <w:r>
        <w:rPr>
          <w:rFonts w:ascii="Calibri" w:hAnsi="Calibri" w:cs="Calibri"/>
        </w:rPr>
        <w:t>Project management cost (PMC): budget under PMC component is capped and cannot be increased.</w:t>
      </w:r>
    </w:p>
    <w:p w14:paraId="69BEA6B7" w14:textId="77777777" w:rsidR="00F5335A" w:rsidRDefault="00F5335A">
      <w:pPr>
        <w:spacing w:after="0" w:line="240" w:lineRule="auto"/>
        <w:jc w:val="both"/>
        <w:rPr>
          <w:rFonts w:ascii="Calibri" w:hAnsi="Calibri" w:cs="Calibri"/>
        </w:rPr>
      </w:pPr>
    </w:p>
    <w:p w14:paraId="520EA135" w14:textId="77777777" w:rsidR="00F5335A" w:rsidRDefault="00795F6F">
      <w:pPr>
        <w:spacing w:after="0" w:line="240" w:lineRule="auto"/>
        <w:jc w:val="both"/>
        <w:rPr>
          <w:rFonts w:ascii="Calibri" w:hAnsi="Calibri" w:cs="Calibri"/>
          <w:u w:val="single"/>
        </w:rPr>
      </w:pPr>
      <w:r>
        <w:rPr>
          <w:rFonts w:ascii="Calibri" w:hAnsi="Calibri" w:cs="Calibri"/>
        </w:rPr>
        <w:t>Any over expenditure incurred beyond the available GEF grant amount must be absorbed by non-GEF resources (e.g. UNDP TRAC or cash co-financing).</w:t>
      </w:r>
      <w:r>
        <w:rPr>
          <w:rFonts w:ascii="Calibri" w:hAnsi="Calibri" w:cs="Calibri"/>
          <w:u w:val="single"/>
        </w:rPr>
        <w:t xml:space="preserve"> </w:t>
      </w:r>
    </w:p>
    <w:p w14:paraId="164B4938" w14:textId="77777777" w:rsidR="00F5335A" w:rsidRDefault="00F5335A">
      <w:pPr>
        <w:spacing w:after="0" w:line="240" w:lineRule="auto"/>
        <w:jc w:val="both"/>
        <w:rPr>
          <w:rFonts w:ascii="Calibri" w:hAnsi="Calibri" w:cs="Calibri"/>
          <w:u w:val="single"/>
        </w:rPr>
      </w:pPr>
    </w:p>
    <w:p w14:paraId="6144B073" w14:textId="77777777" w:rsidR="00F5335A" w:rsidRDefault="00795F6F">
      <w:pPr>
        <w:spacing w:after="0" w:line="240" w:lineRule="auto"/>
        <w:jc w:val="both"/>
        <w:rPr>
          <w:rFonts w:ascii="Calibri" w:hAnsi="Calibri" w:cs="Calibri"/>
        </w:rPr>
      </w:pPr>
      <w:r>
        <w:rPr>
          <w:rFonts w:ascii="Calibri" w:hAnsi="Calibri" w:cs="Calibri"/>
          <w:b/>
          <w:bCs/>
          <w:u w:val="single"/>
          <w:lang w:val="en-GB" w:eastAsia="zh-CN"/>
        </w:rPr>
        <w:t>Project extensions</w:t>
      </w:r>
      <w:r>
        <w:rPr>
          <w:rFonts w:ascii="Calibri" w:hAnsi="Calibri" w:cs="Calibri"/>
          <w:b/>
          <w:bCs/>
          <w:lang w:val="en-GB" w:eastAsia="zh-CN"/>
        </w:rPr>
        <w:t xml:space="preserve">: </w:t>
      </w:r>
      <w:r>
        <w:rPr>
          <w:rFonts w:ascii="Calibri" w:hAnsi="Calibri" w:cs="Calibri"/>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Pr>
          <w:rFonts w:ascii="Calibri" w:hAnsi="Calibri" w:cs="Calibri"/>
        </w:rPr>
        <w:t xml:space="preserve"> </w:t>
      </w:r>
    </w:p>
    <w:p w14:paraId="23321414" w14:textId="77777777" w:rsidR="00F5335A" w:rsidRDefault="00F5335A">
      <w:pPr>
        <w:spacing w:after="0" w:line="240" w:lineRule="auto"/>
        <w:jc w:val="both"/>
        <w:rPr>
          <w:rFonts w:ascii="Calibri" w:hAnsi="Calibri" w:cs="Calibri"/>
          <w:lang w:val="en-GB" w:eastAsia="zh-CN"/>
        </w:rPr>
      </w:pPr>
    </w:p>
    <w:p w14:paraId="5339171C" w14:textId="77777777" w:rsidR="00F5335A" w:rsidRDefault="00795F6F">
      <w:pPr>
        <w:spacing w:after="0" w:line="240" w:lineRule="auto"/>
        <w:jc w:val="both"/>
        <w:rPr>
          <w:rFonts w:ascii="Calibri" w:hAnsi="Calibri" w:cs="Calibri"/>
        </w:rPr>
      </w:pPr>
      <w:r>
        <w:rPr>
          <w:rFonts w:ascii="Calibri" w:hAnsi="Calibri" w:cs="Calibri"/>
          <w:b/>
          <w:u w:val="single"/>
        </w:rPr>
        <w:t>Audit</w:t>
      </w:r>
      <w:r>
        <w:rPr>
          <w:rFonts w:ascii="Calibri" w:hAnsi="Calibri" w:cs="Calibri"/>
          <w:b/>
        </w:rPr>
        <w:t>:</w:t>
      </w:r>
      <w:r>
        <w:rPr>
          <w:rFonts w:ascii="Calibri" w:hAnsi="Calibri" w:cs="Calibri"/>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Pr>
          <w:rFonts w:ascii="Calibri" w:hAnsi="Calibri" w:cs="Calibri"/>
          <w:i/>
        </w:rPr>
        <w:t xml:space="preserve"> </w:t>
      </w:r>
    </w:p>
    <w:p w14:paraId="503870D3" w14:textId="77777777" w:rsidR="00F5335A" w:rsidRDefault="00F5335A">
      <w:pPr>
        <w:spacing w:after="0" w:line="240" w:lineRule="auto"/>
        <w:jc w:val="both"/>
        <w:rPr>
          <w:rFonts w:ascii="Calibri" w:hAnsi="Calibri" w:cs="Calibri"/>
          <w:u w:val="single"/>
        </w:rPr>
      </w:pPr>
    </w:p>
    <w:p w14:paraId="204D3ED2" w14:textId="77777777" w:rsidR="00F5335A" w:rsidRDefault="00795F6F">
      <w:pPr>
        <w:spacing w:after="0" w:line="240" w:lineRule="auto"/>
        <w:jc w:val="both"/>
        <w:rPr>
          <w:rFonts w:ascii="Calibri" w:hAnsi="Calibri" w:cs="Calibri"/>
        </w:rPr>
      </w:pPr>
      <w:r>
        <w:rPr>
          <w:rFonts w:ascii="Calibri" w:hAnsi="Calibri" w:cs="Calibri"/>
          <w:b/>
          <w:bCs/>
          <w:u w:val="single"/>
        </w:rPr>
        <w:t>Project Closure</w:t>
      </w:r>
      <w:r>
        <w:rPr>
          <w:rFonts w:ascii="Calibri" w:hAnsi="Calibri" w:cs="Calibri"/>
        </w:rPr>
        <w:t xml:space="preserv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4E6FD4E8" w14:textId="77777777" w:rsidR="00F5335A" w:rsidRDefault="00F5335A">
      <w:pPr>
        <w:spacing w:after="0" w:line="240" w:lineRule="auto"/>
        <w:jc w:val="both"/>
        <w:rPr>
          <w:rFonts w:ascii="Calibri" w:hAnsi="Calibri" w:cs="Calibri"/>
          <w:u w:val="single"/>
        </w:rPr>
      </w:pPr>
    </w:p>
    <w:p w14:paraId="3347A139" w14:textId="77777777" w:rsidR="00F5335A" w:rsidRDefault="00795F6F">
      <w:pPr>
        <w:spacing w:after="0" w:line="240" w:lineRule="auto"/>
        <w:jc w:val="both"/>
        <w:rPr>
          <w:rFonts w:ascii="Calibri" w:hAnsi="Calibri" w:cs="Calibri"/>
        </w:rPr>
      </w:pPr>
      <w:r>
        <w:rPr>
          <w:rFonts w:ascii="Calibri" w:hAnsi="Calibri" w:cs="Calibri"/>
          <w:b/>
          <w:bCs/>
          <w:u w:val="single"/>
        </w:rPr>
        <w:t>Operational completion</w:t>
      </w:r>
      <w:r>
        <w:rPr>
          <w:rFonts w:ascii="Calibri" w:hAnsi="Calibri" w:cs="Calibri"/>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Pr>
          <w:rFonts w:ascii="Calibri" w:hAnsi="Calibri" w:cs="Calibri"/>
          <w:b/>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Pr>
          <w:rFonts w:ascii="Calibri" w:hAnsi="Calibri" w:cs="Calibri"/>
        </w:rPr>
        <w:t xml:space="preserve">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5E00D27C" w14:textId="77777777" w:rsidR="00F5335A" w:rsidRDefault="00F5335A">
      <w:pPr>
        <w:spacing w:after="0" w:line="240" w:lineRule="auto"/>
        <w:jc w:val="both"/>
        <w:rPr>
          <w:rFonts w:ascii="Calibri" w:hAnsi="Calibri" w:cs="Calibri"/>
          <w:u w:val="single"/>
        </w:rPr>
      </w:pPr>
    </w:p>
    <w:p w14:paraId="6097C386" w14:textId="77777777" w:rsidR="00F5335A" w:rsidRDefault="00795F6F">
      <w:pPr>
        <w:spacing w:after="0" w:line="240" w:lineRule="auto"/>
        <w:jc w:val="both"/>
        <w:rPr>
          <w:rFonts w:ascii="Calibri" w:hAnsi="Calibri" w:cs="Calibri"/>
        </w:rPr>
      </w:pPr>
      <w:r>
        <w:rPr>
          <w:rFonts w:ascii="Calibri" w:hAnsi="Calibri" w:cs="Calibri"/>
          <w:b/>
          <w:bCs/>
          <w:u w:val="single"/>
        </w:rPr>
        <w:t>Transfer or disposal of assets</w:t>
      </w:r>
      <w:r>
        <w:rPr>
          <w:rFonts w:ascii="Calibri" w:hAnsi="Calibri" w:cs="Calibri"/>
        </w:rPr>
        <w:t>: In consultation with the Implementing Partner</w:t>
      </w:r>
      <w:r>
        <w:rPr>
          <w:rFonts w:ascii="Calibri" w:hAnsi="Calibri" w:cs="Calibri" w:hint="eastAsia"/>
          <w:lang w:eastAsia="zh-CN"/>
        </w:rPr>
        <w:t xml:space="preserve"> </w:t>
      </w:r>
      <w:r>
        <w:rPr>
          <w:rFonts w:ascii="Calibri" w:hAnsi="Calibri" w:cs="Calibri"/>
        </w:rPr>
        <w:t xml:space="preserve">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w:t>
      </w:r>
      <w:r>
        <w:rPr>
          <w:rFonts w:ascii="Calibri" w:hAnsi="Calibri" w:cs="Calibri"/>
        </w:rPr>
        <w:lastRenderedPageBreak/>
        <w:t>operational closure date). In all cases of transfer, a transfer document must be prepared and kept on file</w:t>
      </w:r>
      <w:r>
        <w:rPr>
          <w:rFonts w:ascii="Calibri" w:hAnsi="Calibri" w:cs="Calibri"/>
          <w:vertAlign w:val="superscript"/>
        </w:rPr>
        <w:footnoteReference w:id="15"/>
      </w:r>
      <w:r>
        <w:rPr>
          <w:rFonts w:ascii="Calibri" w:hAnsi="Calibri" w:cs="Calibri"/>
        </w:rPr>
        <w:t>. The transfer should be done before Project Management Unit complete their assignments.</w:t>
      </w:r>
    </w:p>
    <w:p w14:paraId="3934DBC6" w14:textId="77777777" w:rsidR="00F5335A" w:rsidRDefault="00F5335A">
      <w:pPr>
        <w:spacing w:after="0" w:line="240" w:lineRule="auto"/>
        <w:jc w:val="both"/>
        <w:rPr>
          <w:rFonts w:ascii="Calibri" w:hAnsi="Calibri" w:cs="Calibri"/>
          <w:u w:val="single"/>
        </w:rPr>
      </w:pPr>
    </w:p>
    <w:p w14:paraId="3BE00A94" w14:textId="77777777" w:rsidR="00F5335A" w:rsidRDefault="00795F6F">
      <w:pPr>
        <w:spacing w:after="0" w:line="240" w:lineRule="auto"/>
        <w:jc w:val="both"/>
        <w:rPr>
          <w:rFonts w:ascii="Calibri" w:hAnsi="Calibri" w:cs="Calibri"/>
        </w:rPr>
      </w:pPr>
      <w:r>
        <w:rPr>
          <w:rFonts w:ascii="Calibri" w:hAnsi="Calibri" w:cs="Calibri"/>
          <w:b/>
          <w:bCs/>
          <w:u w:val="single"/>
        </w:rPr>
        <w:t>Financial completion (closure)</w:t>
      </w:r>
      <w:r>
        <w:rPr>
          <w:rFonts w:ascii="Calibri" w:hAnsi="Calibri" w:cs="Calibri"/>
          <w:b/>
          <w:bCs/>
        </w:rPr>
        <w:t>:</w:t>
      </w:r>
      <w:r>
        <w:rPr>
          <w:rFonts w:ascii="Calibri" w:hAnsi="Calibri" w:cs="Calibri"/>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D02ACD4" w14:textId="77777777" w:rsidR="00F5335A" w:rsidRDefault="00F5335A">
      <w:pPr>
        <w:spacing w:after="0" w:line="240" w:lineRule="auto"/>
        <w:jc w:val="both"/>
        <w:rPr>
          <w:rFonts w:ascii="Calibri" w:hAnsi="Calibri" w:cs="Calibri"/>
        </w:rPr>
      </w:pPr>
    </w:p>
    <w:p w14:paraId="0AAD0B6C" w14:textId="77777777" w:rsidR="00F5335A" w:rsidRDefault="00795F6F">
      <w:pPr>
        <w:spacing w:after="0" w:line="240" w:lineRule="auto"/>
        <w:jc w:val="both"/>
        <w:rPr>
          <w:rFonts w:ascii="Calibri" w:hAnsi="Calibri" w:cs="Calibri"/>
        </w:rPr>
      </w:pPr>
      <w:r>
        <w:rPr>
          <w:rFonts w:ascii="Calibri" w:hAnsi="Calibri" w:cs="Calibri"/>
        </w:rPr>
        <w:t xml:space="preserve">The project will be financially completed </w:t>
      </w:r>
      <w:r>
        <w:rPr>
          <w:rFonts w:ascii="Calibri" w:hAnsi="Calibri" w:cs="Calibri"/>
          <w:b/>
        </w:rPr>
        <w:t>within 6 months of operational closure or after the date of cancellation</w:t>
      </w:r>
      <w:r>
        <w:rPr>
          <w:rFonts w:ascii="Calibri" w:hAnsi="Calibri" w:cs="Calibri"/>
        </w:rPr>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 by the UNDP Country Office. </w:t>
      </w:r>
    </w:p>
    <w:p w14:paraId="2B9BEFE0" w14:textId="77777777" w:rsidR="00F5335A" w:rsidRDefault="00F5335A">
      <w:pPr>
        <w:spacing w:after="0" w:line="240" w:lineRule="auto"/>
        <w:jc w:val="both"/>
        <w:rPr>
          <w:rFonts w:ascii="Calibri" w:hAnsi="Calibri" w:cs="Calibri"/>
        </w:rPr>
      </w:pPr>
    </w:p>
    <w:p w14:paraId="184E1C59" w14:textId="77777777" w:rsidR="00F5335A" w:rsidRDefault="00795F6F">
      <w:pPr>
        <w:spacing w:after="0" w:line="240" w:lineRule="auto"/>
        <w:jc w:val="both"/>
        <w:rPr>
          <w:rFonts w:ascii="Calibri" w:hAnsi="Calibri" w:cs="Calibri"/>
        </w:rPr>
      </w:pPr>
      <w:r>
        <w:rPr>
          <w:rFonts w:ascii="Calibri" w:hAnsi="Calibri" w:cs="Calibri"/>
          <w:u w:val="single"/>
        </w:rPr>
        <w:t>Refund to GEF:</w:t>
      </w:r>
      <w:r>
        <w:rPr>
          <w:rFonts w:ascii="Calibri" w:hAnsi="Calibri" w:cs="Calibri"/>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07A2501D" w14:textId="77777777" w:rsidR="00F5335A" w:rsidRDefault="00F5335A">
      <w:pPr>
        <w:spacing w:after="0" w:line="240" w:lineRule="auto"/>
        <w:rPr>
          <w:rFonts w:ascii="Calibri" w:hAnsi="Calibri" w:cs="Calibri"/>
        </w:rPr>
      </w:pPr>
    </w:p>
    <w:p w14:paraId="78E80A79" w14:textId="77777777" w:rsidR="00F5335A" w:rsidRDefault="00F5335A">
      <w:pPr>
        <w:spacing w:after="0" w:line="240" w:lineRule="auto"/>
        <w:rPr>
          <w:rFonts w:ascii="Calibri" w:hAnsi="Calibri" w:cs="Calibri"/>
          <w:u w:val="single"/>
        </w:rPr>
      </w:pPr>
    </w:p>
    <w:p w14:paraId="78E6CF05" w14:textId="77777777" w:rsidR="00F5335A" w:rsidRDefault="00F5335A">
      <w:pPr>
        <w:spacing w:after="0" w:line="240" w:lineRule="auto"/>
        <w:rPr>
          <w:rFonts w:ascii="Calibri" w:hAnsi="Calibri" w:cs="Calibri"/>
          <w:u w:val="single"/>
        </w:rPr>
      </w:pPr>
    </w:p>
    <w:p w14:paraId="49A0F7D0" w14:textId="77777777" w:rsidR="00F5335A" w:rsidRDefault="00F5335A">
      <w:pPr>
        <w:spacing w:after="0" w:line="240" w:lineRule="auto"/>
        <w:rPr>
          <w:rFonts w:ascii="Calibri" w:hAnsi="Calibri" w:cs="Calibri"/>
        </w:rPr>
      </w:pPr>
    </w:p>
    <w:p w14:paraId="3F4FD049" w14:textId="77777777" w:rsidR="00F5335A" w:rsidRDefault="00F5335A">
      <w:pPr>
        <w:spacing w:after="0" w:line="240" w:lineRule="auto"/>
        <w:rPr>
          <w:rFonts w:ascii="Calibri" w:hAnsi="Calibri" w:cs="Calibri"/>
          <w:b/>
          <w:smallCaps/>
          <w:spacing w:val="-2"/>
        </w:rPr>
        <w:sectPr w:rsidR="00F5335A">
          <w:pgSz w:w="12240" w:h="15840"/>
          <w:pgMar w:top="1440" w:right="1440" w:bottom="1440" w:left="1440" w:header="720" w:footer="432" w:gutter="0"/>
          <w:cols w:space="708"/>
          <w:titlePg/>
          <w:docGrid w:linePitch="360"/>
        </w:sectPr>
      </w:pPr>
    </w:p>
    <w:p w14:paraId="73F665AB"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439" w:name="_Toc88064338"/>
      <w:r>
        <w:rPr>
          <w:rFonts w:ascii="Calibri" w:hAnsi="Calibri" w:cs="Calibri"/>
          <w:b/>
          <w:smallCaps/>
          <w:spacing w:val="-2"/>
        </w:rPr>
        <w:lastRenderedPageBreak/>
        <w:t>IX. Total Budget and Work Plan</w:t>
      </w:r>
      <w:bookmarkEnd w:id="439"/>
    </w:p>
    <w:p w14:paraId="4EA75991" w14:textId="77777777" w:rsidR="00F5335A" w:rsidRDefault="00F5335A">
      <w:pPr>
        <w:spacing w:after="0" w:line="240" w:lineRule="auto"/>
        <w:jc w:val="both"/>
        <w:rPr>
          <w:rFonts w:ascii="Calibri" w:hAnsi="Calibri" w:cs="Calibri"/>
          <w:i/>
          <w:lang w:eastAsia="zh-CN"/>
        </w:rPr>
      </w:pPr>
    </w:p>
    <w:tbl>
      <w:tblPr>
        <w:tblW w:w="135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4A0" w:firstRow="1" w:lastRow="0" w:firstColumn="1" w:lastColumn="0" w:noHBand="0" w:noVBand="1"/>
      </w:tblPr>
      <w:tblGrid>
        <w:gridCol w:w="3420"/>
        <w:gridCol w:w="4050"/>
        <w:gridCol w:w="2430"/>
        <w:gridCol w:w="3690"/>
      </w:tblGrid>
      <w:tr w:rsidR="00F5335A" w14:paraId="09F6C9ED" w14:textId="77777777">
        <w:trPr>
          <w:cantSplit/>
          <w:trHeight w:val="280"/>
        </w:trPr>
        <w:tc>
          <w:tcPr>
            <w:tcW w:w="3420" w:type="dxa"/>
            <w:shd w:val="clear" w:color="auto" w:fill="auto"/>
            <w:noWrap/>
            <w:vAlign w:val="center"/>
          </w:tcPr>
          <w:p w14:paraId="0523E0AD" w14:textId="77777777" w:rsidR="00F5335A" w:rsidRDefault="00795F6F">
            <w:pPr>
              <w:spacing w:after="0" w:line="240" w:lineRule="auto"/>
              <w:rPr>
                <w:rFonts w:ascii="Calibri" w:hAnsi="Calibri" w:cs="Calibri"/>
                <w:b/>
              </w:rPr>
            </w:pPr>
            <w:r>
              <w:rPr>
                <w:rFonts w:ascii="Calibri" w:hAnsi="Calibri" w:cs="Calibri"/>
                <w:b/>
                <w:color w:val="000000"/>
                <w:lang w:eastAsia="zh-CN"/>
              </w:rPr>
              <w:t xml:space="preserve">Atlas Award ID: </w:t>
            </w:r>
          </w:p>
        </w:tc>
        <w:tc>
          <w:tcPr>
            <w:tcW w:w="4050" w:type="dxa"/>
            <w:shd w:val="clear" w:color="auto" w:fill="auto"/>
            <w:vAlign w:val="bottom"/>
          </w:tcPr>
          <w:p w14:paraId="4C6F0DE3" w14:textId="77777777" w:rsidR="00F5335A" w:rsidRDefault="00795F6F">
            <w:pPr>
              <w:spacing w:after="0" w:line="240" w:lineRule="auto"/>
              <w:jc w:val="both"/>
              <w:rPr>
                <w:rFonts w:ascii="Calibri" w:hAnsi="Calibri" w:cs="Calibri"/>
                <w:bCs/>
              </w:rPr>
            </w:pPr>
            <w:r>
              <w:rPr>
                <w:rFonts w:ascii="Calibri" w:hAnsi="Calibri" w:cs="Calibri"/>
                <w:bCs/>
              </w:rPr>
              <w:t>00113640</w:t>
            </w:r>
          </w:p>
        </w:tc>
        <w:tc>
          <w:tcPr>
            <w:tcW w:w="2430" w:type="dxa"/>
            <w:shd w:val="clear" w:color="auto" w:fill="auto"/>
            <w:vAlign w:val="center"/>
          </w:tcPr>
          <w:p w14:paraId="5B748A6A" w14:textId="77777777" w:rsidR="00F5335A" w:rsidRDefault="00795F6F">
            <w:pPr>
              <w:spacing w:after="0" w:line="240" w:lineRule="auto"/>
              <w:jc w:val="both"/>
              <w:rPr>
                <w:rFonts w:ascii="Calibri" w:hAnsi="Calibri" w:cs="Calibri"/>
                <w:b/>
                <w:color w:val="000000"/>
                <w:lang w:eastAsia="zh-CN"/>
              </w:rPr>
            </w:pPr>
            <w:r>
              <w:rPr>
                <w:rFonts w:ascii="Calibri" w:hAnsi="Calibri" w:cs="Calibri"/>
                <w:b/>
                <w:color w:val="000000"/>
                <w:lang w:eastAsia="zh-CN"/>
              </w:rPr>
              <w:t>Atlas Output Project ID:</w:t>
            </w:r>
          </w:p>
        </w:tc>
        <w:tc>
          <w:tcPr>
            <w:tcW w:w="3690" w:type="dxa"/>
            <w:shd w:val="clear" w:color="auto" w:fill="auto"/>
            <w:vAlign w:val="bottom"/>
          </w:tcPr>
          <w:p w14:paraId="20EEF341" w14:textId="77777777" w:rsidR="00F5335A" w:rsidRDefault="00795F6F">
            <w:pPr>
              <w:spacing w:after="0" w:line="240" w:lineRule="auto"/>
              <w:jc w:val="both"/>
              <w:rPr>
                <w:rFonts w:ascii="Calibri" w:hAnsi="Calibri" w:cs="Calibri"/>
                <w:bCs/>
              </w:rPr>
            </w:pPr>
            <w:r>
              <w:rPr>
                <w:rFonts w:ascii="Calibri" w:hAnsi="Calibri" w:cs="Calibri"/>
                <w:bCs/>
              </w:rPr>
              <w:t>00111713</w:t>
            </w:r>
          </w:p>
        </w:tc>
      </w:tr>
      <w:tr w:rsidR="00F5335A" w14:paraId="66BA144B" w14:textId="77777777">
        <w:trPr>
          <w:cantSplit/>
          <w:trHeight w:val="280"/>
        </w:trPr>
        <w:tc>
          <w:tcPr>
            <w:tcW w:w="3420" w:type="dxa"/>
            <w:shd w:val="clear" w:color="auto" w:fill="auto"/>
            <w:noWrap/>
            <w:vAlign w:val="center"/>
          </w:tcPr>
          <w:p w14:paraId="5BAD3D3F" w14:textId="77777777" w:rsidR="00F5335A" w:rsidRDefault="00795F6F">
            <w:pPr>
              <w:spacing w:after="0" w:line="240" w:lineRule="auto"/>
              <w:rPr>
                <w:rFonts w:ascii="Calibri" w:hAnsi="Calibri" w:cs="Calibri"/>
                <w:b/>
                <w:color w:val="000000"/>
                <w:lang w:eastAsia="zh-CN"/>
              </w:rPr>
            </w:pPr>
            <w:r>
              <w:rPr>
                <w:rFonts w:ascii="Calibri" w:hAnsi="Calibri" w:cs="Calibri"/>
                <w:b/>
                <w:color w:val="000000"/>
                <w:lang w:eastAsia="zh-CN"/>
              </w:rPr>
              <w:t>Atlas Proposal or Award Title:</w:t>
            </w:r>
          </w:p>
        </w:tc>
        <w:tc>
          <w:tcPr>
            <w:tcW w:w="4050" w:type="dxa"/>
            <w:shd w:val="clear" w:color="auto" w:fill="auto"/>
            <w:vAlign w:val="center"/>
          </w:tcPr>
          <w:p w14:paraId="201383EA" w14:textId="77777777" w:rsidR="00F5335A" w:rsidRDefault="00795F6F">
            <w:pPr>
              <w:spacing w:after="0" w:line="240" w:lineRule="auto"/>
              <w:jc w:val="both"/>
              <w:rPr>
                <w:rFonts w:ascii="Calibri" w:hAnsi="Calibri" w:cs="Calibri"/>
                <w:bCs/>
                <w:i/>
                <w:iCs/>
              </w:rPr>
            </w:pPr>
            <w:r>
              <w:rPr>
                <w:rFonts w:ascii="Calibri" w:hAnsi="Calibri" w:cs="Calibri"/>
                <w:i/>
                <w:iCs/>
              </w:rPr>
              <w:t>PhoschemEE-FS</w:t>
            </w:r>
          </w:p>
        </w:tc>
        <w:tc>
          <w:tcPr>
            <w:tcW w:w="6120" w:type="dxa"/>
            <w:gridSpan w:val="2"/>
            <w:shd w:val="clear" w:color="auto" w:fill="auto"/>
            <w:vAlign w:val="center"/>
          </w:tcPr>
          <w:p w14:paraId="27B85C4F" w14:textId="77777777" w:rsidR="00F5335A" w:rsidRDefault="00F5335A">
            <w:pPr>
              <w:spacing w:after="0" w:line="240" w:lineRule="auto"/>
              <w:jc w:val="both"/>
              <w:rPr>
                <w:rFonts w:ascii="Calibri" w:hAnsi="Calibri" w:cs="Calibri"/>
                <w:bCs/>
              </w:rPr>
            </w:pPr>
          </w:p>
        </w:tc>
      </w:tr>
      <w:tr w:rsidR="00F5335A" w14:paraId="510F23F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80"/>
        </w:trPr>
        <w:tc>
          <w:tcPr>
            <w:tcW w:w="3420" w:type="dxa"/>
            <w:tcBorders>
              <w:top w:val="nil"/>
              <w:left w:val="single" w:sz="4" w:space="0" w:color="auto"/>
              <w:bottom w:val="single" w:sz="4" w:space="0" w:color="auto"/>
              <w:right w:val="single" w:sz="4" w:space="0" w:color="auto"/>
            </w:tcBorders>
            <w:shd w:val="clear" w:color="auto" w:fill="auto"/>
            <w:noWrap/>
            <w:vAlign w:val="center"/>
          </w:tcPr>
          <w:p w14:paraId="0BA97A09" w14:textId="77777777" w:rsidR="00F5335A" w:rsidRDefault="00795F6F">
            <w:pPr>
              <w:spacing w:after="0" w:line="240" w:lineRule="auto"/>
              <w:rPr>
                <w:rFonts w:ascii="Calibri" w:hAnsi="Calibri" w:cs="Calibri"/>
                <w:b/>
                <w:color w:val="000000"/>
                <w:lang w:eastAsia="zh-CN"/>
              </w:rPr>
            </w:pPr>
            <w:r>
              <w:rPr>
                <w:rFonts w:ascii="Calibri" w:hAnsi="Calibri" w:cs="Calibri"/>
                <w:b/>
                <w:color w:val="000000"/>
                <w:lang w:eastAsia="zh-CN"/>
              </w:rPr>
              <w:t>Atlas Business Unit</w:t>
            </w:r>
          </w:p>
        </w:tc>
        <w:tc>
          <w:tcPr>
            <w:tcW w:w="10170" w:type="dxa"/>
            <w:gridSpan w:val="3"/>
            <w:tcBorders>
              <w:top w:val="single" w:sz="4" w:space="0" w:color="auto"/>
              <w:left w:val="nil"/>
              <w:bottom w:val="single" w:sz="4" w:space="0" w:color="auto"/>
              <w:right w:val="single" w:sz="4" w:space="0" w:color="auto"/>
            </w:tcBorders>
            <w:shd w:val="clear" w:color="auto" w:fill="auto"/>
            <w:noWrap/>
            <w:vAlign w:val="center"/>
          </w:tcPr>
          <w:p w14:paraId="7FBB5740" w14:textId="77777777" w:rsidR="00F5335A" w:rsidRDefault="00795F6F">
            <w:pPr>
              <w:spacing w:after="0" w:line="240" w:lineRule="auto"/>
              <w:jc w:val="both"/>
              <w:rPr>
                <w:rFonts w:ascii="Calibri" w:hAnsi="Calibri" w:cs="Calibri"/>
                <w:bCs/>
                <w:iCs/>
                <w:color w:val="000000"/>
                <w:lang w:eastAsia="zh-CN"/>
              </w:rPr>
            </w:pPr>
            <w:r>
              <w:rPr>
                <w:rFonts w:ascii="Calibri" w:hAnsi="Calibri" w:cs="Calibri"/>
                <w:bCs/>
                <w:iCs/>
                <w:color w:val="000000"/>
                <w:lang w:eastAsia="zh-CN"/>
              </w:rPr>
              <w:t>CHN10</w:t>
            </w:r>
          </w:p>
        </w:tc>
      </w:tr>
      <w:tr w:rsidR="00F5335A" w14:paraId="3084348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80"/>
        </w:trPr>
        <w:tc>
          <w:tcPr>
            <w:tcW w:w="3420" w:type="dxa"/>
            <w:tcBorders>
              <w:top w:val="nil"/>
              <w:left w:val="single" w:sz="4" w:space="0" w:color="auto"/>
              <w:bottom w:val="single" w:sz="4" w:space="0" w:color="auto"/>
              <w:right w:val="single" w:sz="4" w:space="0" w:color="auto"/>
            </w:tcBorders>
            <w:shd w:val="clear" w:color="auto" w:fill="auto"/>
            <w:noWrap/>
            <w:vAlign w:val="center"/>
          </w:tcPr>
          <w:p w14:paraId="4CE496EC" w14:textId="77777777" w:rsidR="00F5335A" w:rsidRDefault="00795F6F">
            <w:pPr>
              <w:spacing w:after="0" w:line="240" w:lineRule="auto"/>
              <w:rPr>
                <w:rFonts w:ascii="Calibri" w:hAnsi="Calibri" w:cs="Calibri"/>
                <w:b/>
                <w:color w:val="000000"/>
                <w:lang w:eastAsia="zh-CN"/>
              </w:rPr>
            </w:pPr>
            <w:r>
              <w:rPr>
                <w:rFonts w:ascii="Calibri" w:hAnsi="Calibri" w:cs="Calibri"/>
                <w:b/>
                <w:color w:val="000000"/>
                <w:lang w:eastAsia="zh-CN"/>
              </w:rPr>
              <w:t>Atlas Primary Output Project Title</w:t>
            </w:r>
          </w:p>
        </w:tc>
        <w:tc>
          <w:tcPr>
            <w:tcW w:w="10170" w:type="dxa"/>
            <w:gridSpan w:val="3"/>
            <w:tcBorders>
              <w:top w:val="single" w:sz="4" w:space="0" w:color="auto"/>
              <w:left w:val="nil"/>
              <w:bottom w:val="single" w:sz="4" w:space="0" w:color="auto"/>
              <w:right w:val="single" w:sz="4" w:space="0" w:color="auto"/>
            </w:tcBorders>
            <w:shd w:val="clear" w:color="auto" w:fill="auto"/>
            <w:noWrap/>
            <w:vAlign w:val="center"/>
          </w:tcPr>
          <w:p w14:paraId="787EB8CB" w14:textId="77777777" w:rsidR="00F5335A" w:rsidRDefault="00795F6F">
            <w:pPr>
              <w:spacing w:after="0" w:line="240" w:lineRule="auto"/>
              <w:jc w:val="both"/>
              <w:rPr>
                <w:rFonts w:ascii="Calibri" w:hAnsi="Calibri" w:cs="Calibri"/>
                <w:bCs/>
                <w:i/>
                <w:iCs/>
                <w:color w:val="000000"/>
                <w:lang w:eastAsia="zh-CN"/>
              </w:rPr>
            </w:pPr>
            <w:r>
              <w:rPr>
                <w:rFonts w:ascii="Calibri" w:hAnsi="Calibri" w:cs="Calibri"/>
                <w:i/>
                <w:iCs/>
              </w:rPr>
              <w:t>PhoschemEE-FS</w:t>
            </w:r>
          </w:p>
        </w:tc>
      </w:tr>
      <w:tr w:rsidR="00F5335A" w14:paraId="49FF477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80"/>
        </w:trPr>
        <w:tc>
          <w:tcPr>
            <w:tcW w:w="3420" w:type="dxa"/>
            <w:tcBorders>
              <w:top w:val="nil"/>
              <w:left w:val="single" w:sz="4" w:space="0" w:color="auto"/>
              <w:bottom w:val="single" w:sz="4" w:space="0" w:color="auto"/>
              <w:right w:val="single" w:sz="4" w:space="0" w:color="auto"/>
            </w:tcBorders>
            <w:shd w:val="clear" w:color="auto" w:fill="auto"/>
            <w:noWrap/>
            <w:vAlign w:val="center"/>
          </w:tcPr>
          <w:p w14:paraId="5ADF6DAA" w14:textId="77777777" w:rsidR="00F5335A" w:rsidRDefault="00795F6F">
            <w:pPr>
              <w:spacing w:after="0" w:line="240" w:lineRule="auto"/>
              <w:rPr>
                <w:rFonts w:ascii="Calibri" w:hAnsi="Calibri" w:cs="Calibri"/>
                <w:b/>
                <w:color w:val="000000"/>
                <w:lang w:eastAsia="zh-CN"/>
              </w:rPr>
            </w:pPr>
            <w:r>
              <w:rPr>
                <w:rFonts w:ascii="Calibri" w:hAnsi="Calibri" w:cs="Calibri"/>
                <w:b/>
                <w:color w:val="000000"/>
                <w:lang w:eastAsia="zh-CN"/>
              </w:rPr>
              <w:t xml:space="preserve">UNDP-GEF PIMS No. </w:t>
            </w:r>
          </w:p>
        </w:tc>
        <w:tc>
          <w:tcPr>
            <w:tcW w:w="10170" w:type="dxa"/>
            <w:gridSpan w:val="3"/>
            <w:tcBorders>
              <w:top w:val="single" w:sz="4" w:space="0" w:color="auto"/>
              <w:left w:val="nil"/>
              <w:bottom w:val="single" w:sz="4" w:space="0" w:color="auto"/>
              <w:right w:val="single" w:sz="4" w:space="0" w:color="auto"/>
            </w:tcBorders>
            <w:shd w:val="clear" w:color="auto" w:fill="auto"/>
            <w:noWrap/>
            <w:vAlign w:val="center"/>
          </w:tcPr>
          <w:p w14:paraId="487EF810" w14:textId="77777777" w:rsidR="00F5335A" w:rsidRDefault="00795F6F">
            <w:pPr>
              <w:spacing w:after="0" w:line="240" w:lineRule="auto"/>
              <w:jc w:val="both"/>
              <w:rPr>
                <w:rFonts w:ascii="Calibri" w:hAnsi="Calibri" w:cs="Calibri"/>
                <w:bCs/>
                <w:color w:val="000000"/>
                <w:lang w:eastAsia="zh-CN"/>
              </w:rPr>
            </w:pPr>
            <w:r>
              <w:rPr>
                <w:rFonts w:ascii="Calibri" w:hAnsi="Calibri" w:cs="Calibri"/>
                <w:bCs/>
                <w:color w:val="000000"/>
                <w:lang w:eastAsia="zh-CN"/>
              </w:rPr>
              <w:t>6618</w:t>
            </w:r>
          </w:p>
        </w:tc>
      </w:tr>
      <w:tr w:rsidR="00F5335A" w14:paraId="0EE5BE1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80"/>
        </w:trPr>
        <w:tc>
          <w:tcPr>
            <w:tcW w:w="3420" w:type="dxa"/>
            <w:tcBorders>
              <w:top w:val="nil"/>
              <w:left w:val="single" w:sz="4" w:space="0" w:color="auto"/>
              <w:bottom w:val="single" w:sz="4" w:space="0" w:color="auto"/>
              <w:right w:val="single" w:sz="4" w:space="0" w:color="auto"/>
            </w:tcBorders>
            <w:shd w:val="clear" w:color="auto" w:fill="auto"/>
            <w:vAlign w:val="center"/>
          </w:tcPr>
          <w:p w14:paraId="61658F46" w14:textId="77777777" w:rsidR="00F5335A" w:rsidRDefault="00795F6F">
            <w:pPr>
              <w:spacing w:after="0" w:line="240" w:lineRule="auto"/>
              <w:rPr>
                <w:rFonts w:ascii="Calibri" w:hAnsi="Calibri" w:cs="Calibri"/>
                <w:b/>
                <w:color w:val="000000"/>
                <w:lang w:eastAsia="zh-CN"/>
              </w:rPr>
            </w:pPr>
            <w:r>
              <w:rPr>
                <w:rFonts w:ascii="Calibri" w:hAnsi="Calibri" w:cs="Calibri" w:hint="eastAsia"/>
                <w:b/>
                <w:color w:val="000000"/>
                <w:lang w:eastAsia="zh-CN"/>
              </w:rPr>
              <w:t>Implementing Partner</w:t>
            </w:r>
            <w:r>
              <w:rPr>
                <w:rFonts w:ascii="Calibri" w:hAnsi="Calibri" w:cs="Calibri"/>
                <w:b/>
                <w:color w:val="000000"/>
                <w:lang w:eastAsia="zh-CN"/>
              </w:rPr>
              <w:t xml:space="preserve"> </w:t>
            </w:r>
          </w:p>
        </w:tc>
        <w:tc>
          <w:tcPr>
            <w:tcW w:w="10170" w:type="dxa"/>
            <w:gridSpan w:val="3"/>
            <w:tcBorders>
              <w:top w:val="single" w:sz="4" w:space="0" w:color="auto"/>
              <w:left w:val="nil"/>
              <w:bottom w:val="single" w:sz="4" w:space="0" w:color="auto"/>
              <w:right w:val="single" w:sz="4" w:space="0" w:color="auto"/>
            </w:tcBorders>
            <w:shd w:val="clear" w:color="auto" w:fill="auto"/>
            <w:noWrap/>
            <w:vAlign w:val="center"/>
          </w:tcPr>
          <w:p w14:paraId="1036519D" w14:textId="72D65D79" w:rsidR="00F5335A" w:rsidRDefault="00795F6F">
            <w:pPr>
              <w:spacing w:after="0" w:line="240" w:lineRule="auto"/>
              <w:jc w:val="both"/>
              <w:rPr>
                <w:rFonts w:ascii="Calibri" w:hAnsi="Calibri" w:cs="Calibri"/>
                <w:bCs/>
                <w:iCs/>
                <w:color w:val="000000"/>
                <w:lang w:eastAsia="zh-CN"/>
              </w:rPr>
            </w:pPr>
            <w:r>
              <w:rPr>
                <w:rFonts w:ascii="Calibri" w:hAnsi="Calibri" w:cs="Calibri"/>
                <w:bCs/>
                <w:iCs/>
                <w:color w:val="000000"/>
                <w:lang w:eastAsia="zh-CN"/>
              </w:rPr>
              <w:t>Ministry of Industry and Information Technology (MIIT)</w:t>
            </w:r>
          </w:p>
        </w:tc>
      </w:tr>
    </w:tbl>
    <w:p w14:paraId="1EB95756" w14:textId="59BFD2BE" w:rsidR="00F5335A" w:rsidRDefault="00F5335A">
      <w:pPr>
        <w:spacing w:after="0" w:line="240" w:lineRule="auto"/>
      </w:pPr>
    </w:p>
    <w:tbl>
      <w:tblPr>
        <w:tblW w:w="5338" w:type="pct"/>
        <w:tblLayout w:type="fixed"/>
        <w:tblLook w:val="04A0" w:firstRow="1" w:lastRow="0" w:firstColumn="1" w:lastColumn="0" w:noHBand="0" w:noVBand="1"/>
      </w:tblPr>
      <w:tblGrid>
        <w:gridCol w:w="1520"/>
        <w:gridCol w:w="1080"/>
        <w:gridCol w:w="810"/>
        <w:gridCol w:w="749"/>
        <w:gridCol w:w="1232"/>
        <w:gridCol w:w="2097"/>
        <w:gridCol w:w="892"/>
        <w:gridCol w:w="948"/>
        <w:gridCol w:w="948"/>
        <w:gridCol w:w="892"/>
        <w:gridCol w:w="892"/>
        <w:gridCol w:w="948"/>
        <w:gridCol w:w="807"/>
      </w:tblGrid>
      <w:tr w:rsidR="002D02E1" w:rsidRPr="003E6EAB" w14:paraId="28BA7E89" w14:textId="77777777" w:rsidTr="004F3C37">
        <w:trPr>
          <w:trHeight w:val="1000"/>
          <w:tblHeader/>
        </w:trPr>
        <w:tc>
          <w:tcPr>
            <w:tcW w:w="550"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5FBD738D"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Atlas Activity (GEF Component)</w:t>
            </w:r>
          </w:p>
        </w:tc>
        <w:tc>
          <w:tcPr>
            <w:tcW w:w="391"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0206C24A"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ATLAS Implementing Agent</w:t>
            </w:r>
          </w:p>
        </w:tc>
        <w:tc>
          <w:tcPr>
            <w:tcW w:w="293"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58585118"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Atlas Fund ID</w:t>
            </w:r>
          </w:p>
        </w:tc>
        <w:tc>
          <w:tcPr>
            <w:tcW w:w="271"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4F2BF91C"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Donor Name</w:t>
            </w:r>
          </w:p>
        </w:tc>
        <w:tc>
          <w:tcPr>
            <w:tcW w:w="446"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65008D86"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Atlas Budgetary Account Code</w:t>
            </w:r>
          </w:p>
        </w:tc>
        <w:tc>
          <w:tcPr>
            <w:tcW w:w="759"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61422C2A"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ATLAS Budget Account Description</w:t>
            </w:r>
          </w:p>
        </w:tc>
        <w:tc>
          <w:tcPr>
            <w:tcW w:w="323" w:type="pct"/>
            <w:tcBorders>
              <w:top w:val="single" w:sz="8" w:space="0" w:color="FFFF00"/>
              <w:left w:val="nil"/>
              <w:bottom w:val="nil"/>
              <w:right w:val="single" w:sz="8" w:space="0" w:color="FFFF00"/>
            </w:tcBorders>
            <w:shd w:val="clear" w:color="000000" w:fill="002060"/>
            <w:vAlign w:val="center"/>
          </w:tcPr>
          <w:p w14:paraId="42A522F8"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Amount Year 1</w:t>
            </w:r>
          </w:p>
        </w:tc>
        <w:tc>
          <w:tcPr>
            <w:tcW w:w="343" w:type="pct"/>
            <w:tcBorders>
              <w:top w:val="single" w:sz="8" w:space="0" w:color="FFFF00"/>
              <w:left w:val="nil"/>
              <w:bottom w:val="nil"/>
              <w:right w:val="single" w:sz="8" w:space="0" w:color="FFFF00"/>
            </w:tcBorders>
            <w:shd w:val="clear" w:color="000000" w:fill="002060"/>
            <w:vAlign w:val="center"/>
          </w:tcPr>
          <w:p w14:paraId="543B6A85"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Amount Year 2</w:t>
            </w:r>
          </w:p>
        </w:tc>
        <w:tc>
          <w:tcPr>
            <w:tcW w:w="343" w:type="pct"/>
            <w:tcBorders>
              <w:top w:val="single" w:sz="8" w:space="0" w:color="FFFF00"/>
              <w:left w:val="nil"/>
              <w:bottom w:val="nil"/>
              <w:right w:val="single" w:sz="8" w:space="0" w:color="FFFF00"/>
            </w:tcBorders>
            <w:shd w:val="clear" w:color="000000" w:fill="002060"/>
            <w:vAlign w:val="center"/>
          </w:tcPr>
          <w:p w14:paraId="067255C6"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Amount Year 3</w:t>
            </w:r>
          </w:p>
        </w:tc>
        <w:tc>
          <w:tcPr>
            <w:tcW w:w="323" w:type="pct"/>
            <w:tcBorders>
              <w:top w:val="single" w:sz="8" w:space="0" w:color="FFFF00"/>
              <w:left w:val="nil"/>
              <w:bottom w:val="nil"/>
              <w:right w:val="single" w:sz="8" w:space="0" w:color="FFFF00"/>
            </w:tcBorders>
            <w:shd w:val="clear" w:color="000000" w:fill="002060"/>
            <w:vAlign w:val="center"/>
          </w:tcPr>
          <w:p w14:paraId="6B513E28"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Amount Year 4</w:t>
            </w:r>
          </w:p>
        </w:tc>
        <w:tc>
          <w:tcPr>
            <w:tcW w:w="323" w:type="pct"/>
            <w:tcBorders>
              <w:top w:val="single" w:sz="8" w:space="0" w:color="FFFF00"/>
              <w:left w:val="nil"/>
              <w:bottom w:val="nil"/>
              <w:right w:val="single" w:sz="8" w:space="0" w:color="FFFF00"/>
            </w:tcBorders>
            <w:shd w:val="clear" w:color="000000" w:fill="002060"/>
            <w:vAlign w:val="center"/>
          </w:tcPr>
          <w:p w14:paraId="26CA6B56"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Amount Year 5</w:t>
            </w:r>
          </w:p>
        </w:tc>
        <w:tc>
          <w:tcPr>
            <w:tcW w:w="343" w:type="pct"/>
            <w:tcBorders>
              <w:top w:val="single" w:sz="8" w:space="0" w:color="FFFF00"/>
              <w:left w:val="nil"/>
              <w:bottom w:val="nil"/>
              <w:right w:val="single" w:sz="8" w:space="0" w:color="FFFF00"/>
            </w:tcBorders>
            <w:shd w:val="clear" w:color="000000" w:fill="002060"/>
            <w:vAlign w:val="center"/>
          </w:tcPr>
          <w:p w14:paraId="3E847DD0"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Total</w:t>
            </w:r>
          </w:p>
        </w:tc>
        <w:tc>
          <w:tcPr>
            <w:tcW w:w="292" w:type="pct"/>
            <w:vMerge w:val="restart"/>
            <w:tcBorders>
              <w:top w:val="single" w:sz="8" w:space="0" w:color="FFFF00"/>
              <w:left w:val="single" w:sz="8" w:space="0" w:color="FFFF00"/>
              <w:bottom w:val="single" w:sz="8" w:space="0" w:color="FFFF00"/>
              <w:right w:val="single" w:sz="8" w:space="0" w:color="FFFF00"/>
            </w:tcBorders>
            <w:shd w:val="clear" w:color="000000" w:fill="002060"/>
            <w:vAlign w:val="center"/>
          </w:tcPr>
          <w:p w14:paraId="7BDB578C"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Budget Note</w:t>
            </w:r>
          </w:p>
        </w:tc>
      </w:tr>
      <w:tr w:rsidR="002D02E1" w:rsidRPr="003E6EAB" w14:paraId="159517C6" w14:textId="77777777" w:rsidTr="004F3C37">
        <w:trPr>
          <w:trHeight w:val="300"/>
          <w:tblHeader/>
        </w:trPr>
        <w:tc>
          <w:tcPr>
            <w:tcW w:w="550" w:type="pct"/>
            <w:vMerge/>
            <w:tcBorders>
              <w:top w:val="single" w:sz="8" w:space="0" w:color="FFFF00"/>
              <w:left w:val="single" w:sz="8" w:space="0" w:color="FFFF00"/>
              <w:bottom w:val="single" w:sz="8" w:space="0" w:color="FFFF00"/>
              <w:right w:val="single" w:sz="8" w:space="0" w:color="FFFF00"/>
            </w:tcBorders>
            <w:vAlign w:val="center"/>
          </w:tcPr>
          <w:p w14:paraId="15951E2C"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391" w:type="pct"/>
            <w:vMerge/>
            <w:tcBorders>
              <w:top w:val="single" w:sz="8" w:space="0" w:color="FFFF00"/>
              <w:left w:val="single" w:sz="8" w:space="0" w:color="FFFF00"/>
              <w:bottom w:val="single" w:sz="8" w:space="0" w:color="FFFF00"/>
              <w:right w:val="single" w:sz="8" w:space="0" w:color="FFFF00"/>
            </w:tcBorders>
            <w:vAlign w:val="center"/>
          </w:tcPr>
          <w:p w14:paraId="14B32DA4"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293" w:type="pct"/>
            <w:vMerge/>
            <w:tcBorders>
              <w:top w:val="single" w:sz="8" w:space="0" w:color="FFFF00"/>
              <w:left w:val="single" w:sz="8" w:space="0" w:color="FFFF00"/>
              <w:bottom w:val="single" w:sz="8" w:space="0" w:color="FFFF00"/>
              <w:right w:val="single" w:sz="8" w:space="0" w:color="FFFF00"/>
            </w:tcBorders>
            <w:vAlign w:val="center"/>
          </w:tcPr>
          <w:p w14:paraId="38EAB423"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271" w:type="pct"/>
            <w:vMerge/>
            <w:tcBorders>
              <w:top w:val="single" w:sz="8" w:space="0" w:color="FFFF00"/>
              <w:left w:val="single" w:sz="8" w:space="0" w:color="FFFF00"/>
              <w:bottom w:val="single" w:sz="8" w:space="0" w:color="FFFF00"/>
              <w:right w:val="single" w:sz="8" w:space="0" w:color="FFFF00"/>
            </w:tcBorders>
            <w:vAlign w:val="center"/>
          </w:tcPr>
          <w:p w14:paraId="1F0D681A"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446" w:type="pct"/>
            <w:vMerge/>
            <w:tcBorders>
              <w:top w:val="single" w:sz="8" w:space="0" w:color="FFFF00"/>
              <w:left w:val="single" w:sz="8" w:space="0" w:color="FFFF00"/>
              <w:bottom w:val="single" w:sz="8" w:space="0" w:color="FFFF00"/>
              <w:right w:val="single" w:sz="8" w:space="0" w:color="FFFF00"/>
            </w:tcBorders>
            <w:vAlign w:val="center"/>
          </w:tcPr>
          <w:p w14:paraId="605F6890"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759" w:type="pct"/>
            <w:vMerge/>
            <w:tcBorders>
              <w:top w:val="single" w:sz="8" w:space="0" w:color="FFFF00"/>
              <w:left w:val="single" w:sz="8" w:space="0" w:color="FFFF00"/>
              <w:bottom w:val="single" w:sz="8" w:space="0" w:color="FFFF00"/>
              <w:right w:val="single" w:sz="8" w:space="0" w:color="FFFF00"/>
            </w:tcBorders>
            <w:vAlign w:val="center"/>
          </w:tcPr>
          <w:p w14:paraId="473B4237"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c>
          <w:tcPr>
            <w:tcW w:w="323" w:type="pct"/>
            <w:tcBorders>
              <w:top w:val="nil"/>
              <w:left w:val="nil"/>
              <w:bottom w:val="single" w:sz="8" w:space="0" w:color="FFFF00"/>
              <w:right w:val="single" w:sz="8" w:space="0" w:color="FFFF00"/>
            </w:tcBorders>
            <w:shd w:val="clear" w:color="000000" w:fill="002060"/>
            <w:vAlign w:val="center"/>
          </w:tcPr>
          <w:p w14:paraId="47681305"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343" w:type="pct"/>
            <w:tcBorders>
              <w:top w:val="nil"/>
              <w:left w:val="nil"/>
              <w:bottom w:val="single" w:sz="8" w:space="0" w:color="FFFF00"/>
              <w:right w:val="single" w:sz="8" w:space="0" w:color="FFFF00"/>
            </w:tcBorders>
            <w:shd w:val="clear" w:color="000000" w:fill="002060"/>
            <w:vAlign w:val="center"/>
          </w:tcPr>
          <w:p w14:paraId="7EAE74E3"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343" w:type="pct"/>
            <w:tcBorders>
              <w:top w:val="nil"/>
              <w:left w:val="nil"/>
              <w:bottom w:val="single" w:sz="8" w:space="0" w:color="FFFF00"/>
              <w:right w:val="single" w:sz="8" w:space="0" w:color="FFFF00"/>
            </w:tcBorders>
            <w:shd w:val="clear" w:color="000000" w:fill="002060"/>
            <w:vAlign w:val="center"/>
          </w:tcPr>
          <w:p w14:paraId="05C73303"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323" w:type="pct"/>
            <w:tcBorders>
              <w:top w:val="nil"/>
              <w:left w:val="nil"/>
              <w:bottom w:val="single" w:sz="8" w:space="0" w:color="FFFF00"/>
              <w:right w:val="single" w:sz="8" w:space="0" w:color="FFFF00"/>
            </w:tcBorders>
            <w:shd w:val="clear" w:color="000000" w:fill="002060"/>
            <w:vAlign w:val="center"/>
          </w:tcPr>
          <w:p w14:paraId="45FCA805"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323" w:type="pct"/>
            <w:tcBorders>
              <w:top w:val="nil"/>
              <w:left w:val="nil"/>
              <w:bottom w:val="single" w:sz="8" w:space="0" w:color="FFFF00"/>
              <w:right w:val="single" w:sz="8" w:space="0" w:color="FFFF00"/>
            </w:tcBorders>
            <w:shd w:val="clear" w:color="000000" w:fill="002060"/>
            <w:vAlign w:val="center"/>
          </w:tcPr>
          <w:p w14:paraId="08C6AEEC"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343" w:type="pct"/>
            <w:tcBorders>
              <w:top w:val="nil"/>
              <w:left w:val="nil"/>
              <w:bottom w:val="single" w:sz="8" w:space="0" w:color="FFFF00"/>
              <w:right w:val="single" w:sz="8" w:space="0" w:color="FFFF00"/>
            </w:tcBorders>
            <w:shd w:val="clear" w:color="000000" w:fill="002060"/>
            <w:vAlign w:val="center"/>
          </w:tcPr>
          <w:p w14:paraId="493144D0" w14:textId="77777777" w:rsidR="002D02E1" w:rsidRPr="003E6EAB" w:rsidRDefault="002D02E1" w:rsidP="004F3C37">
            <w:pPr>
              <w:spacing w:after="0" w:line="240" w:lineRule="auto"/>
              <w:jc w:val="center"/>
              <w:rPr>
                <w:rFonts w:ascii="Calibri" w:eastAsia="Times New Roman" w:hAnsi="Calibri" w:cs="Calibri"/>
                <w:b/>
                <w:bCs/>
                <w:color w:val="FFFFFF"/>
                <w:sz w:val="20"/>
                <w:szCs w:val="20"/>
                <w:lang w:bidi="th-TH"/>
              </w:rPr>
            </w:pPr>
            <w:r w:rsidRPr="003E6EAB">
              <w:rPr>
                <w:rFonts w:ascii="Calibri" w:eastAsia="Times New Roman" w:hAnsi="Calibri" w:cs="Calibri"/>
                <w:b/>
                <w:bCs/>
                <w:color w:val="FFFFFF"/>
                <w:sz w:val="20"/>
                <w:szCs w:val="20"/>
                <w:lang w:bidi="th-TH"/>
              </w:rPr>
              <w:t>(USD)</w:t>
            </w:r>
          </w:p>
        </w:tc>
        <w:tc>
          <w:tcPr>
            <w:tcW w:w="292" w:type="pct"/>
            <w:vMerge/>
            <w:tcBorders>
              <w:top w:val="single" w:sz="8" w:space="0" w:color="FFFF00"/>
              <w:left w:val="single" w:sz="8" w:space="0" w:color="FFFF00"/>
              <w:bottom w:val="single" w:sz="8" w:space="0" w:color="FFFF00"/>
              <w:right w:val="single" w:sz="8" w:space="0" w:color="FFFF00"/>
            </w:tcBorders>
            <w:vAlign w:val="center"/>
          </w:tcPr>
          <w:p w14:paraId="0229B86E" w14:textId="77777777" w:rsidR="002D02E1" w:rsidRPr="003E6EAB" w:rsidRDefault="002D02E1" w:rsidP="004F3C37">
            <w:pPr>
              <w:spacing w:after="0" w:line="240" w:lineRule="auto"/>
              <w:rPr>
                <w:rFonts w:ascii="Calibri" w:eastAsia="Times New Roman" w:hAnsi="Calibri" w:cs="Calibri"/>
                <w:b/>
                <w:bCs/>
                <w:color w:val="FFFFFF"/>
                <w:sz w:val="20"/>
                <w:szCs w:val="20"/>
                <w:lang w:bidi="th-TH"/>
              </w:rPr>
            </w:pPr>
          </w:p>
        </w:tc>
      </w:tr>
      <w:tr w:rsidR="002D02E1" w:rsidRPr="003E6EAB" w14:paraId="1006339A" w14:textId="77777777" w:rsidTr="004F3C37">
        <w:trPr>
          <w:trHeight w:val="530"/>
        </w:trPr>
        <w:tc>
          <w:tcPr>
            <w:tcW w:w="550" w:type="pct"/>
            <w:vMerge w:val="restart"/>
            <w:tcBorders>
              <w:top w:val="nil"/>
              <w:left w:val="single" w:sz="8" w:space="0" w:color="auto"/>
              <w:bottom w:val="single" w:sz="8" w:space="0" w:color="000000"/>
              <w:right w:val="single" w:sz="8" w:space="0" w:color="auto"/>
            </w:tcBorders>
            <w:shd w:val="clear" w:color="auto" w:fill="auto"/>
            <w:vAlign w:val="center"/>
          </w:tcPr>
          <w:p w14:paraId="13BDC92C"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Component 1: Green and Low Carbon Development and Operation of Phosphate Mines</w:t>
            </w:r>
          </w:p>
        </w:tc>
        <w:tc>
          <w:tcPr>
            <w:tcW w:w="391" w:type="pct"/>
            <w:vMerge w:val="restart"/>
            <w:tcBorders>
              <w:top w:val="nil"/>
              <w:left w:val="single" w:sz="8" w:space="0" w:color="auto"/>
              <w:bottom w:val="single" w:sz="8" w:space="0" w:color="000000"/>
              <w:right w:val="single" w:sz="8" w:space="0" w:color="auto"/>
            </w:tcBorders>
            <w:shd w:val="clear" w:color="auto" w:fill="auto"/>
            <w:vAlign w:val="center"/>
          </w:tcPr>
          <w:p w14:paraId="72DB56FA" w14:textId="34B1D48A"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MNR</w:t>
            </w:r>
          </w:p>
        </w:tc>
        <w:tc>
          <w:tcPr>
            <w:tcW w:w="293" w:type="pct"/>
            <w:vMerge w:val="restart"/>
            <w:tcBorders>
              <w:top w:val="nil"/>
              <w:left w:val="single" w:sz="8" w:space="0" w:color="auto"/>
              <w:bottom w:val="single" w:sz="8" w:space="0" w:color="000000"/>
              <w:right w:val="single" w:sz="8" w:space="0" w:color="auto"/>
            </w:tcBorders>
            <w:shd w:val="clear" w:color="auto" w:fill="auto"/>
            <w:vAlign w:val="center"/>
          </w:tcPr>
          <w:p w14:paraId="63A4A549"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62000</w:t>
            </w:r>
          </w:p>
        </w:tc>
        <w:tc>
          <w:tcPr>
            <w:tcW w:w="271" w:type="pct"/>
            <w:vMerge w:val="restart"/>
            <w:tcBorders>
              <w:top w:val="nil"/>
              <w:left w:val="single" w:sz="8" w:space="0" w:color="auto"/>
              <w:bottom w:val="single" w:sz="8" w:space="0" w:color="000000"/>
              <w:right w:val="single" w:sz="8" w:space="0" w:color="auto"/>
            </w:tcBorders>
            <w:shd w:val="clear" w:color="auto" w:fill="auto"/>
            <w:vAlign w:val="center"/>
          </w:tcPr>
          <w:p w14:paraId="3E65D416"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GEF</w:t>
            </w:r>
          </w:p>
        </w:tc>
        <w:tc>
          <w:tcPr>
            <w:tcW w:w="446" w:type="pct"/>
            <w:tcBorders>
              <w:top w:val="nil"/>
              <w:left w:val="nil"/>
              <w:bottom w:val="single" w:sz="8" w:space="0" w:color="auto"/>
              <w:right w:val="single" w:sz="8" w:space="0" w:color="auto"/>
            </w:tcBorders>
            <w:shd w:val="clear" w:color="auto" w:fill="auto"/>
            <w:vAlign w:val="center"/>
          </w:tcPr>
          <w:p w14:paraId="63861F6A"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71200</w:t>
            </w:r>
          </w:p>
        </w:tc>
        <w:tc>
          <w:tcPr>
            <w:tcW w:w="759" w:type="pct"/>
            <w:tcBorders>
              <w:top w:val="nil"/>
              <w:left w:val="nil"/>
              <w:bottom w:val="single" w:sz="8" w:space="0" w:color="auto"/>
              <w:right w:val="single" w:sz="8" w:space="0" w:color="auto"/>
            </w:tcBorders>
            <w:shd w:val="clear" w:color="auto" w:fill="auto"/>
            <w:vAlign w:val="center"/>
          </w:tcPr>
          <w:p w14:paraId="2B70140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International Consultants</w:t>
            </w:r>
          </w:p>
        </w:tc>
        <w:tc>
          <w:tcPr>
            <w:tcW w:w="323" w:type="pct"/>
            <w:tcBorders>
              <w:top w:val="nil"/>
              <w:left w:val="nil"/>
              <w:bottom w:val="single" w:sz="8" w:space="0" w:color="auto"/>
              <w:right w:val="single" w:sz="8" w:space="0" w:color="auto"/>
            </w:tcBorders>
            <w:shd w:val="clear" w:color="auto" w:fill="auto"/>
            <w:noWrap/>
            <w:vAlign w:val="center"/>
          </w:tcPr>
          <w:p w14:paraId="05BD275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35,000</w:t>
            </w:r>
          </w:p>
        </w:tc>
        <w:tc>
          <w:tcPr>
            <w:tcW w:w="343" w:type="pct"/>
            <w:tcBorders>
              <w:top w:val="nil"/>
              <w:left w:val="nil"/>
              <w:bottom w:val="single" w:sz="8" w:space="0" w:color="auto"/>
              <w:right w:val="single" w:sz="8" w:space="0" w:color="auto"/>
            </w:tcBorders>
            <w:shd w:val="clear" w:color="auto" w:fill="auto"/>
            <w:noWrap/>
            <w:vAlign w:val="center"/>
          </w:tcPr>
          <w:p w14:paraId="4499E89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noWrap/>
            <w:vAlign w:val="center"/>
          </w:tcPr>
          <w:p w14:paraId="5F7C384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noWrap/>
            <w:vAlign w:val="center"/>
          </w:tcPr>
          <w:p w14:paraId="3B88C73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noWrap/>
            <w:vAlign w:val="center"/>
          </w:tcPr>
          <w:p w14:paraId="094ED89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30D7729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35,000</w:t>
            </w:r>
          </w:p>
        </w:tc>
        <w:tc>
          <w:tcPr>
            <w:tcW w:w="292" w:type="pct"/>
            <w:tcBorders>
              <w:top w:val="nil"/>
              <w:left w:val="nil"/>
              <w:bottom w:val="single" w:sz="8" w:space="0" w:color="auto"/>
              <w:right w:val="single" w:sz="8" w:space="0" w:color="auto"/>
            </w:tcBorders>
            <w:shd w:val="clear" w:color="auto" w:fill="auto"/>
            <w:noWrap/>
            <w:vAlign w:val="center"/>
          </w:tcPr>
          <w:p w14:paraId="5453057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w:t>
            </w:r>
          </w:p>
        </w:tc>
      </w:tr>
      <w:tr w:rsidR="002D02E1" w:rsidRPr="003E6EAB" w14:paraId="7B82F8C1" w14:textId="77777777" w:rsidTr="004F3C37">
        <w:trPr>
          <w:trHeight w:val="448"/>
        </w:trPr>
        <w:tc>
          <w:tcPr>
            <w:tcW w:w="550" w:type="pct"/>
            <w:vMerge/>
            <w:tcBorders>
              <w:top w:val="nil"/>
              <w:left w:val="single" w:sz="8" w:space="0" w:color="auto"/>
              <w:bottom w:val="single" w:sz="8" w:space="0" w:color="000000"/>
              <w:right w:val="single" w:sz="8" w:space="0" w:color="auto"/>
            </w:tcBorders>
            <w:vAlign w:val="center"/>
          </w:tcPr>
          <w:p w14:paraId="58F64E5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7C28770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376B71C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2FF8D38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77D6F17F"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71300</w:t>
            </w:r>
          </w:p>
        </w:tc>
        <w:tc>
          <w:tcPr>
            <w:tcW w:w="759" w:type="pct"/>
            <w:tcBorders>
              <w:top w:val="nil"/>
              <w:left w:val="nil"/>
              <w:bottom w:val="single" w:sz="8" w:space="0" w:color="auto"/>
              <w:right w:val="single" w:sz="8" w:space="0" w:color="auto"/>
            </w:tcBorders>
            <w:shd w:val="clear" w:color="auto" w:fill="auto"/>
            <w:vAlign w:val="center"/>
          </w:tcPr>
          <w:p w14:paraId="0BFB9C1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Local consultants</w:t>
            </w:r>
          </w:p>
        </w:tc>
        <w:tc>
          <w:tcPr>
            <w:tcW w:w="323" w:type="pct"/>
            <w:tcBorders>
              <w:top w:val="nil"/>
              <w:left w:val="nil"/>
              <w:bottom w:val="single" w:sz="8" w:space="0" w:color="auto"/>
              <w:right w:val="single" w:sz="8" w:space="0" w:color="auto"/>
            </w:tcBorders>
            <w:shd w:val="clear" w:color="auto" w:fill="auto"/>
            <w:vAlign w:val="center"/>
          </w:tcPr>
          <w:p w14:paraId="4E9FB0B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17,000</w:t>
            </w:r>
          </w:p>
        </w:tc>
        <w:tc>
          <w:tcPr>
            <w:tcW w:w="343" w:type="pct"/>
            <w:tcBorders>
              <w:top w:val="nil"/>
              <w:left w:val="nil"/>
              <w:bottom w:val="single" w:sz="8" w:space="0" w:color="auto"/>
              <w:right w:val="single" w:sz="8" w:space="0" w:color="auto"/>
            </w:tcBorders>
            <w:shd w:val="clear" w:color="auto" w:fill="auto"/>
            <w:vAlign w:val="center"/>
          </w:tcPr>
          <w:p w14:paraId="5F4B233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5,000</w:t>
            </w:r>
          </w:p>
        </w:tc>
        <w:tc>
          <w:tcPr>
            <w:tcW w:w="343" w:type="pct"/>
            <w:tcBorders>
              <w:top w:val="nil"/>
              <w:left w:val="nil"/>
              <w:bottom w:val="single" w:sz="8" w:space="0" w:color="auto"/>
              <w:right w:val="single" w:sz="8" w:space="0" w:color="auto"/>
            </w:tcBorders>
            <w:shd w:val="clear" w:color="auto" w:fill="auto"/>
            <w:vAlign w:val="center"/>
          </w:tcPr>
          <w:p w14:paraId="6092BA7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500</w:t>
            </w:r>
          </w:p>
        </w:tc>
        <w:tc>
          <w:tcPr>
            <w:tcW w:w="323" w:type="pct"/>
            <w:tcBorders>
              <w:top w:val="nil"/>
              <w:left w:val="nil"/>
              <w:bottom w:val="single" w:sz="8" w:space="0" w:color="auto"/>
              <w:right w:val="single" w:sz="8" w:space="0" w:color="auto"/>
            </w:tcBorders>
            <w:shd w:val="clear" w:color="auto" w:fill="auto"/>
            <w:vAlign w:val="center"/>
          </w:tcPr>
          <w:p w14:paraId="7807432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8,500</w:t>
            </w:r>
          </w:p>
        </w:tc>
        <w:tc>
          <w:tcPr>
            <w:tcW w:w="323" w:type="pct"/>
            <w:tcBorders>
              <w:top w:val="nil"/>
              <w:left w:val="nil"/>
              <w:bottom w:val="single" w:sz="8" w:space="0" w:color="auto"/>
              <w:right w:val="single" w:sz="8" w:space="0" w:color="auto"/>
            </w:tcBorders>
            <w:shd w:val="clear" w:color="auto" w:fill="auto"/>
            <w:vAlign w:val="center"/>
          </w:tcPr>
          <w:p w14:paraId="49A7777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9,000</w:t>
            </w:r>
          </w:p>
        </w:tc>
        <w:tc>
          <w:tcPr>
            <w:tcW w:w="343" w:type="pct"/>
            <w:tcBorders>
              <w:top w:val="nil"/>
              <w:left w:val="nil"/>
              <w:bottom w:val="single" w:sz="8" w:space="0" w:color="auto"/>
              <w:right w:val="single" w:sz="8" w:space="0" w:color="auto"/>
            </w:tcBorders>
            <w:shd w:val="clear" w:color="auto" w:fill="auto"/>
            <w:vAlign w:val="center"/>
          </w:tcPr>
          <w:p w14:paraId="38A01EA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292" w:type="pct"/>
            <w:tcBorders>
              <w:top w:val="nil"/>
              <w:left w:val="nil"/>
              <w:bottom w:val="single" w:sz="8" w:space="0" w:color="auto"/>
              <w:right w:val="single" w:sz="8" w:space="0" w:color="auto"/>
            </w:tcBorders>
            <w:shd w:val="clear" w:color="auto" w:fill="auto"/>
            <w:noWrap/>
            <w:vAlign w:val="center"/>
          </w:tcPr>
          <w:p w14:paraId="71C3B1A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w:t>
            </w:r>
          </w:p>
        </w:tc>
      </w:tr>
      <w:tr w:rsidR="002D02E1" w:rsidRPr="003E6EAB" w14:paraId="1E7D1EFA"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6A8E010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4C9EEDC"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31DD6A2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63E3A2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6C49B7CB"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71300</w:t>
            </w:r>
          </w:p>
        </w:tc>
        <w:tc>
          <w:tcPr>
            <w:tcW w:w="759" w:type="pct"/>
            <w:tcBorders>
              <w:top w:val="nil"/>
              <w:left w:val="nil"/>
              <w:bottom w:val="single" w:sz="8" w:space="0" w:color="auto"/>
              <w:right w:val="single" w:sz="8" w:space="0" w:color="auto"/>
            </w:tcBorders>
            <w:shd w:val="clear" w:color="auto" w:fill="auto"/>
            <w:vAlign w:val="center"/>
          </w:tcPr>
          <w:p w14:paraId="631CC77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Local consultant</w:t>
            </w:r>
          </w:p>
        </w:tc>
        <w:tc>
          <w:tcPr>
            <w:tcW w:w="323" w:type="pct"/>
            <w:tcBorders>
              <w:top w:val="nil"/>
              <w:left w:val="nil"/>
              <w:bottom w:val="single" w:sz="8" w:space="0" w:color="auto"/>
              <w:right w:val="single" w:sz="8" w:space="0" w:color="auto"/>
            </w:tcBorders>
            <w:shd w:val="clear" w:color="auto" w:fill="auto"/>
            <w:vAlign w:val="center"/>
          </w:tcPr>
          <w:p w14:paraId="621D805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343" w:type="pct"/>
            <w:tcBorders>
              <w:top w:val="nil"/>
              <w:left w:val="nil"/>
              <w:bottom w:val="single" w:sz="8" w:space="0" w:color="auto"/>
              <w:right w:val="single" w:sz="8" w:space="0" w:color="auto"/>
            </w:tcBorders>
            <w:shd w:val="clear" w:color="auto" w:fill="auto"/>
            <w:vAlign w:val="center"/>
          </w:tcPr>
          <w:p w14:paraId="20D16E7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343" w:type="pct"/>
            <w:tcBorders>
              <w:top w:val="nil"/>
              <w:left w:val="nil"/>
              <w:bottom w:val="single" w:sz="8" w:space="0" w:color="auto"/>
              <w:right w:val="single" w:sz="8" w:space="0" w:color="auto"/>
            </w:tcBorders>
            <w:shd w:val="clear" w:color="auto" w:fill="auto"/>
            <w:vAlign w:val="center"/>
          </w:tcPr>
          <w:p w14:paraId="1D876B1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323" w:type="pct"/>
            <w:tcBorders>
              <w:top w:val="nil"/>
              <w:left w:val="nil"/>
              <w:bottom w:val="single" w:sz="8" w:space="0" w:color="auto"/>
              <w:right w:val="single" w:sz="8" w:space="0" w:color="auto"/>
            </w:tcBorders>
            <w:shd w:val="clear" w:color="auto" w:fill="auto"/>
            <w:vAlign w:val="center"/>
          </w:tcPr>
          <w:p w14:paraId="6F23994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323" w:type="pct"/>
            <w:tcBorders>
              <w:top w:val="nil"/>
              <w:left w:val="nil"/>
              <w:bottom w:val="single" w:sz="8" w:space="0" w:color="auto"/>
              <w:right w:val="single" w:sz="8" w:space="0" w:color="auto"/>
            </w:tcBorders>
            <w:shd w:val="clear" w:color="auto" w:fill="auto"/>
            <w:vAlign w:val="center"/>
          </w:tcPr>
          <w:p w14:paraId="43BD4AA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40,000</w:t>
            </w:r>
          </w:p>
        </w:tc>
        <w:tc>
          <w:tcPr>
            <w:tcW w:w="343" w:type="pct"/>
            <w:tcBorders>
              <w:top w:val="nil"/>
              <w:left w:val="nil"/>
              <w:bottom w:val="single" w:sz="8" w:space="0" w:color="auto"/>
              <w:right w:val="single" w:sz="8" w:space="0" w:color="auto"/>
            </w:tcBorders>
            <w:shd w:val="clear" w:color="auto" w:fill="auto"/>
            <w:vAlign w:val="center"/>
          </w:tcPr>
          <w:p w14:paraId="4FE5081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200,000</w:t>
            </w:r>
          </w:p>
        </w:tc>
        <w:tc>
          <w:tcPr>
            <w:tcW w:w="292" w:type="pct"/>
            <w:tcBorders>
              <w:top w:val="nil"/>
              <w:left w:val="nil"/>
              <w:bottom w:val="single" w:sz="8" w:space="0" w:color="auto"/>
              <w:right w:val="single" w:sz="8" w:space="0" w:color="auto"/>
            </w:tcBorders>
            <w:shd w:val="clear" w:color="auto" w:fill="auto"/>
            <w:noWrap/>
            <w:vAlign w:val="center"/>
          </w:tcPr>
          <w:p w14:paraId="207408A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3</w:t>
            </w:r>
          </w:p>
        </w:tc>
      </w:tr>
      <w:tr w:rsidR="002D02E1" w:rsidRPr="003E6EAB" w14:paraId="42ED1523"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411A1FA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223D4AC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246A402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B2B26A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6176A763"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71600</w:t>
            </w:r>
          </w:p>
        </w:tc>
        <w:tc>
          <w:tcPr>
            <w:tcW w:w="759" w:type="pct"/>
            <w:tcBorders>
              <w:top w:val="nil"/>
              <w:left w:val="nil"/>
              <w:bottom w:val="single" w:sz="8" w:space="0" w:color="auto"/>
              <w:right w:val="single" w:sz="8" w:space="0" w:color="auto"/>
            </w:tcBorders>
            <w:shd w:val="clear" w:color="auto" w:fill="auto"/>
            <w:vAlign w:val="center"/>
          </w:tcPr>
          <w:p w14:paraId="20006F3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Travel</w:t>
            </w:r>
          </w:p>
        </w:tc>
        <w:tc>
          <w:tcPr>
            <w:tcW w:w="323" w:type="pct"/>
            <w:tcBorders>
              <w:top w:val="nil"/>
              <w:left w:val="nil"/>
              <w:bottom w:val="single" w:sz="8" w:space="0" w:color="auto"/>
              <w:right w:val="single" w:sz="8" w:space="0" w:color="auto"/>
            </w:tcBorders>
            <w:shd w:val="clear" w:color="auto" w:fill="auto"/>
            <w:vAlign w:val="center"/>
          </w:tcPr>
          <w:p w14:paraId="4BB63F5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15,000</w:t>
            </w:r>
          </w:p>
        </w:tc>
        <w:tc>
          <w:tcPr>
            <w:tcW w:w="343" w:type="pct"/>
            <w:tcBorders>
              <w:top w:val="nil"/>
              <w:left w:val="nil"/>
              <w:bottom w:val="single" w:sz="8" w:space="0" w:color="auto"/>
              <w:right w:val="single" w:sz="8" w:space="0" w:color="auto"/>
            </w:tcBorders>
            <w:shd w:val="clear" w:color="auto" w:fill="auto"/>
            <w:vAlign w:val="center"/>
          </w:tcPr>
          <w:p w14:paraId="29A870E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10,000</w:t>
            </w:r>
          </w:p>
        </w:tc>
        <w:tc>
          <w:tcPr>
            <w:tcW w:w="343" w:type="pct"/>
            <w:tcBorders>
              <w:top w:val="nil"/>
              <w:left w:val="nil"/>
              <w:bottom w:val="single" w:sz="8" w:space="0" w:color="auto"/>
              <w:right w:val="single" w:sz="8" w:space="0" w:color="auto"/>
            </w:tcBorders>
            <w:shd w:val="clear" w:color="auto" w:fill="auto"/>
            <w:vAlign w:val="center"/>
          </w:tcPr>
          <w:p w14:paraId="3DFF28C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10,000</w:t>
            </w:r>
          </w:p>
        </w:tc>
        <w:tc>
          <w:tcPr>
            <w:tcW w:w="323" w:type="pct"/>
            <w:tcBorders>
              <w:top w:val="nil"/>
              <w:left w:val="nil"/>
              <w:bottom w:val="single" w:sz="8" w:space="0" w:color="auto"/>
              <w:right w:val="single" w:sz="8" w:space="0" w:color="auto"/>
            </w:tcBorders>
            <w:shd w:val="clear" w:color="auto" w:fill="auto"/>
            <w:vAlign w:val="center"/>
          </w:tcPr>
          <w:p w14:paraId="00CC274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10,000</w:t>
            </w:r>
          </w:p>
        </w:tc>
        <w:tc>
          <w:tcPr>
            <w:tcW w:w="323" w:type="pct"/>
            <w:tcBorders>
              <w:top w:val="nil"/>
              <w:left w:val="nil"/>
              <w:bottom w:val="single" w:sz="8" w:space="0" w:color="auto"/>
              <w:right w:val="single" w:sz="8" w:space="0" w:color="auto"/>
            </w:tcBorders>
            <w:shd w:val="clear" w:color="auto" w:fill="auto"/>
            <w:vAlign w:val="center"/>
          </w:tcPr>
          <w:p w14:paraId="330A644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10,000</w:t>
            </w:r>
          </w:p>
        </w:tc>
        <w:tc>
          <w:tcPr>
            <w:tcW w:w="343" w:type="pct"/>
            <w:tcBorders>
              <w:top w:val="nil"/>
              <w:left w:val="nil"/>
              <w:bottom w:val="single" w:sz="8" w:space="0" w:color="auto"/>
              <w:right w:val="single" w:sz="8" w:space="0" w:color="auto"/>
            </w:tcBorders>
            <w:shd w:val="clear" w:color="auto" w:fill="auto"/>
            <w:vAlign w:val="center"/>
          </w:tcPr>
          <w:p w14:paraId="30B5706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55,000</w:t>
            </w:r>
          </w:p>
        </w:tc>
        <w:tc>
          <w:tcPr>
            <w:tcW w:w="292" w:type="pct"/>
            <w:tcBorders>
              <w:top w:val="nil"/>
              <w:left w:val="nil"/>
              <w:bottom w:val="single" w:sz="8" w:space="0" w:color="auto"/>
              <w:right w:val="single" w:sz="8" w:space="0" w:color="auto"/>
            </w:tcBorders>
            <w:shd w:val="clear" w:color="auto" w:fill="auto"/>
            <w:noWrap/>
            <w:vAlign w:val="center"/>
          </w:tcPr>
          <w:p w14:paraId="3BA4F8E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4</w:t>
            </w:r>
          </w:p>
        </w:tc>
      </w:tr>
      <w:tr w:rsidR="002D02E1" w:rsidRPr="003E6EAB" w14:paraId="26968F4E" w14:textId="77777777" w:rsidTr="004F3C37">
        <w:trPr>
          <w:trHeight w:val="610"/>
        </w:trPr>
        <w:tc>
          <w:tcPr>
            <w:tcW w:w="550" w:type="pct"/>
            <w:vMerge/>
            <w:tcBorders>
              <w:top w:val="nil"/>
              <w:left w:val="single" w:sz="8" w:space="0" w:color="auto"/>
              <w:bottom w:val="single" w:sz="8" w:space="0" w:color="000000"/>
              <w:right w:val="single" w:sz="8" w:space="0" w:color="auto"/>
            </w:tcBorders>
            <w:vAlign w:val="center"/>
          </w:tcPr>
          <w:p w14:paraId="1C50BAD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01C2C0F"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33D31B8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44D31ED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72523AE6"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72100</w:t>
            </w:r>
          </w:p>
        </w:tc>
        <w:tc>
          <w:tcPr>
            <w:tcW w:w="759" w:type="pct"/>
            <w:tcBorders>
              <w:top w:val="nil"/>
              <w:left w:val="nil"/>
              <w:bottom w:val="single" w:sz="8" w:space="0" w:color="auto"/>
              <w:right w:val="single" w:sz="8" w:space="0" w:color="auto"/>
            </w:tcBorders>
            <w:shd w:val="clear" w:color="auto" w:fill="auto"/>
            <w:vAlign w:val="center"/>
          </w:tcPr>
          <w:p w14:paraId="57AA76E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Contractual Services-Companies</w:t>
            </w:r>
          </w:p>
        </w:tc>
        <w:tc>
          <w:tcPr>
            <w:tcW w:w="323" w:type="pct"/>
            <w:tcBorders>
              <w:top w:val="nil"/>
              <w:left w:val="nil"/>
              <w:bottom w:val="single" w:sz="8" w:space="0" w:color="auto"/>
              <w:right w:val="single" w:sz="8" w:space="0" w:color="auto"/>
            </w:tcBorders>
            <w:shd w:val="clear" w:color="auto" w:fill="auto"/>
            <w:vAlign w:val="center"/>
          </w:tcPr>
          <w:p w14:paraId="419F49D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65,000</w:t>
            </w:r>
          </w:p>
        </w:tc>
        <w:tc>
          <w:tcPr>
            <w:tcW w:w="343" w:type="pct"/>
            <w:tcBorders>
              <w:top w:val="nil"/>
              <w:left w:val="nil"/>
              <w:bottom w:val="single" w:sz="8" w:space="0" w:color="auto"/>
              <w:right w:val="single" w:sz="8" w:space="0" w:color="auto"/>
            </w:tcBorders>
            <w:shd w:val="clear" w:color="auto" w:fill="auto"/>
            <w:vAlign w:val="center"/>
          </w:tcPr>
          <w:p w14:paraId="16DF939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58,500</w:t>
            </w:r>
          </w:p>
        </w:tc>
        <w:tc>
          <w:tcPr>
            <w:tcW w:w="343" w:type="pct"/>
            <w:tcBorders>
              <w:top w:val="nil"/>
              <w:left w:val="nil"/>
              <w:bottom w:val="single" w:sz="8" w:space="0" w:color="auto"/>
              <w:right w:val="single" w:sz="8" w:space="0" w:color="auto"/>
            </w:tcBorders>
            <w:shd w:val="clear" w:color="auto" w:fill="auto"/>
            <w:vAlign w:val="center"/>
          </w:tcPr>
          <w:p w14:paraId="1A2EF32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21,500</w:t>
            </w:r>
          </w:p>
        </w:tc>
        <w:tc>
          <w:tcPr>
            <w:tcW w:w="323" w:type="pct"/>
            <w:tcBorders>
              <w:top w:val="nil"/>
              <w:left w:val="nil"/>
              <w:bottom w:val="single" w:sz="8" w:space="0" w:color="auto"/>
              <w:right w:val="single" w:sz="8" w:space="0" w:color="auto"/>
            </w:tcBorders>
            <w:shd w:val="clear" w:color="auto" w:fill="auto"/>
            <w:vAlign w:val="center"/>
          </w:tcPr>
          <w:p w14:paraId="1634234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19,500</w:t>
            </w:r>
          </w:p>
        </w:tc>
        <w:tc>
          <w:tcPr>
            <w:tcW w:w="323" w:type="pct"/>
            <w:tcBorders>
              <w:top w:val="nil"/>
              <w:left w:val="nil"/>
              <w:bottom w:val="single" w:sz="8" w:space="0" w:color="auto"/>
              <w:right w:val="single" w:sz="8" w:space="0" w:color="auto"/>
            </w:tcBorders>
            <w:shd w:val="clear" w:color="auto" w:fill="auto"/>
            <w:vAlign w:val="center"/>
          </w:tcPr>
          <w:p w14:paraId="693AF08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23,500</w:t>
            </w:r>
          </w:p>
        </w:tc>
        <w:tc>
          <w:tcPr>
            <w:tcW w:w="343" w:type="pct"/>
            <w:tcBorders>
              <w:top w:val="nil"/>
              <w:left w:val="nil"/>
              <w:bottom w:val="single" w:sz="8" w:space="0" w:color="auto"/>
              <w:right w:val="single" w:sz="8" w:space="0" w:color="auto"/>
            </w:tcBorders>
            <w:shd w:val="clear" w:color="auto" w:fill="auto"/>
            <w:vAlign w:val="center"/>
          </w:tcPr>
          <w:p w14:paraId="152B382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188,000</w:t>
            </w:r>
          </w:p>
        </w:tc>
        <w:tc>
          <w:tcPr>
            <w:tcW w:w="292" w:type="pct"/>
            <w:tcBorders>
              <w:top w:val="nil"/>
              <w:left w:val="nil"/>
              <w:bottom w:val="single" w:sz="8" w:space="0" w:color="auto"/>
              <w:right w:val="single" w:sz="8" w:space="0" w:color="auto"/>
            </w:tcBorders>
            <w:shd w:val="clear" w:color="auto" w:fill="auto"/>
            <w:noWrap/>
            <w:vAlign w:val="center"/>
          </w:tcPr>
          <w:p w14:paraId="3616DFD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5</w:t>
            </w:r>
          </w:p>
        </w:tc>
      </w:tr>
      <w:tr w:rsidR="002D02E1" w:rsidRPr="003E6EAB" w14:paraId="4808F23A" w14:textId="77777777" w:rsidTr="004F3C37">
        <w:trPr>
          <w:trHeight w:val="530"/>
        </w:trPr>
        <w:tc>
          <w:tcPr>
            <w:tcW w:w="550" w:type="pct"/>
            <w:vMerge/>
            <w:tcBorders>
              <w:top w:val="nil"/>
              <w:left w:val="single" w:sz="8" w:space="0" w:color="auto"/>
              <w:bottom w:val="single" w:sz="8" w:space="0" w:color="000000"/>
              <w:right w:val="single" w:sz="8" w:space="0" w:color="auto"/>
            </w:tcBorders>
            <w:vAlign w:val="center"/>
          </w:tcPr>
          <w:p w14:paraId="7904666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38D9205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7CBA4F9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28C579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2D08AF32"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72200</w:t>
            </w:r>
          </w:p>
        </w:tc>
        <w:tc>
          <w:tcPr>
            <w:tcW w:w="759" w:type="pct"/>
            <w:tcBorders>
              <w:top w:val="nil"/>
              <w:left w:val="nil"/>
              <w:bottom w:val="single" w:sz="8" w:space="0" w:color="auto"/>
              <w:right w:val="single" w:sz="8" w:space="0" w:color="auto"/>
            </w:tcBorders>
            <w:shd w:val="clear" w:color="auto" w:fill="auto"/>
            <w:vAlign w:val="center"/>
          </w:tcPr>
          <w:p w14:paraId="4135D04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Equipment and Furniture</w:t>
            </w:r>
          </w:p>
        </w:tc>
        <w:tc>
          <w:tcPr>
            <w:tcW w:w="323" w:type="pct"/>
            <w:tcBorders>
              <w:top w:val="nil"/>
              <w:left w:val="nil"/>
              <w:bottom w:val="single" w:sz="8" w:space="0" w:color="auto"/>
              <w:right w:val="single" w:sz="8" w:space="0" w:color="auto"/>
            </w:tcBorders>
            <w:shd w:val="clear" w:color="auto" w:fill="auto"/>
            <w:vAlign w:val="center"/>
          </w:tcPr>
          <w:p w14:paraId="4883253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6A3722B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1,520,080</w:t>
            </w:r>
          </w:p>
        </w:tc>
        <w:tc>
          <w:tcPr>
            <w:tcW w:w="343" w:type="pct"/>
            <w:tcBorders>
              <w:top w:val="nil"/>
              <w:left w:val="nil"/>
              <w:bottom w:val="single" w:sz="8" w:space="0" w:color="auto"/>
              <w:right w:val="single" w:sz="8" w:space="0" w:color="auto"/>
            </w:tcBorders>
            <w:shd w:val="clear" w:color="auto" w:fill="auto"/>
            <w:vAlign w:val="center"/>
          </w:tcPr>
          <w:p w14:paraId="603AC23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380,020</w:t>
            </w:r>
          </w:p>
        </w:tc>
        <w:tc>
          <w:tcPr>
            <w:tcW w:w="323" w:type="pct"/>
            <w:tcBorders>
              <w:top w:val="nil"/>
              <w:left w:val="nil"/>
              <w:bottom w:val="single" w:sz="8" w:space="0" w:color="auto"/>
              <w:right w:val="single" w:sz="8" w:space="0" w:color="auto"/>
            </w:tcBorders>
            <w:shd w:val="clear" w:color="auto" w:fill="auto"/>
            <w:vAlign w:val="center"/>
          </w:tcPr>
          <w:p w14:paraId="493A3AC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vAlign w:val="center"/>
          </w:tcPr>
          <w:p w14:paraId="59EDF35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189CD43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1,900,100</w:t>
            </w:r>
          </w:p>
        </w:tc>
        <w:tc>
          <w:tcPr>
            <w:tcW w:w="292" w:type="pct"/>
            <w:tcBorders>
              <w:top w:val="nil"/>
              <w:left w:val="nil"/>
              <w:bottom w:val="single" w:sz="8" w:space="0" w:color="auto"/>
              <w:right w:val="single" w:sz="8" w:space="0" w:color="auto"/>
            </w:tcBorders>
            <w:shd w:val="clear" w:color="auto" w:fill="auto"/>
            <w:noWrap/>
            <w:vAlign w:val="center"/>
          </w:tcPr>
          <w:p w14:paraId="53859DF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6</w:t>
            </w:r>
          </w:p>
        </w:tc>
      </w:tr>
      <w:tr w:rsidR="002D02E1" w:rsidRPr="003E6EAB" w14:paraId="485BF47E" w14:textId="77777777" w:rsidTr="004F3C37">
        <w:trPr>
          <w:trHeight w:val="511"/>
        </w:trPr>
        <w:tc>
          <w:tcPr>
            <w:tcW w:w="550" w:type="pct"/>
            <w:vMerge/>
            <w:tcBorders>
              <w:top w:val="nil"/>
              <w:left w:val="single" w:sz="8" w:space="0" w:color="auto"/>
              <w:bottom w:val="single" w:sz="8" w:space="0" w:color="000000"/>
              <w:right w:val="single" w:sz="8" w:space="0" w:color="auto"/>
            </w:tcBorders>
            <w:vAlign w:val="center"/>
          </w:tcPr>
          <w:p w14:paraId="1A41867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5ECF820D"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59BD273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4896DB9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5E735C44"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72800</w:t>
            </w:r>
          </w:p>
        </w:tc>
        <w:tc>
          <w:tcPr>
            <w:tcW w:w="759" w:type="pct"/>
            <w:tcBorders>
              <w:top w:val="nil"/>
              <w:left w:val="nil"/>
              <w:bottom w:val="single" w:sz="8" w:space="0" w:color="auto"/>
              <w:right w:val="single" w:sz="8" w:space="0" w:color="auto"/>
            </w:tcBorders>
            <w:shd w:val="clear" w:color="auto" w:fill="auto"/>
            <w:vAlign w:val="center"/>
          </w:tcPr>
          <w:p w14:paraId="0AA774D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Information Tech. Equipment</w:t>
            </w:r>
          </w:p>
        </w:tc>
        <w:tc>
          <w:tcPr>
            <w:tcW w:w="323" w:type="pct"/>
            <w:tcBorders>
              <w:top w:val="nil"/>
              <w:left w:val="nil"/>
              <w:bottom w:val="single" w:sz="8" w:space="0" w:color="auto"/>
              <w:right w:val="single" w:sz="8" w:space="0" w:color="auto"/>
            </w:tcBorders>
            <w:shd w:val="clear" w:color="auto" w:fill="auto"/>
            <w:vAlign w:val="center"/>
          </w:tcPr>
          <w:p w14:paraId="5539672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10,500</w:t>
            </w:r>
          </w:p>
        </w:tc>
        <w:tc>
          <w:tcPr>
            <w:tcW w:w="343" w:type="pct"/>
            <w:tcBorders>
              <w:top w:val="nil"/>
              <w:left w:val="nil"/>
              <w:bottom w:val="single" w:sz="8" w:space="0" w:color="auto"/>
              <w:right w:val="single" w:sz="8" w:space="0" w:color="auto"/>
            </w:tcBorders>
            <w:shd w:val="clear" w:color="auto" w:fill="auto"/>
            <w:vAlign w:val="center"/>
          </w:tcPr>
          <w:p w14:paraId="1636BB8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4CC4EFA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vAlign w:val="center"/>
          </w:tcPr>
          <w:p w14:paraId="3A2AA9B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vAlign w:val="center"/>
          </w:tcPr>
          <w:p w14:paraId="11BCC4D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11D8484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10,500</w:t>
            </w:r>
          </w:p>
        </w:tc>
        <w:tc>
          <w:tcPr>
            <w:tcW w:w="292" w:type="pct"/>
            <w:tcBorders>
              <w:top w:val="nil"/>
              <w:left w:val="nil"/>
              <w:bottom w:val="single" w:sz="8" w:space="0" w:color="auto"/>
              <w:right w:val="single" w:sz="8" w:space="0" w:color="auto"/>
            </w:tcBorders>
            <w:shd w:val="clear" w:color="auto" w:fill="auto"/>
            <w:noWrap/>
            <w:vAlign w:val="center"/>
          </w:tcPr>
          <w:p w14:paraId="3159429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7</w:t>
            </w:r>
          </w:p>
        </w:tc>
      </w:tr>
      <w:tr w:rsidR="002D02E1" w:rsidRPr="003E6EAB" w14:paraId="79B6F16A"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0ABF5F9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AC3DBB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76D0882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3903C1A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602988DF"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72500</w:t>
            </w:r>
          </w:p>
        </w:tc>
        <w:tc>
          <w:tcPr>
            <w:tcW w:w="759" w:type="pct"/>
            <w:tcBorders>
              <w:top w:val="nil"/>
              <w:left w:val="nil"/>
              <w:bottom w:val="single" w:sz="8" w:space="0" w:color="auto"/>
              <w:right w:val="single" w:sz="8" w:space="0" w:color="auto"/>
            </w:tcBorders>
            <w:shd w:val="clear" w:color="auto" w:fill="auto"/>
            <w:vAlign w:val="center"/>
          </w:tcPr>
          <w:p w14:paraId="3474C55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Supplies </w:t>
            </w:r>
          </w:p>
        </w:tc>
        <w:tc>
          <w:tcPr>
            <w:tcW w:w="323" w:type="pct"/>
            <w:tcBorders>
              <w:top w:val="nil"/>
              <w:left w:val="nil"/>
              <w:bottom w:val="single" w:sz="8" w:space="0" w:color="auto"/>
              <w:right w:val="single" w:sz="8" w:space="0" w:color="auto"/>
            </w:tcBorders>
            <w:shd w:val="clear" w:color="auto" w:fill="auto"/>
            <w:noWrap/>
            <w:vAlign w:val="center"/>
          </w:tcPr>
          <w:p w14:paraId="7EC3EE9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200</w:t>
            </w:r>
          </w:p>
        </w:tc>
        <w:tc>
          <w:tcPr>
            <w:tcW w:w="343" w:type="pct"/>
            <w:tcBorders>
              <w:top w:val="nil"/>
              <w:left w:val="nil"/>
              <w:bottom w:val="single" w:sz="8" w:space="0" w:color="auto"/>
              <w:right w:val="single" w:sz="8" w:space="0" w:color="auto"/>
            </w:tcBorders>
            <w:shd w:val="clear" w:color="auto" w:fill="auto"/>
            <w:noWrap/>
            <w:vAlign w:val="center"/>
          </w:tcPr>
          <w:p w14:paraId="3DA4784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200</w:t>
            </w:r>
          </w:p>
        </w:tc>
        <w:tc>
          <w:tcPr>
            <w:tcW w:w="343" w:type="pct"/>
            <w:tcBorders>
              <w:top w:val="nil"/>
              <w:left w:val="nil"/>
              <w:bottom w:val="single" w:sz="8" w:space="0" w:color="auto"/>
              <w:right w:val="single" w:sz="8" w:space="0" w:color="auto"/>
            </w:tcBorders>
            <w:shd w:val="clear" w:color="auto" w:fill="auto"/>
            <w:noWrap/>
            <w:vAlign w:val="center"/>
          </w:tcPr>
          <w:p w14:paraId="69A75E2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200</w:t>
            </w:r>
          </w:p>
        </w:tc>
        <w:tc>
          <w:tcPr>
            <w:tcW w:w="323" w:type="pct"/>
            <w:tcBorders>
              <w:top w:val="nil"/>
              <w:left w:val="nil"/>
              <w:bottom w:val="single" w:sz="8" w:space="0" w:color="auto"/>
              <w:right w:val="single" w:sz="8" w:space="0" w:color="auto"/>
            </w:tcBorders>
            <w:shd w:val="clear" w:color="auto" w:fill="auto"/>
            <w:noWrap/>
            <w:vAlign w:val="center"/>
          </w:tcPr>
          <w:p w14:paraId="54D43C5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w:t>
            </w:r>
          </w:p>
        </w:tc>
        <w:tc>
          <w:tcPr>
            <w:tcW w:w="323" w:type="pct"/>
            <w:tcBorders>
              <w:top w:val="nil"/>
              <w:left w:val="nil"/>
              <w:bottom w:val="single" w:sz="8" w:space="0" w:color="auto"/>
              <w:right w:val="single" w:sz="8" w:space="0" w:color="auto"/>
            </w:tcBorders>
            <w:shd w:val="clear" w:color="auto" w:fill="auto"/>
            <w:noWrap/>
            <w:vAlign w:val="center"/>
          </w:tcPr>
          <w:p w14:paraId="6D1B893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100</w:t>
            </w:r>
          </w:p>
        </w:tc>
        <w:tc>
          <w:tcPr>
            <w:tcW w:w="343" w:type="pct"/>
            <w:tcBorders>
              <w:top w:val="nil"/>
              <w:left w:val="nil"/>
              <w:bottom w:val="single" w:sz="8" w:space="0" w:color="auto"/>
              <w:right w:val="single" w:sz="8" w:space="0" w:color="auto"/>
            </w:tcBorders>
            <w:shd w:val="clear" w:color="auto" w:fill="auto"/>
            <w:vAlign w:val="center"/>
          </w:tcPr>
          <w:p w14:paraId="546C7C0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800</w:t>
            </w:r>
          </w:p>
        </w:tc>
        <w:tc>
          <w:tcPr>
            <w:tcW w:w="292" w:type="pct"/>
            <w:tcBorders>
              <w:top w:val="nil"/>
              <w:left w:val="nil"/>
              <w:bottom w:val="single" w:sz="8" w:space="0" w:color="auto"/>
              <w:right w:val="single" w:sz="8" w:space="0" w:color="auto"/>
            </w:tcBorders>
            <w:shd w:val="clear" w:color="auto" w:fill="auto"/>
            <w:noWrap/>
            <w:vAlign w:val="center"/>
          </w:tcPr>
          <w:p w14:paraId="60DF832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8</w:t>
            </w:r>
          </w:p>
        </w:tc>
      </w:tr>
      <w:tr w:rsidR="002D02E1" w:rsidRPr="003E6EAB" w14:paraId="3FD7D462" w14:textId="77777777" w:rsidTr="004F3C37">
        <w:trPr>
          <w:trHeight w:val="556"/>
        </w:trPr>
        <w:tc>
          <w:tcPr>
            <w:tcW w:w="550" w:type="pct"/>
            <w:vMerge/>
            <w:tcBorders>
              <w:top w:val="nil"/>
              <w:left w:val="single" w:sz="8" w:space="0" w:color="auto"/>
              <w:bottom w:val="single" w:sz="8" w:space="0" w:color="000000"/>
              <w:right w:val="single" w:sz="8" w:space="0" w:color="auto"/>
            </w:tcBorders>
            <w:vAlign w:val="center"/>
          </w:tcPr>
          <w:p w14:paraId="7A585A9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2A97CF5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CF9DB8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38688ABD"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1D9F3853"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75700</w:t>
            </w:r>
          </w:p>
        </w:tc>
        <w:tc>
          <w:tcPr>
            <w:tcW w:w="759" w:type="pct"/>
            <w:tcBorders>
              <w:top w:val="nil"/>
              <w:left w:val="nil"/>
              <w:bottom w:val="single" w:sz="8" w:space="0" w:color="auto"/>
              <w:right w:val="single" w:sz="8" w:space="0" w:color="auto"/>
            </w:tcBorders>
            <w:shd w:val="clear" w:color="auto" w:fill="auto"/>
            <w:vAlign w:val="center"/>
          </w:tcPr>
          <w:p w14:paraId="00407C7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Training, Workshops and Confer</w:t>
            </w:r>
          </w:p>
        </w:tc>
        <w:tc>
          <w:tcPr>
            <w:tcW w:w="323" w:type="pct"/>
            <w:tcBorders>
              <w:top w:val="nil"/>
              <w:left w:val="nil"/>
              <w:bottom w:val="single" w:sz="8" w:space="0" w:color="auto"/>
              <w:right w:val="single" w:sz="8" w:space="0" w:color="auto"/>
            </w:tcBorders>
            <w:shd w:val="clear" w:color="auto" w:fill="auto"/>
            <w:vAlign w:val="center"/>
          </w:tcPr>
          <w:p w14:paraId="44F33FB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42E1081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36,000</w:t>
            </w:r>
          </w:p>
        </w:tc>
        <w:tc>
          <w:tcPr>
            <w:tcW w:w="343" w:type="pct"/>
            <w:tcBorders>
              <w:top w:val="nil"/>
              <w:left w:val="nil"/>
              <w:bottom w:val="single" w:sz="8" w:space="0" w:color="auto"/>
              <w:right w:val="single" w:sz="8" w:space="0" w:color="auto"/>
            </w:tcBorders>
            <w:shd w:val="clear" w:color="auto" w:fill="auto"/>
            <w:vAlign w:val="center"/>
          </w:tcPr>
          <w:p w14:paraId="4DFFEE5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5,000</w:t>
            </w:r>
          </w:p>
        </w:tc>
        <w:tc>
          <w:tcPr>
            <w:tcW w:w="323" w:type="pct"/>
            <w:tcBorders>
              <w:top w:val="nil"/>
              <w:left w:val="nil"/>
              <w:bottom w:val="single" w:sz="8" w:space="0" w:color="auto"/>
              <w:right w:val="single" w:sz="8" w:space="0" w:color="auto"/>
            </w:tcBorders>
            <w:shd w:val="clear" w:color="auto" w:fill="auto"/>
            <w:vAlign w:val="center"/>
          </w:tcPr>
          <w:p w14:paraId="6E682C5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9,000</w:t>
            </w:r>
          </w:p>
        </w:tc>
        <w:tc>
          <w:tcPr>
            <w:tcW w:w="323" w:type="pct"/>
            <w:tcBorders>
              <w:top w:val="nil"/>
              <w:left w:val="nil"/>
              <w:bottom w:val="single" w:sz="8" w:space="0" w:color="auto"/>
              <w:right w:val="single" w:sz="8" w:space="0" w:color="auto"/>
            </w:tcBorders>
            <w:shd w:val="clear" w:color="auto" w:fill="auto"/>
            <w:vAlign w:val="center"/>
          </w:tcPr>
          <w:p w14:paraId="2D7AF00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12,000</w:t>
            </w:r>
          </w:p>
        </w:tc>
        <w:tc>
          <w:tcPr>
            <w:tcW w:w="343" w:type="pct"/>
            <w:tcBorders>
              <w:top w:val="nil"/>
              <w:left w:val="nil"/>
              <w:bottom w:val="single" w:sz="8" w:space="0" w:color="auto"/>
              <w:right w:val="single" w:sz="8" w:space="0" w:color="auto"/>
            </w:tcBorders>
            <w:shd w:val="clear" w:color="auto" w:fill="auto"/>
            <w:vAlign w:val="center"/>
          </w:tcPr>
          <w:p w14:paraId="605753A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62,000</w:t>
            </w:r>
          </w:p>
        </w:tc>
        <w:tc>
          <w:tcPr>
            <w:tcW w:w="292" w:type="pct"/>
            <w:tcBorders>
              <w:top w:val="nil"/>
              <w:left w:val="nil"/>
              <w:bottom w:val="single" w:sz="8" w:space="0" w:color="auto"/>
              <w:right w:val="single" w:sz="8" w:space="0" w:color="auto"/>
            </w:tcBorders>
            <w:shd w:val="clear" w:color="auto" w:fill="auto"/>
            <w:noWrap/>
            <w:vAlign w:val="center"/>
          </w:tcPr>
          <w:p w14:paraId="1131D57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9</w:t>
            </w:r>
          </w:p>
        </w:tc>
      </w:tr>
      <w:tr w:rsidR="002D02E1" w:rsidRPr="003E6EAB" w14:paraId="00F9A81D"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55FB816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160" w:type="pct"/>
            <w:gridSpan w:val="5"/>
            <w:tcBorders>
              <w:top w:val="single" w:sz="8" w:space="0" w:color="auto"/>
              <w:left w:val="nil"/>
              <w:bottom w:val="single" w:sz="8" w:space="0" w:color="auto"/>
              <w:right w:val="single" w:sz="8" w:space="0" w:color="000000"/>
            </w:tcBorders>
            <w:shd w:val="clear" w:color="000000" w:fill="FFC000"/>
            <w:noWrap/>
            <w:vAlign w:val="center"/>
          </w:tcPr>
          <w:p w14:paraId="2C9F2E8C" w14:textId="77777777" w:rsidR="002D02E1" w:rsidRPr="003E6EAB" w:rsidRDefault="002D02E1" w:rsidP="004F3C37">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Total Component 1</w:t>
            </w:r>
          </w:p>
        </w:tc>
        <w:tc>
          <w:tcPr>
            <w:tcW w:w="323" w:type="pct"/>
            <w:tcBorders>
              <w:top w:val="nil"/>
              <w:left w:val="nil"/>
              <w:bottom w:val="single" w:sz="8" w:space="0" w:color="auto"/>
              <w:right w:val="single" w:sz="8" w:space="0" w:color="auto"/>
            </w:tcBorders>
            <w:shd w:val="clear" w:color="000000" w:fill="FFC000"/>
            <w:vAlign w:val="center"/>
          </w:tcPr>
          <w:p w14:paraId="71C96F32"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182,700</w:t>
            </w:r>
          </w:p>
        </w:tc>
        <w:tc>
          <w:tcPr>
            <w:tcW w:w="343" w:type="pct"/>
            <w:tcBorders>
              <w:top w:val="nil"/>
              <w:left w:val="nil"/>
              <w:bottom w:val="single" w:sz="8" w:space="0" w:color="auto"/>
              <w:right w:val="single" w:sz="8" w:space="0" w:color="auto"/>
            </w:tcBorders>
            <w:shd w:val="clear" w:color="000000" w:fill="FFC000"/>
            <w:vAlign w:val="center"/>
          </w:tcPr>
          <w:p w14:paraId="57BBD629"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1,669,780</w:t>
            </w:r>
          </w:p>
        </w:tc>
        <w:tc>
          <w:tcPr>
            <w:tcW w:w="343" w:type="pct"/>
            <w:tcBorders>
              <w:top w:val="nil"/>
              <w:left w:val="nil"/>
              <w:bottom w:val="single" w:sz="8" w:space="0" w:color="auto"/>
              <w:right w:val="single" w:sz="8" w:space="0" w:color="auto"/>
            </w:tcBorders>
            <w:shd w:val="clear" w:color="000000" w:fill="FFC000"/>
            <w:vAlign w:val="center"/>
          </w:tcPr>
          <w:p w14:paraId="5C13CC9E"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457,220</w:t>
            </w:r>
          </w:p>
        </w:tc>
        <w:tc>
          <w:tcPr>
            <w:tcW w:w="323" w:type="pct"/>
            <w:tcBorders>
              <w:top w:val="nil"/>
              <w:left w:val="nil"/>
              <w:bottom w:val="single" w:sz="8" w:space="0" w:color="auto"/>
              <w:right w:val="single" w:sz="8" w:space="0" w:color="auto"/>
            </w:tcBorders>
            <w:shd w:val="clear" w:color="000000" w:fill="FFC000"/>
            <w:vAlign w:val="center"/>
          </w:tcPr>
          <w:p w14:paraId="7E9DAE8C"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87,100</w:t>
            </w:r>
          </w:p>
        </w:tc>
        <w:tc>
          <w:tcPr>
            <w:tcW w:w="323" w:type="pct"/>
            <w:tcBorders>
              <w:top w:val="nil"/>
              <w:left w:val="nil"/>
              <w:bottom w:val="single" w:sz="8" w:space="0" w:color="auto"/>
              <w:right w:val="single" w:sz="8" w:space="0" w:color="auto"/>
            </w:tcBorders>
            <w:shd w:val="clear" w:color="000000" w:fill="FFC000"/>
            <w:vAlign w:val="center"/>
          </w:tcPr>
          <w:p w14:paraId="023E394F"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94,600</w:t>
            </w:r>
          </w:p>
        </w:tc>
        <w:tc>
          <w:tcPr>
            <w:tcW w:w="343" w:type="pct"/>
            <w:tcBorders>
              <w:top w:val="nil"/>
              <w:left w:val="nil"/>
              <w:bottom w:val="single" w:sz="8" w:space="0" w:color="auto"/>
              <w:right w:val="single" w:sz="8" w:space="0" w:color="auto"/>
            </w:tcBorders>
            <w:shd w:val="clear" w:color="000000" w:fill="FFC000"/>
            <w:vAlign w:val="center"/>
          </w:tcPr>
          <w:p w14:paraId="28293656"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2,491,400</w:t>
            </w:r>
          </w:p>
        </w:tc>
        <w:tc>
          <w:tcPr>
            <w:tcW w:w="292" w:type="pct"/>
            <w:tcBorders>
              <w:top w:val="nil"/>
              <w:left w:val="nil"/>
              <w:bottom w:val="single" w:sz="8" w:space="0" w:color="auto"/>
              <w:right w:val="single" w:sz="8" w:space="0" w:color="auto"/>
            </w:tcBorders>
            <w:shd w:val="clear" w:color="000000" w:fill="FFC000"/>
            <w:vAlign w:val="center"/>
          </w:tcPr>
          <w:p w14:paraId="50164248" w14:textId="77777777" w:rsidR="002D02E1" w:rsidRPr="003E6EAB" w:rsidRDefault="002D02E1" w:rsidP="004F3C37">
            <w:pPr>
              <w:spacing w:after="0" w:line="240" w:lineRule="auto"/>
              <w:rPr>
                <w:rFonts w:ascii="Times New Roman" w:eastAsia="Times New Roman" w:hAnsi="Times New Roman" w:cs="Times New Roman"/>
                <w:color w:val="000000"/>
                <w:sz w:val="20"/>
                <w:szCs w:val="20"/>
                <w:lang w:bidi="th-TH"/>
              </w:rPr>
            </w:pPr>
            <w:r w:rsidRPr="003E6EAB">
              <w:rPr>
                <w:rFonts w:ascii="Times New Roman" w:eastAsia="Times New Roman" w:hAnsi="Times New Roman" w:cs="Times New Roman"/>
                <w:color w:val="000000"/>
                <w:sz w:val="20"/>
                <w:szCs w:val="20"/>
                <w:lang w:bidi="th-TH"/>
              </w:rPr>
              <w:t> </w:t>
            </w:r>
          </w:p>
        </w:tc>
      </w:tr>
      <w:tr w:rsidR="002D02E1" w:rsidRPr="003E6EAB" w14:paraId="5CD5014A" w14:textId="77777777" w:rsidTr="004F3C37">
        <w:trPr>
          <w:trHeight w:val="439"/>
        </w:trPr>
        <w:tc>
          <w:tcPr>
            <w:tcW w:w="550" w:type="pct"/>
            <w:vMerge w:val="restart"/>
            <w:tcBorders>
              <w:top w:val="nil"/>
              <w:left w:val="single" w:sz="8" w:space="0" w:color="auto"/>
              <w:bottom w:val="single" w:sz="8" w:space="0" w:color="000000"/>
              <w:right w:val="single" w:sz="8" w:space="0" w:color="auto"/>
            </w:tcBorders>
            <w:shd w:val="clear" w:color="auto" w:fill="auto"/>
            <w:vAlign w:val="center"/>
          </w:tcPr>
          <w:p w14:paraId="04B31FDA"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Component 2: Green and Low </w:t>
            </w:r>
            <w:r w:rsidRPr="003E6EAB">
              <w:rPr>
                <w:rFonts w:ascii="Calibri" w:eastAsia="Times New Roman" w:hAnsi="Calibri" w:cs="Calibri"/>
                <w:color w:val="000000"/>
                <w:sz w:val="20"/>
                <w:szCs w:val="20"/>
                <w:lang w:bidi="th-TH"/>
              </w:rPr>
              <w:lastRenderedPageBreak/>
              <w:t>Carbon Design and Operation of Phosphate Chemicals Production Facilities</w:t>
            </w:r>
          </w:p>
        </w:tc>
        <w:tc>
          <w:tcPr>
            <w:tcW w:w="391" w:type="pct"/>
            <w:vMerge w:val="restart"/>
            <w:tcBorders>
              <w:top w:val="nil"/>
              <w:left w:val="single" w:sz="8" w:space="0" w:color="auto"/>
              <w:bottom w:val="single" w:sz="8" w:space="0" w:color="000000"/>
              <w:right w:val="single" w:sz="8" w:space="0" w:color="auto"/>
            </w:tcBorders>
            <w:shd w:val="clear" w:color="auto" w:fill="auto"/>
            <w:vAlign w:val="center"/>
          </w:tcPr>
          <w:p w14:paraId="66D9B454"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lastRenderedPageBreak/>
              <w:t>MIIT</w:t>
            </w:r>
          </w:p>
        </w:tc>
        <w:tc>
          <w:tcPr>
            <w:tcW w:w="293" w:type="pct"/>
            <w:vMerge w:val="restart"/>
            <w:tcBorders>
              <w:top w:val="nil"/>
              <w:left w:val="single" w:sz="8" w:space="0" w:color="auto"/>
              <w:bottom w:val="single" w:sz="8" w:space="0" w:color="000000"/>
              <w:right w:val="single" w:sz="8" w:space="0" w:color="auto"/>
            </w:tcBorders>
            <w:shd w:val="clear" w:color="auto" w:fill="auto"/>
            <w:vAlign w:val="center"/>
          </w:tcPr>
          <w:p w14:paraId="48E7E073"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62000</w:t>
            </w:r>
          </w:p>
        </w:tc>
        <w:tc>
          <w:tcPr>
            <w:tcW w:w="271" w:type="pct"/>
            <w:vMerge w:val="restart"/>
            <w:tcBorders>
              <w:top w:val="nil"/>
              <w:left w:val="single" w:sz="8" w:space="0" w:color="auto"/>
              <w:bottom w:val="single" w:sz="8" w:space="0" w:color="000000"/>
              <w:right w:val="single" w:sz="8" w:space="0" w:color="auto"/>
            </w:tcBorders>
            <w:shd w:val="clear" w:color="auto" w:fill="auto"/>
            <w:vAlign w:val="center"/>
          </w:tcPr>
          <w:p w14:paraId="029A85E1"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GEF</w:t>
            </w:r>
          </w:p>
        </w:tc>
        <w:tc>
          <w:tcPr>
            <w:tcW w:w="446" w:type="pct"/>
            <w:tcBorders>
              <w:top w:val="nil"/>
              <w:left w:val="nil"/>
              <w:bottom w:val="single" w:sz="8" w:space="0" w:color="auto"/>
              <w:right w:val="single" w:sz="8" w:space="0" w:color="auto"/>
            </w:tcBorders>
            <w:shd w:val="clear" w:color="auto" w:fill="auto"/>
            <w:noWrap/>
            <w:vAlign w:val="center"/>
          </w:tcPr>
          <w:p w14:paraId="7D0EC401"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71200</w:t>
            </w:r>
          </w:p>
        </w:tc>
        <w:tc>
          <w:tcPr>
            <w:tcW w:w="759" w:type="pct"/>
            <w:tcBorders>
              <w:top w:val="nil"/>
              <w:left w:val="nil"/>
              <w:bottom w:val="single" w:sz="8" w:space="0" w:color="auto"/>
              <w:right w:val="single" w:sz="8" w:space="0" w:color="auto"/>
            </w:tcBorders>
            <w:shd w:val="clear" w:color="auto" w:fill="auto"/>
            <w:vAlign w:val="center"/>
          </w:tcPr>
          <w:p w14:paraId="3A824E3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International consultants</w:t>
            </w:r>
          </w:p>
        </w:tc>
        <w:tc>
          <w:tcPr>
            <w:tcW w:w="323" w:type="pct"/>
            <w:tcBorders>
              <w:top w:val="nil"/>
              <w:left w:val="nil"/>
              <w:bottom w:val="single" w:sz="8" w:space="0" w:color="auto"/>
              <w:right w:val="single" w:sz="8" w:space="0" w:color="auto"/>
            </w:tcBorders>
            <w:shd w:val="clear" w:color="auto" w:fill="auto"/>
            <w:vAlign w:val="center"/>
          </w:tcPr>
          <w:p w14:paraId="33FF0AC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5A4CCDE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43" w:type="pct"/>
            <w:tcBorders>
              <w:top w:val="nil"/>
              <w:left w:val="nil"/>
              <w:bottom w:val="single" w:sz="8" w:space="0" w:color="auto"/>
              <w:right w:val="single" w:sz="8" w:space="0" w:color="auto"/>
            </w:tcBorders>
            <w:shd w:val="clear" w:color="auto" w:fill="auto"/>
            <w:vAlign w:val="center"/>
          </w:tcPr>
          <w:p w14:paraId="4F84FD4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4,500</w:t>
            </w:r>
          </w:p>
        </w:tc>
        <w:tc>
          <w:tcPr>
            <w:tcW w:w="323" w:type="pct"/>
            <w:tcBorders>
              <w:top w:val="nil"/>
              <w:left w:val="nil"/>
              <w:bottom w:val="single" w:sz="8" w:space="0" w:color="auto"/>
              <w:right w:val="single" w:sz="8" w:space="0" w:color="auto"/>
            </w:tcBorders>
            <w:shd w:val="clear" w:color="auto" w:fill="auto"/>
            <w:vAlign w:val="center"/>
          </w:tcPr>
          <w:p w14:paraId="3BF644A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2,000</w:t>
            </w:r>
          </w:p>
        </w:tc>
        <w:tc>
          <w:tcPr>
            <w:tcW w:w="323" w:type="pct"/>
            <w:tcBorders>
              <w:top w:val="nil"/>
              <w:left w:val="nil"/>
              <w:bottom w:val="single" w:sz="8" w:space="0" w:color="auto"/>
              <w:right w:val="single" w:sz="8" w:space="0" w:color="auto"/>
            </w:tcBorders>
            <w:shd w:val="clear" w:color="auto" w:fill="auto"/>
            <w:vAlign w:val="center"/>
          </w:tcPr>
          <w:p w14:paraId="71B4475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8,500</w:t>
            </w:r>
          </w:p>
        </w:tc>
        <w:tc>
          <w:tcPr>
            <w:tcW w:w="343" w:type="pct"/>
            <w:tcBorders>
              <w:top w:val="nil"/>
              <w:left w:val="nil"/>
              <w:bottom w:val="single" w:sz="8" w:space="0" w:color="auto"/>
              <w:right w:val="single" w:sz="8" w:space="0" w:color="auto"/>
            </w:tcBorders>
            <w:shd w:val="clear" w:color="auto" w:fill="auto"/>
            <w:vAlign w:val="center"/>
          </w:tcPr>
          <w:p w14:paraId="2C21561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17,500</w:t>
            </w:r>
          </w:p>
        </w:tc>
        <w:tc>
          <w:tcPr>
            <w:tcW w:w="292" w:type="pct"/>
            <w:tcBorders>
              <w:top w:val="nil"/>
              <w:left w:val="nil"/>
              <w:bottom w:val="single" w:sz="8" w:space="0" w:color="auto"/>
              <w:right w:val="single" w:sz="8" w:space="0" w:color="auto"/>
            </w:tcBorders>
            <w:shd w:val="clear" w:color="auto" w:fill="auto"/>
            <w:noWrap/>
            <w:vAlign w:val="center"/>
          </w:tcPr>
          <w:p w14:paraId="15F1159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10</w:t>
            </w:r>
          </w:p>
        </w:tc>
      </w:tr>
      <w:tr w:rsidR="002D02E1" w:rsidRPr="003E6EAB" w14:paraId="2B401B1E" w14:textId="77777777" w:rsidTr="004F3C37">
        <w:trPr>
          <w:trHeight w:val="530"/>
        </w:trPr>
        <w:tc>
          <w:tcPr>
            <w:tcW w:w="550" w:type="pct"/>
            <w:vMerge/>
            <w:tcBorders>
              <w:top w:val="nil"/>
              <w:left w:val="single" w:sz="8" w:space="0" w:color="auto"/>
              <w:bottom w:val="single" w:sz="8" w:space="0" w:color="000000"/>
              <w:right w:val="single" w:sz="8" w:space="0" w:color="auto"/>
            </w:tcBorders>
            <w:vAlign w:val="center"/>
          </w:tcPr>
          <w:p w14:paraId="729F54C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583B7B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092C09D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7982BB4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2757466C"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71300</w:t>
            </w:r>
          </w:p>
        </w:tc>
        <w:tc>
          <w:tcPr>
            <w:tcW w:w="759" w:type="pct"/>
            <w:tcBorders>
              <w:top w:val="nil"/>
              <w:left w:val="nil"/>
              <w:bottom w:val="single" w:sz="8" w:space="0" w:color="auto"/>
              <w:right w:val="single" w:sz="8" w:space="0" w:color="auto"/>
            </w:tcBorders>
            <w:shd w:val="clear" w:color="auto" w:fill="auto"/>
            <w:vAlign w:val="center"/>
          </w:tcPr>
          <w:p w14:paraId="5A35568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Local consultants</w:t>
            </w:r>
          </w:p>
        </w:tc>
        <w:tc>
          <w:tcPr>
            <w:tcW w:w="323" w:type="pct"/>
            <w:tcBorders>
              <w:top w:val="nil"/>
              <w:left w:val="nil"/>
              <w:bottom w:val="single" w:sz="8" w:space="0" w:color="auto"/>
              <w:right w:val="single" w:sz="8" w:space="0" w:color="auto"/>
            </w:tcBorders>
            <w:shd w:val="clear" w:color="auto" w:fill="auto"/>
            <w:vAlign w:val="center"/>
          </w:tcPr>
          <w:p w14:paraId="4B465DB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5,500</w:t>
            </w:r>
          </w:p>
        </w:tc>
        <w:tc>
          <w:tcPr>
            <w:tcW w:w="343" w:type="pct"/>
            <w:tcBorders>
              <w:top w:val="nil"/>
              <w:left w:val="nil"/>
              <w:bottom w:val="single" w:sz="8" w:space="0" w:color="auto"/>
              <w:right w:val="single" w:sz="8" w:space="0" w:color="auto"/>
            </w:tcBorders>
            <w:shd w:val="clear" w:color="auto" w:fill="auto"/>
            <w:vAlign w:val="center"/>
          </w:tcPr>
          <w:p w14:paraId="65858D3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9,500</w:t>
            </w:r>
          </w:p>
        </w:tc>
        <w:tc>
          <w:tcPr>
            <w:tcW w:w="343" w:type="pct"/>
            <w:tcBorders>
              <w:top w:val="nil"/>
              <w:left w:val="nil"/>
              <w:bottom w:val="single" w:sz="8" w:space="0" w:color="auto"/>
              <w:right w:val="single" w:sz="8" w:space="0" w:color="auto"/>
            </w:tcBorders>
            <w:shd w:val="clear" w:color="auto" w:fill="auto"/>
            <w:vAlign w:val="center"/>
          </w:tcPr>
          <w:p w14:paraId="4F886EF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65,000</w:t>
            </w:r>
          </w:p>
        </w:tc>
        <w:tc>
          <w:tcPr>
            <w:tcW w:w="323" w:type="pct"/>
            <w:tcBorders>
              <w:top w:val="nil"/>
              <w:left w:val="nil"/>
              <w:bottom w:val="single" w:sz="8" w:space="0" w:color="auto"/>
              <w:right w:val="single" w:sz="8" w:space="0" w:color="auto"/>
            </w:tcBorders>
            <w:shd w:val="clear" w:color="auto" w:fill="auto"/>
            <w:vAlign w:val="center"/>
          </w:tcPr>
          <w:p w14:paraId="40160C1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80,000</w:t>
            </w:r>
          </w:p>
        </w:tc>
        <w:tc>
          <w:tcPr>
            <w:tcW w:w="323" w:type="pct"/>
            <w:tcBorders>
              <w:top w:val="nil"/>
              <w:left w:val="nil"/>
              <w:bottom w:val="single" w:sz="8" w:space="0" w:color="auto"/>
              <w:right w:val="single" w:sz="8" w:space="0" w:color="auto"/>
            </w:tcBorders>
            <w:shd w:val="clear" w:color="auto" w:fill="auto"/>
            <w:vAlign w:val="center"/>
          </w:tcPr>
          <w:p w14:paraId="28D9B83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70,000</w:t>
            </w:r>
          </w:p>
        </w:tc>
        <w:tc>
          <w:tcPr>
            <w:tcW w:w="343" w:type="pct"/>
            <w:tcBorders>
              <w:top w:val="nil"/>
              <w:left w:val="nil"/>
              <w:bottom w:val="single" w:sz="8" w:space="0" w:color="auto"/>
              <w:right w:val="single" w:sz="8" w:space="0" w:color="auto"/>
            </w:tcBorders>
            <w:shd w:val="clear" w:color="auto" w:fill="auto"/>
            <w:vAlign w:val="center"/>
          </w:tcPr>
          <w:p w14:paraId="437C561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230,000</w:t>
            </w:r>
          </w:p>
        </w:tc>
        <w:tc>
          <w:tcPr>
            <w:tcW w:w="292" w:type="pct"/>
            <w:tcBorders>
              <w:top w:val="nil"/>
              <w:left w:val="nil"/>
              <w:bottom w:val="single" w:sz="8" w:space="0" w:color="auto"/>
              <w:right w:val="single" w:sz="8" w:space="0" w:color="auto"/>
            </w:tcBorders>
            <w:shd w:val="clear" w:color="auto" w:fill="auto"/>
            <w:noWrap/>
            <w:vAlign w:val="center"/>
          </w:tcPr>
          <w:p w14:paraId="13FEA65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11</w:t>
            </w:r>
          </w:p>
        </w:tc>
      </w:tr>
      <w:tr w:rsidR="002D02E1" w:rsidRPr="003E6EAB" w14:paraId="4809859F"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555D1AA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FD345F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72FE66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23A6D6F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5291512A"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71600</w:t>
            </w:r>
          </w:p>
        </w:tc>
        <w:tc>
          <w:tcPr>
            <w:tcW w:w="759" w:type="pct"/>
            <w:tcBorders>
              <w:top w:val="nil"/>
              <w:left w:val="nil"/>
              <w:bottom w:val="single" w:sz="8" w:space="0" w:color="auto"/>
              <w:right w:val="single" w:sz="8" w:space="0" w:color="auto"/>
            </w:tcBorders>
            <w:shd w:val="clear" w:color="auto" w:fill="auto"/>
            <w:vAlign w:val="center"/>
          </w:tcPr>
          <w:p w14:paraId="2BE3A22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Travel</w:t>
            </w:r>
          </w:p>
        </w:tc>
        <w:tc>
          <w:tcPr>
            <w:tcW w:w="323" w:type="pct"/>
            <w:tcBorders>
              <w:top w:val="nil"/>
              <w:left w:val="nil"/>
              <w:bottom w:val="single" w:sz="8" w:space="0" w:color="auto"/>
              <w:right w:val="single" w:sz="8" w:space="0" w:color="auto"/>
            </w:tcBorders>
            <w:shd w:val="clear" w:color="auto" w:fill="auto"/>
            <w:vAlign w:val="center"/>
          </w:tcPr>
          <w:p w14:paraId="56CFBF1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50,250</w:t>
            </w:r>
          </w:p>
        </w:tc>
        <w:tc>
          <w:tcPr>
            <w:tcW w:w="343" w:type="pct"/>
            <w:tcBorders>
              <w:top w:val="nil"/>
              <w:left w:val="nil"/>
              <w:bottom w:val="single" w:sz="8" w:space="0" w:color="auto"/>
              <w:right w:val="single" w:sz="8" w:space="0" w:color="auto"/>
            </w:tcBorders>
            <w:shd w:val="clear" w:color="auto" w:fill="auto"/>
            <w:vAlign w:val="center"/>
          </w:tcPr>
          <w:p w14:paraId="7AE23C1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158,625</w:t>
            </w:r>
          </w:p>
        </w:tc>
        <w:tc>
          <w:tcPr>
            <w:tcW w:w="343" w:type="pct"/>
            <w:tcBorders>
              <w:top w:val="nil"/>
              <w:left w:val="nil"/>
              <w:bottom w:val="single" w:sz="8" w:space="0" w:color="auto"/>
              <w:right w:val="single" w:sz="8" w:space="0" w:color="auto"/>
            </w:tcBorders>
            <w:shd w:val="clear" w:color="auto" w:fill="auto"/>
            <w:vAlign w:val="center"/>
          </w:tcPr>
          <w:p w14:paraId="5428A97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152,625</w:t>
            </w:r>
          </w:p>
        </w:tc>
        <w:tc>
          <w:tcPr>
            <w:tcW w:w="323" w:type="pct"/>
            <w:tcBorders>
              <w:top w:val="nil"/>
              <w:left w:val="nil"/>
              <w:bottom w:val="single" w:sz="8" w:space="0" w:color="auto"/>
              <w:right w:val="single" w:sz="8" w:space="0" w:color="auto"/>
            </w:tcBorders>
            <w:shd w:val="clear" w:color="auto" w:fill="auto"/>
            <w:vAlign w:val="center"/>
          </w:tcPr>
          <w:p w14:paraId="36FAAD3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51,125</w:t>
            </w:r>
          </w:p>
        </w:tc>
        <w:tc>
          <w:tcPr>
            <w:tcW w:w="323" w:type="pct"/>
            <w:tcBorders>
              <w:top w:val="nil"/>
              <w:left w:val="nil"/>
              <w:bottom w:val="single" w:sz="8" w:space="0" w:color="auto"/>
              <w:right w:val="single" w:sz="8" w:space="0" w:color="auto"/>
            </w:tcBorders>
            <w:shd w:val="clear" w:color="auto" w:fill="auto"/>
            <w:vAlign w:val="center"/>
          </w:tcPr>
          <w:p w14:paraId="49D43FD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57,875</w:t>
            </w:r>
          </w:p>
        </w:tc>
        <w:tc>
          <w:tcPr>
            <w:tcW w:w="343" w:type="pct"/>
            <w:tcBorders>
              <w:top w:val="nil"/>
              <w:left w:val="nil"/>
              <w:bottom w:val="single" w:sz="8" w:space="0" w:color="auto"/>
              <w:right w:val="single" w:sz="8" w:space="0" w:color="auto"/>
            </w:tcBorders>
            <w:shd w:val="clear" w:color="auto" w:fill="auto"/>
            <w:vAlign w:val="center"/>
          </w:tcPr>
          <w:p w14:paraId="6EA3118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470,500</w:t>
            </w:r>
          </w:p>
        </w:tc>
        <w:tc>
          <w:tcPr>
            <w:tcW w:w="292" w:type="pct"/>
            <w:tcBorders>
              <w:top w:val="nil"/>
              <w:left w:val="nil"/>
              <w:bottom w:val="single" w:sz="8" w:space="0" w:color="auto"/>
              <w:right w:val="single" w:sz="8" w:space="0" w:color="auto"/>
            </w:tcBorders>
            <w:shd w:val="clear" w:color="auto" w:fill="auto"/>
            <w:noWrap/>
            <w:vAlign w:val="center"/>
          </w:tcPr>
          <w:p w14:paraId="00E40E6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12</w:t>
            </w:r>
          </w:p>
        </w:tc>
      </w:tr>
      <w:tr w:rsidR="002D02E1" w:rsidRPr="003E6EAB" w14:paraId="77A42CD1" w14:textId="77777777" w:rsidTr="004F3C37">
        <w:trPr>
          <w:trHeight w:val="556"/>
        </w:trPr>
        <w:tc>
          <w:tcPr>
            <w:tcW w:w="550" w:type="pct"/>
            <w:vMerge/>
            <w:tcBorders>
              <w:top w:val="nil"/>
              <w:left w:val="single" w:sz="8" w:space="0" w:color="auto"/>
              <w:bottom w:val="single" w:sz="8" w:space="0" w:color="000000"/>
              <w:right w:val="single" w:sz="8" w:space="0" w:color="auto"/>
            </w:tcBorders>
            <w:vAlign w:val="center"/>
          </w:tcPr>
          <w:p w14:paraId="3057F67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3995E52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4685DBE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852A7C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35FB5C3A"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72100</w:t>
            </w:r>
          </w:p>
        </w:tc>
        <w:tc>
          <w:tcPr>
            <w:tcW w:w="759" w:type="pct"/>
            <w:tcBorders>
              <w:top w:val="nil"/>
              <w:left w:val="nil"/>
              <w:bottom w:val="single" w:sz="8" w:space="0" w:color="auto"/>
              <w:right w:val="single" w:sz="8" w:space="0" w:color="auto"/>
            </w:tcBorders>
            <w:shd w:val="clear" w:color="auto" w:fill="auto"/>
            <w:vAlign w:val="center"/>
          </w:tcPr>
          <w:p w14:paraId="070DFC3C"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Contractual Services - Companies</w:t>
            </w:r>
          </w:p>
        </w:tc>
        <w:tc>
          <w:tcPr>
            <w:tcW w:w="323" w:type="pct"/>
            <w:tcBorders>
              <w:top w:val="nil"/>
              <w:left w:val="nil"/>
              <w:bottom w:val="single" w:sz="8" w:space="0" w:color="auto"/>
              <w:right w:val="single" w:sz="8" w:space="0" w:color="auto"/>
            </w:tcBorders>
            <w:shd w:val="clear" w:color="auto" w:fill="auto"/>
            <w:vAlign w:val="center"/>
          </w:tcPr>
          <w:p w14:paraId="3E92312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99,900</w:t>
            </w:r>
          </w:p>
        </w:tc>
        <w:tc>
          <w:tcPr>
            <w:tcW w:w="343" w:type="pct"/>
            <w:tcBorders>
              <w:top w:val="nil"/>
              <w:left w:val="nil"/>
              <w:bottom w:val="single" w:sz="8" w:space="0" w:color="auto"/>
              <w:right w:val="single" w:sz="8" w:space="0" w:color="auto"/>
            </w:tcBorders>
            <w:shd w:val="clear" w:color="auto" w:fill="auto"/>
            <w:vAlign w:val="center"/>
          </w:tcPr>
          <w:p w14:paraId="0973CD0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91,500</w:t>
            </w:r>
          </w:p>
        </w:tc>
        <w:tc>
          <w:tcPr>
            <w:tcW w:w="343" w:type="pct"/>
            <w:tcBorders>
              <w:top w:val="nil"/>
              <w:left w:val="nil"/>
              <w:bottom w:val="single" w:sz="8" w:space="0" w:color="auto"/>
              <w:right w:val="single" w:sz="8" w:space="0" w:color="auto"/>
            </w:tcBorders>
            <w:shd w:val="clear" w:color="auto" w:fill="auto"/>
            <w:vAlign w:val="center"/>
          </w:tcPr>
          <w:p w14:paraId="3A8E548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60,500</w:t>
            </w:r>
          </w:p>
        </w:tc>
        <w:tc>
          <w:tcPr>
            <w:tcW w:w="323" w:type="pct"/>
            <w:tcBorders>
              <w:top w:val="nil"/>
              <w:left w:val="nil"/>
              <w:bottom w:val="single" w:sz="8" w:space="0" w:color="auto"/>
              <w:right w:val="single" w:sz="8" w:space="0" w:color="auto"/>
            </w:tcBorders>
            <w:shd w:val="clear" w:color="auto" w:fill="auto"/>
            <w:vAlign w:val="center"/>
          </w:tcPr>
          <w:p w14:paraId="014E5D2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95,500</w:t>
            </w:r>
          </w:p>
        </w:tc>
        <w:tc>
          <w:tcPr>
            <w:tcW w:w="323" w:type="pct"/>
            <w:tcBorders>
              <w:top w:val="nil"/>
              <w:left w:val="nil"/>
              <w:bottom w:val="single" w:sz="8" w:space="0" w:color="auto"/>
              <w:right w:val="single" w:sz="8" w:space="0" w:color="auto"/>
            </w:tcBorders>
            <w:shd w:val="clear" w:color="auto" w:fill="auto"/>
            <w:vAlign w:val="center"/>
          </w:tcPr>
          <w:p w14:paraId="3657351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133,000</w:t>
            </w:r>
          </w:p>
        </w:tc>
        <w:tc>
          <w:tcPr>
            <w:tcW w:w="343" w:type="pct"/>
            <w:tcBorders>
              <w:top w:val="nil"/>
              <w:left w:val="nil"/>
              <w:bottom w:val="single" w:sz="8" w:space="0" w:color="auto"/>
              <w:right w:val="single" w:sz="8" w:space="0" w:color="auto"/>
            </w:tcBorders>
            <w:shd w:val="clear" w:color="auto" w:fill="auto"/>
            <w:vAlign w:val="center"/>
          </w:tcPr>
          <w:p w14:paraId="4A9BBFF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480,400</w:t>
            </w:r>
          </w:p>
        </w:tc>
        <w:tc>
          <w:tcPr>
            <w:tcW w:w="292" w:type="pct"/>
            <w:tcBorders>
              <w:top w:val="nil"/>
              <w:left w:val="nil"/>
              <w:bottom w:val="single" w:sz="8" w:space="0" w:color="auto"/>
              <w:right w:val="single" w:sz="8" w:space="0" w:color="auto"/>
            </w:tcBorders>
            <w:shd w:val="clear" w:color="auto" w:fill="auto"/>
            <w:noWrap/>
            <w:vAlign w:val="center"/>
          </w:tcPr>
          <w:p w14:paraId="5420568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13</w:t>
            </w:r>
          </w:p>
        </w:tc>
      </w:tr>
      <w:tr w:rsidR="002D02E1" w:rsidRPr="003E6EAB" w14:paraId="43FAB9FD" w14:textId="77777777" w:rsidTr="004F3C37">
        <w:trPr>
          <w:trHeight w:val="530"/>
        </w:trPr>
        <w:tc>
          <w:tcPr>
            <w:tcW w:w="550" w:type="pct"/>
            <w:vMerge/>
            <w:tcBorders>
              <w:top w:val="nil"/>
              <w:left w:val="single" w:sz="8" w:space="0" w:color="auto"/>
              <w:bottom w:val="single" w:sz="8" w:space="0" w:color="000000"/>
              <w:right w:val="single" w:sz="8" w:space="0" w:color="auto"/>
            </w:tcBorders>
            <w:vAlign w:val="center"/>
          </w:tcPr>
          <w:p w14:paraId="70583B7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03EE5A0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6A0002D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D793B6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4EE8EE0E"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72200</w:t>
            </w:r>
          </w:p>
        </w:tc>
        <w:tc>
          <w:tcPr>
            <w:tcW w:w="759" w:type="pct"/>
            <w:tcBorders>
              <w:top w:val="nil"/>
              <w:left w:val="nil"/>
              <w:bottom w:val="single" w:sz="8" w:space="0" w:color="auto"/>
              <w:right w:val="single" w:sz="8" w:space="0" w:color="auto"/>
            </w:tcBorders>
            <w:shd w:val="clear" w:color="auto" w:fill="auto"/>
            <w:vAlign w:val="center"/>
          </w:tcPr>
          <w:p w14:paraId="590170C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Equipment and Furniture</w:t>
            </w:r>
          </w:p>
        </w:tc>
        <w:tc>
          <w:tcPr>
            <w:tcW w:w="323" w:type="pct"/>
            <w:tcBorders>
              <w:top w:val="nil"/>
              <w:left w:val="nil"/>
              <w:bottom w:val="single" w:sz="8" w:space="0" w:color="auto"/>
              <w:right w:val="single" w:sz="8" w:space="0" w:color="auto"/>
            </w:tcBorders>
            <w:shd w:val="clear" w:color="auto" w:fill="auto"/>
            <w:vAlign w:val="center"/>
          </w:tcPr>
          <w:p w14:paraId="2750F03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671B567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1,660,925</w:t>
            </w:r>
          </w:p>
        </w:tc>
        <w:tc>
          <w:tcPr>
            <w:tcW w:w="343" w:type="pct"/>
            <w:tcBorders>
              <w:top w:val="nil"/>
              <w:left w:val="nil"/>
              <w:bottom w:val="single" w:sz="8" w:space="0" w:color="auto"/>
              <w:right w:val="single" w:sz="8" w:space="0" w:color="auto"/>
            </w:tcBorders>
            <w:shd w:val="clear" w:color="auto" w:fill="auto"/>
            <w:vAlign w:val="center"/>
          </w:tcPr>
          <w:p w14:paraId="1ED1558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415,231</w:t>
            </w:r>
          </w:p>
        </w:tc>
        <w:tc>
          <w:tcPr>
            <w:tcW w:w="323" w:type="pct"/>
            <w:tcBorders>
              <w:top w:val="nil"/>
              <w:left w:val="nil"/>
              <w:bottom w:val="single" w:sz="8" w:space="0" w:color="auto"/>
              <w:right w:val="single" w:sz="8" w:space="0" w:color="auto"/>
            </w:tcBorders>
            <w:shd w:val="clear" w:color="auto" w:fill="auto"/>
            <w:vAlign w:val="center"/>
          </w:tcPr>
          <w:p w14:paraId="5FCAA8E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23" w:type="pct"/>
            <w:tcBorders>
              <w:top w:val="nil"/>
              <w:left w:val="nil"/>
              <w:bottom w:val="single" w:sz="8" w:space="0" w:color="auto"/>
              <w:right w:val="single" w:sz="8" w:space="0" w:color="auto"/>
            </w:tcBorders>
            <w:shd w:val="clear" w:color="auto" w:fill="auto"/>
            <w:vAlign w:val="center"/>
          </w:tcPr>
          <w:p w14:paraId="7CBF959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0</w:t>
            </w:r>
          </w:p>
        </w:tc>
        <w:tc>
          <w:tcPr>
            <w:tcW w:w="343" w:type="pct"/>
            <w:tcBorders>
              <w:top w:val="nil"/>
              <w:left w:val="nil"/>
              <w:bottom w:val="single" w:sz="8" w:space="0" w:color="auto"/>
              <w:right w:val="single" w:sz="8" w:space="0" w:color="auto"/>
            </w:tcBorders>
            <w:shd w:val="clear" w:color="auto" w:fill="auto"/>
            <w:vAlign w:val="center"/>
          </w:tcPr>
          <w:p w14:paraId="5CDAA79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2,076,156</w:t>
            </w:r>
          </w:p>
        </w:tc>
        <w:tc>
          <w:tcPr>
            <w:tcW w:w="292" w:type="pct"/>
            <w:tcBorders>
              <w:top w:val="nil"/>
              <w:left w:val="nil"/>
              <w:bottom w:val="single" w:sz="8" w:space="0" w:color="auto"/>
              <w:right w:val="single" w:sz="8" w:space="0" w:color="auto"/>
            </w:tcBorders>
            <w:shd w:val="clear" w:color="auto" w:fill="auto"/>
            <w:noWrap/>
            <w:vAlign w:val="center"/>
          </w:tcPr>
          <w:p w14:paraId="4B5CD8E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14</w:t>
            </w:r>
          </w:p>
        </w:tc>
      </w:tr>
      <w:tr w:rsidR="002D02E1" w:rsidRPr="003E6EAB" w14:paraId="2F3710E7" w14:textId="77777777" w:rsidTr="004F3C37">
        <w:trPr>
          <w:trHeight w:val="601"/>
        </w:trPr>
        <w:tc>
          <w:tcPr>
            <w:tcW w:w="550" w:type="pct"/>
            <w:vMerge/>
            <w:tcBorders>
              <w:top w:val="nil"/>
              <w:left w:val="single" w:sz="8" w:space="0" w:color="auto"/>
              <w:bottom w:val="single" w:sz="8" w:space="0" w:color="000000"/>
              <w:right w:val="single" w:sz="8" w:space="0" w:color="auto"/>
            </w:tcBorders>
            <w:vAlign w:val="center"/>
          </w:tcPr>
          <w:p w14:paraId="04BDFA1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07306D1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67D60DA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9D6BB0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5DD0C817"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72800</w:t>
            </w:r>
          </w:p>
        </w:tc>
        <w:tc>
          <w:tcPr>
            <w:tcW w:w="759" w:type="pct"/>
            <w:tcBorders>
              <w:top w:val="nil"/>
              <w:left w:val="nil"/>
              <w:bottom w:val="single" w:sz="8" w:space="0" w:color="auto"/>
              <w:right w:val="single" w:sz="8" w:space="0" w:color="auto"/>
            </w:tcBorders>
            <w:shd w:val="clear" w:color="auto" w:fill="auto"/>
            <w:vAlign w:val="center"/>
          </w:tcPr>
          <w:p w14:paraId="2D98F31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Information Tech. Equipment</w:t>
            </w:r>
          </w:p>
        </w:tc>
        <w:tc>
          <w:tcPr>
            <w:tcW w:w="323" w:type="pct"/>
            <w:tcBorders>
              <w:top w:val="nil"/>
              <w:left w:val="nil"/>
              <w:bottom w:val="single" w:sz="8" w:space="0" w:color="auto"/>
              <w:right w:val="single" w:sz="8" w:space="0" w:color="auto"/>
            </w:tcBorders>
            <w:shd w:val="clear" w:color="auto" w:fill="auto"/>
            <w:vAlign w:val="center"/>
          </w:tcPr>
          <w:p w14:paraId="5FB1D5C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5,200</w:t>
            </w:r>
          </w:p>
        </w:tc>
        <w:tc>
          <w:tcPr>
            <w:tcW w:w="343" w:type="pct"/>
            <w:tcBorders>
              <w:top w:val="nil"/>
              <w:left w:val="nil"/>
              <w:bottom w:val="single" w:sz="8" w:space="0" w:color="auto"/>
              <w:right w:val="single" w:sz="8" w:space="0" w:color="auto"/>
            </w:tcBorders>
            <w:shd w:val="clear" w:color="auto" w:fill="auto"/>
            <w:vAlign w:val="center"/>
          </w:tcPr>
          <w:p w14:paraId="4462FDC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43" w:type="pct"/>
            <w:tcBorders>
              <w:top w:val="nil"/>
              <w:left w:val="nil"/>
              <w:bottom w:val="single" w:sz="8" w:space="0" w:color="auto"/>
              <w:right w:val="single" w:sz="8" w:space="0" w:color="auto"/>
            </w:tcBorders>
            <w:shd w:val="clear" w:color="auto" w:fill="auto"/>
            <w:vAlign w:val="center"/>
          </w:tcPr>
          <w:p w14:paraId="24AE5D8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23" w:type="pct"/>
            <w:tcBorders>
              <w:top w:val="nil"/>
              <w:left w:val="nil"/>
              <w:bottom w:val="single" w:sz="8" w:space="0" w:color="auto"/>
              <w:right w:val="single" w:sz="8" w:space="0" w:color="auto"/>
            </w:tcBorders>
            <w:shd w:val="clear" w:color="auto" w:fill="auto"/>
            <w:vAlign w:val="center"/>
          </w:tcPr>
          <w:p w14:paraId="50472AF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23" w:type="pct"/>
            <w:tcBorders>
              <w:top w:val="nil"/>
              <w:left w:val="nil"/>
              <w:bottom w:val="single" w:sz="8" w:space="0" w:color="auto"/>
              <w:right w:val="single" w:sz="8" w:space="0" w:color="auto"/>
            </w:tcBorders>
            <w:shd w:val="clear" w:color="auto" w:fill="auto"/>
            <w:vAlign w:val="center"/>
          </w:tcPr>
          <w:p w14:paraId="5548D3B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43" w:type="pct"/>
            <w:tcBorders>
              <w:top w:val="nil"/>
              <w:left w:val="nil"/>
              <w:bottom w:val="single" w:sz="8" w:space="0" w:color="auto"/>
              <w:right w:val="single" w:sz="8" w:space="0" w:color="auto"/>
            </w:tcBorders>
            <w:shd w:val="clear" w:color="auto" w:fill="auto"/>
            <w:vAlign w:val="center"/>
          </w:tcPr>
          <w:p w14:paraId="65EE3EC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15,200</w:t>
            </w:r>
          </w:p>
        </w:tc>
        <w:tc>
          <w:tcPr>
            <w:tcW w:w="292" w:type="pct"/>
            <w:tcBorders>
              <w:top w:val="nil"/>
              <w:left w:val="nil"/>
              <w:bottom w:val="single" w:sz="8" w:space="0" w:color="auto"/>
              <w:right w:val="single" w:sz="8" w:space="0" w:color="auto"/>
            </w:tcBorders>
            <w:shd w:val="clear" w:color="auto" w:fill="auto"/>
            <w:noWrap/>
            <w:vAlign w:val="center"/>
          </w:tcPr>
          <w:p w14:paraId="7FEC81A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15</w:t>
            </w:r>
          </w:p>
        </w:tc>
      </w:tr>
      <w:tr w:rsidR="002D02E1" w:rsidRPr="003E6EAB" w14:paraId="51681214" w14:textId="77777777" w:rsidTr="004F3C37">
        <w:trPr>
          <w:trHeight w:val="530"/>
        </w:trPr>
        <w:tc>
          <w:tcPr>
            <w:tcW w:w="550" w:type="pct"/>
            <w:vMerge/>
            <w:tcBorders>
              <w:top w:val="nil"/>
              <w:left w:val="single" w:sz="8" w:space="0" w:color="auto"/>
              <w:bottom w:val="single" w:sz="8" w:space="0" w:color="000000"/>
              <w:right w:val="single" w:sz="8" w:space="0" w:color="auto"/>
            </w:tcBorders>
            <w:vAlign w:val="center"/>
          </w:tcPr>
          <w:p w14:paraId="6E9045F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2FD8B24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273B30F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24D26D4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37B69502"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74200</w:t>
            </w:r>
          </w:p>
        </w:tc>
        <w:tc>
          <w:tcPr>
            <w:tcW w:w="759" w:type="pct"/>
            <w:tcBorders>
              <w:top w:val="nil"/>
              <w:left w:val="nil"/>
              <w:bottom w:val="single" w:sz="8" w:space="0" w:color="auto"/>
              <w:right w:val="single" w:sz="8" w:space="0" w:color="auto"/>
            </w:tcBorders>
            <w:shd w:val="clear" w:color="auto" w:fill="auto"/>
            <w:vAlign w:val="center"/>
          </w:tcPr>
          <w:p w14:paraId="727F3641" w14:textId="3D79A97F"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Audio Visual</w:t>
            </w:r>
            <w:r w:rsidR="006C11E7">
              <w:rPr>
                <w:rFonts w:ascii="Calibri" w:eastAsia="Times New Roman" w:hAnsi="Calibri" w:cs="Calibri"/>
                <w:color w:val="000000"/>
                <w:sz w:val="20"/>
                <w:szCs w:val="20"/>
                <w:lang w:bidi="th-TH"/>
              </w:rPr>
              <w:t xml:space="preserve"> </w:t>
            </w:r>
            <w:r>
              <w:rPr>
                <w:rFonts w:ascii="Calibri" w:eastAsia="Times New Roman" w:hAnsi="Calibri" w:cs="Calibri"/>
                <w:color w:val="000000"/>
                <w:sz w:val="20"/>
                <w:szCs w:val="20"/>
                <w:lang w:bidi="th-TH"/>
              </w:rPr>
              <w:t>&amp;</w:t>
            </w:r>
            <w:r w:rsidR="006C11E7">
              <w:rPr>
                <w:rFonts w:ascii="Calibri" w:eastAsia="Times New Roman" w:hAnsi="Calibri" w:cs="Calibri"/>
                <w:color w:val="000000"/>
                <w:sz w:val="20"/>
                <w:szCs w:val="20"/>
                <w:lang w:bidi="th-TH"/>
              </w:rPr>
              <w:t xml:space="preserve"> </w:t>
            </w:r>
            <w:r w:rsidRPr="003E6EAB">
              <w:rPr>
                <w:rFonts w:ascii="Calibri" w:eastAsia="Times New Roman" w:hAnsi="Calibri" w:cs="Calibri"/>
                <w:color w:val="000000"/>
                <w:sz w:val="20"/>
                <w:szCs w:val="20"/>
                <w:lang w:bidi="th-TH"/>
              </w:rPr>
              <w:t>Print Prod Costs</w:t>
            </w:r>
          </w:p>
        </w:tc>
        <w:tc>
          <w:tcPr>
            <w:tcW w:w="323" w:type="pct"/>
            <w:tcBorders>
              <w:top w:val="nil"/>
              <w:left w:val="nil"/>
              <w:bottom w:val="single" w:sz="8" w:space="0" w:color="auto"/>
              <w:right w:val="single" w:sz="8" w:space="0" w:color="auto"/>
            </w:tcBorders>
            <w:shd w:val="clear" w:color="auto" w:fill="auto"/>
            <w:vAlign w:val="center"/>
          </w:tcPr>
          <w:p w14:paraId="1551553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43" w:type="pct"/>
            <w:tcBorders>
              <w:top w:val="nil"/>
              <w:left w:val="nil"/>
              <w:bottom w:val="single" w:sz="8" w:space="0" w:color="auto"/>
              <w:right w:val="single" w:sz="8" w:space="0" w:color="auto"/>
            </w:tcBorders>
            <w:shd w:val="clear" w:color="auto" w:fill="auto"/>
            <w:vAlign w:val="center"/>
          </w:tcPr>
          <w:p w14:paraId="6C3F3E0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43" w:type="pct"/>
            <w:tcBorders>
              <w:top w:val="nil"/>
              <w:left w:val="nil"/>
              <w:bottom w:val="single" w:sz="8" w:space="0" w:color="auto"/>
              <w:right w:val="single" w:sz="8" w:space="0" w:color="auto"/>
            </w:tcBorders>
            <w:shd w:val="clear" w:color="auto" w:fill="auto"/>
            <w:vAlign w:val="center"/>
          </w:tcPr>
          <w:p w14:paraId="513C6A7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23" w:type="pct"/>
            <w:tcBorders>
              <w:top w:val="nil"/>
              <w:left w:val="nil"/>
              <w:bottom w:val="single" w:sz="8" w:space="0" w:color="auto"/>
              <w:right w:val="single" w:sz="8" w:space="0" w:color="auto"/>
            </w:tcBorders>
            <w:shd w:val="clear" w:color="auto" w:fill="auto"/>
            <w:vAlign w:val="center"/>
          </w:tcPr>
          <w:p w14:paraId="15CD26E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2,500</w:t>
            </w:r>
          </w:p>
        </w:tc>
        <w:tc>
          <w:tcPr>
            <w:tcW w:w="323" w:type="pct"/>
            <w:tcBorders>
              <w:top w:val="nil"/>
              <w:left w:val="nil"/>
              <w:bottom w:val="single" w:sz="8" w:space="0" w:color="auto"/>
              <w:right w:val="single" w:sz="8" w:space="0" w:color="auto"/>
            </w:tcBorders>
            <w:shd w:val="clear" w:color="auto" w:fill="auto"/>
            <w:vAlign w:val="center"/>
          </w:tcPr>
          <w:p w14:paraId="7A5962C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6,000</w:t>
            </w:r>
          </w:p>
        </w:tc>
        <w:tc>
          <w:tcPr>
            <w:tcW w:w="343" w:type="pct"/>
            <w:tcBorders>
              <w:top w:val="nil"/>
              <w:left w:val="nil"/>
              <w:bottom w:val="single" w:sz="8" w:space="0" w:color="auto"/>
              <w:right w:val="single" w:sz="8" w:space="0" w:color="auto"/>
            </w:tcBorders>
            <w:shd w:val="clear" w:color="auto" w:fill="auto"/>
            <w:vAlign w:val="center"/>
          </w:tcPr>
          <w:p w14:paraId="52301CE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16,000</w:t>
            </w:r>
          </w:p>
        </w:tc>
        <w:tc>
          <w:tcPr>
            <w:tcW w:w="292" w:type="pct"/>
            <w:tcBorders>
              <w:top w:val="nil"/>
              <w:left w:val="nil"/>
              <w:bottom w:val="single" w:sz="8" w:space="0" w:color="auto"/>
              <w:right w:val="single" w:sz="8" w:space="0" w:color="auto"/>
            </w:tcBorders>
            <w:shd w:val="clear" w:color="auto" w:fill="auto"/>
            <w:noWrap/>
            <w:vAlign w:val="center"/>
          </w:tcPr>
          <w:p w14:paraId="1AD0A57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16</w:t>
            </w:r>
          </w:p>
        </w:tc>
      </w:tr>
      <w:tr w:rsidR="002D02E1" w:rsidRPr="003E6EAB" w14:paraId="3164FC8A"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208A794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7B5BAE3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0736BBB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59CBFF3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020AF9D7"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72500</w:t>
            </w:r>
          </w:p>
        </w:tc>
        <w:tc>
          <w:tcPr>
            <w:tcW w:w="759" w:type="pct"/>
            <w:tcBorders>
              <w:top w:val="nil"/>
              <w:left w:val="nil"/>
              <w:bottom w:val="single" w:sz="8" w:space="0" w:color="auto"/>
              <w:right w:val="single" w:sz="8" w:space="0" w:color="auto"/>
            </w:tcBorders>
            <w:shd w:val="clear" w:color="auto" w:fill="auto"/>
            <w:vAlign w:val="center"/>
          </w:tcPr>
          <w:p w14:paraId="7A1F4F3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Supplies </w:t>
            </w:r>
          </w:p>
        </w:tc>
        <w:tc>
          <w:tcPr>
            <w:tcW w:w="323" w:type="pct"/>
            <w:tcBorders>
              <w:top w:val="nil"/>
              <w:left w:val="nil"/>
              <w:bottom w:val="single" w:sz="8" w:space="0" w:color="auto"/>
              <w:right w:val="single" w:sz="8" w:space="0" w:color="auto"/>
            </w:tcBorders>
            <w:shd w:val="clear" w:color="auto" w:fill="auto"/>
            <w:vAlign w:val="center"/>
          </w:tcPr>
          <w:p w14:paraId="1E2E23C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150</w:t>
            </w:r>
          </w:p>
        </w:tc>
        <w:tc>
          <w:tcPr>
            <w:tcW w:w="343" w:type="pct"/>
            <w:tcBorders>
              <w:top w:val="nil"/>
              <w:left w:val="nil"/>
              <w:bottom w:val="single" w:sz="8" w:space="0" w:color="auto"/>
              <w:right w:val="single" w:sz="8" w:space="0" w:color="auto"/>
            </w:tcBorders>
            <w:shd w:val="clear" w:color="auto" w:fill="auto"/>
            <w:vAlign w:val="center"/>
          </w:tcPr>
          <w:p w14:paraId="6B20834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150</w:t>
            </w:r>
          </w:p>
        </w:tc>
        <w:tc>
          <w:tcPr>
            <w:tcW w:w="343" w:type="pct"/>
            <w:tcBorders>
              <w:top w:val="nil"/>
              <w:left w:val="nil"/>
              <w:bottom w:val="single" w:sz="8" w:space="0" w:color="auto"/>
              <w:right w:val="single" w:sz="8" w:space="0" w:color="auto"/>
            </w:tcBorders>
            <w:shd w:val="clear" w:color="auto" w:fill="auto"/>
            <w:vAlign w:val="center"/>
          </w:tcPr>
          <w:p w14:paraId="595A2FA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150</w:t>
            </w:r>
          </w:p>
        </w:tc>
        <w:tc>
          <w:tcPr>
            <w:tcW w:w="323" w:type="pct"/>
            <w:tcBorders>
              <w:top w:val="nil"/>
              <w:left w:val="nil"/>
              <w:bottom w:val="single" w:sz="8" w:space="0" w:color="auto"/>
              <w:right w:val="single" w:sz="8" w:space="0" w:color="auto"/>
            </w:tcBorders>
            <w:shd w:val="clear" w:color="auto" w:fill="auto"/>
            <w:vAlign w:val="center"/>
          </w:tcPr>
          <w:p w14:paraId="73E2540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150</w:t>
            </w:r>
          </w:p>
        </w:tc>
        <w:tc>
          <w:tcPr>
            <w:tcW w:w="323" w:type="pct"/>
            <w:tcBorders>
              <w:top w:val="nil"/>
              <w:left w:val="nil"/>
              <w:bottom w:val="single" w:sz="8" w:space="0" w:color="auto"/>
              <w:right w:val="single" w:sz="8" w:space="0" w:color="auto"/>
            </w:tcBorders>
            <w:shd w:val="clear" w:color="auto" w:fill="auto"/>
            <w:vAlign w:val="center"/>
          </w:tcPr>
          <w:p w14:paraId="4CBFA71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44</w:t>
            </w:r>
          </w:p>
        </w:tc>
        <w:tc>
          <w:tcPr>
            <w:tcW w:w="343" w:type="pct"/>
            <w:tcBorders>
              <w:top w:val="nil"/>
              <w:left w:val="nil"/>
              <w:bottom w:val="single" w:sz="8" w:space="0" w:color="auto"/>
              <w:right w:val="single" w:sz="8" w:space="0" w:color="auto"/>
            </w:tcBorders>
            <w:shd w:val="clear" w:color="auto" w:fill="auto"/>
            <w:vAlign w:val="center"/>
          </w:tcPr>
          <w:p w14:paraId="6F7A80C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644</w:t>
            </w:r>
          </w:p>
        </w:tc>
        <w:tc>
          <w:tcPr>
            <w:tcW w:w="292" w:type="pct"/>
            <w:tcBorders>
              <w:top w:val="nil"/>
              <w:left w:val="nil"/>
              <w:bottom w:val="single" w:sz="8" w:space="0" w:color="auto"/>
              <w:right w:val="single" w:sz="8" w:space="0" w:color="auto"/>
            </w:tcBorders>
            <w:shd w:val="clear" w:color="auto" w:fill="auto"/>
            <w:noWrap/>
            <w:vAlign w:val="center"/>
          </w:tcPr>
          <w:p w14:paraId="49AA9D6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17</w:t>
            </w:r>
          </w:p>
        </w:tc>
      </w:tr>
      <w:tr w:rsidR="002D02E1" w:rsidRPr="003E6EAB" w14:paraId="21C10627" w14:textId="77777777" w:rsidTr="004F3C37">
        <w:trPr>
          <w:trHeight w:val="547"/>
        </w:trPr>
        <w:tc>
          <w:tcPr>
            <w:tcW w:w="550" w:type="pct"/>
            <w:vMerge/>
            <w:tcBorders>
              <w:top w:val="nil"/>
              <w:left w:val="single" w:sz="8" w:space="0" w:color="auto"/>
              <w:bottom w:val="single" w:sz="8" w:space="0" w:color="000000"/>
              <w:right w:val="single" w:sz="8" w:space="0" w:color="auto"/>
            </w:tcBorders>
            <w:vAlign w:val="center"/>
          </w:tcPr>
          <w:p w14:paraId="0A39139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4AB1A9C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CCAFEED"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32A2967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22729724"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75700</w:t>
            </w:r>
          </w:p>
        </w:tc>
        <w:tc>
          <w:tcPr>
            <w:tcW w:w="759" w:type="pct"/>
            <w:tcBorders>
              <w:top w:val="nil"/>
              <w:left w:val="nil"/>
              <w:bottom w:val="single" w:sz="8" w:space="0" w:color="auto"/>
              <w:right w:val="single" w:sz="8" w:space="0" w:color="auto"/>
            </w:tcBorders>
            <w:shd w:val="clear" w:color="auto" w:fill="auto"/>
            <w:vAlign w:val="center"/>
          </w:tcPr>
          <w:p w14:paraId="211CFFFF"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Training, Workshops and Confer</w:t>
            </w:r>
          </w:p>
        </w:tc>
        <w:tc>
          <w:tcPr>
            <w:tcW w:w="323" w:type="pct"/>
            <w:tcBorders>
              <w:top w:val="nil"/>
              <w:left w:val="nil"/>
              <w:bottom w:val="single" w:sz="8" w:space="0" w:color="auto"/>
              <w:right w:val="single" w:sz="8" w:space="0" w:color="auto"/>
            </w:tcBorders>
            <w:shd w:val="clear" w:color="auto" w:fill="auto"/>
            <w:vAlign w:val="center"/>
          </w:tcPr>
          <w:p w14:paraId="70958AC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81,000</w:t>
            </w:r>
          </w:p>
        </w:tc>
        <w:tc>
          <w:tcPr>
            <w:tcW w:w="343" w:type="pct"/>
            <w:tcBorders>
              <w:top w:val="nil"/>
              <w:left w:val="nil"/>
              <w:bottom w:val="single" w:sz="8" w:space="0" w:color="auto"/>
              <w:right w:val="single" w:sz="8" w:space="0" w:color="auto"/>
            </w:tcBorders>
            <w:shd w:val="clear" w:color="auto" w:fill="auto"/>
            <w:vAlign w:val="center"/>
          </w:tcPr>
          <w:p w14:paraId="33FA473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105,750</w:t>
            </w:r>
          </w:p>
        </w:tc>
        <w:tc>
          <w:tcPr>
            <w:tcW w:w="343" w:type="pct"/>
            <w:tcBorders>
              <w:top w:val="nil"/>
              <w:left w:val="nil"/>
              <w:bottom w:val="single" w:sz="8" w:space="0" w:color="auto"/>
              <w:right w:val="single" w:sz="8" w:space="0" w:color="auto"/>
            </w:tcBorders>
            <w:shd w:val="clear" w:color="auto" w:fill="auto"/>
            <w:vAlign w:val="center"/>
          </w:tcPr>
          <w:p w14:paraId="238AEF1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114,000</w:t>
            </w:r>
          </w:p>
        </w:tc>
        <w:tc>
          <w:tcPr>
            <w:tcW w:w="323" w:type="pct"/>
            <w:tcBorders>
              <w:top w:val="nil"/>
              <w:left w:val="nil"/>
              <w:bottom w:val="single" w:sz="8" w:space="0" w:color="auto"/>
              <w:right w:val="single" w:sz="8" w:space="0" w:color="auto"/>
            </w:tcBorders>
            <w:shd w:val="clear" w:color="auto" w:fill="auto"/>
            <w:vAlign w:val="center"/>
          </w:tcPr>
          <w:p w14:paraId="2403CEC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60,000</w:t>
            </w:r>
          </w:p>
        </w:tc>
        <w:tc>
          <w:tcPr>
            <w:tcW w:w="323" w:type="pct"/>
            <w:tcBorders>
              <w:top w:val="nil"/>
              <w:left w:val="nil"/>
              <w:bottom w:val="single" w:sz="8" w:space="0" w:color="auto"/>
              <w:right w:val="single" w:sz="8" w:space="0" w:color="auto"/>
            </w:tcBorders>
            <w:shd w:val="clear" w:color="auto" w:fill="auto"/>
            <w:vAlign w:val="center"/>
          </w:tcPr>
          <w:p w14:paraId="411F83D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70,250</w:t>
            </w:r>
          </w:p>
        </w:tc>
        <w:tc>
          <w:tcPr>
            <w:tcW w:w="343" w:type="pct"/>
            <w:tcBorders>
              <w:top w:val="nil"/>
              <w:left w:val="nil"/>
              <w:bottom w:val="single" w:sz="8" w:space="0" w:color="auto"/>
              <w:right w:val="single" w:sz="8" w:space="0" w:color="auto"/>
            </w:tcBorders>
            <w:shd w:val="clear" w:color="auto" w:fill="auto"/>
            <w:vAlign w:val="center"/>
          </w:tcPr>
          <w:p w14:paraId="71111AF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theme="minorHAnsi"/>
                <w:color w:val="000000"/>
                <w:sz w:val="18"/>
                <w:szCs w:val="18"/>
                <w:lang w:bidi="th-TH"/>
              </w:rPr>
              <w:t>431,000</w:t>
            </w:r>
          </w:p>
        </w:tc>
        <w:tc>
          <w:tcPr>
            <w:tcW w:w="292" w:type="pct"/>
            <w:tcBorders>
              <w:top w:val="nil"/>
              <w:left w:val="nil"/>
              <w:bottom w:val="single" w:sz="8" w:space="0" w:color="auto"/>
              <w:right w:val="single" w:sz="8" w:space="0" w:color="auto"/>
            </w:tcBorders>
            <w:shd w:val="clear" w:color="auto" w:fill="auto"/>
            <w:noWrap/>
            <w:vAlign w:val="center"/>
          </w:tcPr>
          <w:p w14:paraId="3843F2A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18</w:t>
            </w:r>
          </w:p>
        </w:tc>
      </w:tr>
      <w:tr w:rsidR="002D02E1" w:rsidRPr="003E6EAB" w14:paraId="4714D140"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0515C7F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160" w:type="pct"/>
            <w:gridSpan w:val="5"/>
            <w:tcBorders>
              <w:top w:val="single" w:sz="8" w:space="0" w:color="auto"/>
              <w:left w:val="nil"/>
              <w:bottom w:val="single" w:sz="8" w:space="0" w:color="auto"/>
              <w:right w:val="single" w:sz="8" w:space="0" w:color="000000"/>
            </w:tcBorders>
            <w:shd w:val="clear" w:color="000000" w:fill="FFC000"/>
            <w:noWrap/>
            <w:vAlign w:val="center"/>
          </w:tcPr>
          <w:p w14:paraId="2FA4C7EA" w14:textId="77777777" w:rsidR="002D02E1" w:rsidRPr="003E6EAB" w:rsidRDefault="002D02E1" w:rsidP="004F3C37">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Total Component 2</w:t>
            </w:r>
          </w:p>
        </w:tc>
        <w:tc>
          <w:tcPr>
            <w:tcW w:w="323" w:type="pct"/>
            <w:tcBorders>
              <w:top w:val="nil"/>
              <w:left w:val="nil"/>
              <w:bottom w:val="single" w:sz="8" w:space="0" w:color="auto"/>
              <w:right w:val="single" w:sz="8" w:space="0" w:color="auto"/>
            </w:tcBorders>
            <w:shd w:val="clear" w:color="000000" w:fill="FFC000"/>
            <w:vAlign w:val="center"/>
          </w:tcPr>
          <w:p w14:paraId="5F96218A"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244,500</w:t>
            </w:r>
          </w:p>
        </w:tc>
        <w:tc>
          <w:tcPr>
            <w:tcW w:w="343" w:type="pct"/>
            <w:tcBorders>
              <w:top w:val="nil"/>
              <w:left w:val="nil"/>
              <w:bottom w:val="single" w:sz="8" w:space="0" w:color="auto"/>
              <w:right w:val="single" w:sz="8" w:space="0" w:color="auto"/>
            </w:tcBorders>
            <w:shd w:val="clear" w:color="000000" w:fill="FFC000"/>
            <w:vAlign w:val="center"/>
          </w:tcPr>
          <w:p w14:paraId="1D919A8E"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2,033,950</w:t>
            </w:r>
          </w:p>
        </w:tc>
        <w:tc>
          <w:tcPr>
            <w:tcW w:w="343" w:type="pct"/>
            <w:tcBorders>
              <w:top w:val="nil"/>
              <w:left w:val="nil"/>
              <w:bottom w:val="single" w:sz="8" w:space="0" w:color="auto"/>
              <w:right w:val="single" w:sz="8" w:space="0" w:color="auto"/>
            </w:tcBorders>
            <w:shd w:val="clear" w:color="000000" w:fill="FFC000"/>
            <w:vAlign w:val="center"/>
          </w:tcPr>
          <w:p w14:paraId="75E2F0E1"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817,006</w:t>
            </w:r>
          </w:p>
        </w:tc>
        <w:tc>
          <w:tcPr>
            <w:tcW w:w="323" w:type="pct"/>
            <w:tcBorders>
              <w:top w:val="nil"/>
              <w:left w:val="nil"/>
              <w:bottom w:val="single" w:sz="8" w:space="0" w:color="auto"/>
              <w:right w:val="single" w:sz="8" w:space="0" w:color="auto"/>
            </w:tcBorders>
            <w:shd w:val="clear" w:color="000000" w:fill="FFC000"/>
            <w:vAlign w:val="center"/>
          </w:tcPr>
          <w:p w14:paraId="1E3FE9E4"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293,775</w:t>
            </w:r>
          </w:p>
        </w:tc>
        <w:tc>
          <w:tcPr>
            <w:tcW w:w="323" w:type="pct"/>
            <w:tcBorders>
              <w:top w:val="nil"/>
              <w:left w:val="nil"/>
              <w:bottom w:val="single" w:sz="8" w:space="0" w:color="auto"/>
              <w:right w:val="single" w:sz="8" w:space="0" w:color="auto"/>
            </w:tcBorders>
            <w:shd w:val="clear" w:color="000000" w:fill="FFC000"/>
            <w:vAlign w:val="center"/>
          </w:tcPr>
          <w:p w14:paraId="14FC96F0"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348,169</w:t>
            </w:r>
          </w:p>
        </w:tc>
        <w:tc>
          <w:tcPr>
            <w:tcW w:w="343" w:type="pct"/>
            <w:tcBorders>
              <w:top w:val="nil"/>
              <w:left w:val="nil"/>
              <w:bottom w:val="single" w:sz="8" w:space="0" w:color="auto"/>
              <w:right w:val="single" w:sz="8" w:space="0" w:color="auto"/>
            </w:tcBorders>
            <w:shd w:val="clear" w:color="000000" w:fill="FFC000"/>
            <w:vAlign w:val="center"/>
          </w:tcPr>
          <w:p w14:paraId="39373720"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3,737,400</w:t>
            </w:r>
          </w:p>
        </w:tc>
        <w:tc>
          <w:tcPr>
            <w:tcW w:w="292" w:type="pct"/>
            <w:tcBorders>
              <w:top w:val="nil"/>
              <w:left w:val="nil"/>
              <w:bottom w:val="single" w:sz="8" w:space="0" w:color="auto"/>
              <w:right w:val="single" w:sz="8" w:space="0" w:color="auto"/>
            </w:tcBorders>
            <w:shd w:val="clear" w:color="000000" w:fill="FFC000"/>
            <w:vAlign w:val="center"/>
          </w:tcPr>
          <w:p w14:paraId="164A9A7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 </w:t>
            </w:r>
          </w:p>
        </w:tc>
      </w:tr>
      <w:tr w:rsidR="002D02E1" w:rsidRPr="003E6EAB" w14:paraId="68887A2E" w14:textId="77777777" w:rsidTr="004F3C37">
        <w:trPr>
          <w:trHeight w:val="394"/>
        </w:trPr>
        <w:tc>
          <w:tcPr>
            <w:tcW w:w="550" w:type="pct"/>
            <w:vMerge w:val="restart"/>
            <w:tcBorders>
              <w:top w:val="nil"/>
              <w:left w:val="single" w:sz="8" w:space="0" w:color="auto"/>
              <w:bottom w:val="single" w:sz="8" w:space="0" w:color="000000"/>
              <w:right w:val="single" w:sz="8" w:space="0" w:color="auto"/>
            </w:tcBorders>
            <w:shd w:val="clear" w:color="auto" w:fill="auto"/>
            <w:vAlign w:val="center"/>
          </w:tcPr>
          <w:p w14:paraId="04AC4E0F"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Component 3: Green and Low Carbon Design and Operation of Waste Management Systems in the Phosphate Chemicals Industry </w:t>
            </w:r>
          </w:p>
        </w:tc>
        <w:tc>
          <w:tcPr>
            <w:tcW w:w="391" w:type="pct"/>
            <w:vMerge w:val="restart"/>
            <w:tcBorders>
              <w:top w:val="nil"/>
              <w:left w:val="single" w:sz="8" w:space="0" w:color="auto"/>
              <w:bottom w:val="single" w:sz="8" w:space="0" w:color="000000"/>
              <w:right w:val="single" w:sz="8" w:space="0" w:color="auto"/>
            </w:tcBorders>
            <w:shd w:val="clear" w:color="auto" w:fill="auto"/>
            <w:vAlign w:val="center"/>
          </w:tcPr>
          <w:p w14:paraId="613B45B4"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MNR</w:t>
            </w:r>
          </w:p>
        </w:tc>
        <w:tc>
          <w:tcPr>
            <w:tcW w:w="293" w:type="pct"/>
            <w:vMerge w:val="restart"/>
            <w:tcBorders>
              <w:top w:val="nil"/>
              <w:left w:val="single" w:sz="8" w:space="0" w:color="auto"/>
              <w:bottom w:val="single" w:sz="8" w:space="0" w:color="000000"/>
              <w:right w:val="single" w:sz="8" w:space="0" w:color="auto"/>
            </w:tcBorders>
            <w:shd w:val="clear" w:color="auto" w:fill="auto"/>
            <w:vAlign w:val="center"/>
          </w:tcPr>
          <w:p w14:paraId="39EDE355"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62000</w:t>
            </w:r>
          </w:p>
        </w:tc>
        <w:tc>
          <w:tcPr>
            <w:tcW w:w="271" w:type="pct"/>
            <w:vMerge w:val="restart"/>
            <w:tcBorders>
              <w:top w:val="nil"/>
              <w:left w:val="single" w:sz="8" w:space="0" w:color="auto"/>
              <w:bottom w:val="single" w:sz="8" w:space="0" w:color="000000"/>
              <w:right w:val="single" w:sz="8" w:space="0" w:color="auto"/>
            </w:tcBorders>
            <w:shd w:val="clear" w:color="auto" w:fill="auto"/>
            <w:vAlign w:val="center"/>
          </w:tcPr>
          <w:p w14:paraId="7636FEA8"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GEF</w:t>
            </w:r>
          </w:p>
        </w:tc>
        <w:tc>
          <w:tcPr>
            <w:tcW w:w="446" w:type="pct"/>
            <w:tcBorders>
              <w:top w:val="nil"/>
              <w:left w:val="nil"/>
              <w:bottom w:val="single" w:sz="8" w:space="0" w:color="auto"/>
              <w:right w:val="single" w:sz="8" w:space="0" w:color="auto"/>
            </w:tcBorders>
            <w:shd w:val="clear" w:color="auto" w:fill="auto"/>
            <w:noWrap/>
            <w:vAlign w:val="center"/>
          </w:tcPr>
          <w:p w14:paraId="36D45783"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71300</w:t>
            </w:r>
          </w:p>
        </w:tc>
        <w:tc>
          <w:tcPr>
            <w:tcW w:w="759" w:type="pct"/>
            <w:tcBorders>
              <w:top w:val="nil"/>
              <w:left w:val="nil"/>
              <w:bottom w:val="single" w:sz="8" w:space="0" w:color="auto"/>
              <w:right w:val="single" w:sz="8" w:space="0" w:color="auto"/>
            </w:tcBorders>
            <w:shd w:val="clear" w:color="auto" w:fill="auto"/>
            <w:vAlign w:val="center"/>
          </w:tcPr>
          <w:p w14:paraId="0B2E066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Local Consultants</w:t>
            </w:r>
          </w:p>
        </w:tc>
        <w:tc>
          <w:tcPr>
            <w:tcW w:w="323" w:type="pct"/>
            <w:tcBorders>
              <w:top w:val="nil"/>
              <w:left w:val="nil"/>
              <w:bottom w:val="single" w:sz="8" w:space="0" w:color="auto"/>
              <w:right w:val="single" w:sz="8" w:space="0" w:color="auto"/>
            </w:tcBorders>
            <w:shd w:val="clear" w:color="auto" w:fill="auto"/>
            <w:vAlign w:val="center"/>
          </w:tcPr>
          <w:p w14:paraId="7FB8274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13,000</w:t>
            </w:r>
          </w:p>
        </w:tc>
        <w:tc>
          <w:tcPr>
            <w:tcW w:w="343" w:type="pct"/>
            <w:tcBorders>
              <w:top w:val="nil"/>
              <w:left w:val="nil"/>
              <w:bottom w:val="single" w:sz="8" w:space="0" w:color="auto"/>
              <w:right w:val="single" w:sz="8" w:space="0" w:color="auto"/>
            </w:tcBorders>
            <w:shd w:val="clear" w:color="auto" w:fill="auto"/>
            <w:vAlign w:val="center"/>
          </w:tcPr>
          <w:p w14:paraId="56C8DAA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43" w:type="pct"/>
            <w:tcBorders>
              <w:top w:val="nil"/>
              <w:left w:val="nil"/>
              <w:bottom w:val="single" w:sz="8" w:space="0" w:color="auto"/>
              <w:right w:val="single" w:sz="8" w:space="0" w:color="auto"/>
            </w:tcBorders>
            <w:shd w:val="clear" w:color="auto" w:fill="auto"/>
            <w:vAlign w:val="center"/>
          </w:tcPr>
          <w:p w14:paraId="7278906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1,000</w:t>
            </w:r>
          </w:p>
        </w:tc>
        <w:tc>
          <w:tcPr>
            <w:tcW w:w="323" w:type="pct"/>
            <w:tcBorders>
              <w:top w:val="nil"/>
              <w:left w:val="nil"/>
              <w:bottom w:val="single" w:sz="8" w:space="0" w:color="auto"/>
              <w:right w:val="single" w:sz="8" w:space="0" w:color="auto"/>
            </w:tcBorders>
            <w:shd w:val="clear" w:color="auto" w:fill="auto"/>
            <w:vAlign w:val="center"/>
          </w:tcPr>
          <w:p w14:paraId="1649B76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4,500</w:t>
            </w:r>
          </w:p>
        </w:tc>
        <w:tc>
          <w:tcPr>
            <w:tcW w:w="323" w:type="pct"/>
            <w:tcBorders>
              <w:top w:val="nil"/>
              <w:left w:val="nil"/>
              <w:bottom w:val="single" w:sz="8" w:space="0" w:color="auto"/>
              <w:right w:val="single" w:sz="8" w:space="0" w:color="auto"/>
            </w:tcBorders>
            <w:shd w:val="clear" w:color="auto" w:fill="auto"/>
            <w:vAlign w:val="center"/>
          </w:tcPr>
          <w:p w14:paraId="250DFCE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4,500</w:t>
            </w:r>
          </w:p>
        </w:tc>
        <w:tc>
          <w:tcPr>
            <w:tcW w:w="343" w:type="pct"/>
            <w:tcBorders>
              <w:top w:val="nil"/>
              <w:left w:val="nil"/>
              <w:bottom w:val="single" w:sz="8" w:space="0" w:color="auto"/>
              <w:right w:val="single" w:sz="8" w:space="0" w:color="auto"/>
            </w:tcBorders>
            <w:shd w:val="clear" w:color="auto" w:fill="auto"/>
            <w:vAlign w:val="center"/>
          </w:tcPr>
          <w:p w14:paraId="24AC07E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25,000</w:t>
            </w:r>
          </w:p>
        </w:tc>
        <w:tc>
          <w:tcPr>
            <w:tcW w:w="292" w:type="pct"/>
            <w:tcBorders>
              <w:top w:val="nil"/>
              <w:left w:val="nil"/>
              <w:bottom w:val="single" w:sz="8" w:space="0" w:color="auto"/>
              <w:right w:val="single" w:sz="8" w:space="0" w:color="auto"/>
            </w:tcBorders>
            <w:shd w:val="clear" w:color="auto" w:fill="auto"/>
            <w:vAlign w:val="center"/>
          </w:tcPr>
          <w:p w14:paraId="76B7140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19</w:t>
            </w:r>
          </w:p>
        </w:tc>
      </w:tr>
      <w:tr w:rsidR="002D02E1" w:rsidRPr="003E6EAB" w14:paraId="26F4EBD6"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56C4198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3C14B36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0132477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00EC4EB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04938118"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71600</w:t>
            </w:r>
          </w:p>
        </w:tc>
        <w:tc>
          <w:tcPr>
            <w:tcW w:w="759" w:type="pct"/>
            <w:tcBorders>
              <w:top w:val="nil"/>
              <w:left w:val="nil"/>
              <w:bottom w:val="single" w:sz="8" w:space="0" w:color="auto"/>
              <w:right w:val="single" w:sz="8" w:space="0" w:color="auto"/>
            </w:tcBorders>
            <w:shd w:val="clear" w:color="auto" w:fill="auto"/>
            <w:vAlign w:val="center"/>
          </w:tcPr>
          <w:p w14:paraId="29CC3BD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Travel</w:t>
            </w:r>
          </w:p>
        </w:tc>
        <w:tc>
          <w:tcPr>
            <w:tcW w:w="323" w:type="pct"/>
            <w:tcBorders>
              <w:top w:val="nil"/>
              <w:left w:val="nil"/>
              <w:bottom w:val="single" w:sz="8" w:space="0" w:color="auto"/>
              <w:right w:val="single" w:sz="8" w:space="0" w:color="auto"/>
            </w:tcBorders>
            <w:shd w:val="clear" w:color="auto" w:fill="auto"/>
            <w:vAlign w:val="center"/>
          </w:tcPr>
          <w:p w14:paraId="1B1F6DB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43" w:type="pct"/>
            <w:tcBorders>
              <w:top w:val="nil"/>
              <w:left w:val="nil"/>
              <w:bottom w:val="single" w:sz="8" w:space="0" w:color="auto"/>
              <w:right w:val="single" w:sz="8" w:space="0" w:color="auto"/>
            </w:tcBorders>
            <w:shd w:val="clear" w:color="auto" w:fill="auto"/>
            <w:vAlign w:val="center"/>
          </w:tcPr>
          <w:p w14:paraId="1FC07CA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43" w:type="pct"/>
            <w:tcBorders>
              <w:top w:val="nil"/>
              <w:left w:val="nil"/>
              <w:bottom w:val="single" w:sz="8" w:space="0" w:color="auto"/>
              <w:right w:val="single" w:sz="8" w:space="0" w:color="auto"/>
            </w:tcBorders>
            <w:shd w:val="clear" w:color="auto" w:fill="auto"/>
            <w:vAlign w:val="center"/>
          </w:tcPr>
          <w:p w14:paraId="367A68C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23" w:type="pct"/>
            <w:tcBorders>
              <w:top w:val="nil"/>
              <w:left w:val="nil"/>
              <w:bottom w:val="single" w:sz="8" w:space="0" w:color="auto"/>
              <w:right w:val="single" w:sz="8" w:space="0" w:color="auto"/>
            </w:tcBorders>
            <w:shd w:val="clear" w:color="auto" w:fill="auto"/>
            <w:vAlign w:val="center"/>
          </w:tcPr>
          <w:p w14:paraId="1112AC4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23" w:type="pct"/>
            <w:tcBorders>
              <w:top w:val="nil"/>
              <w:left w:val="nil"/>
              <w:bottom w:val="single" w:sz="8" w:space="0" w:color="auto"/>
              <w:right w:val="single" w:sz="8" w:space="0" w:color="auto"/>
            </w:tcBorders>
            <w:shd w:val="clear" w:color="auto" w:fill="auto"/>
            <w:vAlign w:val="center"/>
          </w:tcPr>
          <w:p w14:paraId="14670D2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2,000</w:t>
            </w:r>
          </w:p>
        </w:tc>
        <w:tc>
          <w:tcPr>
            <w:tcW w:w="343" w:type="pct"/>
            <w:tcBorders>
              <w:top w:val="nil"/>
              <w:left w:val="nil"/>
              <w:bottom w:val="single" w:sz="8" w:space="0" w:color="auto"/>
              <w:right w:val="single" w:sz="8" w:space="0" w:color="auto"/>
            </w:tcBorders>
            <w:shd w:val="clear" w:color="auto" w:fill="auto"/>
            <w:vAlign w:val="center"/>
          </w:tcPr>
          <w:p w14:paraId="5070A5A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10,000</w:t>
            </w:r>
          </w:p>
        </w:tc>
        <w:tc>
          <w:tcPr>
            <w:tcW w:w="292" w:type="pct"/>
            <w:tcBorders>
              <w:top w:val="nil"/>
              <w:left w:val="nil"/>
              <w:bottom w:val="single" w:sz="8" w:space="0" w:color="auto"/>
              <w:right w:val="single" w:sz="8" w:space="0" w:color="auto"/>
            </w:tcBorders>
            <w:shd w:val="clear" w:color="auto" w:fill="auto"/>
            <w:vAlign w:val="center"/>
          </w:tcPr>
          <w:p w14:paraId="0C90B82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20</w:t>
            </w:r>
          </w:p>
        </w:tc>
      </w:tr>
      <w:tr w:rsidR="002D02E1" w:rsidRPr="003E6EAB" w14:paraId="62763632" w14:textId="77777777" w:rsidTr="004F3C37">
        <w:trPr>
          <w:trHeight w:val="547"/>
        </w:trPr>
        <w:tc>
          <w:tcPr>
            <w:tcW w:w="550" w:type="pct"/>
            <w:vMerge/>
            <w:tcBorders>
              <w:top w:val="nil"/>
              <w:left w:val="single" w:sz="8" w:space="0" w:color="auto"/>
              <w:bottom w:val="single" w:sz="8" w:space="0" w:color="000000"/>
              <w:right w:val="single" w:sz="8" w:space="0" w:color="auto"/>
            </w:tcBorders>
            <w:vAlign w:val="center"/>
          </w:tcPr>
          <w:p w14:paraId="1D08316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5E5C334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227219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0240D46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0C20795D"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72100</w:t>
            </w:r>
          </w:p>
        </w:tc>
        <w:tc>
          <w:tcPr>
            <w:tcW w:w="759" w:type="pct"/>
            <w:tcBorders>
              <w:top w:val="nil"/>
              <w:left w:val="nil"/>
              <w:bottom w:val="single" w:sz="8" w:space="0" w:color="auto"/>
              <w:right w:val="single" w:sz="8" w:space="0" w:color="auto"/>
            </w:tcBorders>
            <w:shd w:val="clear" w:color="auto" w:fill="auto"/>
            <w:vAlign w:val="center"/>
          </w:tcPr>
          <w:p w14:paraId="54DC9C6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Contractual Services - Companies</w:t>
            </w:r>
          </w:p>
        </w:tc>
        <w:tc>
          <w:tcPr>
            <w:tcW w:w="323" w:type="pct"/>
            <w:tcBorders>
              <w:top w:val="nil"/>
              <w:left w:val="nil"/>
              <w:bottom w:val="single" w:sz="8" w:space="0" w:color="auto"/>
              <w:right w:val="single" w:sz="8" w:space="0" w:color="auto"/>
            </w:tcBorders>
            <w:shd w:val="clear" w:color="auto" w:fill="auto"/>
            <w:vAlign w:val="center"/>
          </w:tcPr>
          <w:p w14:paraId="2E6843E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40,000</w:t>
            </w:r>
          </w:p>
        </w:tc>
        <w:tc>
          <w:tcPr>
            <w:tcW w:w="343" w:type="pct"/>
            <w:tcBorders>
              <w:top w:val="nil"/>
              <w:left w:val="nil"/>
              <w:bottom w:val="single" w:sz="8" w:space="0" w:color="auto"/>
              <w:right w:val="single" w:sz="8" w:space="0" w:color="auto"/>
            </w:tcBorders>
            <w:shd w:val="clear" w:color="auto" w:fill="auto"/>
            <w:vAlign w:val="center"/>
          </w:tcPr>
          <w:p w14:paraId="71016CC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56,500</w:t>
            </w:r>
          </w:p>
        </w:tc>
        <w:tc>
          <w:tcPr>
            <w:tcW w:w="343" w:type="pct"/>
            <w:tcBorders>
              <w:top w:val="nil"/>
              <w:left w:val="nil"/>
              <w:bottom w:val="single" w:sz="8" w:space="0" w:color="auto"/>
              <w:right w:val="single" w:sz="8" w:space="0" w:color="auto"/>
            </w:tcBorders>
            <w:shd w:val="clear" w:color="auto" w:fill="auto"/>
            <w:vAlign w:val="center"/>
          </w:tcPr>
          <w:p w14:paraId="5EB5E34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32,500</w:t>
            </w:r>
          </w:p>
        </w:tc>
        <w:tc>
          <w:tcPr>
            <w:tcW w:w="323" w:type="pct"/>
            <w:tcBorders>
              <w:top w:val="nil"/>
              <w:left w:val="nil"/>
              <w:bottom w:val="single" w:sz="8" w:space="0" w:color="auto"/>
              <w:right w:val="single" w:sz="8" w:space="0" w:color="auto"/>
            </w:tcBorders>
            <w:shd w:val="clear" w:color="auto" w:fill="auto"/>
            <w:vAlign w:val="center"/>
          </w:tcPr>
          <w:p w14:paraId="02DE145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20,982</w:t>
            </w:r>
          </w:p>
        </w:tc>
        <w:tc>
          <w:tcPr>
            <w:tcW w:w="323" w:type="pct"/>
            <w:tcBorders>
              <w:top w:val="nil"/>
              <w:left w:val="nil"/>
              <w:bottom w:val="single" w:sz="8" w:space="0" w:color="auto"/>
              <w:right w:val="single" w:sz="8" w:space="0" w:color="auto"/>
            </w:tcBorders>
            <w:shd w:val="clear" w:color="auto" w:fill="auto"/>
            <w:vAlign w:val="center"/>
          </w:tcPr>
          <w:p w14:paraId="1CBFCBE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27,000</w:t>
            </w:r>
          </w:p>
        </w:tc>
        <w:tc>
          <w:tcPr>
            <w:tcW w:w="343" w:type="pct"/>
            <w:tcBorders>
              <w:top w:val="nil"/>
              <w:left w:val="nil"/>
              <w:bottom w:val="single" w:sz="8" w:space="0" w:color="auto"/>
              <w:right w:val="single" w:sz="8" w:space="0" w:color="auto"/>
            </w:tcBorders>
            <w:shd w:val="clear" w:color="auto" w:fill="auto"/>
            <w:vAlign w:val="center"/>
          </w:tcPr>
          <w:p w14:paraId="04FE963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176,982</w:t>
            </w:r>
          </w:p>
        </w:tc>
        <w:tc>
          <w:tcPr>
            <w:tcW w:w="292" w:type="pct"/>
            <w:tcBorders>
              <w:top w:val="nil"/>
              <w:left w:val="nil"/>
              <w:bottom w:val="single" w:sz="8" w:space="0" w:color="auto"/>
              <w:right w:val="single" w:sz="8" w:space="0" w:color="auto"/>
            </w:tcBorders>
            <w:shd w:val="clear" w:color="auto" w:fill="auto"/>
            <w:vAlign w:val="center"/>
          </w:tcPr>
          <w:p w14:paraId="35D5B46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21</w:t>
            </w:r>
          </w:p>
        </w:tc>
      </w:tr>
      <w:tr w:rsidR="002D02E1" w:rsidRPr="003E6EAB" w14:paraId="146D6C69" w14:textId="77777777" w:rsidTr="004F3C37">
        <w:trPr>
          <w:trHeight w:val="610"/>
        </w:trPr>
        <w:tc>
          <w:tcPr>
            <w:tcW w:w="550" w:type="pct"/>
            <w:vMerge/>
            <w:tcBorders>
              <w:top w:val="nil"/>
              <w:left w:val="single" w:sz="8" w:space="0" w:color="auto"/>
              <w:bottom w:val="single" w:sz="8" w:space="0" w:color="000000"/>
              <w:right w:val="single" w:sz="8" w:space="0" w:color="auto"/>
            </w:tcBorders>
            <w:vAlign w:val="center"/>
          </w:tcPr>
          <w:p w14:paraId="6C09FC2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561B0B6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66925BB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7D4824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4E9588C5"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75700</w:t>
            </w:r>
          </w:p>
        </w:tc>
        <w:tc>
          <w:tcPr>
            <w:tcW w:w="759" w:type="pct"/>
            <w:tcBorders>
              <w:top w:val="nil"/>
              <w:left w:val="nil"/>
              <w:bottom w:val="single" w:sz="8" w:space="0" w:color="auto"/>
              <w:right w:val="single" w:sz="8" w:space="0" w:color="auto"/>
            </w:tcBorders>
            <w:shd w:val="clear" w:color="auto" w:fill="auto"/>
            <w:vAlign w:val="center"/>
          </w:tcPr>
          <w:p w14:paraId="59ACDE4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Training, workshops and Confer</w:t>
            </w:r>
          </w:p>
        </w:tc>
        <w:tc>
          <w:tcPr>
            <w:tcW w:w="323" w:type="pct"/>
            <w:tcBorders>
              <w:top w:val="nil"/>
              <w:left w:val="nil"/>
              <w:bottom w:val="single" w:sz="8" w:space="0" w:color="auto"/>
              <w:right w:val="single" w:sz="8" w:space="0" w:color="auto"/>
            </w:tcBorders>
            <w:shd w:val="clear" w:color="auto" w:fill="auto"/>
            <w:vAlign w:val="center"/>
          </w:tcPr>
          <w:p w14:paraId="57D76B0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8,000</w:t>
            </w:r>
          </w:p>
        </w:tc>
        <w:tc>
          <w:tcPr>
            <w:tcW w:w="343" w:type="pct"/>
            <w:tcBorders>
              <w:top w:val="nil"/>
              <w:left w:val="nil"/>
              <w:bottom w:val="single" w:sz="8" w:space="0" w:color="auto"/>
              <w:right w:val="single" w:sz="8" w:space="0" w:color="auto"/>
            </w:tcBorders>
            <w:shd w:val="clear" w:color="auto" w:fill="auto"/>
            <w:vAlign w:val="center"/>
          </w:tcPr>
          <w:p w14:paraId="7E310E2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14,000</w:t>
            </w:r>
          </w:p>
        </w:tc>
        <w:tc>
          <w:tcPr>
            <w:tcW w:w="343" w:type="pct"/>
            <w:tcBorders>
              <w:top w:val="nil"/>
              <w:left w:val="nil"/>
              <w:bottom w:val="single" w:sz="8" w:space="0" w:color="auto"/>
              <w:right w:val="single" w:sz="8" w:space="0" w:color="auto"/>
            </w:tcBorders>
            <w:shd w:val="clear" w:color="auto" w:fill="auto"/>
            <w:vAlign w:val="center"/>
          </w:tcPr>
          <w:p w14:paraId="3AF9EE7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5,000</w:t>
            </w:r>
          </w:p>
        </w:tc>
        <w:tc>
          <w:tcPr>
            <w:tcW w:w="323" w:type="pct"/>
            <w:tcBorders>
              <w:top w:val="nil"/>
              <w:left w:val="nil"/>
              <w:bottom w:val="single" w:sz="8" w:space="0" w:color="auto"/>
              <w:right w:val="single" w:sz="8" w:space="0" w:color="auto"/>
            </w:tcBorders>
            <w:shd w:val="clear" w:color="auto" w:fill="auto"/>
            <w:vAlign w:val="center"/>
          </w:tcPr>
          <w:p w14:paraId="213E8A3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7,000</w:t>
            </w:r>
          </w:p>
        </w:tc>
        <w:tc>
          <w:tcPr>
            <w:tcW w:w="323" w:type="pct"/>
            <w:tcBorders>
              <w:top w:val="nil"/>
              <w:left w:val="nil"/>
              <w:bottom w:val="single" w:sz="8" w:space="0" w:color="auto"/>
              <w:right w:val="single" w:sz="8" w:space="0" w:color="auto"/>
            </w:tcBorders>
            <w:shd w:val="clear" w:color="auto" w:fill="auto"/>
            <w:vAlign w:val="center"/>
          </w:tcPr>
          <w:p w14:paraId="7749869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6,000</w:t>
            </w:r>
          </w:p>
        </w:tc>
        <w:tc>
          <w:tcPr>
            <w:tcW w:w="343" w:type="pct"/>
            <w:tcBorders>
              <w:top w:val="nil"/>
              <w:left w:val="nil"/>
              <w:bottom w:val="single" w:sz="8" w:space="0" w:color="auto"/>
              <w:right w:val="single" w:sz="8" w:space="0" w:color="auto"/>
            </w:tcBorders>
            <w:shd w:val="clear" w:color="auto" w:fill="auto"/>
            <w:vAlign w:val="center"/>
          </w:tcPr>
          <w:p w14:paraId="5ABE5A6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40,000</w:t>
            </w:r>
          </w:p>
        </w:tc>
        <w:tc>
          <w:tcPr>
            <w:tcW w:w="292" w:type="pct"/>
            <w:tcBorders>
              <w:top w:val="nil"/>
              <w:left w:val="nil"/>
              <w:bottom w:val="single" w:sz="8" w:space="0" w:color="auto"/>
              <w:right w:val="single" w:sz="8" w:space="0" w:color="auto"/>
            </w:tcBorders>
            <w:shd w:val="clear" w:color="auto" w:fill="auto"/>
            <w:vAlign w:val="center"/>
          </w:tcPr>
          <w:p w14:paraId="539EF6C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22</w:t>
            </w:r>
          </w:p>
        </w:tc>
      </w:tr>
      <w:tr w:rsidR="002D02E1" w:rsidRPr="003E6EAB" w14:paraId="7DA4E54B" w14:textId="77777777" w:rsidTr="004F3C37">
        <w:trPr>
          <w:trHeight w:val="520"/>
        </w:trPr>
        <w:tc>
          <w:tcPr>
            <w:tcW w:w="550" w:type="pct"/>
            <w:vMerge/>
            <w:tcBorders>
              <w:top w:val="nil"/>
              <w:left w:val="single" w:sz="8" w:space="0" w:color="auto"/>
              <w:bottom w:val="single" w:sz="8" w:space="0" w:color="000000"/>
              <w:right w:val="single" w:sz="8" w:space="0" w:color="auto"/>
            </w:tcBorders>
            <w:vAlign w:val="center"/>
          </w:tcPr>
          <w:p w14:paraId="44E4BC4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1616E7B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07C4837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8F35AB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4AEC286C"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74200</w:t>
            </w:r>
          </w:p>
        </w:tc>
        <w:tc>
          <w:tcPr>
            <w:tcW w:w="759" w:type="pct"/>
            <w:tcBorders>
              <w:top w:val="nil"/>
              <w:left w:val="nil"/>
              <w:bottom w:val="single" w:sz="8" w:space="0" w:color="auto"/>
              <w:right w:val="single" w:sz="8" w:space="0" w:color="auto"/>
            </w:tcBorders>
            <w:shd w:val="clear" w:color="auto" w:fill="auto"/>
            <w:vAlign w:val="center"/>
          </w:tcPr>
          <w:p w14:paraId="60D7A06F" w14:textId="5F6C2280"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Audio Visual</w:t>
            </w:r>
            <w:r w:rsidR="006C11E7">
              <w:rPr>
                <w:rFonts w:ascii="Calibri" w:eastAsia="Times New Roman" w:hAnsi="Calibri" w:cs="Calibri"/>
                <w:color w:val="000000"/>
                <w:sz w:val="20"/>
                <w:szCs w:val="20"/>
                <w:lang w:bidi="th-TH"/>
              </w:rPr>
              <w:t xml:space="preserve"> </w:t>
            </w:r>
            <w:r>
              <w:rPr>
                <w:rFonts w:ascii="Calibri" w:eastAsia="Times New Roman" w:hAnsi="Calibri" w:cs="Calibri"/>
                <w:color w:val="000000"/>
                <w:sz w:val="20"/>
                <w:szCs w:val="20"/>
                <w:lang w:bidi="th-TH"/>
              </w:rPr>
              <w:t>&amp;</w:t>
            </w:r>
            <w:r w:rsidR="006C11E7">
              <w:rPr>
                <w:rFonts w:ascii="Calibri" w:eastAsia="Times New Roman" w:hAnsi="Calibri" w:cs="Calibri"/>
                <w:color w:val="000000"/>
                <w:sz w:val="20"/>
                <w:szCs w:val="20"/>
                <w:lang w:bidi="th-TH"/>
              </w:rPr>
              <w:t xml:space="preserve"> </w:t>
            </w:r>
            <w:r w:rsidRPr="003E6EAB">
              <w:rPr>
                <w:rFonts w:ascii="Calibri" w:eastAsia="Times New Roman" w:hAnsi="Calibri" w:cs="Calibri"/>
                <w:color w:val="000000"/>
                <w:sz w:val="20"/>
                <w:szCs w:val="20"/>
                <w:lang w:bidi="th-TH"/>
              </w:rPr>
              <w:t>Print Prod Costs</w:t>
            </w:r>
          </w:p>
        </w:tc>
        <w:tc>
          <w:tcPr>
            <w:tcW w:w="323" w:type="pct"/>
            <w:tcBorders>
              <w:top w:val="nil"/>
              <w:left w:val="nil"/>
              <w:bottom w:val="single" w:sz="8" w:space="0" w:color="auto"/>
              <w:right w:val="single" w:sz="8" w:space="0" w:color="auto"/>
            </w:tcBorders>
            <w:shd w:val="clear" w:color="auto" w:fill="auto"/>
            <w:vAlign w:val="center"/>
          </w:tcPr>
          <w:p w14:paraId="4B329D1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3,000</w:t>
            </w:r>
          </w:p>
        </w:tc>
        <w:tc>
          <w:tcPr>
            <w:tcW w:w="343" w:type="pct"/>
            <w:tcBorders>
              <w:top w:val="nil"/>
              <w:left w:val="nil"/>
              <w:bottom w:val="single" w:sz="8" w:space="0" w:color="auto"/>
              <w:right w:val="single" w:sz="8" w:space="0" w:color="auto"/>
            </w:tcBorders>
            <w:shd w:val="clear" w:color="auto" w:fill="auto"/>
            <w:vAlign w:val="center"/>
          </w:tcPr>
          <w:p w14:paraId="6FC0476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3,000</w:t>
            </w:r>
          </w:p>
        </w:tc>
        <w:tc>
          <w:tcPr>
            <w:tcW w:w="343" w:type="pct"/>
            <w:tcBorders>
              <w:top w:val="nil"/>
              <w:left w:val="nil"/>
              <w:bottom w:val="single" w:sz="8" w:space="0" w:color="auto"/>
              <w:right w:val="single" w:sz="8" w:space="0" w:color="auto"/>
            </w:tcBorders>
            <w:shd w:val="clear" w:color="auto" w:fill="auto"/>
            <w:vAlign w:val="center"/>
          </w:tcPr>
          <w:p w14:paraId="3E7F228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3,000</w:t>
            </w:r>
          </w:p>
        </w:tc>
        <w:tc>
          <w:tcPr>
            <w:tcW w:w="323" w:type="pct"/>
            <w:tcBorders>
              <w:top w:val="nil"/>
              <w:left w:val="nil"/>
              <w:bottom w:val="single" w:sz="8" w:space="0" w:color="auto"/>
              <w:right w:val="single" w:sz="8" w:space="0" w:color="auto"/>
            </w:tcBorders>
            <w:shd w:val="clear" w:color="auto" w:fill="auto"/>
            <w:vAlign w:val="center"/>
          </w:tcPr>
          <w:p w14:paraId="2E5CDAE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3,000</w:t>
            </w:r>
          </w:p>
        </w:tc>
        <w:tc>
          <w:tcPr>
            <w:tcW w:w="323" w:type="pct"/>
            <w:tcBorders>
              <w:top w:val="nil"/>
              <w:left w:val="nil"/>
              <w:bottom w:val="single" w:sz="8" w:space="0" w:color="auto"/>
              <w:right w:val="single" w:sz="8" w:space="0" w:color="auto"/>
            </w:tcBorders>
            <w:shd w:val="clear" w:color="auto" w:fill="auto"/>
            <w:vAlign w:val="center"/>
          </w:tcPr>
          <w:p w14:paraId="3B47AB4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3,000</w:t>
            </w:r>
          </w:p>
        </w:tc>
        <w:tc>
          <w:tcPr>
            <w:tcW w:w="343" w:type="pct"/>
            <w:tcBorders>
              <w:top w:val="nil"/>
              <w:left w:val="nil"/>
              <w:bottom w:val="single" w:sz="8" w:space="0" w:color="auto"/>
              <w:right w:val="single" w:sz="8" w:space="0" w:color="auto"/>
            </w:tcBorders>
            <w:shd w:val="clear" w:color="auto" w:fill="auto"/>
            <w:vAlign w:val="center"/>
          </w:tcPr>
          <w:p w14:paraId="4782ECA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15,000</w:t>
            </w:r>
          </w:p>
        </w:tc>
        <w:tc>
          <w:tcPr>
            <w:tcW w:w="292" w:type="pct"/>
            <w:tcBorders>
              <w:top w:val="nil"/>
              <w:left w:val="nil"/>
              <w:bottom w:val="single" w:sz="8" w:space="0" w:color="auto"/>
              <w:right w:val="single" w:sz="8" w:space="0" w:color="auto"/>
            </w:tcBorders>
            <w:shd w:val="clear" w:color="auto" w:fill="auto"/>
            <w:vAlign w:val="center"/>
          </w:tcPr>
          <w:p w14:paraId="04BDBA6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23</w:t>
            </w:r>
          </w:p>
        </w:tc>
      </w:tr>
      <w:tr w:rsidR="002D02E1" w:rsidRPr="003E6EAB" w14:paraId="0D709AE6"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39FD735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4B3DDB0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F090F1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3993990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6E626E91"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72500</w:t>
            </w:r>
          </w:p>
        </w:tc>
        <w:tc>
          <w:tcPr>
            <w:tcW w:w="759" w:type="pct"/>
            <w:tcBorders>
              <w:top w:val="nil"/>
              <w:left w:val="nil"/>
              <w:bottom w:val="single" w:sz="8" w:space="0" w:color="auto"/>
              <w:right w:val="single" w:sz="8" w:space="0" w:color="auto"/>
            </w:tcBorders>
            <w:shd w:val="clear" w:color="auto" w:fill="auto"/>
            <w:vAlign w:val="center"/>
          </w:tcPr>
          <w:p w14:paraId="5138A663"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Supplies </w:t>
            </w:r>
          </w:p>
        </w:tc>
        <w:tc>
          <w:tcPr>
            <w:tcW w:w="323" w:type="pct"/>
            <w:tcBorders>
              <w:top w:val="nil"/>
              <w:left w:val="nil"/>
              <w:bottom w:val="single" w:sz="8" w:space="0" w:color="auto"/>
              <w:right w:val="single" w:sz="8" w:space="0" w:color="auto"/>
            </w:tcBorders>
            <w:shd w:val="clear" w:color="auto" w:fill="auto"/>
            <w:vAlign w:val="center"/>
          </w:tcPr>
          <w:p w14:paraId="05540B9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w:t>
            </w:r>
          </w:p>
        </w:tc>
        <w:tc>
          <w:tcPr>
            <w:tcW w:w="343" w:type="pct"/>
            <w:tcBorders>
              <w:top w:val="nil"/>
              <w:left w:val="nil"/>
              <w:bottom w:val="single" w:sz="8" w:space="0" w:color="auto"/>
              <w:right w:val="single" w:sz="8" w:space="0" w:color="auto"/>
            </w:tcBorders>
            <w:shd w:val="clear" w:color="auto" w:fill="auto"/>
            <w:vAlign w:val="center"/>
          </w:tcPr>
          <w:p w14:paraId="044D81B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w:t>
            </w:r>
          </w:p>
        </w:tc>
        <w:tc>
          <w:tcPr>
            <w:tcW w:w="343" w:type="pct"/>
            <w:tcBorders>
              <w:top w:val="nil"/>
              <w:left w:val="nil"/>
              <w:bottom w:val="single" w:sz="8" w:space="0" w:color="auto"/>
              <w:right w:val="single" w:sz="8" w:space="0" w:color="auto"/>
            </w:tcBorders>
            <w:shd w:val="clear" w:color="auto" w:fill="auto"/>
            <w:vAlign w:val="center"/>
          </w:tcPr>
          <w:p w14:paraId="2C76058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w:t>
            </w:r>
          </w:p>
        </w:tc>
        <w:tc>
          <w:tcPr>
            <w:tcW w:w="323" w:type="pct"/>
            <w:tcBorders>
              <w:top w:val="nil"/>
              <w:left w:val="nil"/>
              <w:bottom w:val="single" w:sz="8" w:space="0" w:color="auto"/>
              <w:right w:val="single" w:sz="8" w:space="0" w:color="auto"/>
            </w:tcBorders>
            <w:shd w:val="clear" w:color="auto" w:fill="auto"/>
            <w:vAlign w:val="center"/>
          </w:tcPr>
          <w:p w14:paraId="46BDC5E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w:t>
            </w:r>
          </w:p>
        </w:tc>
        <w:tc>
          <w:tcPr>
            <w:tcW w:w="323" w:type="pct"/>
            <w:tcBorders>
              <w:top w:val="nil"/>
              <w:left w:val="nil"/>
              <w:bottom w:val="single" w:sz="8" w:space="0" w:color="auto"/>
              <w:right w:val="single" w:sz="8" w:space="0" w:color="auto"/>
            </w:tcBorders>
            <w:shd w:val="clear" w:color="auto" w:fill="auto"/>
            <w:vAlign w:val="center"/>
          </w:tcPr>
          <w:p w14:paraId="795F31C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200</w:t>
            </w:r>
          </w:p>
        </w:tc>
        <w:tc>
          <w:tcPr>
            <w:tcW w:w="343" w:type="pct"/>
            <w:tcBorders>
              <w:top w:val="nil"/>
              <w:left w:val="nil"/>
              <w:bottom w:val="single" w:sz="8" w:space="0" w:color="auto"/>
              <w:right w:val="single" w:sz="8" w:space="0" w:color="auto"/>
            </w:tcBorders>
            <w:shd w:val="clear" w:color="auto" w:fill="auto"/>
            <w:vAlign w:val="center"/>
          </w:tcPr>
          <w:p w14:paraId="54054B80"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1,000</w:t>
            </w:r>
          </w:p>
        </w:tc>
        <w:tc>
          <w:tcPr>
            <w:tcW w:w="292" w:type="pct"/>
            <w:tcBorders>
              <w:top w:val="nil"/>
              <w:left w:val="nil"/>
              <w:bottom w:val="single" w:sz="8" w:space="0" w:color="auto"/>
              <w:right w:val="single" w:sz="8" w:space="0" w:color="auto"/>
            </w:tcBorders>
            <w:shd w:val="clear" w:color="auto" w:fill="auto"/>
            <w:vAlign w:val="center"/>
          </w:tcPr>
          <w:p w14:paraId="6A2E4DE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24</w:t>
            </w:r>
          </w:p>
        </w:tc>
      </w:tr>
      <w:tr w:rsidR="002D02E1" w:rsidRPr="003E6EAB" w14:paraId="5E35A5C6" w14:textId="77777777" w:rsidTr="004F3C37">
        <w:trPr>
          <w:trHeight w:val="565"/>
        </w:trPr>
        <w:tc>
          <w:tcPr>
            <w:tcW w:w="550" w:type="pct"/>
            <w:vMerge/>
            <w:tcBorders>
              <w:top w:val="nil"/>
              <w:left w:val="single" w:sz="8" w:space="0" w:color="auto"/>
              <w:bottom w:val="single" w:sz="8" w:space="0" w:color="000000"/>
              <w:right w:val="single" w:sz="8" w:space="0" w:color="auto"/>
            </w:tcBorders>
            <w:vAlign w:val="center"/>
          </w:tcPr>
          <w:p w14:paraId="33F3319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13C12A2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747A963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DE0E45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57A3BD7C"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72200</w:t>
            </w:r>
          </w:p>
        </w:tc>
        <w:tc>
          <w:tcPr>
            <w:tcW w:w="759" w:type="pct"/>
            <w:tcBorders>
              <w:top w:val="nil"/>
              <w:left w:val="nil"/>
              <w:bottom w:val="single" w:sz="8" w:space="0" w:color="auto"/>
              <w:right w:val="single" w:sz="8" w:space="0" w:color="auto"/>
            </w:tcBorders>
            <w:shd w:val="clear" w:color="auto" w:fill="auto"/>
            <w:vAlign w:val="center"/>
          </w:tcPr>
          <w:p w14:paraId="3FA9118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Equipment and Furniture</w:t>
            </w:r>
          </w:p>
        </w:tc>
        <w:tc>
          <w:tcPr>
            <w:tcW w:w="323" w:type="pct"/>
            <w:tcBorders>
              <w:top w:val="nil"/>
              <w:left w:val="nil"/>
              <w:bottom w:val="single" w:sz="8" w:space="0" w:color="auto"/>
              <w:right w:val="single" w:sz="8" w:space="0" w:color="auto"/>
            </w:tcBorders>
            <w:shd w:val="clear" w:color="auto" w:fill="auto"/>
            <w:vAlign w:val="center"/>
          </w:tcPr>
          <w:p w14:paraId="5411DC2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vAlign w:val="center"/>
          </w:tcPr>
          <w:p w14:paraId="4C36BC6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640,000</w:t>
            </w:r>
          </w:p>
        </w:tc>
        <w:tc>
          <w:tcPr>
            <w:tcW w:w="343" w:type="pct"/>
            <w:tcBorders>
              <w:top w:val="nil"/>
              <w:left w:val="nil"/>
              <w:bottom w:val="single" w:sz="8" w:space="0" w:color="auto"/>
              <w:right w:val="single" w:sz="8" w:space="0" w:color="auto"/>
            </w:tcBorders>
            <w:shd w:val="clear" w:color="auto" w:fill="auto"/>
            <w:vAlign w:val="center"/>
          </w:tcPr>
          <w:p w14:paraId="6AE669C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160,000</w:t>
            </w:r>
          </w:p>
        </w:tc>
        <w:tc>
          <w:tcPr>
            <w:tcW w:w="323" w:type="pct"/>
            <w:tcBorders>
              <w:top w:val="nil"/>
              <w:left w:val="nil"/>
              <w:bottom w:val="single" w:sz="8" w:space="0" w:color="auto"/>
              <w:right w:val="single" w:sz="8" w:space="0" w:color="auto"/>
            </w:tcBorders>
            <w:shd w:val="clear" w:color="auto" w:fill="auto"/>
            <w:vAlign w:val="center"/>
          </w:tcPr>
          <w:p w14:paraId="2475A1A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23" w:type="pct"/>
            <w:tcBorders>
              <w:top w:val="nil"/>
              <w:left w:val="nil"/>
              <w:bottom w:val="single" w:sz="8" w:space="0" w:color="auto"/>
              <w:right w:val="single" w:sz="8" w:space="0" w:color="auto"/>
            </w:tcBorders>
            <w:shd w:val="clear" w:color="auto" w:fill="auto"/>
            <w:vAlign w:val="center"/>
          </w:tcPr>
          <w:p w14:paraId="4FC78F4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vAlign w:val="center"/>
          </w:tcPr>
          <w:p w14:paraId="35CFC00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800,000</w:t>
            </w:r>
          </w:p>
        </w:tc>
        <w:tc>
          <w:tcPr>
            <w:tcW w:w="292" w:type="pct"/>
            <w:tcBorders>
              <w:top w:val="nil"/>
              <w:left w:val="nil"/>
              <w:bottom w:val="single" w:sz="8" w:space="0" w:color="auto"/>
              <w:right w:val="single" w:sz="8" w:space="0" w:color="auto"/>
            </w:tcBorders>
            <w:shd w:val="clear" w:color="auto" w:fill="auto"/>
            <w:vAlign w:val="center"/>
          </w:tcPr>
          <w:p w14:paraId="7E06995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25</w:t>
            </w:r>
          </w:p>
        </w:tc>
      </w:tr>
      <w:tr w:rsidR="002D02E1" w:rsidRPr="003E6EAB" w14:paraId="73EE864B"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4B2590D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7B32883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5CA1308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2ECE7C1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1205" w:type="pct"/>
            <w:gridSpan w:val="2"/>
            <w:tcBorders>
              <w:top w:val="single" w:sz="8" w:space="0" w:color="auto"/>
              <w:left w:val="nil"/>
              <w:bottom w:val="single" w:sz="8" w:space="0" w:color="auto"/>
              <w:right w:val="single" w:sz="8" w:space="0" w:color="000000"/>
            </w:tcBorders>
            <w:shd w:val="clear" w:color="000000" w:fill="92D050"/>
            <w:noWrap/>
            <w:vAlign w:val="center"/>
          </w:tcPr>
          <w:p w14:paraId="427B2CD0" w14:textId="77777777" w:rsidR="002D02E1" w:rsidRPr="003E6EAB" w:rsidRDefault="002D02E1" w:rsidP="004F3C37">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Sub-total Component 3 (MNR)</w:t>
            </w:r>
          </w:p>
        </w:tc>
        <w:tc>
          <w:tcPr>
            <w:tcW w:w="323" w:type="pct"/>
            <w:tcBorders>
              <w:top w:val="nil"/>
              <w:left w:val="nil"/>
              <w:bottom w:val="single" w:sz="8" w:space="0" w:color="auto"/>
              <w:right w:val="single" w:sz="8" w:space="0" w:color="auto"/>
            </w:tcBorders>
            <w:shd w:val="clear" w:color="000000" w:fill="92D050"/>
            <w:vAlign w:val="center"/>
          </w:tcPr>
          <w:p w14:paraId="0A72F2B8"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66,200</w:t>
            </w:r>
          </w:p>
        </w:tc>
        <w:tc>
          <w:tcPr>
            <w:tcW w:w="343" w:type="pct"/>
            <w:tcBorders>
              <w:top w:val="nil"/>
              <w:left w:val="nil"/>
              <w:bottom w:val="single" w:sz="8" w:space="0" w:color="auto"/>
              <w:right w:val="single" w:sz="8" w:space="0" w:color="auto"/>
            </w:tcBorders>
            <w:shd w:val="clear" w:color="000000" w:fill="92D050"/>
            <w:vAlign w:val="center"/>
          </w:tcPr>
          <w:p w14:paraId="76D6376F"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717,700</w:t>
            </w:r>
          </w:p>
        </w:tc>
        <w:tc>
          <w:tcPr>
            <w:tcW w:w="343" w:type="pct"/>
            <w:tcBorders>
              <w:top w:val="nil"/>
              <w:left w:val="nil"/>
              <w:bottom w:val="single" w:sz="8" w:space="0" w:color="auto"/>
              <w:right w:val="single" w:sz="8" w:space="0" w:color="auto"/>
            </w:tcBorders>
            <w:shd w:val="clear" w:color="000000" w:fill="92D050"/>
            <w:vAlign w:val="center"/>
          </w:tcPr>
          <w:p w14:paraId="13199F2E"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203,700</w:t>
            </w:r>
          </w:p>
        </w:tc>
        <w:tc>
          <w:tcPr>
            <w:tcW w:w="323" w:type="pct"/>
            <w:tcBorders>
              <w:top w:val="nil"/>
              <w:left w:val="nil"/>
              <w:bottom w:val="single" w:sz="8" w:space="0" w:color="auto"/>
              <w:right w:val="single" w:sz="8" w:space="0" w:color="auto"/>
            </w:tcBorders>
            <w:shd w:val="clear" w:color="000000" w:fill="92D050"/>
            <w:vAlign w:val="center"/>
          </w:tcPr>
          <w:p w14:paraId="58FC52F2"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37,682</w:t>
            </w:r>
          </w:p>
        </w:tc>
        <w:tc>
          <w:tcPr>
            <w:tcW w:w="323" w:type="pct"/>
            <w:tcBorders>
              <w:top w:val="nil"/>
              <w:left w:val="nil"/>
              <w:bottom w:val="single" w:sz="8" w:space="0" w:color="auto"/>
              <w:right w:val="single" w:sz="8" w:space="0" w:color="auto"/>
            </w:tcBorders>
            <w:shd w:val="clear" w:color="000000" w:fill="92D050"/>
            <w:vAlign w:val="center"/>
          </w:tcPr>
          <w:p w14:paraId="6306E055"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42,700</w:t>
            </w:r>
          </w:p>
        </w:tc>
        <w:tc>
          <w:tcPr>
            <w:tcW w:w="343" w:type="pct"/>
            <w:tcBorders>
              <w:top w:val="nil"/>
              <w:left w:val="nil"/>
              <w:bottom w:val="single" w:sz="8" w:space="0" w:color="auto"/>
              <w:right w:val="single" w:sz="8" w:space="0" w:color="auto"/>
            </w:tcBorders>
            <w:shd w:val="clear" w:color="000000" w:fill="92D050"/>
            <w:vAlign w:val="center"/>
          </w:tcPr>
          <w:p w14:paraId="19D91597"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1,067,982</w:t>
            </w:r>
          </w:p>
        </w:tc>
        <w:tc>
          <w:tcPr>
            <w:tcW w:w="292" w:type="pct"/>
            <w:tcBorders>
              <w:top w:val="nil"/>
              <w:left w:val="nil"/>
              <w:bottom w:val="single" w:sz="8" w:space="0" w:color="auto"/>
              <w:right w:val="single" w:sz="8" w:space="0" w:color="auto"/>
            </w:tcBorders>
            <w:shd w:val="clear" w:color="000000" w:fill="92D050"/>
            <w:vAlign w:val="center"/>
          </w:tcPr>
          <w:p w14:paraId="381E0D3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 </w:t>
            </w:r>
          </w:p>
        </w:tc>
      </w:tr>
      <w:tr w:rsidR="002D02E1" w:rsidRPr="003E6EAB" w14:paraId="318516E0" w14:textId="77777777" w:rsidTr="004F3C37">
        <w:trPr>
          <w:trHeight w:val="530"/>
        </w:trPr>
        <w:tc>
          <w:tcPr>
            <w:tcW w:w="550" w:type="pct"/>
            <w:vMerge/>
            <w:tcBorders>
              <w:top w:val="nil"/>
              <w:left w:val="single" w:sz="8" w:space="0" w:color="auto"/>
              <w:bottom w:val="single" w:sz="8" w:space="0" w:color="000000"/>
              <w:right w:val="single" w:sz="8" w:space="0" w:color="auto"/>
            </w:tcBorders>
            <w:vAlign w:val="center"/>
          </w:tcPr>
          <w:p w14:paraId="20A2E0BC"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val="restart"/>
            <w:tcBorders>
              <w:top w:val="nil"/>
              <w:left w:val="single" w:sz="8" w:space="0" w:color="auto"/>
              <w:bottom w:val="single" w:sz="8" w:space="0" w:color="000000"/>
              <w:right w:val="single" w:sz="8" w:space="0" w:color="auto"/>
            </w:tcBorders>
            <w:shd w:val="clear" w:color="auto" w:fill="auto"/>
            <w:vAlign w:val="center"/>
          </w:tcPr>
          <w:p w14:paraId="23945EF2"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MIIT</w:t>
            </w:r>
          </w:p>
        </w:tc>
        <w:tc>
          <w:tcPr>
            <w:tcW w:w="293" w:type="pct"/>
            <w:vMerge w:val="restart"/>
            <w:tcBorders>
              <w:top w:val="nil"/>
              <w:left w:val="single" w:sz="8" w:space="0" w:color="auto"/>
              <w:bottom w:val="single" w:sz="8" w:space="0" w:color="000000"/>
              <w:right w:val="single" w:sz="8" w:space="0" w:color="auto"/>
            </w:tcBorders>
            <w:shd w:val="clear" w:color="auto" w:fill="auto"/>
            <w:vAlign w:val="center"/>
          </w:tcPr>
          <w:p w14:paraId="0E0B2ACE"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62000</w:t>
            </w:r>
          </w:p>
        </w:tc>
        <w:tc>
          <w:tcPr>
            <w:tcW w:w="271" w:type="pct"/>
            <w:vMerge w:val="restart"/>
            <w:tcBorders>
              <w:top w:val="nil"/>
              <w:left w:val="single" w:sz="8" w:space="0" w:color="auto"/>
              <w:bottom w:val="single" w:sz="8" w:space="0" w:color="000000"/>
              <w:right w:val="single" w:sz="8" w:space="0" w:color="auto"/>
            </w:tcBorders>
            <w:shd w:val="clear" w:color="auto" w:fill="auto"/>
            <w:vAlign w:val="center"/>
          </w:tcPr>
          <w:p w14:paraId="5D75DFD9"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GEF</w:t>
            </w:r>
          </w:p>
        </w:tc>
        <w:tc>
          <w:tcPr>
            <w:tcW w:w="446" w:type="pct"/>
            <w:tcBorders>
              <w:top w:val="nil"/>
              <w:left w:val="nil"/>
              <w:bottom w:val="single" w:sz="8" w:space="0" w:color="auto"/>
              <w:right w:val="single" w:sz="8" w:space="0" w:color="auto"/>
            </w:tcBorders>
            <w:shd w:val="clear" w:color="auto" w:fill="auto"/>
            <w:noWrap/>
            <w:vAlign w:val="center"/>
          </w:tcPr>
          <w:p w14:paraId="0E197ED2"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71200</w:t>
            </w:r>
          </w:p>
        </w:tc>
        <w:tc>
          <w:tcPr>
            <w:tcW w:w="759" w:type="pct"/>
            <w:tcBorders>
              <w:top w:val="nil"/>
              <w:left w:val="nil"/>
              <w:bottom w:val="single" w:sz="8" w:space="0" w:color="auto"/>
              <w:right w:val="single" w:sz="8" w:space="0" w:color="auto"/>
            </w:tcBorders>
            <w:shd w:val="clear" w:color="auto" w:fill="auto"/>
            <w:vAlign w:val="center"/>
          </w:tcPr>
          <w:p w14:paraId="032302D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International consultants</w:t>
            </w:r>
          </w:p>
        </w:tc>
        <w:tc>
          <w:tcPr>
            <w:tcW w:w="323" w:type="pct"/>
            <w:tcBorders>
              <w:top w:val="nil"/>
              <w:left w:val="nil"/>
              <w:bottom w:val="single" w:sz="8" w:space="0" w:color="auto"/>
              <w:right w:val="single" w:sz="8" w:space="0" w:color="auto"/>
            </w:tcBorders>
            <w:shd w:val="clear" w:color="auto" w:fill="auto"/>
            <w:noWrap/>
            <w:vAlign w:val="center"/>
          </w:tcPr>
          <w:p w14:paraId="7131206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noWrap/>
            <w:vAlign w:val="center"/>
          </w:tcPr>
          <w:p w14:paraId="04B462D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6,250</w:t>
            </w:r>
          </w:p>
        </w:tc>
        <w:tc>
          <w:tcPr>
            <w:tcW w:w="343" w:type="pct"/>
            <w:tcBorders>
              <w:top w:val="nil"/>
              <w:left w:val="nil"/>
              <w:bottom w:val="single" w:sz="8" w:space="0" w:color="auto"/>
              <w:right w:val="single" w:sz="8" w:space="0" w:color="auto"/>
            </w:tcBorders>
            <w:shd w:val="clear" w:color="auto" w:fill="auto"/>
            <w:noWrap/>
            <w:vAlign w:val="center"/>
          </w:tcPr>
          <w:p w14:paraId="174099A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1,250</w:t>
            </w:r>
          </w:p>
        </w:tc>
        <w:tc>
          <w:tcPr>
            <w:tcW w:w="323" w:type="pct"/>
            <w:tcBorders>
              <w:top w:val="nil"/>
              <w:left w:val="nil"/>
              <w:bottom w:val="single" w:sz="8" w:space="0" w:color="auto"/>
              <w:right w:val="single" w:sz="8" w:space="0" w:color="auto"/>
            </w:tcBorders>
            <w:shd w:val="clear" w:color="auto" w:fill="auto"/>
            <w:noWrap/>
            <w:vAlign w:val="center"/>
          </w:tcPr>
          <w:p w14:paraId="2453D42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1,250</w:t>
            </w:r>
          </w:p>
        </w:tc>
        <w:tc>
          <w:tcPr>
            <w:tcW w:w="323" w:type="pct"/>
            <w:tcBorders>
              <w:top w:val="nil"/>
              <w:left w:val="nil"/>
              <w:bottom w:val="single" w:sz="8" w:space="0" w:color="auto"/>
              <w:right w:val="single" w:sz="8" w:space="0" w:color="auto"/>
            </w:tcBorders>
            <w:shd w:val="clear" w:color="auto" w:fill="auto"/>
            <w:noWrap/>
            <w:vAlign w:val="center"/>
          </w:tcPr>
          <w:p w14:paraId="3EFE4A8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13,750</w:t>
            </w:r>
          </w:p>
        </w:tc>
        <w:tc>
          <w:tcPr>
            <w:tcW w:w="343" w:type="pct"/>
            <w:tcBorders>
              <w:top w:val="nil"/>
              <w:left w:val="nil"/>
              <w:bottom w:val="single" w:sz="8" w:space="0" w:color="auto"/>
              <w:right w:val="single" w:sz="8" w:space="0" w:color="auto"/>
            </w:tcBorders>
            <w:shd w:val="clear" w:color="auto" w:fill="auto"/>
            <w:vAlign w:val="center"/>
          </w:tcPr>
          <w:p w14:paraId="3C7F35D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22,500</w:t>
            </w:r>
          </w:p>
        </w:tc>
        <w:tc>
          <w:tcPr>
            <w:tcW w:w="292" w:type="pct"/>
            <w:tcBorders>
              <w:top w:val="nil"/>
              <w:left w:val="nil"/>
              <w:bottom w:val="single" w:sz="8" w:space="0" w:color="auto"/>
              <w:right w:val="single" w:sz="8" w:space="0" w:color="auto"/>
            </w:tcBorders>
            <w:shd w:val="clear" w:color="auto" w:fill="auto"/>
            <w:noWrap/>
            <w:vAlign w:val="center"/>
          </w:tcPr>
          <w:p w14:paraId="7741C73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26</w:t>
            </w:r>
          </w:p>
        </w:tc>
      </w:tr>
      <w:tr w:rsidR="002D02E1" w:rsidRPr="003E6EAB" w14:paraId="4FFDD1A4" w14:textId="77777777" w:rsidTr="004F3C37">
        <w:trPr>
          <w:trHeight w:val="376"/>
        </w:trPr>
        <w:tc>
          <w:tcPr>
            <w:tcW w:w="550" w:type="pct"/>
            <w:vMerge/>
            <w:tcBorders>
              <w:top w:val="nil"/>
              <w:left w:val="single" w:sz="8" w:space="0" w:color="auto"/>
              <w:bottom w:val="single" w:sz="8" w:space="0" w:color="000000"/>
              <w:right w:val="single" w:sz="8" w:space="0" w:color="auto"/>
            </w:tcBorders>
            <w:vAlign w:val="center"/>
          </w:tcPr>
          <w:p w14:paraId="59CB4D5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762E4C2"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57EEE4B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02C9B64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0F616056"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71300</w:t>
            </w:r>
          </w:p>
        </w:tc>
        <w:tc>
          <w:tcPr>
            <w:tcW w:w="759" w:type="pct"/>
            <w:tcBorders>
              <w:top w:val="nil"/>
              <w:left w:val="nil"/>
              <w:bottom w:val="single" w:sz="8" w:space="0" w:color="auto"/>
              <w:right w:val="single" w:sz="8" w:space="0" w:color="auto"/>
            </w:tcBorders>
            <w:shd w:val="clear" w:color="auto" w:fill="auto"/>
            <w:vAlign w:val="center"/>
          </w:tcPr>
          <w:p w14:paraId="25B987BB"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Local consultants</w:t>
            </w:r>
          </w:p>
        </w:tc>
        <w:tc>
          <w:tcPr>
            <w:tcW w:w="323" w:type="pct"/>
            <w:tcBorders>
              <w:top w:val="nil"/>
              <w:left w:val="nil"/>
              <w:bottom w:val="single" w:sz="8" w:space="0" w:color="auto"/>
              <w:right w:val="single" w:sz="8" w:space="0" w:color="auto"/>
            </w:tcBorders>
            <w:shd w:val="clear" w:color="auto" w:fill="auto"/>
            <w:noWrap/>
            <w:vAlign w:val="center"/>
          </w:tcPr>
          <w:p w14:paraId="5998DC2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12,500</w:t>
            </w:r>
          </w:p>
        </w:tc>
        <w:tc>
          <w:tcPr>
            <w:tcW w:w="343" w:type="pct"/>
            <w:tcBorders>
              <w:top w:val="nil"/>
              <w:left w:val="nil"/>
              <w:bottom w:val="single" w:sz="8" w:space="0" w:color="auto"/>
              <w:right w:val="single" w:sz="8" w:space="0" w:color="auto"/>
            </w:tcBorders>
            <w:shd w:val="clear" w:color="auto" w:fill="auto"/>
            <w:noWrap/>
            <w:vAlign w:val="center"/>
          </w:tcPr>
          <w:p w14:paraId="5842F8D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20,400</w:t>
            </w:r>
          </w:p>
        </w:tc>
        <w:tc>
          <w:tcPr>
            <w:tcW w:w="343" w:type="pct"/>
            <w:tcBorders>
              <w:top w:val="nil"/>
              <w:left w:val="nil"/>
              <w:bottom w:val="single" w:sz="8" w:space="0" w:color="auto"/>
              <w:right w:val="single" w:sz="8" w:space="0" w:color="auto"/>
            </w:tcBorders>
            <w:shd w:val="clear" w:color="auto" w:fill="auto"/>
            <w:noWrap/>
            <w:vAlign w:val="center"/>
          </w:tcPr>
          <w:p w14:paraId="1C5067A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700</w:t>
            </w:r>
          </w:p>
        </w:tc>
        <w:tc>
          <w:tcPr>
            <w:tcW w:w="323" w:type="pct"/>
            <w:tcBorders>
              <w:top w:val="nil"/>
              <w:left w:val="nil"/>
              <w:bottom w:val="single" w:sz="8" w:space="0" w:color="auto"/>
              <w:right w:val="single" w:sz="8" w:space="0" w:color="auto"/>
            </w:tcBorders>
            <w:shd w:val="clear" w:color="auto" w:fill="auto"/>
            <w:noWrap/>
            <w:vAlign w:val="center"/>
          </w:tcPr>
          <w:p w14:paraId="53A569E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3,200</w:t>
            </w:r>
          </w:p>
        </w:tc>
        <w:tc>
          <w:tcPr>
            <w:tcW w:w="323" w:type="pct"/>
            <w:tcBorders>
              <w:top w:val="nil"/>
              <w:left w:val="nil"/>
              <w:bottom w:val="single" w:sz="8" w:space="0" w:color="auto"/>
              <w:right w:val="single" w:sz="8" w:space="0" w:color="auto"/>
            </w:tcBorders>
            <w:shd w:val="clear" w:color="auto" w:fill="auto"/>
            <w:noWrap/>
            <w:vAlign w:val="center"/>
          </w:tcPr>
          <w:p w14:paraId="0BDD976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5,700</w:t>
            </w:r>
          </w:p>
        </w:tc>
        <w:tc>
          <w:tcPr>
            <w:tcW w:w="343" w:type="pct"/>
            <w:tcBorders>
              <w:top w:val="nil"/>
              <w:left w:val="nil"/>
              <w:bottom w:val="single" w:sz="8" w:space="0" w:color="auto"/>
              <w:right w:val="single" w:sz="8" w:space="0" w:color="auto"/>
            </w:tcBorders>
            <w:shd w:val="clear" w:color="auto" w:fill="auto"/>
            <w:vAlign w:val="center"/>
          </w:tcPr>
          <w:p w14:paraId="4F05BF8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42,500</w:t>
            </w:r>
          </w:p>
        </w:tc>
        <w:tc>
          <w:tcPr>
            <w:tcW w:w="292" w:type="pct"/>
            <w:tcBorders>
              <w:top w:val="nil"/>
              <w:left w:val="nil"/>
              <w:bottom w:val="single" w:sz="8" w:space="0" w:color="auto"/>
              <w:right w:val="single" w:sz="8" w:space="0" w:color="auto"/>
            </w:tcBorders>
            <w:shd w:val="clear" w:color="auto" w:fill="auto"/>
            <w:noWrap/>
            <w:vAlign w:val="center"/>
          </w:tcPr>
          <w:p w14:paraId="2A92777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27</w:t>
            </w:r>
          </w:p>
        </w:tc>
      </w:tr>
      <w:tr w:rsidR="002D02E1" w:rsidRPr="003E6EAB" w14:paraId="2EA94EA1"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5760705F"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29C3C6A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56A8BBD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223B631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vAlign w:val="center"/>
          </w:tcPr>
          <w:p w14:paraId="5B55AC2B"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71600</w:t>
            </w:r>
          </w:p>
        </w:tc>
        <w:tc>
          <w:tcPr>
            <w:tcW w:w="759" w:type="pct"/>
            <w:tcBorders>
              <w:top w:val="nil"/>
              <w:left w:val="nil"/>
              <w:bottom w:val="single" w:sz="8" w:space="0" w:color="auto"/>
              <w:right w:val="single" w:sz="8" w:space="0" w:color="auto"/>
            </w:tcBorders>
            <w:shd w:val="clear" w:color="auto" w:fill="auto"/>
            <w:vAlign w:val="center"/>
          </w:tcPr>
          <w:p w14:paraId="00BAD1A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Travel</w:t>
            </w:r>
          </w:p>
        </w:tc>
        <w:tc>
          <w:tcPr>
            <w:tcW w:w="323" w:type="pct"/>
            <w:tcBorders>
              <w:top w:val="nil"/>
              <w:left w:val="nil"/>
              <w:bottom w:val="single" w:sz="8" w:space="0" w:color="auto"/>
              <w:right w:val="single" w:sz="8" w:space="0" w:color="auto"/>
            </w:tcBorders>
            <w:shd w:val="clear" w:color="auto" w:fill="auto"/>
            <w:noWrap/>
            <w:vAlign w:val="center"/>
          </w:tcPr>
          <w:p w14:paraId="1A09B9F4"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27,000</w:t>
            </w:r>
          </w:p>
        </w:tc>
        <w:tc>
          <w:tcPr>
            <w:tcW w:w="343" w:type="pct"/>
            <w:tcBorders>
              <w:top w:val="nil"/>
              <w:left w:val="nil"/>
              <w:bottom w:val="single" w:sz="8" w:space="0" w:color="auto"/>
              <w:right w:val="single" w:sz="8" w:space="0" w:color="auto"/>
            </w:tcBorders>
            <w:shd w:val="clear" w:color="auto" w:fill="auto"/>
            <w:noWrap/>
            <w:vAlign w:val="center"/>
          </w:tcPr>
          <w:p w14:paraId="022F87A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29,900</w:t>
            </w:r>
          </w:p>
        </w:tc>
        <w:tc>
          <w:tcPr>
            <w:tcW w:w="343" w:type="pct"/>
            <w:tcBorders>
              <w:top w:val="nil"/>
              <w:left w:val="nil"/>
              <w:bottom w:val="single" w:sz="8" w:space="0" w:color="auto"/>
              <w:right w:val="single" w:sz="8" w:space="0" w:color="auto"/>
            </w:tcBorders>
            <w:shd w:val="clear" w:color="auto" w:fill="auto"/>
            <w:noWrap/>
            <w:vAlign w:val="center"/>
          </w:tcPr>
          <w:p w14:paraId="7473F7F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18,950</w:t>
            </w:r>
          </w:p>
        </w:tc>
        <w:tc>
          <w:tcPr>
            <w:tcW w:w="323" w:type="pct"/>
            <w:tcBorders>
              <w:top w:val="nil"/>
              <w:left w:val="nil"/>
              <w:bottom w:val="single" w:sz="8" w:space="0" w:color="auto"/>
              <w:right w:val="single" w:sz="8" w:space="0" w:color="auto"/>
            </w:tcBorders>
            <w:shd w:val="clear" w:color="auto" w:fill="auto"/>
            <w:noWrap/>
            <w:vAlign w:val="center"/>
          </w:tcPr>
          <w:p w14:paraId="1FFD465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22,700</w:t>
            </w:r>
          </w:p>
        </w:tc>
        <w:tc>
          <w:tcPr>
            <w:tcW w:w="323" w:type="pct"/>
            <w:tcBorders>
              <w:top w:val="nil"/>
              <w:left w:val="nil"/>
              <w:bottom w:val="single" w:sz="8" w:space="0" w:color="auto"/>
              <w:right w:val="single" w:sz="8" w:space="0" w:color="auto"/>
            </w:tcBorders>
            <w:shd w:val="clear" w:color="auto" w:fill="auto"/>
            <w:noWrap/>
            <w:vAlign w:val="center"/>
          </w:tcPr>
          <w:p w14:paraId="528165C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31,450</w:t>
            </w:r>
          </w:p>
        </w:tc>
        <w:tc>
          <w:tcPr>
            <w:tcW w:w="343" w:type="pct"/>
            <w:tcBorders>
              <w:top w:val="nil"/>
              <w:left w:val="nil"/>
              <w:bottom w:val="single" w:sz="8" w:space="0" w:color="auto"/>
              <w:right w:val="single" w:sz="8" w:space="0" w:color="auto"/>
            </w:tcBorders>
            <w:shd w:val="clear" w:color="auto" w:fill="auto"/>
            <w:vAlign w:val="center"/>
          </w:tcPr>
          <w:p w14:paraId="492A772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130,000</w:t>
            </w:r>
          </w:p>
        </w:tc>
        <w:tc>
          <w:tcPr>
            <w:tcW w:w="292" w:type="pct"/>
            <w:tcBorders>
              <w:top w:val="nil"/>
              <w:left w:val="nil"/>
              <w:bottom w:val="single" w:sz="8" w:space="0" w:color="auto"/>
              <w:right w:val="single" w:sz="8" w:space="0" w:color="auto"/>
            </w:tcBorders>
            <w:shd w:val="clear" w:color="auto" w:fill="auto"/>
            <w:noWrap/>
            <w:vAlign w:val="center"/>
          </w:tcPr>
          <w:p w14:paraId="7D29262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28</w:t>
            </w:r>
          </w:p>
        </w:tc>
      </w:tr>
      <w:tr w:rsidR="002D02E1" w:rsidRPr="003E6EAB" w14:paraId="7D5F4D12" w14:textId="77777777" w:rsidTr="004F3C37">
        <w:trPr>
          <w:trHeight w:val="502"/>
        </w:trPr>
        <w:tc>
          <w:tcPr>
            <w:tcW w:w="550" w:type="pct"/>
            <w:vMerge/>
            <w:tcBorders>
              <w:top w:val="nil"/>
              <w:left w:val="single" w:sz="8" w:space="0" w:color="auto"/>
              <w:bottom w:val="single" w:sz="8" w:space="0" w:color="000000"/>
              <w:right w:val="single" w:sz="8" w:space="0" w:color="auto"/>
            </w:tcBorders>
            <w:vAlign w:val="center"/>
          </w:tcPr>
          <w:p w14:paraId="303A53A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48A6F27F"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47B1D60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0C6C362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2E66B383"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72100</w:t>
            </w:r>
          </w:p>
        </w:tc>
        <w:tc>
          <w:tcPr>
            <w:tcW w:w="759" w:type="pct"/>
            <w:tcBorders>
              <w:top w:val="nil"/>
              <w:left w:val="nil"/>
              <w:bottom w:val="single" w:sz="8" w:space="0" w:color="auto"/>
              <w:right w:val="single" w:sz="8" w:space="0" w:color="auto"/>
            </w:tcBorders>
            <w:shd w:val="clear" w:color="auto" w:fill="auto"/>
            <w:vAlign w:val="center"/>
          </w:tcPr>
          <w:p w14:paraId="350182A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Contractual Services - Companies</w:t>
            </w:r>
          </w:p>
        </w:tc>
        <w:tc>
          <w:tcPr>
            <w:tcW w:w="323" w:type="pct"/>
            <w:tcBorders>
              <w:top w:val="nil"/>
              <w:left w:val="nil"/>
              <w:bottom w:val="single" w:sz="8" w:space="0" w:color="auto"/>
              <w:right w:val="single" w:sz="8" w:space="0" w:color="auto"/>
            </w:tcBorders>
            <w:shd w:val="clear" w:color="auto" w:fill="auto"/>
            <w:noWrap/>
            <w:vAlign w:val="center"/>
          </w:tcPr>
          <w:p w14:paraId="15FE273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57,500</w:t>
            </w:r>
          </w:p>
        </w:tc>
        <w:tc>
          <w:tcPr>
            <w:tcW w:w="343" w:type="pct"/>
            <w:tcBorders>
              <w:top w:val="nil"/>
              <w:left w:val="nil"/>
              <w:bottom w:val="single" w:sz="8" w:space="0" w:color="auto"/>
              <w:right w:val="single" w:sz="8" w:space="0" w:color="auto"/>
            </w:tcBorders>
            <w:shd w:val="clear" w:color="auto" w:fill="auto"/>
            <w:noWrap/>
            <w:vAlign w:val="center"/>
          </w:tcPr>
          <w:p w14:paraId="523468EA"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111,500</w:t>
            </w:r>
          </w:p>
        </w:tc>
        <w:tc>
          <w:tcPr>
            <w:tcW w:w="343" w:type="pct"/>
            <w:tcBorders>
              <w:top w:val="nil"/>
              <w:left w:val="nil"/>
              <w:bottom w:val="single" w:sz="8" w:space="0" w:color="auto"/>
              <w:right w:val="single" w:sz="8" w:space="0" w:color="auto"/>
            </w:tcBorders>
            <w:shd w:val="clear" w:color="auto" w:fill="auto"/>
            <w:noWrap/>
            <w:vAlign w:val="center"/>
          </w:tcPr>
          <w:p w14:paraId="3FA9A85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37,250</w:t>
            </w:r>
          </w:p>
        </w:tc>
        <w:tc>
          <w:tcPr>
            <w:tcW w:w="323" w:type="pct"/>
            <w:tcBorders>
              <w:top w:val="nil"/>
              <w:left w:val="nil"/>
              <w:bottom w:val="single" w:sz="8" w:space="0" w:color="auto"/>
              <w:right w:val="single" w:sz="8" w:space="0" w:color="auto"/>
            </w:tcBorders>
            <w:shd w:val="clear" w:color="auto" w:fill="auto"/>
            <w:noWrap/>
            <w:vAlign w:val="center"/>
          </w:tcPr>
          <w:p w14:paraId="6AAC929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67,500</w:t>
            </w:r>
          </w:p>
        </w:tc>
        <w:tc>
          <w:tcPr>
            <w:tcW w:w="323" w:type="pct"/>
            <w:tcBorders>
              <w:top w:val="nil"/>
              <w:left w:val="nil"/>
              <w:bottom w:val="single" w:sz="8" w:space="0" w:color="auto"/>
              <w:right w:val="single" w:sz="8" w:space="0" w:color="auto"/>
            </w:tcBorders>
            <w:shd w:val="clear" w:color="auto" w:fill="auto"/>
            <w:noWrap/>
            <w:vAlign w:val="center"/>
          </w:tcPr>
          <w:p w14:paraId="7981458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61,250</w:t>
            </w:r>
          </w:p>
        </w:tc>
        <w:tc>
          <w:tcPr>
            <w:tcW w:w="343" w:type="pct"/>
            <w:tcBorders>
              <w:top w:val="nil"/>
              <w:left w:val="nil"/>
              <w:bottom w:val="single" w:sz="8" w:space="0" w:color="auto"/>
              <w:right w:val="single" w:sz="8" w:space="0" w:color="auto"/>
            </w:tcBorders>
            <w:shd w:val="clear" w:color="auto" w:fill="auto"/>
            <w:vAlign w:val="center"/>
          </w:tcPr>
          <w:p w14:paraId="6F56657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335,000</w:t>
            </w:r>
          </w:p>
        </w:tc>
        <w:tc>
          <w:tcPr>
            <w:tcW w:w="292" w:type="pct"/>
            <w:tcBorders>
              <w:top w:val="nil"/>
              <w:left w:val="nil"/>
              <w:bottom w:val="single" w:sz="8" w:space="0" w:color="auto"/>
              <w:right w:val="single" w:sz="8" w:space="0" w:color="auto"/>
            </w:tcBorders>
            <w:shd w:val="clear" w:color="auto" w:fill="auto"/>
            <w:noWrap/>
            <w:vAlign w:val="center"/>
          </w:tcPr>
          <w:p w14:paraId="607ED93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29</w:t>
            </w:r>
          </w:p>
        </w:tc>
      </w:tr>
      <w:tr w:rsidR="002D02E1" w:rsidRPr="003E6EAB" w14:paraId="26FAC4F6" w14:textId="77777777" w:rsidTr="004F3C37">
        <w:trPr>
          <w:trHeight w:val="493"/>
        </w:trPr>
        <w:tc>
          <w:tcPr>
            <w:tcW w:w="550" w:type="pct"/>
            <w:vMerge/>
            <w:tcBorders>
              <w:top w:val="nil"/>
              <w:left w:val="single" w:sz="8" w:space="0" w:color="auto"/>
              <w:bottom w:val="single" w:sz="8" w:space="0" w:color="000000"/>
              <w:right w:val="single" w:sz="8" w:space="0" w:color="auto"/>
            </w:tcBorders>
            <w:vAlign w:val="center"/>
          </w:tcPr>
          <w:p w14:paraId="4C1C99AF"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0040A904"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4BA0BB25"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7038593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3CC3E5AE"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72200</w:t>
            </w:r>
          </w:p>
        </w:tc>
        <w:tc>
          <w:tcPr>
            <w:tcW w:w="759" w:type="pct"/>
            <w:tcBorders>
              <w:top w:val="nil"/>
              <w:left w:val="nil"/>
              <w:bottom w:val="single" w:sz="8" w:space="0" w:color="auto"/>
              <w:right w:val="single" w:sz="8" w:space="0" w:color="auto"/>
            </w:tcBorders>
            <w:shd w:val="clear" w:color="auto" w:fill="auto"/>
            <w:vAlign w:val="center"/>
          </w:tcPr>
          <w:p w14:paraId="424F155C"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Equipment and Furniture</w:t>
            </w:r>
          </w:p>
        </w:tc>
        <w:tc>
          <w:tcPr>
            <w:tcW w:w="323" w:type="pct"/>
            <w:tcBorders>
              <w:top w:val="nil"/>
              <w:left w:val="nil"/>
              <w:bottom w:val="single" w:sz="8" w:space="0" w:color="auto"/>
              <w:right w:val="single" w:sz="8" w:space="0" w:color="auto"/>
            </w:tcBorders>
            <w:shd w:val="clear" w:color="auto" w:fill="auto"/>
            <w:noWrap/>
            <w:vAlign w:val="center"/>
          </w:tcPr>
          <w:p w14:paraId="6EF3396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noWrap/>
            <w:vAlign w:val="center"/>
          </w:tcPr>
          <w:p w14:paraId="03EDC2C5"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770830</w:t>
            </w:r>
          </w:p>
        </w:tc>
        <w:tc>
          <w:tcPr>
            <w:tcW w:w="343" w:type="pct"/>
            <w:tcBorders>
              <w:top w:val="nil"/>
              <w:left w:val="nil"/>
              <w:bottom w:val="single" w:sz="8" w:space="0" w:color="auto"/>
              <w:right w:val="single" w:sz="8" w:space="0" w:color="auto"/>
            </w:tcBorders>
            <w:shd w:val="clear" w:color="auto" w:fill="auto"/>
            <w:noWrap/>
            <w:vAlign w:val="center"/>
          </w:tcPr>
          <w:p w14:paraId="5355A268"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190,708</w:t>
            </w:r>
          </w:p>
        </w:tc>
        <w:tc>
          <w:tcPr>
            <w:tcW w:w="323" w:type="pct"/>
            <w:tcBorders>
              <w:top w:val="nil"/>
              <w:left w:val="nil"/>
              <w:bottom w:val="single" w:sz="8" w:space="0" w:color="auto"/>
              <w:right w:val="single" w:sz="8" w:space="0" w:color="auto"/>
            </w:tcBorders>
            <w:shd w:val="clear" w:color="auto" w:fill="auto"/>
            <w:noWrap/>
            <w:vAlign w:val="center"/>
          </w:tcPr>
          <w:p w14:paraId="17445B6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23" w:type="pct"/>
            <w:tcBorders>
              <w:top w:val="nil"/>
              <w:left w:val="nil"/>
              <w:bottom w:val="single" w:sz="8" w:space="0" w:color="auto"/>
              <w:right w:val="single" w:sz="8" w:space="0" w:color="auto"/>
            </w:tcBorders>
            <w:shd w:val="clear" w:color="auto" w:fill="auto"/>
            <w:noWrap/>
            <w:vAlign w:val="center"/>
          </w:tcPr>
          <w:p w14:paraId="34726BC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vAlign w:val="center"/>
          </w:tcPr>
          <w:p w14:paraId="249DC5C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961,538</w:t>
            </w:r>
          </w:p>
        </w:tc>
        <w:tc>
          <w:tcPr>
            <w:tcW w:w="292" w:type="pct"/>
            <w:tcBorders>
              <w:top w:val="nil"/>
              <w:left w:val="nil"/>
              <w:bottom w:val="single" w:sz="8" w:space="0" w:color="auto"/>
              <w:right w:val="single" w:sz="8" w:space="0" w:color="auto"/>
            </w:tcBorders>
            <w:shd w:val="clear" w:color="auto" w:fill="auto"/>
            <w:noWrap/>
            <w:vAlign w:val="center"/>
          </w:tcPr>
          <w:p w14:paraId="53BA23C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30</w:t>
            </w:r>
          </w:p>
        </w:tc>
      </w:tr>
      <w:tr w:rsidR="002D02E1" w:rsidRPr="003E6EAB" w14:paraId="58DBA1F6"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7D62D20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53204D6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19455F6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1568B740"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6D4ACFC4"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72500</w:t>
            </w:r>
          </w:p>
        </w:tc>
        <w:tc>
          <w:tcPr>
            <w:tcW w:w="759" w:type="pct"/>
            <w:tcBorders>
              <w:top w:val="nil"/>
              <w:left w:val="nil"/>
              <w:bottom w:val="single" w:sz="8" w:space="0" w:color="auto"/>
              <w:right w:val="single" w:sz="8" w:space="0" w:color="auto"/>
            </w:tcBorders>
            <w:shd w:val="clear" w:color="auto" w:fill="auto"/>
            <w:vAlign w:val="center"/>
          </w:tcPr>
          <w:p w14:paraId="6A1170E9"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 xml:space="preserve">Supplies </w:t>
            </w:r>
          </w:p>
        </w:tc>
        <w:tc>
          <w:tcPr>
            <w:tcW w:w="323" w:type="pct"/>
            <w:tcBorders>
              <w:top w:val="nil"/>
              <w:left w:val="nil"/>
              <w:bottom w:val="single" w:sz="8" w:space="0" w:color="auto"/>
              <w:right w:val="single" w:sz="8" w:space="0" w:color="auto"/>
            </w:tcBorders>
            <w:shd w:val="clear" w:color="auto" w:fill="auto"/>
            <w:noWrap/>
            <w:vAlign w:val="center"/>
          </w:tcPr>
          <w:p w14:paraId="3A258B43"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136</w:t>
            </w:r>
          </w:p>
        </w:tc>
        <w:tc>
          <w:tcPr>
            <w:tcW w:w="343" w:type="pct"/>
            <w:tcBorders>
              <w:top w:val="nil"/>
              <w:left w:val="nil"/>
              <w:bottom w:val="single" w:sz="8" w:space="0" w:color="auto"/>
              <w:right w:val="single" w:sz="8" w:space="0" w:color="auto"/>
            </w:tcBorders>
            <w:shd w:val="clear" w:color="auto" w:fill="auto"/>
            <w:noWrap/>
            <w:vAlign w:val="center"/>
          </w:tcPr>
          <w:p w14:paraId="4D5C6367"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noWrap/>
            <w:vAlign w:val="center"/>
          </w:tcPr>
          <w:p w14:paraId="6C5E4CFE"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23" w:type="pct"/>
            <w:tcBorders>
              <w:top w:val="nil"/>
              <w:left w:val="nil"/>
              <w:bottom w:val="single" w:sz="8" w:space="0" w:color="auto"/>
              <w:right w:val="single" w:sz="8" w:space="0" w:color="auto"/>
            </w:tcBorders>
            <w:shd w:val="clear" w:color="auto" w:fill="auto"/>
            <w:noWrap/>
            <w:vAlign w:val="center"/>
          </w:tcPr>
          <w:p w14:paraId="78BC9FA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23" w:type="pct"/>
            <w:tcBorders>
              <w:top w:val="nil"/>
              <w:left w:val="nil"/>
              <w:bottom w:val="single" w:sz="8" w:space="0" w:color="auto"/>
              <w:right w:val="single" w:sz="8" w:space="0" w:color="auto"/>
            </w:tcBorders>
            <w:shd w:val="clear" w:color="auto" w:fill="auto"/>
            <w:noWrap/>
            <w:vAlign w:val="center"/>
          </w:tcPr>
          <w:p w14:paraId="77460C1B"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0</w:t>
            </w:r>
          </w:p>
        </w:tc>
        <w:tc>
          <w:tcPr>
            <w:tcW w:w="343" w:type="pct"/>
            <w:tcBorders>
              <w:top w:val="nil"/>
              <w:left w:val="nil"/>
              <w:bottom w:val="single" w:sz="8" w:space="0" w:color="auto"/>
              <w:right w:val="single" w:sz="8" w:space="0" w:color="auto"/>
            </w:tcBorders>
            <w:shd w:val="clear" w:color="auto" w:fill="auto"/>
            <w:noWrap/>
            <w:vAlign w:val="center"/>
          </w:tcPr>
          <w:p w14:paraId="554B4F6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136</w:t>
            </w:r>
          </w:p>
        </w:tc>
        <w:tc>
          <w:tcPr>
            <w:tcW w:w="292" w:type="pct"/>
            <w:tcBorders>
              <w:top w:val="nil"/>
              <w:left w:val="nil"/>
              <w:bottom w:val="single" w:sz="8" w:space="0" w:color="auto"/>
              <w:right w:val="single" w:sz="8" w:space="0" w:color="auto"/>
            </w:tcBorders>
            <w:shd w:val="clear" w:color="auto" w:fill="auto"/>
            <w:noWrap/>
            <w:vAlign w:val="center"/>
          </w:tcPr>
          <w:p w14:paraId="4533374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31</w:t>
            </w:r>
          </w:p>
        </w:tc>
      </w:tr>
      <w:tr w:rsidR="002D02E1" w:rsidRPr="003E6EAB" w14:paraId="7F41D549" w14:textId="77777777" w:rsidTr="004F3C37">
        <w:trPr>
          <w:trHeight w:val="376"/>
        </w:trPr>
        <w:tc>
          <w:tcPr>
            <w:tcW w:w="550" w:type="pct"/>
            <w:vMerge/>
            <w:tcBorders>
              <w:top w:val="nil"/>
              <w:left w:val="single" w:sz="8" w:space="0" w:color="auto"/>
              <w:bottom w:val="single" w:sz="8" w:space="0" w:color="000000"/>
              <w:right w:val="single" w:sz="8" w:space="0" w:color="auto"/>
            </w:tcBorders>
            <w:vAlign w:val="center"/>
          </w:tcPr>
          <w:p w14:paraId="7CE1430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68D5CD5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6D3291D6"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4811B0C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446" w:type="pct"/>
            <w:tcBorders>
              <w:top w:val="nil"/>
              <w:left w:val="nil"/>
              <w:bottom w:val="single" w:sz="8" w:space="0" w:color="auto"/>
              <w:right w:val="single" w:sz="8" w:space="0" w:color="auto"/>
            </w:tcBorders>
            <w:shd w:val="clear" w:color="auto" w:fill="auto"/>
            <w:noWrap/>
            <w:vAlign w:val="center"/>
          </w:tcPr>
          <w:p w14:paraId="69B7D42D" w14:textId="77777777" w:rsidR="002D02E1" w:rsidRPr="003E6EAB" w:rsidRDefault="002D02E1" w:rsidP="004F3C37">
            <w:pPr>
              <w:spacing w:after="0" w:line="240" w:lineRule="auto"/>
              <w:jc w:val="center"/>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75700</w:t>
            </w:r>
          </w:p>
        </w:tc>
        <w:tc>
          <w:tcPr>
            <w:tcW w:w="759" w:type="pct"/>
            <w:tcBorders>
              <w:top w:val="nil"/>
              <w:left w:val="nil"/>
              <w:bottom w:val="single" w:sz="8" w:space="0" w:color="auto"/>
              <w:right w:val="single" w:sz="8" w:space="0" w:color="auto"/>
            </w:tcBorders>
            <w:shd w:val="clear" w:color="auto" w:fill="auto"/>
            <w:vAlign w:val="center"/>
          </w:tcPr>
          <w:p w14:paraId="4C53B54A" w14:textId="77777777" w:rsidR="002D02E1" w:rsidRPr="003E6EAB" w:rsidRDefault="002D02E1" w:rsidP="004F3C37">
            <w:pPr>
              <w:spacing w:after="0" w:line="240" w:lineRule="auto"/>
              <w:rPr>
                <w:rFonts w:ascii="Calibri" w:eastAsia="Times New Roman" w:hAnsi="Calibri" w:cs="Calibri"/>
                <w:color w:val="000000"/>
                <w:sz w:val="20"/>
                <w:szCs w:val="20"/>
                <w:lang w:bidi="th-TH"/>
              </w:rPr>
            </w:pPr>
            <w:r w:rsidRPr="003E6EAB">
              <w:rPr>
                <w:rFonts w:ascii="Calibri" w:eastAsia="Times New Roman" w:hAnsi="Calibri" w:cs="Calibri"/>
                <w:color w:val="000000"/>
                <w:sz w:val="20"/>
                <w:szCs w:val="20"/>
                <w:lang w:bidi="th-TH"/>
              </w:rPr>
              <w:t>Training, Workshops and Confer</w:t>
            </w:r>
          </w:p>
        </w:tc>
        <w:tc>
          <w:tcPr>
            <w:tcW w:w="323" w:type="pct"/>
            <w:tcBorders>
              <w:top w:val="nil"/>
              <w:left w:val="nil"/>
              <w:bottom w:val="single" w:sz="8" w:space="0" w:color="auto"/>
              <w:right w:val="single" w:sz="8" w:space="0" w:color="auto"/>
            </w:tcBorders>
            <w:shd w:val="clear" w:color="auto" w:fill="auto"/>
            <w:noWrap/>
            <w:vAlign w:val="center"/>
          </w:tcPr>
          <w:p w14:paraId="425EA3C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14,500</w:t>
            </w:r>
          </w:p>
        </w:tc>
        <w:tc>
          <w:tcPr>
            <w:tcW w:w="343" w:type="pct"/>
            <w:tcBorders>
              <w:top w:val="nil"/>
              <w:left w:val="nil"/>
              <w:bottom w:val="single" w:sz="8" w:space="0" w:color="auto"/>
              <w:right w:val="single" w:sz="8" w:space="0" w:color="auto"/>
            </w:tcBorders>
            <w:shd w:val="clear" w:color="auto" w:fill="auto"/>
            <w:noWrap/>
            <w:vAlign w:val="center"/>
          </w:tcPr>
          <w:p w14:paraId="43BE2FE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17,500</w:t>
            </w:r>
          </w:p>
        </w:tc>
        <w:tc>
          <w:tcPr>
            <w:tcW w:w="343" w:type="pct"/>
            <w:tcBorders>
              <w:top w:val="nil"/>
              <w:left w:val="nil"/>
              <w:bottom w:val="single" w:sz="8" w:space="0" w:color="auto"/>
              <w:right w:val="single" w:sz="8" w:space="0" w:color="auto"/>
            </w:tcBorders>
            <w:shd w:val="clear" w:color="auto" w:fill="auto"/>
            <w:noWrap/>
            <w:vAlign w:val="center"/>
          </w:tcPr>
          <w:p w14:paraId="7241BC76"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24,000</w:t>
            </w:r>
          </w:p>
        </w:tc>
        <w:tc>
          <w:tcPr>
            <w:tcW w:w="323" w:type="pct"/>
            <w:tcBorders>
              <w:top w:val="nil"/>
              <w:left w:val="nil"/>
              <w:bottom w:val="single" w:sz="8" w:space="0" w:color="auto"/>
              <w:right w:val="single" w:sz="8" w:space="0" w:color="auto"/>
            </w:tcBorders>
            <w:shd w:val="clear" w:color="auto" w:fill="auto"/>
            <w:noWrap/>
            <w:vAlign w:val="center"/>
          </w:tcPr>
          <w:p w14:paraId="5EE7F67F"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22,000</w:t>
            </w:r>
          </w:p>
        </w:tc>
        <w:tc>
          <w:tcPr>
            <w:tcW w:w="323" w:type="pct"/>
            <w:tcBorders>
              <w:top w:val="nil"/>
              <w:left w:val="nil"/>
              <w:bottom w:val="single" w:sz="8" w:space="0" w:color="auto"/>
              <w:right w:val="single" w:sz="8" w:space="0" w:color="auto"/>
            </w:tcBorders>
            <w:shd w:val="clear" w:color="auto" w:fill="auto"/>
            <w:noWrap/>
            <w:vAlign w:val="center"/>
          </w:tcPr>
          <w:p w14:paraId="03E85B41"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20"/>
                <w:lang w:bidi="th-TH"/>
              </w:rPr>
              <w:t>32,000</w:t>
            </w:r>
          </w:p>
        </w:tc>
        <w:tc>
          <w:tcPr>
            <w:tcW w:w="343" w:type="pct"/>
            <w:tcBorders>
              <w:top w:val="nil"/>
              <w:left w:val="nil"/>
              <w:bottom w:val="single" w:sz="8" w:space="0" w:color="auto"/>
              <w:right w:val="single" w:sz="8" w:space="0" w:color="auto"/>
            </w:tcBorders>
            <w:shd w:val="clear" w:color="auto" w:fill="auto"/>
            <w:vAlign w:val="center"/>
          </w:tcPr>
          <w:p w14:paraId="04017C6C"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110,000</w:t>
            </w:r>
          </w:p>
        </w:tc>
        <w:tc>
          <w:tcPr>
            <w:tcW w:w="292" w:type="pct"/>
            <w:tcBorders>
              <w:top w:val="nil"/>
              <w:left w:val="nil"/>
              <w:bottom w:val="single" w:sz="8" w:space="0" w:color="auto"/>
              <w:right w:val="single" w:sz="8" w:space="0" w:color="auto"/>
            </w:tcBorders>
            <w:shd w:val="clear" w:color="auto" w:fill="auto"/>
            <w:noWrap/>
            <w:vAlign w:val="center"/>
          </w:tcPr>
          <w:p w14:paraId="480EEA5D"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32</w:t>
            </w:r>
          </w:p>
        </w:tc>
      </w:tr>
      <w:tr w:rsidR="002D02E1" w:rsidRPr="003E6EAB" w14:paraId="7B34C827" w14:textId="77777777" w:rsidTr="004F3C37">
        <w:trPr>
          <w:trHeight w:val="300"/>
        </w:trPr>
        <w:tc>
          <w:tcPr>
            <w:tcW w:w="550" w:type="pct"/>
            <w:vMerge/>
            <w:tcBorders>
              <w:top w:val="nil"/>
              <w:left w:val="single" w:sz="8" w:space="0" w:color="auto"/>
              <w:bottom w:val="single" w:sz="8" w:space="0" w:color="000000"/>
              <w:right w:val="single" w:sz="8" w:space="0" w:color="auto"/>
            </w:tcBorders>
            <w:vAlign w:val="center"/>
          </w:tcPr>
          <w:p w14:paraId="1BA05A1E"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391" w:type="pct"/>
            <w:vMerge/>
            <w:tcBorders>
              <w:top w:val="nil"/>
              <w:left w:val="single" w:sz="8" w:space="0" w:color="auto"/>
              <w:bottom w:val="single" w:sz="8" w:space="0" w:color="000000"/>
              <w:right w:val="single" w:sz="8" w:space="0" w:color="auto"/>
            </w:tcBorders>
            <w:vAlign w:val="center"/>
          </w:tcPr>
          <w:p w14:paraId="71ADE977"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93" w:type="pct"/>
            <w:vMerge/>
            <w:tcBorders>
              <w:top w:val="nil"/>
              <w:left w:val="single" w:sz="8" w:space="0" w:color="auto"/>
              <w:bottom w:val="single" w:sz="8" w:space="0" w:color="000000"/>
              <w:right w:val="single" w:sz="8" w:space="0" w:color="auto"/>
            </w:tcBorders>
            <w:vAlign w:val="center"/>
          </w:tcPr>
          <w:p w14:paraId="37E27FC1"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71" w:type="pct"/>
            <w:vMerge/>
            <w:tcBorders>
              <w:top w:val="nil"/>
              <w:left w:val="single" w:sz="8" w:space="0" w:color="auto"/>
              <w:bottom w:val="single" w:sz="8" w:space="0" w:color="000000"/>
              <w:right w:val="single" w:sz="8" w:space="0" w:color="auto"/>
            </w:tcBorders>
            <w:vAlign w:val="center"/>
          </w:tcPr>
          <w:p w14:paraId="074BDCF8"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1205" w:type="pct"/>
            <w:gridSpan w:val="2"/>
            <w:tcBorders>
              <w:top w:val="single" w:sz="8" w:space="0" w:color="auto"/>
              <w:left w:val="nil"/>
              <w:bottom w:val="single" w:sz="8" w:space="0" w:color="auto"/>
              <w:right w:val="single" w:sz="8" w:space="0" w:color="000000"/>
            </w:tcBorders>
            <w:shd w:val="clear" w:color="000000" w:fill="92D050"/>
            <w:noWrap/>
            <w:vAlign w:val="center"/>
          </w:tcPr>
          <w:p w14:paraId="0468BF02" w14:textId="77777777" w:rsidR="002D02E1" w:rsidRPr="003E6EAB" w:rsidRDefault="002D02E1" w:rsidP="004F3C37">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Sub-total Component 3 (MITT)</w:t>
            </w:r>
          </w:p>
        </w:tc>
        <w:tc>
          <w:tcPr>
            <w:tcW w:w="323" w:type="pct"/>
            <w:tcBorders>
              <w:top w:val="nil"/>
              <w:left w:val="nil"/>
              <w:bottom w:val="single" w:sz="8" w:space="0" w:color="auto"/>
              <w:right w:val="single" w:sz="8" w:space="0" w:color="auto"/>
            </w:tcBorders>
            <w:shd w:val="clear" w:color="000000" w:fill="92D050"/>
            <w:vAlign w:val="center"/>
          </w:tcPr>
          <w:p w14:paraId="417469F2"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111,636</w:t>
            </w:r>
          </w:p>
        </w:tc>
        <w:tc>
          <w:tcPr>
            <w:tcW w:w="343" w:type="pct"/>
            <w:tcBorders>
              <w:top w:val="nil"/>
              <w:left w:val="nil"/>
              <w:bottom w:val="single" w:sz="8" w:space="0" w:color="auto"/>
              <w:right w:val="single" w:sz="8" w:space="0" w:color="auto"/>
            </w:tcBorders>
            <w:shd w:val="clear" w:color="000000" w:fill="92D050"/>
            <w:vAlign w:val="center"/>
          </w:tcPr>
          <w:p w14:paraId="2A1147ED"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956,380</w:t>
            </w:r>
          </w:p>
        </w:tc>
        <w:tc>
          <w:tcPr>
            <w:tcW w:w="343" w:type="pct"/>
            <w:tcBorders>
              <w:top w:val="nil"/>
              <w:left w:val="nil"/>
              <w:bottom w:val="single" w:sz="8" w:space="0" w:color="auto"/>
              <w:right w:val="single" w:sz="8" w:space="0" w:color="auto"/>
            </w:tcBorders>
            <w:shd w:val="clear" w:color="000000" w:fill="92D050"/>
            <w:vAlign w:val="center"/>
          </w:tcPr>
          <w:p w14:paraId="74010EDC"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272,858</w:t>
            </w:r>
          </w:p>
        </w:tc>
        <w:tc>
          <w:tcPr>
            <w:tcW w:w="323" w:type="pct"/>
            <w:tcBorders>
              <w:top w:val="nil"/>
              <w:left w:val="nil"/>
              <w:bottom w:val="single" w:sz="8" w:space="0" w:color="auto"/>
              <w:right w:val="single" w:sz="8" w:space="0" w:color="auto"/>
            </w:tcBorders>
            <w:shd w:val="clear" w:color="000000" w:fill="92D050"/>
            <w:vAlign w:val="center"/>
          </w:tcPr>
          <w:p w14:paraId="67A3FDDD"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116,650</w:t>
            </w:r>
          </w:p>
        </w:tc>
        <w:tc>
          <w:tcPr>
            <w:tcW w:w="323" w:type="pct"/>
            <w:tcBorders>
              <w:top w:val="nil"/>
              <w:left w:val="nil"/>
              <w:bottom w:val="single" w:sz="8" w:space="0" w:color="auto"/>
              <w:right w:val="single" w:sz="8" w:space="0" w:color="auto"/>
            </w:tcBorders>
            <w:shd w:val="clear" w:color="000000" w:fill="92D050"/>
            <w:vAlign w:val="center"/>
          </w:tcPr>
          <w:p w14:paraId="194EEF83"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144,150</w:t>
            </w:r>
          </w:p>
        </w:tc>
        <w:tc>
          <w:tcPr>
            <w:tcW w:w="343" w:type="pct"/>
            <w:tcBorders>
              <w:top w:val="nil"/>
              <w:left w:val="nil"/>
              <w:bottom w:val="single" w:sz="8" w:space="0" w:color="auto"/>
              <w:right w:val="single" w:sz="8" w:space="0" w:color="auto"/>
            </w:tcBorders>
            <w:shd w:val="clear" w:color="000000" w:fill="92D050"/>
            <w:vAlign w:val="center"/>
          </w:tcPr>
          <w:p w14:paraId="04474178"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1,601,674</w:t>
            </w:r>
          </w:p>
        </w:tc>
        <w:tc>
          <w:tcPr>
            <w:tcW w:w="292" w:type="pct"/>
            <w:tcBorders>
              <w:top w:val="nil"/>
              <w:left w:val="nil"/>
              <w:bottom w:val="single" w:sz="8" w:space="0" w:color="auto"/>
              <w:right w:val="single" w:sz="8" w:space="0" w:color="auto"/>
            </w:tcBorders>
            <w:shd w:val="clear" w:color="000000" w:fill="92D050"/>
            <w:noWrap/>
            <w:vAlign w:val="center"/>
          </w:tcPr>
          <w:p w14:paraId="3CA75A02"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 </w:t>
            </w:r>
          </w:p>
        </w:tc>
      </w:tr>
      <w:tr w:rsidR="002D02E1" w:rsidRPr="003E6EAB" w14:paraId="730DA1C8" w14:textId="77777777" w:rsidTr="000E277A">
        <w:trPr>
          <w:trHeight w:val="300"/>
        </w:trPr>
        <w:tc>
          <w:tcPr>
            <w:tcW w:w="550" w:type="pct"/>
            <w:vMerge/>
            <w:tcBorders>
              <w:top w:val="nil"/>
              <w:left w:val="single" w:sz="8" w:space="0" w:color="auto"/>
              <w:bottom w:val="single" w:sz="4" w:space="0" w:color="auto"/>
              <w:right w:val="single" w:sz="8" w:space="0" w:color="auto"/>
            </w:tcBorders>
            <w:vAlign w:val="center"/>
          </w:tcPr>
          <w:p w14:paraId="32EF80AC" w14:textId="77777777" w:rsidR="002D02E1" w:rsidRPr="003E6EAB" w:rsidRDefault="002D02E1" w:rsidP="004F3C37">
            <w:pPr>
              <w:spacing w:after="0" w:line="240" w:lineRule="auto"/>
              <w:rPr>
                <w:rFonts w:ascii="Calibri" w:eastAsia="Times New Roman" w:hAnsi="Calibri" w:cs="Calibri"/>
                <w:color w:val="000000"/>
                <w:sz w:val="20"/>
                <w:szCs w:val="20"/>
                <w:lang w:bidi="th-TH"/>
              </w:rPr>
            </w:pPr>
          </w:p>
        </w:tc>
        <w:tc>
          <w:tcPr>
            <w:tcW w:w="2160" w:type="pct"/>
            <w:gridSpan w:val="5"/>
            <w:tcBorders>
              <w:top w:val="single" w:sz="8" w:space="0" w:color="auto"/>
              <w:left w:val="nil"/>
              <w:bottom w:val="single" w:sz="4" w:space="0" w:color="auto"/>
              <w:right w:val="single" w:sz="8" w:space="0" w:color="000000"/>
            </w:tcBorders>
            <w:shd w:val="clear" w:color="000000" w:fill="FFC000"/>
            <w:noWrap/>
            <w:vAlign w:val="center"/>
          </w:tcPr>
          <w:p w14:paraId="29280DBE" w14:textId="77777777" w:rsidR="002D02E1" w:rsidRPr="003E6EAB" w:rsidRDefault="002D02E1" w:rsidP="004F3C37">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Total Component 3</w:t>
            </w:r>
          </w:p>
        </w:tc>
        <w:tc>
          <w:tcPr>
            <w:tcW w:w="323" w:type="pct"/>
            <w:tcBorders>
              <w:top w:val="nil"/>
              <w:left w:val="nil"/>
              <w:bottom w:val="single" w:sz="4" w:space="0" w:color="auto"/>
              <w:right w:val="single" w:sz="8" w:space="0" w:color="auto"/>
            </w:tcBorders>
            <w:shd w:val="clear" w:color="000000" w:fill="FFC000"/>
            <w:vAlign w:val="center"/>
          </w:tcPr>
          <w:p w14:paraId="00A401E7"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177,836</w:t>
            </w:r>
          </w:p>
        </w:tc>
        <w:tc>
          <w:tcPr>
            <w:tcW w:w="343" w:type="pct"/>
            <w:tcBorders>
              <w:top w:val="nil"/>
              <w:left w:val="nil"/>
              <w:bottom w:val="single" w:sz="4" w:space="0" w:color="auto"/>
              <w:right w:val="single" w:sz="8" w:space="0" w:color="auto"/>
            </w:tcBorders>
            <w:shd w:val="clear" w:color="000000" w:fill="FFC000"/>
            <w:vAlign w:val="center"/>
          </w:tcPr>
          <w:p w14:paraId="2EE9A029"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1,674,080</w:t>
            </w:r>
          </w:p>
        </w:tc>
        <w:tc>
          <w:tcPr>
            <w:tcW w:w="343" w:type="pct"/>
            <w:tcBorders>
              <w:top w:val="nil"/>
              <w:left w:val="nil"/>
              <w:bottom w:val="single" w:sz="4" w:space="0" w:color="auto"/>
              <w:right w:val="single" w:sz="8" w:space="0" w:color="auto"/>
            </w:tcBorders>
            <w:shd w:val="clear" w:color="000000" w:fill="FFC000"/>
            <w:vAlign w:val="center"/>
          </w:tcPr>
          <w:p w14:paraId="53B202EF"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476,558</w:t>
            </w:r>
          </w:p>
        </w:tc>
        <w:tc>
          <w:tcPr>
            <w:tcW w:w="323" w:type="pct"/>
            <w:tcBorders>
              <w:top w:val="nil"/>
              <w:left w:val="nil"/>
              <w:bottom w:val="single" w:sz="4" w:space="0" w:color="auto"/>
              <w:right w:val="single" w:sz="8" w:space="0" w:color="auto"/>
            </w:tcBorders>
            <w:shd w:val="clear" w:color="000000" w:fill="FFC000"/>
            <w:vAlign w:val="center"/>
          </w:tcPr>
          <w:p w14:paraId="6F277F73"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154,332</w:t>
            </w:r>
          </w:p>
        </w:tc>
        <w:tc>
          <w:tcPr>
            <w:tcW w:w="323" w:type="pct"/>
            <w:tcBorders>
              <w:top w:val="nil"/>
              <w:left w:val="nil"/>
              <w:bottom w:val="single" w:sz="4" w:space="0" w:color="auto"/>
              <w:right w:val="single" w:sz="8" w:space="0" w:color="auto"/>
            </w:tcBorders>
            <w:shd w:val="clear" w:color="000000" w:fill="FFC000"/>
            <w:vAlign w:val="center"/>
          </w:tcPr>
          <w:p w14:paraId="5951413B"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186,850</w:t>
            </w:r>
          </w:p>
        </w:tc>
        <w:tc>
          <w:tcPr>
            <w:tcW w:w="343" w:type="pct"/>
            <w:tcBorders>
              <w:top w:val="nil"/>
              <w:left w:val="nil"/>
              <w:bottom w:val="single" w:sz="4" w:space="0" w:color="auto"/>
              <w:right w:val="single" w:sz="8" w:space="0" w:color="auto"/>
            </w:tcBorders>
            <w:shd w:val="clear" w:color="000000" w:fill="FFC000"/>
            <w:vAlign w:val="center"/>
          </w:tcPr>
          <w:p w14:paraId="1D40685A" w14:textId="77777777" w:rsidR="002D02E1" w:rsidRPr="003E6EAB" w:rsidRDefault="002D02E1" w:rsidP="004F3C37">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2,669,656</w:t>
            </w:r>
          </w:p>
        </w:tc>
        <w:tc>
          <w:tcPr>
            <w:tcW w:w="292" w:type="pct"/>
            <w:tcBorders>
              <w:top w:val="nil"/>
              <w:left w:val="nil"/>
              <w:bottom w:val="single" w:sz="4" w:space="0" w:color="auto"/>
              <w:right w:val="single" w:sz="8" w:space="0" w:color="auto"/>
            </w:tcBorders>
            <w:shd w:val="clear" w:color="000000" w:fill="FFC000"/>
            <w:vAlign w:val="center"/>
          </w:tcPr>
          <w:p w14:paraId="4AEFF819" w14:textId="77777777" w:rsidR="002D02E1" w:rsidRPr="003E6EAB" w:rsidRDefault="002D02E1" w:rsidP="004F3C37">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 </w:t>
            </w:r>
          </w:p>
        </w:tc>
      </w:tr>
      <w:tr w:rsidR="00AF7DD2" w:rsidRPr="003E6EAB" w14:paraId="2D469E82" w14:textId="77777777" w:rsidTr="004F3C37">
        <w:trPr>
          <w:trHeight w:val="300"/>
        </w:trPr>
        <w:tc>
          <w:tcPr>
            <w:tcW w:w="550"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49F7A08" w14:textId="6E05CBA9"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M&amp;E</w:t>
            </w:r>
          </w:p>
        </w:tc>
        <w:tc>
          <w:tcPr>
            <w:tcW w:w="391" w:type="pct"/>
            <w:vMerge w:val="restart"/>
            <w:tcBorders>
              <w:top w:val="single" w:sz="4" w:space="0" w:color="auto"/>
              <w:left w:val="single" w:sz="4" w:space="0" w:color="auto"/>
              <w:right w:val="single" w:sz="4" w:space="0" w:color="auto"/>
            </w:tcBorders>
            <w:shd w:val="clear" w:color="auto" w:fill="E2EFD9" w:themeFill="accent6" w:themeFillTint="33"/>
            <w:vAlign w:val="center"/>
          </w:tcPr>
          <w:p w14:paraId="45193709" w14:textId="26C65362" w:rsidR="00AF7DD2" w:rsidRPr="00214D4D" w:rsidRDefault="00AF7DD2">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DengXian" w:hAnsi="Calibri" w:cs="Calibri"/>
                <w:color w:val="000000"/>
                <w:sz w:val="20"/>
                <w:szCs w:val="20"/>
                <w:highlight w:val="green"/>
              </w:rPr>
              <w:t>UNDP</w:t>
            </w:r>
          </w:p>
        </w:tc>
        <w:tc>
          <w:tcPr>
            <w:tcW w:w="293"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3611B99" w14:textId="6F690DDD"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62000</w:t>
            </w:r>
          </w:p>
        </w:tc>
        <w:tc>
          <w:tcPr>
            <w:tcW w:w="271"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F6CB9C9" w14:textId="0FC1171D"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GEF</w:t>
            </w: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92041F1" w14:textId="698731BD"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71200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58E8003" w14:textId="028BFE86"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International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6D1B52D" w14:textId="4FB00C82"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6206122" w14:textId="2FDCA90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33B0A66" w14:textId="3F4E2FB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B0ADBF9" w14:textId="35885638"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AA5AF1C" w14:textId="4A606FAB"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13B7BDF" w14:textId="70A8DE5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sz w:val="18"/>
                <w:szCs w:val="18"/>
                <w:highlight w:val="green"/>
              </w:rPr>
              <w:t>20,000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20BE46A" w14:textId="1966AD0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33</w:t>
            </w:r>
          </w:p>
        </w:tc>
      </w:tr>
      <w:tr w:rsidR="00AF7DD2" w:rsidRPr="003E6EAB" w14:paraId="365F6F71"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A7810FB"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left w:val="single" w:sz="4" w:space="0" w:color="auto"/>
              <w:bottom w:val="single" w:sz="4" w:space="0" w:color="auto"/>
              <w:right w:val="single" w:sz="4" w:space="0" w:color="auto"/>
            </w:tcBorders>
            <w:shd w:val="clear" w:color="auto" w:fill="E2EFD9" w:themeFill="accent6" w:themeFillTint="33"/>
            <w:vAlign w:val="center"/>
          </w:tcPr>
          <w:p w14:paraId="3B301918" w14:textId="54C90785"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F3F7221"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00A2F9D"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1D1426C" w14:textId="13090ECF"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71300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3EDFF67" w14:textId="5D89DB30"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Local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C6BF58D" w14:textId="0CAA9EE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4B7E1B0" w14:textId="089F9F7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D59F102" w14:textId="6EB4BED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E7FABEC" w14:textId="270A238F"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2F3608A" w14:textId="4B02FCB1"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DCB65E1" w14:textId="4CA4E0A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sz w:val="18"/>
                <w:szCs w:val="18"/>
                <w:highlight w:val="green"/>
              </w:rPr>
              <w:t>20,000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F1010C0" w14:textId="6C4C2689"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34</w:t>
            </w:r>
          </w:p>
        </w:tc>
      </w:tr>
      <w:tr w:rsidR="00AF7DD2" w:rsidRPr="003E6EAB" w14:paraId="4759496C" w14:textId="77777777" w:rsidTr="000E277A">
        <w:trPr>
          <w:trHeight w:val="413"/>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E73D8B8"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val="restart"/>
            <w:tcBorders>
              <w:top w:val="single" w:sz="4" w:space="0" w:color="auto"/>
              <w:left w:val="single" w:sz="4" w:space="0" w:color="auto"/>
              <w:right w:val="single" w:sz="4" w:space="0" w:color="auto"/>
            </w:tcBorders>
            <w:shd w:val="clear" w:color="auto" w:fill="E2EFD9" w:themeFill="accent6" w:themeFillTint="33"/>
            <w:vAlign w:val="center"/>
          </w:tcPr>
          <w:p w14:paraId="0D4DC18B" w14:textId="605BDDCA"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DengXian" w:hAnsi="Calibri" w:cs="Calibri"/>
                <w:color w:val="000000"/>
                <w:sz w:val="20"/>
                <w:szCs w:val="20"/>
                <w:highlight w:val="green"/>
              </w:rPr>
              <w:t>MNR</w:t>
            </w:r>
          </w:p>
        </w:tc>
        <w:tc>
          <w:tcPr>
            <w:tcW w:w="293"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B06BBE6" w14:textId="55F66665"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62000</w:t>
            </w: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C634E8E"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8C97BEC" w14:textId="406F3FDE"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71300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4A3DA84" w14:textId="06F20949"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Local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D029BE6" w14:textId="0E5ADCA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82384E6" w14:textId="4ECF05A6"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5AE23D3" w14:textId="7718802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4A13F4E" w14:textId="01F84F21"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9064B29" w14:textId="2E00501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17E23BC" w14:textId="5D0CAD6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sz w:val="18"/>
                <w:szCs w:val="18"/>
                <w:highlight w:val="green"/>
              </w:rPr>
              <w:t>10,000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F2DB3D8" w14:textId="4A64A08E"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34</w:t>
            </w:r>
          </w:p>
        </w:tc>
      </w:tr>
      <w:tr w:rsidR="00AF7DD2" w:rsidRPr="003E6EAB" w14:paraId="566C33DE"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00C7EDC"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left w:val="single" w:sz="4" w:space="0" w:color="auto"/>
              <w:right w:val="single" w:sz="4" w:space="0" w:color="auto"/>
            </w:tcBorders>
            <w:shd w:val="clear" w:color="auto" w:fill="E2EFD9" w:themeFill="accent6" w:themeFillTint="33"/>
            <w:vAlign w:val="center"/>
          </w:tcPr>
          <w:p w14:paraId="3A6B8E05" w14:textId="3D0E53B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B343653"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D14E632"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5CFD00D" w14:textId="11704F84"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71800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06D4BED" w14:textId="1CA72BF5"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Contractual Services - IP</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C06AEB1" w14:textId="544E27E6"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768B636" w14:textId="555D90D9"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722FD66" w14:textId="018ABD1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4600C57" w14:textId="4283B55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3C66117" w14:textId="51D018EE"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C877006" w14:textId="3759375B"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25,000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2E1404A" w14:textId="74AD702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37</w:t>
            </w:r>
          </w:p>
        </w:tc>
      </w:tr>
      <w:tr w:rsidR="00AF7DD2" w:rsidRPr="003E6EAB" w14:paraId="5A055607"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51C7D6F"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left w:val="single" w:sz="4" w:space="0" w:color="auto"/>
              <w:bottom w:val="single" w:sz="4" w:space="0" w:color="auto"/>
              <w:right w:val="single" w:sz="4" w:space="0" w:color="auto"/>
            </w:tcBorders>
            <w:shd w:val="clear" w:color="auto" w:fill="E2EFD9" w:themeFill="accent6" w:themeFillTint="33"/>
            <w:vAlign w:val="center"/>
          </w:tcPr>
          <w:p w14:paraId="2104CACA" w14:textId="2179B131"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FE47B74"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B60E357"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EFE3E0D" w14:textId="3CB5718C"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75700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A9F2A1A" w14:textId="17D1E3CD"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Training, Workshops and Confer</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71EF5D1" w14:textId="6A1CDE1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9C952FB" w14:textId="70807E5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B812AEC" w14:textId="0C7C41C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5585B01" w14:textId="15F4252B"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9A802D6" w14:textId="5242AD19"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5,000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D81C4E7" w14:textId="62F7870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25,000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66BA0D2" w14:textId="4D04D7F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38</w:t>
            </w:r>
          </w:p>
        </w:tc>
      </w:tr>
      <w:tr w:rsidR="00AF7DD2" w:rsidRPr="003E6EAB" w14:paraId="0E4A9F9C"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D3940CB"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val="restart"/>
            <w:tcBorders>
              <w:top w:val="single" w:sz="4" w:space="0" w:color="auto"/>
              <w:left w:val="single" w:sz="4" w:space="0" w:color="auto"/>
              <w:right w:val="single" w:sz="4" w:space="0" w:color="auto"/>
            </w:tcBorders>
            <w:shd w:val="clear" w:color="auto" w:fill="E2EFD9" w:themeFill="accent6" w:themeFillTint="33"/>
            <w:vAlign w:val="center"/>
          </w:tcPr>
          <w:p w14:paraId="7877959E" w14:textId="6B86E1A2"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DengXian" w:hAnsi="Calibri" w:cs="Calibri"/>
                <w:color w:val="000000"/>
                <w:sz w:val="20"/>
                <w:szCs w:val="20"/>
                <w:highlight w:val="green"/>
              </w:rPr>
              <w:t>UNDP</w:t>
            </w:r>
          </w:p>
        </w:tc>
        <w:tc>
          <w:tcPr>
            <w:tcW w:w="293"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EB3C17E" w14:textId="029D8312"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62000</w:t>
            </w: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112B23F"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54D12EB" w14:textId="4DDCE056"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71200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8DBC147" w14:textId="2D972E64"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International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19276AB" w14:textId="1BDB826E"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ADF489A" w14:textId="4F27701B"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2F1048E" w14:textId="370493D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3486F70" w14:textId="45A8D615"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CE7E9D6" w14:textId="7929ACD5"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802A1E4" w14:textId="4ED852F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80977EE" w14:textId="5BF4145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39</w:t>
            </w:r>
          </w:p>
        </w:tc>
      </w:tr>
      <w:tr w:rsidR="00AF7DD2" w:rsidRPr="003E6EAB" w14:paraId="0CC517B7"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84A29D3"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left w:val="single" w:sz="4" w:space="0" w:color="auto"/>
              <w:bottom w:val="single" w:sz="4" w:space="0" w:color="auto"/>
              <w:right w:val="single" w:sz="4" w:space="0" w:color="auto"/>
            </w:tcBorders>
            <w:shd w:val="clear" w:color="auto" w:fill="E2EFD9" w:themeFill="accent6" w:themeFillTint="33"/>
            <w:vAlign w:val="center"/>
          </w:tcPr>
          <w:p w14:paraId="303361C3" w14:textId="2A63E6AF"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E3A5513"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EDE8E92"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B105A9F" w14:textId="3DBE21EE"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71300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D714899" w14:textId="422881C0"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Local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DFAF052" w14:textId="270677DF"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EE2525A" w14:textId="3E3166A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B7E3B5C" w14:textId="083CCB5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4B80B38" w14:textId="1F50E5C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393322B" w14:textId="7D8BC6B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0F878C2" w14:textId="7653B9B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20,000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73D7BD8" w14:textId="0507995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40</w:t>
            </w:r>
          </w:p>
        </w:tc>
      </w:tr>
      <w:tr w:rsidR="00AF7DD2" w:rsidRPr="003E6EAB" w14:paraId="156ECAFE"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F9D9DC7"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val="restart"/>
            <w:tcBorders>
              <w:top w:val="single" w:sz="4" w:space="0" w:color="auto"/>
              <w:left w:val="single" w:sz="4" w:space="0" w:color="auto"/>
              <w:right w:val="single" w:sz="4" w:space="0" w:color="auto"/>
            </w:tcBorders>
            <w:shd w:val="clear" w:color="auto" w:fill="E2EFD9" w:themeFill="accent6" w:themeFillTint="33"/>
            <w:vAlign w:val="center"/>
          </w:tcPr>
          <w:p w14:paraId="4CBA9570" w14:textId="5DB1DB14"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DengXian" w:hAnsi="Calibri" w:cs="Calibri"/>
                <w:color w:val="000000"/>
                <w:sz w:val="20"/>
                <w:szCs w:val="20"/>
                <w:highlight w:val="green"/>
              </w:rPr>
              <w:t>MIIT</w:t>
            </w:r>
          </w:p>
        </w:tc>
        <w:tc>
          <w:tcPr>
            <w:tcW w:w="293"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D03C1BB" w14:textId="2BCF7AE5"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r w:rsidRPr="00214D4D">
              <w:rPr>
                <w:rFonts w:ascii="Calibri" w:eastAsia="Times New Roman" w:hAnsi="Calibri" w:cs="Calibri"/>
                <w:color w:val="000000"/>
                <w:sz w:val="20"/>
                <w:szCs w:val="20"/>
                <w:highlight w:val="green"/>
                <w:lang w:bidi="th-TH"/>
              </w:rPr>
              <w:t>62000</w:t>
            </w: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42BE6D3"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342CF7F" w14:textId="0F925096"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71800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51F005F" w14:textId="7B2A43E2"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Contractual services – IP</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15E100F" w14:textId="1F7B3A8D"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6,000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09AD73B" w14:textId="5581FA07"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6,000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F3FCCB9" w14:textId="7661D155"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6,000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D9DAA54" w14:textId="21A88E36"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6,000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49C192D" w14:textId="5A64697C"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6,000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37ECA30" w14:textId="592F98E8"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21F4A36" w14:textId="1209D47A"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42</w:t>
            </w:r>
          </w:p>
        </w:tc>
      </w:tr>
      <w:tr w:rsidR="00AF7DD2" w:rsidRPr="003E6EAB" w14:paraId="563EDDC0" w14:textId="77777777" w:rsidTr="004F3C37">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7EEA489"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left w:val="single" w:sz="4" w:space="0" w:color="auto"/>
              <w:bottom w:val="single" w:sz="4" w:space="0" w:color="auto"/>
              <w:right w:val="single" w:sz="4" w:space="0" w:color="auto"/>
            </w:tcBorders>
            <w:shd w:val="clear" w:color="auto" w:fill="E2EFD9" w:themeFill="accent6" w:themeFillTint="33"/>
            <w:vAlign w:val="center"/>
          </w:tcPr>
          <w:p w14:paraId="792B130E" w14:textId="2C21663F"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486EBFD"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717EB9A" w14:textId="77777777" w:rsidR="00AF7DD2" w:rsidRPr="00214D4D" w:rsidRDefault="00AF7DD2" w:rsidP="002D02E1">
            <w:pPr>
              <w:spacing w:after="0" w:line="240" w:lineRule="auto"/>
              <w:jc w:val="center"/>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BB6509A" w14:textId="1E28F7C8" w:rsidR="00AF7DD2" w:rsidRPr="00214D4D" w:rsidRDefault="00AF7DD2" w:rsidP="002D02E1">
            <w:pPr>
              <w:spacing w:after="0" w:line="240" w:lineRule="auto"/>
              <w:jc w:val="center"/>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75700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C3F2619" w14:textId="24B6749F" w:rsidR="00AF7DD2" w:rsidRPr="00214D4D" w:rsidRDefault="00AF7DD2" w:rsidP="002D02E1">
            <w:pPr>
              <w:spacing w:after="0" w:line="240" w:lineRule="auto"/>
              <w:rPr>
                <w:rFonts w:ascii="Calibri" w:eastAsia="Times New Roman" w:hAnsi="Calibri" w:cs="Calibri"/>
                <w:sz w:val="20"/>
                <w:szCs w:val="20"/>
                <w:highlight w:val="green"/>
                <w:lang w:bidi="th-TH"/>
              </w:rPr>
            </w:pPr>
            <w:r w:rsidRPr="00214D4D">
              <w:rPr>
                <w:rFonts w:ascii="Calibri" w:eastAsia="DengXian" w:hAnsi="Calibri" w:cs="Calibri"/>
                <w:color w:val="000000"/>
                <w:sz w:val="20"/>
                <w:szCs w:val="20"/>
                <w:highlight w:val="green"/>
              </w:rPr>
              <w:t>Training, Workshops and Confer</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DA55430" w14:textId="06A4BDC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A9B9DBE" w14:textId="791014E3"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EFF2F82" w14:textId="78FE33C2"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ECE4B84" w14:textId="4B149DE0"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B33F71E" w14:textId="70F972B6"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39C36F5" w14:textId="2CB2B63E"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30,000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AF50E9F" w14:textId="5F062164" w:rsidR="00AF7DD2" w:rsidRPr="00214D4D" w:rsidRDefault="00AF7DD2"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color w:val="000000"/>
                <w:sz w:val="18"/>
                <w:szCs w:val="18"/>
                <w:highlight w:val="green"/>
              </w:rPr>
              <w:t>43</w:t>
            </w:r>
          </w:p>
        </w:tc>
      </w:tr>
      <w:tr w:rsidR="002D02E1" w:rsidRPr="003E6EAB" w14:paraId="0AD9225C" w14:textId="77777777" w:rsidTr="000E277A">
        <w:trPr>
          <w:trHeight w:val="300"/>
        </w:trPr>
        <w:tc>
          <w:tcPr>
            <w:tcW w:w="55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C1049BC" w14:textId="77777777" w:rsidR="002D02E1" w:rsidRPr="003E6EAB" w:rsidRDefault="002D02E1" w:rsidP="002D02E1">
            <w:pPr>
              <w:spacing w:after="0" w:line="240" w:lineRule="auto"/>
              <w:jc w:val="center"/>
              <w:rPr>
                <w:rFonts w:ascii="Calibri" w:eastAsia="Times New Roman" w:hAnsi="Calibri" w:cs="Calibri"/>
                <w:color w:val="000000"/>
                <w:sz w:val="20"/>
                <w:szCs w:val="20"/>
                <w:lang w:bidi="th-TH"/>
              </w:rPr>
            </w:pPr>
          </w:p>
        </w:tc>
        <w:tc>
          <w:tcPr>
            <w:tcW w:w="2160" w:type="pct"/>
            <w:gridSpan w:val="5"/>
            <w:tcBorders>
              <w:top w:val="single" w:sz="4" w:space="0" w:color="auto"/>
              <w:left w:val="single" w:sz="4" w:space="0" w:color="auto"/>
              <w:bottom w:val="single" w:sz="4" w:space="0" w:color="auto"/>
              <w:right w:val="single" w:sz="4" w:space="0" w:color="auto"/>
            </w:tcBorders>
            <w:shd w:val="clear" w:color="auto" w:fill="FFC000"/>
            <w:vAlign w:val="center"/>
          </w:tcPr>
          <w:p w14:paraId="6A3B0282" w14:textId="285892A8" w:rsidR="002D02E1" w:rsidRPr="00214D4D" w:rsidRDefault="002D02E1">
            <w:pPr>
              <w:spacing w:after="0" w:line="240" w:lineRule="auto"/>
              <w:rPr>
                <w:rFonts w:ascii="Calibri" w:eastAsia="Times New Roman" w:hAnsi="Calibri" w:cs="Calibri"/>
                <w:b/>
                <w:bCs/>
                <w:sz w:val="20"/>
                <w:szCs w:val="20"/>
                <w:highlight w:val="green"/>
                <w:lang w:bidi="th-TH"/>
              </w:rPr>
            </w:pPr>
            <w:r w:rsidRPr="00214D4D">
              <w:rPr>
                <w:rFonts w:ascii="Calibri" w:eastAsia="Times New Roman" w:hAnsi="Calibri" w:cs="Calibri"/>
                <w:b/>
                <w:bCs/>
                <w:sz w:val="20"/>
                <w:szCs w:val="20"/>
                <w:highlight w:val="green"/>
                <w:lang w:bidi="th-TH"/>
              </w:rPr>
              <w:t>Total M&amp;E</w:t>
            </w:r>
          </w:p>
        </w:tc>
        <w:tc>
          <w:tcPr>
            <w:tcW w:w="323"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74DC24A4" w14:textId="22BF222D"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48,000</w:t>
            </w:r>
          </w:p>
        </w:tc>
        <w:tc>
          <w:tcPr>
            <w:tcW w:w="343"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3C76AB9A" w14:textId="198EEB4C"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18,000</w:t>
            </w:r>
          </w:p>
        </w:tc>
        <w:tc>
          <w:tcPr>
            <w:tcW w:w="343"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2FA20EE2" w14:textId="1AE57903"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58,000</w:t>
            </w:r>
          </w:p>
        </w:tc>
        <w:tc>
          <w:tcPr>
            <w:tcW w:w="323"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7721C911" w14:textId="7060169E"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18,000</w:t>
            </w:r>
          </w:p>
        </w:tc>
        <w:tc>
          <w:tcPr>
            <w:tcW w:w="323"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662B90A0" w14:textId="3150A3E2"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58,000</w:t>
            </w:r>
          </w:p>
        </w:tc>
        <w:tc>
          <w:tcPr>
            <w:tcW w:w="343" w:type="pct"/>
            <w:tcBorders>
              <w:top w:val="single" w:sz="4" w:space="0" w:color="auto"/>
              <w:left w:val="single" w:sz="4" w:space="0" w:color="auto"/>
              <w:bottom w:val="single" w:sz="4" w:space="0" w:color="auto"/>
              <w:right w:val="single" w:sz="4" w:space="0" w:color="auto"/>
            </w:tcBorders>
            <w:shd w:val="clear" w:color="auto" w:fill="FFC000"/>
            <w:vAlign w:val="center"/>
          </w:tcPr>
          <w:p w14:paraId="30584948" w14:textId="7DABF1EF" w:rsidR="002D02E1" w:rsidRPr="00214D4D" w:rsidRDefault="002D02E1" w:rsidP="002D02E1">
            <w:pPr>
              <w:spacing w:after="0" w:line="240" w:lineRule="auto"/>
              <w:jc w:val="center"/>
              <w:rPr>
                <w:rFonts w:ascii="Calibri" w:eastAsia="Times New Roman" w:hAnsi="Calibri" w:cs="Calibri"/>
                <w:sz w:val="18"/>
                <w:szCs w:val="18"/>
                <w:highlight w:val="green"/>
                <w:lang w:bidi="th-TH"/>
              </w:rPr>
            </w:pPr>
            <w:r w:rsidRPr="00214D4D">
              <w:rPr>
                <w:rFonts w:ascii="Calibri" w:eastAsia="DengXian" w:hAnsi="Calibri" w:cs="Calibri"/>
                <w:b/>
                <w:bCs/>
                <w:color w:val="000000"/>
                <w:sz w:val="18"/>
                <w:szCs w:val="18"/>
                <w:highlight w:val="green"/>
              </w:rPr>
              <w:t>200,000</w:t>
            </w:r>
          </w:p>
        </w:tc>
        <w:tc>
          <w:tcPr>
            <w:tcW w:w="292" w:type="pct"/>
            <w:tcBorders>
              <w:top w:val="single" w:sz="4" w:space="0" w:color="auto"/>
              <w:left w:val="single" w:sz="4" w:space="0" w:color="auto"/>
              <w:bottom w:val="single" w:sz="4" w:space="0" w:color="auto"/>
              <w:right w:val="single" w:sz="4" w:space="0" w:color="auto"/>
            </w:tcBorders>
            <w:shd w:val="clear" w:color="auto" w:fill="FFC000"/>
            <w:vAlign w:val="center"/>
          </w:tcPr>
          <w:p w14:paraId="46000BFF" w14:textId="77777777" w:rsidR="002D02E1" w:rsidRPr="003E6EAB" w:rsidRDefault="002D02E1" w:rsidP="002D02E1">
            <w:pPr>
              <w:spacing w:after="0" w:line="240" w:lineRule="auto"/>
              <w:jc w:val="center"/>
              <w:rPr>
                <w:rFonts w:ascii="Calibri" w:eastAsia="Times New Roman" w:hAnsi="Calibri" w:cs="Calibri"/>
                <w:sz w:val="18"/>
                <w:szCs w:val="18"/>
                <w:lang w:bidi="th-TH"/>
              </w:rPr>
            </w:pPr>
          </w:p>
        </w:tc>
      </w:tr>
      <w:tr w:rsidR="00430001" w:rsidRPr="003E6EAB" w14:paraId="2E2C2729" w14:textId="77777777" w:rsidTr="000E277A">
        <w:trPr>
          <w:trHeight w:val="368"/>
        </w:trPr>
        <w:tc>
          <w:tcPr>
            <w:tcW w:w="550" w:type="pct"/>
            <w:vMerge w:val="restart"/>
            <w:tcBorders>
              <w:left w:val="single" w:sz="8" w:space="0" w:color="auto"/>
              <w:right w:val="single" w:sz="4" w:space="0" w:color="auto"/>
            </w:tcBorders>
            <w:shd w:val="clear" w:color="auto" w:fill="E2EFD9" w:themeFill="accent6" w:themeFillTint="33"/>
            <w:vAlign w:val="center"/>
          </w:tcPr>
          <w:p w14:paraId="2D19AC38" w14:textId="4BDD0067" w:rsidR="00430001" w:rsidRPr="000E277A" w:rsidRDefault="00430001" w:rsidP="00214D4D">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Project Management Unit</w:t>
            </w:r>
          </w:p>
        </w:tc>
        <w:tc>
          <w:tcPr>
            <w:tcW w:w="391"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CF0AD5F"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MNR</w:t>
            </w:r>
          </w:p>
        </w:tc>
        <w:tc>
          <w:tcPr>
            <w:tcW w:w="29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837E4DC"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62000</w:t>
            </w:r>
          </w:p>
        </w:tc>
        <w:tc>
          <w:tcPr>
            <w:tcW w:w="271"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353B37A" w14:textId="00070293" w:rsidR="00430001" w:rsidRPr="000E277A" w:rsidRDefault="00430001" w:rsidP="004F3C37">
            <w:pPr>
              <w:spacing w:after="0" w:line="240" w:lineRule="auto"/>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62000</w:t>
            </w: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D1903D8" w14:textId="77777777" w:rsidR="00430001" w:rsidRPr="000E277A" w:rsidRDefault="00430001" w:rsidP="004F3C37">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71300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3B55BF9" w14:textId="77777777" w:rsidR="00430001" w:rsidRPr="000E277A" w:rsidRDefault="00430001" w:rsidP="004F3C37">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Local consultants</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F962583"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E2A0C6C"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6E2B728F"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3D6C44C"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1356443"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8543135"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20,000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0F0BA6A"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34</w:t>
            </w:r>
          </w:p>
        </w:tc>
      </w:tr>
      <w:tr w:rsidR="00430001" w:rsidRPr="003E6EAB" w14:paraId="7612F9D3" w14:textId="77777777" w:rsidTr="000E277A">
        <w:trPr>
          <w:trHeight w:val="350"/>
        </w:trPr>
        <w:tc>
          <w:tcPr>
            <w:tcW w:w="550" w:type="pct"/>
            <w:vMerge/>
            <w:tcBorders>
              <w:left w:val="single" w:sz="8" w:space="0" w:color="auto"/>
              <w:right w:val="single" w:sz="4" w:space="0" w:color="auto"/>
            </w:tcBorders>
            <w:shd w:val="clear" w:color="auto" w:fill="E2EFD9" w:themeFill="accent6" w:themeFillTint="33"/>
            <w:vAlign w:val="center"/>
          </w:tcPr>
          <w:p w14:paraId="24858FF0" w14:textId="49033EBB" w:rsidR="00430001" w:rsidRPr="000E277A" w:rsidRDefault="00430001" w:rsidP="00430001">
            <w:pPr>
              <w:spacing w:after="0" w:line="240" w:lineRule="auto"/>
              <w:jc w:val="center"/>
              <w:rPr>
                <w:rFonts w:ascii="Calibri" w:eastAsia="Times New Roman" w:hAnsi="Calibri" w:cs="Calibri"/>
                <w:color w:val="000000"/>
                <w:sz w:val="20"/>
                <w:szCs w:val="20"/>
                <w:highlight w:val="green"/>
                <w:lang w:bidi="th-TH"/>
              </w:rPr>
            </w:pPr>
          </w:p>
        </w:tc>
        <w:tc>
          <w:tcPr>
            <w:tcW w:w="391" w:type="pct"/>
            <w:tcBorders>
              <w:top w:val="single" w:sz="4" w:space="0" w:color="auto"/>
              <w:left w:val="single" w:sz="4" w:space="0" w:color="auto"/>
              <w:bottom w:val="single" w:sz="4" w:space="0" w:color="auto"/>
              <w:right w:val="single" w:sz="8" w:space="0" w:color="auto"/>
            </w:tcBorders>
            <w:shd w:val="clear" w:color="auto" w:fill="E2EFD9" w:themeFill="accent6" w:themeFillTint="33"/>
            <w:vAlign w:val="center"/>
          </w:tcPr>
          <w:p w14:paraId="32EFAB9A"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UNDP</w:t>
            </w:r>
          </w:p>
        </w:tc>
        <w:tc>
          <w:tcPr>
            <w:tcW w:w="293" w:type="pct"/>
            <w:tcBorders>
              <w:top w:val="single" w:sz="4" w:space="0" w:color="auto"/>
              <w:left w:val="nil"/>
              <w:bottom w:val="single" w:sz="4" w:space="0" w:color="auto"/>
              <w:right w:val="single" w:sz="8" w:space="0" w:color="auto"/>
            </w:tcBorders>
            <w:shd w:val="clear" w:color="auto" w:fill="E2EFD9" w:themeFill="accent6" w:themeFillTint="33"/>
            <w:vAlign w:val="center"/>
          </w:tcPr>
          <w:p w14:paraId="2F96FC60"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62000</w:t>
            </w:r>
          </w:p>
        </w:tc>
        <w:tc>
          <w:tcPr>
            <w:tcW w:w="271" w:type="pct"/>
            <w:vMerge/>
            <w:tcBorders>
              <w:top w:val="single" w:sz="4" w:space="0" w:color="auto"/>
              <w:left w:val="single" w:sz="8" w:space="0" w:color="auto"/>
              <w:bottom w:val="single" w:sz="4" w:space="0" w:color="auto"/>
              <w:right w:val="single" w:sz="8" w:space="0" w:color="auto"/>
            </w:tcBorders>
            <w:shd w:val="clear" w:color="auto" w:fill="E2EFD9" w:themeFill="accent6" w:themeFillTint="33"/>
            <w:vAlign w:val="center"/>
          </w:tcPr>
          <w:p w14:paraId="4E5CC903" w14:textId="77777777" w:rsidR="00430001" w:rsidRPr="000E277A" w:rsidRDefault="00430001" w:rsidP="004F3C37">
            <w:pPr>
              <w:spacing w:after="0" w:line="240" w:lineRule="auto"/>
              <w:rPr>
                <w:rFonts w:ascii="Calibri" w:eastAsia="Times New Roman" w:hAnsi="Calibri" w:cs="Calibri"/>
                <w:color w:val="000000"/>
                <w:sz w:val="20"/>
                <w:szCs w:val="20"/>
                <w:highlight w:val="green"/>
                <w:lang w:bidi="th-TH"/>
              </w:rPr>
            </w:pPr>
          </w:p>
        </w:tc>
        <w:tc>
          <w:tcPr>
            <w:tcW w:w="446"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589865A2" w14:textId="77777777" w:rsidR="00430001" w:rsidRPr="000E277A" w:rsidRDefault="00430001" w:rsidP="004F3C37">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74100</w:t>
            </w:r>
          </w:p>
        </w:tc>
        <w:tc>
          <w:tcPr>
            <w:tcW w:w="759"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697FE71E" w14:textId="77777777" w:rsidR="00430001" w:rsidRPr="000E277A" w:rsidRDefault="00430001" w:rsidP="004F3C37">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Professional services</w:t>
            </w:r>
          </w:p>
        </w:tc>
        <w:tc>
          <w:tcPr>
            <w:tcW w:w="323"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6AD25FFC"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2,500</w:t>
            </w:r>
          </w:p>
        </w:tc>
        <w:tc>
          <w:tcPr>
            <w:tcW w:w="343"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23B92A94"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2,500</w:t>
            </w:r>
          </w:p>
        </w:tc>
        <w:tc>
          <w:tcPr>
            <w:tcW w:w="343"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11A33620"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2,000</w:t>
            </w:r>
          </w:p>
        </w:tc>
        <w:tc>
          <w:tcPr>
            <w:tcW w:w="323"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3D60329B"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2,500</w:t>
            </w:r>
          </w:p>
        </w:tc>
        <w:tc>
          <w:tcPr>
            <w:tcW w:w="323" w:type="pct"/>
            <w:tcBorders>
              <w:top w:val="single" w:sz="4" w:space="0" w:color="auto"/>
              <w:left w:val="nil"/>
              <w:bottom w:val="single" w:sz="4" w:space="0" w:color="auto"/>
              <w:right w:val="single" w:sz="8" w:space="0" w:color="auto"/>
            </w:tcBorders>
            <w:shd w:val="clear" w:color="auto" w:fill="E2EFD9" w:themeFill="accent6" w:themeFillTint="33"/>
            <w:noWrap/>
            <w:vAlign w:val="center"/>
          </w:tcPr>
          <w:p w14:paraId="2E823B01"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2,500</w:t>
            </w:r>
          </w:p>
        </w:tc>
        <w:tc>
          <w:tcPr>
            <w:tcW w:w="343" w:type="pct"/>
            <w:tcBorders>
              <w:top w:val="single" w:sz="4" w:space="0" w:color="auto"/>
              <w:left w:val="nil"/>
              <w:bottom w:val="single" w:sz="4" w:space="0" w:color="auto"/>
              <w:right w:val="single" w:sz="8" w:space="0" w:color="auto"/>
            </w:tcBorders>
            <w:shd w:val="clear" w:color="auto" w:fill="E2EFD9" w:themeFill="accent6" w:themeFillTint="33"/>
            <w:vAlign w:val="center"/>
          </w:tcPr>
          <w:p w14:paraId="551E4EE8"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12,000</w:t>
            </w:r>
          </w:p>
        </w:tc>
        <w:tc>
          <w:tcPr>
            <w:tcW w:w="292" w:type="pct"/>
            <w:tcBorders>
              <w:top w:val="single" w:sz="4" w:space="0" w:color="auto"/>
              <w:left w:val="nil"/>
              <w:bottom w:val="single" w:sz="4" w:space="0" w:color="auto"/>
              <w:right w:val="single" w:sz="8" w:space="0" w:color="auto"/>
            </w:tcBorders>
            <w:shd w:val="clear" w:color="auto" w:fill="E2EFD9" w:themeFill="accent6" w:themeFillTint="33"/>
            <w:vAlign w:val="center"/>
          </w:tcPr>
          <w:p w14:paraId="06C6074E"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35</w:t>
            </w:r>
          </w:p>
        </w:tc>
      </w:tr>
      <w:tr w:rsidR="00430001" w:rsidRPr="003E6EAB" w14:paraId="6DC69CAC" w14:textId="77777777" w:rsidTr="000E277A">
        <w:trPr>
          <w:trHeight w:val="340"/>
        </w:trPr>
        <w:tc>
          <w:tcPr>
            <w:tcW w:w="550" w:type="pct"/>
            <w:vMerge/>
            <w:tcBorders>
              <w:left w:val="single" w:sz="8" w:space="0" w:color="auto"/>
              <w:right w:val="single" w:sz="4" w:space="0" w:color="auto"/>
            </w:tcBorders>
            <w:shd w:val="clear" w:color="auto" w:fill="E2EFD9" w:themeFill="accent6" w:themeFillTint="33"/>
            <w:vAlign w:val="center"/>
          </w:tcPr>
          <w:p w14:paraId="51070039" w14:textId="52109EAB" w:rsidR="00430001" w:rsidRPr="000E277A" w:rsidRDefault="00430001" w:rsidP="00430001">
            <w:pPr>
              <w:spacing w:after="0" w:line="240" w:lineRule="auto"/>
              <w:jc w:val="center"/>
              <w:rPr>
                <w:rFonts w:ascii="Calibri" w:eastAsia="Times New Roman" w:hAnsi="Calibri" w:cs="Calibri"/>
                <w:color w:val="000000"/>
                <w:sz w:val="20"/>
                <w:szCs w:val="20"/>
                <w:highlight w:val="green"/>
                <w:lang w:bidi="th-TH"/>
              </w:rPr>
            </w:pPr>
          </w:p>
        </w:tc>
        <w:tc>
          <w:tcPr>
            <w:tcW w:w="391"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4A06C31"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MNR</w:t>
            </w:r>
          </w:p>
        </w:tc>
        <w:tc>
          <w:tcPr>
            <w:tcW w:w="293" w:type="pct"/>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9635356"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62000</w:t>
            </w: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2810BA5" w14:textId="77777777" w:rsidR="00430001" w:rsidRPr="000E277A" w:rsidRDefault="00430001" w:rsidP="004F3C37">
            <w:pPr>
              <w:spacing w:after="0" w:line="240" w:lineRule="auto"/>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BA88704" w14:textId="77777777" w:rsidR="00430001" w:rsidRPr="000E277A" w:rsidRDefault="00430001" w:rsidP="004F3C37">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71600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B5088A3" w14:textId="77777777" w:rsidR="00430001" w:rsidRPr="000E277A" w:rsidRDefault="00430001" w:rsidP="004F3C37">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Travel</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B968311"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82F29AC"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45E8720"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9728FB8"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10,000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B006F6C"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10,000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ABF3316"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53,000</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417BD52" w14:textId="77777777" w:rsidR="00430001" w:rsidRPr="000E277A" w:rsidRDefault="00430001" w:rsidP="004F3C37">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36</w:t>
            </w:r>
          </w:p>
        </w:tc>
      </w:tr>
      <w:tr w:rsidR="00430001" w:rsidRPr="003E6EAB" w14:paraId="3A506A64" w14:textId="77777777" w:rsidTr="000E277A">
        <w:trPr>
          <w:trHeight w:val="449"/>
        </w:trPr>
        <w:tc>
          <w:tcPr>
            <w:tcW w:w="550" w:type="pct"/>
            <w:vMerge/>
            <w:tcBorders>
              <w:left w:val="single" w:sz="8" w:space="0" w:color="auto"/>
              <w:right w:val="single" w:sz="4" w:space="0" w:color="auto"/>
            </w:tcBorders>
            <w:shd w:val="clear" w:color="auto" w:fill="E2EFD9" w:themeFill="accent6" w:themeFillTint="33"/>
            <w:vAlign w:val="center"/>
          </w:tcPr>
          <w:p w14:paraId="314FDFE9" w14:textId="41BC5A9D" w:rsidR="00430001" w:rsidRPr="000E277A" w:rsidRDefault="00430001" w:rsidP="000E277A">
            <w:pPr>
              <w:spacing w:after="0" w:line="240" w:lineRule="auto"/>
              <w:jc w:val="center"/>
              <w:rPr>
                <w:rFonts w:ascii="Calibri" w:eastAsia="Times New Roman" w:hAnsi="Calibri" w:cs="Calibri"/>
                <w:color w:val="000000"/>
                <w:sz w:val="20"/>
                <w:szCs w:val="20"/>
                <w:highlight w:val="green"/>
                <w:lang w:bidi="th-TH"/>
              </w:rPr>
            </w:pPr>
          </w:p>
        </w:tc>
        <w:tc>
          <w:tcPr>
            <w:tcW w:w="39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04DA923" w14:textId="77777777" w:rsidR="00430001" w:rsidRPr="000E277A" w:rsidRDefault="00430001" w:rsidP="000E277A">
            <w:pPr>
              <w:spacing w:after="0" w:line="240" w:lineRule="auto"/>
              <w:jc w:val="center"/>
              <w:rPr>
                <w:rFonts w:ascii="Calibri" w:eastAsia="Times New Roman" w:hAnsi="Calibri" w:cs="Calibri"/>
                <w:color w:val="000000"/>
                <w:sz w:val="20"/>
                <w:szCs w:val="20"/>
                <w:highlight w:val="green"/>
                <w:lang w:bidi="th-TH"/>
              </w:rPr>
            </w:pPr>
          </w:p>
        </w:tc>
        <w:tc>
          <w:tcPr>
            <w:tcW w:w="293"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E5E8619" w14:textId="77777777" w:rsidR="00430001" w:rsidRPr="000E277A" w:rsidRDefault="00430001" w:rsidP="000E277A">
            <w:pPr>
              <w:spacing w:after="0" w:line="240" w:lineRule="auto"/>
              <w:jc w:val="center"/>
              <w:rPr>
                <w:rFonts w:ascii="Calibri" w:eastAsia="Times New Roman" w:hAnsi="Calibri" w:cs="Calibri"/>
                <w:color w:val="000000"/>
                <w:sz w:val="20"/>
                <w:szCs w:val="20"/>
                <w:highlight w:val="green"/>
                <w:lang w:bidi="th-TH"/>
              </w:rPr>
            </w:pPr>
          </w:p>
        </w:tc>
        <w:tc>
          <w:tcPr>
            <w:tcW w:w="271" w:type="pct"/>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B4B3384" w14:textId="77777777" w:rsidR="00430001" w:rsidRPr="000E277A" w:rsidRDefault="00430001" w:rsidP="004F3C37">
            <w:pPr>
              <w:spacing w:after="0" w:line="240" w:lineRule="auto"/>
              <w:rPr>
                <w:rFonts w:ascii="Calibri" w:eastAsia="Times New Roman" w:hAnsi="Calibri" w:cs="Calibri"/>
                <w:color w:val="000000"/>
                <w:sz w:val="20"/>
                <w:szCs w:val="20"/>
                <w:highlight w:val="green"/>
                <w:lang w:bidi="th-TH"/>
              </w:rPr>
            </w:pPr>
          </w:p>
        </w:tc>
        <w:tc>
          <w:tcPr>
            <w:tcW w:w="446"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F041EE6" w14:textId="77777777" w:rsidR="00430001" w:rsidRPr="000E277A" w:rsidRDefault="00430001" w:rsidP="004F3C37">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75700</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C22567D" w14:textId="77777777" w:rsidR="00430001" w:rsidRPr="000E277A" w:rsidRDefault="00430001" w:rsidP="004F3C37">
            <w:pPr>
              <w:spacing w:after="0" w:line="240" w:lineRule="auto"/>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Training, Workshops and Confer</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2C5CD9D8"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1,800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11E048C"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1,700</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7A11080"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1,700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902EDB1"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1,700</w:t>
            </w:r>
          </w:p>
        </w:tc>
        <w:tc>
          <w:tcPr>
            <w:tcW w:w="323"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06599F6"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1,569</w:t>
            </w:r>
          </w:p>
        </w:tc>
        <w:tc>
          <w:tcPr>
            <w:tcW w:w="34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4D0332E"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8,469</w:t>
            </w:r>
          </w:p>
        </w:tc>
        <w:tc>
          <w:tcPr>
            <w:tcW w:w="2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2484A1F" w14:textId="77777777" w:rsidR="00430001" w:rsidRPr="000E277A" w:rsidRDefault="00430001" w:rsidP="004F3C37">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38</w:t>
            </w:r>
          </w:p>
        </w:tc>
      </w:tr>
      <w:tr w:rsidR="00430001" w:rsidRPr="003E6EAB" w14:paraId="0F87DD56" w14:textId="77777777" w:rsidTr="000E277A">
        <w:trPr>
          <w:trHeight w:val="457"/>
        </w:trPr>
        <w:tc>
          <w:tcPr>
            <w:tcW w:w="550" w:type="pct"/>
            <w:vMerge/>
            <w:tcBorders>
              <w:left w:val="single" w:sz="8" w:space="0" w:color="auto"/>
              <w:right w:val="single" w:sz="4" w:space="0" w:color="auto"/>
            </w:tcBorders>
            <w:shd w:val="clear" w:color="auto" w:fill="E2EFD9" w:themeFill="accent6" w:themeFillTint="33"/>
            <w:vAlign w:val="center"/>
          </w:tcPr>
          <w:p w14:paraId="04DCCB25"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391" w:type="pct"/>
            <w:vMerge w:val="restart"/>
            <w:tcBorders>
              <w:top w:val="nil"/>
              <w:left w:val="single" w:sz="4" w:space="0" w:color="auto"/>
              <w:bottom w:val="single" w:sz="8" w:space="0" w:color="000000"/>
              <w:right w:val="single" w:sz="8" w:space="0" w:color="auto"/>
            </w:tcBorders>
            <w:shd w:val="clear" w:color="auto" w:fill="E2EFD9" w:themeFill="accent6" w:themeFillTint="33"/>
            <w:noWrap/>
            <w:vAlign w:val="center"/>
          </w:tcPr>
          <w:p w14:paraId="2569EC16" w14:textId="77777777" w:rsidR="00430001" w:rsidRPr="000E277A" w:rsidRDefault="00430001" w:rsidP="00AF7DD2">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MIIT</w:t>
            </w:r>
          </w:p>
        </w:tc>
        <w:tc>
          <w:tcPr>
            <w:tcW w:w="293" w:type="pct"/>
            <w:vMerge w:val="restart"/>
            <w:tcBorders>
              <w:top w:val="nil"/>
              <w:left w:val="single" w:sz="8" w:space="0" w:color="auto"/>
              <w:bottom w:val="single" w:sz="8" w:space="0" w:color="000000"/>
              <w:right w:val="single" w:sz="8" w:space="0" w:color="auto"/>
            </w:tcBorders>
            <w:shd w:val="clear" w:color="auto" w:fill="E2EFD9" w:themeFill="accent6" w:themeFillTint="33"/>
            <w:noWrap/>
            <w:vAlign w:val="center"/>
          </w:tcPr>
          <w:p w14:paraId="6B92D0D2" w14:textId="77777777" w:rsidR="00430001" w:rsidRPr="000E277A" w:rsidRDefault="00430001" w:rsidP="00AF7DD2">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62000</w:t>
            </w:r>
          </w:p>
        </w:tc>
        <w:tc>
          <w:tcPr>
            <w:tcW w:w="271"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7A61F768"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446" w:type="pct"/>
            <w:tcBorders>
              <w:top w:val="nil"/>
              <w:left w:val="nil"/>
              <w:bottom w:val="single" w:sz="8" w:space="0" w:color="auto"/>
              <w:right w:val="single" w:sz="8" w:space="0" w:color="auto"/>
            </w:tcBorders>
            <w:shd w:val="clear" w:color="auto" w:fill="E2EFD9" w:themeFill="accent6" w:themeFillTint="33"/>
            <w:vAlign w:val="center"/>
          </w:tcPr>
          <w:p w14:paraId="1B5D3902" w14:textId="77777777" w:rsidR="00430001" w:rsidRPr="000E277A" w:rsidRDefault="00430001" w:rsidP="00AF7DD2">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71300</w:t>
            </w:r>
          </w:p>
        </w:tc>
        <w:tc>
          <w:tcPr>
            <w:tcW w:w="759" w:type="pct"/>
            <w:tcBorders>
              <w:top w:val="nil"/>
              <w:left w:val="nil"/>
              <w:bottom w:val="single" w:sz="8" w:space="0" w:color="auto"/>
              <w:right w:val="single" w:sz="8" w:space="0" w:color="auto"/>
            </w:tcBorders>
            <w:shd w:val="clear" w:color="auto" w:fill="E2EFD9" w:themeFill="accent6" w:themeFillTint="33"/>
            <w:vAlign w:val="center"/>
          </w:tcPr>
          <w:p w14:paraId="6260CEAD" w14:textId="77777777" w:rsidR="00430001" w:rsidRPr="000E277A" w:rsidRDefault="00430001" w:rsidP="00AF7DD2">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Local Consultants</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36E5B198"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6,000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24DAD988"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6,000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7AD7EA8E"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6,000</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484E339C"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6,000</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7B1EC268"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11,000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66150EB5"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35,000</w:t>
            </w:r>
          </w:p>
        </w:tc>
        <w:tc>
          <w:tcPr>
            <w:tcW w:w="292" w:type="pct"/>
            <w:tcBorders>
              <w:top w:val="nil"/>
              <w:left w:val="nil"/>
              <w:bottom w:val="single" w:sz="8" w:space="0" w:color="auto"/>
              <w:right w:val="single" w:sz="8" w:space="0" w:color="auto"/>
            </w:tcBorders>
            <w:shd w:val="clear" w:color="auto" w:fill="E2EFD9" w:themeFill="accent6" w:themeFillTint="33"/>
            <w:noWrap/>
            <w:vAlign w:val="center"/>
          </w:tcPr>
          <w:p w14:paraId="50E22A91"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40</w:t>
            </w:r>
          </w:p>
        </w:tc>
      </w:tr>
      <w:tr w:rsidR="00430001" w:rsidRPr="003E6EAB" w14:paraId="6E16CCEB" w14:textId="77777777" w:rsidTr="000E277A">
        <w:trPr>
          <w:trHeight w:val="300"/>
        </w:trPr>
        <w:tc>
          <w:tcPr>
            <w:tcW w:w="550" w:type="pct"/>
            <w:vMerge/>
            <w:tcBorders>
              <w:left w:val="single" w:sz="8" w:space="0" w:color="auto"/>
              <w:right w:val="single" w:sz="4" w:space="0" w:color="auto"/>
            </w:tcBorders>
            <w:shd w:val="clear" w:color="auto" w:fill="E2EFD9" w:themeFill="accent6" w:themeFillTint="33"/>
            <w:vAlign w:val="center"/>
          </w:tcPr>
          <w:p w14:paraId="6A42EBDB"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391" w:type="pct"/>
            <w:vMerge/>
            <w:tcBorders>
              <w:top w:val="nil"/>
              <w:left w:val="single" w:sz="4" w:space="0" w:color="auto"/>
              <w:bottom w:val="single" w:sz="8" w:space="0" w:color="000000"/>
              <w:right w:val="single" w:sz="8" w:space="0" w:color="auto"/>
            </w:tcBorders>
            <w:shd w:val="clear" w:color="auto" w:fill="E2EFD9" w:themeFill="accent6" w:themeFillTint="33"/>
            <w:vAlign w:val="center"/>
          </w:tcPr>
          <w:p w14:paraId="245F1291"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93"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6E580EA1"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71"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43361B0B"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446" w:type="pct"/>
            <w:tcBorders>
              <w:top w:val="nil"/>
              <w:left w:val="nil"/>
              <w:bottom w:val="single" w:sz="8" w:space="0" w:color="auto"/>
              <w:right w:val="single" w:sz="8" w:space="0" w:color="auto"/>
            </w:tcBorders>
            <w:shd w:val="clear" w:color="auto" w:fill="E2EFD9" w:themeFill="accent6" w:themeFillTint="33"/>
            <w:vAlign w:val="center"/>
          </w:tcPr>
          <w:p w14:paraId="0DB845D9" w14:textId="77777777" w:rsidR="00430001" w:rsidRPr="000E277A" w:rsidRDefault="00430001" w:rsidP="00AF7DD2">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71600</w:t>
            </w:r>
          </w:p>
        </w:tc>
        <w:tc>
          <w:tcPr>
            <w:tcW w:w="759" w:type="pct"/>
            <w:tcBorders>
              <w:top w:val="nil"/>
              <w:left w:val="nil"/>
              <w:bottom w:val="single" w:sz="8" w:space="0" w:color="auto"/>
              <w:right w:val="single" w:sz="8" w:space="0" w:color="auto"/>
            </w:tcBorders>
            <w:shd w:val="clear" w:color="auto" w:fill="E2EFD9" w:themeFill="accent6" w:themeFillTint="33"/>
            <w:vAlign w:val="center"/>
          </w:tcPr>
          <w:p w14:paraId="715C48EE" w14:textId="77777777" w:rsidR="00430001" w:rsidRPr="000E277A" w:rsidRDefault="00430001" w:rsidP="00AF7DD2">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Travel</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7C66CE04"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13,291</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0EFA5D87"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13,291</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35E2B113"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13,291</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54B0061C"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13,291</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7FE742B3"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13,290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65F6C7C2"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66,454</w:t>
            </w:r>
          </w:p>
        </w:tc>
        <w:tc>
          <w:tcPr>
            <w:tcW w:w="292" w:type="pct"/>
            <w:tcBorders>
              <w:top w:val="nil"/>
              <w:left w:val="nil"/>
              <w:bottom w:val="single" w:sz="8" w:space="0" w:color="auto"/>
              <w:right w:val="single" w:sz="8" w:space="0" w:color="auto"/>
            </w:tcBorders>
            <w:shd w:val="clear" w:color="auto" w:fill="E2EFD9" w:themeFill="accent6" w:themeFillTint="33"/>
            <w:noWrap/>
            <w:vAlign w:val="center"/>
          </w:tcPr>
          <w:p w14:paraId="475A4BB2"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41</w:t>
            </w:r>
          </w:p>
        </w:tc>
      </w:tr>
      <w:tr w:rsidR="00430001" w:rsidRPr="003E6EAB" w14:paraId="74CD23B1" w14:textId="77777777" w:rsidTr="000E277A">
        <w:trPr>
          <w:trHeight w:val="313"/>
        </w:trPr>
        <w:tc>
          <w:tcPr>
            <w:tcW w:w="550" w:type="pct"/>
            <w:vMerge/>
            <w:tcBorders>
              <w:left w:val="single" w:sz="8" w:space="0" w:color="auto"/>
              <w:right w:val="single" w:sz="4" w:space="0" w:color="auto"/>
            </w:tcBorders>
            <w:shd w:val="clear" w:color="auto" w:fill="E2EFD9" w:themeFill="accent6" w:themeFillTint="33"/>
            <w:vAlign w:val="center"/>
          </w:tcPr>
          <w:p w14:paraId="4284870B"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391" w:type="pct"/>
            <w:vMerge/>
            <w:tcBorders>
              <w:top w:val="nil"/>
              <w:left w:val="single" w:sz="4" w:space="0" w:color="auto"/>
              <w:bottom w:val="single" w:sz="8" w:space="0" w:color="000000"/>
              <w:right w:val="single" w:sz="8" w:space="0" w:color="auto"/>
            </w:tcBorders>
            <w:shd w:val="clear" w:color="auto" w:fill="E2EFD9" w:themeFill="accent6" w:themeFillTint="33"/>
            <w:vAlign w:val="center"/>
          </w:tcPr>
          <w:p w14:paraId="713D801E"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93"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5F69035F"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71"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5AB332BF"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446" w:type="pct"/>
            <w:tcBorders>
              <w:top w:val="nil"/>
              <w:left w:val="nil"/>
              <w:bottom w:val="single" w:sz="8" w:space="0" w:color="auto"/>
              <w:right w:val="single" w:sz="8" w:space="0" w:color="auto"/>
            </w:tcBorders>
            <w:shd w:val="clear" w:color="auto" w:fill="E2EFD9" w:themeFill="accent6" w:themeFillTint="33"/>
            <w:vAlign w:val="center"/>
          </w:tcPr>
          <w:p w14:paraId="27AE9E0F" w14:textId="77777777" w:rsidR="00430001" w:rsidRPr="000E277A" w:rsidRDefault="00430001" w:rsidP="00AF7DD2">
            <w:pPr>
              <w:spacing w:after="0" w:line="240" w:lineRule="auto"/>
              <w:jc w:val="center"/>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71800</w:t>
            </w:r>
          </w:p>
        </w:tc>
        <w:tc>
          <w:tcPr>
            <w:tcW w:w="759" w:type="pct"/>
            <w:tcBorders>
              <w:top w:val="nil"/>
              <w:left w:val="nil"/>
              <w:bottom w:val="single" w:sz="8" w:space="0" w:color="auto"/>
              <w:right w:val="single" w:sz="8" w:space="0" w:color="auto"/>
            </w:tcBorders>
            <w:shd w:val="clear" w:color="auto" w:fill="E2EFD9" w:themeFill="accent6" w:themeFillTint="33"/>
            <w:vAlign w:val="center"/>
          </w:tcPr>
          <w:p w14:paraId="70F262AA" w14:textId="77777777" w:rsidR="00430001" w:rsidRPr="000E277A" w:rsidRDefault="00430001" w:rsidP="00AF7DD2">
            <w:pPr>
              <w:spacing w:after="0" w:line="240" w:lineRule="auto"/>
              <w:rPr>
                <w:rFonts w:ascii="Calibri" w:eastAsia="Times New Roman" w:hAnsi="Calibri" w:cs="Calibri"/>
                <w:sz w:val="20"/>
                <w:szCs w:val="20"/>
                <w:highlight w:val="green"/>
                <w:lang w:bidi="th-TH"/>
              </w:rPr>
            </w:pPr>
            <w:r w:rsidRPr="000E277A">
              <w:rPr>
                <w:rFonts w:ascii="Calibri" w:eastAsia="Times New Roman" w:hAnsi="Calibri" w:cs="Calibri"/>
                <w:sz w:val="20"/>
                <w:szCs w:val="20"/>
                <w:highlight w:val="green"/>
                <w:lang w:bidi="th-TH"/>
              </w:rPr>
              <w:t>Contractual services – IP</w:t>
            </w:r>
          </w:p>
        </w:tc>
        <w:tc>
          <w:tcPr>
            <w:tcW w:w="323" w:type="pct"/>
            <w:tcBorders>
              <w:top w:val="nil"/>
              <w:left w:val="nil"/>
              <w:bottom w:val="single" w:sz="8" w:space="0" w:color="auto"/>
              <w:right w:val="single" w:sz="8" w:space="0" w:color="auto"/>
            </w:tcBorders>
            <w:shd w:val="clear" w:color="auto" w:fill="E2EFD9" w:themeFill="accent6" w:themeFillTint="33"/>
            <w:noWrap/>
            <w:vAlign w:val="center"/>
          </w:tcPr>
          <w:p w14:paraId="1DBFFCF6"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1,000</w:t>
            </w:r>
          </w:p>
        </w:tc>
        <w:tc>
          <w:tcPr>
            <w:tcW w:w="343" w:type="pct"/>
            <w:tcBorders>
              <w:top w:val="nil"/>
              <w:left w:val="nil"/>
              <w:bottom w:val="single" w:sz="8" w:space="0" w:color="auto"/>
              <w:right w:val="single" w:sz="8" w:space="0" w:color="auto"/>
            </w:tcBorders>
            <w:shd w:val="clear" w:color="auto" w:fill="E2EFD9" w:themeFill="accent6" w:themeFillTint="33"/>
            <w:noWrap/>
            <w:vAlign w:val="center"/>
          </w:tcPr>
          <w:p w14:paraId="69581DBD"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11,000</w:t>
            </w:r>
          </w:p>
        </w:tc>
        <w:tc>
          <w:tcPr>
            <w:tcW w:w="343" w:type="pct"/>
            <w:tcBorders>
              <w:top w:val="nil"/>
              <w:left w:val="nil"/>
              <w:bottom w:val="single" w:sz="8" w:space="0" w:color="auto"/>
              <w:right w:val="single" w:sz="8" w:space="0" w:color="auto"/>
            </w:tcBorders>
            <w:shd w:val="clear" w:color="auto" w:fill="E2EFD9" w:themeFill="accent6" w:themeFillTint="33"/>
            <w:noWrap/>
            <w:vAlign w:val="center"/>
          </w:tcPr>
          <w:p w14:paraId="7479DA96"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11,000</w:t>
            </w:r>
          </w:p>
        </w:tc>
        <w:tc>
          <w:tcPr>
            <w:tcW w:w="323" w:type="pct"/>
            <w:tcBorders>
              <w:top w:val="nil"/>
              <w:left w:val="nil"/>
              <w:bottom w:val="single" w:sz="8" w:space="0" w:color="auto"/>
              <w:right w:val="single" w:sz="8" w:space="0" w:color="auto"/>
            </w:tcBorders>
            <w:shd w:val="clear" w:color="auto" w:fill="E2EFD9" w:themeFill="accent6" w:themeFillTint="33"/>
            <w:noWrap/>
            <w:vAlign w:val="center"/>
          </w:tcPr>
          <w:p w14:paraId="01C3A129"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11,000</w:t>
            </w:r>
          </w:p>
        </w:tc>
        <w:tc>
          <w:tcPr>
            <w:tcW w:w="323" w:type="pct"/>
            <w:tcBorders>
              <w:top w:val="nil"/>
              <w:left w:val="nil"/>
              <w:bottom w:val="single" w:sz="8" w:space="0" w:color="auto"/>
              <w:right w:val="single" w:sz="8" w:space="0" w:color="auto"/>
            </w:tcBorders>
            <w:shd w:val="clear" w:color="auto" w:fill="E2EFD9" w:themeFill="accent6" w:themeFillTint="33"/>
            <w:noWrap/>
            <w:vAlign w:val="center"/>
          </w:tcPr>
          <w:p w14:paraId="490A4E54"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11,000</w:t>
            </w:r>
          </w:p>
        </w:tc>
        <w:tc>
          <w:tcPr>
            <w:tcW w:w="343" w:type="pct"/>
            <w:tcBorders>
              <w:top w:val="nil"/>
              <w:left w:val="nil"/>
              <w:bottom w:val="single" w:sz="8" w:space="0" w:color="auto"/>
              <w:right w:val="single" w:sz="8" w:space="0" w:color="auto"/>
            </w:tcBorders>
            <w:shd w:val="clear" w:color="auto" w:fill="E2EFD9" w:themeFill="accent6" w:themeFillTint="33"/>
            <w:noWrap/>
            <w:vAlign w:val="center"/>
          </w:tcPr>
          <w:p w14:paraId="2B6BBB58"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45,000</w:t>
            </w:r>
          </w:p>
        </w:tc>
        <w:tc>
          <w:tcPr>
            <w:tcW w:w="292" w:type="pct"/>
            <w:tcBorders>
              <w:top w:val="nil"/>
              <w:left w:val="nil"/>
              <w:bottom w:val="single" w:sz="8" w:space="0" w:color="auto"/>
              <w:right w:val="single" w:sz="8" w:space="0" w:color="auto"/>
            </w:tcBorders>
            <w:shd w:val="clear" w:color="auto" w:fill="E2EFD9" w:themeFill="accent6" w:themeFillTint="33"/>
            <w:noWrap/>
            <w:vAlign w:val="center"/>
          </w:tcPr>
          <w:p w14:paraId="5EFEECBE" w14:textId="77777777" w:rsidR="00430001" w:rsidRPr="000E277A" w:rsidRDefault="00430001" w:rsidP="00AF7DD2">
            <w:pPr>
              <w:spacing w:after="0" w:line="240" w:lineRule="auto"/>
              <w:jc w:val="center"/>
              <w:rPr>
                <w:rFonts w:ascii="Calibri" w:eastAsia="Times New Roman" w:hAnsi="Calibri" w:cs="Calibri"/>
                <w:sz w:val="18"/>
                <w:szCs w:val="18"/>
                <w:highlight w:val="green"/>
                <w:lang w:bidi="th-TH"/>
              </w:rPr>
            </w:pPr>
            <w:r w:rsidRPr="000E277A">
              <w:rPr>
                <w:rFonts w:ascii="Calibri" w:eastAsia="Times New Roman" w:hAnsi="Calibri" w:cs="Calibri"/>
                <w:sz w:val="18"/>
                <w:szCs w:val="18"/>
                <w:highlight w:val="green"/>
                <w:lang w:bidi="th-TH"/>
              </w:rPr>
              <w:t>42</w:t>
            </w:r>
          </w:p>
        </w:tc>
      </w:tr>
      <w:tr w:rsidR="00430001" w:rsidRPr="003E6EAB" w14:paraId="58C15713" w14:textId="77777777" w:rsidTr="000E277A">
        <w:trPr>
          <w:trHeight w:val="349"/>
        </w:trPr>
        <w:tc>
          <w:tcPr>
            <w:tcW w:w="550" w:type="pct"/>
            <w:vMerge/>
            <w:tcBorders>
              <w:left w:val="single" w:sz="8" w:space="0" w:color="auto"/>
              <w:right w:val="single" w:sz="4" w:space="0" w:color="auto"/>
            </w:tcBorders>
            <w:shd w:val="clear" w:color="auto" w:fill="E2EFD9" w:themeFill="accent6" w:themeFillTint="33"/>
            <w:vAlign w:val="center"/>
          </w:tcPr>
          <w:p w14:paraId="1F1051A8"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391" w:type="pct"/>
            <w:vMerge/>
            <w:tcBorders>
              <w:top w:val="nil"/>
              <w:left w:val="single" w:sz="4" w:space="0" w:color="auto"/>
              <w:bottom w:val="single" w:sz="8" w:space="0" w:color="000000"/>
              <w:right w:val="single" w:sz="8" w:space="0" w:color="auto"/>
            </w:tcBorders>
            <w:shd w:val="clear" w:color="auto" w:fill="E2EFD9" w:themeFill="accent6" w:themeFillTint="33"/>
            <w:vAlign w:val="center"/>
          </w:tcPr>
          <w:p w14:paraId="50195F30"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93"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7865A760"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271" w:type="pct"/>
            <w:vMerge/>
            <w:tcBorders>
              <w:top w:val="nil"/>
              <w:left w:val="single" w:sz="8" w:space="0" w:color="auto"/>
              <w:bottom w:val="single" w:sz="8" w:space="0" w:color="000000"/>
              <w:right w:val="single" w:sz="8" w:space="0" w:color="auto"/>
            </w:tcBorders>
            <w:shd w:val="clear" w:color="auto" w:fill="E2EFD9" w:themeFill="accent6" w:themeFillTint="33"/>
            <w:vAlign w:val="center"/>
          </w:tcPr>
          <w:p w14:paraId="6ED30023"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p>
        </w:tc>
        <w:tc>
          <w:tcPr>
            <w:tcW w:w="446" w:type="pct"/>
            <w:tcBorders>
              <w:top w:val="nil"/>
              <w:left w:val="nil"/>
              <w:bottom w:val="single" w:sz="8" w:space="0" w:color="auto"/>
              <w:right w:val="single" w:sz="8" w:space="0" w:color="auto"/>
            </w:tcBorders>
            <w:shd w:val="clear" w:color="auto" w:fill="E2EFD9" w:themeFill="accent6" w:themeFillTint="33"/>
            <w:vAlign w:val="center"/>
          </w:tcPr>
          <w:p w14:paraId="2FB93F11" w14:textId="77777777" w:rsidR="00430001" w:rsidRPr="000E277A" w:rsidRDefault="00430001" w:rsidP="00AF7DD2">
            <w:pPr>
              <w:spacing w:after="0" w:line="240" w:lineRule="auto"/>
              <w:jc w:val="center"/>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72800</w:t>
            </w:r>
          </w:p>
        </w:tc>
        <w:tc>
          <w:tcPr>
            <w:tcW w:w="759" w:type="pct"/>
            <w:tcBorders>
              <w:top w:val="nil"/>
              <w:left w:val="nil"/>
              <w:bottom w:val="single" w:sz="8" w:space="0" w:color="auto"/>
              <w:right w:val="single" w:sz="8" w:space="0" w:color="auto"/>
            </w:tcBorders>
            <w:shd w:val="clear" w:color="auto" w:fill="E2EFD9" w:themeFill="accent6" w:themeFillTint="33"/>
            <w:vAlign w:val="center"/>
          </w:tcPr>
          <w:p w14:paraId="70B54EDB" w14:textId="77777777" w:rsidR="00430001" w:rsidRPr="000E277A" w:rsidRDefault="00430001" w:rsidP="00AF7DD2">
            <w:pPr>
              <w:spacing w:after="0" w:line="240" w:lineRule="auto"/>
              <w:rPr>
                <w:rFonts w:ascii="Calibri" w:eastAsia="Times New Roman" w:hAnsi="Calibri" w:cs="Calibri"/>
                <w:color w:val="000000"/>
                <w:sz w:val="20"/>
                <w:szCs w:val="20"/>
                <w:highlight w:val="green"/>
                <w:lang w:bidi="th-TH"/>
              </w:rPr>
            </w:pPr>
            <w:r w:rsidRPr="000E277A">
              <w:rPr>
                <w:rFonts w:ascii="Calibri" w:eastAsia="Times New Roman" w:hAnsi="Calibri" w:cs="Calibri"/>
                <w:color w:val="000000"/>
                <w:sz w:val="20"/>
                <w:szCs w:val="20"/>
                <w:highlight w:val="green"/>
                <w:lang w:bidi="th-TH"/>
              </w:rPr>
              <w:t>Information Tech. Equipment</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769F2609"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5,000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5283187C"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0</w:t>
            </w:r>
          </w:p>
        </w:tc>
        <w:tc>
          <w:tcPr>
            <w:tcW w:w="343" w:type="pct"/>
            <w:tcBorders>
              <w:top w:val="nil"/>
              <w:left w:val="nil"/>
              <w:bottom w:val="single" w:sz="8" w:space="0" w:color="auto"/>
              <w:right w:val="single" w:sz="8" w:space="0" w:color="auto"/>
            </w:tcBorders>
            <w:shd w:val="clear" w:color="auto" w:fill="E2EFD9" w:themeFill="accent6" w:themeFillTint="33"/>
            <w:vAlign w:val="center"/>
          </w:tcPr>
          <w:p w14:paraId="0A4F3893"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0</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1C3A059E"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0</w:t>
            </w:r>
          </w:p>
        </w:tc>
        <w:tc>
          <w:tcPr>
            <w:tcW w:w="323" w:type="pct"/>
            <w:tcBorders>
              <w:top w:val="nil"/>
              <w:left w:val="nil"/>
              <w:bottom w:val="single" w:sz="8" w:space="0" w:color="auto"/>
              <w:right w:val="single" w:sz="8" w:space="0" w:color="auto"/>
            </w:tcBorders>
            <w:shd w:val="clear" w:color="auto" w:fill="E2EFD9" w:themeFill="accent6" w:themeFillTint="33"/>
            <w:vAlign w:val="center"/>
          </w:tcPr>
          <w:p w14:paraId="78F64A4C"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0</w:t>
            </w:r>
          </w:p>
        </w:tc>
        <w:tc>
          <w:tcPr>
            <w:tcW w:w="343" w:type="pct"/>
            <w:tcBorders>
              <w:top w:val="nil"/>
              <w:left w:val="nil"/>
              <w:bottom w:val="single" w:sz="8" w:space="0" w:color="auto"/>
              <w:right w:val="single" w:sz="8" w:space="0" w:color="auto"/>
            </w:tcBorders>
            <w:shd w:val="clear" w:color="auto" w:fill="E2EFD9" w:themeFill="accent6" w:themeFillTint="33"/>
            <w:noWrap/>
            <w:vAlign w:val="center"/>
          </w:tcPr>
          <w:p w14:paraId="1B8D45E4"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5,000</w:t>
            </w:r>
          </w:p>
        </w:tc>
        <w:tc>
          <w:tcPr>
            <w:tcW w:w="292" w:type="pct"/>
            <w:tcBorders>
              <w:top w:val="nil"/>
              <w:left w:val="nil"/>
              <w:bottom w:val="single" w:sz="8" w:space="0" w:color="auto"/>
              <w:right w:val="single" w:sz="8" w:space="0" w:color="auto"/>
            </w:tcBorders>
            <w:shd w:val="clear" w:color="auto" w:fill="E2EFD9" w:themeFill="accent6" w:themeFillTint="33"/>
            <w:noWrap/>
            <w:vAlign w:val="center"/>
          </w:tcPr>
          <w:p w14:paraId="15BEEE1C" w14:textId="77777777" w:rsidR="00430001" w:rsidRPr="000E277A" w:rsidRDefault="00430001" w:rsidP="00AF7DD2">
            <w:pPr>
              <w:spacing w:after="0" w:line="240" w:lineRule="auto"/>
              <w:jc w:val="center"/>
              <w:rPr>
                <w:rFonts w:ascii="Calibri" w:eastAsia="Times New Roman" w:hAnsi="Calibri" w:cs="Calibri"/>
                <w:color w:val="000000"/>
                <w:sz w:val="18"/>
                <w:szCs w:val="18"/>
                <w:highlight w:val="green"/>
                <w:lang w:bidi="th-TH"/>
              </w:rPr>
            </w:pPr>
            <w:r w:rsidRPr="000E277A">
              <w:rPr>
                <w:rFonts w:ascii="Calibri" w:eastAsia="Times New Roman" w:hAnsi="Calibri" w:cs="Calibri"/>
                <w:color w:val="000000"/>
                <w:sz w:val="18"/>
                <w:szCs w:val="18"/>
                <w:highlight w:val="green"/>
                <w:lang w:bidi="th-TH"/>
              </w:rPr>
              <w:t>44</w:t>
            </w:r>
          </w:p>
        </w:tc>
      </w:tr>
      <w:tr w:rsidR="00430001" w:rsidRPr="003E6EAB" w14:paraId="64A96C39" w14:textId="77777777" w:rsidTr="004F3C37">
        <w:trPr>
          <w:trHeight w:val="300"/>
        </w:trPr>
        <w:tc>
          <w:tcPr>
            <w:tcW w:w="550" w:type="pct"/>
            <w:vMerge/>
            <w:tcBorders>
              <w:left w:val="single" w:sz="8" w:space="0" w:color="auto"/>
              <w:bottom w:val="single" w:sz="8" w:space="0" w:color="000000"/>
              <w:right w:val="single" w:sz="4" w:space="0" w:color="auto"/>
            </w:tcBorders>
            <w:shd w:val="clear" w:color="auto" w:fill="auto"/>
            <w:vAlign w:val="center"/>
          </w:tcPr>
          <w:p w14:paraId="52CCEE84" w14:textId="77777777" w:rsidR="00430001" w:rsidRPr="003E6EAB" w:rsidRDefault="00430001" w:rsidP="00430001">
            <w:pPr>
              <w:spacing w:after="0" w:line="240" w:lineRule="auto"/>
              <w:rPr>
                <w:rFonts w:ascii="Calibri" w:eastAsia="Times New Roman" w:hAnsi="Calibri" w:cs="Calibri"/>
                <w:color w:val="000000"/>
                <w:sz w:val="20"/>
                <w:szCs w:val="20"/>
                <w:lang w:bidi="th-TH"/>
              </w:rPr>
            </w:pPr>
          </w:p>
        </w:tc>
        <w:tc>
          <w:tcPr>
            <w:tcW w:w="2160" w:type="pct"/>
            <w:gridSpan w:val="5"/>
            <w:tcBorders>
              <w:top w:val="single" w:sz="8" w:space="0" w:color="auto"/>
              <w:left w:val="single" w:sz="4" w:space="0" w:color="auto"/>
              <w:bottom w:val="single" w:sz="8" w:space="0" w:color="auto"/>
              <w:right w:val="single" w:sz="8" w:space="0" w:color="000000"/>
            </w:tcBorders>
            <w:shd w:val="clear" w:color="000000" w:fill="FFC000"/>
            <w:noWrap/>
            <w:vAlign w:val="center"/>
          </w:tcPr>
          <w:p w14:paraId="1AE72103" w14:textId="1CF6F2C9" w:rsidR="00430001" w:rsidRPr="00214D4D" w:rsidRDefault="00430001" w:rsidP="00430001">
            <w:pPr>
              <w:spacing w:after="0" w:line="240" w:lineRule="auto"/>
              <w:rPr>
                <w:rFonts w:ascii="Calibri" w:eastAsia="Times New Roman" w:hAnsi="Calibri" w:cs="Calibri"/>
                <w:b/>
                <w:bCs/>
                <w:color w:val="000000"/>
                <w:sz w:val="20"/>
                <w:szCs w:val="20"/>
                <w:highlight w:val="green"/>
                <w:lang w:bidi="th-TH"/>
              </w:rPr>
            </w:pPr>
            <w:r w:rsidRPr="00214D4D">
              <w:rPr>
                <w:rFonts w:ascii="Calibri" w:eastAsia="Times New Roman" w:hAnsi="Calibri" w:cs="Calibri"/>
                <w:b/>
                <w:bCs/>
                <w:color w:val="000000"/>
                <w:sz w:val="20"/>
                <w:szCs w:val="20"/>
                <w:highlight w:val="green"/>
                <w:lang w:bidi="th-TH"/>
              </w:rPr>
              <w:t>Total Project Management Unit</w:t>
            </w:r>
            <w:r w:rsidR="00214D4D" w:rsidRPr="00214D4D">
              <w:rPr>
                <w:rFonts w:ascii="Calibri" w:eastAsia="Times New Roman" w:hAnsi="Calibri" w:cs="Calibri"/>
                <w:b/>
                <w:bCs/>
                <w:color w:val="000000"/>
                <w:sz w:val="20"/>
                <w:szCs w:val="20"/>
                <w:highlight w:val="green"/>
                <w:lang w:bidi="th-TH"/>
              </w:rPr>
              <w:t xml:space="preserve"> Cost</w:t>
            </w:r>
          </w:p>
        </w:tc>
        <w:tc>
          <w:tcPr>
            <w:tcW w:w="323" w:type="pct"/>
            <w:tcBorders>
              <w:top w:val="nil"/>
              <w:left w:val="nil"/>
              <w:bottom w:val="single" w:sz="8" w:space="0" w:color="auto"/>
              <w:right w:val="single" w:sz="8" w:space="0" w:color="auto"/>
            </w:tcBorders>
            <w:shd w:val="clear" w:color="000000" w:fill="FFC000"/>
            <w:vAlign w:val="center"/>
          </w:tcPr>
          <w:p w14:paraId="2FEA2883" w14:textId="1A0751E4"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43,591</w:t>
            </w:r>
          </w:p>
        </w:tc>
        <w:tc>
          <w:tcPr>
            <w:tcW w:w="343" w:type="pct"/>
            <w:tcBorders>
              <w:top w:val="nil"/>
              <w:left w:val="nil"/>
              <w:bottom w:val="single" w:sz="8" w:space="0" w:color="auto"/>
              <w:right w:val="single" w:sz="8" w:space="0" w:color="auto"/>
            </w:tcBorders>
            <w:shd w:val="clear" w:color="000000" w:fill="FFC000"/>
            <w:vAlign w:val="center"/>
          </w:tcPr>
          <w:p w14:paraId="4520FAD0" w14:textId="25DD5472"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48,491</w:t>
            </w:r>
          </w:p>
        </w:tc>
        <w:tc>
          <w:tcPr>
            <w:tcW w:w="343" w:type="pct"/>
            <w:tcBorders>
              <w:top w:val="nil"/>
              <w:left w:val="nil"/>
              <w:bottom w:val="single" w:sz="8" w:space="0" w:color="auto"/>
              <w:right w:val="single" w:sz="8" w:space="0" w:color="auto"/>
            </w:tcBorders>
            <w:shd w:val="clear" w:color="000000" w:fill="FFC000"/>
            <w:vAlign w:val="center"/>
          </w:tcPr>
          <w:p w14:paraId="1D42D382" w14:textId="36FD713B"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50,991</w:t>
            </w:r>
          </w:p>
        </w:tc>
        <w:tc>
          <w:tcPr>
            <w:tcW w:w="323" w:type="pct"/>
            <w:tcBorders>
              <w:top w:val="nil"/>
              <w:left w:val="nil"/>
              <w:bottom w:val="single" w:sz="8" w:space="0" w:color="auto"/>
              <w:right w:val="single" w:sz="8" w:space="0" w:color="auto"/>
            </w:tcBorders>
            <w:shd w:val="clear" w:color="000000" w:fill="FFC000"/>
            <w:vAlign w:val="center"/>
          </w:tcPr>
          <w:p w14:paraId="27B8E2D1" w14:textId="33EDB9C7"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48,491</w:t>
            </w:r>
          </w:p>
        </w:tc>
        <w:tc>
          <w:tcPr>
            <w:tcW w:w="323" w:type="pct"/>
            <w:tcBorders>
              <w:top w:val="nil"/>
              <w:left w:val="nil"/>
              <w:bottom w:val="single" w:sz="8" w:space="0" w:color="auto"/>
              <w:right w:val="single" w:sz="8" w:space="0" w:color="auto"/>
            </w:tcBorders>
            <w:shd w:val="clear" w:color="000000" w:fill="FFC000"/>
            <w:vAlign w:val="center"/>
          </w:tcPr>
          <w:p w14:paraId="7AE2356D" w14:textId="41FCDCDC"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53,359</w:t>
            </w:r>
          </w:p>
        </w:tc>
        <w:tc>
          <w:tcPr>
            <w:tcW w:w="343" w:type="pct"/>
            <w:tcBorders>
              <w:top w:val="nil"/>
              <w:left w:val="nil"/>
              <w:bottom w:val="single" w:sz="8" w:space="0" w:color="auto"/>
              <w:right w:val="single" w:sz="8" w:space="0" w:color="auto"/>
            </w:tcBorders>
            <w:shd w:val="clear" w:color="000000" w:fill="FFC000"/>
            <w:vAlign w:val="center"/>
          </w:tcPr>
          <w:p w14:paraId="53289E11" w14:textId="1CB1CE66" w:rsidR="00430001" w:rsidRPr="00214D4D" w:rsidRDefault="00430001" w:rsidP="00430001">
            <w:pPr>
              <w:spacing w:after="0" w:line="240" w:lineRule="auto"/>
              <w:jc w:val="center"/>
              <w:rPr>
                <w:rFonts w:ascii="Calibri" w:eastAsia="Times New Roman" w:hAnsi="Calibri" w:cs="Calibri"/>
                <w:b/>
                <w:bCs/>
                <w:color w:val="000000"/>
                <w:sz w:val="18"/>
                <w:szCs w:val="18"/>
                <w:highlight w:val="green"/>
                <w:lang w:bidi="th-TH"/>
              </w:rPr>
            </w:pPr>
            <w:r w:rsidRPr="00214D4D">
              <w:rPr>
                <w:rFonts w:ascii="Calibri" w:eastAsia="Times New Roman" w:hAnsi="Calibri" w:cs="Calibri"/>
                <w:b/>
                <w:bCs/>
                <w:color w:val="000000"/>
                <w:sz w:val="18"/>
                <w:szCs w:val="18"/>
                <w:highlight w:val="green"/>
                <w:lang w:bidi="th-TH"/>
              </w:rPr>
              <w:t>244,923</w:t>
            </w:r>
          </w:p>
        </w:tc>
        <w:tc>
          <w:tcPr>
            <w:tcW w:w="292" w:type="pct"/>
            <w:tcBorders>
              <w:top w:val="nil"/>
              <w:left w:val="nil"/>
              <w:bottom w:val="single" w:sz="8" w:space="0" w:color="auto"/>
              <w:right w:val="single" w:sz="8" w:space="0" w:color="auto"/>
            </w:tcBorders>
            <w:shd w:val="clear" w:color="000000" w:fill="FFC000"/>
            <w:noWrap/>
            <w:vAlign w:val="center"/>
          </w:tcPr>
          <w:p w14:paraId="5844DB99" w14:textId="6C47D6CD" w:rsidR="00430001" w:rsidRPr="00214D4D" w:rsidRDefault="00430001" w:rsidP="00430001">
            <w:pPr>
              <w:spacing w:after="0" w:line="240" w:lineRule="auto"/>
              <w:jc w:val="center"/>
              <w:rPr>
                <w:rFonts w:ascii="Calibri" w:eastAsia="Times New Roman" w:hAnsi="Calibri" w:cs="Calibri"/>
                <w:b/>
                <w:bCs/>
                <w:color w:val="000000"/>
                <w:sz w:val="18"/>
                <w:szCs w:val="18"/>
                <w:lang w:bidi="th-TH"/>
              </w:rPr>
            </w:pPr>
            <w:r w:rsidRPr="00214D4D">
              <w:rPr>
                <w:rFonts w:ascii="MS Gothic" w:eastAsia="MS Gothic" w:hAnsi="MS Gothic" w:cs="MS Gothic" w:hint="eastAsia"/>
                <w:b/>
                <w:bCs/>
                <w:color w:val="000000"/>
                <w:sz w:val="18"/>
                <w:szCs w:val="18"/>
                <w:lang w:bidi="th-TH"/>
              </w:rPr>
              <w:t xml:space="preserve">　</w:t>
            </w:r>
          </w:p>
        </w:tc>
      </w:tr>
      <w:tr w:rsidR="00AF7DD2" w:rsidRPr="003E6EAB" w14:paraId="369DF5A0" w14:textId="77777777" w:rsidTr="004F3C37">
        <w:trPr>
          <w:trHeight w:val="300"/>
        </w:trPr>
        <w:tc>
          <w:tcPr>
            <w:tcW w:w="2710" w:type="pct"/>
            <w:gridSpan w:val="6"/>
            <w:tcBorders>
              <w:top w:val="single" w:sz="8" w:space="0" w:color="auto"/>
              <w:left w:val="single" w:sz="8" w:space="0" w:color="auto"/>
              <w:bottom w:val="single" w:sz="8" w:space="0" w:color="auto"/>
              <w:right w:val="single" w:sz="8" w:space="0" w:color="000000"/>
            </w:tcBorders>
            <w:shd w:val="clear" w:color="000000" w:fill="FFC000"/>
            <w:vAlign w:val="center"/>
          </w:tcPr>
          <w:p w14:paraId="52A9B946" w14:textId="77777777" w:rsidR="00AF7DD2" w:rsidRPr="003E6EAB" w:rsidRDefault="00AF7DD2" w:rsidP="00AF7DD2">
            <w:pPr>
              <w:spacing w:after="0" w:line="240" w:lineRule="auto"/>
              <w:rPr>
                <w:rFonts w:ascii="Calibri" w:eastAsia="Times New Roman" w:hAnsi="Calibri" w:cs="Calibri"/>
                <w:b/>
                <w:bCs/>
                <w:color w:val="000000"/>
                <w:sz w:val="20"/>
                <w:szCs w:val="20"/>
                <w:lang w:bidi="th-TH"/>
              </w:rPr>
            </w:pPr>
            <w:r w:rsidRPr="003E6EAB">
              <w:rPr>
                <w:rFonts w:ascii="Calibri" w:eastAsia="Times New Roman" w:hAnsi="Calibri" w:cs="Calibri"/>
                <w:b/>
                <w:bCs/>
                <w:color w:val="000000"/>
                <w:sz w:val="20"/>
                <w:szCs w:val="20"/>
                <w:lang w:bidi="th-TH"/>
              </w:rPr>
              <w:t>Grand Total</w:t>
            </w:r>
          </w:p>
        </w:tc>
        <w:tc>
          <w:tcPr>
            <w:tcW w:w="323" w:type="pct"/>
            <w:tcBorders>
              <w:top w:val="nil"/>
              <w:left w:val="nil"/>
              <w:bottom w:val="single" w:sz="8" w:space="0" w:color="auto"/>
              <w:right w:val="single" w:sz="8" w:space="0" w:color="auto"/>
            </w:tcBorders>
            <w:shd w:val="clear" w:color="000000" w:fill="FFC000"/>
            <w:vAlign w:val="center"/>
          </w:tcPr>
          <w:p w14:paraId="543581DA"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696,627</w:t>
            </w:r>
          </w:p>
        </w:tc>
        <w:tc>
          <w:tcPr>
            <w:tcW w:w="343" w:type="pct"/>
            <w:tcBorders>
              <w:top w:val="nil"/>
              <w:left w:val="nil"/>
              <w:bottom w:val="single" w:sz="8" w:space="0" w:color="auto"/>
              <w:right w:val="single" w:sz="8" w:space="0" w:color="auto"/>
            </w:tcBorders>
            <w:shd w:val="clear" w:color="000000" w:fill="FFC000"/>
            <w:vAlign w:val="center"/>
          </w:tcPr>
          <w:p w14:paraId="23C376B7"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5,444,301</w:t>
            </w:r>
          </w:p>
        </w:tc>
        <w:tc>
          <w:tcPr>
            <w:tcW w:w="343" w:type="pct"/>
            <w:tcBorders>
              <w:top w:val="nil"/>
              <w:left w:val="nil"/>
              <w:bottom w:val="single" w:sz="8" w:space="0" w:color="auto"/>
              <w:right w:val="single" w:sz="8" w:space="0" w:color="auto"/>
            </w:tcBorders>
            <w:shd w:val="clear" w:color="000000" w:fill="FFC000"/>
            <w:vAlign w:val="center"/>
          </w:tcPr>
          <w:p w14:paraId="1CAE2140"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1,859,775</w:t>
            </w:r>
          </w:p>
        </w:tc>
        <w:tc>
          <w:tcPr>
            <w:tcW w:w="323" w:type="pct"/>
            <w:tcBorders>
              <w:top w:val="nil"/>
              <w:left w:val="nil"/>
              <w:bottom w:val="single" w:sz="8" w:space="0" w:color="auto"/>
              <w:right w:val="single" w:sz="8" w:space="0" w:color="auto"/>
            </w:tcBorders>
            <w:shd w:val="clear" w:color="000000" w:fill="FFC000"/>
            <w:vAlign w:val="center"/>
          </w:tcPr>
          <w:p w14:paraId="5F3E54C3"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601,698</w:t>
            </w:r>
          </w:p>
        </w:tc>
        <w:tc>
          <w:tcPr>
            <w:tcW w:w="323" w:type="pct"/>
            <w:tcBorders>
              <w:top w:val="nil"/>
              <w:left w:val="nil"/>
              <w:bottom w:val="single" w:sz="8" w:space="0" w:color="auto"/>
              <w:right w:val="single" w:sz="8" w:space="0" w:color="auto"/>
            </w:tcBorders>
            <w:shd w:val="clear" w:color="000000" w:fill="FFC000"/>
            <w:vAlign w:val="center"/>
          </w:tcPr>
          <w:p w14:paraId="7546A5BD"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740,978</w:t>
            </w:r>
          </w:p>
        </w:tc>
        <w:tc>
          <w:tcPr>
            <w:tcW w:w="343" w:type="pct"/>
            <w:tcBorders>
              <w:top w:val="nil"/>
              <w:left w:val="nil"/>
              <w:bottom w:val="single" w:sz="8" w:space="0" w:color="auto"/>
              <w:right w:val="single" w:sz="8" w:space="0" w:color="auto"/>
            </w:tcBorders>
            <w:shd w:val="clear" w:color="000000" w:fill="FFC000"/>
            <w:vAlign w:val="center"/>
          </w:tcPr>
          <w:p w14:paraId="325128E4" w14:textId="77777777" w:rsidR="00AF7DD2" w:rsidRPr="003E6EAB" w:rsidRDefault="00AF7DD2" w:rsidP="00AF7DD2">
            <w:pPr>
              <w:spacing w:after="0" w:line="240" w:lineRule="auto"/>
              <w:jc w:val="center"/>
              <w:rPr>
                <w:rFonts w:ascii="Calibri" w:eastAsia="Times New Roman" w:hAnsi="Calibri" w:cs="Calibri"/>
                <w:b/>
                <w:bCs/>
                <w:color w:val="000000"/>
                <w:sz w:val="18"/>
                <w:szCs w:val="18"/>
                <w:lang w:bidi="th-TH"/>
              </w:rPr>
            </w:pPr>
            <w:r w:rsidRPr="003E6EAB">
              <w:rPr>
                <w:rFonts w:ascii="Calibri" w:eastAsia="Times New Roman" w:hAnsi="Calibri" w:cs="Calibri"/>
                <w:b/>
                <w:bCs/>
                <w:color w:val="000000"/>
                <w:sz w:val="18"/>
                <w:szCs w:val="18"/>
                <w:lang w:bidi="th-TH"/>
              </w:rPr>
              <w:t>9,343,379</w:t>
            </w:r>
          </w:p>
        </w:tc>
        <w:tc>
          <w:tcPr>
            <w:tcW w:w="292" w:type="pct"/>
            <w:tcBorders>
              <w:top w:val="nil"/>
              <w:left w:val="nil"/>
              <w:bottom w:val="single" w:sz="8" w:space="0" w:color="auto"/>
              <w:right w:val="single" w:sz="8" w:space="0" w:color="auto"/>
            </w:tcBorders>
            <w:shd w:val="clear" w:color="000000" w:fill="FFC000"/>
            <w:noWrap/>
            <w:vAlign w:val="center"/>
          </w:tcPr>
          <w:p w14:paraId="6E9A7596" w14:textId="77777777" w:rsidR="00AF7DD2" w:rsidRPr="003E6EAB" w:rsidRDefault="00AF7DD2" w:rsidP="00AF7DD2">
            <w:pPr>
              <w:spacing w:after="0" w:line="240" w:lineRule="auto"/>
              <w:jc w:val="center"/>
              <w:rPr>
                <w:rFonts w:ascii="Calibri" w:eastAsia="Times New Roman" w:hAnsi="Calibri" w:cs="Calibri"/>
                <w:color w:val="000000"/>
                <w:sz w:val="18"/>
                <w:szCs w:val="18"/>
                <w:lang w:bidi="th-TH"/>
              </w:rPr>
            </w:pPr>
            <w:r w:rsidRPr="003E6EAB">
              <w:rPr>
                <w:rFonts w:ascii="Calibri" w:eastAsia="Times New Roman" w:hAnsi="Calibri" w:cs="Calibri"/>
                <w:color w:val="000000"/>
                <w:sz w:val="18"/>
                <w:szCs w:val="18"/>
                <w:lang w:bidi="th-TH"/>
              </w:rPr>
              <w:t> </w:t>
            </w:r>
          </w:p>
        </w:tc>
      </w:tr>
    </w:tbl>
    <w:p w14:paraId="2F04A1BC" w14:textId="77777777" w:rsidR="002D02E1" w:rsidRDefault="002D02E1">
      <w:pPr>
        <w:spacing w:after="0" w:line="240" w:lineRule="auto"/>
      </w:pPr>
    </w:p>
    <w:p w14:paraId="0DD27178" w14:textId="4547D8C5" w:rsidR="00F5335A" w:rsidRDefault="00E307E6">
      <w:pPr>
        <w:spacing w:after="0" w:line="240" w:lineRule="auto"/>
      </w:pPr>
      <w:r>
        <w:br w:type="textWrapping" w:clear="all"/>
      </w:r>
    </w:p>
    <w:p w14:paraId="5D57CA9B" w14:textId="77777777" w:rsidR="00F5335A" w:rsidRDefault="00F5335A">
      <w:pPr>
        <w:spacing w:after="0" w:line="240" w:lineRule="auto"/>
        <w:sectPr w:rsidR="00F5335A">
          <w:pgSz w:w="15840" w:h="12240" w:orient="landscape"/>
          <w:pgMar w:top="1440" w:right="1440" w:bottom="1440" w:left="1440" w:header="720" w:footer="432" w:gutter="0"/>
          <w:cols w:space="708"/>
          <w:titlePg/>
          <w:docGrid w:linePitch="360"/>
        </w:sectPr>
      </w:pPr>
    </w:p>
    <w:p w14:paraId="0C047720" w14:textId="77777777" w:rsidR="00F5335A" w:rsidRDefault="00F5335A">
      <w:pPr>
        <w:spacing w:after="0" w:line="240" w:lineRule="auto"/>
      </w:pPr>
    </w:p>
    <w:p w14:paraId="225ABFCC" w14:textId="77777777" w:rsidR="00F5335A" w:rsidRDefault="00795F6F">
      <w:pPr>
        <w:spacing w:after="0" w:line="240" w:lineRule="auto"/>
        <w:rPr>
          <w:rFonts w:ascii="Calibri" w:hAnsi="Calibri" w:cs="Calibri"/>
          <w:b/>
          <w:bCs/>
        </w:rPr>
      </w:pPr>
      <w:r>
        <w:rPr>
          <w:rFonts w:ascii="Calibri" w:hAnsi="Calibri" w:cs="Calibri"/>
          <w:b/>
          <w:bCs/>
        </w:rPr>
        <w:t>Summary of Funds</w:t>
      </w:r>
    </w:p>
    <w:p w14:paraId="0E7CBF4B" w14:textId="77777777" w:rsidR="00F5335A" w:rsidRDefault="00F5335A">
      <w:pPr>
        <w:spacing w:after="0" w:line="240" w:lineRule="auto"/>
        <w:rPr>
          <w:rFonts w:ascii="Calibri" w:hAnsi="Calibri" w:cs="Calibri"/>
          <w:b/>
          <w:bCs/>
        </w:rPr>
      </w:pPr>
    </w:p>
    <w:tbl>
      <w:tblPr>
        <w:tblW w:w="9400" w:type="dxa"/>
        <w:tblLook w:val="04A0" w:firstRow="1" w:lastRow="0" w:firstColumn="1" w:lastColumn="0" w:noHBand="0" w:noVBand="1"/>
      </w:tblPr>
      <w:tblGrid>
        <w:gridCol w:w="1480"/>
        <w:gridCol w:w="1320"/>
        <w:gridCol w:w="1320"/>
        <w:gridCol w:w="1320"/>
        <w:gridCol w:w="1320"/>
        <w:gridCol w:w="1320"/>
        <w:gridCol w:w="1320"/>
      </w:tblGrid>
      <w:tr w:rsidR="00F5335A" w14:paraId="5B6A2EDF" w14:textId="77777777">
        <w:trPr>
          <w:trHeight w:val="790"/>
        </w:trPr>
        <w:tc>
          <w:tcPr>
            <w:tcW w:w="1480" w:type="dxa"/>
            <w:tcBorders>
              <w:top w:val="single" w:sz="8" w:space="0" w:color="FFFF00"/>
              <w:left w:val="single" w:sz="8" w:space="0" w:color="FFFF00"/>
              <w:bottom w:val="single" w:sz="8" w:space="0" w:color="auto"/>
              <w:right w:val="single" w:sz="8" w:space="0" w:color="FFFF00"/>
            </w:tcBorders>
            <w:shd w:val="clear" w:color="000000" w:fill="002060"/>
            <w:vAlign w:val="center"/>
          </w:tcPr>
          <w:p w14:paraId="62C34CFA" w14:textId="77777777" w:rsidR="00F5335A" w:rsidRDefault="00795F6F">
            <w:pPr>
              <w:spacing w:after="0" w:line="240" w:lineRule="auto"/>
              <w:rPr>
                <w:rFonts w:ascii="Calibri" w:eastAsia="Times New Roman" w:hAnsi="Calibri" w:cs="Calibri"/>
                <w:b/>
                <w:bCs/>
                <w:color w:val="000000"/>
                <w:sz w:val="20"/>
                <w:szCs w:val="20"/>
                <w:lang w:bidi="th-TH"/>
              </w:rPr>
            </w:pPr>
            <w:r>
              <w:rPr>
                <w:rFonts w:ascii="Calibri" w:eastAsia="Times New Roman" w:hAnsi="Calibri" w:cs="Calibri"/>
                <w:b/>
                <w:bCs/>
                <w:color w:val="000000"/>
                <w:sz w:val="20"/>
                <w:szCs w:val="20"/>
                <w:lang w:bidi="th-TH"/>
              </w:rPr>
              <w:t>Source of Fund</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796CFD84"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Amount (Year 1), US$</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6546A3F7"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Amount (Year 2), US$</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620D340A"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Amount (Year 3), US$</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2F924065"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Amount (Year 4), US$</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18BD3796"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Amount (Year 5), US$</w:t>
            </w:r>
          </w:p>
        </w:tc>
        <w:tc>
          <w:tcPr>
            <w:tcW w:w="1320" w:type="dxa"/>
            <w:tcBorders>
              <w:top w:val="single" w:sz="8" w:space="0" w:color="FFFF00"/>
              <w:left w:val="nil"/>
              <w:bottom w:val="single" w:sz="8" w:space="0" w:color="auto"/>
              <w:right w:val="single" w:sz="8" w:space="0" w:color="FFFF00"/>
            </w:tcBorders>
            <w:shd w:val="clear" w:color="000000" w:fill="002060"/>
            <w:vAlign w:val="center"/>
          </w:tcPr>
          <w:p w14:paraId="2E0A479D"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Total, US$</w:t>
            </w:r>
          </w:p>
        </w:tc>
      </w:tr>
      <w:tr w:rsidR="00F5335A" w14:paraId="0CC8F7DE" w14:textId="77777777">
        <w:trPr>
          <w:trHeight w:val="300"/>
        </w:trPr>
        <w:tc>
          <w:tcPr>
            <w:tcW w:w="1480" w:type="dxa"/>
            <w:tcBorders>
              <w:top w:val="nil"/>
              <w:left w:val="single" w:sz="8" w:space="0" w:color="FFFF00"/>
              <w:bottom w:val="single" w:sz="8" w:space="0" w:color="auto"/>
              <w:right w:val="single" w:sz="8" w:space="0" w:color="FFFF00"/>
            </w:tcBorders>
            <w:shd w:val="clear" w:color="000000" w:fill="002060"/>
            <w:vAlign w:val="center"/>
          </w:tcPr>
          <w:p w14:paraId="1394FCE0"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GEF</w:t>
            </w:r>
          </w:p>
        </w:tc>
        <w:tc>
          <w:tcPr>
            <w:tcW w:w="1320" w:type="dxa"/>
            <w:tcBorders>
              <w:top w:val="nil"/>
              <w:left w:val="nil"/>
              <w:bottom w:val="single" w:sz="8" w:space="0" w:color="auto"/>
              <w:right w:val="single" w:sz="8" w:space="0" w:color="FFFF00"/>
            </w:tcBorders>
            <w:shd w:val="clear" w:color="000000" w:fill="002060"/>
            <w:vAlign w:val="center"/>
          </w:tcPr>
          <w:p w14:paraId="55B5EB60"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696,627</w:t>
            </w:r>
          </w:p>
        </w:tc>
        <w:tc>
          <w:tcPr>
            <w:tcW w:w="1320" w:type="dxa"/>
            <w:tcBorders>
              <w:top w:val="nil"/>
              <w:left w:val="nil"/>
              <w:bottom w:val="single" w:sz="8" w:space="0" w:color="auto"/>
              <w:right w:val="single" w:sz="8" w:space="0" w:color="FFFF00"/>
            </w:tcBorders>
            <w:shd w:val="clear" w:color="000000" w:fill="002060"/>
            <w:vAlign w:val="center"/>
          </w:tcPr>
          <w:p w14:paraId="3F139F16"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5,444,301</w:t>
            </w:r>
          </w:p>
        </w:tc>
        <w:tc>
          <w:tcPr>
            <w:tcW w:w="1320" w:type="dxa"/>
            <w:tcBorders>
              <w:top w:val="nil"/>
              <w:left w:val="nil"/>
              <w:bottom w:val="single" w:sz="8" w:space="0" w:color="auto"/>
              <w:right w:val="single" w:sz="8" w:space="0" w:color="FFFF00"/>
            </w:tcBorders>
            <w:shd w:val="clear" w:color="000000" w:fill="002060"/>
            <w:vAlign w:val="center"/>
          </w:tcPr>
          <w:p w14:paraId="6ECAE755"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1,859,775</w:t>
            </w:r>
          </w:p>
        </w:tc>
        <w:tc>
          <w:tcPr>
            <w:tcW w:w="1320" w:type="dxa"/>
            <w:tcBorders>
              <w:top w:val="nil"/>
              <w:left w:val="nil"/>
              <w:bottom w:val="single" w:sz="8" w:space="0" w:color="auto"/>
              <w:right w:val="single" w:sz="8" w:space="0" w:color="FFFF00"/>
            </w:tcBorders>
            <w:shd w:val="clear" w:color="000000" w:fill="002060"/>
            <w:vAlign w:val="center"/>
          </w:tcPr>
          <w:p w14:paraId="791987A2"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601,698</w:t>
            </w:r>
          </w:p>
        </w:tc>
        <w:tc>
          <w:tcPr>
            <w:tcW w:w="1320" w:type="dxa"/>
            <w:tcBorders>
              <w:top w:val="nil"/>
              <w:left w:val="nil"/>
              <w:bottom w:val="single" w:sz="8" w:space="0" w:color="auto"/>
              <w:right w:val="single" w:sz="8" w:space="0" w:color="FFFF00"/>
            </w:tcBorders>
            <w:shd w:val="clear" w:color="000000" w:fill="002060"/>
            <w:vAlign w:val="center"/>
          </w:tcPr>
          <w:p w14:paraId="63755772"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740,978</w:t>
            </w:r>
          </w:p>
        </w:tc>
        <w:tc>
          <w:tcPr>
            <w:tcW w:w="1320" w:type="dxa"/>
            <w:tcBorders>
              <w:top w:val="nil"/>
              <w:left w:val="nil"/>
              <w:bottom w:val="single" w:sz="8" w:space="0" w:color="auto"/>
              <w:right w:val="single" w:sz="8" w:space="0" w:color="FFFF00"/>
            </w:tcBorders>
            <w:shd w:val="clear" w:color="000000" w:fill="002060"/>
            <w:vAlign w:val="center"/>
          </w:tcPr>
          <w:p w14:paraId="27A8AB86"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9,343,379</w:t>
            </w:r>
          </w:p>
        </w:tc>
      </w:tr>
      <w:tr w:rsidR="00F5335A" w14:paraId="627E386D" w14:textId="77777777">
        <w:trPr>
          <w:trHeight w:val="300"/>
        </w:trPr>
        <w:tc>
          <w:tcPr>
            <w:tcW w:w="1480" w:type="dxa"/>
            <w:tcBorders>
              <w:top w:val="nil"/>
              <w:left w:val="single" w:sz="8" w:space="0" w:color="FFFF00"/>
              <w:bottom w:val="single" w:sz="8" w:space="0" w:color="auto"/>
              <w:right w:val="single" w:sz="8" w:space="0" w:color="FFFF00"/>
            </w:tcBorders>
            <w:shd w:val="clear" w:color="000000" w:fill="002060"/>
            <w:vAlign w:val="center"/>
          </w:tcPr>
          <w:p w14:paraId="14D9BE5E"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UNDP</w:t>
            </w:r>
          </w:p>
        </w:tc>
        <w:tc>
          <w:tcPr>
            <w:tcW w:w="1320" w:type="dxa"/>
            <w:tcBorders>
              <w:top w:val="nil"/>
              <w:left w:val="nil"/>
              <w:bottom w:val="single" w:sz="8" w:space="0" w:color="auto"/>
              <w:right w:val="single" w:sz="8" w:space="0" w:color="FFFF00"/>
            </w:tcBorders>
            <w:shd w:val="clear" w:color="000000" w:fill="002060"/>
            <w:vAlign w:val="center"/>
          </w:tcPr>
          <w:p w14:paraId="0068D0E7"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40,000</w:t>
            </w:r>
          </w:p>
        </w:tc>
        <w:tc>
          <w:tcPr>
            <w:tcW w:w="1320" w:type="dxa"/>
            <w:tcBorders>
              <w:top w:val="nil"/>
              <w:left w:val="nil"/>
              <w:bottom w:val="single" w:sz="8" w:space="0" w:color="auto"/>
              <w:right w:val="single" w:sz="8" w:space="0" w:color="FFFF00"/>
            </w:tcBorders>
            <w:shd w:val="clear" w:color="000000" w:fill="002060"/>
            <w:vAlign w:val="center"/>
          </w:tcPr>
          <w:p w14:paraId="5022DC99"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40,000</w:t>
            </w:r>
          </w:p>
        </w:tc>
        <w:tc>
          <w:tcPr>
            <w:tcW w:w="1320" w:type="dxa"/>
            <w:tcBorders>
              <w:top w:val="nil"/>
              <w:left w:val="nil"/>
              <w:bottom w:val="single" w:sz="8" w:space="0" w:color="auto"/>
              <w:right w:val="single" w:sz="8" w:space="0" w:color="FFFF00"/>
            </w:tcBorders>
            <w:shd w:val="clear" w:color="000000" w:fill="002060"/>
            <w:vAlign w:val="center"/>
          </w:tcPr>
          <w:p w14:paraId="6475B9A4"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40,000</w:t>
            </w:r>
          </w:p>
        </w:tc>
        <w:tc>
          <w:tcPr>
            <w:tcW w:w="1320" w:type="dxa"/>
            <w:tcBorders>
              <w:top w:val="nil"/>
              <w:left w:val="nil"/>
              <w:bottom w:val="single" w:sz="8" w:space="0" w:color="auto"/>
              <w:right w:val="single" w:sz="8" w:space="0" w:color="FFFF00"/>
            </w:tcBorders>
            <w:shd w:val="clear" w:color="000000" w:fill="002060"/>
            <w:vAlign w:val="center"/>
          </w:tcPr>
          <w:p w14:paraId="135FAB90"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40,000</w:t>
            </w:r>
          </w:p>
        </w:tc>
        <w:tc>
          <w:tcPr>
            <w:tcW w:w="1320" w:type="dxa"/>
            <w:tcBorders>
              <w:top w:val="nil"/>
              <w:left w:val="nil"/>
              <w:bottom w:val="single" w:sz="8" w:space="0" w:color="auto"/>
              <w:right w:val="single" w:sz="8" w:space="0" w:color="FFFF00"/>
            </w:tcBorders>
            <w:shd w:val="clear" w:color="000000" w:fill="002060"/>
            <w:vAlign w:val="center"/>
          </w:tcPr>
          <w:p w14:paraId="584564C4"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40,000</w:t>
            </w:r>
          </w:p>
        </w:tc>
        <w:tc>
          <w:tcPr>
            <w:tcW w:w="1320" w:type="dxa"/>
            <w:tcBorders>
              <w:top w:val="nil"/>
              <w:left w:val="nil"/>
              <w:bottom w:val="single" w:sz="8" w:space="0" w:color="auto"/>
              <w:right w:val="single" w:sz="8" w:space="0" w:color="FFFF00"/>
            </w:tcBorders>
            <w:shd w:val="clear" w:color="000000" w:fill="002060"/>
            <w:vAlign w:val="center"/>
          </w:tcPr>
          <w:p w14:paraId="7937888B"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200,000</w:t>
            </w:r>
          </w:p>
        </w:tc>
      </w:tr>
      <w:tr w:rsidR="00F5335A" w14:paraId="5351285E" w14:textId="77777777">
        <w:trPr>
          <w:trHeight w:val="530"/>
        </w:trPr>
        <w:tc>
          <w:tcPr>
            <w:tcW w:w="1480" w:type="dxa"/>
            <w:tcBorders>
              <w:top w:val="nil"/>
              <w:left w:val="single" w:sz="8" w:space="0" w:color="FFFF00"/>
              <w:bottom w:val="single" w:sz="8" w:space="0" w:color="auto"/>
              <w:right w:val="single" w:sz="8" w:space="0" w:color="FFFF00"/>
            </w:tcBorders>
            <w:shd w:val="clear" w:color="000000" w:fill="002060"/>
            <w:vAlign w:val="center"/>
          </w:tcPr>
          <w:p w14:paraId="1F479839"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Government of China</w:t>
            </w:r>
          </w:p>
        </w:tc>
        <w:tc>
          <w:tcPr>
            <w:tcW w:w="1320" w:type="dxa"/>
            <w:tcBorders>
              <w:top w:val="nil"/>
              <w:left w:val="nil"/>
              <w:bottom w:val="single" w:sz="8" w:space="0" w:color="auto"/>
              <w:right w:val="single" w:sz="8" w:space="0" w:color="FFFF00"/>
            </w:tcBorders>
            <w:shd w:val="clear" w:color="000000" w:fill="002060"/>
            <w:vAlign w:val="center"/>
          </w:tcPr>
          <w:p w14:paraId="18A78865"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3,960,000</w:t>
            </w:r>
          </w:p>
        </w:tc>
        <w:tc>
          <w:tcPr>
            <w:tcW w:w="1320" w:type="dxa"/>
            <w:tcBorders>
              <w:top w:val="nil"/>
              <w:left w:val="nil"/>
              <w:bottom w:val="single" w:sz="8" w:space="0" w:color="auto"/>
              <w:right w:val="single" w:sz="8" w:space="0" w:color="FFFF00"/>
            </w:tcBorders>
            <w:shd w:val="clear" w:color="000000" w:fill="002060"/>
            <w:vAlign w:val="center"/>
          </w:tcPr>
          <w:p w14:paraId="6E283B51"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3,960,000</w:t>
            </w:r>
          </w:p>
        </w:tc>
        <w:tc>
          <w:tcPr>
            <w:tcW w:w="1320" w:type="dxa"/>
            <w:tcBorders>
              <w:top w:val="nil"/>
              <w:left w:val="nil"/>
              <w:bottom w:val="single" w:sz="8" w:space="0" w:color="auto"/>
              <w:right w:val="single" w:sz="8" w:space="0" w:color="FFFF00"/>
            </w:tcBorders>
            <w:shd w:val="clear" w:color="000000" w:fill="002060"/>
            <w:vAlign w:val="center"/>
          </w:tcPr>
          <w:p w14:paraId="18788E36"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3,960,000</w:t>
            </w:r>
          </w:p>
        </w:tc>
        <w:tc>
          <w:tcPr>
            <w:tcW w:w="1320" w:type="dxa"/>
            <w:tcBorders>
              <w:top w:val="nil"/>
              <w:left w:val="nil"/>
              <w:bottom w:val="single" w:sz="8" w:space="0" w:color="auto"/>
              <w:right w:val="single" w:sz="8" w:space="0" w:color="FFFF00"/>
            </w:tcBorders>
            <w:shd w:val="clear" w:color="000000" w:fill="002060"/>
            <w:vAlign w:val="center"/>
          </w:tcPr>
          <w:p w14:paraId="63F463CA"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3,960,000</w:t>
            </w:r>
          </w:p>
        </w:tc>
        <w:tc>
          <w:tcPr>
            <w:tcW w:w="1320" w:type="dxa"/>
            <w:tcBorders>
              <w:top w:val="nil"/>
              <w:left w:val="nil"/>
              <w:bottom w:val="single" w:sz="8" w:space="0" w:color="auto"/>
              <w:right w:val="single" w:sz="8" w:space="0" w:color="FFFF00"/>
            </w:tcBorders>
            <w:shd w:val="clear" w:color="000000" w:fill="002060"/>
            <w:vAlign w:val="center"/>
          </w:tcPr>
          <w:p w14:paraId="31A522BC"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3,960,000</w:t>
            </w:r>
          </w:p>
        </w:tc>
        <w:tc>
          <w:tcPr>
            <w:tcW w:w="1320" w:type="dxa"/>
            <w:tcBorders>
              <w:top w:val="nil"/>
              <w:left w:val="nil"/>
              <w:bottom w:val="single" w:sz="8" w:space="0" w:color="auto"/>
              <w:right w:val="single" w:sz="8" w:space="0" w:color="FFFF00"/>
            </w:tcBorders>
            <w:shd w:val="clear" w:color="000000" w:fill="002060"/>
            <w:vAlign w:val="center"/>
          </w:tcPr>
          <w:p w14:paraId="273264C9"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19,800,000</w:t>
            </w:r>
          </w:p>
        </w:tc>
      </w:tr>
      <w:tr w:rsidR="00F5335A" w14:paraId="01951922" w14:textId="77777777">
        <w:trPr>
          <w:trHeight w:val="300"/>
        </w:trPr>
        <w:tc>
          <w:tcPr>
            <w:tcW w:w="1480" w:type="dxa"/>
            <w:tcBorders>
              <w:top w:val="nil"/>
              <w:left w:val="single" w:sz="8" w:space="0" w:color="FFFF00"/>
              <w:bottom w:val="single" w:sz="8" w:space="0" w:color="auto"/>
              <w:right w:val="single" w:sz="8" w:space="0" w:color="FFFF00"/>
            </w:tcBorders>
            <w:shd w:val="clear" w:color="000000" w:fill="002060"/>
            <w:vAlign w:val="center"/>
          </w:tcPr>
          <w:p w14:paraId="6B868493"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Private Sector</w:t>
            </w:r>
          </w:p>
        </w:tc>
        <w:tc>
          <w:tcPr>
            <w:tcW w:w="1320" w:type="dxa"/>
            <w:tcBorders>
              <w:top w:val="nil"/>
              <w:left w:val="nil"/>
              <w:bottom w:val="single" w:sz="8" w:space="0" w:color="auto"/>
              <w:right w:val="single" w:sz="8" w:space="0" w:color="FFFF00"/>
            </w:tcBorders>
            <w:shd w:val="clear" w:color="000000" w:fill="002060"/>
            <w:vAlign w:val="center"/>
          </w:tcPr>
          <w:p w14:paraId="2298E0DB"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15,552,737</w:t>
            </w:r>
          </w:p>
        </w:tc>
        <w:tc>
          <w:tcPr>
            <w:tcW w:w="1320" w:type="dxa"/>
            <w:tcBorders>
              <w:top w:val="nil"/>
              <w:left w:val="nil"/>
              <w:bottom w:val="single" w:sz="8" w:space="0" w:color="auto"/>
              <w:right w:val="single" w:sz="8" w:space="0" w:color="FFFF00"/>
            </w:tcBorders>
            <w:shd w:val="clear" w:color="000000" w:fill="002060"/>
            <w:vAlign w:val="center"/>
          </w:tcPr>
          <w:p w14:paraId="5DF7094C"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15,552,737</w:t>
            </w:r>
          </w:p>
        </w:tc>
        <w:tc>
          <w:tcPr>
            <w:tcW w:w="1320" w:type="dxa"/>
            <w:tcBorders>
              <w:top w:val="nil"/>
              <w:left w:val="nil"/>
              <w:bottom w:val="single" w:sz="8" w:space="0" w:color="auto"/>
              <w:right w:val="single" w:sz="8" w:space="0" w:color="FFFF00"/>
            </w:tcBorders>
            <w:shd w:val="clear" w:color="000000" w:fill="002060"/>
            <w:vAlign w:val="center"/>
          </w:tcPr>
          <w:p w14:paraId="692C9D58"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15,552,737</w:t>
            </w:r>
          </w:p>
        </w:tc>
        <w:tc>
          <w:tcPr>
            <w:tcW w:w="1320" w:type="dxa"/>
            <w:tcBorders>
              <w:top w:val="nil"/>
              <w:left w:val="nil"/>
              <w:bottom w:val="single" w:sz="8" w:space="0" w:color="auto"/>
              <w:right w:val="single" w:sz="8" w:space="0" w:color="FFFF00"/>
            </w:tcBorders>
            <w:shd w:val="clear" w:color="000000" w:fill="002060"/>
            <w:vAlign w:val="center"/>
          </w:tcPr>
          <w:p w14:paraId="6F9D3905"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15,552,738</w:t>
            </w:r>
          </w:p>
        </w:tc>
        <w:tc>
          <w:tcPr>
            <w:tcW w:w="1320" w:type="dxa"/>
            <w:tcBorders>
              <w:top w:val="nil"/>
              <w:left w:val="nil"/>
              <w:bottom w:val="single" w:sz="8" w:space="0" w:color="auto"/>
              <w:right w:val="single" w:sz="8" w:space="0" w:color="FFFF00"/>
            </w:tcBorders>
            <w:shd w:val="clear" w:color="000000" w:fill="002060"/>
            <w:vAlign w:val="center"/>
          </w:tcPr>
          <w:p w14:paraId="7DA15EE9"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15,552,738</w:t>
            </w:r>
          </w:p>
        </w:tc>
        <w:tc>
          <w:tcPr>
            <w:tcW w:w="1320" w:type="dxa"/>
            <w:tcBorders>
              <w:top w:val="nil"/>
              <w:left w:val="nil"/>
              <w:bottom w:val="single" w:sz="8" w:space="0" w:color="auto"/>
              <w:right w:val="single" w:sz="8" w:space="0" w:color="FFFF00"/>
            </w:tcBorders>
            <w:shd w:val="clear" w:color="000000" w:fill="002060"/>
            <w:vAlign w:val="center"/>
          </w:tcPr>
          <w:p w14:paraId="32C318A4"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77,763,687</w:t>
            </w:r>
          </w:p>
        </w:tc>
      </w:tr>
      <w:tr w:rsidR="00F5335A" w14:paraId="653D1A4C" w14:textId="77777777">
        <w:trPr>
          <w:trHeight w:val="300"/>
        </w:trPr>
        <w:tc>
          <w:tcPr>
            <w:tcW w:w="1480" w:type="dxa"/>
            <w:tcBorders>
              <w:top w:val="nil"/>
              <w:left w:val="single" w:sz="8" w:space="0" w:color="FFFF00"/>
              <w:bottom w:val="single" w:sz="8" w:space="0" w:color="auto"/>
              <w:right w:val="single" w:sz="8" w:space="0" w:color="FFFF00"/>
            </w:tcBorders>
            <w:shd w:val="clear" w:color="000000" w:fill="002060"/>
            <w:vAlign w:val="center"/>
          </w:tcPr>
          <w:p w14:paraId="4FF1E0C0" w14:textId="77777777" w:rsidR="00F5335A" w:rsidRDefault="00795F6F">
            <w:pPr>
              <w:spacing w:after="0" w:line="240" w:lineRule="auto"/>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TOTAL</w:t>
            </w:r>
          </w:p>
        </w:tc>
        <w:tc>
          <w:tcPr>
            <w:tcW w:w="1320" w:type="dxa"/>
            <w:tcBorders>
              <w:top w:val="nil"/>
              <w:left w:val="nil"/>
              <w:bottom w:val="single" w:sz="8" w:space="0" w:color="auto"/>
              <w:right w:val="single" w:sz="8" w:space="0" w:color="FFFF00"/>
            </w:tcBorders>
            <w:shd w:val="clear" w:color="000000" w:fill="002060"/>
            <w:vAlign w:val="center"/>
          </w:tcPr>
          <w:p w14:paraId="0D4816D2"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20,249,364</w:t>
            </w:r>
          </w:p>
        </w:tc>
        <w:tc>
          <w:tcPr>
            <w:tcW w:w="1320" w:type="dxa"/>
            <w:tcBorders>
              <w:top w:val="nil"/>
              <w:left w:val="nil"/>
              <w:bottom w:val="single" w:sz="8" w:space="0" w:color="auto"/>
              <w:right w:val="single" w:sz="8" w:space="0" w:color="FFFF00"/>
            </w:tcBorders>
            <w:shd w:val="clear" w:color="000000" w:fill="002060"/>
            <w:vAlign w:val="center"/>
          </w:tcPr>
          <w:p w14:paraId="21A038E7"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24,997,038</w:t>
            </w:r>
          </w:p>
        </w:tc>
        <w:tc>
          <w:tcPr>
            <w:tcW w:w="1320" w:type="dxa"/>
            <w:tcBorders>
              <w:top w:val="nil"/>
              <w:left w:val="nil"/>
              <w:bottom w:val="single" w:sz="8" w:space="0" w:color="auto"/>
              <w:right w:val="single" w:sz="8" w:space="0" w:color="FFFF00"/>
            </w:tcBorders>
            <w:shd w:val="clear" w:color="000000" w:fill="002060"/>
            <w:vAlign w:val="center"/>
          </w:tcPr>
          <w:p w14:paraId="1AB3BBC1"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21,412,512</w:t>
            </w:r>
          </w:p>
        </w:tc>
        <w:tc>
          <w:tcPr>
            <w:tcW w:w="1320" w:type="dxa"/>
            <w:tcBorders>
              <w:top w:val="nil"/>
              <w:left w:val="nil"/>
              <w:bottom w:val="single" w:sz="8" w:space="0" w:color="auto"/>
              <w:right w:val="single" w:sz="8" w:space="0" w:color="FFFF00"/>
            </w:tcBorders>
            <w:shd w:val="clear" w:color="000000" w:fill="002060"/>
            <w:vAlign w:val="center"/>
          </w:tcPr>
          <w:p w14:paraId="7C3699AD"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20,154,436</w:t>
            </w:r>
          </w:p>
        </w:tc>
        <w:tc>
          <w:tcPr>
            <w:tcW w:w="1320" w:type="dxa"/>
            <w:tcBorders>
              <w:top w:val="nil"/>
              <w:left w:val="nil"/>
              <w:bottom w:val="single" w:sz="8" w:space="0" w:color="auto"/>
              <w:right w:val="single" w:sz="8" w:space="0" w:color="FFFF00"/>
            </w:tcBorders>
            <w:shd w:val="clear" w:color="000000" w:fill="002060"/>
            <w:vAlign w:val="center"/>
          </w:tcPr>
          <w:p w14:paraId="55B27563"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20,293,716</w:t>
            </w:r>
          </w:p>
        </w:tc>
        <w:tc>
          <w:tcPr>
            <w:tcW w:w="1320" w:type="dxa"/>
            <w:tcBorders>
              <w:top w:val="nil"/>
              <w:left w:val="nil"/>
              <w:bottom w:val="single" w:sz="8" w:space="0" w:color="auto"/>
              <w:right w:val="single" w:sz="8" w:space="0" w:color="FFFF00"/>
            </w:tcBorders>
            <w:shd w:val="clear" w:color="000000" w:fill="002060"/>
            <w:vAlign w:val="center"/>
          </w:tcPr>
          <w:p w14:paraId="3A4E3467" w14:textId="77777777" w:rsidR="00F5335A" w:rsidRDefault="00795F6F">
            <w:pPr>
              <w:spacing w:after="0" w:line="240" w:lineRule="auto"/>
              <w:jc w:val="right"/>
              <w:rPr>
                <w:rFonts w:ascii="Calibri" w:eastAsia="Times New Roman" w:hAnsi="Calibri" w:cs="Calibri"/>
                <w:b/>
                <w:bCs/>
                <w:color w:val="FFFFFF"/>
                <w:sz w:val="20"/>
                <w:szCs w:val="20"/>
                <w:lang w:bidi="th-TH"/>
              </w:rPr>
            </w:pPr>
            <w:r>
              <w:rPr>
                <w:rFonts w:ascii="Calibri" w:eastAsia="Times New Roman" w:hAnsi="Calibri" w:cs="Calibri"/>
                <w:b/>
                <w:bCs/>
                <w:color w:val="FFFFFF"/>
                <w:sz w:val="20"/>
                <w:szCs w:val="20"/>
                <w:lang w:bidi="th-TH"/>
              </w:rPr>
              <w:t>107,107,066</w:t>
            </w:r>
          </w:p>
        </w:tc>
      </w:tr>
    </w:tbl>
    <w:p w14:paraId="7426CF5D" w14:textId="77777777" w:rsidR="00F5335A" w:rsidRDefault="00F5335A">
      <w:pPr>
        <w:spacing w:after="0" w:line="240" w:lineRule="auto"/>
        <w:rPr>
          <w:rFonts w:ascii="Calibri" w:hAnsi="Calibri" w:cs="Calibri"/>
        </w:rPr>
      </w:pPr>
    </w:p>
    <w:p w14:paraId="0FEE295C" w14:textId="77777777" w:rsidR="00F5335A" w:rsidRDefault="00795F6F">
      <w:pPr>
        <w:spacing w:after="0" w:line="240" w:lineRule="auto"/>
        <w:rPr>
          <w:rFonts w:ascii="Calibri" w:hAnsi="Calibri" w:cs="Calibri"/>
          <w:b/>
          <w:bCs/>
        </w:rPr>
      </w:pPr>
      <w:r>
        <w:rPr>
          <w:rFonts w:ascii="Calibri" w:hAnsi="Calibri" w:cs="Calibri"/>
          <w:b/>
          <w:bCs/>
        </w:rPr>
        <w:t>Budget Notes</w:t>
      </w:r>
    </w:p>
    <w:p w14:paraId="3EB56A97" w14:textId="77777777" w:rsidR="00F5335A" w:rsidRDefault="00F5335A">
      <w:pPr>
        <w:spacing w:after="0" w:line="240" w:lineRule="auto"/>
        <w:rPr>
          <w:rFonts w:ascii="Calibri" w:hAnsi="Calibri" w:cs="Calibri"/>
        </w:rPr>
      </w:pPr>
    </w:p>
    <w:tbl>
      <w:tblPr>
        <w:tblW w:w="13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12420"/>
      </w:tblGrid>
      <w:tr w:rsidR="00F5335A" w14:paraId="3B5A2C9D" w14:textId="77777777">
        <w:trPr>
          <w:trHeight w:val="260"/>
          <w:tblHeader/>
        </w:trPr>
        <w:tc>
          <w:tcPr>
            <w:tcW w:w="622"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50C6F739" w14:textId="77777777" w:rsidR="00F5335A" w:rsidRDefault="00795F6F">
            <w:pPr>
              <w:spacing w:after="0" w:line="240" w:lineRule="auto"/>
              <w:jc w:val="center"/>
              <w:rPr>
                <w:rFonts w:ascii="Calibri" w:eastAsia="Times New Roman" w:hAnsi="Calibri" w:cs="Calibri"/>
                <w:b/>
                <w:bCs/>
              </w:rPr>
            </w:pPr>
            <w:r>
              <w:rPr>
                <w:rFonts w:ascii="Calibri" w:eastAsia="Times New Roman" w:hAnsi="Calibri" w:cs="Calibri"/>
                <w:b/>
                <w:bCs/>
              </w:rPr>
              <w:t>No.</w:t>
            </w:r>
          </w:p>
        </w:tc>
        <w:tc>
          <w:tcPr>
            <w:tcW w:w="12420" w:type="dxa"/>
            <w:tcBorders>
              <w:top w:val="single" w:sz="8" w:space="0" w:color="FFFF00"/>
              <w:left w:val="single" w:sz="8" w:space="0" w:color="FFFF00"/>
              <w:bottom w:val="single" w:sz="8" w:space="0" w:color="FFFF00"/>
              <w:right w:val="single" w:sz="8" w:space="0" w:color="FFFF00"/>
            </w:tcBorders>
            <w:shd w:val="clear" w:color="auto" w:fill="002060"/>
            <w:noWrap/>
            <w:vAlign w:val="center"/>
          </w:tcPr>
          <w:p w14:paraId="7C0733C6" w14:textId="77777777" w:rsidR="00F5335A" w:rsidRDefault="00795F6F">
            <w:pPr>
              <w:spacing w:after="0" w:line="240" w:lineRule="auto"/>
              <w:jc w:val="center"/>
              <w:rPr>
                <w:rFonts w:ascii="Calibri" w:eastAsia="Times New Roman" w:hAnsi="Calibri" w:cs="Calibri"/>
                <w:b/>
                <w:bCs/>
              </w:rPr>
            </w:pPr>
            <w:r>
              <w:rPr>
                <w:rFonts w:ascii="Calibri" w:eastAsia="Times New Roman" w:hAnsi="Calibri" w:cs="Calibri"/>
                <w:b/>
                <w:bCs/>
              </w:rPr>
              <w:t>Budget Note</w:t>
            </w:r>
          </w:p>
        </w:tc>
      </w:tr>
      <w:tr w:rsidR="00F5335A" w14:paraId="14F989A0" w14:textId="77777777">
        <w:trPr>
          <w:trHeight w:val="45"/>
        </w:trPr>
        <w:tc>
          <w:tcPr>
            <w:tcW w:w="622" w:type="dxa"/>
            <w:vMerge w:val="restart"/>
            <w:tcBorders>
              <w:top w:val="single" w:sz="8" w:space="0" w:color="FFFF00"/>
            </w:tcBorders>
            <w:shd w:val="clear" w:color="auto" w:fill="auto"/>
            <w:noWrap/>
            <w:vAlign w:val="center"/>
          </w:tcPr>
          <w:p w14:paraId="0D6E5C4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w:t>
            </w:r>
          </w:p>
        </w:tc>
        <w:tc>
          <w:tcPr>
            <w:tcW w:w="12420" w:type="dxa"/>
            <w:tcBorders>
              <w:top w:val="single" w:sz="8" w:space="0" w:color="FFFF00"/>
            </w:tcBorders>
            <w:shd w:val="clear" w:color="auto" w:fill="auto"/>
            <w:vAlign w:val="center"/>
          </w:tcPr>
          <w:p w14:paraId="5DD6D01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International consultants: USD 35,000</w:t>
            </w:r>
            <w:r>
              <w:rPr>
                <w:rFonts w:ascii="Calibri" w:eastAsia="Times New Roman" w:hAnsi="Calibri" w:cs="Calibri"/>
                <w:sz w:val="20"/>
                <w:szCs w:val="20"/>
              </w:rPr>
              <w:t xml:space="preserve"> (including professional fees, travel expenses and DSA) for 50 working days at USD 700 per working day (multiple activities could be conducted by one consultant):</w:t>
            </w:r>
          </w:p>
        </w:tc>
      </w:tr>
      <w:tr w:rsidR="00F5335A" w14:paraId="15CA5922" w14:textId="77777777">
        <w:trPr>
          <w:trHeight w:val="45"/>
        </w:trPr>
        <w:tc>
          <w:tcPr>
            <w:tcW w:w="622" w:type="dxa"/>
            <w:vMerge/>
            <w:shd w:val="clear" w:color="auto" w:fill="auto"/>
            <w:vAlign w:val="center"/>
          </w:tcPr>
          <w:p w14:paraId="44218A5A"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noWrap/>
            <w:vAlign w:val="bottom"/>
          </w:tcPr>
          <w:p w14:paraId="55C5869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50 working days in total for activity 1.1.1.2 under Output 1.1.1.</w:t>
            </w:r>
          </w:p>
        </w:tc>
      </w:tr>
      <w:tr w:rsidR="00F5335A" w14:paraId="25C8FEEB" w14:textId="77777777">
        <w:trPr>
          <w:trHeight w:val="45"/>
        </w:trPr>
        <w:tc>
          <w:tcPr>
            <w:tcW w:w="622" w:type="dxa"/>
            <w:vMerge w:val="restart"/>
            <w:shd w:val="clear" w:color="auto" w:fill="auto"/>
            <w:vAlign w:val="center"/>
          </w:tcPr>
          <w:p w14:paraId="0ECA18E3"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w:t>
            </w:r>
          </w:p>
        </w:tc>
        <w:tc>
          <w:tcPr>
            <w:tcW w:w="12420" w:type="dxa"/>
            <w:shd w:val="clear" w:color="auto" w:fill="auto"/>
            <w:vAlign w:val="center"/>
          </w:tcPr>
          <w:p w14:paraId="7A298465"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Local consultants: USD 40,000</w:t>
            </w:r>
            <w:r>
              <w:rPr>
                <w:rFonts w:ascii="Calibri" w:eastAsia="Times New Roman" w:hAnsi="Calibri" w:cs="Calibri"/>
                <w:sz w:val="20"/>
                <w:szCs w:val="20"/>
              </w:rPr>
              <w:t xml:space="preserve"> (including professional fees, travel expenses and DSA) for 80 working days at USD 500 per working day (multiple activities could be conducted by one consultant):</w:t>
            </w:r>
          </w:p>
        </w:tc>
      </w:tr>
      <w:tr w:rsidR="00F5335A" w14:paraId="169EBF15" w14:textId="77777777">
        <w:trPr>
          <w:trHeight w:val="45"/>
        </w:trPr>
        <w:tc>
          <w:tcPr>
            <w:tcW w:w="622" w:type="dxa"/>
            <w:vMerge/>
            <w:shd w:val="clear" w:color="auto" w:fill="auto"/>
            <w:vAlign w:val="center"/>
          </w:tcPr>
          <w:p w14:paraId="2AE84A5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C781A89"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28 working days  for Output 1.1.1, and specifically: 10 days for activity 1.1.1.1; 8 days for activity 1.1.1.3; 4 days for activity 1.1.1.6; 2 days for activity 1.1.1.7; 4 days for activity 1.1.1.10.</w:t>
            </w:r>
          </w:p>
        </w:tc>
      </w:tr>
      <w:tr w:rsidR="00F5335A" w14:paraId="0E7F6618" w14:textId="77777777">
        <w:trPr>
          <w:trHeight w:val="45"/>
        </w:trPr>
        <w:tc>
          <w:tcPr>
            <w:tcW w:w="622" w:type="dxa"/>
            <w:vMerge/>
            <w:shd w:val="clear" w:color="auto" w:fill="auto"/>
            <w:vAlign w:val="center"/>
          </w:tcPr>
          <w:p w14:paraId="63153CC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0C98851"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24 working days  for Output 1.1.2, and specifically: 10 days for activity 1.1.2.1; 10 days for activity 1.1.2.2; 4 days for activity 1.1.2.5; </w:t>
            </w:r>
          </w:p>
        </w:tc>
      </w:tr>
      <w:tr w:rsidR="00F5335A" w14:paraId="711AC828" w14:textId="77777777">
        <w:trPr>
          <w:trHeight w:val="45"/>
        </w:trPr>
        <w:tc>
          <w:tcPr>
            <w:tcW w:w="622" w:type="dxa"/>
            <w:vMerge/>
            <w:shd w:val="clear" w:color="auto" w:fill="auto"/>
            <w:vAlign w:val="center"/>
          </w:tcPr>
          <w:p w14:paraId="487C51F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460D00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4 working days for activity 1.1.3.6 under Output 1.1.3.</w:t>
            </w:r>
          </w:p>
        </w:tc>
      </w:tr>
      <w:tr w:rsidR="00F5335A" w14:paraId="2EC92D54" w14:textId="77777777">
        <w:trPr>
          <w:trHeight w:val="45"/>
        </w:trPr>
        <w:tc>
          <w:tcPr>
            <w:tcW w:w="622" w:type="dxa"/>
            <w:vMerge/>
            <w:shd w:val="clear" w:color="auto" w:fill="auto"/>
            <w:vAlign w:val="center"/>
          </w:tcPr>
          <w:p w14:paraId="2B7D984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C478515"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12 working days  for Output 1.1.4, and specifically: 4 days for activity 1.1.4.1; 4 days for activity 1.1.4.3; 4 days for activity 1.1.4.5;</w:t>
            </w:r>
          </w:p>
        </w:tc>
      </w:tr>
      <w:tr w:rsidR="00F5335A" w14:paraId="6F129ED8" w14:textId="77777777">
        <w:trPr>
          <w:trHeight w:val="260"/>
        </w:trPr>
        <w:tc>
          <w:tcPr>
            <w:tcW w:w="622" w:type="dxa"/>
            <w:vMerge/>
            <w:shd w:val="clear" w:color="auto" w:fill="auto"/>
            <w:vAlign w:val="center"/>
          </w:tcPr>
          <w:p w14:paraId="76DCB9E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CD5546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8 working days  for Output 1.1.5, and specifically: 4 days for activity 1.1.5.4; 4 days for activity 1.1.5.5; </w:t>
            </w:r>
          </w:p>
        </w:tc>
      </w:tr>
      <w:tr w:rsidR="00F5335A" w14:paraId="40371B44" w14:textId="77777777">
        <w:trPr>
          <w:trHeight w:val="260"/>
        </w:trPr>
        <w:tc>
          <w:tcPr>
            <w:tcW w:w="622" w:type="dxa"/>
            <w:vMerge/>
            <w:shd w:val="clear" w:color="auto" w:fill="auto"/>
            <w:vAlign w:val="center"/>
          </w:tcPr>
          <w:p w14:paraId="3864B89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B0B0122"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4 working days for activity 1.1.6.3 under Output 1.1.6.</w:t>
            </w:r>
          </w:p>
        </w:tc>
      </w:tr>
      <w:tr w:rsidR="00F5335A" w14:paraId="70EDF30A" w14:textId="77777777">
        <w:trPr>
          <w:trHeight w:val="45"/>
        </w:trPr>
        <w:tc>
          <w:tcPr>
            <w:tcW w:w="622" w:type="dxa"/>
            <w:shd w:val="clear" w:color="auto" w:fill="auto"/>
            <w:vAlign w:val="center"/>
          </w:tcPr>
          <w:p w14:paraId="1D1DD619"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w:t>
            </w:r>
          </w:p>
        </w:tc>
        <w:tc>
          <w:tcPr>
            <w:tcW w:w="12420" w:type="dxa"/>
            <w:shd w:val="clear" w:color="auto" w:fill="auto"/>
            <w:vAlign w:val="center"/>
          </w:tcPr>
          <w:p w14:paraId="1CAB411F"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Local consultants: USD 200,000 (including professional fees, travel expenses and DSA) for 400 working days at USD 500 per working day (multiple activities could be conducted by one consultant):</w:t>
            </w:r>
          </w:p>
        </w:tc>
      </w:tr>
      <w:tr w:rsidR="00F5335A" w14:paraId="62E028CE" w14:textId="77777777">
        <w:trPr>
          <w:trHeight w:val="45"/>
        </w:trPr>
        <w:tc>
          <w:tcPr>
            <w:tcW w:w="622" w:type="dxa"/>
            <w:shd w:val="clear" w:color="auto" w:fill="auto"/>
            <w:vAlign w:val="center"/>
          </w:tcPr>
          <w:p w14:paraId="7391A9F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w:t>
            </w:r>
          </w:p>
        </w:tc>
        <w:tc>
          <w:tcPr>
            <w:tcW w:w="12420" w:type="dxa"/>
            <w:shd w:val="clear" w:color="auto" w:fill="auto"/>
            <w:vAlign w:val="center"/>
          </w:tcPr>
          <w:p w14:paraId="3633235B"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Travel: USD 55,000: </w:t>
            </w:r>
            <w:r>
              <w:rPr>
                <w:rFonts w:ascii="Calibri" w:eastAsia="Times New Roman" w:hAnsi="Calibri" w:cs="Calibri"/>
                <w:sz w:val="20"/>
                <w:szCs w:val="20"/>
              </w:rPr>
              <w:t>the travel and DSA expenses for 3 PMO officers participating to each of the 6 training sessions (3 sessions for Activity 1.1.4.4 and 3 session for Activity 1.1.5.4) and to the 7 workshops (Activities 1.1.1.6, 1.1.1.10, 1.1.2.5, 1.1.3.3, 1.1.4.3, 1.1.5.6 and 1.1.6.3), and for 8 stakeholders  to the same 2 training  sessions, and 2 workshops (55 travels at USD 1,000 each), (The other participants to the 3 training sessions and 2 workshops will be connected via videoconference)</w:t>
            </w:r>
          </w:p>
        </w:tc>
      </w:tr>
      <w:tr w:rsidR="00F5335A" w14:paraId="138D9116" w14:textId="77777777">
        <w:trPr>
          <w:trHeight w:val="45"/>
        </w:trPr>
        <w:tc>
          <w:tcPr>
            <w:tcW w:w="622" w:type="dxa"/>
            <w:vMerge w:val="restart"/>
            <w:shd w:val="clear" w:color="auto" w:fill="auto"/>
            <w:vAlign w:val="center"/>
          </w:tcPr>
          <w:p w14:paraId="4C8A635E"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lastRenderedPageBreak/>
              <w:t>5</w:t>
            </w:r>
          </w:p>
        </w:tc>
        <w:tc>
          <w:tcPr>
            <w:tcW w:w="12420" w:type="dxa"/>
            <w:shd w:val="clear" w:color="auto" w:fill="auto"/>
            <w:vAlign w:val="center"/>
          </w:tcPr>
          <w:p w14:paraId="7412E2A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Contractual Services: USD 188,000: All sub-contract budgets include: national and international experts, travel, meetings, workshops and DSA for the subcontractor to undertake the activities and contribute to the outputs (multiple activities could be conducted by one company):</w:t>
            </w:r>
          </w:p>
        </w:tc>
      </w:tr>
      <w:tr w:rsidR="00F5335A" w14:paraId="1461E2DA" w14:textId="77777777">
        <w:trPr>
          <w:trHeight w:val="45"/>
        </w:trPr>
        <w:tc>
          <w:tcPr>
            <w:tcW w:w="622" w:type="dxa"/>
            <w:vMerge/>
            <w:shd w:val="clear" w:color="auto" w:fill="auto"/>
            <w:vAlign w:val="center"/>
          </w:tcPr>
          <w:p w14:paraId="3903B4D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E3E3AC8"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1 – USD 40,000: </w:t>
            </w:r>
            <w:r>
              <w:rPr>
                <w:rFonts w:ascii="Calibri" w:eastAsia="Times New Roman" w:hAnsi="Calibri" w:cs="Calibri"/>
                <w:sz w:val="20"/>
                <w:szCs w:val="20"/>
              </w:rPr>
              <w:t>Study domestic and foreign related policies and make policy recommendations.(Activity 1.1.1.1, 1.1.1.2, 1.1.1.3, 1.1.1.7, 1.1.2.1 and 1.1.2.2)</w:t>
            </w:r>
          </w:p>
        </w:tc>
      </w:tr>
      <w:tr w:rsidR="00F5335A" w14:paraId="36B8059F" w14:textId="77777777">
        <w:trPr>
          <w:trHeight w:val="45"/>
        </w:trPr>
        <w:tc>
          <w:tcPr>
            <w:tcW w:w="622" w:type="dxa"/>
            <w:vMerge/>
            <w:shd w:val="clear" w:color="auto" w:fill="auto"/>
            <w:vAlign w:val="center"/>
          </w:tcPr>
          <w:p w14:paraId="0A4870A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8169DFF"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2 – USD 30,000:</w:t>
            </w:r>
            <w:r>
              <w:rPr>
                <w:rFonts w:ascii="Calibri" w:eastAsia="Times New Roman" w:hAnsi="Calibri" w:cs="Calibri"/>
                <w:sz w:val="20"/>
                <w:szCs w:val="20"/>
              </w:rPr>
              <w:t xml:space="preserve"> Establish and apply standardized methods to assess demonstrated energy consumption and GHG emissions. (Activity 1.1.3.1, 1.1.3.2 )</w:t>
            </w:r>
          </w:p>
        </w:tc>
      </w:tr>
      <w:tr w:rsidR="00F5335A" w14:paraId="093C0541" w14:textId="77777777">
        <w:trPr>
          <w:trHeight w:val="45"/>
        </w:trPr>
        <w:tc>
          <w:tcPr>
            <w:tcW w:w="622" w:type="dxa"/>
            <w:vMerge/>
            <w:shd w:val="clear" w:color="auto" w:fill="auto"/>
            <w:vAlign w:val="center"/>
          </w:tcPr>
          <w:p w14:paraId="4CBC714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45202A2"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3 – USD 13,000: </w:t>
            </w:r>
            <w:r>
              <w:rPr>
                <w:rFonts w:ascii="Calibri" w:eastAsia="Times New Roman" w:hAnsi="Calibri" w:cs="Calibri"/>
                <w:sz w:val="20"/>
                <w:szCs w:val="20"/>
              </w:rPr>
              <w:t>Preparation and dissemination of reports. (Activity 1.1.3.6 and 1.1.3.7)</w:t>
            </w:r>
          </w:p>
        </w:tc>
      </w:tr>
      <w:tr w:rsidR="00F5335A" w14:paraId="12AE261F" w14:textId="77777777">
        <w:trPr>
          <w:trHeight w:val="45"/>
        </w:trPr>
        <w:tc>
          <w:tcPr>
            <w:tcW w:w="622" w:type="dxa"/>
            <w:vMerge/>
            <w:shd w:val="clear" w:color="auto" w:fill="auto"/>
            <w:vAlign w:val="center"/>
          </w:tcPr>
          <w:p w14:paraId="5EA2409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194C09E"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4 – USD 20,000: </w:t>
            </w:r>
            <w:r>
              <w:rPr>
                <w:rFonts w:ascii="Calibri" w:eastAsia="Times New Roman" w:hAnsi="Calibri" w:cs="Calibri"/>
                <w:sz w:val="20"/>
                <w:szCs w:val="20"/>
              </w:rPr>
              <w:t>Preparation of two capacity-building and two assessment meetings. (Activity 1.1.4.1, 1.1.4.2, 1.1.4.4 and 1.1.5.4)</w:t>
            </w:r>
          </w:p>
        </w:tc>
      </w:tr>
      <w:tr w:rsidR="00F5335A" w14:paraId="3CC0CE2B" w14:textId="77777777">
        <w:trPr>
          <w:trHeight w:val="45"/>
        </w:trPr>
        <w:tc>
          <w:tcPr>
            <w:tcW w:w="622" w:type="dxa"/>
            <w:vMerge/>
            <w:shd w:val="clear" w:color="auto" w:fill="auto"/>
            <w:vAlign w:val="center"/>
          </w:tcPr>
          <w:p w14:paraId="3DF939F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D32B119"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5 – USD 50,000: </w:t>
            </w:r>
            <w:r>
              <w:rPr>
                <w:rFonts w:ascii="Calibri" w:eastAsia="Times New Roman" w:hAnsi="Calibri" w:cs="Calibri"/>
                <w:sz w:val="20"/>
                <w:szCs w:val="20"/>
              </w:rPr>
              <w:t>Design and develop PCI energy saving and emission reduction online monitoring and technology sharing system and verify the system. (Activity 1.1.5.1, 1.1.5.2,and 1.1.6.1)</w:t>
            </w:r>
          </w:p>
        </w:tc>
      </w:tr>
      <w:tr w:rsidR="00F5335A" w14:paraId="3596C8EF" w14:textId="77777777">
        <w:trPr>
          <w:trHeight w:val="45"/>
        </w:trPr>
        <w:tc>
          <w:tcPr>
            <w:tcW w:w="622" w:type="dxa"/>
            <w:vMerge/>
            <w:shd w:val="clear" w:color="auto" w:fill="auto"/>
            <w:vAlign w:val="center"/>
          </w:tcPr>
          <w:p w14:paraId="4BB2296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CEB2FD5"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6 – USD 13,000: </w:t>
            </w:r>
            <w:r>
              <w:rPr>
                <w:rFonts w:ascii="Calibri" w:eastAsia="Times New Roman" w:hAnsi="Calibri" w:cs="Calibri"/>
                <w:sz w:val="20"/>
                <w:szCs w:val="20"/>
              </w:rPr>
              <w:t>Feasibility analysis, design, risk identification and implementation plan for the demonstrated project.</w:t>
            </w:r>
          </w:p>
        </w:tc>
      </w:tr>
      <w:tr w:rsidR="00F5335A" w14:paraId="70634B67" w14:textId="77777777">
        <w:trPr>
          <w:trHeight w:val="45"/>
        </w:trPr>
        <w:tc>
          <w:tcPr>
            <w:tcW w:w="622" w:type="dxa"/>
            <w:vMerge/>
            <w:shd w:val="clear" w:color="auto" w:fill="auto"/>
            <w:vAlign w:val="center"/>
          </w:tcPr>
          <w:p w14:paraId="74A74865"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0914726"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7 – USD 10,000: </w:t>
            </w:r>
            <w:r>
              <w:rPr>
                <w:rFonts w:ascii="Calibri" w:eastAsia="Times New Roman" w:hAnsi="Calibri" w:cs="Calibri"/>
                <w:sz w:val="20"/>
                <w:szCs w:val="20"/>
              </w:rPr>
              <w:t>Demonstration project financing plan establishment and approval, as well as propaganda and promotion.</w:t>
            </w:r>
          </w:p>
        </w:tc>
      </w:tr>
      <w:tr w:rsidR="00F5335A" w14:paraId="5B16D668" w14:textId="77777777">
        <w:trPr>
          <w:trHeight w:val="45"/>
        </w:trPr>
        <w:tc>
          <w:tcPr>
            <w:tcW w:w="622" w:type="dxa"/>
            <w:vMerge/>
            <w:shd w:val="clear" w:color="auto" w:fill="auto"/>
            <w:vAlign w:val="center"/>
          </w:tcPr>
          <w:p w14:paraId="2C509D0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BA459D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8 – USD 8,000: </w:t>
            </w:r>
            <w:r>
              <w:rPr>
                <w:rFonts w:ascii="Calibri" w:eastAsia="Times New Roman" w:hAnsi="Calibri" w:cs="Calibri"/>
                <w:sz w:val="20"/>
                <w:szCs w:val="20"/>
              </w:rPr>
              <w:t>Promotion and publicity of demonstration projects.</w:t>
            </w:r>
          </w:p>
        </w:tc>
      </w:tr>
      <w:tr w:rsidR="00F5335A" w14:paraId="3D7CF731" w14:textId="77777777">
        <w:trPr>
          <w:trHeight w:val="45"/>
        </w:trPr>
        <w:tc>
          <w:tcPr>
            <w:tcW w:w="622" w:type="dxa"/>
            <w:vMerge/>
            <w:shd w:val="clear" w:color="auto" w:fill="auto"/>
            <w:vAlign w:val="center"/>
          </w:tcPr>
          <w:p w14:paraId="162C3D0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A2F23CB"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9 – USD 4,000: </w:t>
            </w:r>
            <w:r>
              <w:rPr>
                <w:rFonts w:ascii="Calibri" w:eastAsia="Times New Roman" w:hAnsi="Calibri" w:cs="Calibri"/>
                <w:sz w:val="20"/>
                <w:szCs w:val="20"/>
              </w:rPr>
              <w:t>Green and Low Carbon Capacity Building in Phosphate Mining and Mineral Processing Design</w:t>
            </w:r>
          </w:p>
        </w:tc>
      </w:tr>
      <w:tr w:rsidR="00F5335A" w14:paraId="791ECC01" w14:textId="77777777">
        <w:trPr>
          <w:trHeight w:val="260"/>
        </w:trPr>
        <w:tc>
          <w:tcPr>
            <w:tcW w:w="622" w:type="dxa"/>
            <w:vMerge w:val="restart"/>
            <w:shd w:val="clear" w:color="auto" w:fill="auto"/>
            <w:vAlign w:val="center"/>
          </w:tcPr>
          <w:p w14:paraId="7E23E179"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6</w:t>
            </w:r>
          </w:p>
        </w:tc>
        <w:tc>
          <w:tcPr>
            <w:tcW w:w="12420" w:type="dxa"/>
            <w:shd w:val="clear" w:color="auto" w:fill="auto"/>
            <w:vAlign w:val="center"/>
          </w:tcPr>
          <w:p w14:paraId="418DD485"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Equipment and Furniture: USD 1,900,100:</w:t>
            </w:r>
          </w:p>
        </w:tc>
      </w:tr>
      <w:tr w:rsidR="00F5335A" w14:paraId="61A5D7F9" w14:textId="77777777">
        <w:trPr>
          <w:trHeight w:val="45"/>
        </w:trPr>
        <w:tc>
          <w:tcPr>
            <w:tcW w:w="622" w:type="dxa"/>
            <w:vMerge/>
            <w:shd w:val="clear" w:color="auto" w:fill="auto"/>
            <w:vAlign w:val="center"/>
          </w:tcPr>
          <w:p w14:paraId="2D852C7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9078C7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USD 1,166,700 for Activity 1.2.2.1 (Implementation and operation of demos on energy efficient technology of mining in Weng’an, Guizhou province and Leibo, Sichuan province.)</w:t>
            </w:r>
          </w:p>
        </w:tc>
      </w:tr>
      <w:tr w:rsidR="00F5335A" w14:paraId="0053F7D9" w14:textId="77777777">
        <w:trPr>
          <w:trHeight w:val="45"/>
        </w:trPr>
        <w:tc>
          <w:tcPr>
            <w:tcW w:w="622" w:type="dxa"/>
            <w:vMerge/>
            <w:shd w:val="clear" w:color="auto" w:fill="auto"/>
            <w:vAlign w:val="center"/>
          </w:tcPr>
          <w:p w14:paraId="325B649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72FD038"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USD 733,400 for Activity 1.2.2.2 (Implementation and operation of demos on green and low-carbon utilization technology and equipment in phosphate rock beneficiation in Mabian, Sichuan Province. )</w:t>
            </w:r>
          </w:p>
        </w:tc>
      </w:tr>
      <w:tr w:rsidR="00F5335A" w14:paraId="0DA6A389" w14:textId="77777777">
        <w:trPr>
          <w:trHeight w:val="260"/>
        </w:trPr>
        <w:tc>
          <w:tcPr>
            <w:tcW w:w="622" w:type="dxa"/>
            <w:shd w:val="clear" w:color="auto" w:fill="auto"/>
            <w:vAlign w:val="center"/>
          </w:tcPr>
          <w:p w14:paraId="3057EAEB"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7</w:t>
            </w:r>
          </w:p>
        </w:tc>
        <w:tc>
          <w:tcPr>
            <w:tcW w:w="12420" w:type="dxa"/>
            <w:shd w:val="clear" w:color="auto" w:fill="auto"/>
            <w:vAlign w:val="center"/>
          </w:tcPr>
          <w:p w14:paraId="37DBFDDC"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Information Tech. Equipment: USD 10,500 (for related activities under component 1)</w:t>
            </w:r>
          </w:p>
        </w:tc>
      </w:tr>
      <w:tr w:rsidR="00F5335A" w14:paraId="70A71A8C" w14:textId="77777777">
        <w:trPr>
          <w:trHeight w:val="260"/>
        </w:trPr>
        <w:tc>
          <w:tcPr>
            <w:tcW w:w="622" w:type="dxa"/>
            <w:shd w:val="clear" w:color="auto" w:fill="auto"/>
            <w:vAlign w:val="center"/>
          </w:tcPr>
          <w:p w14:paraId="4CDC849A"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8</w:t>
            </w:r>
          </w:p>
        </w:tc>
        <w:tc>
          <w:tcPr>
            <w:tcW w:w="12420" w:type="dxa"/>
            <w:shd w:val="clear" w:color="auto" w:fill="auto"/>
            <w:vAlign w:val="center"/>
          </w:tcPr>
          <w:p w14:paraId="42D7ECE0"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Supplies and stationery: USD 800 </w:t>
            </w:r>
            <w:r>
              <w:rPr>
                <w:rFonts w:ascii="Calibri" w:eastAsia="Times New Roman" w:hAnsi="Calibri" w:cs="Calibri"/>
                <w:sz w:val="20"/>
                <w:szCs w:val="20"/>
              </w:rPr>
              <w:t>Supplies and stationery related to Component 1.</w:t>
            </w:r>
          </w:p>
        </w:tc>
      </w:tr>
      <w:tr w:rsidR="00F5335A" w14:paraId="590AE547" w14:textId="77777777">
        <w:trPr>
          <w:trHeight w:val="45"/>
        </w:trPr>
        <w:tc>
          <w:tcPr>
            <w:tcW w:w="622" w:type="dxa"/>
            <w:vMerge w:val="restart"/>
            <w:shd w:val="clear" w:color="auto" w:fill="auto"/>
            <w:vAlign w:val="center"/>
          </w:tcPr>
          <w:p w14:paraId="55B27082"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9</w:t>
            </w:r>
          </w:p>
        </w:tc>
        <w:tc>
          <w:tcPr>
            <w:tcW w:w="12420" w:type="dxa"/>
            <w:shd w:val="clear" w:color="auto" w:fill="auto"/>
            <w:vAlign w:val="center"/>
          </w:tcPr>
          <w:p w14:paraId="39930A9C"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Training, workshops: USD 62,000: </w:t>
            </w:r>
          </w:p>
        </w:tc>
      </w:tr>
      <w:tr w:rsidR="00F5335A" w14:paraId="758389E1" w14:textId="77777777">
        <w:trPr>
          <w:trHeight w:val="45"/>
        </w:trPr>
        <w:tc>
          <w:tcPr>
            <w:tcW w:w="622" w:type="dxa"/>
            <w:vMerge/>
            <w:shd w:val="clear" w:color="auto" w:fill="auto"/>
            <w:vAlign w:val="center"/>
          </w:tcPr>
          <w:p w14:paraId="120AB02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F13CBF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Workshops on related policy approvals (Activities 1.1.1.4, 1.1.1.8 and 1.1.2.3). </w:t>
            </w:r>
            <w:r>
              <w:rPr>
                <w:rFonts w:ascii="Calibri" w:eastAsia="Times New Roman" w:hAnsi="Calibri" w:cs="Calibri"/>
                <w:b/>
                <w:bCs/>
                <w:sz w:val="20"/>
                <w:szCs w:val="20"/>
              </w:rPr>
              <w:t>6 sessions: USD 2,000*6 = USD 12,000</w:t>
            </w:r>
            <w:r>
              <w:rPr>
                <w:rFonts w:ascii="Calibri" w:eastAsia="Times New Roman" w:hAnsi="Calibri" w:cs="Calibri"/>
                <w:sz w:val="20"/>
                <w:szCs w:val="20"/>
              </w:rPr>
              <w:t xml:space="preserve">. </w:t>
            </w:r>
          </w:p>
        </w:tc>
      </w:tr>
      <w:tr w:rsidR="00F5335A" w14:paraId="6597D31C" w14:textId="77777777">
        <w:trPr>
          <w:trHeight w:val="45"/>
        </w:trPr>
        <w:tc>
          <w:tcPr>
            <w:tcW w:w="622" w:type="dxa"/>
            <w:vMerge/>
            <w:shd w:val="clear" w:color="auto" w:fill="auto"/>
            <w:vAlign w:val="center"/>
          </w:tcPr>
          <w:p w14:paraId="524D78D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120E25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Capacity-building programs in low-carbon and green phosphorus chemical industry. </w:t>
            </w:r>
            <w:r>
              <w:rPr>
                <w:rFonts w:ascii="Calibri" w:eastAsia="Times New Roman" w:hAnsi="Calibri" w:cs="Calibri"/>
                <w:b/>
                <w:bCs/>
                <w:sz w:val="20"/>
                <w:szCs w:val="20"/>
              </w:rPr>
              <w:t>3 session: USD 10,000*2 + 2000 = USD 22,000.</w:t>
            </w:r>
          </w:p>
        </w:tc>
      </w:tr>
      <w:tr w:rsidR="00F5335A" w14:paraId="0767087B" w14:textId="77777777">
        <w:trPr>
          <w:trHeight w:val="45"/>
        </w:trPr>
        <w:tc>
          <w:tcPr>
            <w:tcW w:w="622" w:type="dxa"/>
            <w:vMerge/>
            <w:shd w:val="clear" w:color="auto" w:fill="auto"/>
            <w:vAlign w:val="center"/>
          </w:tcPr>
          <w:p w14:paraId="0C8AB929"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0EE0C9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Policy and project evaluation meetings. </w:t>
            </w:r>
            <w:r>
              <w:rPr>
                <w:rFonts w:ascii="Calibri" w:eastAsia="Times New Roman" w:hAnsi="Calibri" w:cs="Calibri"/>
                <w:b/>
                <w:bCs/>
                <w:sz w:val="20"/>
                <w:szCs w:val="20"/>
              </w:rPr>
              <w:t>12 session: USD 2,000*12 = USD 24,000</w:t>
            </w:r>
            <w:r>
              <w:rPr>
                <w:rFonts w:ascii="Calibri" w:eastAsia="Times New Roman" w:hAnsi="Calibri" w:cs="Calibri"/>
                <w:sz w:val="20"/>
                <w:szCs w:val="20"/>
              </w:rPr>
              <w:t>.</w:t>
            </w:r>
          </w:p>
        </w:tc>
      </w:tr>
      <w:tr w:rsidR="00F5335A" w14:paraId="6B260890" w14:textId="77777777">
        <w:trPr>
          <w:trHeight w:val="45"/>
        </w:trPr>
        <w:tc>
          <w:tcPr>
            <w:tcW w:w="622" w:type="dxa"/>
            <w:vMerge/>
            <w:shd w:val="clear" w:color="auto" w:fill="auto"/>
            <w:vAlign w:val="center"/>
          </w:tcPr>
          <w:p w14:paraId="16BD0C8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D97946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Promotion and implementation of the PCI greenhouse gas emissions accounting and inventory system. </w:t>
            </w:r>
            <w:r>
              <w:rPr>
                <w:rFonts w:ascii="Calibri" w:eastAsia="Times New Roman" w:hAnsi="Calibri" w:cs="Calibri"/>
                <w:b/>
                <w:bCs/>
                <w:sz w:val="20"/>
                <w:szCs w:val="20"/>
              </w:rPr>
              <w:t>1 session: USD 4,000</w:t>
            </w:r>
          </w:p>
        </w:tc>
      </w:tr>
      <w:tr w:rsidR="00F5335A" w14:paraId="09C41FBC" w14:textId="77777777">
        <w:trPr>
          <w:trHeight w:val="45"/>
        </w:trPr>
        <w:tc>
          <w:tcPr>
            <w:tcW w:w="622" w:type="dxa"/>
            <w:vMerge w:val="restart"/>
            <w:shd w:val="clear" w:color="auto" w:fill="auto"/>
            <w:noWrap/>
            <w:vAlign w:val="center"/>
          </w:tcPr>
          <w:p w14:paraId="2D237CF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10</w:t>
            </w:r>
          </w:p>
        </w:tc>
        <w:tc>
          <w:tcPr>
            <w:tcW w:w="12420" w:type="dxa"/>
            <w:shd w:val="clear" w:color="auto" w:fill="auto"/>
            <w:vAlign w:val="center"/>
          </w:tcPr>
          <w:p w14:paraId="457DE4ED"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International consultants: USD 17,500</w:t>
            </w:r>
            <w:r>
              <w:rPr>
                <w:rFonts w:ascii="Calibri" w:eastAsia="Times New Roman" w:hAnsi="Calibri" w:cs="Calibri"/>
                <w:sz w:val="20"/>
                <w:szCs w:val="20"/>
              </w:rPr>
              <w:t xml:space="preserve"> (including professional fees, travel expenses and DSA) for 35 working days at USD 500 per working day (multiple activities could be conducted by one consultant):</w:t>
            </w:r>
          </w:p>
        </w:tc>
      </w:tr>
      <w:tr w:rsidR="00F5335A" w14:paraId="15659405" w14:textId="77777777">
        <w:trPr>
          <w:trHeight w:val="260"/>
        </w:trPr>
        <w:tc>
          <w:tcPr>
            <w:tcW w:w="622" w:type="dxa"/>
            <w:vMerge/>
            <w:shd w:val="clear" w:color="auto" w:fill="auto"/>
            <w:vAlign w:val="center"/>
          </w:tcPr>
          <w:p w14:paraId="44021549"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EF76EE2"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5 working days for Output 2.1.6 activity 2.1.6.4.</w:t>
            </w:r>
          </w:p>
        </w:tc>
      </w:tr>
      <w:tr w:rsidR="00F5335A" w14:paraId="658C8339" w14:textId="77777777">
        <w:trPr>
          <w:trHeight w:val="260"/>
        </w:trPr>
        <w:tc>
          <w:tcPr>
            <w:tcW w:w="622" w:type="dxa"/>
            <w:vMerge/>
            <w:shd w:val="clear" w:color="auto" w:fill="auto"/>
            <w:vAlign w:val="center"/>
          </w:tcPr>
          <w:p w14:paraId="74EC34F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4B8EDEE"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5 working days for Output 2.2.2 activity 2.2.2.3; </w:t>
            </w:r>
          </w:p>
        </w:tc>
      </w:tr>
      <w:tr w:rsidR="00F5335A" w14:paraId="738A6F8A" w14:textId="77777777">
        <w:trPr>
          <w:trHeight w:val="260"/>
        </w:trPr>
        <w:tc>
          <w:tcPr>
            <w:tcW w:w="622" w:type="dxa"/>
            <w:vMerge/>
            <w:shd w:val="clear" w:color="auto" w:fill="auto"/>
            <w:vAlign w:val="center"/>
          </w:tcPr>
          <w:p w14:paraId="5A9311A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718F561"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5 working days for Output 2.2.3 activity 2.2.3.2; </w:t>
            </w:r>
          </w:p>
        </w:tc>
      </w:tr>
      <w:tr w:rsidR="00F5335A" w14:paraId="1B2B9EE3" w14:textId="77777777">
        <w:trPr>
          <w:trHeight w:val="260"/>
        </w:trPr>
        <w:tc>
          <w:tcPr>
            <w:tcW w:w="622" w:type="dxa"/>
            <w:vMerge/>
            <w:shd w:val="clear" w:color="auto" w:fill="auto"/>
            <w:vAlign w:val="center"/>
          </w:tcPr>
          <w:p w14:paraId="20E5F12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0612DED"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20 working days  for Output 2.2.4, and specifically: 10 days for activity 2.2.4.2; 10 days for activity 2.2.4.3; </w:t>
            </w:r>
          </w:p>
        </w:tc>
      </w:tr>
      <w:tr w:rsidR="00F5335A" w14:paraId="6A12BD33" w14:textId="77777777">
        <w:trPr>
          <w:trHeight w:val="45"/>
        </w:trPr>
        <w:tc>
          <w:tcPr>
            <w:tcW w:w="622" w:type="dxa"/>
            <w:vMerge w:val="restart"/>
            <w:shd w:val="clear" w:color="auto" w:fill="auto"/>
            <w:noWrap/>
            <w:vAlign w:val="center"/>
          </w:tcPr>
          <w:p w14:paraId="737B305F"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11</w:t>
            </w:r>
          </w:p>
        </w:tc>
        <w:tc>
          <w:tcPr>
            <w:tcW w:w="12420" w:type="dxa"/>
            <w:shd w:val="clear" w:color="auto" w:fill="auto"/>
            <w:vAlign w:val="center"/>
          </w:tcPr>
          <w:p w14:paraId="57FB9868"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Local consultants: USD 230,000 (including professional fees, travel expenses and DSA) for 920 working days at USD 250 per working day (multiple activities could be conducted by one consultant):</w:t>
            </w:r>
          </w:p>
        </w:tc>
      </w:tr>
      <w:tr w:rsidR="00F5335A" w14:paraId="4D65F42D" w14:textId="77777777">
        <w:trPr>
          <w:trHeight w:val="260"/>
        </w:trPr>
        <w:tc>
          <w:tcPr>
            <w:tcW w:w="622" w:type="dxa"/>
            <w:vMerge/>
            <w:shd w:val="clear" w:color="auto" w:fill="auto"/>
            <w:vAlign w:val="center"/>
          </w:tcPr>
          <w:p w14:paraId="6BF12B2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E12AC3A"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20 working days for Output 2.1.1 activity 2.1.1.2.</w:t>
            </w:r>
          </w:p>
        </w:tc>
      </w:tr>
      <w:tr w:rsidR="00F5335A" w14:paraId="74161375" w14:textId="77777777">
        <w:trPr>
          <w:trHeight w:val="260"/>
        </w:trPr>
        <w:tc>
          <w:tcPr>
            <w:tcW w:w="622" w:type="dxa"/>
            <w:vMerge/>
            <w:shd w:val="clear" w:color="auto" w:fill="auto"/>
            <w:vAlign w:val="center"/>
          </w:tcPr>
          <w:p w14:paraId="5B554AA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21D9626"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10 working days for Output 2.1.6 activity 2.1.6.4; </w:t>
            </w:r>
          </w:p>
        </w:tc>
      </w:tr>
      <w:tr w:rsidR="00F5335A" w14:paraId="0DC0120A" w14:textId="77777777">
        <w:trPr>
          <w:trHeight w:val="45"/>
        </w:trPr>
        <w:tc>
          <w:tcPr>
            <w:tcW w:w="622" w:type="dxa"/>
            <w:vMerge/>
            <w:shd w:val="clear" w:color="auto" w:fill="auto"/>
            <w:vAlign w:val="center"/>
          </w:tcPr>
          <w:p w14:paraId="0DF55FD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969DFEC"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20 working days for Output 2.2.1 activity 2.2.1.1; </w:t>
            </w:r>
          </w:p>
        </w:tc>
      </w:tr>
      <w:tr w:rsidR="00F5335A" w14:paraId="7B94BAC5" w14:textId="77777777">
        <w:trPr>
          <w:trHeight w:val="45"/>
        </w:trPr>
        <w:tc>
          <w:tcPr>
            <w:tcW w:w="622" w:type="dxa"/>
            <w:vMerge/>
            <w:shd w:val="clear" w:color="auto" w:fill="auto"/>
            <w:vAlign w:val="center"/>
          </w:tcPr>
          <w:p w14:paraId="1C80D10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4E04A72"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2.2.2 activity 2.2.2.3;</w:t>
            </w:r>
          </w:p>
        </w:tc>
      </w:tr>
      <w:tr w:rsidR="00F5335A" w14:paraId="2ABADCC8" w14:textId="77777777">
        <w:trPr>
          <w:trHeight w:val="45"/>
        </w:trPr>
        <w:tc>
          <w:tcPr>
            <w:tcW w:w="622" w:type="dxa"/>
            <w:vMerge/>
            <w:shd w:val="clear" w:color="auto" w:fill="auto"/>
            <w:vAlign w:val="center"/>
          </w:tcPr>
          <w:p w14:paraId="13CE231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624BEDC"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30 working days  for Output 2.2.3; in which 10 working days for activity 2.2.3.2 and 20 working days for activity 2.2.3.3;</w:t>
            </w:r>
          </w:p>
        </w:tc>
      </w:tr>
      <w:tr w:rsidR="00F5335A" w14:paraId="7B15C7FE" w14:textId="77777777">
        <w:trPr>
          <w:trHeight w:val="45"/>
        </w:trPr>
        <w:tc>
          <w:tcPr>
            <w:tcW w:w="622" w:type="dxa"/>
            <w:vMerge/>
            <w:shd w:val="clear" w:color="auto" w:fill="auto"/>
            <w:vAlign w:val="center"/>
          </w:tcPr>
          <w:p w14:paraId="5DB4BCD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9BDA2A7"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For Output 2.2.4, USD 100,000 will be paid to full time project manager from activity 2.2.4.1's budget; USD 100,000 will be paid to full time project manager  from activity 2.2.4.2's budget; 10 working days for activity 2.2.4.3;</w:t>
            </w:r>
          </w:p>
        </w:tc>
      </w:tr>
      <w:tr w:rsidR="00F5335A" w14:paraId="48671E66" w14:textId="77777777">
        <w:trPr>
          <w:trHeight w:val="45"/>
        </w:trPr>
        <w:tc>
          <w:tcPr>
            <w:tcW w:w="622" w:type="dxa"/>
            <w:vMerge/>
            <w:shd w:val="clear" w:color="auto" w:fill="auto"/>
            <w:vAlign w:val="center"/>
          </w:tcPr>
          <w:p w14:paraId="0DA647B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F194B36"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20 working days for Output 2.2.5 activity 2.2.5.5.</w:t>
            </w:r>
          </w:p>
        </w:tc>
      </w:tr>
      <w:tr w:rsidR="00F5335A" w14:paraId="2FA41505" w14:textId="77777777">
        <w:trPr>
          <w:trHeight w:val="45"/>
        </w:trPr>
        <w:tc>
          <w:tcPr>
            <w:tcW w:w="622" w:type="dxa"/>
            <w:vMerge w:val="restart"/>
            <w:shd w:val="clear" w:color="auto" w:fill="auto"/>
            <w:noWrap/>
            <w:vAlign w:val="center"/>
          </w:tcPr>
          <w:p w14:paraId="37060958"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12</w:t>
            </w:r>
          </w:p>
        </w:tc>
        <w:tc>
          <w:tcPr>
            <w:tcW w:w="12420" w:type="dxa"/>
            <w:shd w:val="clear" w:color="auto" w:fill="auto"/>
            <w:vAlign w:val="center"/>
          </w:tcPr>
          <w:p w14:paraId="7DA14A15"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Travel: USD 300,000:</w:t>
            </w:r>
            <w:r>
              <w:rPr>
                <w:rFonts w:ascii="Calibri" w:eastAsia="Times New Roman" w:hAnsi="Calibri" w:cs="Calibri"/>
                <w:sz w:val="20"/>
                <w:szCs w:val="20"/>
              </w:rPr>
              <w:t xml:space="preserve"> The travel and DSA expenses for 3 PMO officers participating to each of the 7 national and/or international training sessions for Activity 2.1.4.4 and to the 8 workshops (Activities 2.1.1.1, 2.1.1.7, 2.1.1.8, 2.1.2.3, 2.1.4.1, 2.1.4.2, 2.1.5.1 and 2.1.6.4), and for 15 stakeholders  to the same 7 training  sessions, and 8 workshops (50 domestic travels at USD 1,000 each and 25 international travels at USD 10,000 each), (The other participants to the 7 training sessions and 8 workshops will be connected via videoconference)</w:t>
            </w:r>
          </w:p>
        </w:tc>
      </w:tr>
      <w:tr w:rsidR="00F5335A" w14:paraId="0DCC5857" w14:textId="77777777">
        <w:trPr>
          <w:trHeight w:val="45"/>
        </w:trPr>
        <w:tc>
          <w:tcPr>
            <w:tcW w:w="622" w:type="dxa"/>
            <w:vMerge/>
            <w:shd w:val="clear" w:color="auto" w:fill="auto"/>
            <w:vAlign w:val="center"/>
          </w:tcPr>
          <w:p w14:paraId="44C7315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8BDA0BE"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USD 168,000: </w:t>
            </w:r>
            <w:r>
              <w:rPr>
                <w:rFonts w:ascii="Calibri" w:eastAsia="Times New Roman" w:hAnsi="Calibri" w:cs="Calibri"/>
                <w:sz w:val="20"/>
                <w:szCs w:val="20"/>
              </w:rPr>
              <w:t>The travel and DSA expenses for 3 PMO officers participating to the 14 workshops (Activity 2.2.1.1,  2.2.2.3, 2.2.3.1, 2.2.3.2,  2.2.3.3, 2.2.4.1, 2.2.4.2, 2.2.4.3, 2.2.5.1, 2.2.5.2, 2.2.5.3, 2.2.5.4, 2.2.5.5, and 2.2.5.7), (168 domestic travels at USD 1,000 each).</w:t>
            </w:r>
          </w:p>
        </w:tc>
      </w:tr>
      <w:tr w:rsidR="00F5335A" w14:paraId="4D883A36" w14:textId="77777777">
        <w:trPr>
          <w:trHeight w:val="45"/>
        </w:trPr>
        <w:tc>
          <w:tcPr>
            <w:tcW w:w="622" w:type="dxa"/>
            <w:vMerge/>
            <w:shd w:val="clear" w:color="auto" w:fill="auto"/>
            <w:vAlign w:val="center"/>
          </w:tcPr>
          <w:p w14:paraId="7365C7B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2AC781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w:t>
            </w:r>
            <w:r>
              <w:rPr>
                <w:rFonts w:ascii="Calibri" w:eastAsia="Times New Roman" w:hAnsi="Calibri" w:cs="Calibri"/>
                <w:sz w:val="20"/>
                <w:szCs w:val="20"/>
              </w:rPr>
              <w:t>others related travel, in total USD 2,500.</w:t>
            </w:r>
          </w:p>
        </w:tc>
      </w:tr>
      <w:tr w:rsidR="00F5335A" w14:paraId="3B89696E" w14:textId="77777777">
        <w:trPr>
          <w:trHeight w:val="45"/>
        </w:trPr>
        <w:tc>
          <w:tcPr>
            <w:tcW w:w="622" w:type="dxa"/>
            <w:vMerge w:val="restart"/>
            <w:shd w:val="clear" w:color="auto" w:fill="auto"/>
            <w:vAlign w:val="center"/>
          </w:tcPr>
          <w:p w14:paraId="7E2E0F5E"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13</w:t>
            </w:r>
          </w:p>
        </w:tc>
        <w:tc>
          <w:tcPr>
            <w:tcW w:w="12420" w:type="dxa"/>
            <w:shd w:val="clear" w:color="auto" w:fill="auto"/>
            <w:vAlign w:val="center"/>
          </w:tcPr>
          <w:p w14:paraId="48107C9D"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Contractual Services: USD 480,400: All sub-contract budgets include: national and international experts, travel, meetings, workshops and DSA for the subcontractor to undertake the activities and contribute to the outputs (multiple activities could be conducted by one company):</w:t>
            </w:r>
          </w:p>
        </w:tc>
      </w:tr>
      <w:tr w:rsidR="00F5335A" w14:paraId="01D4F2A7" w14:textId="77777777">
        <w:trPr>
          <w:trHeight w:val="45"/>
        </w:trPr>
        <w:tc>
          <w:tcPr>
            <w:tcW w:w="622" w:type="dxa"/>
            <w:vMerge/>
            <w:shd w:val="clear" w:color="auto" w:fill="auto"/>
            <w:vAlign w:val="center"/>
          </w:tcPr>
          <w:p w14:paraId="219E64F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49561C7"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1</w:t>
            </w:r>
            <w:r>
              <w:rPr>
                <w:rFonts w:ascii="Calibri" w:eastAsia="Times New Roman" w:hAnsi="Calibri" w:cs="Calibri"/>
                <w:sz w:val="20"/>
                <w:szCs w:val="20"/>
              </w:rPr>
              <w:t xml:space="preserve"> – USD 85,200: Formulated, recommended, approved, and enforced policy and institutional frameworks supporting green, energy efficient low carbon technology applications in phosphate chemicals production (Activity 2.1.1.1, 2.1.1.2, 2.1.1.4, 2.1.1.5, 2.1.1.6, 2.1.1.9)</w:t>
            </w:r>
          </w:p>
        </w:tc>
      </w:tr>
      <w:tr w:rsidR="00F5335A" w14:paraId="175A3A05" w14:textId="77777777">
        <w:trPr>
          <w:trHeight w:val="45"/>
        </w:trPr>
        <w:tc>
          <w:tcPr>
            <w:tcW w:w="622" w:type="dxa"/>
            <w:vMerge/>
            <w:shd w:val="clear" w:color="auto" w:fill="auto"/>
            <w:vAlign w:val="center"/>
          </w:tcPr>
          <w:p w14:paraId="616D9E99"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56A3AB0"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2 </w:t>
            </w:r>
            <w:r>
              <w:rPr>
                <w:rFonts w:ascii="Calibri" w:eastAsia="Times New Roman" w:hAnsi="Calibri" w:cs="Calibri"/>
                <w:sz w:val="20"/>
                <w:szCs w:val="20"/>
              </w:rPr>
              <w:t>– USD 60,000: Formulated, recommended, and enforced standards, policies and implementing rules and regulations on the promotion and practice of green, energy efficient, low carbon technologies/techniques, in phosphate chemicals production. (Activity 2.1.2.1,2.1.2.2 and 2.1.2.4)</w:t>
            </w:r>
          </w:p>
        </w:tc>
      </w:tr>
      <w:tr w:rsidR="00F5335A" w14:paraId="1182EE6F" w14:textId="77777777">
        <w:trPr>
          <w:trHeight w:val="45"/>
        </w:trPr>
        <w:tc>
          <w:tcPr>
            <w:tcW w:w="622" w:type="dxa"/>
            <w:vMerge/>
            <w:shd w:val="clear" w:color="auto" w:fill="auto"/>
            <w:vAlign w:val="center"/>
          </w:tcPr>
          <w:p w14:paraId="7B70A19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AF4EF09"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3 </w:t>
            </w:r>
            <w:r>
              <w:rPr>
                <w:rFonts w:ascii="Calibri" w:eastAsia="Times New Roman" w:hAnsi="Calibri" w:cs="Calibri"/>
                <w:sz w:val="20"/>
                <w:szCs w:val="20"/>
              </w:rPr>
              <w:t>–  USD 40,000: Documented annual evaluation reports on the energy performance and environmental impacts of each demo activity and documented and disseminated demo results based on the MRV system (Output 1.1.5) established under Component 1 (Activity 2.1.3.1, 2.1.3.2, 2.1.3.3 and 2.1.3.4)</w:t>
            </w:r>
          </w:p>
        </w:tc>
      </w:tr>
      <w:tr w:rsidR="00F5335A" w14:paraId="51633A12" w14:textId="77777777">
        <w:trPr>
          <w:trHeight w:val="45"/>
        </w:trPr>
        <w:tc>
          <w:tcPr>
            <w:tcW w:w="622" w:type="dxa"/>
            <w:vMerge/>
            <w:shd w:val="clear" w:color="auto" w:fill="auto"/>
            <w:vAlign w:val="center"/>
          </w:tcPr>
          <w:p w14:paraId="6701DAB5"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D304F68"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4</w:t>
            </w:r>
            <w:r>
              <w:rPr>
                <w:rFonts w:ascii="Calibri" w:eastAsia="Times New Roman" w:hAnsi="Calibri" w:cs="Calibri"/>
                <w:sz w:val="20"/>
                <w:szCs w:val="20"/>
              </w:rPr>
              <w:t xml:space="preserve"> – USD 25,000: Designed, conducted and post-evaluated continuing education program in the PCI chemicals sub-sector in Yunnan, Guizhou, Sichuan, and Hubei, with regular capacity needs assessment in the area of green, energy efficient and low carbon technologies applied in phosphate chemicals manufacturing. (Activity 2.1.4.1 and 2.1.4.3)</w:t>
            </w:r>
          </w:p>
        </w:tc>
      </w:tr>
      <w:tr w:rsidR="00F5335A" w14:paraId="6584302B" w14:textId="77777777">
        <w:trPr>
          <w:trHeight w:val="45"/>
        </w:trPr>
        <w:tc>
          <w:tcPr>
            <w:tcW w:w="622" w:type="dxa"/>
            <w:vMerge/>
            <w:shd w:val="clear" w:color="auto" w:fill="auto"/>
            <w:vAlign w:val="center"/>
          </w:tcPr>
          <w:p w14:paraId="66B7B6F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0F2967E"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5 - USD 10,000: Conduct of market analysis on the international trade trends for phosrock and phosphate chemicals, and the indirect carbon emission and ecological impacts in the international trading of these products. (activity 2.1.5.1) </w:t>
            </w:r>
          </w:p>
        </w:tc>
      </w:tr>
      <w:tr w:rsidR="00F5335A" w14:paraId="579C8A1E" w14:textId="77777777">
        <w:trPr>
          <w:trHeight w:val="45"/>
        </w:trPr>
        <w:tc>
          <w:tcPr>
            <w:tcW w:w="622" w:type="dxa"/>
            <w:vMerge/>
            <w:shd w:val="clear" w:color="auto" w:fill="auto"/>
            <w:vAlign w:val="center"/>
          </w:tcPr>
          <w:p w14:paraId="1B38DE0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FA993EB"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6 - USD 150,000: Established and operational system for managing and sharing available and accessible information on all aspects of green, energy efficient and cleaner phosphate chemicals production in China. (activity 2.1.6.1,2.1.6.2,2.1.6.3,2.1.6.5) </w:t>
            </w:r>
          </w:p>
        </w:tc>
      </w:tr>
      <w:tr w:rsidR="00F5335A" w14:paraId="577378E5" w14:textId="77777777">
        <w:trPr>
          <w:trHeight w:val="45"/>
        </w:trPr>
        <w:tc>
          <w:tcPr>
            <w:tcW w:w="622" w:type="dxa"/>
            <w:vMerge/>
            <w:shd w:val="clear" w:color="auto" w:fill="auto"/>
            <w:vAlign w:val="center"/>
          </w:tcPr>
          <w:p w14:paraId="2B6B828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67B68E2"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7 – USD 50,200:</w:t>
            </w:r>
            <w:r>
              <w:rPr>
                <w:rFonts w:ascii="Calibri" w:eastAsia="Times New Roman" w:hAnsi="Calibri" w:cs="Calibri"/>
                <w:sz w:val="20"/>
                <w:szCs w:val="20"/>
              </w:rPr>
              <w:t xml:space="preserve"> Completed designs and plans of demonstrations of green, energy efficient low carbon technologies in phosphate chemicals production including: (a) Improved design for cleaner production demos; (2) Feasibility analyses of the application and operation of green, energy efficient and low carbon phosphate chemical production systems; and, (3) Implementation plans (including financing arrangements) for each green, energy efficient and low carbon technology application in the demo phosphate chemical companies (Activity 2.2.1.2, 2.2.1.3).</w:t>
            </w:r>
          </w:p>
        </w:tc>
      </w:tr>
      <w:tr w:rsidR="00F5335A" w14:paraId="5100903F" w14:textId="77777777">
        <w:trPr>
          <w:trHeight w:val="45"/>
        </w:trPr>
        <w:tc>
          <w:tcPr>
            <w:tcW w:w="622" w:type="dxa"/>
            <w:vMerge/>
            <w:shd w:val="clear" w:color="auto" w:fill="auto"/>
            <w:vAlign w:val="center"/>
          </w:tcPr>
          <w:p w14:paraId="03F1DE6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0ED0C5F"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8 – USD 10,000: </w:t>
            </w:r>
            <w:r>
              <w:rPr>
                <w:rFonts w:ascii="Calibri" w:eastAsia="Times New Roman" w:hAnsi="Calibri" w:cs="Calibri"/>
                <w:sz w:val="20"/>
                <w:szCs w:val="20"/>
              </w:rPr>
              <w:t>Installed and operational green, energy efficient low carbon technology application demos in phosphate chemicals production. (Activity 2.2.2.3).</w:t>
            </w:r>
          </w:p>
        </w:tc>
      </w:tr>
      <w:tr w:rsidR="00F5335A" w14:paraId="3D319C0B" w14:textId="77777777">
        <w:trPr>
          <w:trHeight w:val="45"/>
        </w:trPr>
        <w:tc>
          <w:tcPr>
            <w:tcW w:w="622" w:type="dxa"/>
            <w:vMerge/>
            <w:shd w:val="clear" w:color="auto" w:fill="auto"/>
            <w:vAlign w:val="center"/>
          </w:tcPr>
          <w:p w14:paraId="1DAAA4E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68591A8"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9 – USD 15,000: </w:t>
            </w:r>
            <w:r>
              <w:rPr>
                <w:rFonts w:ascii="Calibri" w:eastAsia="Times New Roman" w:hAnsi="Calibri" w:cs="Calibri"/>
                <w:sz w:val="20"/>
                <w:szCs w:val="20"/>
              </w:rPr>
              <w:t>Designed and approved pilot financing scheme for small and medium enterprises (SMEs) that manufacture phosphate chemicals.  (Activity 2.2.3.1 and 2.2.3.2).</w:t>
            </w:r>
          </w:p>
        </w:tc>
      </w:tr>
      <w:tr w:rsidR="00F5335A" w14:paraId="78AD5679" w14:textId="77777777">
        <w:trPr>
          <w:trHeight w:val="45"/>
        </w:trPr>
        <w:tc>
          <w:tcPr>
            <w:tcW w:w="622" w:type="dxa"/>
            <w:vMerge/>
            <w:shd w:val="clear" w:color="auto" w:fill="auto"/>
            <w:vAlign w:val="center"/>
          </w:tcPr>
          <w:p w14:paraId="333C2CC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68FE0BC"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10 – USD 10,000:</w:t>
            </w:r>
            <w:r>
              <w:rPr>
                <w:rFonts w:ascii="Calibri" w:eastAsia="Times New Roman" w:hAnsi="Calibri" w:cs="Calibri"/>
                <w:sz w:val="20"/>
                <w:szCs w:val="20"/>
              </w:rPr>
              <w:t xml:space="preserve"> Operational pilot financing scheme for phosphate chemicals SMEs in 2 to 3 regions. (Activity 2.2.4.3).</w:t>
            </w:r>
          </w:p>
        </w:tc>
      </w:tr>
      <w:tr w:rsidR="00F5335A" w14:paraId="4AE9F7C7" w14:textId="77777777">
        <w:trPr>
          <w:trHeight w:val="45"/>
        </w:trPr>
        <w:tc>
          <w:tcPr>
            <w:tcW w:w="622" w:type="dxa"/>
            <w:vMerge/>
            <w:shd w:val="clear" w:color="auto" w:fill="auto"/>
            <w:vAlign w:val="center"/>
          </w:tcPr>
          <w:p w14:paraId="2CDB596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6022247"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11 – USD 25,000: </w:t>
            </w:r>
            <w:r>
              <w:rPr>
                <w:rFonts w:ascii="Calibri" w:eastAsia="Times New Roman" w:hAnsi="Calibri" w:cs="Calibri"/>
                <w:sz w:val="20"/>
                <w:szCs w:val="20"/>
              </w:rPr>
              <w:t>Approved and financed follow-up plan for the replication of the application of demonstrated green, energy efficient low carbon technologies in phosphate chemicals production in other localities. (Activity 2.2.5.1, 2.2.5.2, 2.2.5.7).</w:t>
            </w:r>
          </w:p>
        </w:tc>
      </w:tr>
      <w:tr w:rsidR="00F5335A" w14:paraId="569D68C0" w14:textId="77777777">
        <w:trPr>
          <w:trHeight w:val="45"/>
        </w:trPr>
        <w:tc>
          <w:tcPr>
            <w:tcW w:w="622" w:type="dxa"/>
            <w:vMerge w:val="restart"/>
            <w:shd w:val="clear" w:color="auto" w:fill="auto"/>
            <w:noWrap/>
            <w:vAlign w:val="center"/>
          </w:tcPr>
          <w:p w14:paraId="0CD35C0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14</w:t>
            </w:r>
          </w:p>
        </w:tc>
        <w:tc>
          <w:tcPr>
            <w:tcW w:w="12420" w:type="dxa"/>
            <w:shd w:val="clear" w:color="auto" w:fill="auto"/>
            <w:vAlign w:val="center"/>
          </w:tcPr>
          <w:p w14:paraId="237EE82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Equipment and Furniture: USD 2,076,156:</w:t>
            </w:r>
          </w:p>
        </w:tc>
      </w:tr>
      <w:tr w:rsidR="00F5335A" w14:paraId="5CCCB967" w14:textId="77777777">
        <w:trPr>
          <w:trHeight w:val="45"/>
        </w:trPr>
        <w:tc>
          <w:tcPr>
            <w:tcW w:w="622" w:type="dxa"/>
            <w:vMerge/>
            <w:shd w:val="clear" w:color="auto" w:fill="auto"/>
            <w:vAlign w:val="center"/>
          </w:tcPr>
          <w:p w14:paraId="6FC8714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7ADACD7"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For Activity 2.2.2.1 (Implementation and operation of demonstrations on energy savings and green and low-carbon development in phosphate chemicals production.)</w:t>
            </w:r>
          </w:p>
        </w:tc>
      </w:tr>
      <w:tr w:rsidR="00F5335A" w14:paraId="32B330D3" w14:textId="77777777">
        <w:trPr>
          <w:trHeight w:val="45"/>
        </w:trPr>
        <w:tc>
          <w:tcPr>
            <w:tcW w:w="622" w:type="dxa"/>
            <w:shd w:val="clear" w:color="auto" w:fill="auto"/>
            <w:noWrap/>
            <w:vAlign w:val="center"/>
          </w:tcPr>
          <w:p w14:paraId="34F183A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15</w:t>
            </w:r>
          </w:p>
        </w:tc>
        <w:tc>
          <w:tcPr>
            <w:tcW w:w="12420" w:type="dxa"/>
            <w:shd w:val="clear" w:color="auto" w:fill="auto"/>
            <w:vAlign w:val="center"/>
          </w:tcPr>
          <w:p w14:paraId="30547257"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Information Tech. Equipment: USD 15,200 (for activities related to Component 2)</w:t>
            </w:r>
          </w:p>
        </w:tc>
      </w:tr>
      <w:tr w:rsidR="00F5335A" w14:paraId="2945215F" w14:textId="77777777">
        <w:trPr>
          <w:trHeight w:val="260"/>
        </w:trPr>
        <w:tc>
          <w:tcPr>
            <w:tcW w:w="622" w:type="dxa"/>
            <w:shd w:val="clear" w:color="auto" w:fill="auto"/>
            <w:noWrap/>
            <w:vAlign w:val="center"/>
          </w:tcPr>
          <w:p w14:paraId="1F64D17E"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16</w:t>
            </w:r>
          </w:p>
        </w:tc>
        <w:tc>
          <w:tcPr>
            <w:tcW w:w="12420" w:type="dxa"/>
            <w:shd w:val="clear" w:color="auto" w:fill="auto"/>
            <w:vAlign w:val="center"/>
          </w:tcPr>
          <w:p w14:paraId="79C58325"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Publication and printing: USD 16,000</w:t>
            </w:r>
          </w:p>
        </w:tc>
      </w:tr>
      <w:tr w:rsidR="00F5335A" w14:paraId="16125129" w14:textId="77777777">
        <w:trPr>
          <w:trHeight w:val="260"/>
        </w:trPr>
        <w:tc>
          <w:tcPr>
            <w:tcW w:w="622" w:type="dxa"/>
            <w:shd w:val="clear" w:color="auto" w:fill="auto"/>
            <w:noWrap/>
            <w:vAlign w:val="center"/>
          </w:tcPr>
          <w:p w14:paraId="5C1E07F6"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17</w:t>
            </w:r>
          </w:p>
        </w:tc>
        <w:tc>
          <w:tcPr>
            <w:tcW w:w="12420" w:type="dxa"/>
            <w:shd w:val="clear" w:color="auto" w:fill="auto"/>
            <w:vAlign w:val="center"/>
          </w:tcPr>
          <w:p w14:paraId="07244907"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Supplies and stationery: USD 644</w:t>
            </w:r>
            <w:r>
              <w:rPr>
                <w:rFonts w:ascii="Calibri" w:eastAsia="Times New Roman" w:hAnsi="Calibri" w:cs="Calibri"/>
                <w:sz w:val="20"/>
                <w:szCs w:val="20"/>
              </w:rPr>
              <w:t xml:space="preserve"> Supplies and stationery related to Component2.</w:t>
            </w:r>
          </w:p>
        </w:tc>
      </w:tr>
      <w:tr w:rsidR="00F5335A" w14:paraId="3FDE3D8C" w14:textId="77777777">
        <w:trPr>
          <w:trHeight w:val="45"/>
        </w:trPr>
        <w:tc>
          <w:tcPr>
            <w:tcW w:w="622" w:type="dxa"/>
            <w:vMerge w:val="restart"/>
            <w:shd w:val="clear" w:color="auto" w:fill="auto"/>
            <w:vAlign w:val="center"/>
          </w:tcPr>
          <w:p w14:paraId="57C04D89"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18</w:t>
            </w:r>
          </w:p>
        </w:tc>
        <w:tc>
          <w:tcPr>
            <w:tcW w:w="12420" w:type="dxa"/>
            <w:shd w:val="clear" w:color="auto" w:fill="auto"/>
            <w:vAlign w:val="center"/>
          </w:tcPr>
          <w:p w14:paraId="076B7117"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Training, workshops:</w:t>
            </w:r>
            <w:r>
              <w:rPr>
                <w:rFonts w:ascii="Calibri" w:eastAsia="Times New Roman" w:hAnsi="Calibri" w:cs="Calibri"/>
                <w:sz w:val="20"/>
                <w:szCs w:val="20"/>
              </w:rPr>
              <w:t xml:space="preserve"> Workshops for enhanced adoption by the phosphate chemical industry of a green, low carbon and energy efficient development model in phosphate chemicals production. (Activities 2.1.1.2, 2.1.1.3, 2.1.1.4, 2.1.1.6, 2.1.1.7, 2.1.1.8, 2.1.1.9, 2.1.2.1, 2.1.2.3, 2.1.3.5, 2.1.4.2, 2.1.5.2, 2.1.5.3, 2.1.6.5). 14 sessions: USD 15,000*4 + USD 40,000*2 + USD 5,000*21 + USD 6,000*1 = USD 251,000. </w:t>
            </w:r>
          </w:p>
        </w:tc>
      </w:tr>
      <w:tr w:rsidR="00F5335A" w14:paraId="666A6EC1" w14:textId="77777777">
        <w:trPr>
          <w:trHeight w:val="45"/>
        </w:trPr>
        <w:tc>
          <w:tcPr>
            <w:tcW w:w="622" w:type="dxa"/>
            <w:vMerge/>
            <w:shd w:val="clear" w:color="auto" w:fill="auto"/>
            <w:vAlign w:val="center"/>
          </w:tcPr>
          <w:p w14:paraId="4BEBF48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611DD7A"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Training, workshops: </w:t>
            </w:r>
            <w:r>
              <w:rPr>
                <w:rFonts w:ascii="Calibri" w:eastAsia="Times New Roman" w:hAnsi="Calibri" w:cs="Calibri"/>
                <w:sz w:val="20"/>
                <w:szCs w:val="20"/>
              </w:rPr>
              <w:t>Workshops for enhanced confidence in the feasibility of the application of green, energy efficient low carbon technologies in phosphate chemicals production in China.(Activities 2.2.1.2, 2.2.2.2, 2.2.3.1, 2.2.3.2, 2.2.3.3, 2.2.4.1, 2.2.4.2, 2.2.4.3, 2.2.5.1, 2.2.5.3, 2.2.5.4, 2.2.5.5, 2.2.5.6, 2.2.5.7). 14 sessions: USD 5,000*33 + USD 7,000*2 = USD 179,000.</w:t>
            </w:r>
          </w:p>
        </w:tc>
      </w:tr>
      <w:tr w:rsidR="00F5335A" w14:paraId="57136522" w14:textId="77777777">
        <w:trPr>
          <w:trHeight w:val="260"/>
        </w:trPr>
        <w:tc>
          <w:tcPr>
            <w:tcW w:w="622" w:type="dxa"/>
            <w:vMerge/>
            <w:shd w:val="clear" w:color="auto" w:fill="auto"/>
            <w:vAlign w:val="center"/>
          </w:tcPr>
          <w:p w14:paraId="1C27CF5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E4ACFD1"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Training, workshops:</w:t>
            </w:r>
            <w:r>
              <w:rPr>
                <w:rFonts w:ascii="Calibri" w:eastAsia="Times New Roman" w:hAnsi="Calibri" w:cs="Calibri"/>
                <w:sz w:val="20"/>
                <w:szCs w:val="20"/>
              </w:rPr>
              <w:t xml:space="preserve"> other related training, workshop, and confer, in total USD 1,000.</w:t>
            </w:r>
          </w:p>
        </w:tc>
      </w:tr>
      <w:tr w:rsidR="00F5335A" w14:paraId="0F79D6AB" w14:textId="77777777">
        <w:trPr>
          <w:trHeight w:val="45"/>
        </w:trPr>
        <w:tc>
          <w:tcPr>
            <w:tcW w:w="622" w:type="dxa"/>
            <w:vMerge w:val="restart"/>
            <w:shd w:val="clear" w:color="auto" w:fill="auto"/>
            <w:vAlign w:val="center"/>
          </w:tcPr>
          <w:p w14:paraId="1E1BABE2"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19</w:t>
            </w:r>
          </w:p>
        </w:tc>
        <w:tc>
          <w:tcPr>
            <w:tcW w:w="12420" w:type="dxa"/>
            <w:shd w:val="clear" w:color="auto" w:fill="auto"/>
            <w:vAlign w:val="center"/>
          </w:tcPr>
          <w:p w14:paraId="269DD179"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Local Consultants: USD 25,000 (including professional fees, travel expenses and DSA) for 50 working days at USD 500 per working day (multiple activities could be conducted by one consultant):</w:t>
            </w:r>
          </w:p>
        </w:tc>
      </w:tr>
      <w:tr w:rsidR="00F5335A" w14:paraId="336E5684" w14:textId="77777777">
        <w:trPr>
          <w:trHeight w:val="45"/>
        </w:trPr>
        <w:tc>
          <w:tcPr>
            <w:tcW w:w="622" w:type="dxa"/>
            <w:vMerge/>
            <w:shd w:val="clear" w:color="auto" w:fill="auto"/>
            <w:vAlign w:val="center"/>
          </w:tcPr>
          <w:p w14:paraId="502D0B1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B0ED781"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19 working days  for Output 3.1.1, and specifically: 6 days for activity 3.1.1.1; 5 days for activity 3.1.1.3; 4 days for activity 3.1.1.5; 4 days for activity 3.1.1.8;</w:t>
            </w:r>
          </w:p>
        </w:tc>
      </w:tr>
      <w:tr w:rsidR="00F5335A" w14:paraId="40CBB292" w14:textId="77777777">
        <w:trPr>
          <w:trHeight w:val="45"/>
        </w:trPr>
        <w:tc>
          <w:tcPr>
            <w:tcW w:w="622" w:type="dxa"/>
            <w:vMerge/>
            <w:shd w:val="clear" w:color="auto" w:fill="auto"/>
            <w:vAlign w:val="center"/>
          </w:tcPr>
          <w:p w14:paraId="2AF9DA19"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E30CA3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15 working days  for Output 3.1.2, and specifically: 6 days for activity 3.1.2.1; 5 days for activity 3.1.2.5; 4 days for activity 3.1.2.8;</w:t>
            </w:r>
          </w:p>
        </w:tc>
      </w:tr>
      <w:tr w:rsidR="00F5335A" w14:paraId="4FA75B0C" w14:textId="77777777">
        <w:trPr>
          <w:trHeight w:val="45"/>
        </w:trPr>
        <w:tc>
          <w:tcPr>
            <w:tcW w:w="622" w:type="dxa"/>
            <w:vMerge/>
            <w:shd w:val="clear" w:color="auto" w:fill="auto"/>
            <w:vAlign w:val="center"/>
          </w:tcPr>
          <w:p w14:paraId="618E632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E7EC063"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4 working days for activity 3.3.3.7 under Output 3.1.3.</w:t>
            </w:r>
          </w:p>
        </w:tc>
      </w:tr>
      <w:tr w:rsidR="00F5335A" w14:paraId="71029274" w14:textId="77777777">
        <w:trPr>
          <w:trHeight w:val="45"/>
        </w:trPr>
        <w:tc>
          <w:tcPr>
            <w:tcW w:w="622" w:type="dxa"/>
            <w:vMerge/>
            <w:shd w:val="clear" w:color="auto" w:fill="auto"/>
            <w:vAlign w:val="center"/>
          </w:tcPr>
          <w:p w14:paraId="625CC75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C57D7E8"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12 working days  for Output 3.1.4, and specifically: 5 days for activity 3.1.4.1; 4 days for activity 3.1.4.3; 4 days for activity 3.1.4.8;</w:t>
            </w:r>
          </w:p>
        </w:tc>
      </w:tr>
      <w:tr w:rsidR="00F5335A" w14:paraId="0E9C2853" w14:textId="77777777">
        <w:trPr>
          <w:trHeight w:val="45"/>
        </w:trPr>
        <w:tc>
          <w:tcPr>
            <w:tcW w:w="622" w:type="dxa"/>
            <w:shd w:val="clear" w:color="auto" w:fill="auto"/>
            <w:vAlign w:val="center"/>
          </w:tcPr>
          <w:p w14:paraId="0AB96EAB"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20</w:t>
            </w:r>
          </w:p>
        </w:tc>
        <w:tc>
          <w:tcPr>
            <w:tcW w:w="12420" w:type="dxa"/>
            <w:shd w:val="clear" w:color="auto" w:fill="auto"/>
            <w:vAlign w:val="center"/>
          </w:tcPr>
          <w:p w14:paraId="06D759C9"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Travel</w:t>
            </w:r>
            <w:r>
              <w:rPr>
                <w:rFonts w:ascii="Calibri" w:eastAsia="Times New Roman" w:hAnsi="Calibri" w:cs="Calibri" w:hint="eastAsia"/>
                <w:b/>
                <w:bCs/>
                <w:sz w:val="20"/>
                <w:szCs w:val="20"/>
              </w:rPr>
              <w:t>:</w:t>
            </w:r>
            <w:r>
              <w:rPr>
                <w:rFonts w:ascii="Calibri" w:eastAsia="Times New Roman" w:hAnsi="Calibri" w:cs="Calibri"/>
                <w:b/>
                <w:bCs/>
                <w:sz w:val="20"/>
                <w:szCs w:val="20"/>
              </w:rPr>
              <w:t xml:space="preserve"> USD 10,000: </w:t>
            </w:r>
            <w:r>
              <w:rPr>
                <w:rFonts w:ascii="Calibri" w:eastAsia="Times New Roman" w:hAnsi="Calibri" w:cs="Calibri"/>
                <w:sz w:val="20"/>
                <w:szCs w:val="20"/>
              </w:rPr>
              <w:t>the travel and DSA expenses for 2 PMO officers participating to each of the 1 training session and the 4 workshops (Activity 3.1.1.8, 3.1.2.8, 3.1.4.8 and 3.1.5.7), (10 travels at USD 1,000 each).</w:t>
            </w:r>
          </w:p>
        </w:tc>
      </w:tr>
      <w:tr w:rsidR="00F5335A" w14:paraId="4409AB50" w14:textId="77777777">
        <w:trPr>
          <w:trHeight w:val="45"/>
        </w:trPr>
        <w:tc>
          <w:tcPr>
            <w:tcW w:w="622" w:type="dxa"/>
            <w:vMerge w:val="restart"/>
            <w:shd w:val="clear" w:color="auto" w:fill="auto"/>
            <w:vAlign w:val="center"/>
          </w:tcPr>
          <w:p w14:paraId="17C3A364"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21</w:t>
            </w:r>
          </w:p>
        </w:tc>
        <w:tc>
          <w:tcPr>
            <w:tcW w:w="12420" w:type="dxa"/>
            <w:shd w:val="clear" w:color="auto" w:fill="auto"/>
            <w:vAlign w:val="center"/>
          </w:tcPr>
          <w:p w14:paraId="475FDF63"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Contractual Services: USD 176,982: </w:t>
            </w:r>
            <w:r>
              <w:rPr>
                <w:rFonts w:ascii="Calibri" w:eastAsia="Times New Roman" w:hAnsi="Calibri" w:cs="Calibri"/>
                <w:sz w:val="20"/>
                <w:szCs w:val="20"/>
              </w:rPr>
              <w:t>All sub-contract budgets include: national and international experts, travel, meetings, workshops and DSA for the subcontractor to undertake the activities and contribute to the outputs (multiple activities could be conducted by one company):</w:t>
            </w:r>
          </w:p>
        </w:tc>
      </w:tr>
      <w:tr w:rsidR="00F5335A" w14:paraId="7C095558" w14:textId="77777777">
        <w:trPr>
          <w:trHeight w:val="45"/>
        </w:trPr>
        <w:tc>
          <w:tcPr>
            <w:tcW w:w="622" w:type="dxa"/>
            <w:vMerge/>
            <w:shd w:val="clear" w:color="auto" w:fill="auto"/>
            <w:vAlign w:val="center"/>
          </w:tcPr>
          <w:p w14:paraId="41FDE77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4A4A98D"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1 – USD 20,000:</w:t>
            </w:r>
            <w:r>
              <w:rPr>
                <w:rFonts w:ascii="Calibri" w:eastAsia="Times New Roman" w:hAnsi="Calibri" w:cs="Calibri"/>
                <w:sz w:val="20"/>
                <w:szCs w:val="20"/>
              </w:rPr>
              <w:t xml:space="preserve">  Formulated, recommended, approved, and enforced policies and institutional frameworks that support green, low carbon initiatives in waste management in the PCI.  ( Activity 3.1.1.1, 3.1.1.3, 3.1.1.5 and 3.1.1.7)</w:t>
            </w:r>
          </w:p>
        </w:tc>
      </w:tr>
      <w:tr w:rsidR="00F5335A" w14:paraId="2AFAAECA" w14:textId="77777777">
        <w:trPr>
          <w:trHeight w:val="45"/>
        </w:trPr>
        <w:tc>
          <w:tcPr>
            <w:tcW w:w="622" w:type="dxa"/>
            <w:vMerge/>
            <w:shd w:val="clear" w:color="auto" w:fill="auto"/>
            <w:vAlign w:val="center"/>
          </w:tcPr>
          <w:p w14:paraId="0D1C09F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7B7A326"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2 – USD 16,000: </w:t>
            </w:r>
            <w:r>
              <w:rPr>
                <w:rFonts w:ascii="Calibri" w:eastAsia="Times New Roman" w:hAnsi="Calibri" w:cs="Calibri"/>
                <w:sz w:val="20"/>
                <w:szCs w:val="20"/>
              </w:rPr>
              <w:t xml:space="preserve"> Improved existing and new enforced schemes, standards, policies/regulations on the application of green and low carbon waste management technologies in the PCI operations and processes. ( Activity 3.1.2.1, 3.1.2.3, 3.1.2.5 and 3.1.2.7)</w:t>
            </w:r>
          </w:p>
        </w:tc>
      </w:tr>
      <w:tr w:rsidR="00F5335A" w14:paraId="5523EB17" w14:textId="77777777">
        <w:trPr>
          <w:trHeight w:val="45"/>
        </w:trPr>
        <w:tc>
          <w:tcPr>
            <w:tcW w:w="622" w:type="dxa"/>
            <w:vMerge/>
            <w:shd w:val="clear" w:color="auto" w:fill="auto"/>
            <w:vAlign w:val="center"/>
          </w:tcPr>
          <w:p w14:paraId="6E1047E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1A29467"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3 – USD 24,000:</w:t>
            </w:r>
            <w:r>
              <w:rPr>
                <w:rFonts w:ascii="Calibri" w:eastAsia="Times New Roman" w:hAnsi="Calibri" w:cs="Calibri"/>
                <w:sz w:val="20"/>
                <w:szCs w:val="20"/>
              </w:rPr>
              <w:t xml:space="preserve"> Documented annual evaluation reports on the energy performance and environmental impacts of each demo based on the MRV system developed under Component 1. ( Activity 3.1.3.1,  3.1.3.5 and 3.1.3.7)</w:t>
            </w:r>
          </w:p>
        </w:tc>
      </w:tr>
      <w:tr w:rsidR="00F5335A" w14:paraId="516BFDA4" w14:textId="77777777">
        <w:trPr>
          <w:trHeight w:val="520"/>
        </w:trPr>
        <w:tc>
          <w:tcPr>
            <w:tcW w:w="622" w:type="dxa"/>
            <w:vMerge/>
            <w:shd w:val="clear" w:color="auto" w:fill="auto"/>
            <w:vAlign w:val="center"/>
          </w:tcPr>
          <w:p w14:paraId="5DFEA99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DBE1D05"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4 – USD 48,000: </w:t>
            </w:r>
            <w:r>
              <w:rPr>
                <w:rFonts w:ascii="Calibri" w:eastAsia="Times New Roman" w:hAnsi="Calibri" w:cs="Calibri"/>
                <w:sz w:val="20"/>
                <w:szCs w:val="20"/>
              </w:rPr>
              <w:t>Assessment of the ability and awareness level of relevant stakeholders and assessment of needs and gaps to address in the area of waste management in the phosphate mining and refining sub-sector.(Activity 3.1.4.1).</w:t>
            </w:r>
          </w:p>
        </w:tc>
      </w:tr>
      <w:tr w:rsidR="00F5335A" w14:paraId="7B9264B6" w14:textId="77777777">
        <w:trPr>
          <w:trHeight w:val="45"/>
        </w:trPr>
        <w:tc>
          <w:tcPr>
            <w:tcW w:w="622" w:type="dxa"/>
            <w:vMerge/>
            <w:shd w:val="clear" w:color="auto" w:fill="auto"/>
            <w:vAlign w:val="center"/>
          </w:tcPr>
          <w:p w14:paraId="36EE589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0C974CA"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5 – USD 12,000:</w:t>
            </w:r>
            <w:r>
              <w:rPr>
                <w:rFonts w:ascii="Calibri" w:eastAsia="Times New Roman" w:hAnsi="Calibri" w:cs="Calibri"/>
                <w:sz w:val="20"/>
                <w:szCs w:val="20"/>
              </w:rPr>
              <w:t xml:space="preserve"> Completed research reports on: (1) annual volume of waste production in phosrock mining and refining, and in phosphate chemicals production in China; (2) green and low carbon waste management systems for waste recycling and reuse developed and implemented in other countries and their energy utilization performances; and, (3) potential commercial markets for processed waste, e.g., phosphogypsum.(Activity 3.1.5.1,  3.1.5.3 and 3.1.5.5)</w:t>
            </w:r>
          </w:p>
        </w:tc>
      </w:tr>
      <w:tr w:rsidR="00F5335A" w14:paraId="3757D201" w14:textId="77777777">
        <w:trPr>
          <w:trHeight w:val="45"/>
        </w:trPr>
        <w:tc>
          <w:tcPr>
            <w:tcW w:w="622" w:type="dxa"/>
            <w:vMerge/>
            <w:shd w:val="clear" w:color="auto" w:fill="auto"/>
            <w:vAlign w:val="center"/>
          </w:tcPr>
          <w:p w14:paraId="3A2E99B9"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8CC0E92"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6 – USD 32,982:</w:t>
            </w:r>
            <w:r>
              <w:rPr>
                <w:rFonts w:ascii="Calibri" w:eastAsia="Times New Roman" w:hAnsi="Calibri" w:cs="Calibri"/>
                <w:sz w:val="20"/>
                <w:szCs w:val="20"/>
              </w:rPr>
              <w:t xml:space="preserve"> Established and operational information management system for sharing available and accessible information about market and research developments and R&amp;D in the country and abroad on green and low carbon waste management systems in the PCI. (Activity 3.1.6.1, 3.1.6.2, 3.1.6.3, 3.1.6.7 and 3.1.6.8)</w:t>
            </w:r>
          </w:p>
        </w:tc>
      </w:tr>
      <w:tr w:rsidR="00F5335A" w14:paraId="6CFFCB09" w14:textId="77777777">
        <w:trPr>
          <w:trHeight w:val="45"/>
        </w:trPr>
        <w:tc>
          <w:tcPr>
            <w:tcW w:w="622" w:type="dxa"/>
            <w:vMerge/>
            <w:shd w:val="clear" w:color="auto" w:fill="auto"/>
            <w:vAlign w:val="center"/>
          </w:tcPr>
          <w:p w14:paraId="3F20377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1FCDEE5"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7 – USD 8,000:</w:t>
            </w:r>
            <w:r>
              <w:rPr>
                <w:rFonts w:ascii="Calibri" w:eastAsia="Times New Roman" w:hAnsi="Calibri" w:cs="Calibri"/>
                <w:sz w:val="20"/>
                <w:szCs w:val="20"/>
              </w:rPr>
              <w:t xml:space="preserve">  Conduct of feasibility analysis to confirm the economic viability of the application and operation of new technologies for the improvement of green, energy efficient and low carbon in waste management in the phosphate mining and refining sub-sector. ( Activity 3.2.1.1)</w:t>
            </w:r>
          </w:p>
        </w:tc>
      </w:tr>
      <w:tr w:rsidR="00F5335A" w14:paraId="743F4046" w14:textId="77777777">
        <w:trPr>
          <w:trHeight w:val="45"/>
        </w:trPr>
        <w:tc>
          <w:tcPr>
            <w:tcW w:w="622" w:type="dxa"/>
            <w:vMerge/>
            <w:shd w:val="clear" w:color="auto" w:fill="auto"/>
            <w:vAlign w:val="center"/>
          </w:tcPr>
          <w:p w14:paraId="2C1CFBE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EF97D0D"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Sub-contract 8 – USD 8,000:</w:t>
            </w:r>
            <w:r>
              <w:rPr>
                <w:rFonts w:ascii="Calibri" w:eastAsia="Times New Roman" w:hAnsi="Calibri" w:cs="Calibri"/>
                <w:sz w:val="20"/>
                <w:szCs w:val="20"/>
              </w:rPr>
              <w:t xml:space="preserve"> Design and implementation of a capacity building program on green, energy efficient and low carbon technologies for waste management in the phosphate mining and refining sub-sector.  ( Activity 3.2.2.3)</w:t>
            </w:r>
          </w:p>
        </w:tc>
      </w:tr>
      <w:tr w:rsidR="00F5335A" w14:paraId="17224810" w14:textId="77777777">
        <w:trPr>
          <w:trHeight w:val="45"/>
        </w:trPr>
        <w:tc>
          <w:tcPr>
            <w:tcW w:w="622" w:type="dxa"/>
            <w:vMerge/>
            <w:shd w:val="clear" w:color="auto" w:fill="auto"/>
            <w:vAlign w:val="center"/>
          </w:tcPr>
          <w:p w14:paraId="3991B4A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5CBD11F"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9 – USD 2,000: </w:t>
            </w:r>
            <w:r>
              <w:rPr>
                <w:rFonts w:ascii="Calibri" w:eastAsia="Times New Roman" w:hAnsi="Calibri" w:cs="Calibri"/>
                <w:sz w:val="20"/>
                <w:szCs w:val="20"/>
              </w:rPr>
              <w:t>Evaluate the effectiveness of capacity-building activities.( Activity 3.2.2.4)</w:t>
            </w:r>
          </w:p>
        </w:tc>
      </w:tr>
      <w:tr w:rsidR="00F5335A" w14:paraId="4D58F694" w14:textId="77777777">
        <w:trPr>
          <w:trHeight w:val="45"/>
        </w:trPr>
        <w:tc>
          <w:tcPr>
            <w:tcW w:w="622" w:type="dxa"/>
            <w:vMerge/>
            <w:shd w:val="clear" w:color="auto" w:fill="auto"/>
            <w:vAlign w:val="center"/>
          </w:tcPr>
          <w:p w14:paraId="1933515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0C3A9E1"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Sub-contract 10–  USD 6,000: </w:t>
            </w:r>
            <w:r>
              <w:rPr>
                <w:rFonts w:ascii="Calibri" w:eastAsia="Times New Roman" w:hAnsi="Calibri" w:cs="Calibri"/>
                <w:sz w:val="20"/>
                <w:szCs w:val="20"/>
              </w:rPr>
              <w:t>Prepare, publish and promote green and low carbon waste management cases and empirical studies phosphorus chemical industry.( Activity 3.2.3.1,  3.2.3.3, 3.2.3.5 and 3.2.3.7)</w:t>
            </w:r>
          </w:p>
        </w:tc>
      </w:tr>
      <w:tr w:rsidR="00F5335A" w14:paraId="0589AC7F" w14:textId="77777777">
        <w:trPr>
          <w:trHeight w:val="45"/>
        </w:trPr>
        <w:tc>
          <w:tcPr>
            <w:tcW w:w="622" w:type="dxa"/>
            <w:vMerge w:val="restart"/>
            <w:shd w:val="clear" w:color="auto" w:fill="auto"/>
            <w:vAlign w:val="center"/>
          </w:tcPr>
          <w:p w14:paraId="68F85D6F"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22</w:t>
            </w:r>
          </w:p>
        </w:tc>
        <w:tc>
          <w:tcPr>
            <w:tcW w:w="12420" w:type="dxa"/>
            <w:shd w:val="clear" w:color="auto" w:fill="auto"/>
            <w:vAlign w:val="center"/>
          </w:tcPr>
          <w:p w14:paraId="1B256B1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Training, workshops: USD 40,000: </w:t>
            </w:r>
          </w:p>
        </w:tc>
      </w:tr>
      <w:tr w:rsidR="00F5335A" w14:paraId="0CBF5CB4" w14:textId="77777777">
        <w:trPr>
          <w:trHeight w:val="260"/>
        </w:trPr>
        <w:tc>
          <w:tcPr>
            <w:tcW w:w="622" w:type="dxa"/>
            <w:vMerge/>
            <w:shd w:val="clear" w:color="auto" w:fill="auto"/>
            <w:vAlign w:val="center"/>
          </w:tcPr>
          <w:p w14:paraId="0DAB298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A64EC04"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Workshops on related policy approvals (Activities 3.1.1.6 and 3.1.1.8). </w:t>
            </w:r>
            <w:r>
              <w:rPr>
                <w:rFonts w:ascii="Calibri" w:eastAsia="Times New Roman" w:hAnsi="Calibri" w:cs="Calibri"/>
                <w:b/>
                <w:sz w:val="20"/>
                <w:szCs w:val="20"/>
              </w:rPr>
              <w:t>2</w:t>
            </w:r>
            <w:r>
              <w:rPr>
                <w:rFonts w:ascii="Calibri" w:eastAsia="Times New Roman" w:hAnsi="Calibri" w:cs="Calibri"/>
                <w:b/>
                <w:bCs/>
                <w:sz w:val="20"/>
                <w:szCs w:val="20"/>
              </w:rPr>
              <w:t xml:space="preserve"> sessions: USD 3,000*2 = USD 6,000</w:t>
            </w:r>
            <w:r>
              <w:rPr>
                <w:rFonts w:ascii="Calibri" w:eastAsia="Times New Roman" w:hAnsi="Calibri" w:cs="Calibri"/>
                <w:sz w:val="20"/>
                <w:szCs w:val="20"/>
              </w:rPr>
              <w:t xml:space="preserve">. </w:t>
            </w:r>
          </w:p>
        </w:tc>
      </w:tr>
      <w:tr w:rsidR="00F5335A" w14:paraId="2E9904D5" w14:textId="77777777">
        <w:trPr>
          <w:trHeight w:val="260"/>
        </w:trPr>
        <w:tc>
          <w:tcPr>
            <w:tcW w:w="622" w:type="dxa"/>
            <w:vMerge/>
            <w:shd w:val="clear" w:color="auto" w:fill="auto"/>
            <w:vAlign w:val="center"/>
          </w:tcPr>
          <w:p w14:paraId="245413A0"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881975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Capacity-building programs in low-carbon and green phosphorus chemical industry.</w:t>
            </w:r>
            <w:r>
              <w:rPr>
                <w:rFonts w:ascii="Calibri" w:eastAsia="Times New Roman" w:hAnsi="Calibri" w:cs="Calibri"/>
                <w:b/>
                <w:bCs/>
                <w:sz w:val="20"/>
                <w:szCs w:val="20"/>
              </w:rPr>
              <w:t xml:space="preserve"> 1 session: USD 2,000*2 = USD 4,000</w:t>
            </w:r>
          </w:p>
        </w:tc>
      </w:tr>
      <w:tr w:rsidR="00F5335A" w14:paraId="3A67B714" w14:textId="77777777">
        <w:trPr>
          <w:trHeight w:val="260"/>
        </w:trPr>
        <w:tc>
          <w:tcPr>
            <w:tcW w:w="622" w:type="dxa"/>
            <w:vMerge/>
            <w:shd w:val="clear" w:color="auto" w:fill="auto"/>
            <w:vAlign w:val="center"/>
          </w:tcPr>
          <w:p w14:paraId="3F5B39B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9C30A1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Policy and project evaluation meetings. </w:t>
            </w:r>
            <w:r>
              <w:rPr>
                <w:rFonts w:ascii="Calibri" w:eastAsia="Times New Roman" w:hAnsi="Calibri" w:cs="Calibri"/>
                <w:b/>
                <w:bCs/>
                <w:sz w:val="20"/>
                <w:szCs w:val="20"/>
              </w:rPr>
              <w:t>7 session: USD 2,000*4 + 1000*5 = USD 13,000</w:t>
            </w:r>
            <w:r>
              <w:rPr>
                <w:rFonts w:ascii="Calibri" w:eastAsia="Times New Roman" w:hAnsi="Calibri" w:cs="Calibri"/>
                <w:sz w:val="20"/>
                <w:szCs w:val="20"/>
              </w:rPr>
              <w:t>.</w:t>
            </w:r>
          </w:p>
        </w:tc>
      </w:tr>
      <w:tr w:rsidR="00F5335A" w14:paraId="19B0E232" w14:textId="77777777">
        <w:trPr>
          <w:trHeight w:val="270"/>
        </w:trPr>
        <w:tc>
          <w:tcPr>
            <w:tcW w:w="622" w:type="dxa"/>
            <w:vMerge/>
            <w:shd w:val="clear" w:color="auto" w:fill="auto"/>
            <w:vAlign w:val="center"/>
          </w:tcPr>
          <w:p w14:paraId="37E74B1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F39710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Promotion and implementation of the PCI greenhouse gas emissions accounting and inventory system. </w:t>
            </w:r>
            <w:r>
              <w:rPr>
                <w:rFonts w:ascii="Calibri" w:eastAsia="Times New Roman" w:hAnsi="Calibri" w:cs="Calibri"/>
                <w:b/>
                <w:bCs/>
                <w:sz w:val="20"/>
                <w:szCs w:val="20"/>
              </w:rPr>
              <w:t>1 session:  USD 2,000</w:t>
            </w:r>
          </w:p>
        </w:tc>
      </w:tr>
      <w:tr w:rsidR="00F5335A" w14:paraId="15B3493B" w14:textId="77777777">
        <w:trPr>
          <w:trHeight w:val="45"/>
        </w:trPr>
        <w:tc>
          <w:tcPr>
            <w:tcW w:w="622" w:type="dxa"/>
            <w:vMerge/>
            <w:shd w:val="clear" w:color="auto" w:fill="auto"/>
            <w:vAlign w:val="center"/>
          </w:tcPr>
          <w:p w14:paraId="31E25FC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481E176"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Workshops on development and approve project design, work plan and financing plan.(Activities 3.2.1.2 ). </w:t>
            </w:r>
            <w:r>
              <w:rPr>
                <w:rFonts w:ascii="Calibri" w:eastAsia="Times New Roman" w:hAnsi="Calibri" w:cs="Calibri"/>
                <w:b/>
                <w:sz w:val="20"/>
                <w:szCs w:val="20"/>
              </w:rPr>
              <w:t>1</w:t>
            </w:r>
            <w:r>
              <w:rPr>
                <w:rFonts w:ascii="Calibri" w:eastAsia="Times New Roman" w:hAnsi="Calibri" w:cs="Calibri"/>
                <w:b/>
                <w:bCs/>
                <w:sz w:val="20"/>
                <w:szCs w:val="20"/>
              </w:rPr>
              <w:t xml:space="preserve"> sessions:  USD 5,000</w:t>
            </w:r>
          </w:p>
        </w:tc>
      </w:tr>
      <w:tr w:rsidR="00F5335A" w14:paraId="5C54B9AA" w14:textId="77777777">
        <w:trPr>
          <w:trHeight w:val="45"/>
        </w:trPr>
        <w:tc>
          <w:tcPr>
            <w:tcW w:w="622" w:type="dxa"/>
            <w:vMerge/>
            <w:shd w:val="clear" w:color="auto" w:fill="auto"/>
            <w:vAlign w:val="center"/>
          </w:tcPr>
          <w:p w14:paraId="1A0D1C5A"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40559D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Prepare for ESMF and ESMP meetings.</w:t>
            </w:r>
            <w:r>
              <w:rPr>
                <w:rFonts w:ascii="Calibri" w:eastAsia="Times New Roman" w:hAnsi="Calibri" w:cs="Calibri"/>
                <w:b/>
                <w:bCs/>
                <w:sz w:val="20"/>
                <w:szCs w:val="20"/>
              </w:rPr>
              <w:t xml:space="preserve"> 2 session: USD 2,500*2 = USD 5,000.</w:t>
            </w:r>
          </w:p>
        </w:tc>
      </w:tr>
      <w:tr w:rsidR="00F5335A" w14:paraId="7ED02E2D" w14:textId="77777777">
        <w:trPr>
          <w:trHeight w:val="45"/>
        </w:trPr>
        <w:tc>
          <w:tcPr>
            <w:tcW w:w="622" w:type="dxa"/>
            <w:vMerge/>
            <w:shd w:val="clear" w:color="auto" w:fill="auto"/>
            <w:vAlign w:val="center"/>
          </w:tcPr>
          <w:p w14:paraId="396394D0"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C50B22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Conduct capacity building training and evaluate it after one year. </w:t>
            </w:r>
            <w:r>
              <w:rPr>
                <w:rFonts w:ascii="Calibri" w:eastAsia="Times New Roman" w:hAnsi="Calibri" w:cs="Calibri"/>
                <w:b/>
                <w:bCs/>
                <w:sz w:val="20"/>
                <w:szCs w:val="20"/>
              </w:rPr>
              <w:t>2 session: USD 2,500*2 = USD 5,000</w:t>
            </w:r>
            <w:r>
              <w:rPr>
                <w:rFonts w:ascii="Calibri" w:eastAsia="Times New Roman" w:hAnsi="Calibri" w:cs="Calibri"/>
                <w:sz w:val="20"/>
                <w:szCs w:val="20"/>
              </w:rPr>
              <w:t>.</w:t>
            </w:r>
          </w:p>
        </w:tc>
      </w:tr>
      <w:tr w:rsidR="00F5335A" w14:paraId="60EF4045" w14:textId="77777777">
        <w:trPr>
          <w:trHeight w:val="45"/>
        </w:trPr>
        <w:tc>
          <w:tcPr>
            <w:tcW w:w="622" w:type="dxa"/>
            <w:shd w:val="clear" w:color="auto" w:fill="auto"/>
            <w:noWrap/>
            <w:vAlign w:val="center"/>
          </w:tcPr>
          <w:p w14:paraId="13887FA4"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23</w:t>
            </w:r>
          </w:p>
        </w:tc>
        <w:tc>
          <w:tcPr>
            <w:tcW w:w="12420" w:type="dxa"/>
            <w:shd w:val="clear" w:color="auto" w:fill="auto"/>
            <w:vAlign w:val="center"/>
          </w:tcPr>
          <w:p w14:paraId="769583D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Publication and printing: USD 15,000</w:t>
            </w:r>
          </w:p>
        </w:tc>
      </w:tr>
      <w:tr w:rsidR="00F5335A" w14:paraId="6B69C0D7" w14:textId="77777777">
        <w:trPr>
          <w:trHeight w:val="45"/>
        </w:trPr>
        <w:tc>
          <w:tcPr>
            <w:tcW w:w="622" w:type="dxa"/>
            <w:shd w:val="clear" w:color="auto" w:fill="auto"/>
            <w:noWrap/>
            <w:vAlign w:val="center"/>
          </w:tcPr>
          <w:p w14:paraId="5581726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24</w:t>
            </w:r>
          </w:p>
        </w:tc>
        <w:tc>
          <w:tcPr>
            <w:tcW w:w="12420" w:type="dxa"/>
            <w:shd w:val="clear" w:color="auto" w:fill="auto"/>
            <w:vAlign w:val="center"/>
          </w:tcPr>
          <w:p w14:paraId="620EC35D"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Supplies and stationery: USD 1,000:</w:t>
            </w:r>
            <w:r>
              <w:rPr>
                <w:rFonts w:ascii="Calibri" w:eastAsia="Times New Roman" w:hAnsi="Calibri" w:cs="Calibri"/>
                <w:sz w:val="20"/>
                <w:szCs w:val="20"/>
              </w:rPr>
              <w:t xml:space="preserve">  Supplies and stationery related to Component 3.</w:t>
            </w:r>
          </w:p>
        </w:tc>
      </w:tr>
      <w:tr w:rsidR="00F5335A" w14:paraId="62C915EA" w14:textId="77777777">
        <w:trPr>
          <w:trHeight w:val="45"/>
        </w:trPr>
        <w:tc>
          <w:tcPr>
            <w:tcW w:w="622" w:type="dxa"/>
            <w:vMerge w:val="restart"/>
            <w:shd w:val="clear" w:color="auto" w:fill="auto"/>
            <w:vAlign w:val="center"/>
          </w:tcPr>
          <w:p w14:paraId="5317F430"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25</w:t>
            </w:r>
          </w:p>
        </w:tc>
        <w:tc>
          <w:tcPr>
            <w:tcW w:w="12420" w:type="dxa"/>
            <w:shd w:val="clear" w:color="auto" w:fill="auto"/>
            <w:vAlign w:val="center"/>
          </w:tcPr>
          <w:p w14:paraId="58FFA77C"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Equipment and Furniture: USD 800,000:</w:t>
            </w:r>
          </w:p>
        </w:tc>
      </w:tr>
      <w:tr w:rsidR="00F5335A" w14:paraId="2BA07A4A" w14:textId="77777777">
        <w:trPr>
          <w:trHeight w:val="45"/>
        </w:trPr>
        <w:tc>
          <w:tcPr>
            <w:tcW w:w="622" w:type="dxa"/>
            <w:vMerge/>
            <w:shd w:val="clear" w:color="auto" w:fill="auto"/>
            <w:vAlign w:val="center"/>
          </w:tcPr>
          <w:p w14:paraId="575A91F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89F8AE6"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USD 800,000 for Activity 3.2.2.1 (Implementation and operation of demonstrations of green equipment/technologies for the comprehensive utilization of resources in waste management in the phosphate mining and refining sub-sector.)</w:t>
            </w:r>
          </w:p>
        </w:tc>
      </w:tr>
      <w:tr w:rsidR="00F5335A" w14:paraId="1222373B" w14:textId="77777777">
        <w:trPr>
          <w:trHeight w:val="45"/>
        </w:trPr>
        <w:tc>
          <w:tcPr>
            <w:tcW w:w="622" w:type="dxa"/>
            <w:vMerge w:val="restart"/>
            <w:shd w:val="clear" w:color="auto" w:fill="auto"/>
            <w:noWrap/>
            <w:vAlign w:val="center"/>
          </w:tcPr>
          <w:p w14:paraId="46802F7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26</w:t>
            </w:r>
          </w:p>
        </w:tc>
        <w:tc>
          <w:tcPr>
            <w:tcW w:w="12420" w:type="dxa"/>
            <w:shd w:val="clear" w:color="auto" w:fill="auto"/>
            <w:vAlign w:val="center"/>
          </w:tcPr>
          <w:p w14:paraId="3EA9C61E"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International consultants: USD 22,500</w:t>
            </w:r>
            <w:r>
              <w:rPr>
                <w:rFonts w:ascii="Calibri" w:eastAsia="Times New Roman" w:hAnsi="Calibri" w:cs="Calibri"/>
                <w:sz w:val="20"/>
                <w:szCs w:val="20"/>
              </w:rPr>
              <w:t xml:space="preserve"> (including professional fees, travel expenses and DSA) for 45 working days at USD 500 per working day (multiple activities could be conducted by one consultant):</w:t>
            </w:r>
          </w:p>
        </w:tc>
      </w:tr>
      <w:tr w:rsidR="00F5335A" w14:paraId="772E6B51" w14:textId="77777777">
        <w:trPr>
          <w:trHeight w:val="45"/>
        </w:trPr>
        <w:tc>
          <w:tcPr>
            <w:tcW w:w="622" w:type="dxa"/>
            <w:vMerge/>
            <w:shd w:val="clear" w:color="auto" w:fill="auto"/>
            <w:vAlign w:val="center"/>
          </w:tcPr>
          <w:p w14:paraId="45AD8D1A"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E0B00E7"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3.1.1 activity 3.1.1.11.</w:t>
            </w:r>
          </w:p>
        </w:tc>
      </w:tr>
      <w:tr w:rsidR="00F5335A" w14:paraId="210F20BB" w14:textId="77777777">
        <w:trPr>
          <w:trHeight w:val="45"/>
        </w:trPr>
        <w:tc>
          <w:tcPr>
            <w:tcW w:w="622" w:type="dxa"/>
            <w:vMerge/>
            <w:shd w:val="clear" w:color="auto" w:fill="auto"/>
            <w:vAlign w:val="center"/>
          </w:tcPr>
          <w:p w14:paraId="4AD7F49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9D02458"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5 working days for Output 3.1.2 activity 3.1.2.12.</w:t>
            </w:r>
          </w:p>
        </w:tc>
      </w:tr>
      <w:tr w:rsidR="00F5335A" w14:paraId="10FFC08E" w14:textId="77777777">
        <w:trPr>
          <w:trHeight w:val="260"/>
        </w:trPr>
        <w:tc>
          <w:tcPr>
            <w:tcW w:w="622" w:type="dxa"/>
            <w:vMerge/>
            <w:shd w:val="clear" w:color="auto" w:fill="auto"/>
            <w:vAlign w:val="center"/>
          </w:tcPr>
          <w:p w14:paraId="5C677AD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8DFE924"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3.1.3 activity 3.1.3.2.</w:t>
            </w:r>
          </w:p>
        </w:tc>
      </w:tr>
      <w:tr w:rsidR="00F5335A" w14:paraId="5F39677C" w14:textId="77777777">
        <w:trPr>
          <w:trHeight w:val="260"/>
        </w:trPr>
        <w:tc>
          <w:tcPr>
            <w:tcW w:w="622" w:type="dxa"/>
            <w:vMerge/>
            <w:shd w:val="clear" w:color="auto" w:fill="auto"/>
            <w:vAlign w:val="center"/>
          </w:tcPr>
          <w:p w14:paraId="3E8ABD1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B84C2FD"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3.2.2 activity 3.2.2.6.</w:t>
            </w:r>
          </w:p>
        </w:tc>
      </w:tr>
      <w:tr w:rsidR="00F5335A" w14:paraId="7CD3F14A" w14:textId="77777777">
        <w:trPr>
          <w:trHeight w:val="260"/>
        </w:trPr>
        <w:tc>
          <w:tcPr>
            <w:tcW w:w="622" w:type="dxa"/>
            <w:vMerge/>
            <w:shd w:val="clear" w:color="auto" w:fill="auto"/>
            <w:vAlign w:val="center"/>
          </w:tcPr>
          <w:p w14:paraId="3843D86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DD12DBA"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3.2.3 activity 3.2.3.8.</w:t>
            </w:r>
          </w:p>
        </w:tc>
      </w:tr>
      <w:tr w:rsidR="00F5335A" w14:paraId="5B7C2607" w14:textId="77777777">
        <w:trPr>
          <w:trHeight w:val="45"/>
        </w:trPr>
        <w:tc>
          <w:tcPr>
            <w:tcW w:w="622" w:type="dxa"/>
            <w:vMerge w:val="restart"/>
            <w:shd w:val="clear" w:color="auto" w:fill="auto"/>
            <w:noWrap/>
            <w:vAlign w:val="center"/>
          </w:tcPr>
          <w:p w14:paraId="69DC90FA"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27</w:t>
            </w:r>
          </w:p>
        </w:tc>
        <w:tc>
          <w:tcPr>
            <w:tcW w:w="12420" w:type="dxa"/>
            <w:shd w:val="clear" w:color="auto" w:fill="auto"/>
            <w:vAlign w:val="center"/>
          </w:tcPr>
          <w:p w14:paraId="4DB2B2A4"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Local consultants: USD 42,500 (including professional fees, travel expenses and DSA) for 170 working days at USD 250 per working day (multiple activities could be conducted by one consultant):</w:t>
            </w:r>
          </w:p>
        </w:tc>
      </w:tr>
      <w:tr w:rsidR="00F5335A" w14:paraId="6637603A" w14:textId="77777777">
        <w:trPr>
          <w:trHeight w:val="45"/>
        </w:trPr>
        <w:tc>
          <w:tcPr>
            <w:tcW w:w="622" w:type="dxa"/>
            <w:vMerge/>
            <w:shd w:val="clear" w:color="auto" w:fill="auto"/>
            <w:vAlign w:val="center"/>
          </w:tcPr>
          <w:p w14:paraId="44CBBC5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7049790"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50 working days for Output 3.1.1, in which 10 working days for activity 3.1.1.10; 10 working days for activity 3.1.1.11; 10 working days for activity 3.1.1.4; 20 working days for activity 3.1.1.9.</w:t>
            </w:r>
          </w:p>
        </w:tc>
      </w:tr>
      <w:tr w:rsidR="00F5335A" w14:paraId="1D5D9FE4" w14:textId="77777777">
        <w:trPr>
          <w:trHeight w:val="45"/>
        </w:trPr>
        <w:tc>
          <w:tcPr>
            <w:tcW w:w="622" w:type="dxa"/>
            <w:vMerge/>
            <w:shd w:val="clear" w:color="auto" w:fill="auto"/>
            <w:vAlign w:val="center"/>
          </w:tcPr>
          <w:p w14:paraId="7573870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C0F2DD1"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60 working days for Output 3.1.2, in which 20 working days for activity 3.1.2.10; 10 working days for activity 3.1.2.12; 20 working days for activity 3.1.2.2; 20 working days for activity 3.1.2.4.</w:t>
            </w:r>
          </w:p>
        </w:tc>
      </w:tr>
      <w:tr w:rsidR="00F5335A" w14:paraId="2E75C6B9" w14:textId="77777777">
        <w:trPr>
          <w:trHeight w:val="45"/>
        </w:trPr>
        <w:tc>
          <w:tcPr>
            <w:tcW w:w="622" w:type="dxa"/>
            <w:vMerge/>
            <w:shd w:val="clear" w:color="auto" w:fill="auto"/>
            <w:vAlign w:val="center"/>
          </w:tcPr>
          <w:p w14:paraId="2BCBB623"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1171B0E"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20 working days for Output 3.1.3 activity 3.1.3.2.</w:t>
            </w:r>
          </w:p>
        </w:tc>
      </w:tr>
      <w:tr w:rsidR="00F5335A" w14:paraId="03663A49" w14:textId="77777777">
        <w:trPr>
          <w:trHeight w:val="260"/>
        </w:trPr>
        <w:tc>
          <w:tcPr>
            <w:tcW w:w="622" w:type="dxa"/>
            <w:vMerge/>
            <w:shd w:val="clear" w:color="auto" w:fill="auto"/>
            <w:vAlign w:val="center"/>
          </w:tcPr>
          <w:p w14:paraId="77556A7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22E341F6"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3.1.4 activity 3.1.4.6.</w:t>
            </w:r>
          </w:p>
        </w:tc>
      </w:tr>
      <w:tr w:rsidR="00F5335A" w14:paraId="4780E27A" w14:textId="77777777">
        <w:trPr>
          <w:trHeight w:val="45"/>
        </w:trPr>
        <w:tc>
          <w:tcPr>
            <w:tcW w:w="622" w:type="dxa"/>
            <w:vMerge/>
            <w:shd w:val="clear" w:color="auto" w:fill="auto"/>
            <w:vAlign w:val="center"/>
          </w:tcPr>
          <w:p w14:paraId="03D6B3AD"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EB7AD51"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20 working days for Output 3.1.6 activity 3.1.6.4.</w:t>
            </w:r>
          </w:p>
        </w:tc>
      </w:tr>
      <w:tr w:rsidR="00F5335A" w14:paraId="46B99BFB" w14:textId="77777777">
        <w:trPr>
          <w:trHeight w:val="45"/>
        </w:trPr>
        <w:tc>
          <w:tcPr>
            <w:tcW w:w="622" w:type="dxa"/>
            <w:vMerge/>
            <w:shd w:val="clear" w:color="auto" w:fill="auto"/>
            <w:vAlign w:val="center"/>
          </w:tcPr>
          <w:p w14:paraId="367D4B4C"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FBE6870"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10 working days for Output 3.2.3 activity 3.2.3.8.</w:t>
            </w:r>
          </w:p>
        </w:tc>
      </w:tr>
      <w:tr w:rsidR="00F5335A" w14:paraId="234FF7F5" w14:textId="77777777">
        <w:trPr>
          <w:trHeight w:val="45"/>
        </w:trPr>
        <w:tc>
          <w:tcPr>
            <w:tcW w:w="622" w:type="dxa"/>
            <w:vMerge w:val="restart"/>
            <w:shd w:val="clear" w:color="auto" w:fill="auto"/>
            <w:vAlign w:val="center"/>
          </w:tcPr>
          <w:p w14:paraId="59A1B96F"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28</w:t>
            </w:r>
          </w:p>
        </w:tc>
        <w:tc>
          <w:tcPr>
            <w:tcW w:w="12420" w:type="dxa"/>
            <w:shd w:val="clear" w:color="auto" w:fill="auto"/>
            <w:vAlign w:val="center"/>
          </w:tcPr>
          <w:p w14:paraId="2C53BB94"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USD 98,000: </w:t>
            </w:r>
            <w:r>
              <w:rPr>
                <w:rFonts w:ascii="Calibri" w:eastAsia="Times New Roman" w:hAnsi="Calibri" w:cs="Calibri"/>
                <w:sz w:val="20"/>
                <w:szCs w:val="20"/>
              </w:rPr>
              <w:t>The travel and DSA expenses for 2 PMO officers participating to each of the 5 international training sessions for Activity 3.1.4.9 and to the 11 workshops (Activities 3.1.1.10, 3.1.1.11, 3.1.1.2, 3.1.1.4, 3.1.2.10, 3.1.2.12, 3.1.2.2, 3.1.2.4, 3.1.3.4, 3.1.4.6 and 3.1.6.4), and for 16 stakeholders  to the same 5 training  session, and 11 workshops (78 domestic travels at USD 1,000 each and 2 international travels at USD 10,000 each), (The other participants to the 7 training sessions and 8 workshops will be connected via videoconference)</w:t>
            </w:r>
          </w:p>
        </w:tc>
      </w:tr>
      <w:tr w:rsidR="00F5335A" w14:paraId="4084C847" w14:textId="77777777">
        <w:trPr>
          <w:trHeight w:val="45"/>
        </w:trPr>
        <w:tc>
          <w:tcPr>
            <w:tcW w:w="622" w:type="dxa"/>
            <w:vMerge/>
            <w:shd w:val="clear" w:color="auto" w:fill="auto"/>
            <w:vAlign w:val="center"/>
          </w:tcPr>
          <w:p w14:paraId="4DE827A7"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E460D9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USD 23,000: </w:t>
            </w:r>
            <w:r>
              <w:rPr>
                <w:rFonts w:ascii="Calibri" w:eastAsia="Times New Roman" w:hAnsi="Calibri" w:cs="Calibri"/>
                <w:sz w:val="20"/>
                <w:szCs w:val="20"/>
              </w:rPr>
              <w:t>The travel and DSA expenses for 1 PMO officers participating to 1 training sessions for Activity 3.2.2.5 and to the 2 workshops (Activities 3.2.2.6 and 3.2.3.8), and for 3 stakeholders  to the same 1 training  session, and 2 workshops (23 domestic travels at USD 1,000 each).</w:t>
            </w:r>
          </w:p>
        </w:tc>
      </w:tr>
      <w:tr w:rsidR="00F5335A" w14:paraId="60FC9029" w14:textId="77777777">
        <w:trPr>
          <w:trHeight w:val="45"/>
        </w:trPr>
        <w:tc>
          <w:tcPr>
            <w:tcW w:w="622" w:type="dxa"/>
            <w:vMerge/>
            <w:shd w:val="clear" w:color="auto" w:fill="auto"/>
            <w:vAlign w:val="center"/>
          </w:tcPr>
          <w:p w14:paraId="410424E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707CAD1"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w:t>
            </w:r>
            <w:r>
              <w:rPr>
                <w:rFonts w:ascii="Calibri" w:eastAsia="Times New Roman" w:hAnsi="Calibri" w:cs="Calibri"/>
                <w:sz w:val="20"/>
                <w:szCs w:val="20"/>
              </w:rPr>
              <w:t>others travel cost related to component 3, in total USD 9,000</w:t>
            </w:r>
          </w:p>
        </w:tc>
      </w:tr>
      <w:tr w:rsidR="00F5335A" w14:paraId="7BF326EA" w14:textId="77777777">
        <w:trPr>
          <w:trHeight w:val="45"/>
        </w:trPr>
        <w:tc>
          <w:tcPr>
            <w:tcW w:w="622" w:type="dxa"/>
            <w:vMerge w:val="restart"/>
            <w:shd w:val="clear" w:color="auto" w:fill="auto"/>
            <w:noWrap/>
            <w:vAlign w:val="center"/>
          </w:tcPr>
          <w:p w14:paraId="543365B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29</w:t>
            </w:r>
          </w:p>
        </w:tc>
        <w:tc>
          <w:tcPr>
            <w:tcW w:w="12420" w:type="dxa"/>
            <w:shd w:val="clear" w:color="auto" w:fill="auto"/>
            <w:vAlign w:val="center"/>
          </w:tcPr>
          <w:p w14:paraId="52D2CC44"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Contractual Services: USD 335,000: All sub-contract budgets include: national and international experts, travel, meetings, workshops and DSA for the subcontractor to undertake the activities and contribute to the outputs (multiple activities could be conducted by one company):</w:t>
            </w:r>
          </w:p>
        </w:tc>
      </w:tr>
      <w:tr w:rsidR="00F5335A" w14:paraId="111B0534" w14:textId="77777777">
        <w:trPr>
          <w:trHeight w:val="45"/>
        </w:trPr>
        <w:tc>
          <w:tcPr>
            <w:tcW w:w="622" w:type="dxa"/>
            <w:vMerge/>
            <w:shd w:val="clear" w:color="auto" w:fill="auto"/>
            <w:vAlign w:val="center"/>
          </w:tcPr>
          <w:p w14:paraId="3A28D386"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4B47808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1 – USD 45,000:</w:t>
            </w:r>
            <w:r>
              <w:rPr>
                <w:rFonts w:ascii="Calibri" w:eastAsia="Times New Roman" w:hAnsi="Calibri" w:cs="Calibri"/>
                <w:sz w:val="20"/>
                <w:szCs w:val="20"/>
              </w:rPr>
              <w:t xml:space="preserve"> Formulated, recommended, approved, and enforced policies and institutional frameworks that support green, low carbon initiatives in waste management in the PCI.  (Activity 3.1.1.10, 3.1.1.11, 3.1.1.12, 3.1.1.2 and 3.1.1.9).</w:t>
            </w:r>
          </w:p>
        </w:tc>
      </w:tr>
      <w:tr w:rsidR="00F5335A" w14:paraId="0E2253F7" w14:textId="77777777">
        <w:trPr>
          <w:trHeight w:val="45"/>
        </w:trPr>
        <w:tc>
          <w:tcPr>
            <w:tcW w:w="622" w:type="dxa"/>
            <w:vMerge/>
            <w:shd w:val="clear" w:color="auto" w:fill="auto"/>
            <w:vAlign w:val="center"/>
          </w:tcPr>
          <w:p w14:paraId="54A351EA"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88A566D"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2 – USD 40,000:</w:t>
            </w:r>
            <w:r>
              <w:rPr>
                <w:rFonts w:ascii="Calibri" w:eastAsia="Times New Roman" w:hAnsi="Calibri" w:cs="Calibri"/>
                <w:sz w:val="20"/>
                <w:szCs w:val="20"/>
              </w:rPr>
              <w:t xml:space="preserve"> Improved existing and new enforced schemes, standards, policies/regulations on the application of green and low carbon waste management technologies in the PCI operations and processes. (Activity 3.1.2.10, 3.1.2.11, 3.1.2.2, 3.1.2.4 and 3.1.2.9).</w:t>
            </w:r>
          </w:p>
        </w:tc>
      </w:tr>
      <w:tr w:rsidR="00F5335A" w14:paraId="144E59DA" w14:textId="77777777">
        <w:trPr>
          <w:trHeight w:val="45"/>
        </w:trPr>
        <w:tc>
          <w:tcPr>
            <w:tcW w:w="622" w:type="dxa"/>
            <w:vMerge/>
            <w:shd w:val="clear" w:color="auto" w:fill="auto"/>
            <w:vAlign w:val="center"/>
          </w:tcPr>
          <w:p w14:paraId="55FBDF54"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AB386FD"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3 – USD 20,000:</w:t>
            </w:r>
            <w:r>
              <w:rPr>
                <w:rFonts w:ascii="Calibri" w:eastAsia="Times New Roman" w:hAnsi="Calibri" w:cs="Calibri"/>
                <w:sz w:val="20"/>
                <w:szCs w:val="20"/>
              </w:rPr>
              <w:t xml:space="preserve"> Documented annual evaluation reports on the energy performance and environmental impacts of each demo based on the MRV system developed under Component 1. (Activity 3.1.3.2, 3.1.3.4, 3.1.3.6 and 3.1.3.8).</w:t>
            </w:r>
          </w:p>
        </w:tc>
      </w:tr>
      <w:tr w:rsidR="00F5335A" w14:paraId="29BB83AB" w14:textId="77777777">
        <w:trPr>
          <w:trHeight w:val="45"/>
        </w:trPr>
        <w:tc>
          <w:tcPr>
            <w:tcW w:w="622" w:type="dxa"/>
            <w:vMerge/>
            <w:shd w:val="clear" w:color="auto" w:fill="auto"/>
            <w:vAlign w:val="center"/>
          </w:tcPr>
          <w:p w14:paraId="1CD9ADA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65E8A980"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4 – USD 40,000:</w:t>
            </w:r>
            <w:r>
              <w:rPr>
                <w:rFonts w:ascii="Calibri" w:eastAsia="Times New Roman" w:hAnsi="Calibri" w:cs="Calibri"/>
                <w:sz w:val="20"/>
                <w:szCs w:val="20"/>
              </w:rPr>
              <w:t xml:space="preserve"> Designed, conducted and post-evaluated continuing education program with regular capacity needs assessments in the area of green and low carbon technologies applied in waste management in the PCI. (Activity 3.1.4.10, 3.1.4.4, 3.1.4.5 and 3.1.4.6).</w:t>
            </w:r>
          </w:p>
        </w:tc>
      </w:tr>
      <w:tr w:rsidR="00F5335A" w14:paraId="1DCCB2BA" w14:textId="77777777">
        <w:trPr>
          <w:trHeight w:val="45"/>
        </w:trPr>
        <w:tc>
          <w:tcPr>
            <w:tcW w:w="622" w:type="dxa"/>
            <w:vMerge/>
            <w:shd w:val="clear" w:color="auto" w:fill="auto"/>
            <w:vAlign w:val="center"/>
          </w:tcPr>
          <w:p w14:paraId="19B70DB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E96E49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5 – USD 40,000:</w:t>
            </w:r>
            <w:r>
              <w:rPr>
                <w:rFonts w:ascii="Calibri" w:eastAsia="Times New Roman" w:hAnsi="Calibri" w:cs="Calibri"/>
                <w:sz w:val="20"/>
                <w:szCs w:val="20"/>
              </w:rPr>
              <w:t xml:space="preserve"> Completed research reports on: (1) annual volume of waste production in phosrock mining and refining, and in phosphate chemicals production in China; (2) green and low carbon waste management systems for waste recycling and reuse developed and implemented in other countries and their energy utilization performances; and, (3) potential commercial markets for processed waste, e.g., phosphogypsum. (Activity 3.1.5.2, 3.1.5.4, 3.1.5.6 and 3.1.5.8).</w:t>
            </w:r>
          </w:p>
        </w:tc>
      </w:tr>
      <w:tr w:rsidR="00F5335A" w14:paraId="705213C4" w14:textId="77777777">
        <w:trPr>
          <w:trHeight w:val="45"/>
        </w:trPr>
        <w:tc>
          <w:tcPr>
            <w:tcW w:w="622" w:type="dxa"/>
            <w:vMerge/>
            <w:shd w:val="clear" w:color="auto" w:fill="auto"/>
            <w:vAlign w:val="center"/>
          </w:tcPr>
          <w:p w14:paraId="50F147AF"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357F4AB"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6 – USD 30,000:</w:t>
            </w:r>
            <w:r>
              <w:rPr>
                <w:rFonts w:ascii="Calibri" w:eastAsia="Times New Roman" w:hAnsi="Calibri" w:cs="Calibri"/>
                <w:sz w:val="20"/>
                <w:szCs w:val="20"/>
              </w:rPr>
              <w:t xml:space="preserve"> Established and operational information management system for sharing available and accessible information about market and research developments and R&amp;D in the country and abroad on green and low carbon waste management systems in the PCI. (Activity 3.1.6.4, 3.1.6.5 and 3.1.6.6).</w:t>
            </w:r>
          </w:p>
        </w:tc>
      </w:tr>
      <w:tr w:rsidR="00F5335A" w14:paraId="286D2592" w14:textId="77777777">
        <w:trPr>
          <w:trHeight w:val="45"/>
        </w:trPr>
        <w:tc>
          <w:tcPr>
            <w:tcW w:w="622" w:type="dxa"/>
            <w:vMerge/>
            <w:shd w:val="clear" w:color="auto" w:fill="auto"/>
            <w:vAlign w:val="center"/>
          </w:tcPr>
          <w:p w14:paraId="17CD49A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98E700B"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Sub-contract 7 – USD 50,000:</w:t>
            </w:r>
            <w:r>
              <w:rPr>
                <w:rFonts w:ascii="Calibri" w:eastAsia="Times New Roman" w:hAnsi="Calibri" w:cs="Calibri"/>
                <w:sz w:val="20"/>
                <w:szCs w:val="20"/>
              </w:rPr>
              <w:t xml:space="preserve"> Completed designs and plans of demonstrations of the application of green and low carbon technologies/techniques in waste management in the phosphate chemicals industry, including: (a) improved phosrock mining tailings recycling and reuse; and (b) energy efficient processing of phosphogypsum and marketing of the gypsum products. (Activity 3.2.1.4, 3.2.1.5, 3.2.1.6 and 3.2.1.8).</w:t>
            </w:r>
          </w:p>
        </w:tc>
      </w:tr>
      <w:tr w:rsidR="00F5335A" w14:paraId="1F396F01" w14:textId="77777777">
        <w:trPr>
          <w:trHeight w:val="45"/>
        </w:trPr>
        <w:tc>
          <w:tcPr>
            <w:tcW w:w="622" w:type="dxa"/>
            <w:vMerge/>
            <w:shd w:val="clear" w:color="auto" w:fill="auto"/>
            <w:vAlign w:val="center"/>
          </w:tcPr>
          <w:p w14:paraId="7E472821"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0ADB6EE1"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8 – USD 10,000: </w:t>
            </w:r>
            <w:r>
              <w:rPr>
                <w:rFonts w:ascii="Calibri" w:eastAsia="Times New Roman" w:hAnsi="Calibri" w:cs="Calibri"/>
                <w:sz w:val="20"/>
                <w:szCs w:val="20"/>
              </w:rPr>
              <w:t xml:space="preserve"> Installed and operational green and low carbon waste management technology application demos in the phosphate chemicals industry. (Activity 3.2.2.6).</w:t>
            </w:r>
          </w:p>
        </w:tc>
      </w:tr>
      <w:tr w:rsidR="00F5335A" w14:paraId="596DBF0F" w14:textId="77777777">
        <w:trPr>
          <w:trHeight w:val="45"/>
        </w:trPr>
        <w:tc>
          <w:tcPr>
            <w:tcW w:w="622" w:type="dxa"/>
            <w:vMerge/>
            <w:shd w:val="clear" w:color="auto" w:fill="auto"/>
            <w:vAlign w:val="center"/>
          </w:tcPr>
          <w:p w14:paraId="796434DA"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144C97F1"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Sub-contract 9 – USD 60,000: </w:t>
            </w:r>
            <w:r>
              <w:rPr>
                <w:rFonts w:ascii="Calibri" w:eastAsia="Times New Roman" w:hAnsi="Calibri" w:cs="Calibri"/>
                <w:sz w:val="20"/>
                <w:szCs w:val="20"/>
              </w:rPr>
              <w:t>Approved and financed follow-up plan for the replication of the application of demonstrated green, low carbon waste management technologies in the phosphate chemicals industry in other localities.  (Activity 3.2.3.2, 3.2.3.4, 3.2.3.8</w:t>
            </w:r>
            <w:r>
              <w:rPr>
                <w:rFonts w:ascii="Calibri" w:hAnsi="Calibri" w:cs="Calibri"/>
                <w:sz w:val="20"/>
                <w:szCs w:val="20"/>
              </w:rPr>
              <w:t xml:space="preserve">, </w:t>
            </w:r>
            <w:r>
              <w:rPr>
                <w:rFonts w:ascii="Calibri" w:eastAsia="Times New Roman" w:hAnsi="Calibri" w:cs="Calibri"/>
                <w:sz w:val="20"/>
                <w:szCs w:val="20"/>
              </w:rPr>
              <w:t>3.2.2.7 and 3.2.2.8 and 3.2.3.10).</w:t>
            </w:r>
          </w:p>
        </w:tc>
      </w:tr>
      <w:tr w:rsidR="00F5335A" w14:paraId="2733A33E" w14:textId="77777777">
        <w:trPr>
          <w:trHeight w:val="45"/>
        </w:trPr>
        <w:tc>
          <w:tcPr>
            <w:tcW w:w="622" w:type="dxa"/>
            <w:vMerge w:val="restart"/>
            <w:shd w:val="clear" w:color="auto" w:fill="auto"/>
            <w:noWrap/>
            <w:vAlign w:val="center"/>
          </w:tcPr>
          <w:p w14:paraId="6247795D"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30</w:t>
            </w:r>
          </w:p>
        </w:tc>
        <w:tc>
          <w:tcPr>
            <w:tcW w:w="12420" w:type="dxa"/>
            <w:shd w:val="clear" w:color="auto" w:fill="auto"/>
            <w:vAlign w:val="center"/>
          </w:tcPr>
          <w:p w14:paraId="6B07D999"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Equipment and Furniture: USD 961,538:</w:t>
            </w:r>
          </w:p>
        </w:tc>
      </w:tr>
      <w:tr w:rsidR="00F5335A" w14:paraId="7214FFF1" w14:textId="77777777">
        <w:trPr>
          <w:trHeight w:val="45"/>
        </w:trPr>
        <w:tc>
          <w:tcPr>
            <w:tcW w:w="622" w:type="dxa"/>
            <w:vMerge/>
            <w:shd w:val="clear" w:color="auto" w:fill="auto"/>
            <w:vAlign w:val="center"/>
          </w:tcPr>
          <w:p w14:paraId="030A414B"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3B777D77" w14:textId="77777777" w:rsidR="00F5335A" w:rsidRDefault="00795F6F">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For Activity 3.2.2.2 (Implementation and operation of demonstrations of green equipment/technologies for the comprehensive utilization of resources in waste management in the phosphate chemicals production sub-sector.)</w:t>
            </w:r>
          </w:p>
        </w:tc>
      </w:tr>
      <w:tr w:rsidR="00F5335A" w14:paraId="52B1BEF7" w14:textId="77777777">
        <w:trPr>
          <w:trHeight w:val="45"/>
        </w:trPr>
        <w:tc>
          <w:tcPr>
            <w:tcW w:w="622" w:type="dxa"/>
            <w:shd w:val="clear" w:color="auto" w:fill="auto"/>
            <w:noWrap/>
            <w:vAlign w:val="center"/>
          </w:tcPr>
          <w:p w14:paraId="2AABBCD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31</w:t>
            </w:r>
          </w:p>
        </w:tc>
        <w:tc>
          <w:tcPr>
            <w:tcW w:w="12420" w:type="dxa"/>
            <w:shd w:val="clear" w:color="auto" w:fill="auto"/>
            <w:vAlign w:val="center"/>
          </w:tcPr>
          <w:p w14:paraId="19790496"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Supplies and stationery: USD 136: </w:t>
            </w:r>
            <w:r>
              <w:rPr>
                <w:rFonts w:ascii="Calibri" w:eastAsia="Times New Roman" w:hAnsi="Calibri" w:cs="Calibri"/>
                <w:sz w:val="20"/>
                <w:szCs w:val="20"/>
              </w:rPr>
              <w:t>Supplies and stationery related to Component 3.</w:t>
            </w:r>
          </w:p>
        </w:tc>
      </w:tr>
      <w:tr w:rsidR="00F5335A" w14:paraId="55F463EA" w14:textId="77777777">
        <w:trPr>
          <w:trHeight w:val="45"/>
        </w:trPr>
        <w:tc>
          <w:tcPr>
            <w:tcW w:w="622" w:type="dxa"/>
            <w:vMerge w:val="restart"/>
            <w:shd w:val="clear" w:color="auto" w:fill="auto"/>
            <w:vAlign w:val="center"/>
          </w:tcPr>
          <w:p w14:paraId="07F7E6B8"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32</w:t>
            </w:r>
          </w:p>
        </w:tc>
        <w:tc>
          <w:tcPr>
            <w:tcW w:w="12420" w:type="dxa"/>
            <w:shd w:val="clear" w:color="auto" w:fill="auto"/>
            <w:vAlign w:val="center"/>
          </w:tcPr>
          <w:p w14:paraId="4C5AE447" w14:textId="77777777" w:rsidR="00F5335A" w:rsidRDefault="00F5335A">
            <w:pPr>
              <w:spacing w:after="0" w:line="240" w:lineRule="auto"/>
              <w:rPr>
                <w:rFonts w:ascii="Calibri" w:eastAsia="Times New Roman" w:hAnsi="Calibri" w:cs="Calibri"/>
                <w:b/>
                <w:bCs/>
                <w:sz w:val="20"/>
                <w:szCs w:val="20"/>
              </w:rPr>
            </w:pPr>
          </w:p>
        </w:tc>
      </w:tr>
      <w:tr w:rsidR="00F5335A" w14:paraId="68FBD53D" w14:textId="77777777">
        <w:trPr>
          <w:trHeight w:val="45"/>
        </w:trPr>
        <w:tc>
          <w:tcPr>
            <w:tcW w:w="622" w:type="dxa"/>
            <w:vMerge/>
            <w:shd w:val="clear" w:color="auto" w:fill="auto"/>
            <w:vAlign w:val="center"/>
          </w:tcPr>
          <w:p w14:paraId="1BA9E5F8"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FE82C64"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Training, workshops: </w:t>
            </w:r>
            <w:r>
              <w:rPr>
                <w:rFonts w:ascii="Calibri" w:eastAsia="Times New Roman" w:hAnsi="Calibri" w:cs="Calibri"/>
                <w:sz w:val="20"/>
                <w:szCs w:val="20"/>
              </w:rPr>
              <w:t>Workshops for enhanced commitment of, and institutional and technical arrangements for, the phosphate chemical industry in green and low carbon waste management (Activities 3.1.1.2, 3.1.1.4, 3.1.1.9, 3.1.2.12, 3.1.2.2, 3.1.3.2, 3.1.5.8). 7 sessions: USD 5,000*9 = USD 45,000.</w:t>
            </w:r>
          </w:p>
        </w:tc>
      </w:tr>
      <w:tr w:rsidR="00F5335A" w14:paraId="63F3C6C0" w14:textId="77777777">
        <w:trPr>
          <w:trHeight w:val="45"/>
        </w:trPr>
        <w:tc>
          <w:tcPr>
            <w:tcW w:w="622" w:type="dxa"/>
            <w:vMerge/>
            <w:shd w:val="clear" w:color="auto" w:fill="auto"/>
            <w:vAlign w:val="center"/>
          </w:tcPr>
          <w:p w14:paraId="203067FE"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7C124526"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Training, workshops: </w:t>
            </w:r>
            <w:r>
              <w:rPr>
                <w:rFonts w:ascii="Calibri" w:eastAsia="Times New Roman" w:hAnsi="Calibri" w:cs="Calibri"/>
                <w:sz w:val="20"/>
                <w:szCs w:val="20"/>
              </w:rPr>
              <w:t>Workshop for increased confidence in the feasibility of the application of green and low carbon technologies in the management of waste in the phosphate chemicals Industry in China (Activities 3.2.2.5, 3.2.3.4, 3.2.3.7, 3.2.3.8). 4 sessions: USD 15,000*1 +USD 5,000*8 = USD 55,000.</w:t>
            </w:r>
          </w:p>
        </w:tc>
      </w:tr>
      <w:tr w:rsidR="00F5335A" w14:paraId="201DAEAC" w14:textId="77777777">
        <w:trPr>
          <w:trHeight w:val="45"/>
        </w:trPr>
        <w:tc>
          <w:tcPr>
            <w:tcW w:w="622" w:type="dxa"/>
            <w:vMerge/>
            <w:shd w:val="clear" w:color="auto" w:fill="auto"/>
            <w:vAlign w:val="center"/>
          </w:tcPr>
          <w:p w14:paraId="1A1CAF02" w14:textId="77777777" w:rsidR="00F5335A" w:rsidRDefault="00F5335A">
            <w:pPr>
              <w:spacing w:after="0" w:line="240" w:lineRule="auto"/>
              <w:rPr>
                <w:rFonts w:ascii="Calibri" w:eastAsia="Times New Roman" w:hAnsi="Calibri" w:cs="Calibri"/>
                <w:sz w:val="20"/>
                <w:szCs w:val="20"/>
              </w:rPr>
            </w:pPr>
          </w:p>
        </w:tc>
        <w:tc>
          <w:tcPr>
            <w:tcW w:w="12420" w:type="dxa"/>
            <w:shd w:val="clear" w:color="auto" w:fill="auto"/>
            <w:vAlign w:val="center"/>
          </w:tcPr>
          <w:p w14:paraId="5972B1D9"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Training, workshops:</w:t>
            </w:r>
            <w:r>
              <w:rPr>
                <w:rFonts w:ascii="Calibri" w:eastAsia="Times New Roman" w:hAnsi="Calibri" w:cs="Calibri"/>
                <w:sz w:val="20"/>
                <w:szCs w:val="20"/>
              </w:rPr>
              <w:t xml:space="preserve"> other related training, workshop, and confer, in total USD 10,000.</w:t>
            </w:r>
          </w:p>
        </w:tc>
      </w:tr>
      <w:tr w:rsidR="00F5335A" w14:paraId="37907E12" w14:textId="77777777">
        <w:trPr>
          <w:trHeight w:val="45"/>
        </w:trPr>
        <w:tc>
          <w:tcPr>
            <w:tcW w:w="622" w:type="dxa"/>
            <w:shd w:val="clear" w:color="auto" w:fill="auto"/>
            <w:noWrap/>
            <w:vAlign w:val="center"/>
          </w:tcPr>
          <w:p w14:paraId="2DC2B1F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33</w:t>
            </w:r>
          </w:p>
        </w:tc>
        <w:tc>
          <w:tcPr>
            <w:tcW w:w="12420" w:type="dxa"/>
            <w:shd w:val="clear" w:color="auto" w:fill="auto"/>
            <w:vAlign w:val="center"/>
          </w:tcPr>
          <w:p w14:paraId="2132DE8D"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International consultants: USD 20,000: </w:t>
            </w:r>
            <w:r>
              <w:rPr>
                <w:rFonts w:ascii="Calibri" w:eastAsia="Times New Roman" w:hAnsi="Calibri" w:cs="Calibri"/>
                <w:sz w:val="20"/>
                <w:szCs w:val="20"/>
              </w:rPr>
              <w:t>For mid-term review of the project (M&amp;E)</w:t>
            </w:r>
          </w:p>
        </w:tc>
      </w:tr>
      <w:tr w:rsidR="00F5335A" w14:paraId="65CE9238" w14:textId="77777777">
        <w:trPr>
          <w:trHeight w:val="45"/>
        </w:trPr>
        <w:tc>
          <w:tcPr>
            <w:tcW w:w="622" w:type="dxa"/>
            <w:shd w:val="clear" w:color="auto" w:fill="auto"/>
            <w:noWrap/>
            <w:vAlign w:val="center"/>
          </w:tcPr>
          <w:p w14:paraId="3D4150E1"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34</w:t>
            </w:r>
          </w:p>
        </w:tc>
        <w:tc>
          <w:tcPr>
            <w:tcW w:w="12420" w:type="dxa"/>
            <w:shd w:val="clear" w:color="auto" w:fill="auto"/>
            <w:vAlign w:val="center"/>
          </w:tcPr>
          <w:p w14:paraId="0DC8A780"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Local consultants: USD 50,000: (</w:t>
            </w:r>
            <w:r>
              <w:rPr>
                <w:rFonts w:eastAsiaTheme="minorEastAsia" w:cstheme="minorHAnsi"/>
                <w:bCs/>
                <w:sz w:val="20"/>
                <w:szCs w:val="20"/>
                <w:lang w:eastAsia="zh-CN"/>
              </w:rPr>
              <w:t xml:space="preserve">USD </w:t>
            </w:r>
            <w:r>
              <w:rPr>
                <w:rFonts w:eastAsia="Times New Roman" w:cstheme="minorHAnsi"/>
                <w:bCs/>
                <w:sz w:val="20"/>
                <w:szCs w:val="20"/>
              </w:rPr>
              <w:t>20000</w:t>
            </w:r>
            <w:r>
              <w:rPr>
                <w:rFonts w:ascii="Calibri" w:eastAsia="Times New Roman" w:hAnsi="Calibri" w:cs="Calibri"/>
                <w:b/>
                <w:bCs/>
                <w:sz w:val="20"/>
                <w:szCs w:val="20"/>
              </w:rPr>
              <w:t xml:space="preserve"> </w:t>
            </w:r>
            <w:r>
              <w:rPr>
                <w:rFonts w:ascii="Calibri" w:eastAsia="Times New Roman" w:hAnsi="Calibri" w:cs="Calibri"/>
                <w:sz w:val="20"/>
                <w:szCs w:val="20"/>
              </w:rPr>
              <w:t>For project management</w:t>
            </w:r>
            <w:r>
              <w:rPr>
                <w:rFonts w:ascii="Calibri" w:hAnsi="Calibri" w:cs="Calibri" w:hint="eastAsia"/>
                <w:sz w:val="20"/>
                <w:szCs w:val="20"/>
                <w:lang w:eastAsia="zh-CN"/>
              </w:rPr>
              <w:t>;</w:t>
            </w:r>
            <w:r>
              <w:rPr>
                <w:rFonts w:ascii="Calibri" w:eastAsia="Times New Roman" w:hAnsi="Calibri" w:cs="Calibri"/>
                <w:sz w:val="20"/>
                <w:szCs w:val="20"/>
              </w:rPr>
              <w:t xml:space="preserve"> </w:t>
            </w:r>
            <w:r>
              <w:rPr>
                <w:rFonts w:cstheme="minorHAnsi"/>
                <w:b/>
                <w:color w:val="000000"/>
                <w:sz w:val="20"/>
                <w:szCs w:val="20"/>
                <w:shd w:val="clear" w:color="auto" w:fill="FFFFFF"/>
              </w:rPr>
              <w:t>USD 2,000</w:t>
            </w:r>
            <w:r>
              <w:rPr>
                <w:rFonts w:cstheme="minorHAnsi"/>
                <w:b/>
                <w:color w:val="000000"/>
                <w:sz w:val="20"/>
                <w:szCs w:val="20"/>
                <w:shd w:val="clear" w:color="auto" w:fill="FFFFFF"/>
                <w:lang w:eastAsia="zh-CN"/>
              </w:rPr>
              <w:t>/yr.*5= USD 10,000</w:t>
            </w:r>
            <w:r>
              <w:rPr>
                <w:rFonts w:ascii="Calibri" w:eastAsia="Times New Roman" w:hAnsi="Calibri" w:cs="Calibri"/>
                <w:b/>
                <w:sz w:val="20"/>
                <w:szCs w:val="20"/>
              </w:rPr>
              <w:t xml:space="preserve"> </w:t>
            </w:r>
            <w:r>
              <w:rPr>
                <w:rFonts w:ascii="Calibri" w:eastAsia="Times New Roman" w:hAnsi="Calibri" w:cs="Calibri"/>
                <w:b/>
                <w:bCs/>
                <w:sz w:val="20"/>
                <w:szCs w:val="20"/>
              </w:rPr>
              <w:t>(M&amp;E)</w:t>
            </w:r>
            <w:r>
              <w:rPr>
                <w:rFonts w:cstheme="minorHAnsi"/>
                <w:color w:val="000000"/>
                <w:sz w:val="20"/>
                <w:szCs w:val="20"/>
                <w:shd w:val="clear" w:color="auto" w:fill="FFFFFF"/>
              </w:rPr>
              <w:t xml:space="preserve"> for </w:t>
            </w:r>
            <w:r>
              <w:rPr>
                <w:rFonts w:ascii="Verdana" w:hAnsi="Verdana"/>
                <w:color w:val="000000"/>
                <w:sz w:val="18"/>
                <w:szCs w:val="18"/>
                <w:shd w:val="clear" w:color="auto" w:fill="FFFFFF"/>
              </w:rPr>
              <w:t xml:space="preserve">Monitoring of social and environmental safeguard screening; </w:t>
            </w:r>
            <w:r>
              <w:rPr>
                <w:rFonts w:ascii="Calibri" w:eastAsia="Times New Roman" w:hAnsi="Calibri" w:cs="Calibri"/>
                <w:b/>
                <w:sz w:val="20"/>
                <w:szCs w:val="20"/>
              </w:rPr>
              <w:t xml:space="preserve">USD 500/day * 40 = USD 20,000 for mid-term review </w:t>
            </w:r>
            <w:r>
              <w:rPr>
                <w:rFonts w:ascii="Calibri" w:eastAsia="Times New Roman" w:hAnsi="Calibri" w:cs="Calibri"/>
                <w:b/>
                <w:bCs/>
                <w:sz w:val="20"/>
                <w:szCs w:val="20"/>
              </w:rPr>
              <w:t>(M&amp;E)</w:t>
            </w:r>
          </w:p>
        </w:tc>
      </w:tr>
      <w:tr w:rsidR="00F5335A" w14:paraId="02453AAE" w14:textId="77777777">
        <w:trPr>
          <w:trHeight w:val="45"/>
        </w:trPr>
        <w:tc>
          <w:tcPr>
            <w:tcW w:w="622" w:type="dxa"/>
            <w:shd w:val="clear" w:color="auto" w:fill="auto"/>
            <w:noWrap/>
            <w:vAlign w:val="center"/>
          </w:tcPr>
          <w:p w14:paraId="40CC5B71"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35</w:t>
            </w:r>
          </w:p>
        </w:tc>
        <w:tc>
          <w:tcPr>
            <w:tcW w:w="12420" w:type="dxa"/>
            <w:shd w:val="clear" w:color="auto" w:fill="auto"/>
            <w:vAlign w:val="center"/>
          </w:tcPr>
          <w:p w14:paraId="7ADCC382"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Professional services: USD 12,000: </w:t>
            </w:r>
            <w:r>
              <w:rPr>
                <w:rFonts w:ascii="Calibri" w:eastAsia="Times New Roman" w:hAnsi="Calibri" w:cs="Calibri"/>
                <w:sz w:val="20"/>
                <w:szCs w:val="20"/>
              </w:rPr>
              <w:t xml:space="preserve">For project audit </w:t>
            </w:r>
          </w:p>
        </w:tc>
      </w:tr>
      <w:tr w:rsidR="00F5335A" w14:paraId="69A56241" w14:textId="77777777">
        <w:trPr>
          <w:trHeight w:val="45"/>
        </w:trPr>
        <w:tc>
          <w:tcPr>
            <w:tcW w:w="622" w:type="dxa"/>
            <w:shd w:val="clear" w:color="auto" w:fill="auto"/>
            <w:noWrap/>
            <w:vAlign w:val="center"/>
          </w:tcPr>
          <w:p w14:paraId="34E8E0C8"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36</w:t>
            </w:r>
          </w:p>
        </w:tc>
        <w:tc>
          <w:tcPr>
            <w:tcW w:w="12420" w:type="dxa"/>
            <w:shd w:val="clear" w:color="auto" w:fill="auto"/>
            <w:vAlign w:val="center"/>
          </w:tcPr>
          <w:p w14:paraId="65041BA4"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Travel: USD 53,000: </w:t>
            </w:r>
            <w:r>
              <w:rPr>
                <w:rFonts w:ascii="Calibri" w:eastAsia="Times New Roman" w:hAnsi="Calibri" w:cs="Calibri"/>
                <w:sz w:val="20"/>
                <w:szCs w:val="20"/>
              </w:rPr>
              <w:t xml:space="preserve">Travel and DSA of 2 officials from the PMO to the demonstration site </w:t>
            </w:r>
          </w:p>
        </w:tc>
      </w:tr>
      <w:tr w:rsidR="00F5335A" w14:paraId="4F563816" w14:textId="77777777">
        <w:trPr>
          <w:trHeight w:val="45"/>
        </w:trPr>
        <w:tc>
          <w:tcPr>
            <w:tcW w:w="622" w:type="dxa"/>
            <w:shd w:val="clear" w:color="auto" w:fill="auto"/>
            <w:noWrap/>
            <w:vAlign w:val="center"/>
          </w:tcPr>
          <w:p w14:paraId="08B7453D"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37</w:t>
            </w:r>
          </w:p>
        </w:tc>
        <w:tc>
          <w:tcPr>
            <w:tcW w:w="12420" w:type="dxa"/>
            <w:shd w:val="clear" w:color="auto" w:fill="auto"/>
            <w:vAlign w:val="center"/>
          </w:tcPr>
          <w:p w14:paraId="79E7DEAB" w14:textId="77777777" w:rsidR="00F5335A" w:rsidRDefault="00795F6F">
            <w:pPr>
              <w:spacing w:after="0" w:line="240" w:lineRule="auto"/>
              <w:rPr>
                <w:rFonts w:ascii="Calibri" w:eastAsia="Times New Roman" w:hAnsi="Calibri" w:cs="Calibri"/>
                <w:b/>
                <w:bCs/>
                <w:sz w:val="20"/>
                <w:szCs w:val="20"/>
              </w:rPr>
            </w:pPr>
            <w:r>
              <w:rPr>
                <w:rFonts w:eastAsia="Times New Roman" w:cstheme="minorHAnsi"/>
                <w:b/>
                <w:bCs/>
                <w:sz w:val="20"/>
                <w:szCs w:val="20"/>
              </w:rPr>
              <w:t xml:space="preserve">Contractual services: USD </w:t>
            </w:r>
            <w:r>
              <w:rPr>
                <w:rFonts w:eastAsia="Times New Roman" w:cstheme="minorHAnsi"/>
                <w:b/>
                <w:sz w:val="20"/>
                <w:szCs w:val="20"/>
              </w:rPr>
              <w:t>25,000</w:t>
            </w:r>
            <w:r>
              <w:rPr>
                <w:rFonts w:eastAsia="Times New Roman" w:cstheme="minorHAnsi"/>
                <w:sz w:val="20"/>
                <w:szCs w:val="20"/>
              </w:rPr>
              <w:t xml:space="preserve"> for </w:t>
            </w:r>
            <w:r>
              <w:rPr>
                <w:rFonts w:cstheme="minorHAnsi"/>
                <w:color w:val="000000"/>
                <w:sz w:val="20"/>
                <w:szCs w:val="20"/>
                <w:shd w:val="clear" w:color="auto" w:fill="FFFFFF"/>
              </w:rPr>
              <w:t xml:space="preserve">M&amp;E required to report on progress made in reaching Project Log Frame Indicators and GEF Core indicators </w:t>
            </w:r>
          </w:p>
        </w:tc>
      </w:tr>
      <w:tr w:rsidR="00F5335A" w14:paraId="1FD95697" w14:textId="77777777">
        <w:trPr>
          <w:trHeight w:val="45"/>
        </w:trPr>
        <w:tc>
          <w:tcPr>
            <w:tcW w:w="622" w:type="dxa"/>
            <w:shd w:val="clear" w:color="auto" w:fill="auto"/>
            <w:noWrap/>
            <w:vAlign w:val="center"/>
          </w:tcPr>
          <w:p w14:paraId="39B28879"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38</w:t>
            </w:r>
          </w:p>
        </w:tc>
        <w:tc>
          <w:tcPr>
            <w:tcW w:w="12420" w:type="dxa"/>
            <w:shd w:val="clear" w:color="auto" w:fill="auto"/>
            <w:vAlign w:val="center"/>
          </w:tcPr>
          <w:p w14:paraId="112A53B1"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 xml:space="preserve">Training, Workshops and Confer: </w:t>
            </w:r>
            <w:r>
              <w:rPr>
                <w:rFonts w:cstheme="minorHAnsi"/>
                <w:b/>
                <w:color w:val="000000"/>
                <w:sz w:val="20"/>
                <w:szCs w:val="20"/>
                <w:shd w:val="clear" w:color="auto" w:fill="FFFFFF"/>
              </w:rPr>
              <w:t>USD 5,000</w:t>
            </w:r>
            <w:r>
              <w:rPr>
                <w:rFonts w:cstheme="minorHAnsi"/>
                <w:b/>
                <w:color w:val="000000"/>
                <w:sz w:val="20"/>
                <w:szCs w:val="20"/>
                <w:shd w:val="clear" w:color="auto" w:fill="FFFFFF"/>
                <w:lang w:eastAsia="zh-CN"/>
              </w:rPr>
              <w:t>/yr.*5=25,000</w:t>
            </w:r>
            <w:r>
              <w:rPr>
                <w:rFonts w:ascii="Calibri" w:eastAsia="Times New Roman" w:hAnsi="Calibri" w:cs="Calibri"/>
                <w:b/>
                <w:sz w:val="20"/>
                <w:szCs w:val="20"/>
              </w:rPr>
              <w:t xml:space="preserve"> </w:t>
            </w:r>
            <w:r>
              <w:rPr>
                <w:rFonts w:ascii="Calibri" w:eastAsia="Times New Roman" w:hAnsi="Calibri" w:cs="Calibri"/>
                <w:b/>
                <w:bCs/>
                <w:sz w:val="20"/>
                <w:szCs w:val="20"/>
              </w:rPr>
              <w:t>(M&amp;E)</w:t>
            </w:r>
            <w:r>
              <w:rPr>
                <w:rFonts w:cstheme="minorHAnsi"/>
                <w:color w:val="000000"/>
                <w:sz w:val="20"/>
                <w:szCs w:val="20"/>
                <w:shd w:val="clear" w:color="auto" w:fill="FFFFFF"/>
                <w:lang w:eastAsia="zh-CN"/>
              </w:rPr>
              <w:t xml:space="preserve"> for </w:t>
            </w:r>
            <w:r>
              <w:rPr>
                <w:rFonts w:cstheme="minorHAnsi"/>
                <w:color w:val="000000"/>
                <w:sz w:val="20"/>
                <w:szCs w:val="20"/>
                <w:shd w:val="clear" w:color="auto" w:fill="FFFFFF"/>
              </w:rPr>
              <w:t xml:space="preserve">Project Board Meetings) and </w:t>
            </w:r>
            <w:r>
              <w:rPr>
                <w:rFonts w:ascii="Calibri" w:eastAsia="Times New Roman" w:hAnsi="Calibri" w:cs="Calibri"/>
                <w:b/>
                <w:bCs/>
                <w:sz w:val="20"/>
                <w:szCs w:val="20"/>
              </w:rPr>
              <w:t xml:space="preserve">USD 8,469: </w:t>
            </w:r>
            <w:r>
              <w:rPr>
                <w:rFonts w:ascii="Calibri" w:eastAsia="Times New Roman" w:hAnsi="Calibri" w:cs="Calibri"/>
                <w:sz w:val="20"/>
                <w:szCs w:val="20"/>
              </w:rPr>
              <w:t xml:space="preserve">for other meetings and conferences for project management office </w:t>
            </w:r>
          </w:p>
        </w:tc>
      </w:tr>
      <w:tr w:rsidR="00F5335A" w14:paraId="2081FBFD" w14:textId="77777777">
        <w:trPr>
          <w:trHeight w:val="45"/>
        </w:trPr>
        <w:tc>
          <w:tcPr>
            <w:tcW w:w="622" w:type="dxa"/>
            <w:shd w:val="clear" w:color="auto" w:fill="auto"/>
            <w:noWrap/>
            <w:vAlign w:val="center"/>
          </w:tcPr>
          <w:p w14:paraId="6FDB958D"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39</w:t>
            </w:r>
          </w:p>
        </w:tc>
        <w:tc>
          <w:tcPr>
            <w:tcW w:w="12420" w:type="dxa"/>
            <w:shd w:val="clear" w:color="auto" w:fill="auto"/>
            <w:vAlign w:val="center"/>
          </w:tcPr>
          <w:p w14:paraId="560532F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b/>
                <w:bCs/>
                <w:sz w:val="20"/>
                <w:szCs w:val="20"/>
              </w:rPr>
              <w:t>International Consultants: USD 20,000 will be paid in Year 5 for Termination Evaluation (M&amp;E)</w:t>
            </w:r>
          </w:p>
        </w:tc>
      </w:tr>
      <w:tr w:rsidR="00F5335A" w14:paraId="74A3B7FA" w14:textId="77777777">
        <w:trPr>
          <w:trHeight w:val="45"/>
        </w:trPr>
        <w:tc>
          <w:tcPr>
            <w:tcW w:w="622" w:type="dxa"/>
            <w:shd w:val="clear" w:color="auto" w:fill="auto"/>
            <w:noWrap/>
            <w:vAlign w:val="center"/>
          </w:tcPr>
          <w:p w14:paraId="35ACD7DA"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40</w:t>
            </w:r>
          </w:p>
        </w:tc>
        <w:tc>
          <w:tcPr>
            <w:tcW w:w="12420" w:type="dxa"/>
            <w:shd w:val="clear" w:color="auto" w:fill="auto"/>
            <w:vAlign w:val="center"/>
          </w:tcPr>
          <w:p w14:paraId="42E18FDA"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hint="eastAsia"/>
                <w:b/>
                <w:bCs/>
                <w:sz w:val="20"/>
                <w:szCs w:val="20"/>
              </w:rPr>
              <w:t>Local consultants: USD 55,000</w:t>
            </w:r>
          </w:p>
          <w:p w14:paraId="625866E0"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hint="eastAsia"/>
                <w:b/>
                <w:bCs/>
                <w:sz w:val="20"/>
                <w:szCs w:val="20"/>
              </w:rPr>
              <w:t xml:space="preserve"> USD 20</w:t>
            </w:r>
            <w:r>
              <w:rPr>
                <w:rFonts w:ascii="Calibri" w:eastAsia="Times New Roman" w:hAnsi="Calibri" w:cs="Calibri"/>
                <w:b/>
                <w:bCs/>
                <w:sz w:val="20"/>
                <w:szCs w:val="20"/>
              </w:rPr>
              <w:t>,</w:t>
            </w:r>
            <w:r>
              <w:rPr>
                <w:rFonts w:ascii="Calibri" w:eastAsia="Times New Roman" w:hAnsi="Calibri" w:cs="Calibri" w:hint="eastAsia"/>
                <w:b/>
                <w:bCs/>
                <w:sz w:val="20"/>
                <w:szCs w:val="20"/>
              </w:rPr>
              <w:t>00</w:t>
            </w:r>
            <w:r>
              <w:rPr>
                <w:rFonts w:ascii="Calibri" w:eastAsia="Times New Roman" w:hAnsi="Calibri" w:cs="Calibri"/>
                <w:b/>
                <w:bCs/>
                <w:sz w:val="20"/>
                <w:szCs w:val="20"/>
              </w:rPr>
              <w:t>0</w:t>
            </w:r>
            <w:r>
              <w:rPr>
                <w:rFonts w:ascii="Calibri" w:eastAsia="Times New Roman" w:hAnsi="Calibri" w:cs="Calibri" w:hint="eastAsia"/>
                <w:b/>
                <w:bCs/>
                <w:sz w:val="20"/>
                <w:szCs w:val="20"/>
              </w:rPr>
              <w:t xml:space="preserve"> will be paid in Year 5 for Termination Evaluation. (M&amp;E)</w:t>
            </w:r>
          </w:p>
          <w:p w14:paraId="746F808E"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hint="eastAsia"/>
                <w:b/>
                <w:bCs/>
                <w:sz w:val="20"/>
                <w:szCs w:val="20"/>
              </w:rPr>
              <w:t xml:space="preserve"> USD 6,000/yr. *4+11,000*1 </w:t>
            </w:r>
            <w:r>
              <w:rPr>
                <w:rFonts w:ascii="Calibri" w:hAnsi="Calibri" w:cs="Calibri" w:hint="eastAsia"/>
                <w:b/>
                <w:bCs/>
                <w:sz w:val="20"/>
                <w:szCs w:val="20"/>
                <w:lang w:eastAsia="zh-CN"/>
              </w:rPr>
              <w:t>=35</w:t>
            </w:r>
            <w:r>
              <w:rPr>
                <w:rFonts w:ascii="Calibri" w:hAnsi="Calibri" w:cs="Calibri"/>
                <w:b/>
                <w:bCs/>
                <w:sz w:val="20"/>
                <w:szCs w:val="20"/>
                <w:lang w:eastAsia="zh-CN"/>
              </w:rPr>
              <w:t>,</w:t>
            </w:r>
            <w:r>
              <w:rPr>
                <w:rFonts w:ascii="Calibri" w:hAnsi="Calibri" w:cs="Calibri" w:hint="eastAsia"/>
                <w:b/>
                <w:bCs/>
                <w:sz w:val="20"/>
                <w:szCs w:val="20"/>
                <w:lang w:eastAsia="zh-CN"/>
              </w:rPr>
              <w:t>000 f</w:t>
            </w:r>
            <w:r>
              <w:rPr>
                <w:rFonts w:ascii="Calibri" w:eastAsia="Times New Roman" w:hAnsi="Calibri" w:cs="Calibri" w:hint="eastAsia"/>
                <w:b/>
                <w:bCs/>
                <w:sz w:val="20"/>
                <w:szCs w:val="20"/>
              </w:rPr>
              <w:t>or project management office</w:t>
            </w:r>
            <w:r>
              <w:rPr>
                <w:rFonts w:ascii="Calibri" w:hAnsi="Calibri" w:cs="Calibri" w:hint="eastAsia"/>
                <w:b/>
                <w:bCs/>
                <w:sz w:val="20"/>
                <w:szCs w:val="20"/>
                <w:lang w:eastAsia="zh-CN"/>
              </w:rPr>
              <w:t>.</w:t>
            </w:r>
          </w:p>
        </w:tc>
      </w:tr>
      <w:tr w:rsidR="00F5335A" w14:paraId="7D10B7A1" w14:textId="77777777">
        <w:trPr>
          <w:trHeight w:val="260"/>
        </w:trPr>
        <w:tc>
          <w:tcPr>
            <w:tcW w:w="622" w:type="dxa"/>
            <w:shd w:val="clear" w:color="auto" w:fill="auto"/>
            <w:noWrap/>
            <w:vAlign w:val="center"/>
          </w:tcPr>
          <w:p w14:paraId="47D5DD58"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41</w:t>
            </w:r>
          </w:p>
        </w:tc>
        <w:tc>
          <w:tcPr>
            <w:tcW w:w="12420" w:type="dxa"/>
            <w:shd w:val="clear" w:color="auto" w:fill="auto"/>
            <w:vAlign w:val="center"/>
          </w:tcPr>
          <w:p w14:paraId="7299459E"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 xml:space="preserve">Travel: </w:t>
            </w:r>
            <w:r>
              <w:rPr>
                <w:rFonts w:ascii="Calibri" w:eastAsia="Times New Roman" w:hAnsi="Calibri" w:cs="Calibri"/>
                <w:sz w:val="20"/>
                <w:szCs w:val="20"/>
              </w:rPr>
              <w:t>others including PMC related travel, in total USD 66,454</w:t>
            </w:r>
          </w:p>
        </w:tc>
      </w:tr>
      <w:tr w:rsidR="00F5335A" w14:paraId="1460AD68" w14:textId="77777777">
        <w:trPr>
          <w:trHeight w:val="45"/>
        </w:trPr>
        <w:tc>
          <w:tcPr>
            <w:tcW w:w="622" w:type="dxa"/>
            <w:shd w:val="clear" w:color="auto" w:fill="auto"/>
            <w:noWrap/>
            <w:vAlign w:val="center"/>
          </w:tcPr>
          <w:p w14:paraId="056197CC"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42</w:t>
            </w:r>
          </w:p>
        </w:tc>
        <w:tc>
          <w:tcPr>
            <w:tcW w:w="12420" w:type="dxa"/>
            <w:shd w:val="clear" w:color="auto" w:fill="auto"/>
            <w:vAlign w:val="center"/>
          </w:tcPr>
          <w:p w14:paraId="0C092DC7" w14:textId="77777777" w:rsidR="00F5335A" w:rsidRDefault="00795F6F">
            <w:pPr>
              <w:spacing w:after="0" w:line="240" w:lineRule="auto"/>
              <w:jc w:val="both"/>
              <w:rPr>
                <w:rFonts w:ascii="Calibri" w:hAnsi="Calibri" w:cs="Calibri"/>
                <w:b/>
                <w:bCs/>
                <w:sz w:val="20"/>
                <w:szCs w:val="20"/>
                <w:lang w:eastAsia="zh-CN"/>
              </w:rPr>
            </w:pPr>
            <w:r>
              <w:rPr>
                <w:rFonts w:ascii="Calibri" w:eastAsia="Times New Roman" w:hAnsi="Calibri" w:cs="Calibri" w:hint="eastAsia"/>
                <w:b/>
                <w:bCs/>
                <w:sz w:val="20"/>
                <w:szCs w:val="20"/>
              </w:rPr>
              <w:t>Contractual Services:</w:t>
            </w:r>
            <w:r>
              <w:rPr>
                <w:rFonts w:ascii="Calibri" w:eastAsia="Times New Roman" w:hAnsi="Calibri" w:cs="Calibri"/>
                <w:b/>
                <w:bCs/>
                <w:sz w:val="20"/>
                <w:szCs w:val="20"/>
              </w:rPr>
              <w:t xml:space="preserve"> USD7</w:t>
            </w:r>
            <w:r>
              <w:rPr>
                <w:rFonts w:ascii="Calibri" w:hAnsi="Calibri" w:cs="Calibri" w:hint="eastAsia"/>
                <w:b/>
                <w:bCs/>
                <w:sz w:val="20"/>
                <w:szCs w:val="20"/>
                <w:lang w:eastAsia="zh-CN"/>
              </w:rPr>
              <w:t>5,000</w:t>
            </w:r>
          </w:p>
          <w:p w14:paraId="572DD567"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hint="eastAsia"/>
                <w:b/>
                <w:bCs/>
                <w:sz w:val="20"/>
                <w:szCs w:val="20"/>
              </w:rPr>
              <w:t>USD 6,000/yr. *5 (Monitoring all risks USD3,000/yr., Monitoring of stakeholder engagement plan USD 1,500/yr.</w:t>
            </w:r>
            <w:r>
              <w:rPr>
                <w:rFonts w:ascii="Calibri" w:eastAsia="Times New Roman" w:hAnsi="Calibri" w:cs="Calibri"/>
                <w:b/>
                <w:bCs/>
                <w:sz w:val="20"/>
                <w:szCs w:val="20"/>
              </w:rPr>
              <w:t xml:space="preserve">, </w:t>
            </w:r>
            <w:r>
              <w:rPr>
                <w:rFonts w:ascii="Calibri" w:eastAsia="Times New Roman" w:hAnsi="Calibri" w:cs="Calibri" w:hint="eastAsia"/>
                <w:b/>
                <w:bCs/>
                <w:sz w:val="20"/>
                <w:szCs w:val="20"/>
              </w:rPr>
              <w:t>Monitoring of gender action plan USD 1,500/yr.</w:t>
            </w:r>
            <w:r>
              <w:rPr>
                <w:rFonts w:ascii="Calibri" w:eastAsia="Times New Roman" w:hAnsi="Calibri" w:cs="Calibri"/>
                <w:b/>
                <w:bCs/>
                <w:sz w:val="20"/>
                <w:szCs w:val="20"/>
              </w:rPr>
              <w:t xml:space="preserve">), </w:t>
            </w:r>
            <w:r>
              <w:rPr>
                <w:rFonts w:ascii="Calibri" w:eastAsia="Times New Roman" w:hAnsi="Calibri" w:cs="Calibri" w:hint="eastAsia"/>
                <w:b/>
                <w:bCs/>
                <w:sz w:val="20"/>
                <w:szCs w:val="20"/>
              </w:rPr>
              <w:t>1,000/yr.*1+11,000*4 for project management office.</w:t>
            </w:r>
          </w:p>
        </w:tc>
      </w:tr>
      <w:tr w:rsidR="00F5335A" w14:paraId="37FF4768" w14:textId="77777777">
        <w:trPr>
          <w:trHeight w:val="45"/>
        </w:trPr>
        <w:tc>
          <w:tcPr>
            <w:tcW w:w="622" w:type="dxa"/>
            <w:shd w:val="clear" w:color="auto" w:fill="auto"/>
            <w:noWrap/>
            <w:vAlign w:val="center"/>
          </w:tcPr>
          <w:p w14:paraId="5BE93237"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43</w:t>
            </w:r>
          </w:p>
        </w:tc>
        <w:tc>
          <w:tcPr>
            <w:tcW w:w="12420" w:type="dxa"/>
            <w:shd w:val="clear" w:color="auto" w:fill="auto"/>
            <w:vAlign w:val="center"/>
          </w:tcPr>
          <w:p w14:paraId="1C38541B"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hint="eastAsia"/>
                <w:b/>
                <w:bCs/>
                <w:sz w:val="20"/>
                <w:szCs w:val="20"/>
              </w:rPr>
              <w:t>USD 30,000 in Year 1 is for inception workshop</w:t>
            </w:r>
            <w:r>
              <w:rPr>
                <w:rFonts w:ascii="Calibri" w:eastAsia="Times New Roman" w:hAnsi="Calibri" w:cs="Calibri"/>
                <w:b/>
                <w:bCs/>
                <w:sz w:val="20"/>
                <w:szCs w:val="20"/>
              </w:rPr>
              <w:t xml:space="preserve"> (M&amp;E)</w:t>
            </w:r>
          </w:p>
        </w:tc>
      </w:tr>
      <w:tr w:rsidR="00F5335A" w14:paraId="714ACF2D" w14:textId="77777777">
        <w:trPr>
          <w:trHeight w:val="45"/>
        </w:trPr>
        <w:tc>
          <w:tcPr>
            <w:tcW w:w="622" w:type="dxa"/>
            <w:shd w:val="clear" w:color="auto" w:fill="auto"/>
            <w:noWrap/>
            <w:vAlign w:val="center"/>
          </w:tcPr>
          <w:p w14:paraId="57633214" w14:textId="77777777" w:rsidR="00F5335A" w:rsidRDefault="00795F6F">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44</w:t>
            </w:r>
          </w:p>
        </w:tc>
        <w:tc>
          <w:tcPr>
            <w:tcW w:w="12420" w:type="dxa"/>
            <w:shd w:val="clear" w:color="auto" w:fill="auto"/>
            <w:vAlign w:val="center"/>
          </w:tcPr>
          <w:p w14:paraId="1385062E" w14:textId="77777777" w:rsidR="00F5335A" w:rsidRDefault="00795F6F">
            <w:pPr>
              <w:spacing w:after="0" w:line="240" w:lineRule="auto"/>
              <w:jc w:val="both"/>
              <w:rPr>
                <w:rFonts w:ascii="Calibri" w:eastAsia="Times New Roman" w:hAnsi="Calibri" w:cs="Calibri"/>
                <w:b/>
                <w:bCs/>
                <w:sz w:val="20"/>
                <w:szCs w:val="20"/>
              </w:rPr>
            </w:pPr>
            <w:r>
              <w:rPr>
                <w:rFonts w:ascii="Calibri" w:eastAsia="Times New Roman" w:hAnsi="Calibri" w:cs="Calibri"/>
                <w:b/>
                <w:bCs/>
                <w:sz w:val="20"/>
                <w:szCs w:val="20"/>
              </w:rPr>
              <w:t>Information Tech. Equipment:</w:t>
            </w:r>
            <w:r>
              <w:rPr>
                <w:rFonts w:ascii="Calibri" w:eastAsia="Times New Roman" w:hAnsi="Calibri" w:cs="Calibri"/>
                <w:sz w:val="20"/>
                <w:szCs w:val="20"/>
              </w:rPr>
              <w:t xml:space="preserve"> USD 5,000 (for office equipment.)</w:t>
            </w:r>
          </w:p>
        </w:tc>
      </w:tr>
    </w:tbl>
    <w:p w14:paraId="5DFAE197" w14:textId="77777777" w:rsidR="00F5335A" w:rsidRDefault="00F5335A">
      <w:pPr>
        <w:spacing w:after="0" w:line="240" w:lineRule="auto"/>
        <w:rPr>
          <w:rFonts w:ascii="Calibri" w:hAnsi="Calibri" w:cs="Calibri"/>
        </w:rPr>
        <w:sectPr w:rsidR="00F5335A">
          <w:pgSz w:w="15840" w:h="12240" w:orient="landscape"/>
          <w:pgMar w:top="1440" w:right="1440" w:bottom="1440" w:left="1440" w:header="720" w:footer="432" w:gutter="0"/>
          <w:cols w:space="708"/>
          <w:titlePg/>
          <w:docGrid w:linePitch="360"/>
        </w:sectPr>
      </w:pPr>
    </w:p>
    <w:p w14:paraId="7CAD3B96"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440" w:name="_Toc88064339"/>
      <w:r>
        <w:rPr>
          <w:rFonts w:ascii="Calibri" w:hAnsi="Calibri" w:cs="Calibri"/>
          <w:b/>
          <w:smallCaps/>
          <w:spacing w:val="-2"/>
        </w:rPr>
        <w:lastRenderedPageBreak/>
        <w:t>X. Legal Context</w:t>
      </w:r>
      <w:bookmarkEnd w:id="440"/>
    </w:p>
    <w:p w14:paraId="1CD3F29D" w14:textId="77777777" w:rsidR="00F5335A" w:rsidRDefault="00F5335A">
      <w:pPr>
        <w:keepNext/>
        <w:pBdr>
          <w:top w:val="single" w:sz="4" w:space="1" w:color="auto"/>
        </w:pBdr>
        <w:tabs>
          <w:tab w:val="left" w:pos="720"/>
        </w:tabs>
        <w:suppressAutoHyphens/>
        <w:spacing w:after="0" w:line="240" w:lineRule="auto"/>
        <w:ind w:left="720" w:hanging="720"/>
        <w:jc w:val="both"/>
        <w:rPr>
          <w:rFonts w:ascii="Calibri" w:hAnsi="Calibri" w:cs="Calibri"/>
          <w:b/>
          <w:smallCaps/>
          <w:spacing w:val="-2"/>
        </w:rPr>
      </w:pPr>
    </w:p>
    <w:p w14:paraId="0A0F3419" w14:textId="77777777" w:rsidR="00F5335A" w:rsidRDefault="00795F6F">
      <w:pPr>
        <w:spacing w:after="0" w:line="240" w:lineRule="auto"/>
        <w:jc w:val="both"/>
        <w:rPr>
          <w:rFonts w:ascii="Calibri" w:hAnsi="Calibri" w:cs="Calibri"/>
        </w:rPr>
      </w:pPr>
      <w:r>
        <w:rPr>
          <w:rFonts w:ascii="Calibri" w:hAnsi="Calibri" w:cs="Calibri"/>
        </w:rPr>
        <w:t>This project document shall be the instrument referred to as such in Article 1 of the Standard Basic Assistance Agreement between the Government of China and UNDP, signed on 29 June 1979.   All references in the SBAA to “Executing Agency” shall be deemed to refer to “Implementing Partner.”</w:t>
      </w:r>
    </w:p>
    <w:p w14:paraId="044E6C5E" w14:textId="77777777" w:rsidR="00F5335A" w:rsidRDefault="00F5335A">
      <w:pPr>
        <w:spacing w:after="0" w:line="240" w:lineRule="auto"/>
        <w:jc w:val="both"/>
        <w:rPr>
          <w:rFonts w:ascii="Calibri" w:hAnsi="Calibri" w:cs="Calibri"/>
        </w:rPr>
      </w:pPr>
    </w:p>
    <w:p w14:paraId="4F9FF7FD" w14:textId="77777777" w:rsidR="00F5335A" w:rsidRDefault="00795F6F">
      <w:pPr>
        <w:spacing w:after="0" w:line="240" w:lineRule="auto"/>
        <w:jc w:val="both"/>
        <w:rPr>
          <w:rFonts w:ascii="Calibri" w:hAnsi="Calibri" w:cs="Calibri"/>
        </w:rPr>
      </w:pPr>
      <w:r>
        <w:rPr>
          <w:rFonts w:ascii="Calibri" w:hAnsi="Calibri" w:cs="Calibri"/>
        </w:rPr>
        <w:t>This project will be implemented by [name of entity]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46F97456" w14:textId="77777777" w:rsidR="00F5335A" w:rsidRDefault="00F5335A">
      <w:pPr>
        <w:spacing w:after="0" w:line="240" w:lineRule="auto"/>
        <w:jc w:val="both"/>
        <w:rPr>
          <w:rFonts w:ascii="Calibri" w:hAnsi="Calibri" w:cs="Calibri"/>
        </w:rPr>
      </w:pPr>
    </w:p>
    <w:p w14:paraId="6AF0CF65" w14:textId="77777777" w:rsidR="00F5335A" w:rsidRDefault="00795F6F">
      <w:pPr>
        <w:spacing w:after="0" w:line="240" w:lineRule="auto"/>
        <w:jc w:val="both"/>
        <w:rPr>
          <w:rFonts w:ascii="Calibri" w:hAnsi="Calibri" w:cs="Calibri"/>
        </w:rPr>
      </w:pPr>
      <w:r>
        <w:rPr>
          <w:rFonts w:ascii="Calibri" w:hAnsi="Calibri" w:cs="Calibri"/>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335152D3" w14:textId="77777777" w:rsidR="00F5335A" w:rsidRDefault="00F5335A">
      <w:pPr>
        <w:spacing w:after="0" w:line="240" w:lineRule="auto"/>
        <w:jc w:val="both"/>
        <w:rPr>
          <w:rFonts w:ascii="Calibri" w:hAnsi="Calibri" w:cs="Calibri"/>
        </w:rPr>
      </w:pPr>
    </w:p>
    <w:p w14:paraId="51E32951" w14:textId="77777777" w:rsidR="00F5335A" w:rsidRDefault="00795F6F">
      <w:pPr>
        <w:spacing w:after="0" w:line="240" w:lineRule="auto"/>
        <w:rPr>
          <w:rFonts w:ascii="Calibri" w:hAnsi="Calibri" w:cs="Calibri"/>
        </w:rPr>
      </w:pPr>
      <w:r>
        <w:rPr>
          <w:rFonts w:ascii="Calibri" w:hAnsi="Calibri" w:cs="Calibri"/>
        </w:rPr>
        <w:br w:type="page"/>
      </w:r>
    </w:p>
    <w:p w14:paraId="12B4D8E7" w14:textId="77777777" w:rsidR="00F5335A" w:rsidRDefault="00F5335A">
      <w:pPr>
        <w:spacing w:after="0" w:line="240" w:lineRule="auto"/>
        <w:rPr>
          <w:rFonts w:ascii="Calibri" w:hAnsi="Calibri" w:cs="Calibri"/>
        </w:rPr>
      </w:pPr>
    </w:p>
    <w:p w14:paraId="3EF1CC8B" w14:textId="77777777" w:rsidR="00F5335A" w:rsidRDefault="00795F6F">
      <w:pPr>
        <w:keepNext/>
        <w:pBdr>
          <w:top w:val="single" w:sz="4" w:space="1" w:color="auto"/>
        </w:pBdr>
        <w:tabs>
          <w:tab w:val="left" w:pos="720"/>
        </w:tabs>
        <w:suppressAutoHyphens/>
        <w:spacing w:after="0" w:line="240" w:lineRule="auto"/>
        <w:ind w:left="720" w:hanging="720"/>
        <w:outlineLvl w:val="0"/>
        <w:rPr>
          <w:rFonts w:ascii="Calibri" w:hAnsi="Calibri" w:cs="Calibri"/>
          <w:b/>
          <w:smallCaps/>
          <w:spacing w:val="-2"/>
        </w:rPr>
      </w:pPr>
      <w:bookmarkStart w:id="441" w:name="_Toc88064340"/>
      <w:r>
        <w:rPr>
          <w:rFonts w:ascii="Calibri" w:hAnsi="Calibri" w:cs="Calibri"/>
          <w:b/>
          <w:smallCaps/>
          <w:spacing w:val="-2"/>
        </w:rPr>
        <w:t>XI. Risk Management</w:t>
      </w:r>
      <w:bookmarkEnd w:id="441"/>
    </w:p>
    <w:p w14:paraId="5D40B3EE" w14:textId="77777777" w:rsidR="00F5335A" w:rsidRDefault="00F5335A">
      <w:pPr>
        <w:spacing w:after="0" w:line="240" w:lineRule="auto"/>
        <w:rPr>
          <w:rFonts w:ascii="Calibri" w:hAnsi="Calibri" w:cs="Calibri"/>
        </w:rPr>
      </w:pPr>
    </w:p>
    <w:p w14:paraId="16439D96" w14:textId="77777777" w:rsidR="00F5335A" w:rsidRDefault="00795F6F">
      <w:pPr>
        <w:spacing w:after="0" w:line="240" w:lineRule="auto"/>
        <w:jc w:val="both"/>
        <w:rPr>
          <w:rFonts w:ascii="Calibri" w:hAnsi="Calibri" w:cs="Calibri"/>
          <w:b/>
        </w:rPr>
      </w:pPr>
      <w:r>
        <w:rPr>
          <w:rFonts w:ascii="Calibri" w:hAnsi="Calibri" w:cs="Calibri"/>
          <w:b/>
        </w:rPr>
        <w:t>Implementing Partner is a Government Entity (NIM)</w:t>
      </w:r>
    </w:p>
    <w:p w14:paraId="3B013B17" w14:textId="77777777" w:rsidR="00F5335A" w:rsidRDefault="00F5335A">
      <w:pPr>
        <w:spacing w:after="0" w:line="240" w:lineRule="auto"/>
        <w:ind w:left="360"/>
        <w:jc w:val="both"/>
        <w:rPr>
          <w:rFonts w:ascii="Calibri" w:hAnsi="Calibri" w:cs="Calibri"/>
        </w:rPr>
      </w:pPr>
    </w:p>
    <w:p w14:paraId="3944B2A7"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 xml:space="preserve">Consistent with the Article III of the SBAA </w:t>
      </w:r>
      <w:r>
        <w:rPr>
          <w:rFonts w:ascii="Calibri" w:hAnsi="Calibri" w:cs="Calibri"/>
          <w:i/>
        </w:rPr>
        <w:t>[or the Supplemental Provisions to the Project Document]</w:t>
      </w:r>
      <w:r>
        <w:rPr>
          <w:rFonts w:ascii="Calibri" w:hAnsi="Calibri" w:cs="Calibri"/>
        </w:rPr>
        <w:t>, the responsibility for the safety and security of the Implementing Partner and its personnel and property, and of UNDP’s property in the Implementing Partner’s custody, rests with the Implementing Partner. To this end, the Implementing Partner shall:</w:t>
      </w:r>
    </w:p>
    <w:p w14:paraId="1B868D95" w14:textId="77777777" w:rsidR="00F5335A" w:rsidRDefault="00F5335A">
      <w:pPr>
        <w:spacing w:after="0" w:line="240" w:lineRule="auto"/>
        <w:ind w:left="720"/>
        <w:jc w:val="both"/>
        <w:rPr>
          <w:rFonts w:ascii="Calibri" w:hAnsi="Calibri" w:cs="Calibri"/>
        </w:rPr>
      </w:pPr>
    </w:p>
    <w:p w14:paraId="13F24999" w14:textId="77777777" w:rsidR="00F5335A" w:rsidRDefault="00795F6F">
      <w:pPr>
        <w:numPr>
          <w:ilvl w:val="1"/>
          <w:numId w:val="27"/>
        </w:numPr>
        <w:spacing w:after="0" w:line="240" w:lineRule="auto"/>
        <w:jc w:val="both"/>
        <w:rPr>
          <w:rFonts w:ascii="Calibri" w:hAnsi="Calibri" w:cs="Calibri"/>
        </w:rPr>
      </w:pPr>
      <w:r>
        <w:rPr>
          <w:rFonts w:ascii="Calibri" w:hAnsi="Calibri" w:cs="Calibri"/>
        </w:rPr>
        <w:t>put in place an appropriate security plan and maintain the security plan, taking into account the security situation in the country where the project is being carried;</w:t>
      </w:r>
    </w:p>
    <w:p w14:paraId="50FE3C76" w14:textId="77777777" w:rsidR="00F5335A" w:rsidRDefault="00795F6F">
      <w:pPr>
        <w:numPr>
          <w:ilvl w:val="1"/>
          <w:numId w:val="27"/>
        </w:numPr>
        <w:spacing w:after="0" w:line="240" w:lineRule="auto"/>
        <w:jc w:val="both"/>
        <w:rPr>
          <w:rFonts w:ascii="Calibri" w:hAnsi="Calibri" w:cs="Calibri"/>
        </w:rPr>
      </w:pPr>
      <w:r>
        <w:rPr>
          <w:rFonts w:ascii="Calibri" w:hAnsi="Calibri" w:cs="Calibri"/>
        </w:rPr>
        <w:t>assume all risks and liabilities related to the Implementing Partner’s security, and the full implementation of the security plan.</w:t>
      </w:r>
    </w:p>
    <w:p w14:paraId="44625874" w14:textId="77777777" w:rsidR="00F5335A" w:rsidRDefault="00F5335A">
      <w:pPr>
        <w:spacing w:after="0" w:line="240" w:lineRule="auto"/>
        <w:ind w:left="1800"/>
        <w:jc w:val="both"/>
        <w:rPr>
          <w:rFonts w:ascii="Calibri" w:hAnsi="Calibri" w:cs="Calibri"/>
        </w:rPr>
      </w:pPr>
    </w:p>
    <w:p w14:paraId="0BE82EF7"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655E5E85" w14:textId="77777777" w:rsidR="00F5335A" w:rsidRDefault="00F5335A">
      <w:pPr>
        <w:spacing w:after="0" w:line="240" w:lineRule="auto"/>
        <w:ind w:left="360"/>
        <w:jc w:val="both"/>
        <w:rPr>
          <w:rFonts w:ascii="Calibri" w:hAnsi="Calibri" w:cs="Calibri"/>
        </w:rPr>
      </w:pPr>
    </w:p>
    <w:p w14:paraId="705CF545"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3" w:history="1">
        <w:r>
          <w:rPr>
            <w:rFonts w:ascii="Calibri" w:hAnsi="Calibri" w:cs="Calibri"/>
            <w:color w:val="0000FF"/>
            <w:u w:val="single"/>
          </w:rPr>
          <w:t>http://www.un.org/sc/committees/1267/aq_sanctions_list.shtml</w:t>
        </w:r>
      </w:hyperlink>
      <w:r>
        <w:rPr>
          <w:rFonts w:ascii="Calibri" w:hAnsi="Calibri" w:cs="Calibri"/>
          <w:color w:val="000080"/>
        </w:rPr>
        <w:t>.</w:t>
      </w:r>
      <w:r>
        <w:rPr>
          <w:rFonts w:ascii="Calibri" w:hAnsi="Calibri" w:cs="Calibri"/>
        </w:rPr>
        <w:t xml:space="preserve"> </w:t>
      </w:r>
    </w:p>
    <w:p w14:paraId="393A59EB" w14:textId="77777777" w:rsidR="00F5335A" w:rsidRDefault="00F5335A">
      <w:pPr>
        <w:spacing w:after="0" w:line="240" w:lineRule="auto"/>
        <w:ind w:left="360"/>
        <w:rPr>
          <w:rFonts w:ascii="Calibri" w:hAnsi="Calibri" w:cs="Calibri"/>
        </w:rPr>
      </w:pPr>
    </w:p>
    <w:p w14:paraId="0E985DF9"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0659C585" w14:textId="77777777" w:rsidR="00F5335A" w:rsidRDefault="00795F6F">
      <w:pPr>
        <w:spacing w:after="0" w:line="240" w:lineRule="auto"/>
        <w:ind w:left="360"/>
        <w:rPr>
          <w:rFonts w:ascii="Calibri" w:hAnsi="Calibri" w:cs="Calibri"/>
        </w:rPr>
      </w:pPr>
      <w:r>
        <w:rPr>
          <w:rFonts w:ascii="Calibri" w:hAnsi="Calibri" w:cs="Calibri"/>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3CFB2B4D" w14:textId="77777777" w:rsidR="00F5335A" w:rsidRDefault="00795F6F">
      <w:pPr>
        <w:spacing w:after="0" w:line="240" w:lineRule="auto"/>
        <w:ind w:left="360"/>
        <w:rPr>
          <w:rFonts w:ascii="Calibri" w:hAnsi="Calibri" w:cs="Calibri"/>
        </w:rPr>
      </w:pPr>
      <w:r>
        <w:rPr>
          <w:rFonts w:ascii="Calibri" w:hAnsi="Calibri" w:cs="Calibri"/>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0AB8F45B" w14:textId="77777777" w:rsidR="00F5335A" w:rsidRDefault="00F5335A">
      <w:pPr>
        <w:spacing w:after="0" w:line="240" w:lineRule="auto"/>
        <w:ind w:left="360"/>
        <w:rPr>
          <w:rFonts w:ascii="Calibri" w:hAnsi="Calibri" w:cs="Calibri"/>
        </w:rPr>
      </w:pPr>
    </w:p>
    <w:p w14:paraId="7482F031"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w:t>
      </w:r>
      <w:r>
        <w:rPr>
          <w:rFonts w:ascii="Calibri" w:hAnsi="Calibri" w:cs="Calibri"/>
        </w:rPr>
        <w:lastRenderedPageBreak/>
        <w:t>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5E457D49" w14:textId="77777777" w:rsidR="00F5335A" w:rsidRDefault="00F5335A">
      <w:pPr>
        <w:spacing w:after="0" w:line="240" w:lineRule="auto"/>
        <w:ind w:left="360"/>
        <w:jc w:val="both"/>
        <w:rPr>
          <w:rFonts w:ascii="Calibri" w:hAnsi="Calibri" w:cs="Calibri"/>
        </w:rPr>
      </w:pPr>
    </w:p>
    <w:p w14:paraId="2AE45288" w14:textId="77777777" w:rsidR="00F5335A" w:rsidRDefault="00795F6F">
      <w:pPr>
        <w:numPr>
          <w:ilvl w:val="0"/>
          <w:numId w:val="28"/>
        </w:numPr>
        <w:spacing w:after="0" w:line="240" w:lineRule="auto"/>
        <w:jc w:val="both"/>
        <w:rPr>
          <w:rFonts w:ascii="Calibri" w:hAnsi="Calibri" w:cs="Calibri"/>
        </w:rPr>
      </w:pPr>
      <w:r>
        <w:rPr>
          <w:rFonts w:ascii="Calibri" w:hAnsi="Calibri" w:cs="Calibri"/>
        </w:rPr>
        <w:t>Prevent its employees, agents or any other persons engaged to perform any services under this Project Document, from engaging in SH or SEA;</w:t>
      </w:r>
    </w:p>
    <w:p w14:paraId="143EEC4C" w14:textId="77777777" w:rsidR="00F5335A" w:rsidRDefault="00795F6F">
      <w:pPr>
        <w:numPr>
          <w:ilvl w:val="0"/>
          <w:numId w:val="28"/>
        </w:numPr>
        <w:spacing w:after="0" w:line="240" w:lineRule="auto"/>
        <w:jc w:val="both"/>
        <w:rPr>
          <w:rFonts w:ascii="Calibri" w:hAnsi="Calibri" w:cs="Calibri"/>
        </w:rPr>
      </w:pPr>
      <w:r>
        <w:rPr>
          <w:rFonts w:ascii="Calibri" w:hAnsi="Calibri" w:cs="Calibri"/>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4CFBDEA0" w14:textId="77777777" w:rsidR="00F5335A" w:rsidRDefault="00795F6F">
      <w:pPr>
        <w:numPr>
          <w:ilvl w:val="0"/>
          <w:numId w:val="28"/>
        </w:numPr>
        <w:spacing w:after="0" w:line="240" w:lineRule="auto"/>
        <w:jc w:val="both"/>
        <w:rPr>
          <w:rFonts w:ascii="Calibri" w:hAnsi="Calibri" w:cs="Calibri"/>
        </w:rPr>
      </w:pPr>
      <w:r>
        <w:rPr>
          <w:rFonts w:ascii="Calibri" w:hAnsi="Calibri" w:cs="Calibri"/>
        </w:rPr>
        <w:t xml:space="preserve">Report and monitor allegations of SH and SEA of which the Implementing Partner and its sub-parties referred to in paragraph 4 have been informed or have otherwise become aware, and status thereof; </w:t>
      </w:r>
    </w:p>
    <w:p w14:paraId="759870BF" w14:textId="77777777" w:rsidR="00F5335A" w:rsidRDefault="00795F6F">
      <w:pPr>
        <w:numPr>
          <w:ilvl w:val="0"/>
          <w:numId w:val="28"/>
        </w:numPr>
        <w:spacing w:after="0" w:line="240" w:lineRule="auto"/>
        <w:jc w:val="both"/>
        <w:rPr>
          <w:rFonts w:ascii="Calibri" w:hAnsi="Calibri" w:cs="Calibri"/>
        </w:rPr>
      </w:pPr>
      <w:r>
        <w:rPr>
          <w:rFonts w:ascii="Calibri" w:hAnsi="Calibri" w:cs="Calibri"/>
        </w:rPr>
        <w:t>Refer victims/survivors of SH and SEA to safe and confidential victim assistance; and</w:t>
      </w:r>
    </w:p>
    <w:p w14:paraId="742A3A4E" w14:textId="77777777" w:rsidR="00F5335A" w:rsidRDefault="00795F6F">
      <w:pPr>
        <w:numPr>
          <w:ilvl w:val="0"/>
          <w:numId w:val="28"/>
        </w:numPr>
        <w:spacing w:after="0" w:line="240" w:lineRule="auto"/>
        <w:jc w:val="both"/>
        <w:rPr>
          <w:rFonts w:ascii="Calibri" w:hAnsi="Calibri" w:cs="Calibri"/>
        </w:rPr>
      </w:pPr>
      <w:r>
        <w:rPr>
          <w:rFonts w:ascii="Calibri" w:hAnsi="Calibri" w:cs="Calibri"/>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130BCA55" w14:textId="77777777" w:rsidR="00F5335A" w:rsidRDefault="00795F6F">
      <w:pPr>
        <w:numPr>
          <w:ilvl w:val="0"/>
          <w:numId w:val="29"/>
        </w:numPr>
        <w:spacing w:after="0" w:line="240" w:lineRule="auto"/>
        <w:jc w:val="both"/>
        <w:rPr>
          <w:rFonts w:ascii="Calibri" w:hAnsi="Calibri" w:cs="Calibri"/>
        </w:rPr>
      </w:pPr>
      <w:r>
        <w:rPr>
          <w:rFonts w:ascii="Calibri" w:hAnsi="Calibri" w:cs="Calibri"/>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65DEC6E" w14:textId="77777777" w:rsidR="00F5335A" w:rsidRDefault="00F5335A">
      <w:pPr>
        <w:spacing w:after="0" w:line="240" w:lineRule="auto"/>
        <w:ind w:left="360"/>
        <w:jc w:val="both"/>
        <w:rPr>
          <w:rFonts w:ascii="Calibri" w:hAnsi="Calibri" w:cs="Calibri"/>
          <w:u w:val="single"/>
        </w:rPr>
      </w:pPr>
    </w:p>
    <w:p w14:paraId="1C4411BA" w14:textId="77777777" w:rsidR="00F5335A" w:rsidRDefault="00795F6F">
      <w:pPr>
        <w:numPr>
          <w:ilvl w:val="0"/>
          <w:numId w:val="27"/>
        </w:numPr>
        <w:spacing w:after="0" w:line="240" w:lineRule="auto"/>
        <w:ind w:left="360"/>
        <w:jc w:val="both"/>
        <w:rPr>
          <w:rFonts w:ascii="Calibri" w:hAnsi="Calibri" w:cs="Calibri"/>
          <w:u w:val="single"/>
        </w:rPr>
      </w:pPr>
      <w:r>
        <w:rPr>
          <w:rFonts w:ascii="Calibri" w:hAnsi="Calibri" w:cs="Calibri"/>
        </w:rPr>
        <w:t xml:space="preserve">Social and environmental sustainability will be enhanced through application of the UNDP Social and Environmental Standards (http://www.undp.org/ses) and related Accountability Mechanism (http://www.undp.org/secu-srm). </w:t>
      </w:r>
    </w:p>
    <w:p w14:paraId="7A68D745" w14:textId="77777777" w:rsidR="00F5335A" w:rsidRDefault="00F5335A">
      <w:pPr>
        <w:autoSpaceDE w:val="0"/>
        <w:autoSpaceDN w:val="0"/>
        <w:adjustRightInd w:val="0"/>
        <w:spacing w:after="0" w:line="240" w:lineRule="auto"/>
        <w:ind w:left="360"/>
        <w:jc w:val="both"/>
        <w:rPr>
          <w:rFonts w:ascii="Calibri" w:eastAsia="MS Mincho" w:hAnsi="Calibri" w:cs="Calibri"/>
          <w:color w:val="000000"/>
          <w:lang w:eastAsia="ja-JP"/>
        </w:rPr>
      </w:pPr>
    </w:p>
    <w:p w14:paraId="231775F1" w14:textId="77777777" w:rsidR="00F5335A" w:rsidRDefault="00795F6F">
      <w:pPr>
        <w:numPr>
          <w:ilvl w:val="0"/>
          <w:numId w:val="27"/>
        </w:numPr>
        <w:autoSpaceDE w:val="0"/>
        <w:autoSpaceDN w:val="0"/>
        <w:adjustRightInd w:val="0"/>
        <w:spacing w:after="0" w:line="240" w:lineRule="auto"/>
        <w:ind w:left="360"/>
        <w:jc w:val="both"/>
        <w:rPr>
          <w:rFonts w:ascii="Calibri" w:eastAsia="MS Mincho" w:hAnsi="Calibri" w:cs="Calibri"/>
          <w:color w:val="000000"/>
          <w:lang w:eastAsia="ja-JP"/>
        </w:rPr>
      </w:pPr>
      <w:r>
        <w:rPr>
          <w:rFonts w:ascii="Calibri" w:eastAsia="MS Mincho" w:hAnsi="Calibri" w:cs="Calibri"/>
          <w:color w:val="101010"/>
          <w:spacing w:val="-6"/>
          <w:kern w:val="1"/>
          <w:lang w:eastAsia="ja-JP"/>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Pr>
          <w:rFonts w:ascii="Calibri" w:eastAsia="MS Mincho" w:hAnsi="Calibri" w:cs="Calibri"/>
          <w:color w:val="141414"/>
          <w:spacing w:val="-4"/>
          <w:lang w:eastAsia="ja-JP"/>
        </w:rPr>
        <w:t>UNDP</w:t>
      </w:r>
      <w:r>
        <w:rPr>
          <w:rFonts w:ascii="Calibri" w:eastAsia="MS Mincho" w:hAnsi="Calibri" w:cs="Calibri"/>
          <w:color w:val="000000"/>
          <w:lang w:eastAsia="ja-JP"/>
        </w:rPr>
        <w:t xml:space="preserve"> will seek to ensure that communities and other project stakeholders are informed of and have access to the Accountability Mechanism. </w:t>
      </w:r>
    </w:p>
    <w:p w14:paraId="56146C66" w14:textId="77777777" w:rsidR="00F5335A" w:rsidRDefault="00F5335A">
      <w:pPr>
        <w:spacing w:after="0" w:line="240" w:lineRule="auto"/>
        <w:ind w:left="360"/>
        <w:jc w:val="both"/>
        <w:rPr>
          <w:rFonts w:ascii="Calibri" w:hAnsi="Calibri" w:cs="Calibri"/>
          <w:spacing w:val="-4"/>
        </w:rPr>
      </w:pPr>
    </w:p>
    <w:p w14:paraId="688F7AB1" w14:textId="77777777" w:rsidR="00F5335A" w:rsidRDefault="00795F6F">
      <w:pPr>
        <w:numPr>
          <w:ilvl w:val="0"/>
          <w:numId w:val="27"/>
        </w:numPr>
        <w:spacing w:after="0" w:line="240" w:lineRule="auto"/>
        <w:ind w:left="360"/>
        <w:jc w:val="both"/>
        <w:rPr>
          <w:rFonts w:ascii="Calibri" w:hAnsi="Calibri" w:cs="Calibri"/>
          <w:spacing w:val="-4"/>
        </w:rPr>
      </w:pPr>
      <w:r>
        <w:rPr>
          <w:rFonts w:ascii="Calibri" w:hAnsi="Calibri" w:cs="Calibri"/>
          <w:spacing w:val="-4"/>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6362B8E2" w14:textId="77777777" w:rsidR="00F5335A" w:rsidRDefault="00F5335A">
      <w:pPr>
        <w:autoSpaceDE w:val="0"/>
        <w:autoSpaceDN w:val="0"/>
        <w:adjustRightInd w:val="0"/>
        <w:spacing w:after="0" w:line="240" w:lineRule="auto"/>
        <w:ind w:left="360"/>
        <w:jc w:val="both"/>
        <w:rPr>
          <w:rFonts w:ascii="Calibri" w:eastAsia="Calibri" w:hAnsi="Calibri" w:cs="Calibri"/>
          <w:color w:val="000000"/>
        </w:rPr>
      </w:pPr>
    </w:p>
    <w:p w14:paraId="5D5B951C" w14:textId="77777777" w:rsidR="00F5335A" w:rsidRDefault="00795F6F">
      <w:pPr>
        <w:numPr>
          <w:ilvl w:val="0"/>
          <w:numId w:val="27"/>
        </w:numPr>
        <w:autoSpaceDE w:val="0"/>
        <w:autoSpaceDN w:val="0"/>
        <w:adjustRightInd w:val="0"/>
        <w:spacing w:after="0" w:line="240" w:lineRule="auto"/>
        <w:ind w:left="360"/>
        <w:jc w:val="both"/>
        <w:rPr>
          <w:rFonts w:ascii="Calibri" w:eastAsia="Calibri" w:hAnsi="Calibri" w:cs="Calibri"/>
          <w:color w:val="000000"/>
        </w:rPr>
      </w:pPr>
      <w:r>
        <w:rPr>
          <w:rFonts w:ascii="Calibri" w:eastAsia="Calibri" w:hAnsi="Calibri" w:cs="Calibri"/>
          <w:color w:val="000000"/>
        </w:rPr>
        <w:lastRenderedPageBreak/>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1D74394D" w14:textId="77777777" w:rsidR="00F5335A" w:rsidRDefault="00F5335A">
      <w:pPr>
        <w:autoSpaceDE w:val="0"/>
        <w:autoSpaceDN w:val="0"/>
        <w:adjustRightInd w:val="0"/>
        <w:spacing w:after="0" w:line="240" w:lineRule="auto"/>
        <w:ind w:left="360"/>
        <w:jc w:val="both"/>
        <w:rPr>
          <w:rFonts w:ascii="Calibri" w:eastAsia="Calibri" w:hAnsi="Calibri" w:cs="Calibri"/>
          <w:color w:val="000000"/>
        </w:rPr>
      </w:pPr>
    </w:p>
    <w:p w14:paraId="0EC7088E" w14:textId="77777777" w:rsidR="00F5335A" w:rsidRDefault="00795F6F">
      <w:pPr>
        <w:numPr>
          <w:ilvl w:val="0"/>
          <w:numId w:val="27"/>
        </w:numPr>
        <w:autoSpaceDE w:val="0"/>
        <w:autoSpaceDN w:val="0"/>
        <w:adjustRightInd w:val="0"/>
        <w:spacing w:after="0" w:line="240" w:lineRule="auto"/>
        <w:ind w:left="360"/>
        <w:jc w:val="both"/>
        <w:rPr>
          <w:rFonts w:ascii="Calibri" w:eastAsia="Calibri" w:hAnsi="Calibri" w:cs="Calibri"/>
          <w:color w:val="000000"/>
        </w:rPr>
      </w:pPr>
      <w:r>
        <w:rPr>
          <w:rFonts w:ascii="Calibri" w:eastAsia="Calibri" w:hAnsi="Calibri" w:cs="Calibri"/>
          <w:color w:val="000000"/>
        </w:rPr>
        <w:t xml:space="preserve">The requirements of the following documents, then in force at the time of signature of the Project Document, apply to the Implementing Partner: </w:t>
      </w:r>
      <w:r>
        <w:rPr>
          <w:rFonts w:ascii="Calibri" w:eastAsia="Calibri" w:hAnsi="Calibri" w:cs="Calibri"/>
          <w:bCs/>
          <w:color w:val="000000"/>
        </w:rPr>
        <w:t>(a)</w:t>
      </w:r>
      <w:r>
        <w:rPr>
          <w:rFonts w:ascii="Calibri" w:eastAsia="Calibri" w:hAnsi="Calibri" w:cs="Calibri"/>
          <w:b/>
          <w:bCs/>
          <w:color w:val="000000"/>
        </w:rPr>
        <w:t xml:space="preserve"> </w:t>
      </w:r>
      <w:r>
        <w:rPr>
          <w:rFonts w:ascii="Calibri" w:eastAsia="Calibri" w:hAnsi="Calibri" w:cs="Calibri"/>
          <w:color w:val="000000"/>
        </w:rPr>
        <w:t xml:space="preserve">UNDP Policy on Fraud and other Corrupt Practices and </w:t>
      </w:r>
      <w:r>
        <w:rPr>
          <w:rFonts w:ascii="Calibri" w:eastAsia="Calibri" w:hAnsi="Calibri" w:cs="Calibri"/>
          <w:bCs/>
          <w:color w:val="000000"/>
        </w:rPr>
        <w:t>(b)</w:t>
      </w:r>
      <w:r>
        <w:rPr>
          <w:rFonts w:ascii="Calibri" w:eastAsia="Calibri" w:hAnsi="Calibri" w:cs="Calibri"/>
          <w:b/>
          <w:bCs/>
          <w:color w:val="000000"/>
        </w:rPr>
        <w:t xml:space="preserve"> </w:t>
      </w:r>
      <w:r>
        <w:rPr>
          <w:rFonts w:ascii="Calibri" w:eastAsia="Calibri" w:hAnsi="Calibri" w:cs="Calibri"/>
          <w:color w:val="000000"/>
        </w:rPr>
        <w:t xml:space="preserve">UNDP Office of Audit and Investigations Investigation Guidelines. </w:t>
      </w:r>
      <w:r>
        <w:rPr>
          <w:rFonts w:ascii="Calibri" w:eastAsia="Calibri" w:hAnsi="Calibri" w:cs="Calibri"/>
        </w:rPr>
        <w:t xml:space="preserve">The Implementing Partner agrees to the requirements of the above documents, which are an integral part of this Project Document and are available online at www.undp.org. </w:t>
      </w:r>
    </w:p>
    <w:p w14:paraId="049FF14D" w14:textId="77777777" w:rsidR="00F5335A" w:rsidRDefault="00F5335A">
      <w:pPr>
        <w:spacing w:after="0" w:line="240" w:lineRule="auto"/>
        <w:ind w:left="360"/>
        <w:jc w:val="both"/>
        <w:rPr>
          <w:rFonts w:ascii="Calibri" w:hAnsi="Calibri" w:cs="Calibri"/>
          <w:color w:val="000000"/>
        </w:rPr>
      </w:pPr>
    </w:p>
    <w:p w14:paraId="06F8D5EB" w14:textId="77777777" w:rsidR="00F5335A" w:rsidRDefault="00795F6F">
      <w:pPr>
        <w:numPr>
          <w:ilvl w:val="0"/>
          <w:numId w:val="27"/>
        </w:numPr>
        <w:spacing w:after="0" w:line="240" w:lineRule="auto"/>
        <w:ind w:left="360"/>
        <w:jc w:val="both"/>
        <w:rPr>
          <w:rFonts w:ascii="Calibri" w:hAnsi="Calibri" w:cs="Calibri"/>
          <w:color w:val="000000"/>
        </w:rPr>
      </w:pPr>
      <w:r>
        <w:rPr>
          <w:rFonts w:ascii="Calibri" w:hAnsi="Calibri" w:cs="Calibri"/>
          <w:color w:val="000000"/>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Pr>
          <w:rFonts w:ascii="Calibri" w:eastAsia="Calibri" w:hAnsi="Calibri" w:cs="Calibri"/>
          <w:color w:val="000000"/>
        </w:rPr>
        <w:t xml:space="preserve"> </w:t>
      </w:r>
      <w:r>
        <w:rPr>
          <w:rFonts w:ascii="Calibri" w:hAnsi="Calibri" w:cs="Calibri"/>
          <w:color w:val="00000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13333BAA" w14:textId="77777777" w:rsidR="00F5335A" w:rsidRDefault="00F5335A">
      <w:pPr>
        <w:spacing w:after="0" w:line="240" w:lineRule="auto"/>
        <w:ind w:left="360"/>
        <w:jc w:val="both"/>
        <w:rPr>
          <w:rFonts w:ascii="Calibri" w:hAnsi="Calibri" w:cs="Calibri"/>
        </w:rPr>
      </w:pPr>
    </w:p>
    <w:p w14:paraId="2F84B171" w14:textId="77777777" w:rsidR="00F5335A" w:rsidRDefault="00795F6F">
      <w:pPr>
        <w:numPr>
          <w:ilvl w:val="0"/>
          <w:numId w:val="27"/>
        </w:numPr>
        <w:spacing w:after="0" w:line="240" w:lineRule="auto"/>
        <w:ind w:left="360"/>
        <w:jc w:val="both"/>
        <w:rPr>
          <w:rFonts w:ascii="Calibri" w:hAnsi="Calibri" w:cs="Calibri"/>
        </w:rPr>
      </w:pPr>
      <w:r>
        <w:rPr>
          <w:rFonts w:ascii="Calibri" w:hAnsi="Calibri" w:cs="Calibri"/>
        </w:rPr>
        <w:t>The signatories to this Project Document will promptly inform one another in case of any incidence of inappropriate use of funds, or credible allegation of fraud or corruption with due confidentiality.</w:t>
      </w:r>
    </w:p>
    <w:p w14:paraId="1097F6DF" w14:textId="77777777" w:rsidR="00F5335A" w:rsidRDefault="00F5335A">
      <w:pPr>
        <w:spacing w:after="0" w:line="240" w:lineRule="auto"/>
        <w:ind w:left="360"/>
        <w:jc w:val="both"/>
        <w:rPr>
          <w:rFonts w:ascii="Calibri" w:hAnsi="Calibri" w:cs="Calibri"/>
        </w:rPr>
      </w:pPr>
    </w:p>
    <w:p w14:paraId="30E6930B" w14:textId="77777777" w:rsidR="00F5335A" w:rsidRDefault="00795F6F">
      <w:pPr>
        <w:spacing w:after="0" w:line="240" w:lineRule="auto"/>
        <w:ind w:left="360"/>
        <w:jc w:val="both"/>
        <w:rPr>
          <w:rFonts w:ascii="Calibri" w:eastAsia="Calibri" w:hAnsi="Calibri" w:cs="Calibri"/>
          <w:color w:val="000000"/>
        </w:rPr>
      </w:pPr>
      <w:r>
        <w:rPr>
          <w:rFonts w:ascii="Calibri" w:hAnsi="Calibri" w:cs="Calibri"/>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8A3D228" w14:textId="77777777" w:rsidR="00F5335A" w:rsidRDefault="00F5335A">
      <w:pPr>
        <w:spacing w:after="0" w:line="240" w:lineRule="auto"/>
        <w:ind w:left="360"/>
        <w:jc w:val="both"/>
        <w:rPr>
          <w:rFonts w:ascii="Calibri" w:hAnsi="Calibri" w:cs="Calibri"/>
          <w:i/>
        </w:rPr>
      </w:pPr>
    </w:p>
    <w:p w14:paraId="5FC2151B" w14:textId="77777777" w:rsidR="00F5335A" w:rsidRDefault="00795F6F">
      <w:pPr>
        <w:numPr>
          <w:ilvl w:val="0"/>
          <w:numId w:val="30"/>
        </w:numPr>
        <w:spacing w:after="0" w:line="240" w:lineRule="auto"/>
        <w:jc w:val="both"/>
        <w:rPr>
          <w:rFonts w:ascii="Calibri" w:eastAsia="Calibri" w:hAnsi="Calibri" w:cs="Calibri"/>
          <w:color w:val="000000"/>
        </w:rPr>
      </w:pPr>
      <w:r>
        <w:rPr>
          <w:rFonts w:ascii="Calibri" w:hAnsi="Calibri" w:cs="Calibri"/>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33B09F13" w14:textId="77777777" w:rsidR="00F5335A" w:rsidRDefault="00F5335A">
      <w:pPr>
        <w:spacing w:after="0" w:line="240" w:lineRule="auto"/>
        <w:ind w:left="360"/>
        <w:jc w:val="both"/>
        <w:rPr>
          <w:rFonts w:ascii="Calibri" w:hAnsi="Calibri" w:cs="Calibri"/>
        </w:rPr>
      </w:pPr>
    </w:p>
    <w:p w14:paraId="19D375D2" w14:textId="77777777" w:rsidR="00F5335A" w:rsidRDefault="00795F6F">
      <w:pPr>
        <w:spacing w:after="0" w:line="240" w:lineRule="auto"/>
        <w:ind w:left="360"/>
        <w:jc w:val="both"/>
        <w:rPr>
          <w:rFonts w:ascii="Calibri" w:hAnsi="Calibri" w:cs="Calibri"/>
        </w:rPr>
      </w:pPr>
      <w:r>
        <w:rPr>
          <w:rFonts w:ascii="Calibri" w:hAnsi="Calibri" w:cs="Calibri"/>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605BAB90" w14:textId="77777777" w:rsidR="00F5335A" w:rsidRDefault="00F5335A">
      <w:pPr>
        <w:spacing w:after="0" w:line="240" w:lineRule="auto"/>
        <w:ind w:left="360"/>
        <w:jc w:val="both"/>
        <w:rPr>
          <w:rFonts w:ascii="Calibri" w:hAnsi="Calibri" w:cs="Calibri"/>
        </w:rPr>
      </w:pPr>
    </w:p>
    <w:p w14:paraId="37D1AEF2" w14:textId="77777777" w:rsidR="00F5335A" w:rsidRDefault="00795F6F">
      <w:pPr>
        <w:spacing w:after="0" w:line="240" w:lineRule="auto"/>
        <w:ind w:left="360"/>
        <w:jc w:val="both"/>
        <w:rPr>
          <w:rFonts w:ascii="Calibri" w:eastAsia="Calibri" w:hAnsi="Calibri" w:cs="Calibri"/>
          <w:color w:val="000000"/>
        </w:rPr>
      </w:pPr>
      <w:r>
        <w:rPr>
          <w:rFonts w:ascii="Calibri" w:hAnsi="Calibri" w:cs="Calibri"/>
          <w:i/>
          <w:u w:val="single"/>
        </w:rPr>
        <w:t>Note</w:t>
      </w:r>
      <w:r>
        <w:rPr>
          <w:rFonts w:ascii="Calibri" w:hAnsi="Calibri" w:cs="Calibri"/>
          <w:i/>
        </w:rPr>
        <w:t>:</w:t>
      </w:r>
      <w:r>
        <w:rPr>
          <w:rFonts w:ascii="Calibri" w:hAnsi="Calibri" w:cs="Calibri"/>
        </w:rPr>
        <w:t xml:space="preserve"> The term “Project Document” as used in this clause shall be deemed to include any relevant subsidiary agreement further to the Project Document, including those with responsible parties, subcontractors and sub-recipients.</w:t>
      </w:r>
    </w:p>
    <w:p w14:paraId="02314885" w14:textId="77777777" w:rsidR="00F5335A" w:rsidRDefault="00F5335A">
      <w:pPr>
        <w:spacing w:after="0" w:line="240" w:lineRule="auto"/>
        <w:ind w:left="360"/>
        <w:jc w:val="both"/>
        <w:rPr>
          <w:rFonts w:ascii="Calibri" w:hAnsi="Calibri" w:cs="Calibri"/>
        </w:rPr>
      </w:pPr>
    </w:p>
    <w:p w14:paraId="37B7B82F" w14:textId="77777777" w:rsidR="00F5335A" w:rsidRDefault="00795F6F">
      <w:pPr>
        <w:numPr>
          <w:ilvl w:val="0"/>
          <w:numId w:val="31"/>
        </w:numPr>
        <w:spacing w:after="0" w:line="240" w:lineRule="auto"/>
        <w:jc w:val="both"/>
        <w:rPr>
          <w:rFonts w:ascii="Calibri" w:hAnsi="Calibri" w:cs="Calibri"/>
        </w:rPr>
      </w:pPr>
      <w:r>
        <w:rPr>
          <w:rFonts w:ascii="Calibri" w:hAnsi="Calibri" w:cs="Calibri"/>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1E21C0D0" w14:textId="77777777" w:rsidR="00F5335A" w:rsidRDefault="00F5335A">
      <w:pPr>
        <w:spacing w:after="0" w:line="240" w:lineRule="auto"/>
        <w:ind w:left="360"/>
        <w:jc w:val="both"/>
        <w:rPr>
          <w:rFonts w:ascii="Calibri" w:hAnsi="Calibri" w:cs="Calibri"/>
        </w:rPr>
      </w:pPr>
    </w:p>
    <w:p w14:paraId="0FEEBEF6" w14:textId="77777777" w:rsidR="00F5335A" w:rsidRDefault="00795F6F">
      <w:pPr>
        <w:numPr>
          <w:ilvl w:val="0"/>
          <w:numId w:val="31"/>
        </w:numPr>
        <w:spacing w:after="0" w:line="240" w:lineRule="auto"/>
        <w:jc w:val="both"/>
        <w:rPr>
          <w:rFonts w:ascii="Calibri" w:hAnsi="Calibri" w:cs="Calibri"/>
        </w:rPr>
      </w:pPr>
      <w:r>
        <w:rPr>
          <w:rFonts w:ascii="Calibri" w:hAnsi="Calibri" w:cs="Calibri"/>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55209D36" w14:textId="77777777" w:rsidR="00F5335A" w:rsidRDefault="00F5335A">
      <w:pPr>
        <w:spacing w:after="0" w:line="240" w:lineRule="auto"/>
        <w:ind w:left="360"/>
        <w:jc w:val="both"/>
        <w:rPr>
          <w:rFonts w:ascii="Calibri" w:hAnsi="Calibri" w:cs="Calibri"/>
        </w:rPr>
      </w:pPr>
    </w:p>
    <w:p w14:paraId="5F3C0325" w14:textId="77777777" w:rsidR="00F5335A" w:rsidRDefault="00795F6F">
      <w:pPr>
        <w:numPr>
          <w:ilvl w:val="0"/>
          <w:numId w:val="31"/>
        </w:numPr>
        <w:spacing w:after="0" w:line="240" w:lineRule="auto"/>
        <w:jc w:val="both"/>
        <w:rPr>
          <w:rFonts w:ascii="Calibri" w:hAnsi="Calibri" w:cs="Calibri"/>
        </w:rPr>
      </w:pPr>
      <w:r>
        <w:rPr>
          <w:rFonts w:ascii="Calibri" w:hAnsi="Calibri" w:cs="Calibri"/>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Pr>
          <w:rFonts w:ascii="Calibri" w:hAnsi="Calibri" w:cs="Calibri"/>
          <w:i/>
        </w:rPr>
        <w:t>mutatis mutandis</w:t>
      </w:r>
      <w:r>
        <w:rPr>
          <w:rFonts w:ascii="Calibri" w:hAnsi="Calibri" w:cs="Calibri"/>
        </w:rPr>
        <w:t>, in all sub-contracts or sub-agreements entered into further to this Project Document.</w:t>
      </w:r>
    </w:p>
    <w:p w14:paraId="1C519D2D" w14:textId="77777777" w:rsidR="00F5335A" w:rsidRDefault="00795F6F">
      <w:pPr>
        <w:spacing w:after="0" w:line="240" w:lineRule="auto"/>
        <w:jc w:val="both"/>
        <w:rPr>
          <w:rFonts w:ascii="Calibri" w:hAnsi="Calibri" w:cs="Calibri"/>
        </w:rPr>
      </w:pPr>
      <w:r>
        <w:rPr>
          <w:rFonts w:ascii="Calibri" w:hAnsi="Calibri" w:cs="Calibri"/>
        </w:rPr>
        <w:br w:type="page"/>
      </w:r>
    </w:p>
    <w:p w14:paraId="02078F0F" w14:textId="77777777" w:rsidR="00F5335A" w:rsidRDefault="00795F6F">
      <w:pPr>
        <w:keepNext/>
        <w:pBdr>
          <w:top w:val="single" w:sz="4" w:space="1" w:color="auto"/>
        </w:pBdr>
        <w:tabs>
          <w:tab w:val="left" w:pos="720"/>
        </w:tabs>
        <w:suppressAutoHyphens/>
        <w:spacing w:after="0" w:line="240" w:lineRule="auto"/>
        <w:ind w:left="720" w:hanging="720"/>
        <w:jc w:val="both"/>
        <w:outlineLvl w:val="0"/>
        <w:rPr>
          <w:rFonts w:ascii="Calibri" w:hAnsi="Calibri" w:cs="Calibri"/>
          <w:b/>
          <w:smallCaps/>
          <w:spacing w:val="-2"/>
        </w:rPr>
      </w:pPr>
      <w:bookmarkStart w:id="442" w:name="_Toc88064341"/>
      <w:r>
        <w:rPr>
          <w:rFonts w:ascii="Calibri" w:hAnsi="Calibri" w:cs="Calibri"/>
          <w:b/>
          <w:smallCaps/>
          <w:spacing w:val="-2"/>
        </w:rPr>
        <w:lastRenderedPageBreak/>
        <w:t>XII. Mandatory Annexes</w:t>
      </w:r>
      <w:bookmarkEnd w:id="442"/>
    </w:p>
    <w:p w14:paraId="7707DF67" w14:textId="77777777" w:rsidR="00F5335A" w:rsidRDefault="00F5335A">
      <w:pPr>
        <w:spacing w:after="0" w:line="240" w:lineRule="auto"/>
        <w:jc w:val="both"/>
        <w:rPr>
          <w:rFonts w:ascii="Calibri" w:hAnsi="Calibri" w:cs="Calibri"/>
        </w:rPr>
      </w:pPr>
    </w:p>
    <w:p w14:paraId="04127207"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GEF Budget Template </w:t>
      </w:r>
    </w:p>
    <w:p w14:paraId="52AD2778" w14:textId="77777777" w:rsidR="00F5335A" w:rsidRDefault="00795F6F">
      <w:pPr>
        <w:numPr>
          <w:ilvl w:val="0"/>
          <w:numId w:val="32"/>
        </w:numPr>
        <w:spacing w:after="0" w:line="240" w:lineRule="auto"/>
        <w:jc w:val="both"/>
        <w:rPr>
          <w:rFonts w:ascii="Calibri" w:hAnsi="Calibri" w:cs="Calibri"/>
        </w:rPr>
      </w:pPr>
      <w:r>
        <w:rPr>
          <w:rFonts w:ascii="Calibri" w:hAnsi="Calibri" w:cs="Calibri"/>
        </w:rPr>
        <w:t>Project Map and geospatial coordinates of the project area</w:t>
      </w:r>
    </w:p>
    <w:p w14:paraId="57D017E2"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Multiyear Workplan </w:t>
      </w:r>
    </w:p>
    <w:p w14:paraId="65312B84"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Social and Environmental Screening Procedure (SESP) </w:t>
      </w:r>
    </w:p>
    <w:p w14:paraId="2A5F4ECE"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UNDP Atlas Risk Register </w:t>
      </w:r>
    </w:p>
    <w:p w14:paraId="255F053C"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Overview of technical consultancies/subcontracts </w:t>
      </w:r>
    </w:p>
    <w:p w14:paraId="4958A4D0"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Stakeholder Engagement Plan </w:t>
      </w:r>
    </w:p>
    <w:p w14:paraId="68B7AD7B"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Gender Analysis and Gender Action Plan </w:t>
      </w:r>
    </w:p>
    <w:p w14:paraId="6987336E"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Procurement Plan – for first year of implementation especially </w:t>
      </w:r>
    </w:p>
    <w:p w14:paraId="02CCE472" w14:textId="77777777" w:rsidR="00F5335A" w:rsidRDefault="00795F6F">
      <w:pPr>
        <w:numPr>
          <w:ilvl w:val="0"/>
          <w:numId w:val="32"/>
        </w:numPr>
        <w:spacing w:after="0" w:line="240" w:lineRule="auto"/>
        <w:jc w:val="both"/>
        <w:rPr>
          <w:rFonts w:ascii="Calibri" w:hAnsi="Calibri" w:cs="Calibri"/>
        </w:rPr>
      </w:pPr>
      <w:r>
        <w:rPr>
          <w:rFonts w:ascii="Calibri" w:hAnsi="Calibri" w:cs="Calibri"/>
        </w:rPr>
        <w:t xml:space="preserve">GEF focal area specific annexes (e.g. METT, GHG calculations, target landscape profile, feasibility study, other technical reports) </w:t>
      </w:r>
    </w:p>
    <w:p w14:paraId="0964A8F5" w14:textId="77777777" w:rsidR="00F5335A" w:rsidRDefault="00795F6F">
      <w:pPr>
        <w:numPr>
          <w:ilvl w:val="0"/>
          <w:numId w:val="32"/>
        </w:numPr>
        <w:spacing w:after="0" w:line="240" w:lineRule="auto"/>
        <w:jc w:val="both"/>
        <w:rPr>
          <w:rFonts w:ascii="Calibri" w:hAnsi="Calibri" w:cs="Calibri"/>
        </w:rPr>
      </w:pPr>
      <w:r>
        <w:rPr>
          <w:rFonts w:ascii="Calibri" w:hAnsi="Calibri" w:cs="Calibri"/>
        </w:rPr>
        <w:t>Additional agreements: such as cost sharing agreements, project cooperation agreements signed with NGOs (where the NGO is designated as the “executing entity”), letters of financial commitments etc.</w:t>
      </w:r>
    </w:p>
    <w:p w14:paraId="75B273AE" w14:textId="77777777" w:rsidR="00F5335A" w:rsidRDefault="00795F6F">
      <w:pPr>
        <w:numPr>
          <w:ilvl w:val="0"/>
          <w:numId w:val="32"/>
        </w:numPr>
        <w:spacing w:after="0" w:line="240" w:lineRule="auto"/>
        <w:jc w:val="both"/>
        <w:rPr>
          <w:rFonts w:ascii="Calibri" w:hAnsi="Calibri" w:cs="Calibri"/>
        </w:rPr>
      </w:pPr>
      <w:r>
        <w:rPr>
          <w:rFonts w:ascii="Calibri" w:hAnsi="Calibri" w:cs="Calibri"/>
        </w:rPr>
        <w:t>GEF and/or LDCF/SCCF Core indicators (see template below)</w:t>
      </w:r>
    </w:p>
    <w:p w14:paraId="5A0CBF47" w14:textId="77777777" w:rsidR="00F5335A" w:rsidRDefault="00795F6F">
      <w:pPr>
        <w:numPr>
          <w:ilvl w:val="0"/>
          <w:numId w:val="32"/>
        </w:numPr>
        <w:spacing w:after="0" w:line="240" w:lineRule="auto"/>
        <w:jc w:val="both"/>
        <w:rPr>
          <w:rFonts w:ascii="Calibri" w:hAnsi="Calibri" w:cs="Calibri"/>
        </w:rPr>
      </w:pPr>
      <w:r>
        <w:rPr>
          <w:rFonts w:ascii="Calibri" w:hAnsi="Calibri" w:cs="Calibri"/>
        </w:rPr>
        <w:t>GEF Taxonomy (see template below)</w:t>
      </w:r>
    </w:p>
    <w:p w14:paraId="3612F90F" w14:textId="77777777" w:rsidR="00F5335A" w:rsidRDefault="00F5335A">
      <w:pPr>
        <w:spacing w:after="0" w:line="240" w:lineRule="auto"/>
        <w:jc w:val="both"/>
        <w:rPr>
          <w:rFonts w:ascii="Calibri" w:hAnsi="Calibri" w:cs="Calibri"/>
          <w:i/>
        </w:rPr>
      </w:pPr>
    </w:p>
    <w:p w14:paraId="10E98E5E" w14:textId="77777777" w:rsidR="00F5335A" w:rsidRDefault="00F5335A">
      <w:pPr>
        <w:keepNext/>
        <w:spacing w:after="0" w:line="240" w:lineRule="auto"/>
        <w:jc w:val="both"/>
        <w:rPr>
          <w:rFonts w:ascii="Calibri" w:hAnsi="Calibri" w:cs="Calibri"/>
          <w:b/>
          <w:bCs/>
        </w:rPr>
      </w:pPr>
    </w:p>
    <w:p w14:paraId="6B075E6C" w14:textId="77777777" w:rsidR="00F5335A" w:rsidRDefault="00795F6F">
      <w:pPr>
        <w:spacing w:after="0" w:line="240" w:lineRule="auto"/>
        <w:rPr>
          <w:rFonts w:ascii="Calibri" w:hAnsi="Calibri" w:cs="Calibri"/>
          <w:b/>
          <w:bCs/>
        </w:rPr>
      </w:pPr>
      <w:r>
        <w:rPr>
          <w:rFonts w:ascii="Calibri" w:hAnsi="Calibri" w:cs="Calibri"/>
          <w:b/>
          <w:bCs/>
        </w:rPr>
        <w:br w:type="page"/>
      </w:r>
    </w:p>
    <w:p w14:paraId="14BE50DE" w14:textId="77777777" w:rsidR="00F5335A" w:rsidRDefault="00795F6F">
      <w:pPr>
        <w:keepNext/>
        <w:spacing w:after="0" w:line="240" w:lineRule="auto"/>
        <w:jc w:val="both"/>
        <w:outlineLvl w:val="1"/>
        <w:rPr>
          <w:rFonts w:ascii="Calibri" w:hAnsi="Calibri" w:cs="Calibri"/>
          <w:b/>
          <w:bCs/>
        </w:rPr>
      </w:pPr>
      <w:bookmarkStart w:id="443" w:name="_Toc88064342"/>
      <w:r>
        <w:rPr>
          <w:rFonts w:ascii="Calibri" w:hAnsi="Calibri" w:cs="Calibri"/>
          <w:b/>
          <w:bCs/>
        </w:rPr>
        <w:lastRenderedPageBreak/>
        <w:t>Annex 1: GEF Budget Template</w:t>
      </w:r>
      <w:bookmarkEnd w:id="443"/>
      <w:r>
        <w:rPr>
          <w:rFonts w:ascii="Calibri" w:hAnsi="Calibri" w:cs="Calibri"/>
          <w:b/>
          <w:bCs/>
        </w:rPr>
        <w:t xml:space="preserve"> </w:t>
      </w:r>
    </w:p>
    <w:p w14:paraId="64312365" w14:textId="77777777" w:rsidR="00F5335A" w:rsidRDefault="00795F6F">
      <w:pPr>
        <w:spacing w:after="0" w:line="240" w:lineRule="auto"/>
        <w:jc w:val="both"/>
        <w:rPr>
          <w:rFonts w:ascii="Calibri" w:hAnsi="Calibri" w:cs="Calibri"/>
        </w:rPr>
      </w:pPr>
      <w:r>
        <w:rPr>
          <w:rFonts w:ascii="Calibri" w:hAnsi="Calibri" w:cs="Calibri"/>
        </w:rPr>
        <w:t xml:space="preserve">To be submitted as a separated annex </w:t>
      </w:r>
    </w:p>
    <w:p w14:paraId="4C27D639" w14:textId="77777777" w:rsidR="00F5335A" w:rsidRDefault="00795F6F">
      <w:pPr>
        <w:keepNext/>
        <w:spacing w:after="0" w:line="240" w:lineRule="auto"/>
        <w:jc w:val="both"/>
        <w:rPr>
          <w:rFonts w:ascii="Calibri" w:hAnsi="Calibri" w:cs="Calibri"/>
          <w:b/>
          <w:bCs/>
        </w:rPr>
      </w:pPr>
      <w:r>
        <w:rPr>
          <w:rFonts w:ascii="Calibri" w:hAnsi="Calibri" w:cs="Calibri"/>
          <w:b/>
          <w:bCs/>
        </w:rPr>
        <w:br w:type="page"/>
      </w:r>
    </w:p>
    <w:p w14:paraId="2F521E34" w14:textId="77777777" w:rsidR="00F5335A" w:rsidRDefault="00795F6F">
      <w:pPr>
        <w:keepNext/>
        <w:spacing w:after="0" w:line="240" w:lineRule="auto"/>
        <w:jc w:val="both"/>
        <w:outlineLvl w:val="1"/>
        <w:rPr>
          <w:rFonts w:ascii="Calibri" w:hAnsi="Calibri" w:cs="Calibri"/>
          <w:b/>
          <w:bCs/>
        </w:rPr>
      </w:pPr>
      <w:r>
        <w:rPr>
          <w:rFonts w:ascii="Calibri" w:hAnsi="Calibri" w:cs="Calibri"/>
          <w:b/>
          <w:bCs/>
        </w:rPr>
        <w:lastRenderedPageBreak/>
        <w:t xml:space="preserve"> </w:t>
      </w:r>
      <w:bookmarkStart w:id="444" w:name="_Toc88064343"/>
      <w:r>
        <w:rPr>
          <w:rFonts w:ascii="Calibri" w:hAnsi="Calibri" w:cs="Calibri"/>
          <w:b/>
          <w:bCs/>
        </w:rPr>
        <w:t>Annex 2: Project Map and Geospatial Coordinates of Project Sites</w:t>
      </w:r>
      <w:bookmarkEnd w:id="444"/>
    </w:p>
    <w:p w14:paraId="7C5D6E07" w14:textId="77777777" w:rsidR="00F5335A" w:rsidRDefault="00F5335A">
      <w:pPr>
        <w:spacing w:after="0" w:line="240" w:lineRule="auto"/>
        <w:jc w:val="both"/>
        <w:rPr>
          <w:rFonts w:ascii="Calibri" w:hAnsi="Calibri" w:cs="Calibri"/>
        </w:rPr>
      </w:pPr>
    </w:p>
    <w:p w14:paraId="27530B24" w14:textId="77777777" w:rsidR="00F5335A" w:rsidRDefault="00F5335A">
      <w:pPr>
        <w:pStyle w:val="GEFInstruction"/>
        <w:shd w:val="clear" w:color="auto" w:fill="FFFFFF"/>
        <w:ind w:left="270"/>
        <w:jc w:val="center"/>
        <w:rPr>
          <w:rFonts w:ascii="Calibri" w:hAnsi="Calibri" w:cs="Calibri"/>
          <w:b/>
          <w:bCs/>
          <w:smallCaps/>
          <w:color w:val="000000"/>
          <w:sz w:val="22"/>
          <w:szCs w:val="22"/>
        </w:rPr>
      </w:pPr>
    </w:p>
    <w:p w14:paraId="37DF1CA6" w14:textId="77777777" w:rsidR="00F5335A" w:rsidRDefault="00F5335A">
      <w:pPr>
        <w:spacing w:after="0" w:line="240" w:lineRule="auto"/>
      </w:pPr>
    </w:p>
    <w:p w14:paraId="055AEB78" w14:textId="77777777" w:rsidR="00F5335A" w:rsidRDefault="00795F6F">
      <w:pPr>
        <w:spacing w:after="0" w:line="240" w:lineRule="auto"/>
        <w:jc w:val="center"/>
      </w:pPr>
      <w:r>
        <w:rPr>
          <w:b/>
          <w:smallCaps/>
          <w:noProof/>
          <w:lang w:eastAsia="zh-CN"/>
        </w:rPr>
        <w:drawing>
          <wp:inline distT="0" distB="0" distL="0" distR="0" wp14:anchorId="063A8D10" wp14:editId="0F4254FD">
            <wp:extent cx="5273675" cy="4291330"/>
            <wp:effectExtent l="0" t="0" r="14605" b="6350"/>
            <wp:docPr id="4" name="图片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ap&#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3675" cy="4291330"/>
                    </a:xfrm>
                    <a:prstGeom prst="rect">
                      <a:avLst/>
                    </a:prstGeom>
                    <a:noFill/>
                    <a:ln>
                      <a:noFill/>
                    </a:ln>
                  </pic:spPr>
                </pic:pic>
              </a:graphicData>
            </a:graphic>
          </wp:inline>
        </w:drawing>
      </w:r>
    </w:p>
    <w:p w14:paraId="0C0801EF" w14:textId="77777777" w:rsidR="00F5335A" w:rsidRDefault="00F5335A">
      <w:pPr>
        <w:spacing w:after="0" w:line="240" w:lineRule="auto"/>
      </w:pPr>
    </w:p>
    <w:tbl>
      <w:tblPr>
        <w:tblW w:w="0" w:type="auto"/>
        <w:jc w:val="center"/>
        <w:tblLook w:val="04A0" w:firstRow="1" w:lastRow="0" w:firstColumn="1" w:lastColumn="0" w:noHBand="0" w:noVBand="1"/>
      </w:tblPr>
      <w:tblGrid>
        <w:gridCol w:w="4775"/>
        <w:gridCol w:w="2700"/>
      </w:tblGrid>
      <w:tr w:rsidR="00F5335A" w14:paraId="37DED11B" w14:textId="77777777">
        <w:trPr>
          <w:jc w:val="center"/>
        </w:trPr>
        <w:tc>
          <w:tcPr>
            <w:tcW w:w="4775"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2A3EEF2A" w14:textId="77777777" w:rsidR="00F5335A" w:rsidRDefault="00795F6F">
            <w:pPr>
              <w:spacing w:after="0" w:line="240" w:lineRule="auto"/>
              <w:jc w:val="center"/>
              <w:rPr>
                <w:rFonts w:ascii="Calibri" w:hAnsi="Calibri" w:cs="Calibri"/>
                <w:b/>
                <w:bCs/>
              </w:rPr>
            </w:pPr>
            <w:r>
              <w:rPr>
                <w:rFonts w:ascii="Calibri" w:hAnsi="Calibri" w:cs="Calibri"/>
                <w:b/>
                <w:bCs/>
              </w:rPr>
              <w:t>Project Site</w:t>
            </w:r>
          </w:p>
        </w:tc>
        <w:tc>
          <w:tcPr>
            <w:tcW w:w="270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B69E0B8" w14:textId="77777777" w:rsidR="00F5335A" w:rsidRDefault="00795F6F">
            <w:pPr>
              <w:spacing w:after="0" w:line="240" w:lineRule="auto"/>
              <w:jc w:val="center"/>
              <w:rPr>
                <w:rFonts w:ascii="Calibri" w:hAnsi="Calibri" w:cs="Calibri"/>
                <w:b/>
                <w:bCs/>
              </w:rPr>
            </w:pPr>
            <w:r>
              <w:rPr>
                <w:rFonts w:ascii="Calibri" w:hAnsi="Calibri" w:cs="Calibri"/>
                <w:b/>
                <w:bCs/>
              </w:rPr>
              <w:t>Geographical Coordinates</w:t>
            </w:r>
          </w:p>
        </w:tc>
      </w:tr>
      <w:tr w:rsidR="00F5335A" w14:paraId="28436EFC" w14:textId="77777777">
        <w:trPr>
          <w:jc w:val="center"/>
        </w:trPr>
        <w:tc>
          <w:tcPr>
            <w:tcW w:w="4775" w:type="dxa"/>
            <w:tcBorders>
              <w:top w:val="single" w:sz="8" w:space="0" w:color="FFFF00"/>
            </w:tcBorders>
            <w:vAlign w:val="center"/>
          </w:tcPr>
          <w:p w14:paraId="7A08BF9D" w14:textId="77777777" w:rsidR="00F5335A" w:rsidRDefault="00795F6F">
            <w:pPr>
              <w:spacing w:after="0" w:line="240" w:lineRule="auto"/>
              <w:rPr>
                <w:rFonts w:ascii="Calibri" w:hAnsi="Calibri" w:cs="Calibri"/>
              </w:rPr>
            </w:pPr>
            <w:r>
              <w:rPr>
                <w:rFonts w:ascii="Calibri" w:hAnsi="Calibri" w:cs="Calibri"/>
              </w:rPr>
              <w:t>Fuquan City, Guizhou</w:t>
            </w:r>
          </w:p>
        </w:tc>
        <w:tc>
          <w:tcPr>
            <w:tcW w:w="2700" w:type="dxa"/>
            <w:tcBorders>
              <w:top w:val="single" w:sz="8" w:space="0" w:color="FFFF00"/>
            </w:tcBorders>
            <w:vAlign w:val="center"/>
          </w:tcPr>
          <w:p w14:paraId="3CABDCD3" w14:textId="77777777" w:rsidR="00F5335A" w:rsidRDefault="00795F6F">
            <w:pPr>
              <w:spacing w:after="0" w:line="240" w:lineRule="auto"/>
              <w:jc w:val="center"/>
              <w:rPr>
                <w:rFonts w:ascii="Calibri" w:hAnsi="Calibri" w:cs="Calibri"/>
              </w:rPr>
            </w:pPr>
            <w:r>
              <w:rPr>
                <w:rFonts w:ascii="Calibri" w:hAnsi="Calibri" w:cs="Calibri"/>
              </w:rPr>
              <w:t>107°31′E,26°38′N</w:t>
            </w:r>
          </w:p>
        </w:tc>
      </w:tr>
      <w:tr w:rsidR="00F5335A" w14:paraId="4F967E73" w14:textId="77777777">
        <w:trPr>
          <w:jc w:val="center"/>
        </w:trPr>
        <w:tc>
          <w:tcPr>
            <w:tcW w:w="4775" w:type="dxa"/>
            <w:vAlign w:val="center"/>
          </w:tcPr>
          <w:p w14:paraId="3E057557" w14:textId="77777777" w:rsidR="00F5335A" w:rsidRDefault="00795F6F">
            <w:pPr>
              <w:spacing w:after="0" w:line="240" w:lineRule="auto"/>
              <w:rPr>
                <w:rFonts w:ascii="Calibri" w:hAnsi="Calibri" w:cs="Calibri"/>
              </w:rPr>
            </w:pPr>
            <w:r>
              <w:rPr>
                <w:rFonts w:ascii="Calibri" w:hAnsi="Calibri" w:cs="Calibri"/>
              </w:rPr>
              <w:t>Leibo County, Sichuan</w:t>
            </w:r>
          </w:p>
        </w:tc>
        <w:tc>
          <w:tcPr>
            <w:tcW w:w="2700" w:type="dxa"/>
            <w:vAlign w:val="center"/>
          </w:tcPr>
          <w:p w14:paraId="7273627E" w14:textId="77777777" w:rsidR="00F5335A" w:rsidRDefault="00795F6F">
            <w:pPr>
              <w:spacing w:after="0" w:line="240" w:lineRule="auto"/>
              <w:jc w:val="center"/>
              <w:rPr>
                <w:rFonts w:ascii="Calibri" w:hAnsi="Calibri" w:cs="Calibri"/>
              </w:rPr>
            </w:pPr>
            <w:r>
              <w:rPr>
                <w:rFonts w:ascii="Calibri" w:hAnsi="Calibri" w:cs="Calibri"/>
              </w:rPr>
              <w:t>103°34′E,28°16′N</w:t>
            </w:r>
          </w:p>
        </w:tc>
      </w:tr>
      <w:tr w:rsidR="00F5335A" w14:paraId="48DD4E2D" w14:textId="77777777">
        <w:trPr>
          <w:jc w:val="center"/>
        </w:trPr>
        <w:tc>
          <w:tcPr>
            <w:tcW w:w="4775" w:type="dxa"/>
            <w:vAlign w:val="center"/>
          </w:tcPr>
          <w:p w14:paraId="5B7DD339" w14:textId="77777777" w:rsidR="00F5335A" w:rsidRDefault="00795F6F">
            <w:pPr>
              <w:spacing w:after="0" w:line="240" w:lineRule="auto"/>
              <w:rPr>
                <w:rFonts w:ascii="Calibri" w:hAnsi="Calibri" w:cs="Calibri"/>
              </w:rPr>
            </w:pPr>
            <w:r>
              <w:rPr>
                <w:rFonts w:ascii="Calibri" w:hAnsi="Calibri" w:cs="Calibri"/>
              </w:rPr>
              <w:t>Mabian County, Sichuan</w:t>
            </w:r>
          </w:p>
        </w:tc>
        <w:tc>
          <w:tcPr>
            <w:tcW w:w="2700" w:type="dxa"/>
            <w:vAlign w:val="center"/>
          </w:tcPr>
          <w:p w14:paraId="051D1C8F" w14:textId="77777777" w:rsidR="00F5335A" w:rsidRDefault="00795F6F">
            <w:pPr>
              <w:spacing w:after="0" w:line="240" w:lineRule="auto"/>
              <w:jc w:val="center"/>
              <w:rPr>
                <w:rFonts w:ascii="Calibri" w:hAnsi="Calibri" w:cs="Calibri"/>
              </w:rPr>
            </w:pPr>
            <w:r>
              <w:rPr>
                <w:rFonts w:ascii="Calibri" w:hAnsi="Calibri" w:cs="Calibri"/>
              </w:rPr>
              <w:t>103°32′E,28°50′N</w:t>
            </w:r>
          </w:p>
        </w:tc>
      </w:tr>
      <w:tr w:rsidR="00F5335A" w14:paraId="34CF08D5" w14:textId="77777777">
        <w:trPr>
          <w:jc w:val="center"/>
        </w:trPr>
        <w:tc>
          <w:tcPr>
            <w:tcW w:w="4775" w:type="dxa"/>
            <w:vAlign w:val="center"/>
          </w:tcPr>
          <w:p w14:paraId="6D0CDEF9" w14:textId="77777777" w:rsidR="00F5335A" w:rsidRDefault="00795F6F">
            <w:pPr>
              <w:spacing w:after="0" w:line="240" w:lineRule="auto"/>
              <w:rPr>
                <w:rFonts w:ascii="Calibri" w:hAnsi="Calibri" w:cs="Calibri"/>
              </w:rPr>
            </w:pPr>
            <w:r>
              <w:rPr>
                <w:rFonts w:ascii="Calibri" w:hAnsi="Calibri" w:cs="Calibri"/>
              </w:rPr>
              <w:t>Mabian County, Sichuan</w:t>
            </w:r>
          </w:p>
        </w:tc>
        <w:tc>
          <w:tcPr>
            <w:tcW w:w="2700" w:type="dxa"/>
            <w:vAlign w:val="center"/>
          </w:tcPr>
          <w:p w14:paraId="21D2F35D" w14:textId="77777777" w:rsidR="00F5335A" w:rsidRDefault="00795F6F">
            <w:pPr>
              <w:spacing w:after="0" w:line="240" w:lineRule="auto"/>
              <w:jc w:val="center"/>
              <w:rPr>
                <w:rFonts w:ascii="Calibri" w:hAnsi="Calibri" w:cs="Calibri"/>
              </w:rPr>
            </w:pPr>
            <w:r>
              <w:rPr>
                <w:rFonts w:ascii="Calibri" w:hAnsi="Calibri" w:cs="Calibri"/>
              </w:rPr>
              <w:t>103°29'E ,28°42′N</w:t>
            </w:r>
          </w:p>
        </w:tc>
      </w:tr>
      <w:tr w:rsidR="00F5335A" w14:paraId="0014F9A4" w14:textId="77777777">
        <w:trPr>
          <w:jc w:val="center"/>
        </w:trPr>
        <w:tc>
          <w:tcPr>
            <w:tcW w:w="4775" w:type="dxa"/>
            <w:vAlign w:val="center"/>
          </w:tcPr>
          <w:p w14:paraId="0592A940" w14:textId="77777777" w:rsidR="00F5335A" w:rsidRDefault="00795F6F">
            <w:pPr>
              <w:spacing w:after="0" w:line="240" w:lineRule="auto"/>
              <w:rPr>
                <w:rFonts w:ascii="Calibri" w:hAnsi="Calibri" w:cs="Calibri"/>
              </w:rPr>
            </w:pPr>
            <w:r>
              <w:rPr>
                <w:rFonts w:ascii="Calibri" w:hAnsi="Calibri" w:cs="Calibri"/>
              </w:rPr>
              <w:t>Jinzhong Town, Kaiyang County, Guiyang City</w:t>
            </w:r>
          </w:p>
        </w:tc>
        <w:tc>
          <w:tcPr>
            <w:tcW w:w="2700" w:type="dxa"/>
            <w:vAlign w:val="center"/>
          </w:tcPr>
          <w:p w14:paraId="6673B5DE" w14:textId="77777777" w:rsidR="00F5335A" w:rsidRDefault="00795F6F">
            <w:pPr>
              <w:spacing w:after="0" w:line="240" w:lineRule="auto"/>
              <w:jc w:val="center"/>
              <w:rPr>
                <w:rFonts w:ascii="Calibri" w:hAnsi="Calibri" w:cs="Calibri"/>
              </w:rPr>
            </w:pPr>
            <w:r>
              <w:rPr>
                <w:rFonts w:ascii="Calibri" w:hAnsi="Calibri" w:cs="Calibri"/>
              </w:rPr>
              <w:t>106°86 'E 27°19' N</w:t>
            </w:r>
          </w:p>
        </w:tc>
      </w:tr>
      <w:tr w:rsidR="00F5335A" w14:paraId="343FA572" w14:textId="77777777">
        <w:trPr>
          <w:jc w:val="center"/>
        </w:trPr>
        <w:tc>
          <w:tcPr>
            <w:tcW w:w="4775" w:type="dxa"/>
            <w:vAlign w:val="center"/>
          </w:tcPr>
          <w:p w14:paraId="3FB9C2F3" w14:textId="77777777" w:rsidR="00F5335A" w:rsidRDefault="00795F6F">
            <w:pPr>
              <w:spacing w:after="0" w:line="240" w:lineRule="auto"/>
              <w:rPr>
                <w:rFonts w:ascii="Calibri" w:hAnsi="Calibri" w:cs="Calibri"/>
              </w:rPr>
            </w:pPr>
            <w:r>
              <w:rPr>
                <w:rFonts w:ascii="Calibri" w:hAnsi="Calibri" w:cs="Calibri"/>
              </w:rPr>
              <w:t>Mianzhu City, Sichuan</w:t>
            </w:r>
          </w:p>
        </w:tc>
        <w:tc>
          <w:tcPr>
            <w:tcW w:w="2700" w:type="dxa"/>
            <w:vAlign w:val="center"/>
          </w:tcPr>
          <w:p w14:paraId="5478AADC" w14:textId="77777777" w:rsidR="00F5335A" w:rsidRDefault="00795F6F">
            <w:pPr>
              <w:spacing w:after="0" w:line="240" w:lineRule="auto"/>
              <w:jc w:val="center"/>
              <w:rPr>
                <w:rFonts w:ascii="Calibri" w:hAnsi="Calibri" w:cs="Calibri"/>
              </w:rPr>
            </w:pPr>
            <w:r>
              <w:rPr>
                <w:rFonts w:ascii="Calibri" w:hAnsi="Calibri" w:cs="Calibri"/>
              </w:rPr>
              <w:t>104°19'E 31°22'N</w:t>
            </w:r>
          </w:p>
        </w:tc>
      </w:tr>
      <w:tr w:rsidR="00F5335A" w14:paraId="7EEE6642" w14:textId="77777777">
        <w:trPr>
          <w:jc w:val="center"/>
        </w:trPr>
        <w:tc>
          <w:tcPr>
            <w:tcW w:w="4775" w:type="dxa"/>
            <w:vAlign w:val="center"/>
          </w:tcPr>
          <w:p w14:paraId="08BAD2FF" w14:textId="77777777" w:rsidR="00F5335A" w:rsidRDefault="00795F6F">
            <w:pPr>
              <w:spacing w:after="0" w:line="240" w:lineRule="auto"/>
              <w:rPr>
                <w:rFonts w:ascii="Calibri" w:hAnsi="Calibri" w:cs="Calibri"/>
              </w:rPr>
            </w:pPr>
            <w:r>
              <w:rPr>
                <w:rFonts w:ascii="Calibri" w:hAnsi="Calibri" w:cs="Calibri"/>
              </w:rPr>
              <w:t>Pantang, Wuxue, Huanggang City, Hubei</w:t>
            </w:r>
          </w:p>
        </w:tc>
        <w:tc>
          <w:tcPr>
            <w:tcW w:w="2700" w:type="dxa"/>
            <w:vAlign w:val="center"/>
          </w:tcPr>
          <w:p w14:paraId="023D262E" w14:textId="77777777" w:rsidR="00F5335A" w:rsidRDefault="00795F6F">
            <w:pPr>
              <w:spacing w:after="0" w:line="240" w:lineRule="auto"/>
              <w:jc w:val="center"/>
              <w:rPr>
                <w:rFonts w:ascii="Calibri" w:hAnsi="Calibri" w:cs="Calibri"/>
              </w:rPr>
            </w:pPr>
            <w:r>
              <w:rPr>
                <w:rFonts w:ascii="Calibri" w:hAnsi="Calibri" w:cs="Calibri"/>
              </w:rPr>
              <w:t>115°47'E 29°88'N</w:t>
            </w:r>
          </w:p>
        </w:tc>
      </w:tr>
      <w:tr w:rsidR="00F5335A" w14:paraId="10F9830A" w14:textId="77777777">
        <w:trPr>
          <w:jc w:val="center"/>
        </w:trPr>
        <w:tc>
          <w:tcPr>
            <w:tcW w:w="4775" w:type="dxa"/>
            <w:vAlign w:val="center"/>
          </w:tcPr>
          <w:p w14:paraId="1AD5F0FC" w14:textId="77777777" w:rsidR="00F5335A" w:rsidRDefault="00795F6F">
            <w:pPr>
              <w:spacing w:after="0" w:line="240" w:lineRule="auto"/>
              <w:rPr>
                <w:rFonts w:ascii="Calibri" w:hAnsi="Calibri" w:cs="Calibri"/>
              </w:rPr>
            </w:pPr>
            <w:r>
              <w:rPr>
                <w:rFonts w:ascii="Calibri" w:hAnsi="Calibri" w:cs="Calibri"/>
              </w:rPr>
              <w:t>Jinning District, Kunming City, Yunnan</w:t>
            </w:r>
          </w:p>
        </w:tc>
        <w:tc>
          <w:tcPr>
            <w:tcW w:w="2700" w:type="dxa"/>
            <w:vAlign w:val="center"/>
          </w:tcPr>
          <w:p w14:paraId="1C8AB975" w14:textId="77777777" w:rsidR="00F5335A" w:rsidRDefault="00795F6F">
            <w:pPr>
              <w:spacing w:after="0" w:line="240" w:lineRule="auto"/>
              <w:jc w:val="center"/>
              <w:rPr>
                <w:rFonts w:ascii="Calibri" w:hAnsi="Calibri" w:cs="Calibri"/>
              </w:rPr>
            </w:pPr>
            <w:r>
              <w:rPr>
                <w:rFonts w:ascii="Calibri" w:hAnsi="Calibri" w:cs="Calibri"/>
              </w:rPr>
              <w:t>102°36′E,24°40′N</w:t>
            </w:r>
          </w:p>
        </w:tc>
      </w:tr>
      <w:tr w:rsidR="00F5335A" w14:paraId="0909095F" w14:textId="77777777">
        <w:trPr>
          <w:jc w:val="center"/>
        </w:trPr>
        <w:tc>
          <w:tcPr>
            <w:tcW w:w="4775" w:type="dxa"/>
            <w:vAlign w:val="center"/>
          </w:tcPr>
          <w:p w14:paraId="4F24DFB0" w14:textId="77777777" w:rsidR="00F5335A" w:rsidRDefault="00795F6F">
            <w:pPr>
              <w:spacing w:after="0" w:line="240" w:lineRule="auto"/>
              <w:rPr>
                <w:rFonts w:ascii="Calibri" w:hAnsi="Calibri" w:cs="Calibri"/>
              </w:rPr>
            </w:pPr>
            <w:r>
              <w:rPr>
                <w:rFonts w:ascii="Calibri" w:hAnsi="Calibri" w:cs="Calibri"/>
              </w:rPr>
              <w:t>Anning City, Yunnan</w:t>
            </w:r>
          </w:p>
        </w:tc>
        <w:tc>
          <w:tcPr>
            <w:tcW w:w="2700" w:type="dxa"/>
            <w:vAlign w:val="center"/>
          </w:tcPr>
          <w:p w14:paraId="54A64099" w14:textId="77777777" w:rsidR="00F5335A" w:rsidRDefault="00795F6F">
            <w:pPr>
              <w:spacing w:after="0" w:line="240" w:lineRule="auto"/>
              <w:jc w:val="center"/>
              <w:rPr>
                <w:rFonts w:ascii="Calibri" w:hAnsi="Calibri" w:cs="Calibri"/>
              </w:rPr>
            </w:pPr>
            <w:r>
              <w:rPr>
                <w:rFonts w:ascii="Calibri" w:hAnsi="Calibri" w:cs="Calibri"/>
              </w:rPr>
              <w:t>102°36'E 24°96'N</w:t>
            </w:r>
          </w:p>
        </w:tc>
      </w:tr>
      <w:tr w:rsidR="00F5335A" w14:paraId="14EAE5FC" w14:textId="77777777">
        <w:trPr>
          <w:jc w:val="center"/>
        </w:trPr>
        <w:tc>
          <w:tcPr>
            <w:tcW w:w="4775" w:type="dxa"/>
            <w:vAlign w:val="center"/>
          </w:tcPr>
          <w:p w14:paraId="3AB9488B" w14:textId="77777777" w:rsidR="00F5335A" w:rsidRDefault="00795F6F">
            <w:pPr>
              <w:spacing w:after="0" w:line="240" w:lineRule="auto"/>
              <w:rPr>
                <w:rFonts w:ascii="Calibri" w:hAnsi="Calibri" w:cs="Calibri"/>
              </w:rPr>
            </w:pPr>
            <w:r>
              <w:rPr>
                <w:rFonts w:ascii="Calibri" w:hAnsi="Calibri" w:cs="Calibri"/>
              </w:rPr>
              <w:t>Panzhihua City, Sichuan</w:t>
            </w:r>
          </w:p>
        </w:tc>
        <w:tc>
          <w:tcPr>
            <w:tcW w:w="2700" w:type="dxa"/>
            <w:vAlign w:val="center"/>
          </w:tcPr>
          <w:p w14:paraId="7120DDD3" w14:textId="77777777" w:rsidR="00F5335A" w:rsidRDefault="00795F6F">
            <w:pPr>
              <w:spacing w:after="0" w:line="240" w:lineRule="auto"/>
              <w:jc w:val="center"/>
              <w:rPr>
                <w:rFonts w:ascii="Calibri" w:hAnsi="Calibri" w:cs="Calibri"/>
              </w:rPr>
            </w:pPr>
            <w:r>
              <w:rPr>
                <w:rFonts w:ascii="Calibri" w:hAnsi="Calibri" w:cs="Calibri"/>
              </w:rPr>
              <w:t>101°73' E 26°56' N</w:t>
            </w:r>
          </w:p>
        </w:tc>
      </w:tr>
    </w:tbl>
    <w:p w14:paraId="1285B19E" w14:textId="77777777" w:rsidR="00F5335A" w:rsidRDefault="00795F6F">
      <w:pPr>
        <w:spacing w:after="0" w:line="240" w:lineRule="auto"/>
        <w:ind w:firstLineChars="200" w:firstLine="440"/>
        <w:sectPr w:rsidR="00F5335A">
          <w:pgSz w:w="12240" w:h="15840"/>
          <w:pgMar w:top="1440" w:right="1440" w:bottom="1440" w:left="1440" w:header="720" w:footer="720" w:gutter="0"/>
          <w:cols w:space="720"/>
          <w:docGrid w:linePitch="360"/>
        </w:sectPr>
      </w:pPr>
      <w:r>
        <w:t xml:space="preserve"> </w:t>
      </w:r>
    </w:p>
    <w:p w14:paraId="2DFBAF4D" w14:textId="77777777" w:rsidR="00F5335A" w:rsidRDefault="00F5335A">
      <w:pPr>
        <w:spacing w:after="0" w:line="240" w:lineRule="auto"/>
        <w:ind w:firstLineChars="200" w:firstLine="440"/>
      </w:pPr>
    </w:p>
    <w:p w14:paraId="2B80D997" w14:textId="77777777" w:rsidR="00F5335A" w:rsidRDefault="00795F6F">
      <w:pPr>
        <w:keepNext/>
        <w:spacing w:after="0" w:line="240" w:lineRule="auto"/>
        <w:jc w:val="both"/>
        <w:outlineLvl w:val="1"/>
        <w:rPr>
          <w:rFonts w:ascii="Calibri" w:hAnsi="Calibri" w:cs="Calibri"/>
          <w:b/>
          <w:bCs/>
        </w:rPr>
      </w:pPr>
      <w:bookmarkStart w:id="445" w:name="_Toc88064344"/>
      <w:r>
        <w:rPr>
          <w:rFonts w:ascii="Calibri" w:hAnsi="Calibri" w:cs="Calibri"/>
          <w:b/>
          <w:bCs/>
        </w:rPr>
        <w:t>Annex 3: Multi Year Work Plan</w:t>
      </w:r>
      <w:bookmarkEnd w:id="445"/>
    </w:p>
    <w:tbl>
      <w:tblPr>
        <w:tblW w:w="129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4353"/>
        <w:gridCol w:w="429"/>
        <w:gridCol w:w="429"/>
        <w:gridCol w:w="429"/>
        <w:gridCol w:w="430"/>
        <w:gridCol w:w="430"/>
        <w:gridCol w:w="430"/>
        <w:gridCol w:w="430"/>
        <w:gridCol w:w="430"/>
        <w:gridCol w:w="430"/>
        <w:gridCol w:w="430"/>
        <w:gridCol w:w="430"/>
        <w:gridCol w:w="430"/>
        <w:gridCol w:w="430"/>
        <w:gridCol w:w="430"/>
        <w:gridCol w:w="430"/>
        <w:gridCol w:w="430"/>
        <w:gridCol w:w="430"/>
        <w:gridCol w:w="430"/>
        <w:gridCol w:w="430"/>
        <w:gridCol w:w="430"/>
      </w:tblGrid>
      <w:tr w:rsidR="00F5335A" w14:paraId="15CD2C76" w14:textId="77777777">
        <w:trPr>
          <w:trHeight w:val="290"/>
        </w:trPr>
        <w:tc>
          <w:tcPr>
            <w:tcW w:w="4353" w:type="dxa"/>
            <w:vMerge w:val="restart"/>
            <w:shd w:val="clear" w:color="000000" w:fill="D9D9D9"/>
            <w:vAlign w:val="center"/>
          </w:tcPr>
          <w:p w14:paraId="09284DAD"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Activities</w:t>
            </w:r>
          </w:p>
        </w:tc>
        <w:tc>
          <w:tcPr>
            <w:tcW w:w="1717" w:type="dxa"/>
            <w:gridSpan w:val="4"/>
            <w:shd w:val="clear" w:color="000000" w:fill="D9D9D9"/>
            <w:vAlign w:val="center"/>
          </w:tcPr>
          <w:p w14:paraId="6A3894D3"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Year 1</w:t>
            </w:r>
          </w:p>
        </w:tc>
        <w:tc>
          <w:tcPr>
            <w:tcW w:w="1720" w:type="dxa"/>
            <w:gridSpan w:val="4"/>
            <w:shd w:val="clear" w:color="000000" w:fill="D9D9D9"/>
            <w:vAlign w:val="center"/>
          </w:tcPr>
          <w:p w14:paraId="17B25E96"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Year 2</w:t>
            </w:r>
          </w:p>
        </w:tc>
        <w:tc>
          <w:tcPr>
            <w:tcW w:w="1720" w:type="dxa"/>
            <w:gridSpan w:val="4"/>
            <w:shd w:val="clear" w:color="000000" w:fill="D9D9D9"/>
            <w:vAlign w:val="center"/>
          </w:tcPr>
          <w:p w14:paraId="30E3649A"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Year 3</w:t>
            </w:r>
          </w:p>
        </w:tc>
        <w:tc>
          <w:tcPr>
            <w:tcW w:w="1720" w:type="dxa"/>
            <w:gridSpan w:val="4"/>
            <w:shd w:val="clear" w:color="000000" w:fill="D9D9D9"/>
            <w:vAlign w:val="center"/>
          </w:tcPr>
          <w:p w14:paraId="1E97460F"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Year 4</w:t>
            </w:r>
          </w:p>
        </w:tc>
        <w:tc>
          <w:tcPr>
            <w:tcW w:w="1720" w:type="dxa"/>
            <w:gridSpan w:val="4"/>
            <w:shd w:val="clear" w:color="000000" w:fill="D9D9D9"/>
            <w:vAlign w:val="center"/>
          </w:tcPr>
          <w:p w14:paraId="2C676652"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Year 5</w:t>
            </w:r>
          </w:p>
        </w:tc>
      </w:tr>
      <w:tr w:rsidR="00F5335A" w14:paraId="74F1B5A3" w14:textId="77777777">
        <w:trPr>
          <w:trHeight w:val="290"/>
        </w:trPr>
        <w:tc>
          <w:tcPr>
            <w:tcW w:w="4353" w:type="dxa"/>
            <w:vMerge/>
            <w:shd w:val="clear" w:color="000000" w:fill="D9D9D9"/>
            <w:vAlign w:val="center"/>
          </w:tcPr>
          <w:p w14:paraId="7B2F6815" w14:textId="77777777" w:rsidR="00F5335A" w:rsidRDefault="00F5335A">
            <w:pPr>
              <w:spacing w:after="0" w:line="240" w:lineRule="auto"/>
              <w:rPr>
                <w:rFonts w:ascii="Calibri" w:eastAsia="Times New Roman" w:hAnsi="Calibri" w:cs="Calibri"/>
                <w:b/>
                <w:bCs/>
                <w:sz w:val="20"/>
                <w:szCs w:val="20"/>
              </w:rPr>
            </w:pPr>
          </w:p>
        </w:tc>
        <w:tc>
          <w:tcPr>
            <w:tcW w:w="429" w:type="dxa"/>
            <w:shd w:val="clear" w:color="000000" w:fill="D9D9D9"/>
            <w:vAlign w:val="center"/>
          </w:tcPr>
          <w:p w14:paraId="64B8D6D4"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Q1</w:t>
            </w:r>
          </w:p>
        </w:tc>
        <w:tc>
          <w:tcPr>
            <w:tcW w:w="429" w:type="dxa"/>
            <w:shd w:val="clear" w:color="000000" w:fill="D9D9D9"/>
            <w:vAlign w:val="center"/>
          </w:tcPr>
          <w:p w14:paraId="22165DC2"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Q2</w:t>
            </w:r>
          </w:p>
        </w:tc>
        <w:tc>
          <w:tcPr>
            <w:tcW w:w="429" w:type="dxa"/>
            <w:shd w:val="clear" w:color="000000" w:fill="D9D9D9"/>
            <w:vAlign w:val="center"/>
          </w:tcPr>
          <w:p w14:paraId="4F178DA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Q3</w:t>
            </w:r>
          </w:p>
        </w:tc>
        <w:tc>
          <w:tcPr>
            <w:tcW w:w="430" w:type="dxa"/>
            <w:shd w:val="clear" w:color="000000" w:fill="D9D9D9"/>
            <w:vAlign w:val="center"/>
          </w:tcPr>
          <w:p w14:paraId="55A31A83"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Q4</w:t>
            </w:r>
          </w:p>
        </w:tc>
        <w:tc>
          <w:tcPr>
            <w:tcW w:w="430" w:type="dxa"/>
            <w:shd w:val="clear" w:color="000000" w:fill="D9D9D9"/>
            <w:vAlign w:val="center"/>
          </w:tcPr>
          <w:p w14:paraId="6D3CE64F"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Q1</w:t>
            </w:r>
          </w:p>
        </w:tc>
        <w:tc>
          <w:tcPr>
            <w:tcW w:w="430" w:type="dxa"/>
            <w:shd w:val="clear" w:color="000000" w:fill="D9D9D9"/>
            <w:vAlign w:val="center"/>
          </w:tcPr>
          <w:p w14:paraId="545C52EB"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Q2</w:t>
            </w:r>
          </w:p>
        </w:tc>
        <w:tc>
          <w:tcPr>
            <w:tcW w:w="430" w:type="dxa"/>
            <w:shd w:val="clear" w:color="000000" w:fill="D9D9D9"/>
            <w:vAlign w:val="center"/>
          </w:tcPr>
          <w:p w14:paraId="74E5E2B3"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Q3</w:t>
            </w:r>
          </w:p>
        </w:tc>
        <w:tc>
          <w:tcPr>
            <w:tcW w:w="430" w:type="dxa"/>
            <w:shd w:val="clear" w:color="000000" w:fill="D9D9D9"/>
            <w:vAlign w:val="center"/>
          </w:tcPr>
          <w:p w14:paraId="3236EB5C"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Q4</w:t>
            </w:r>
          </w:p>
        </w:tc>
        <w:tc>
          <w:tcPr>
            <w:tcW w:w="430" w:type="dxa"/>
            <w:shd w:val="clear" w:color="000000" w:fill="D9D9D9"/>
            <w:vAlign w:val="center"/>
          </w:tcPr>
          <w:p w14:paraId="7FEFE57C"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Q1</w:t>
            </w:r>
          </w:p>
        </w:tc>
        <w:tc>
          <w:tcPr>
            <w:tcW w:w="430" w:type="dxa"/>
            <w:shd w:val="clear" w:color="000000" w:fill="D9D9D9"/>
            <w:vAlign w:val="center"/>
          </w:tcPr>
          <w:p w14:paraId="3143C7AD"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Q2</w:t>
            </w:r>
          </w:p>
        </w:tc>
        <w:tc>
          <w:tcPr>
            <w:tcW w:w="430" w:type="dxa"/>
            <w:shd w:val="clear" w:color="000000" w:fill="D9D9D9"/>
            <w:vAlign w:val="center"/>
          </w:tcPr>
          <w:p w14:paraId="104FF49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Q3</w:t>
            </w:r>
          </w:p>
        </w:tc>
        <w:tc>
          <w:tcPr>
            <w:tcW w:w="430" w:type="dxa"/>
            <w:shd w:val="clear" w:color="000000" w:fill="D9D9D9"/>
            <w:vAlign w:val="center"/>
          </w:tcPr>
          <w:p w14:paraId="666810C9"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Q4</w:t>
            </w:r>
          </w:p>
        </w:tc>
        <w:tc>
          <w:tcPr>
            <w:tcW w:w="430" w:type="dxa"/>
            <w:shd w:val="clear" w:color="000000" w:fill="D9D9D9"/>
            <w:vAlign w:val="center"/>
          </w:tcPr>
          <w:p w14:paraId="4158E27C"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Q1</w:t>
            </w:r>
          </w:p>
        </w:tc>
        <w:tc>
          <w:tcPr>
            <w:tcW w:w="430" w:type="dxa"/>
            <w:shd w:val="clear" w:color="000000" w:fill="D9D9D9"/>
            <w:vAlign w:val="center"/>
          </w:tcPr>
          <w:p w14:paraId="09F5855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Q2</w:t>
            </w:r>
          </w:p>
        </w:tc>
        <w:tc>
          <w:tcPr>
            <w:tcW w:w="430" w:type="dxa"/>
            <w:shd w:val="clear" w:color="000000" w:fill="D9D9D9"/>
            <w:vAlign w:val="center"/>
          </w:tcPr>
          <w:p w14:paraId="2B0A2437"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Q3</w:t>
            </w:r>
          </w:p>
        </w:tc>
        <w:tc>
          <w:tcPr>
            <w:tcW w:w="430" w:type="dxa"/>
            <w:shd w:val="clear" w:color="000000" w:fill="D9D9D9"/>
            <w:vAlign w:val="center"/>
          </w:tcPr>
          <w:p w14:paraId="3F1C2D3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Q4</w:t>
            </w:r>
          </w:p>
        </w:tc>
        <w:tc>
          <w:tcPr>
            <w:tcW w:w="430" w:type="dxa"/>
            <w:shd w:val="clear" w:color="000000" w:fill="D9D9D9"/>
            <w:vAlign w:val="center"/>
          </w:tcPr>
          <w:p w14:paraId="37008681"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Q1</w:t>
            </w:r>
          </w:p>
        </w:tc>
        <w:tc>
          <w:tcPr>
            <w:tcW w:w="430" w:type="dxa"/>
            <w:shd w:val="clear" w:color="000000" w:fill="D9D9D9"/>
            <w:vAlign w:val="center"/>
          </w:tcPr>
          <w:p w14:paraId="2A34DAA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Q2</w:t>
            </w:r>
          </w:p>
        </w:tc>
        <w:tc>
          <w:tcPr>
            <w:tcW w:w="430" w:type="dxa"/>
            <w:shd w:val="clear" w:color="000000" w:fill="D9D9D9"/>
            <w:vAlign w:val="center"/>
          </w:tcPr>
          <w:p w14:paraId="48B61A8E"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Q3</w:t>
            </w:r>
          </w:p>
        </w:tc>
        <w:tc>
          <w:tcPr>
            <w:tcW w:w="430" w:type="dxa"/>
            <w:shd w:val="clear" w:color="000000" w:fill="D9D9D9"/>
            <w:vAlign w:val="center"/>
          </w:tcPr>
          <w:p w14:paraId="0D258F28" w14:textId="77777777" w:rsidR="00F5335A" w:rsidRDefault="00795F6F">
            <w:pPr>
              <w:spacing w:after="0" w:line="240" w:lineRule="auto"/>
              <w:jc w:val="center"/>
              <w:rPr>
                <w:rFonts w:ascii="Calibri" w:eastAsia="Times New Roman" w:hAnsi="Calibri" w:cs="Calibri"/>
                <w:sz w:val="18"/>
                <w:szCs w:val="18"/>
              </w:rPr>
            </w:pPr>
            <w:r>
              <w:rPr>
                <w:rFonts w:ascii="Calibri" w:eastAsia="Times New Roman" w:hAnsi="Calibri" w:cs="Calibri"/>
                <w:sz w:val="18"/>
                <w:szCs w:val="18"/>
              </w:rPr>
              <w:t>Q4</w:t>
            </w:r>
          </w:p>
        </w:tc>
      </w:tr>
      <w:tr w:rsidR="00F5335A" w14:paraId="55EF692C" w14:textId="77777777">
        <w:trPr>
          <w:trHeight w:val="290"/>
        </w:trPr>
        <w:tc>
          <w:tcPr>
            <w:tcW w:w="12950" w:type="dxa"/>
            <w:gridSpan w:val="21"/>
            <w:shd w:val="clear" w:color="000000" w:fill="D9D9D9"/>
            <w:vAlign w:val="center"/>
          </w:tcPr>
          <w:p w14:paraId="77D232AF"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Component 1: Green and Low Carbon Development and Operation of Phosphate Mines</w:t>
            </w:r>
          </w:p>
        </w:tc>
      </w:tr>
      <w:tr w:rsidR="00F5335A" w14:paraId="74357611" w14:textId="77777777">
        <w:trPr>
          <w:trHeight w:val="720"/>
        </w:trPr>
        <w:tc>
          <w:tcPr>
            <w:tcW w:w="4353" w:type="dxa"/>
            <w:shd w:val="clear" w:color="auto" w:fill="auto"/>
            <w:vAlign w:val="center"/>
          </w:tcPr>
          <w:p w14:paraId="5CA291B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1.1.1.1:</w:t>
            </w:r>
            <w:r>
              <w:rPr>
                <w:rFonts w:ascii="Calibri" w:eastAsia="Times New Roman" w:hAnsi="Calibri" w:cs="Calibri"/>
                <w:sz w:val="18"/>
                <w:szCs w:val="18"/>
              </w:rPr>
              <w:t xml:space="preserve"> Conduct of research to update existing policies and strengthen existing institutional mechanisms in China to enable the greening of the phosphate mining and refining sub-sector.</w:t>
            </w:r>
          </w:p>
        </w:tc>
        <w:tc>
          <w:tcPr>
            <w:tcW w:w="429" w:type="dxa"/>
            <w:shd w:val="clear" w:color="000000" w:fill="FFFF00"/>
            <w:vAlign w:val="center"/>
          </w:tcPr>
          <w:p w14:paraId="63BD77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68F9E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ED2B7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4E720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E4C4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5E08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7104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CE56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EB18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28E6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1582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35DE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A5DC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1161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CBB4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D888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0566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2C06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075E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BB72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2124911" w14:textId="77777777">
        <w:trPr>
          <w:trHeight w:val="960"/>
        </w:trPr>
        <w:tc>
          <w:tcPr>
            <w:tcW w:w="4353" w:type="dxa"/>
            <w:shd w:val="clear" w:color="auto" w:fill="auto"/>
            <w:vAlign w:val="center"/>
          </w:tcPr>
          <w:p w14:paraId="41FF674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1.1.1.2:</w:t>
            </w: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phosrock mining and refining in China.</w:t>
            </w:r>
          </w:p>
        </w:tc>
        <w:tc>
          <w:tcPr>
            <w:tcW w:w="429" w:type="dxa"/>
            <w:shd w:val="clear" w:color="000000" w:fill="FFFF00"/>
            <w:vAlign w:val="center"/>
          </w:tcPr>
          <w:p w14:paraId="7E2B02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3067A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3A8D13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2310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4C78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AA9B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2053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3295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996A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95B1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BD6D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2E94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0310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A81A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1FE3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7505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6B66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39DA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88EA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8DEE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9F7843C" w14:textId="77777777">
        <w:trPr>
          <w:trHeight w:val="480"/>
        </w:trPr>
        <w:tc>
          <w:tcPr>
            <w:tcW w:w="4353" w:type="dxa"/>
            <w:shd w:val="clear" w:color="auto" w:fill="auto"/>
            <w:vAlign w:val="center"/>
          </w:tcPr>
          <w:p w14:paraId="0289D97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1.1.1.3:</w:t>
            </w:r>
            <w:r>
              <w:rPr>
                <w:rFonts w:ascii="Calibri" w:eastAsia="Times New Roman" w:hAnsi="Calibri" w:cs="Calibri"/>
                <w:sz w:val="18"/>
                <w:szCs w:val="18"/>
              </w:rPr>
              <w:t xml:space="preserve"> Formulation and recommendation of new policies on green, energy efficient low carbon development in phosrock mining and refining. </w:t>
            </w:r>
          </w:p>
        </w:tc>
        <w:tc>
          <w:tcPr>
            <w:tcW w:w="429" w:type="dxa"/>
            <w:shd w:val="clear" w:color="auto" w:fill="auto"/>
            <w:vAlign w:val="center"/>
          </w:tcPr>
          <w:p w14:paraId="7D6928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63F3C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304BA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76964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514C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DEDC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C75F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A01D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AA2C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68C5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75D2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289E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45BE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B204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5F33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4C03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247E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22F5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3E1C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EACE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A451315" w14:textId="77777777">
        <w:trPr>
          <w:trHeight w:val="720"/>
        </w:trPr>
        <w:tc>
          <w:tcPr>
            <w:tcW w:w="4353" w:type="dxa"/>
            <w:shd w:val="clear" w:color="auto" w:fill="auto"/>
            <w:vAlign w:val="center"/>
          </w:tcPr>
          <w:p w14:paraId="4798A57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1.1.1.4:</w:t>
            </w:r>
            <w:r>
              <w:rPr>
                <w:rFonts w:ascii="Calibri" w:eastAsia="Times New Roman" w:hAnsi="Calibri" w:cs="Calibri"/>
                <w:sz w:val="18"/>
                <w:szCs w:val="18"/>
              </w:rPr>
              <w:t xml:space="preserve"> Approval of the newly formulated and recommended policies on green, energy efficient low carbon development in phosrock mining and refining.</w:t>
            </w:r>
          </w:p>
        </w:tc>
        <w:tc>
          <w:tcPr>
            <w:tcW w:w="429" w:type="dxa"/>
            <w:shd w:val="clear" w:color="auto" w:fill="auto"/>
            <w:vAlign w:val="center"/>
          </w:tcPr>
          <w:p w14:paraId="4611DF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6C03C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7DE16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14EC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D327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A04C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A83C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30E0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2A4D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EB68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257F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927F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34FD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FC3B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77E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4A1F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AA34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BE33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CAC4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F111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5B606EE" w14:textId="77777777">
        <w:trPr>
          <w:trHeight w:val="480"/>
        </w:trPr>
        <w:tc>
          <w:tcPr>
            <w:tcW w:w="4353" w:type="dxa"/>
            <w:shd w:val="clear" w:color="auto" w:fill="auto"/>
            <w:vAlign w:val="center"/>
          </w:tcPr>
          <w:p w14:paraId="56F9E12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1.1.1.5:</w:t>
            </w:r>
            <w:r>
              <w:rPr>
                <w:rFonts w:ascii="Calibri" w:eastAsia="Times New Roman" w:hAnsi="Calibri" w:cs="Calibri"/>
                <w:sz w:val="18"/>
                <w:szCs w:val="18"/>
              </w:rPr>
              <w:t xml:space="preserve"> Enforcement of the new approved policies on green, energy efficient low carbon development in phosrock mining and refining.</w:t>
            </w:r>
          </w:p>
        </w:tc>
        <w:tc>
          <w:tcPr>
            <w:tcW w:w="429" w:type="dxa"/>
            <w:shd w:val="clear" w:color="auto" w:fill="auto"/>
            <w:vAlign w:val="center"/>
          </w:tcPr>
          <w:p w14:paraId="4B3F44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531BA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FDA3D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7803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29E3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12BE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3627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A3FA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BD1B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C814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DD73C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29D5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F4C0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89921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5AFC5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2BF2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FCC6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628B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9235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0C6C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BA29CA4" w14:textId="77777777">
        <w:trPr>
          <w:trHeight w:val="960"/>
        </w:trPr>
        <w:tc>
          <w:tcPr>
            <w:tcW w:w="4353" w:type="dxa"/>
            <w:shd w:val="clear" w:color="auto" w:fill="auto"/>
            <w:vAlign w:val="center"/>
          </w:tcPr>
          <w:p w14:paraId="53349CD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1.1.1.6:</w:t>
            </w:r>
            <w:r>
              <w:rPr>
                <w:rFonts w:ascii="Calibri" w:eastAsia="Times New Roman" w:hAnsi="Calibri" w:cs="Calibri"/>
                <w:sz w:val="18"/>
                <w:szCs w:val="18"/>
              </w:rPr>
              <w:t xml:space="preserve"> Evaluation of the impact on the greening of the phosrock mining and refining sub-sector as a result of the enforcement of the newly developed policies and provision of follow-up recommendations to amend and improve the policies, if deemed necessary.</w:t>
            </w:r>
          </w:p>
        </w:tc>
        <w:tc>
          <w:tcPr>
            <w:tcW w:w="429" w:type="dxa"/>
            <w:shd w:val="clear" w:color="auto" w:fill="auto"/>
            <w:vAlign w:val="center"/>
          </w:tcPr>
          <w:p w14:paraId="2472EA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7A017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B645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863F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2CD3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A955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4577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0E9C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A8A8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5E41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136D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4A4F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E456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D342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A157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B084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3D3E5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30A76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79F0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8038F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8AA50B0" w14:textId="77777777">
        <w:trPr>
          <w:trHeight w:val="720"/>
        </w:trPr>
        <w:tc>
          <w:tcPr>
            <w:tcW w:w="4353" w:type="dxa"/>
            <w:shd w:val="clear" w:color="auto" w:fill="auto"/>
            <w:vAlign w:val="center"/>
          </w:tcPr>
          <w:p w14:paraId="2860416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1.1.1.7:</w:t>
            </w:r>
            <w:r>
              <w:rPr>
                <w:rFonts w:ascii="Calibri" w:eastAsia="Times New Roman" w:hAnsi="Calibri" w:cs="Calibri"/>
                <w:sz w:val="18"/>
                <w:szCs w:val="18"/>
              </w:rPr>
              <w:t xml:space="preserve"> Formulation and recommendation of new institutional frameworks on green, energy efficient low carbon development in phosrock mining and refining.</w:t>
            </w:r>
          </w:p>
        </w:tc>
        <w:tc>
          <w:tcPr>
            <w:tcW w:w="429" w:type="dxa"/>
            <w:shd w:val="clear" w:color="auto" w:fill="auto"/>
            <w:vAlign w:val="center"/>
          </w:tcPr>
          <w:p w14:paraId="0FBAEA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C542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A9008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B0AB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A878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02848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7EA8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0226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875C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FE72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7CFF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6F77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3CE4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0973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926C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6C02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9576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F183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48A0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3F97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1F17ED7" w14:textId="77777777">
        <w:trPr>
          <w:trHeight w:val="720"/>
        </w:trPr>
        <w:tc>
          <w:tcPr>
            <w:tcW w:w="4353" w:type="dxa"/>
            <w:shd w:val="clear" w:color="auto" w:fill="auto"/>
            <w:vAlign w:val="center"/>
          </w:tcPr>
          <w:p w14:paraId="18E65A6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1.1.1.8:</w:t>
            </w:r>
            <w:r>
              <w:rPr>
                <w:rFonts w:ascii="Calibri" w:eastAsia="Times New Roman" w:hAnsi="Calibri" w:cs="Calibri"/>
                <w:sz w:val="18"/>
                <w:szCs w:val="18"/>
              </w:rPr>
              <w:t xml:space="preserve"> Approval of the newly formulated and recommended institutional frameworks on green, energy efficient low carbon development in phosrock mining and refining.</w:t>
            </w:r>
          </w:p>
        </w:tc>
        <w:tc>
          <w:tcPr>
            <w:tcW w:w="429" w:type="dxa"/>
            <w:shd w:val="clear" w:color="auto" w:fill="auto"/>
            <w:vAlign w:val="center"/>
          </w:tcPr>
          <w:p w14:paraId="58274C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6A538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B82B1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E05F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B22B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3062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64939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21E8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D9C4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4472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E307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B358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47AA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7212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42B0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73D6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F3A9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A8DD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37A4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B79C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D30B0A7" w14:textId="77777777">
        <w:trPr>
          <w:trHeight w:val="720"/>
        </w:trPr>
        <w:tc>
          <w:tcPr>
            <w:tcW w:w="4353" w:type="dxa"/>
            <w:shd w:val="clear" w:color="auto" w:fill="auto"/>
            <w:vAlign w:val="center"/>
          </w:tcPr>
          <w:p w14:paraId="389BDE2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1.1.1.9:</w:t>
            </w:r>
            <w:r>
              <w:rPr>
                <w:rFonts w:ascii="Calibri" w:eastAsia="Times New Roman" w:hAnsi="Calibri" w:cs="Calibri"/>
                <w:sz w:val="18"/>
                <w:szCs w:val="18"/>
              </w:rPr>
              <w:t xml:space="preserve"> Enforcement of the new approved institutional frameworks on green, energy efficient low carbon development in phosrock mining and refining.</w:t>
            </w:r>
          </w:p>
        </w:tc>
        <w:tc>
          <w:tcPr>
            <w:tcW w:w="429" w:type="dxa"/>
            <w:shd w:val="clear" w:color="auto" w:fill="auto"/>
            <w:vAlign w:val="center"/>
          </w:tcPr>
          <w:p w14:paraId="4EA6C5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F0118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82184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D7CC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DF29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3A75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BDF3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231C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FE04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F42E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B2A9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20A2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08EA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F29F2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516E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0960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B958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8545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4CAE3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913F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1438EB4" w14:textId="77777777">
        <w:trPr>
          <w:trHeight w:val="960"/>
        </w:trPr>
        <w:tc>
          <w:tcPr>
            <w:tcW w:w="4353" w:type="dxa"/>
            <w:shd w:val="clear" w:color="auto" w:fill="auto"/>
            <w:vAlign w:val="center"/>
          </w:tcPr>
          <w:p w14:paraId="4FF5EFA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1.1.1.10:</w:t>
            </w:r>
            <w:r>
              <w:rPr>
                <w:rFonts w:ascii="Calibri" w:eastAsia="Times New Roman" w:hAnsi="Calibri" w:cs="Calibri"/>
                <w:sz w:val="18"/>
                <w:szCs w:val="18"/>
              </w:rPr>
              <w:t xml:space="preserve"> Evaluation of the effectiveness of the new institutional frameworks on green EE low carbon development in phosrock mining and refining, and provision of follow-up recommendations to amend and improve the institutional frameworks, if deemed necessary.</w:t>
            </w:r>
          </w:p>
        </w:tc>
        <w:tc>
          <w:tcPr>
            <w:tcW w:w="429" w:type="dxa"/>
            <w:shd w:val="clear" w:color="auto" w:fill="auto"/>
            <w:vAlign w:val="center"/>
          </w:tcPr>
          <w:p w14:paraId="28F8A7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6322F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E4E9C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D220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3705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E688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0026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C7AF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917F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DDA5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16F9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6046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8CAC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B77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9580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62AC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86D4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9A69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4CCA1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5F1F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5B9E50D" w14:textId="77777777">
        <w:trPr>
          <w:trHeight w:val="720"/>
        </w:trPr>
        <w:tc>
          <w:tcPr>
            <w:tcW w:w="4353" w:type="dxa"/>
            <w:shd w:val="clear" w:color="auto" w:fill="auto"/>
            <w:vAlign w:val="center"/>
          </w:tcPr>
          <w:p w14:paraId="37C6474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1.1.2.1:</w:t>
            </w:r>
            <w:r>
              <w:rPr>
                <w:rFonts w:ascii="Calibri" w:eastAsia="Times New Roman" w:hAnsi="Calibri" w:cs="Calibri"/>
                <w:sz w:val="18"/>
                <w:szCs w:val="18"/>
              </w:rPr>
              <w:t xml:space="preserve"> Conduct of research to update existing standards, policies and implementing rules and regulations to promote green technologies in the development and operations of phosphate mines.</w:t>
            </w:r>
          </w:p>
        </w:tc>
        <w:tc>
          <w:tcPr>
            <w:tcW w:w="429" w:type="dxa"/>
            <w:shd w:val="clear" w:color="000000" w:fill="FFFF00"/>
            <w:vAlign w:val="center"/>
          </w:tcPr>
          <w:p w14:paraId="4CA9A8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3B95A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18DA75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E9DA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7850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A239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7306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BD18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52EB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12F5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5795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01F1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9AB0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7C0C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096D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ADC8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F504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C02C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6C56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3E57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0AD422F" w14:textId="77777777">
        <w:trPr>
          <w:trHeight w:val="720"/>
        </w:trPr>
        <w:tc>
          <w:tcPr>
            <w:tcW w:w="4353" w:type="dxa"/>
            <w:shd w:val="clear" w:color="auto" w:fill="auto"/>
            <w:vAlign w:val="center"/>
          </w:tcPr>
          <w:p w14:paraId="5794FE4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1.1.2.2:</w:t>
            </w:r>
            <w:r>
              <w:rPr>
                <w:rFonts w:ascii="Calibri" w:eastAsia="Times New Roman" w:hAnsi="Calibri" w:cs="Calibri"/>
                <w:sz w:val="18"/>
                <w:szCs w:val="18"/>
              </w:rPr>
              <w:t xml:space="preserve"> Formulation and recommendation of new standards/technical guidelines and implementing rules and regulations for promoting and adopting green technologies in phosphate mines.</w:t>
            </w:r>
          </w:p>
        </w:tc>
        <w:tc>
          <w:tcPr>
            <w:tcW w:w="429" w:type="dxa"/>
            <w:shd w:val="clear" w:color="auto" w:fill="auto"/>
            <w:vAlign w:val="center"/>
          </w:tcPr>
          <w:p w14:paraId="09ED0D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63315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0D9D1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44AA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85F10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044C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052B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60B5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31A0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F074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C3D6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055A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6251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DCDE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56C0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1E17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6776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3B48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5FE5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FBB7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CBC84E6" w14:textId="77777777">
        <w:trPr>
          <w:trHeight w:val="720"/>
        </w:trPr>
        <w:tc>
          <w:tcPr>
            <w:tcW w:w="4353" w:type="dxa"/>
            <w:shd w:val="clear" w:color="auto" w:fill="auto"/>
            <w:vAlign w:val="center"/>
          </w:tcPr>
          <w:p w14:paraId="61D0CCB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1.1.2.3:</w:t>
            </w:r>
            <w:r>
              <w:rPr>
                <w:rFonts w:ascii="Calibri" w:eastAsia="Times New Roman" w:hAnsi="Calibri" w:cs="Calibri"/>
                <w:sz w:val="18"/>
                <w:szCs w:val="18"/>
              </w:rPr>
              <w:t xml:space="preserve"> Approval of the newly formulated and recommended standards/technical guidelines and implementing rules and regulations for promoting and adopting green technologies in phosphate mines.</w:t>
            </w:r>
          </w:p>
        </w:tc>
        <w:tc>
          <w:tcPr>
            <w:tcW w:w="429" w:type="dxa"/>
            <w:shd w:val="clear" w:color="auto" w:fill="auto"/>
            <w:vAlign w:val="center"/>
          </w:tcPr>
          <w:p w14:paraId="224A08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D25D1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ED644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1E03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68A9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3687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3FE68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EEAE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AD55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BA31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111B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6B4D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83D9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325E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6967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B3A6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F584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EDFA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BA08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ED5A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B791AE1" w14:textId="77777777">
        <w:trPr>
          <w:trHeight w:val="720"/>
        </w:trPr>
        <w:tc>
          <w:tcPr>
            <w:tcW w:w="4353" w:type="dxa"/>
            <w:shd w:val="clear" w:color="auto" w:fill="auto"/>
            <w:vAlign w:val="center"/>
          </w:tcPr>
          <w:p w14:paraId="7743548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1.1.2.4:</w:t>
            </w:r>
            <w:r>
              <w:rPr>
                <w:rFonts w:ascii="Calibri" w:eastAsia="Times New Roman" w:hAnsi="Calibri" w:cs="Calibri"/>
                <w:sz w:val="18"/>
                <w:szCs w:val="18"/>
              </w:rPr>
              <w:t xml:space="preserve"> Enforcement of the new approved standards/technical guidelines and implementing rules and regulations for promoting and adopting green technologies in phosphate mines.</w:t>
            </w:r>
          </w:p>
        </w:tc>
        <w:tc>
          <w:tcPr>
            <w:tcW w:w="429" w:type="dxa"/>
            <w:shd w:val="clear" w:color="auto" w:fill="auto"/>
            <w:vAlign w:val="center"/>
          </w:tcPr>
          <w:p w14:paraId="6D0EAB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6CC28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2AC7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3869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3694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EBCE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5E53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B737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C647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2A588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36F99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6D71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9D60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084B7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77EC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C9C4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8EB6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0F31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3D88B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5702C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3A0C31D" w14:textId="77777777">
        <w:trPr>
          <w:trHeight w:val="1440"/>
        </w:trPr>
        <w:tc>
          <w:tcPr>
            <w:tcW w:w="4353" w:type="dxa"/>
            <w:shd w:val="clear" w:color="auto" w:fill="auto"/>
            <w:vAlign w:val="center"/>
          </w:tcPr>
          <w:p w14:paraId="3008F0D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1.1.2.5:</w:t>
            </w:r>
            <w:r>
              <w:rPr>
                <w:rFonts w:ascii="Calibri" w:eastAsia="Times New Roman" w:hAnsi="Calibri" w:cs="Calibri"/>
                <w:sz w:val="18"/>
                <w:szCs w:val="18"/>
              </w:rPr>
              <w:t xml:space="preserve"> Evaluation of the impact and effectiveness of the new enforced standards/technical guidelines and implementing rules and regulations for promoting and adopting green technologies in phosphate mines, and provision of follow-up recommendations to amend and improve the standards/technical guidelines and implementing rules and regulations, if deemed necessary.</w:t>
            </w:r>
          </w:p>
        </w:tc>
        <w:tc>
          <w:tcPr>
            <w:tcW w:w="429" w:type="dxa"/>
            <w:shd w:val="clear" w:color="auto" w:fill="auto"/>
            <w:vAlign w:val="center"/>
          </w:tcPr>
          <w:p w14:paraId="620C76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3537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B9B9A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8E74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F9E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3FDA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BFAF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C2CB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FC1C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DC95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6FEA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870E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5467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1EE4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3CC2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EC3E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243B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1933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D3C1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B952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E41D9C7" w14:textId="77777777">
        <w:trPr>
          <w:trHeight w:val="720"/>
        </w:trPr>
        <w:tc>
          <w:tcPr>
            <w:tcW w:w="4353" w:type="dxa"/>
            <w:shd w:val="clear" w:color="auto" w:fill="auto"/>
            <w:vAlign w:val="center"/>
          </w:tcPr>
          <w:p w14:paraId="596A0BD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1.1.3.1:</w:t>
            </w:r>
            <w:r>
              <w:rPr>
                <w:rFonts w:ascii="Calibri" w:eastAsia="Times New Roman" w:hAnsi="Calibri" w:cs="Calibri"/>
                <w:sz w:val="18"/>
                <w:szCs w:val="18"/>
              </w:rPr>
              <w:t xml:space="preserve"> Design and development of standardized methods for monitoring and data gathering and processing for the evaluation of the energy performance and environmental impacts of the demos and demo replications.</w:t>
            </w:r>
          </w:p>
        </w:tc>
        <w:tc>
          <w:tcPr>
            <w:tcW w:w="429" w:type="dxa"/>
            <w:shd w:val="clear" w:color="auto" w:fill="auto"/>
            <w:vAlign w:val="center"/>
          </w:tcPr>
          <w:p w14:paraId="545555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8B56F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88C1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6759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D7C2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58B7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8CEB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2478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29CC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A069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066E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D3A0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CDC0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5087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591E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E241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EED3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35A5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1185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4800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5751D75" w14:textId="77777777">
        <w:trPr>
          <w:trHeight w:val="720"/>
        </w:trPr>
        <w:tc>
          <w:tcPr>
            <w:tcW w:w="4353" w:type="dxa"/>
            <w:shd w:val="clear" w:color="auto" w:fill="auto"/>
            <w:vAlign w:val="center"/>
          </w:tcPr>
          <w:p w14:paraId="1F4C8EC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1.1.3.2:</w:t>
            </w:r>
            <w:r>
              <w:rPr>
                <w:rFonts w:ascii="Calibri" w:eastAsia="Times New Roman" w:hAnsi="Calibri" w:cs="Calibri"/>
                <w:sz w:val="18"/>
                <w:szCs w:val="18"/>
              </w:rPr>
              <w:t xml:space="preserve"> Establishment of standardized operational performance parameters to use as benchmark for the evaluation of the energy performance and environmental impacts of the demos and demo replications.</w:t>
            </w:r>
          </w:p>
        </w:tc>
        <w:tc>
          <w:tcPr>
            <w:tcW w:w="429" w:type="dxa"/>
            <w:shd w:val="clear" w:color="auto" w:fill="auto"/>
            <w:vAlign w:val="center"/>
          </w:tcPr>
          <w:p w14:paraId="570DEF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A952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6D556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5786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D40A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A1E0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73533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EFA0A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5EF0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48CE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3633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4FAB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6C29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7678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E681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D1C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2849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8746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B2E5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1F65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B21E5A8" w14:textId="77777777">
        <w:trPr>
          <w:trHeight w:val="960"/>
        </w:trPr>
        <w:tc>
          <w:tcPr>
            <w:tcW w:w="4353" w:type="dxa"/>
            <w:shd w:val="clear" w:color="auto" w:fill="auto"/>
            <w:vAlign w:val="center"/>
          </w:tcPr>
          <w:p w14:paraId="58F7FB0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1.1.3.3:</w:t>
            </w:r>
            <w:r>
              <w:rPr>
                <w:rFonts w:ascii="Calibri" w:eastAsia="Times New Roman" w:hAnsi="Calibri" w:cs="Calibri"/>
                <w:sz w:val="18"/>
                <w:szCs w:val="18"/>
              </w:rPr>
              <w:t xml:space="preserve"> Conduct of annual evaluation of energy performance and environmental impacts of demos in the phosphate mining and refining sub-sector using the standardized methodology and benchmarks developed in Activities 1.1.3.1 and 1.1.3.2.</w:t>
            </w:r>
          </w:p>
        </w:tc>
        <w:tc>
          <w:tcPr>
            <w:tcW w:w="429" w:type="dxa"/>
            <w:shd w:val="clear" w:color="auto" w:fill="auto"/>
            <w:vAlign w:val="center"/>
          </w:tcPr>
          <w:p w14:paraId="3C6525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F60C0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DB70E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BBAD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0214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E964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B2D0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F7A2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226E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E304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2862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4E03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DB90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4C64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B935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14870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0B69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D03D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AC5A0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BACB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1FF9E94" w14:textId="77777777">
        <w:trPr>
          <w:trHeight w:val="720"/>
        </w:trPr>
        <w:tc>
          <w:tcPr>
            <w:tcW w:w="4353" w:type="dxa"/>
            <w:shd w:val="clear" w:color="auto" w:fill="auto"/>
            <w:vAlign w:val="center"/>
          </w:tcPr>
          <w:p w14:paraId="6E742A8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1.1.3.4:</w:t>
            </w:r>
            <w:r>
              <w:rPr>
                <w:rFonts w:ascii="Calibri" w:eastAsia="Times New Roman" w:hAnsi="Calibri" w:cs="Calibri"/>
                <w:sz w:val="18"/>
                <w:szCs w:val="18"/>
              </w:rPr>
              <w:t xml:space="preserve"> Conduct of annual evaluation of financial performance of demos in the phosphate mining and refining sub-sector to promote the replication of the implemented technologies. </w:t>
            </w:r>
          </w:p>
        </w:tc>
        <w:tc>
          <w:tcPr>
            <w:tcW w:w="429" w:type="dxa"/>
            <w:shd w:val="clear" w:color="auto" w:fill="auto"/>
            <w:vAlign w:val="center"/>
          </w:tcPr>
          <w:p w14:paraId="79908E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9BF6D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FD5C6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3DC4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B957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5121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7E02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342A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6146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E731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73DF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4713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CBA8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0271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BB86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2FA2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78A5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6AF8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CA66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D615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31E90C0" w14:textId="77777777">
        <w:trPr>
          <w:trHeight w:val="720"/>
        </w:trPr>
        <w:tc>
          <w:tcPr>
            <w:tcW w:w="4353" w:type="dxa"/>
            <w:shd w:val="clear" w:color="auto" w:fill="auto"/>
            <w:vAlign w:val="center"/>
          </w:tcPr>
          <w:p w14:paraId="76737A4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1.1.3.5:</w:t>
            </w:r>
            <w:r>
              <w:rPr>
                <w:rFonts w:ascii="Calibri" w:eastAsia="Times New Roman" w:hAnsi="Calibri" w:cs="Calibri"/>
                <w:sz w:val="18"/>
                <w:szCs w:val="18"/>
              </w:rPr>
              <w:t xml:space="preserve"> Preparation of annual and final reports on the operational performance (production, energy consumption, economic) and environmental impacts of demos in the phosphate mining and refining sub-sector.</w:t>
            </w:r>
          </w:p>
        </w:tc>
        <w:tc>
          <w:tcPr>
            <w:tcW w:w="429" w:type="dxa"/>
            <w:shd w:val="clear" w:color="auto" w:fill="auto"/>
            <w:vAlign w:val="center"/>
          </w:tcPr>
          <w:p w14:paraId="47266F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881F2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C3449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FEBE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DEBC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15D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7A6B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6BCE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E7F4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9C58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FA0E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0037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4C33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4F71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BAB9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70AF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0D9D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6DBE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1328D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6815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E5EC549" w14:textId="77777777">
        <w:trPr>
          <w:trHeight w:val="480"/>
        </w:trPr>
        <w:tc>
          <w:tcPr>
            <w:tcW w:w="4353" w:type="dxa"/>
            <w:shd w:val="clear" w:color="auto" w:fill="auto"/>
            <w:vAlign w:val="center"/>
          </w:tcPr>
          <w:p w14:paraId="36A3DEB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1.1.3.6:</w:t>
            </w:r>
            <w:r>
              <w:rPr>
                <w:rFonts w:ascii="Calibri" w:eastAsia="Times New Roman" w:hAnsi="Calibri" w:cs="Calibri"/>
                <w:sz w:val="18"/>
                <w:szCs w:val="18"/>
              </w:rPr>
              <w:t xml:space="preserve"> Dissemination of Annual and final demo evaluation reports prepared in Activity 1.1.3.5.</w:t>
            </w:r>
          </w:p>
        </w:tc>
        <w:tc>
          <w:tcPr>
            <w:tcW w:w="429" w:type="dxa"/>
            <w:shd w:val="clear" w:color="auto" w:fill="auto"/>
            <w:vAlign w:val="center"/>
          </w:tcPr>
          <w:p w14:paraId="47A312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610DF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04CAB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6629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47E0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C46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B99C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C74F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52FB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7A44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A60F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AE6A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2A8E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9AE0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AC12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4F2E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BFF7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81F0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E0E6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5F68B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C3544C2" w14:textId="77777777">
        <w:trPr>
          <w:trHeight w:val="720"/>
        </w:trPr>
        <w:tc>
          <w:tcPr>
            <w:tcW w:w="4353" w:type="dxa"/>
            <w:shd w:val="clear" w:color="auto" w:fill="auto"/>
            <w:vAlign w:val="center"/>
          </w:tcPr>
          <w:p w14:paraId="44C3851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1.1.3.7:</w:t>
            </w:r>
            <w:r>
              <w:rPr>
                <w:rFonts w:ascii="Calibri" w:eastAsia="Times New Roman" w:hAnsi="Calibri" w:cs="Calibri"/>
                <w:sz w:val="18"/>
                <w:szCs w:val="18"/>
              </w:rPr>
              <w:t xml:space="preserve"> Preparation and dissemination of case studies and lessons learned based on the application of demonstrated green, energy efficient and low carbon technologies.</w:t>
            </w:r>
          </w:p>
        </w:tc>
        <w:tc>
          <w:tcPr>
            <w:tcW w:w="429" w:type="dxa"/>
            <w:shd w:val="clear" w:color="auto" w:fill="auto"/>
            <w:vAlign w:val="center"/>
          </w:tcPr>
          <w:p w14:paraId="1BD5C2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28299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73C65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0881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598B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5A34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8FB5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2C26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C7B4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6DAE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CB1C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0EF5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F25F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3B4A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B146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DA62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02B9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85B4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5961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F821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7F6D382" w14:textId="77777777">
        <w:trPr>
          <w:trHeight w:val="960"/>
        </w:trPr>
        <w:tc>
          <w:tcPr>
            <w:tcW w:w="4353" w:type="dxa"/>
            <w:shd w:val="clear" w:color="auto" w:fill="auto"/>
            <w:vAlign w:val="center"/>
          </w:tcPr>
          <w:p w14:paraId="629BA26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1.1.4.1:</w:t>
            </w:r>
            <w:r>
              <w:rPr>
                <w:rFonts w:ascii="Calibri" w:eastAsia="Times New Roman" w:hAnsi="Calibri" w:cs="Calibri"/>
                <w:sz w:val="18"/>
                <w:szCs w:val="18"/>
              </w:rPr>
              <w:t xml:space="preserve"> Assessment of the ability and awareness level of relevant stakeholders and evaluation of needs and gaps to fill about green, energy efficient low carbon development of phosphate mining and refining in Guizhou, Yunnan, and Sichuan Provinces.</w:t>
            </w:r>
          </w:p>
        </w:tc>
        <w:tc>
          <w:tcPr>
            <w:tcW w:w="429" w:type="dxa"/>
            <w:shd w:val="clear" w:color="auto" w:fill="auto"/>
            <w:vAlign w:val="center"/>
          </w:tcPr>
          <w:p w14:paraId="07B291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883CE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3926A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1A56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682D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A184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643C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8111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9111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5AAB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6D96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3A87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6832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696D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A231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4B8A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19D8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809B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D178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F6E6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9C3404E" w14:textId="77777777">
        <w:trPr>
          <w:trHeight w:val="720"/>
        </w:trPr>
        <w:tc>
          <w:tcPr>
            <w:tcW w:w="4353" w:type="dxa"/>
            <w:shd w:val="clear" w:color="auto" w:fill="auto"/>
            <w:vAlign w:val="center"/>
          </w:tcPr>
          <w:p w14:paraId="031D15D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1.1.4.2:</w:t>
            </w:r>
            <w:r>
              <w:rPr>
                <w:rFonts w:ascii="Calibri" w:eastAsia="Times New Roman" w:hAnsi="Calibri" w:cs="Calibri"/>
                <w:sz w:val="18"/>
                <w:szCs w:val="18"/>
              </w:rPr>
              <w:t xml:space="preserve"> Design and implementation of a capacity building program for relevant government officials and industry management teams and key stakeholders on green and low-carbon development in the mining and refining.</w:t>
            </w:r>
          </w:p>
        </w:tc>
        <w:tc>
          <w:tcPr>
            <w:tcW w:w="429" w:type="dxa"/>
            <w:shd w:val="clear" w:color="auto" w:fill="auto"/>
            <w:vAlign w:val="center"/>
          </w:tcPr>
          <w:p w14:paraId="0DDBBD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FC4D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73A4C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9CCE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B6B0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B0D9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8CBD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853A9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A7B3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AECA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944D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7CA3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9496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6388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8743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3974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3D72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4D43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2FCD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DBEA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77D40D9" w14:textId="77777777">
        <w:trPr>
          <w:trHeight w:val="960"/>
        </w:trPr>
        <w:tc>
          <w:tcPr>
            <w:tcW w:w="4353" w:type="dxa"/>
            <w:shd w:val="clear" w:color="auto" w:fill="auto"/>
            <w:vAlign w:val="center"/>
          </w:tcPr>
          <w:p w14:paraId="2286B29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1.1.4.3:</w:t>
            </w:r>
            <w:r>
              <w:rPr>
                <w:rFonts w:ascii="Calibri" w:eastAsia="Times New Roman" w:hAnsi="Calibri" w:cs="Calibri"/>
                <w:sz w:val="18"/>
                <w:szCs w:val="18"/>
              </w:rPr>
              <w:t xml:space="preserve"> Evaluation of the capacity building program designed in Activity 1.1.4.2 a year after the completion to assess how many trainees are gainfully applying the acquired skills and determine the corrective actions to be taken to improve the program.</w:t>
            </w:r>
          </w:p>
        </w:tc>
        <w:tc>
          <w:tcPr>
            <w:tcW w:w="429" w:type="dxa"/>
            <w:shd w:val="clear" w:color="auto" w:fill="auto"/>
            <w:vAlign w:val="center"/>
          </w:tcPr>
          <w:p w14:paraId="247D7A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CDB37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0F2A6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EE77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62B9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605B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9FDB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B8AA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82AD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34B8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9670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5A1C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12B5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D795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990F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EE4A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B0F9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641B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80E5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F823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329077C" w14:textId="77777777">
        <w:trPr>
          <w:trHeight w:val="720"/>
        </w:trPr>
        <w:tc>
          <w:tcPr>
            <w:tcW w:w="4353" w:type="dxa"/>
            <w:shd w:val="clear" w:color="auto" w:fill="auto"/>
            <w:vAlign w:val="center"/>
          </w:tcPr>
          <w:p w14:paraId="3B2D839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1.1.4.4:</w:t>
            </w:r>
            <w:r>
              <w:rPr>
                <w:rFonts w:ascii="Calibri" w:eastAsia="Times New Roman" w:hAnsi="Calibri" w:cs="Calibri"/>
                <w:sz w:val="18"/>
                <w:szCs w:val="18"/>
              </w:rPr>
              <w:t xml:space="preserve"> Design and implementation of a capacity building and information program on operation and maintenance of green, EE and low carbon technologies for workers in phosphate mining and refining factories.</w:t>
            </w:r>
          </w:p>
        </w:tc>
        <w:tc>
          <w:tcPr>
            <w:tcW w:w="429" w:type="dxa"/>
            <w:shd w:val="clear" w:color="auto" w:fill="auto"/>
            <w:vAlign w:val="center"/>
          </w:tcPr>
          <w:p w14:paraId="5C1F4C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7D3CB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32E9B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1A58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D1D1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4C4F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8A6C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68A1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0E76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F48A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612A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B6D3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EB25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1AA6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6025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8A5F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6BB7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6E79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30D6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8F3D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309ABE9" w14:textId="77777777">
        <w:trPr>
          <w:trHeight w:val="960"/>
        </w:trPr>
        <w:tc>
          <w:tcPr>
            <w:tcW w:w="4353" w:type="dxa"/>
            <w:shd w:val="clear" w:color="auto" w:fill="auto"/>
            <w:vAlign w:val="center"/>
          </w:tcPr>
          <w:p w14:paraId="4810FA7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1.1.4.5:</w:t>
            </w:r>
            <w:r>
              <w:rPr>
                <w:rFonts w:ascii="Calibri" w:eastAsia="Times New Roman" w:hAnsi="Calibri" w:cs="Calibri"/>
                <w:sz w:val="18"/>
                <w:szCs w:val="18"/>
              </w:rPr>
              <w:t xml:space="preserve"> Evaluation of the capacity building program designed in Activity 1.1.4.4 a year after the completion to assess how many trainees are gainfully applying the acquired skills and determine the corrective actions to be taken to improve the program.</w:t>
            </w:r>
          </w:p>
        </w:tc>
        <w:tc>
          <w:tcPr>
            <w:tcW w:w="429" w:type="dxa"/>
            <w:shd w:val="clear" w:color="auto" w:fill="auto"/>
            <w:vAlign w:val="center"/>
          </w:tcPr>
          <w:p w14:paraId="4E664A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535A6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636F6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A160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1217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18E0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74E1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EE76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3F24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70B8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6BAA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792F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3258E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D5E2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59B9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2BEB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FA85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CF4B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92DF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980B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2813FD5" w14:textId="77777777">
        <w:trPr>
          <w:trHeight w:val="960"/>
        </w:trPr>
        <w:tc>
          <w:tcPr>
            <w:tcW w:w="4353" w:type="dxa"/>
            <w:shd w:val="clear" w:color="auto" w:fill="auto"/>
            <w:vAlign w:val="center"/>
          </w:tcPr>
          <w:p w14:paraId="3514EDD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1.1.5.1:</w:t>
            </w:r>
            <w:r>
              <w:rPr>
                <w:rFonts w:ascii="Calibri" w:eastAsia="Times New Roman" w:hAnsi="Calibri" w:cs="Calibri"/>
                <w:sz w:val="18"/>
                <w:szCs w:val="18"/>
              </w:rPr>
              <w:t xml:space="preserve"> Design and development of an online monitoring, reporting and verification (MRV) system, including the development of an information sharing mechanism, for energy-saving and GHG emission reduction for the entire PCI.</w:t>
            </w:r>
          </w:p>
        </w:tc>
        <w:tc>
          <w:tcPr>
            <w:tcW w:w="429" w:type="dxa"/>
            <w:shd w:val="clear" w:color="000000" w:fill="FFFF00"/>
            <w:vAlign w:val="center"/>
          </w:tcPr>
          <w:p w14:paraId="7EF48B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6A6CA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7A5C9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E1FE3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7019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99E4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DEE29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74B498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F4801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880F4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63243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715CF8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6A807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73CEF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07CBD3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18533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E1B34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4CA6F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751897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B8258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50DFD9D" w14:textId="77777777">
        <w:trPr>
          <w:trHeight w:val="480"/>
        </w:trPr>
        <w:tc>
          <w:tcPr>
            <w:tcW w:w="4353" w:type="dxa"/>
            <w:shd w:val="clear" w:color="auto" w:fill="auto"/>
            <w:vAlign w:val="center"/>
          </w:tcPr>
          <w:p w14:paraId="137AB66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1.1.5.2:</w:t>
            </w:r>
            <w:r>
              <w:rPr>
                <w:rFonts w:ascii="Calibri" w:eastAsia="Times New Roman" w:hAnsi="Calibri" w:cs="Calibri"/>
                <w:sz w:val="18"/>
                <w:szCs w:val="18"/>
              </w:rPr>
              <w:t xml:space="preserve"> Implementation and validation of the newly developed MRV system in the entire PCI.</w:t>
            </w:r>
          </w:p>
        </w:tc>
        <w:tc>
          <w:tcPr>
            <w:tcW w:w="429" w:type="dxa"/>
            <w:shd w:val="clear" w:color="000000" w:fill="FFFFFF"/>
            <w:vAlign w:val="center"/>
          </w:tcPr>
          <w:p w14:paraId="65B385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331826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407D7B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8E52D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B0236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E4D2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7BEC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3137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1E81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60C8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3F6A3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D8B5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CA3C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8927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C506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59EC0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4B75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F4B1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1566A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3901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CBC015C" w14:textId="77777777">
        <w:trPr>
          <w:trHeight w:val="720"/>
        </w:trPr>
        <w:tc>
          <w:tcPr>
            <w:tcW w:w="4353" w:type="dxa"/>
            <w:shd w:val="clear" w:color="auto" w:fill="auto"/>
            <w:vAlign w:val="center"/>
          </w:tcPr>
          <w:p w14:paraId="04C71F9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1.1.5.3:</w:t>
            </w:r>
            <w:r>
              <w:rPr>
                <w:rFonts w:ascii="Calibri" w:eastAsia="Times New Roman" w:hAnsi="Calibri" w:cs="Calibri"/>
                <w:sz w:val="18"/>
                <w:szCs w:val="18"/>
              </w:rPr>
              <w:t xml:space="preserve"> Design and implementation of a capacity building program on operation and maintenance of the MRV system for companies operating in the entire PCI.</w:t>
            </w:r>
          </w:p>
        </w:tc>
        <w:tc>
          <w:tcPr>
            <w:tcW w:w="429" w:type="dxa"/>
            <w:shd w:val="clear" w:color="000000" w:fill="FFFFFF"/>
            <w:vAlign w:val="center"/>
          </w:tcPr>
          <w:p w14:paraId="6614B0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42D6A3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3F47F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76642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1072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F7E8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8C64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EAF4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ABEA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6020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0BC1F9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B9879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3704E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69119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79EDF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4F963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E66F3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E969A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2A6C0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23DED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A2E792B" w14:textId="77777777">
        <w:trPr>
          <w:trHeight w:val="960"/>
        </w:trPr>
        <w:tc>
          <w:tcPr>
            <w:tcW w:w="4353" w:type="dxa"/>
            <w:shd w:val="clear" w:color="auto" w:fill="auto"/>
            <w:vAlign w:val="center"/>
          </w:tcPr>
          <w:p w14:paraId="338D070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1.1.5.4:</w:t>
            </w:r>
            <w:r>
              <w:rPr>
                <w:rFonts w:ascii="Calibri" w:eastAsia="Times New Roman" w:hAnsi="Calibri" w:cs="Calibri"/>
                <w:sz w:val="18"/>
                <w:szCs w:val="18"/>
              </w:rPr>
              <w:t xml:space="preserve"> Evaluation of the capacity building program designed in Activity 1.1.5.3 a year after the completion to assess how many trainees are gainfully applying the acquired skills and determine the corrective actions to be taken to improve the program.</w:t>
            </w:r>
          </w:p>
        </w:tc>
        <w:tc>
          <w:tcPr>
            <w:tcW w:w="429" w:type="dxa"/>
            <w:shd w:val="clear" w:color="000000" w:fill="FFFFFF"/>
            <w:vAlign w:val="center"/>
          </w:tcPr>
          <w:p w14:paraId="445290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2E7972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042FC7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7F831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793EC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0E90C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798AA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6E440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D8620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D8D49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057BC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60EAB8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BEC4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8108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41E7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55A9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55003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099772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21FC4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67BAF3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658F4D8" w14:textId="77777777">
        <w:trPr>
          <w:trHeight w:val="720"/>
        </w:trPr>
        <w:tc>
          <w:tcPr>
            <w:tcW w:w="4353" w:type="dxa"/>
            <w:shd w:val="clear" w:color="auto" w:fill="auto"/>
            <w:vAlign w:val="center"/>
          </w:tcPr>
          <w:p w14:paraId="33EB14B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1.1.5.5:</w:t>
            </w:r>
            <w:r>
              <w:rPr>
                <w:rFonts w:ascii="Calibri" w:eastAsia="Times New Roman" w:hAnsi="Calibri" w:cs="Calibri"/>
                <w:sz w:val="18"/>
                <w:szCs w:val="18"/>
              </w:rPr>
              <w:t xml:space="preserve"> Evaluation of the operation and performance of the MRV system and provision of recommendations on potential improvements and adjustments to be made. </w:t>
            </w:r>
          </w:p>
        </w:tc>
        <w:tc>
          <w:tcPr>
            <w:tcW w:w="429" w:type="dxa"/>
            <w:shd w:val="clear" w:color="000000" w:fill="FFFFFF"/>
            <w:vAlign w:val="center"/>
          </w:tcPr>
          <w:p w14:paraId="5C860C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1D89B7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474CB7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652819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E68A8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023D9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A5E65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27BA4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C6A68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93DB1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ED505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0D324B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D8B4E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45DD1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E484F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72FAF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7786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376F1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1C3E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8938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4B672E6" w14:textId="77777777">
        <w:trPr>
          <w:trHeight w:val="720"/>
        </w:trPr>
        <w:tc>
          <w:tcPr>
            <w:tcW w:w="4353" w:type="dxa"/>
            <w:shd w:val="clear" w:color="auto" w:fill="auto"/>
            <w:vAlign w:val="center"/>
          </w:tcPr>
          <w:p w14:paraId="7DB5F74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1.1.5.6:</w:t>
            </w:r>
            <w:r>
              <w:rPr>
                <w:rFonts w:ascii="Calibri" w:eastAsia="Times New Roman" w:hAnsi="Calibri" w:cs="Calibri"/>
                <w:sz w:val="18"/>
                <w:szCs w:val="18"/>
              </w:rPr>
              <w:t xml:space="preserve"> Development and implementation of a greenhouse gases emission accounting and inventory system for the phosphate chemical industry.</w:t>
            </w:r>
          </w:p>
        </w:tc>
        <w:tc>
          <w:tcPr>
            <w:tcW w:w="429" w:type="dxa"/>
            <w:shd w:val="clear" w:color="000000" w:fill="FFFFFF"/>
            <w:vAlign w:val="center"/>
          </w:tcPr>
          <w:p w14:paraId="48DC65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4A3AC2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FF"/>
            <w:vAlign w:val="center"/>
          </w:tcPr>
          <w:p w14:paraId="4B4BC9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358CA4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F9BA4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110A2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2F53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9381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5DC1E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87CEA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B3362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D4F27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0BE3D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5D4745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124712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BA9DA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E26D2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27568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2D377B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FF"/>
            <w:vAlign w:val="center"/>
          </w:tcPr>
          <w:p w14:paraId="447D44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26F3064" w14:textId="77777777">
        <w:trPr>
          <w:trHeight w:val="720"/>
        </w:trPr>
        <w:tc>
          <w:tcPr>
            <w:tcW w:w="4353" w:type="dxa"/>
            <w:shd w:val="clear" w:color="auto" w:fill="auto"/>
            <w:vAlign w:val="center"/>
          </w:tcPr>
          <w:p w14:paraId="3662939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1.1.6.1:</w:t>
            </w:r>
            <w:r>
              <w:rPr>
                <w:rFonts w:ascii="Calibri" w:eastAsia="Times New Roman" w:hAnsi="Calibri" w:cs="Calibri"/>
                <w:sz w:val="18"/>
                <w:szCs w:val="18"/>
              </w:rPr>
              <w:t xml:space="preserve"> Design and development of an up-to-date information management and exchange system on all aspects of low carbon phosphate mining and refining technologies and best practices.</w:t>
            </w:r>
          </w:p>
        </w:tc>
        <w:tc>
          <w:tcPr>
            <w:tcW w:w="429" w:type="dxa"/>
            <w:shd w:val="clear" w:color="auto" w:fill="auto"/>
            <w:vAlign w:val="center"/>
          </w:tcPr>
          <w:p w14:paraId="7EC588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B009C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17671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DBF6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7A89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06DD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6808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1C6D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9BD9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F9D2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01FC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3B76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2D54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1B02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316F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8B47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34F4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9712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BCF2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B1BB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4572BC1" w14:textId="77777777">
        <w:trPr>
          <w:trHeight w:val="720"/>
        </w:trPr>
        <w:tc>
          <w:tcPr>
            <w:tcW w:w="4353" w:type="dxa"/>
            <w:shd w:val="clear" w:color="auto" w:fill="auto"/>
            <w:vAlign w:val="center"/>
          </w:tcPr>
          <w:p w14:paraId="6EA03B6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1.1.6.2:</w:t>
            </w:r>
            <w:r>
              <w:rPr>
                <w:rFonts w:ascii="Calibri" w:eastAsia="Times New Roman" w:hAnsi="Calibri" w:cs="Calibri"/>
                <w:sz w:val="18"/>
                <w:szCs w:val="18"/>
              </w:rPr>
              <w:t xml:space="preserve"> Establishment and operationalization of the devised up-to-date information communication platform for the exchange of data on all aspects of green phosphate mining and refining.</w:t>
            </w:r>
          </w:p>
        </w:tc>
        <w:tc>
          <w:tcPr>
            <w:tcW w:w="429" w:type="dxa"/>
            <w:shd w:val="clear" w:color="auto" w:fill="auto"/>
            <w:vAlign w:val="center"/>
          </w:tcPr>
          <w:p w14:paraId="1412C3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EF2D3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4A9D4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5C93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917C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696A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3874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E66A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D9F75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5A9E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7353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766B5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40C3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981A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33D92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C1784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3F8B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9DC97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AAE9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C11B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ABE691F" w14:textId="77777777">
        <w:trPr>
          <w:trHeight w:val="480"/>
        </w:trPr>
        <w:tc>
          <w:tcPr>
            <w:tcW w:w="4353" w:type="dxa"/>
            <w:shd w:val="clear" w:color="auto" w:fill="auto"/>
            <w:vAlign w:val="center"/>
          </w:tcPr>
          <w:p w14:paraId="6F365A9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1.1.6.3:</w:t>
            </w:r>
            <w:r>
              <w:rPr>
                <w:rFonts w:ascii="Calibri" w:eastAsia="Times New Roman" w:hAnsi="Calibri" w:cs="Calibri"/>
                <w:sz w:val="18"/>
                <w:szCs w:val="18"/>
              </w:rPr>
              <w:t xml:space="preserve"> Evaluation of operation and performance of the information management and exchange system.</w:t>
            </w:r>
          </w:p>
        </w:tc>
        <w:tc>
          <w:tcPr>
            <w:tcW w:w="429" w:type="dxa"/>
            <w:shd w:val="clear" w:color="auto" w:fill="auto"/>
            <w:vAlign w:val="center"/>
          </w:tcPr>
          <w:p w14:paraId="133F08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428DF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F1498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26CD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9849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4A62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B32A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6FF0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6ACC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21D4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DD4A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86CC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717B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8922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EFA9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3A04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DDDE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B3CC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B302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6EA5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B281213" w14:textId="77777777">
        <w:trPr>
          <w:trHeight w:val="720"/>
        </w:trPr>
        <w:tc>
          <w:tcPr>
            <w:tcW w:w="4353" w:type="dxa"/>
            <w:shd w:val="clear" w:color="auto" w:fill="auto"/>
            <w:vAlign w:val="center"/>
          </w:tcPr>
          <w:p w14:paraId="45D380B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1.2.1.1:</w:t>
            </w:r>
            <w:r>
              <w:rPr>
                <w:rFonts w:ascii="Calibri" w:eastAsia="Times New Roman" w:hAnsi="Calibri" w:cs="Calibri"/>
                <w:sz w:val="18"/>
                <w:szCs w:val="18"/>
              </w:rPr>
              <w:t xml:space="preserve"> Development and approval of engineering designs of green demos for the mining and refining operations in the demo phosrock mines in Weng'an county in Guizhou province, and Mabian county in Sichuan province.</w:t>
            </w:r>
          </w:p>
        </w:tc>
        <w:tc>
          <w:tcPr>
            <w:tcW w:w="429" w:type="dxa"/>
            <w:shd w:val="clear" w:color="000000" w:fill="FFFF00"/>
            <w:vAlign w:val="center"/>
          </w:tcPr>
          <w:p w14:paraId="5DFE88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8BA5A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03DE0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D6A7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EE9D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E15C5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503F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A988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E59C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A6D9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EEFB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3B77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5B59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75F5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54BB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A8F4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AE95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A9A1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9CAB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5E13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4747061" w14:textId="77777777">
        <w:trPr>
          <w:trHeight w:val="720"/>
        </w:trPr>
        <w:tc>
          <w:tcPr>
            <w:tcW w:w="4353" w:type="dxa"/>
            <w:shd w:val="clear" w:color="auto" w:fill="auto"/>
            <w:vAlign w:val="center"/>
          </w:tcPr>
          <w:p w14:paraId="2B4A49A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1.2.1.2:</w:t>
            </w:r>
            <w:r>
              <w:rPr>
                <w:rFonts w:ascii="Calibri" w:eastAsia="Times New Roman" w:hAnsi="Calibri" w:cs="Calibri"/>
                <w:sz w:val="18"/>
                <w:szCs w:val="18"/>
              </w:rPr>
              <w:t xml:space="preserve"> Preparation of an ESMF as well as an ESMP to manage and mitigate all identified risks associated with the design and implementation of the demo activities.</w:t>
            </w:r>
          </w:p>
        </w:tc>
        <w:tc>
          <w:tcPr>
            <w:tcW w:w="429" w:type="dxa"/>
            <w:shd w:val="clear" w:color="auto" w:fill="auto"/>
            <w:vAlign w:val="center"/>
          </w:tcPr>
          <w:p w14:paraId="5BF780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07A9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DF4BE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310B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8AAC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1471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4DF9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73AD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C62F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0E5B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E577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249A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3970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9245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8795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88BE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FDD6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123F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1EE0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9DE5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5289B7E" w14:textId="77777777">
        <w:trPr>
          <w:trHeight w:val="480"/>
        </w:trPr>
        <w:tc>
          <w:tcPr>
            <w:tcW w:w="4353" w:type="dxa"/>
            <w:shd w:val="clear" w:color="auto" w:fill="auto"/>
            <w:vAlign w:val="center"/>
          </w:tcPr>
          <w:p w14:paraId="62082C6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1.2.1.3:</w:t>
            </w:r>
            <w:r>
              <w:rPr>
                <w:rFonts w:ascii="Calibri" w:eastAsia="Times New Roman" w:hAnsi="Calibri" w:cs="Calibri"/>
                <w:sz w:val="18"/>
                <w:szCs w:val="18"/>
              </w:rPr>
              <w:t xml:space="preserve"> Development and approval of implementation plans, including financing arrangements, for each designed demo.</w:t>
            </w:r>
          </w:p>
        </w:tc>
        <w:tc>
          <w:tcPr>
            <w:tcW w:w="429" w:type="dxa"/>
            <w:shd w:val="clear" w:color="auto" w:fill="auto"/>
            <w:vAlign w:val="center"/>
          </w:tcPr>
          <w:p w14:paraId="6E9C4C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D251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7B1F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7828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BDEE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7993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52221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66F9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8721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20B9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89C7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A499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9355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332A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0526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A28F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7792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4940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4DE4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4B7D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94586FE" w14:textId="77777777">
        <w:trPr>
          <w:trHeight w:val="720"/>
        </w:trPr>
        <w:tc>
          <w:tcPr>
            <w:tcW w:w="4353" w:type="dxa"/>
            <w:shd w:val="clear" w:color="auto" w:fill="auto"/>
            <w:vAlign w:val="center"/>
          </w:tcPr>
          <w:p w14:paraId="11E215B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1.2.2.1:</w:t>
            </w:r>
            <w:r>
              <w:rPr>
                <w:rFonts w:ascii="Calibri" w:eastAsia="Times New Roman" w:hAnsi="Calibri" w:cs="Calibri"/>
                <w:sz w:val="18"/>
                <w:szCs w:val="18"/>
              </w:rPr>
              <w:t xml:space="preserve"> Implementation and operation of demos on energy efficient technology of mining in Weng’an county in Guizhou province, and Leibo county in Sichuan province.</w:t>
            </w:r>
          </w:p>
        </w:tc>
        <w:tc>
          <w:tcPr>
            <w:tcW w:w="429" w:type="dxa"/>
            <w:shd w:val="clear" w:color="auto" w:fill="auto"/>
            <w:vAlign w:val="center"/>
          </w:tcPr>
          <w:p w14:paraId="296767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EFD02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B6776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40A6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3FC2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15B8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5177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71C3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5BF1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45701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CE9F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D8B2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4621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76EB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4760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57E0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42AE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34CC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91D7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F95B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107D854" w14:textId="77777777">
        <w:trPr>
          <w:trHeight w:val="720"/>
        </w:trPr>
        <w:tc>
          <w:tcPr>
            <w:tcW w:w="4353" w:type="dxa"/>
            <w:shd w:val="clear" w:color="auto" w:fill="auto"/>
            <w:vAlign w:val="center"/>
          </w:tcPr>
          <w:p w14:paraId="7B58C57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1.2.2.2:</w:t>
            </w:r>
            <w:r>
              <w:rPr>
                <w:rFonts w:ascii="Calibri" w:eastAsia="Times New Roman" w:hAnsi="Calibri" w:cs="Calibri"/>
                <w:sz w:val="18"/>
                <w:szCs w:val="18"/>
              </w:rPr>
              <w:t xml:space="preserve"> Implementation and operation of demos on green and low-carbon utilization technology and equipment in phosphate rock beneficiation and renewable energy use in Mabian, Sichuan province. </w:t>
            </w:r>
          </w:p>
        </w:tc>
        <w:tc>
          <w:tcPr>
            <w:tcW w:w="429" w:type="dxa"/>
            <w:shd w:val="clear" w:color="auto" w:fill="auto"/>
            <w:vAlign w:val="center"/>
          </w:tcPr>
          <w:p w14:paraId="179B7F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37750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35DF9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47CC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8611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51A7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9320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40A0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5B62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D0C5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3BC2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990E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D06B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CA27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5E7F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5A16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2C27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EE86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A42E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8BDF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05524E4" w14:textId="77777777">
        <w:trPr>
          <w:trHeight w:val="720"/>
        </w:trPr>
        <w:tc>
          <w:tcPr>
            <w:tcW w:w="4353" w:type="dxa"/>
            <w:shd w:val="clear" w:color="auto" w:fill="auto"/>
            <w:vAlign w:val="center"/>
          </w:tcPr>
          <w:p w14:paraId="6502E61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1.2.2.3:</w:t>
            </w:r>
            <w:r>
              <w:rPr>
                <w:rFonts w:ascii="Calibri" w:eastAsia="Times New Roman" w:hAnsi="Calibri" w:cs="Calibri"/>
                <w:sz w:val="18"/>
                <w:szCs w:val="18"/>
              </w:rPr>
              <w:t xml:space="preserve"> Design and implementation of a capacity building program on green, energy efficient and low carbon technologies for phosphate mining and refining. </w:t>
            </w:r>
          </w:p>
        </w:tc>
        <w:tc>
          <w:tcPr>
            <w:tcW w:w="429" w:type="dxa"/>
            <w:shd w:val="clear" w:color="auto" w:fill="auto"/>
            <w:vAlign w:val="center"/>
          </w:tcPr>
          <w:p w14:paraId="3B4280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14CC2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8D277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3760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8E19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7BB0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2D2B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E04F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4941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510D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7EC9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91563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8FC2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1A7C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313B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BCD9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2FB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AADC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D40B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D9D1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1A3EF18" w14:textId="77777777">
        <w:trPr>
          <w:trHeight w:val="720"/>
        </w:trPr>
        <w:tc>
          <w:tcPr>
            <w:tcW w:w="4353" w:type="dxa"/>
            <w:shd w:val="clear" w:color="auto" w:fill="auto"/>
            <w:vAlign w:val="center"/>
          </w:tcPr>
          <w:p w14:paraId="5D75003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1.2.2.4:</w:t>
            </w:r>
            <w:r>
              <w:rPr>
                <w:rFonts w:ascii="Calibri" w:eastAsia="Times New Roman" w:hAnsi="Calibri" w:cs="Calibri"/>
                <w:sz w:val="18"/>
                <w:szCs w:val="18"/>
              </w:rPr>
              <w:t xml:space="preserve"> Evaluation of the capacity building program a year after the completion and potential design and implementation of corrective actions to complete the training.</w:t>
            </w:r>
          </w:p>
        </w:tc>
        <w:tc>
          <w:tcPr>
            <w:tcW w:w="429" w:type="dxa"/>
            <w:shd w:val="clear" w:color="auto" w:fill="auto"/>
            <w:vAlign w:val="center"/>
          </w:tcPr>
          <w:p w14:paraId="6C9713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AE560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A714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BA47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679C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EBEF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5119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3D25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E039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0A28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B645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9A4E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CC72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5CBB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94CA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2861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35C6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00E6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966A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90DE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0C61DAE" w14:textId="77777777">
        <w:trPr>
          <w:trHeight w:val="720"/>
        </w:trPr>
        <w:tc>
          <w:tcPr>
            <w:tcW w:w="4353" w:type="dxa"/>
            <w:shd w:val="clear" w:color="auto" w:fill="auto"/>
            <w:vAlign w:val="center"/>
          </w:tcPr>
          <w:p w14:paraId="5918390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1.2.3.1:</w:t>
            </w:r>
            <w:r>
              <w:rPr>
                <w:rFonts w:ascii="Calibri" w:eastAsia="Times New Roman" w:hAnsi="Calibri" w:cs="Calibri"/>
                <w:sz w:val="18"/>
                <w:szCs w:val="18"/>
              </w:rPr>
              <w:t xml:space="preserve"> Evaluation of existing financing mechanisms and assessment of needs and gaps to fill for the development of schemes for financially supporting PCI mining and refining companies’ green initiatives.</w:t>
            </w:r>
          </w:p>
        </w:tc>
        <w:tc>
          <w:tcPr>
            <w:tcW w:w="429" w:type="dxa"/>
            <w:shd w:val="clear" w:color="auto" w:fill="auto"/>
            <w:vAlign w:val="center"/>
          </w:tcPr>
          <w:p w14:paraId="115146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5FFA9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C12FD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9522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6898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C0F3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3DEF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096A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4EEA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8282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D62F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DA53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C66C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4F7C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672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8836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9BA0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6466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C119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EC0D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109A307" w14:textId="77777777">
        <w:trPr>
          <w:trHeight w:val="720"/>
        </w:trPr>
        <w:tc>
          <w:tcPr>
            <w:tcW w:w="4353" w:type="dxa"/>
            <w:shd w:val="clear" w:color="auto" w:fill="auto"/>
            <w:vAlign w:val="center"/>
          </w:tcPr>
          <w:p w14:paraId="0B6D81B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1.2.3.2:</w:t>
            </w:r>
            <w:r>
              <w:rPr>
                <w:rFonts w:ascii="Calibri" w:eastAsia="Times New Roman" w:hAnsi="Calibri" w:cs="Calibri"/>
                <w:sz w:val="18"/>
                <w:szCs w:val="18"/>
              </w:rPr>
              <w:t xml:space="preserve"> Determination of the appropriate financing schemes based on the Activity 1.2.3.1, and design of the scheme(s) that will be promoted and implemented under the project.</w:t>
            </w:r>
          </w:p>
        </w:tc>
        <w:tc>
          <w:tcPr>
            <w:tcW w:w="429" w:type="dxa"/>
            <w:shd w:val="clear" w:color="auto" w:fill="auto"/>
            <w:vAlign w:val="center"/>
          </w:tcPr>
          <w:p w14:paraId="03170E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6895D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EC291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543E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FFD08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94AF3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7741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1EA9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5909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E0DF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F526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C5E9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9BE8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2BEE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6969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F325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00EB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4901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DB5F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E3D9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8CBF2D0" w14:textId="77777777">
        <w:trPr>
          <w:trHeight w:val="720"/>
        </w:trPr>
        <w:tc>
          <w:tcPr>
            <w:tcW w:w="4353" w:type="dxa"/>
            <w:shd w:val="clear" w:color="auto" w:fill="auto"/>
            <w:vAlign w:val="center"/>
          </w:tcPr>
          <w:p w14:paraId="49C03A4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1.2.3.3:</w:t>
            </w:r>
            <w:r>
              <w:rPr>
                <w:rFonts w:ascii="Calibri" w:eastAsia="Times New Roman" w:hAnsi="Calibri" w:cs="Calibri"/>
                <w:sz w:val="18"/>
                <w:szCs w:val="18"/>
              </w:rPr>
              <w:t xml:space="preserve"> Establishment, approval, and operationalization of financing schemes to support green and low carbon technology initiatives in the phosphate mining and refining sub-sector.</w:t>
            </w:r>
          </w:p>
        </w:tc>
        <w:tc>
          <w:tcPr>
            <w:tcW w:w="429" w:type="dxa"/>
            <w:shd w:val="clear" w:color="auto" w:fill="auto"/>
            <w:vAlign w:val="center"/>
          </w:tcPr>
          <w:p w14:paraId="6E8998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A6A2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6B94C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C656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DE6C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F592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0768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32B0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96CD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45A9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79A1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4815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79C1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0220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9CFB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5C5D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6C05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11AC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0F00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C92DA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3C62E40" w14:textId="77777777">
        <w:trPr>
          <w:trHeight w:val="720"/>
        </w:trPr>
        <w:tc>
          <w:tcPr>
            <w:tcW w:w="4353" w:type="dxa"/>
            <w:shd w:val="clear" w:color="auto" w:fill="auto"/>
            <w:vAlign w:val="center"/>
          </w:tcPr>
          <w:p w14:paraId="732EF16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1.2.3.4:</w:t>
            </w:r>
            <w:r>
              <w:rPr>
                <w:rFonts w:ascii="Calibri" w:eastAsia="Times New Roman" w:hAnsi="Calibri" w:cs="Calibri"/>
                <w:sz w:val="18"/>
                <w:szCs w:val="18"/>
              </w:rPr>
              <w:t xml:space="preserve"> Promotion of the green financing scheme to PCI companies’ management teams to enhance their involvement and participation to the scheme.</w:t>
            </w:r>
          </w:p>
        </w:tc>
        <w:tc>
          <w:tcPr>
            <w:tcW w:w="429" w:type="dxa"/>
            <w:shd w:val="clear" w:color="auto" w:fill="auto"/>
            <w:vAlign w:val="center"/>
          </w:tcPr>
          <w:p w14:paraId="6AF0B0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EB3BA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014B6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9833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FD03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8C85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DBD1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FEDC5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C119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E0E5E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50A2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86C41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C26CC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8D37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A99D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902B7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3C2C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83EA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D5FB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E176D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F893E2F" w14:textId="77777777">
        <w:trPr>
          <w:trHeight w:val="720"/>
        </w:trPr>
        <w:tc>
          <w:tcPr>
            <w:tcW w:w="4353" w:type="dxa"/>
            <w:shd w:val="clear" w:color="auto" w:fill="auto"/>
            <w:vAlign w:val="center"/>
          </w:tcPr>
          <w:p w14:paraId="24E9217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1.2.3.5:</w:t>
            </w:r>
            <w:r>
              <w:rPr>
                <w:rFonts w:ascii="Calibri" w:eastAsia="Times New Roman" w:hAnsi="Calibri" w:cs="Calibri"/>
                <w:sz w:val="18"/>
                <w:szCs w:val="18"/>
              </w:rPr>
              <w:t xml:space="preserve"> Evaluation of the operational performance of the financing scheme(s) and provision of recommendations to make improvements and adjustments on the implementation of the scheme(s), if deemed necessary. </w:t>
            </w:r>
          </w:p>
        </w:tc>
        <w:tc>
          <w:tcPr>
            <w:tcW w:w="429" w:type="dxa"/>
            <w:shd w:val="clear" w:color="auto" w:fill="auto"/>
            <w:vAlign w:val="center"/>
          </w:tcPr>
          <w:p w14:paraId="1EB5D8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4833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9DE77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A860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966F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393D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08D2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52E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90FF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94B5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F8D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E7BE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91CC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62D8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234A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E51C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1778F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D8F7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9AB3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DC67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AD65D98" w14:textId="77777777">
        <w:trPr>
          <w:trHeight w:val="720"/>
        </w:trPr>
        <w:tc>
          <w:tcPr>
            <w:tcW w:w="4353" w:type="dxa"/>
            <w:shd w:val="clear" w:color="auto" w:fill="auto"/>
            <w:vAlign w:val="center"/>
          </w:tcPr>
          <w:p w14:paraId="5F2374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Activity 1.2.4.1: Development, publication, and dissemination of guidelines for the replication and scaling-up of successfully implemented green and low carbon development and operation of phosphate mines demos.</w:t>
            </w:r>
          </w:p>
        </w:tc>
        <w:tc>
          <w:tcPr>
            <w:tcW w:w="429" w:type="dxa"/>
            <w:shd w:val="clear" w:color="auto" w:fill="auto"/>
            <w:vAlign w:val="center"/>
          </w:tcPr>
          <w:p w14:paraId="6E2814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2B6B7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6A15A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2C40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B814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E87C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F248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D581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DC45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51EB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D596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EE3D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CB36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F0A8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6E01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36C8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C87B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37D5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F4C9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D5EC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15D2654" w14:textId="77777777">
        <w:trPr>
          <w:trHeight w:val="480"/>
        </w:trPr>
        <w:tc>
          <w:tcPr>
            <w:tcW w:w="4353" w:type="dxa"/>
            <w:shd w:val="clear" w:color="auto" w:fill="auto"/>
            <w:vAlign w:val="center"/>
          </w:tcPr>
          <w:p w14:paraId="0CD18F7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1.2.4.2:</w:t>
            </w:r>
            <w:r>
              <w:rPr>
                <w:rFonts w:ascii="Calibri" w:eastAsia="Times New Roman" w:hAnsi="Calibri" w:cs="Calibri"/>
                <w:sz w:val="18"/>
                <w:szCs w:val="18"/>
              </w:rPr>
              <w:t xml:space="preserve"> Development of implementation plans and action plans for demos replication and scale-up.</w:t>
            </w:r>
          </w:p>
        </w:tc>
        <w:tc>
          <w:tcPr>
            <w:tcW w:w="429" w:type="dxa"/>
            <w:shd w:val="clear" w:color="auto" w:fill="auto"/>
            <w:vAlign w:val="center"/>
          </w:tcPr>
          <w:p w14:paraId="5E78F2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1050C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9CA2E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745B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E641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CA6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12F2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EBD0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B2B3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8AF6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1A8A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49EB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8E406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E77D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1D90D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EE7E9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EFF3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5276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A446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3466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F867401" w14:textId="77777777">
        <w:trPr>
          <w:trHeight w:val="720"/>
        </w:trPr>
        <w:tc>
          <w:tcPr>
            <w:tcW w:w="4353" w:type="dxa"/>
            <w:shd w:val="clear" w:color="auto" w:fill="auto"/>
            <w:vAlign w:val="center"/>
          </w:tcPr>
          <w:p w14:paraId="2D94400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1.2.4.3:</w:t>
            </w:r>
            <w:r>
              <w:rPr>
                <w:rFonts w:ascii="Calibri" w:eastAsia="Times New Roman" w:hAnsi="Calibri" w:cs="Calibri"/>
                <w:sz w:val="18"/>
                <w:szCs w:val="18"/>
              </w:rPr>
              <w:t xml:space="preserve"> Conduct of lobbying and campaigning initiatives to promote and secure the approval and financing of the follow-up plans for the replication and scale-up of the demos.</w:t>
            </w:r>
          </w:p>
        </w:tc>
        <w:tc>
          <w:tcPr>
            <w:tcW w:w="429" w:type="dxa"/>
            <w:shd w:val="clear" w:color="auto" w:fill="auto"/>
            <w:vAlign w:val="center"/>
          </w:tcPr>
          <w:p w14:paraId="2B6837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834CA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C596F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2456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0843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0972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76A6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CDD3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3439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7EE8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97D8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516C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A9CD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318E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2D98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3240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F344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8A99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2094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E237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1184AB1" w14:textId="77777777">
        <w:trPr>
          <w:trHeight w:val="720"/>
        </w:trPr>
        <w:tc>
          <w:tcPr>
            <w:tcW w:w="4353" w:type="dxa"/>
            <w:shd w:val="clear" w:color="auto" w:fill="auto"/>
            <w:vAlign w:val="center"/>
          </w:tcPr>
          <w:p w14:paraId="341D05D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1.2.4.4:</w:t>
            </w:r>
            <w:r>
              <w:rPr>
                <w:rFonts w:ascii="Calibri" w:eastAsia="Times New Roman" w:hAnsi="Calibri" w:cs="Calibri"/>
                <w:sz w:val="18"/>
                <w:szCs w:val="18"/>
              </w:rPr>
              <w:t xml:space="preserve"> Promotion of the application of successfully demonstrated green, EE, low carbon technologies in phosphate mining and refining in different regions of the country.</w:t>
            </w:r>
          </w:p>
        </w:tc>
        <w:tc>
          <w:tcPr>
            <w:tcW w:w="429" w:type="dxa"/>
            <w:shd w:val="clear" w:color="auto" w:fill="auto"/>
            <w:vAlign w:val="center"/>
          </w:tcPr>
          <w:p w14:paraId="587684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5D6D7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E28AE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BB10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7CD0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45D2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B39F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06DD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5C45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DF1A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0B15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4A6D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5A8C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C52F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A9FD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638F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8BCD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4DA4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BA3D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D720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77BF79C" w14:textId="77777777">
        <w:trPr>
          <w:trHeight w:val="960"/>
        </w:trPr>
        <w:tc>
          <w:tcPr>
            <w:tcW w:w="4353" w:type="dxa"/>
            <w:shd w:val="clear" w:color="auto" w:fill="auto"/>
            <w:vAlign w:val="center"/>
          </w:tcPr>
          <w:p w14:paraId="7BF6538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1.2.4.5:</w:t>
            </w:r>
            <w:r>
              <w:rPr>
                <w:rFonts w:ascii="Calibri" w:eastAsia="Times New Roman" w:hAnsi="Calibri" w:cs="Calibri"/>
                <w:sz w:val="18"/>
                <w:szCs w:val="18"/>
              </w:rPr>
              <w:t xml:space="preserve"> Design and implementation of a capacity building program on design, engineering, equipment manufacturing, operation and maintenance for service providing engineering firms in the phosphate mining and refining sub-sector. </w:t>
            </w:r>
          </w:p>
        </w:tc>
        <w:tc>
          <w:tcPr>
            <w:tcW w:w="429" w:type="dxa"/>
            <w:shd w:val="clear" w:color="auto" w:fill="auto"/>
            <w:vAlign w:val="center"/>
          </w:tcPr>
          <w:p w14:paraId="33EF12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5AF05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68315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CCCB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ACA2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ED64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2C52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6500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E3CE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17D1B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9942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9A35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1082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6C2D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18FF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0CDB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3D9B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894C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48CD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0DE7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7545E93" w14:textId="77777777">
        <w:trPr>
          <w:trHeight w:val="960"/>
        </w:trPr>
        <w:tc>
          <w:tcPr>
            <w:tcW w:w="4353" w:type="dxa"/>
            <w:shd w:val="clear" w:color="auto" w:fill="auto"/>
            <w:vAlign w:val="center"/>
          </w:tcPr>
          <w:p w14:paraId="29D6F9A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1.2.4.6:</w:t>
            </w:r>
            <w:r>
              <w:rPr>
                <w:rFonts w:ascii="Calibri" w:eastAsia="Times New Roman" w:hAnsi="Calibri" w:cs="Calibri"/>
                <w:sz w:val="18"/>
                <w:szCs w:val="18"/>
              </w:rPr>
              <w:t xml:space="preserve"> Evaluation of the capacity building program designed in Activity 1.2.4.5 a year after the completion to assess how many trainees are gainfully applying the acquired skills and determine the corrective actions to be taken to improve the program.</w:t>
            </w:r>
          </w:p>
        </w:tc>
        <w:tc>
          <w:tcPr>
            <w:tcW w:w="429" w:type="dxa"/>
            <w:shd w:val="clear" w:color="auto" w:fill="auto"/>
            <w:vAlign w:val="center"/>
          </w:tcPr>
          <w:p w14:paraId="37338D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FBAC7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B8C9A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08B8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ABD3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CFBA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36C4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287C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403C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4D2D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CC9D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BF4D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0008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50BC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4E19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25CF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95CE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1EA6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DA5C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0A25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121E352" w14:textId="77777777">
        <w:trPr>
          <w:trHeight w:val="290"/>
        </w:trPr>
        <w:tc>
          <w:tcPr>
            <w:tcW w:w="12950" w:type="dxa"/>
            <w:gridSpan w:val="21"/>
            <w:shd w:val="clear" w:color="000000" w:fill="D9D9D9"/>
            <w:vAlign w:val="center"/>
          </w:tcPr>
          <w:p w14:paraId="0ABD097E"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Component 2: Green and Low Carbon Design and Operation of Phosphate Chemicals Production Facilities</w:t>
            </w:r>
          </w:p>
        </w:tc>
      </w:tr>
      <w:tr w:rsidR="00F5335A" w14:paraId="10485A57" w14:textId="77777777">
        <w:trPr>
          <w:trHeight w:val="960"/>
        </w:trPr>
        <w:tc>
          <w:tcPr>
            <w:tcW w:w="4353" w:type="dxa"/>
            <w:shd w:val="clear" w:color="auto" w:fill="auto"/>
            <w:vAlign w:val="center"/>
          </w:tcPr>
          <w:p w14:paraId="5C1A6B4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 xml:space="preserve">Activity 2.1.1.1: </w:t>
            </w:r>
            <w:r>
              <w:rPr>
                <w:rFonts w:ascii="Calibri" w:eastAsia="Times New Roman" w:hAnsi="Calibri" w:cs="Calibri"/>
                <w:sz w:val="18"/>
                <w:szCs w:val="18"/>
              </w:rPr>
              <w:t>Evaluation of existing policies and institutional frameworks on energy conservation, and green and low-carbon development in phosphate chemicals production from the perspective of the industrial chain to update and strengthen them.</w:t>
            </w:r>
          </w:p>
        </w:tc>
        <w:tc>
          <w:tcPr>
            <w:tcW w:w="429" w:type="dxa"/>
            <w:shd w:val="clear" w:color="000000" w:fill="FFFF00"/>
            <w:vAlign w:val="center"/>
          </w:tcPr>
          <w:p w14:paraId="7C9235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102A67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5CD08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D281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CA95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C5E0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447B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45CE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0A60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377A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7334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C170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FAAF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38BE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EB1D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E0F1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AC99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76D2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67B4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815F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17C1808" w14:textId="77777777">
        <w:trPr>
          <w:trHeight w:val="720"/>
        </w:trPr>
        <w:tc>
          <w:tcPr>
            <w:tcW w:w="4353" w:type="dxa"/>
            <w:shd w:val="clear" w:color="auto" w:fill="auto"/>
            <w:vAlign w:val="center"/>
          </w:tcPr>
          <w:p w14:paraId="42BE6B0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2.1.1.2:</w:t>
            </w:r>
            <w:r>
              <w:rPr>
                <w:rFonts w:ascii="Calibri" w:eastAsia="Times New Roman" w:hAnsi="Calibri" w:cs="Calibri"/>
                <w:sz w:val="18"/>
                <w:szCs w:val="18"/>
              </w:rPr>
              <w:t xml:space="preserve"> Completion of dual-carbon target-oriented analysis of the energy-savings, and green and low-carbon development path in phosphate chemicals production.</w:t>
            </w:r>
          </w:p>
        </w:tc>
        <w:tc>
          <w:tcPr>
            <w:tcW w:w="429" w:type="dxa"/>
            <w:shd w:val="clear" w:color="auto" w:fill="auto"/>
            <w:vAlign w:val="center"/>
          </w:tcPr>
          <w:p w14:paraId="1E1D11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C2CEF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2E3E4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B103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F01A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3568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084B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3CDF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58E8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D303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2B79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D786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5F59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F4DC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AA6A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D264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56D5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4274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6E8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986C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8157FA7" w14:textId="77777777">
        <w:trPr>
          <w:trHeight w:val="720"/>
        </w:trPr>
        <w:tc>
          <w:tcPr>
            <w:tcW w:w="4353" w:type="dxa"/>
            <w:shd w:val="clear" w:color="auto" w:fill="auto"/>
            <w:vAlign w:val="center"/>
          </w:tcPr>
          <w:p w14:paraId="10B2982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2.1.1.3:</w:t>
            </w:r>
            <w:r>
              <w:rPr>
                <w:rFonts w:ascii="Calibri" w:eastAsia="Times New Roman" w:hAnsi="Calibri" w:cs="Calibri"/>
                <w:sz w:val="18"/>
                <w:szCs w:val="18"/>
              </w:rPr>
              <w:t xml:space="preserve"> Conduct of research on inter-regional green, and low-carbon development policies, cooperation and information sharing arrangements in phosphate chemicals production in key regions of China</w:t>
            </w:r>
          </w:p>
        </w:tc>
        <w:tc>
          <w:tcPr>
            <w:tcW w:w="429" w:type="dxa"/>
            <w:shd w:val="clear" w:color="000000" w:fill="FFFF00"/>
            <w:vAlign w:val="center"/>
          </w:tcPr>
          <w:p w14:paraId="2E8452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54AF8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8281E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33B5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BEF3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9386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9042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419E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6853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4814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357B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C277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7D13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735A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543E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EDE6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BEF2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6310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7EC6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833F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90BA9DA" w14:textId="77777777">
        <w:trPr>
          <w:trHeight w:val="720"/>
        </w:trPr>
        <w:tc>
          <w:tcPr>
            <w:tcW w:w="4353" w:type="dxa"/>
            <w:shd w:val="clear" w:color="auto" w:fill="auto"/>
            <w:vAlign w:val="center"/>
          </w:tcPr>
          <w:p w14:paraId="1BCF058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2.1.1.4:</w:t>
            </w:r>
            <w:r>
              <w:rPr>
                <w:rFonts w:ascii="Calibri" w:eastAsia="Times New Roman" w:hAnsi="Calibri" w:cs="Calibri"/>
                <w:sz w:val="18"/>
                <w:szCs w:val="18"/>
              </w:rPr>
              <w:t xml:space="preserve"> Conduct of research on the inter-departmental and inter-industry policy on energy conservation, and green and low-carbon development in the phosphorus chemical industry.</w:t>
            </w:r>
          </w:p>
        </w:tc>
        <w:tc>
          <w:tcPr>
            <w:tcW w:w="429" w:type="dxa"/>
            <w:shd w:val="clear" w:color="000000" w:fill="FFFF00"/>
            <w:vAlign w:val="center"/>
          </w:tcPr>
          <w:p w14:paraId="701400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A6072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12852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F630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BABA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A403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34A5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C886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D15A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8D74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A8FF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53D6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5A6C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F531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6C46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DDE8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3BAC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4EA2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C1AF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894A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80A8B11" w14:textId="77777777">
        <w:trPr>
          <w:trHeight w:val="720"/>
        </w:trPr>
        <w:tc>
          <w:tcPr>
            <w:tcW w:w="4353" w:type="dxa"/>
            <w:shd w:val="clear" w:color="auto" w:fill="auto"/>
            <w:vAlign w:val="center"/>
          </w:tcPr>
          <w:p w14:paraId="7F800EE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2.1.1.5:</w:t>
            </w:r>
            <w:r>
              <w:rPr>
                <w:rFonts w:ascii="Calibri" w:eastAsia="Times New Roman" w:hAnsi="Calibri" w:cs="Calibri"/>
                <w:sz w:val="18"/>
                <w:szCs w:val="18"/>
              </w:rPr>
              <w:t xml:space="preserve"> Conduct of an international comparative study on energy conservation and green and low-carbon development policies in phosphate chemicals production.</w:t>
            </w:r>
          </w:p>
        </w:tc>
        <w:tc>
          <w:tcPr>
            <w:tcW w:w="429" w:type="dxa"/>
            <w:shd w:val="clear" w:color="000000" w:fill="FFFF00"/>
            <w:vAlign w:val="center"/>
          </w:tcPr>
          <w:p w14:paraId="6EC86D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1A1675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A9EB9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399C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2BDB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947E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B4DA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2EF3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4FE6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57C4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2BD8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2801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D799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2429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62B3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8156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D06A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8FA8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4696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0828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3A1AA2D" w14:textId="77777777">
        <w:trPr>
          <w:trHeight w:val="720"/>
        </w:trPr>
        <w:tc>
          <w:tcPr>
            <w:tcW w:w="4353" w:type="dxa"/>
            <w:shd w:val="clear" w:color="auto" w:fill="auto"/>
            <w:vAlign w:val="center"/>
          </w:tcPr>
          <w:p w14:paraId="3785CCF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2.1.1.6:</w:t>
            </w:r>
            <w:r>
              <w:rPr>
                <w:rFonts w:ascii="Calibri" w:eastAsia="Times New Roman" w:hAnsi="Calibri" w:cs="Calibri"/>
                <w:sz w:val="18"/>
                <w:szCs w:val="18"/>
              </w:rPr>
              <w:t xml:space="preserve"> Formulation and recommendation of new policies and institutional frameworks on green, energy efficient low carbon technology application in phosphate chemicals production.</w:t>
            </w:r>
          </w:p>
        </w:tc>
        <w:tc>
          <w:tcPr>
            <w:tcW w:w="429" w:type="dxa"/>
            <w:shd w:val="clear" w:color="auto" w:fill="auto"/>
            <w:vAlign w:val="center"/>
          </w:tcPr>
          <w:p w14:paraId="2314E5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3BA8A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65143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9AD5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D00E4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4F1D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3CAE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06BE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B6CF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4F7A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2946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7DC5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18B1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5D04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72A2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CC1A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19DA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CD56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8F27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DA74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F200269" w14:textId="77777777">
        <w:trPr>
          <w:trHeight w:val="720"/>
        </w:trPr>
        <w:tc>
          <w:tcPr>
            <w:tcW w:w="4353" w:type="dxa"/>
            <w:shd w:val="clear" w:color="auto" w:fill="auto"/>
            <w:vAlign w:val="center"/>
          </w:tcPr>
          <w:p w14:paraId="3C0A496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2.1.1.7:</w:t>
            </w:r>
            <w:r>
              <w:rPr>
                <w:rFonts w:ascii="Calibri" w:eastAsia="Times New Roman" w:hAnsi="Calibri" w:cs="Calibri"/>
                <w:sz w:val="18"/>
                <w:szCs w:val="18"/>
              </w:rPr>
              <w:t xml:space="preserve"> Approval of the newly formulated and recommended policies and institutional frameworks on green, energy efficient low carbon technology application in phosphate chemicals production.</w:t>
            </w:r>
          </w:p>
        </w:tc>
        <w:tc>
          <w:tcPr>
            <w:tcW w:w="429" w:type="dxa"/>
            <w:shd w:val="clear" w:color="auto" w:fill="auto"/>
            <w:vAlign w:val="center"/>
          </w:tcPr>
          <w:p w14:paraId="71AED2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ABE25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BA051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57AD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9892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3104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987EB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732C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8AB3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1FA4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E62B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12E8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6626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DD82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E1BD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412D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7A9A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852F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7C6B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2FA0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BD2824A" w14:textId="77777777">
        <w:trPr>
          <w:trHeight w:val="720"/>
        </w:trPr>
        <w:tc>
          <w:tcPr>
            <w:tcW w:w="4353" w:type="dxa"/>
            <w:shd w:val="clear" w:color="auto" w:fill="auto"/>
            <w:vAlign w:val="center"/>
          </w:tcPr>
          <w:p w14:paraId="4A0954E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2.1.1.8:</w:t>
            </w:r>
            <w:r>
              <w:rPr>
                <w:rFonts w:ascii="Calibri" w:eastAsia="Times New Roman" w:hAnsi="Calibri" w:cs="Calibri"/>
                <w:sz w:val="18"/>
                <w:szCs w:val="18"/>
              </w:rPr>
              <w:t xml:space="preserve"> Enforcement of new approved policies and institutional frameworks on green, energy efficient low carbon technology application in phosphate chemicals production.</w:t>
            </w:r>
          </w:p>
        </w:tc>
        <w:tc>
          <w:tcPr>
            <w:tcW w:w="429" w:type="dxa"/>
            <w:shd w:val="clear" w:color="auto" w:fill="auto"/>
            <w:vAlign w:val="center"/>
          </w:tcPr>
          <w:p w14:paraId="630BFF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E5CB2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53958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1485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5D51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FE22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6D16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F1F0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3A6BA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3E4B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D579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AE59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9F29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040E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9B63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3BBB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9CFB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370E0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509E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BCD3E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F3D26B9" w14:textId="77777777">
        <w:trPr>
          <w:trHeight w:val="960"/>
        </w:trPr>
        <w:tc>
          <w:tcPr>
            <w:tcW w:w="4353" w:type="dxa"/>
            <w:shd w:val="clear" w:color="auto" w:fill="auto"/>
            <w:vAlign w:val="center"/>
          </w:tcPr>
          <w:p w14:paraId="05DD3D9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2.1.1.9:</w:t>
            </w:r>
            <w:r>
              <w:rPr>
                <w:rFonts w:ascii="Calibri" w:eastAsia="Times New Roman" w:hAnsi="Calibri" w:cs="Calibri"/>
                <w:sz w:val="18"/>
                <w:szCs w:val="18"/>
              </w:rPr>
              <w:t xml:space="preserve"> Evaluation of the impact on the greening of the phosphate chemicals production sub-sector as a result of the enforcement of the newly developed policies and institutional frameworks, and provision of follow-up recommendations to amend and improve them, if deemed necessary.</w:t>
            </w:r>
          </w:p>
        </w:tc>
        <w:tc>
          <w:tcPr>
            <w:tcW w:w="429" w:type="dxa"/>
            <w:shd w:val="clear" w:color="auto" w:fill="auto"/>
            <w:vAlign w:val="center"/>
          </w:tcPr>
          <w:p w14:paraId="13912C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35FC9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BFF6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54EF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8512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12EE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499E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4806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3394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D5B5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9E84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5F0A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10D8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3F5F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4617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FFCD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7235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7444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689E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8E11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CA3955F" w14:textId="77777777">
        <w:trPr>
          <w:trHeight w:val="720"/>
        </w:trPr>
        <w:tc>
          <w:tcPr>
            <w:tcW w:w="4353" w:type="dxa"/>
            <w:shd w:val="clear" w:color="auto" w:fill="auto"/>
            <w:vAlign w:val="center"/>
          </w:tcPr>
          <w:p w14:paraId="680396C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2.1.2.1:</w:t>
            </w:r>
            <w:r>
              <w:rPr>
                <w:rFonts w:ascii="Calibri" w:eastAsia="Times New Roman" w:hAnsi="Calibri" w:cs="Calibri"/>
                <w:sz w:val="18"/>
                <w:szCs w:val="18"/>
              </w:rPr>
              <w:t xml:space="preserve"> Conduct of research to update existing standards, policies and implementing rules and regulations to promote green technologies in phosphate chemicals production.</w:t>
            </w:r>
          </w:p>
        </w:tc>
        <w:tc>
          <w:tcPr>
            <w:tcW w:w="429" w:type="dxa"/>
            <w:shd w:val="clear" w:color="000000" w:fill="FFFF00"/>
            <w:vAlign w:val="center"/>
          </w:tcPr>
          <w:p w14:paraId="6CBBDE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E4C2E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BB022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F2350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E2B4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3A7B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9F28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D5E7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134B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48E0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CC77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0159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E428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03C7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FCB5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BCA9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C4FA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D67E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CCCB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B945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EE744ED" w14:textId="77777777">
        <w:trPr>
          <w:trHeight w:val="720"/>
        </w:trPr>
        <w:tc>
          <w:tcPr>
            <w:tcW w:w="4353" w:type="dxa"/>
            <w:shd w:val="clear" w:color="auto" w:fill="auto"/>
            <w:vAlign w:val="center"/>
          </w:tcPr>
          <w:p w14:paraId="2AA662E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2.1.2.2:</w:t>
            </w:r>
            <w:r>
              <w:rPr>
                <w:rFonts w:ascii="Calibri" w:eastAsia="Times New Roman" w:hAnsi="Calibri" w:cs="Calibri"/>
                <w:sz w:val="18"/>
                <w:szCs w:val="18"/>
              </w:rPr>
              <w:t xml:space="preserve"> Formulation, recommendation, approval and enforcement of new standards and technical guidelines for promoting green and low-carbon development in phosphate chemicals production.</w:t>
            </w:r>
          </w:p>
        </w:tc>
        <w:tc>
          <w:tcPr>
            <w:tcW w:w="429" w:type="dxa"/>
            <w:shd w:val="clear" w:color="auto" w:fill="auto"/>
            <w:vAlign w:val="center"/>
          </w:tcPr>
          <w:p w14:paraId="4C2C5E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D27C7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A0AA6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957E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2523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E1A9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3AF2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E670C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59DB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536D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988E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2A217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5D5D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CA40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928EB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E0A5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244E0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76ADE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E6B6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2E323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307CA3A" w14:textId="77777777">
        <w:trPr>
          <w:trHeight w:val="720"/>
        </w:trPr>
        <w:tc>
          <w:tcPr>
            <w:tcW w:w="4353" w:type="dxa"/>
            <w:shd w:val="clear" w:color="auto" w:fill="auto"/>
            <w:vAlign w:val="center"/>
          </w:tcPr>
          <w:p w14:paraId="594BE02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2.1.2.3:</w:t>
            </w:r>
            <w:r>
              <w:rPr>
                <w:rFonts w:ascii="Calibri" w:eastAsia="Times New Roman" w:hAnsi="Calibri" w:cs="Calibri"/>
                <w:sz w:val="18"/>
                <w:szCs w:val="18"/>
              </w:rPr>
              <w:t xml:space="preserve"> Formulation, recommendation, approval and enforcement of new implementing rules and regulations for promoting green technologies in phosphate chemicals production.</w:t>
            </w:r>
          </w:p>
        </w:tc>
        <w:tc>
          <w:tcPr>
            <w:tcW w:w="429" w:type="dxa"/>
            <w:shd w:val="clear" w:color="auto" w:fill="auto"/>
            <w:vAlign w:val="center"/>
          </w:tcPr>
          <w:p w14:paraId="4EE44B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73A2A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D8D0E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77E6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D746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B442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549B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CCD2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0C012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394DD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F310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CDDB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F7C73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5AEE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8938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38EA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8704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EC1FB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CDD9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2DED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4CB3F63" w14:textId="77777777">
        <w:trPr>
          <w:trHeight w:val="1440"/>
        </w:trPr>
        <w:tc>
          <w:tcPr>
            <w:tcW w:w="4353" w:type="dxa"/>
            <w:shd w:val="clear" w:color="auto" w:fill="auto"/>
            <w:vAlign w:val="center"/>
          </w:tcPr>
          <w:p w14:paraId="3CE5F23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2.1.2.4:</w:t>
            </w:r>
            <w:r>
              <w:rPr>
                <w:rFonts w:ascii="Calibri" w:eastAsia="Times New Roman" w:hAnsi="Calibri" w:cs="Calibri"/>
                <w:sz w:val="18"/>
                <w:szCs w:val="18"/>
              </w:rPr>
              <w:t xml:space="preserve"> Evaluation of the impact and effectiveness of the new enforced standards/technical guidelines and implementing rules and regulations for promoting and adopting green technologies in phosphate chemicals production, and provision of follow-up recommendations to amend and improve the standards/technical guidelines and implementing rules and regulations, if deemed necessary.</w:t>
            </w:r>
          </w:p>
        </w:tc>
        <w:tc>
          <w:tcPr>
            <w:tcW w:w="429" w:type="dxa"/>
            <w:shd w:val="clear" w:color="auto" w:fill="auto"/>
            <w:vAlign w:val="center"/>
          </w:tcPr>
          <w:p w14:paraId="5C8A8F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AA1F3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F622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9833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EDF3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92C5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C179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4E16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C610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6850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F219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CB21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C08A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7FDE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8C29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31D4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7B5C7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B166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C014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DDF9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6DD7168" w14:textId="77777777">
        <w:trPr>
          <w:trHeight w:val="720"/>
        </w:trPr>
        <w:tc>
          <w:tcPr>
            <w:tcW w:w="4353" w:type="dxa"/>
            <w:shd w:val="clear" w:color="auto" w:fill="auto"/>
            <w:vAlign w:val="center"/>
          </w:tcPr>
          <w:p w14:paraId="444B9DD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2.1.3.1:</w:t>
            </w:r>
            <w:r>
              <w:rPr>
                <w:rFonts w:ascii="Calibri" w:eastAsia="Times New Roman" w:hAnsi="Calibri" w:cs="Calibri"/>
                <w:sz w:val="18"/>
                <w:szCs w:val="18"/>
              </w:rPr>
              <w:t xml:space="preserve"> Design and implementation of methods for evaluation of the energy performance and environmental impacts of the demos for the phosphate chemicals production.</w:t>
            </w:r>
          </w:p>
        </w:tc>
        <w:tc>
          <w:tcPr>
            <w:tcW w:w="429" w:type="dxa"/>
            <w:shd w:val="clear" w:color="auto" w:fill="auto"/>
            <w:vAlign w:val="center"/>
          </w:tcPr>
          <w:p w14:paraId="23F247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0ADB4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2F417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33B6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FDE90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86C15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57116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65DC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BFBD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C827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95E6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C2A9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DA16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9F15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0320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14AC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3ACA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6639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B029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3492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30B4B22" w14:textId="77777777">
        <w:trPr>
          <w:trHeight w:val="480"/>
        </w:trPr>
        <w:tc>
          <w:tcPr>
            <w:tcW w:w="4353" w:type="dxa"/>
            <w:shd w:val="clear" w:color="auto" w:fill="auto"/>
            <w:vAlign w:val="center"/>
          </w:tcPr>
          <w:p w14:paraId="5854900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 xml:space="preserve">Activity 2.1.3.2: </w:t>
            </w:r>
            <w:r>
              <w:rPr>
                <w:rFonts w:ascii="Calibri" w:eastAsia="Times New Roman" w:hAnsi="Calibri" w:cs="Calibri"/>
                <w:sz w:val="18"/>
                <w:szCs w:val="18"/>
              </w:rPr>
              <w:t>Conduct of annual evaluation of energy performance and environmental impacts of demos in phosphate chemicals production.</w:t>
            </w:r>
          </w:p>
        </w:tc>
        <w:tc>
          <w:tcPr>
            <w:tcW w:w="429" w:type="dxa"/>
            <w:shd w:val="clear" w:color="auto" w:fill="auto"/>
            <w:vAlign w:val="center"/>
          </w:tcPr>
          <w:p w14:paraId="3F262F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709EA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27207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8BEA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9FC8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EDCB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AF6A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96D5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8A41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05AB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8067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096F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013B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4D5C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E959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1598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96B8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3661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4D9A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37FD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86E2B74" w14:textId="77777777">
        <w:trPr>
          <w:trHeight w:val="720"/>
        </w:trPr>
        <w:tc>
          <w:tcPr>
            <w:tcW w:w="4353" w:type="dxa"/>
            <w:shd w:val="clear" w:color="auto" w:fill="auto"/>
            <w:vAlign w:val="center"/>
          </w:tcPr>
          <w:p w14:paraId="734E322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2.1.3.3:</w:t>
            </w:r>
            <w:r>
              <w:rPr>
                <w:rFonts w:ascii="Calibri" w:eastAsia="Times New Roman" w:hAnsi="Calibri" w:cs="Calibri"/>
                <w:sz w:val="18"/>
                <w:szCs w:val="18"/>
              </w:rPr>
              <w:t xml:space="preserve"> Conduct of annual evaluation of financial performance of demos in the phosphate chemicals production sub-sector to promote the replication of the implemented technologies.</w:t>
            </w:r>
          </w:p>
        </w:tc>
        <w:tc>
          <w:tcPr>
            <w:tcW w:w="429" w:type="dxa"/>
            <w:shd w:val="clear" w:color="auto" w:fill="auto"/>
            <w:vAlign w:val="center"/>
          </w:tcPr>
          <w:p w14:paraId="19E754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AACBA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686C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0688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AB31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913F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3A60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8E77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9580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7A45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D019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7F5A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B77D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52E5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32E7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5EAEC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75A0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AD4E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B76F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23939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B6EC63A" w14:textId="77777777">
        <w:trPr>
          <w:trHeight w:val="720"/>
        </w:trPr>
        <w:tc>
          <w:tcPr>
            <w:tcW w:w="4353" w:type="dxa"/>
            <w:shd w:val="clear" w:color="auto" w:fill="auto"/>
            <w:vAlign w:val="center"/>
          </w:tcPr>
          <w:p w14:paraId="2585DC4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2.1.3.4:</w:t>
            </w:r>
            <w:r>
              <w:rPr>
                <w:rFonts w:ascii="Calibri" w:eastAsia="Times New Roman" w:hAnsi="Calibri" w:cs="Calibri"/>
                <w:sz w:val="18"/>
                <w:szCs w:val="18"/>
              </w:rPr>
              <w:t xml:space="preserve"> Preparation of annual and final reports on the operational performance (production, energy consumption, and economic), and environmental impacts of demos in phosphate chemicals production.</w:t>
            </w:r>
          </w:p>
        </w:tc>
        <w:tc>
          <w:tcPr>
            <w:tcW w:w="429" w:type="dxa"/>
            <w:shd w:val="clear" w:color="auto" w:fill="auto"/>
            <w:vAlign w:val="center"/>
          </w:tcPr>
          <w:p w14:paraId="1B5F7E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98AD3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DD0ED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455F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7C74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991D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0BF4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B1F0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6D2D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781D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50753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52B9A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E4D6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12B9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566F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E0FBD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DCDD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2785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271C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824A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32FF3C3" w14:textId="77777777">
        <w:trPr>
          <w:trHeight w:val="480"/>
        </w:trPr>
        <w:tc>
          <w:tcPr>
            <w:tcW w:w="4353" w:type="dxa"/>
            <w:shd w:val="clear" w:color="auto" w:fill="auto"/>
            <w:vAlign w:val="center"/>
          </w:tcPr>
          <w:p w14:paraId="43B7935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2.1.3.5:</w:t>
            </w:r>
            <w:r>
              <w:rPr>
                <w:rFonts w:ascii="Calibri" w:eastAsia="Times New Roman" w:hAnsi="Calibri" w:cs="Calibri"/>
                <w:sz w:val="18"/>
                <w:szCs w:val="18"/>
              </w:rPr>
              <w:t xml:space="preserve"> Dissemination of annual and final demos evaluation reports prepared in Activity 2.1.3.4. </w:t>
            </w:r>
          </w:p>
        </w:tc>
        <w:tc>
          <w:tcPr>
            <w:tcW w:w="429" w:type="dxa"/>
            <w:shd w:val="clear" w:color="auto" w:fill="auto"/>
            <w:vAlign w:val="center"/>
          </w:tcPr>
          <w:p w14:paraId="749B51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59C56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9A84F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F8CE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1F23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B37A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6684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E6CD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7552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E285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92EF8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00C2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2F03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A7DD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F35B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13D3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AF68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4726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8C6B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F230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F468DBD" w14:textId="77777777">
        <w:trPr>
          <w:trHeight w:val="960"/>
        </w:trPr>
        <w:tc>
          <w:tcPr>
            <w:tcW w:w="4353" w:type="dxa"/>
            <w:shd w:val="clear" w:color="auto" w:fill="auto"/>
            <w:vAlign w:val="center"/>
          </w:tcPr>
          <w:p w14:paraId="01A7548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2.1.4.1:</w:t>
            </w:r>
            <w:r>
              <w:rPr>
                <w:rFonts w:ascii="Calibri" w:eastAsia="Times New Roman" w:hAnsi="Calibri" w:cs="Calibri"/>
                <w:sz w:val="18"/>
                <w:szCs w:val="18"/>
              </w:rPr>
              <w:t xml:space="preserve"> Assessment of the ability and awareness level of relevant stakeholders and assessment of needs to address in the area of green, energy efficient low carbon technologies in phosphate chemicals manufacturing in Yunnan, Guizhou, Sichuan, and Hubei Provinces.</w:t>
            </w:r>
          </w:p>
        </w:tc>
        <w:tc>
          <w:tcPr>
            <w:tcW w:w="429" w:type="dxa"/>
            <w:shd w:val="clear" w:color="auto" w:fill="auto"/>
            <w:vAlign w:val="center"/>
          </w:tcPr>
          <w:p w14:paraId="0B61E2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546E2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B5A59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28B7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13A8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3BAB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34EA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0A94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F4AA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50CF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3749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F9BF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214F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04D4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6A46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23FB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6723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D128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03D4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EE05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8317383" w14:textId="77777777">
        <w:trPr>
          <w:trHeight w:val="960"/>
        </w:trPr>
        <w:tc>
          <w:tcPr>
            <w:tcW w:w="4353" w:type="dxa"/>
            <w:shd w:val="clear" w:color="auto" w:fill="auto"/>
            <w:vAlign w:val="center"/>
          </w:tcPr>
          <w:p w14:paraId="10B8569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2.1.4.2:</w:t>
            </w:r>
            <w:r>
              <w:rPr>
                <w:rFonts w:ascii="Calibri" w:eastAsia="Times New Roman" w:hAnsi="Calibri" w:cs="Calibri"/>
                <w:sz w:val="18"/>
                <w:szCs w:val="18"/>
              </w:rPr>
              <w:t xml:space="preserve"> Design and implementation of a capacity building program for relevant government officials, industry management teams and key stakeholders on green and low-carbon development in the phosphate chemical industry, including international best practice.</w:t>
            </w:r>
          </w:p>
        </w:tc>
        <w:tc>
          <w:tcPr>
            <w:tcW w:w="429" w:type="dxa"/>
            <w:shd w:val="clear" w:color="auto" w:fill="auto"/>
            <w:vAlign w:val="center"/>
          </w:tcPr>
          <w:p w14:paraId="0ADEAA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B4F6E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140DE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AE41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1DEA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AB93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3395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F5B7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9CC5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4BDC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57B7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25AE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A4BB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B8C9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0F7F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9E9D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1D26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6C05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1450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6831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6C2C2F2" w14:textId="77777777">
        <w:trPr>
          <w:trHeight w:val="960"/>
        </w:trPr>
        <w:tc>
          <w:tcPr>
            <w:tcW w:w="4353" w:type="dxa"/>
            <w:shd w:val="clear" w:color="auto" w:fill="auto"/>
            <w:vAlign w:val="center"/>
          </w:tcPr>
          <w:p w14:paraId="2C294F1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2.1.4.3:</w:t>
            </w:r>
            <w:r>
              <w:rPr>
                <w:rFonts w:ascii="Calibri" w:eastAsia="Times New Roman" w:hAnsi="Calibri" w:cs="Calibri"/>
                <w:sz w:val="18"/>
                <w:szCs w:val="18"/>
              </w:rPr>
              <w:t xml:space="preserve"> Evaluation of the capacity building program designed in Activity 2.1.4.2 a year after the completion to assess how many trainees are gainfully applying the acquired skills and determine the corrective action to improve the program.</w:t>
            </w:r>
          </w:p>
        </w:tc>
        <w:tc>
          <w:tcPr>
            <w:tcW w:w="429" w:type="dxa"/>
            <w:shd w:val="clear" w:color="auto" w:fill="auto"/>
            <w:vAlign w:val="center"/>
          </w:tcPr>
          <w:p w14:paraId="47CC11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AD2D2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4EC6A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ABF9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A047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F328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80A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3FC6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B5BD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34C6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AA2A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203A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82E7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4085E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1ECB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7621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FC6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62B4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C300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ED54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E02F54D" w14:textId="77777777">
        <w:trPr>
          <w:trHeight w:val="720"/>
        </w:trPr>
        <w:tc>
          <w:tcPr>
            <w:tcW w:w="4353" w:type="dxa"/>
            <w:shd w:val="clear" w:color="auto" w:fill="auto"/>
            <w:vAlign w:val="center"/>
          </w:tcPr>
          <w:p w14:paraId="08BDA92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2.1.4.4:</w:t>
            </w:r>
            <w:r>
              <w:rPr>
                <w:rFonts w:ascii="Calibri" w:eastAsia="Times New Roman" w:hAnsi="Calibri" w:cs="Calibri"/>
                <w:sz w:val="18"/>
                <w:szCs w:val="18"/>
              </w:rPr>
              <w:t xml:space="preserve"> Establishment of international exchanges and cooperation on energy conservation and green and low-carbon development in the phosphorus chemicals production.</w:t>
            </w:r>
          </w:p>
        </w:tc>
        <w:tc>
          <w:tcPr>
            <w:tcW w:w="429" w:type="dxa"/>
            <w:shd w:val="clear" w:color="auto" w:fill="auto"/>
            <w:vAlign w:val="center"/>
          </w:tcPr>
          <w:p w14:paraId="6F0E7A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98927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DABA9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91E7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743A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31E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AA9C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47FA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6964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343E9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69DF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B22E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B8E9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E294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5DBF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8C4F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DEA2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07FF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D2C4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D832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C91E974" w14:textId="77777777">
        <w:trPr>
          <w:trHeight w:val="720"/>
        </w:trPr>
        <w:tc>
          <w:tcPr>
            <w:tcW w:w="4353" w:type="dxa"/>
            <w:shd w:val="clear" w:color="auto" w:fill="auto"/>
            <w:vAlign w:val="center"/>
          </w:tcPr>
          <w:p w14:paraId="528979D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2.1.5.1:</w:t>
            </w:r>
            <w:r>
              <w:rPr>
                <w:rFonts w:ascii="Calibri" w:eastAsia="Times New Roman" w:hAnsi="Calibri" w:cs="Calibri"/>
                <w:sz w:val="18"/>
                <w:szCs w:val="18"/>
              </w:rPr>
              <w:t xml:space="preserve"> Conduct of market analysis on the international trade trends for phosrock and phosphate chemicals, and the indirect carbon emission and ecological impacts in the international trading of these products.</w:t>
            </w:r>
          </w:p>
        </w:tc>
        <w:tc>
          <w:tcPr>
            <w:tcW w:w="429" w:type="dxa"/>
            <w:shd w:val="clear" w:color="auto" w:fill="auto"/>
            <w:vAlign w:val="center"/>
          </w:tcPr>
          <w:p w14:paraId="7F150C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59C7F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3FD2BC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A172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6C34E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966C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C820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976E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6D00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AB20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1323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38C0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3BCC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202F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D875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179E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39A3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48DD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6DB1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4C0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FBE130D" w14:textId="77777777">
        <w:trPr>
          <w:trHeight w:val="960"/>
        </w:trPr>
        <w:tc>
          <w:tcPr>
            <w:tcW w:w="4353" w:type="dxa"/>
            <w:shd w:val="clear" w:color="auto" w:fill="auto"/>
            <w:vAlign w:val="center"/>
          </w:tcPr>
          <w:p w14:paraId="04B600D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2.1.5.2:</w:t>
            </w:r>
            <w:r>
              <w:rPr>
                <w:rFonts w:ascii="Calibri" w:eastAsia="Times New Roman" w:hAnsi="Calibri" w:cs="Calibri"/>
                <w:sz w:val="18"/>
                <w:szCs w:val="18"/>
              </w:rPr>
              <w:t xml:space="preserve"> Preparation of a market analysis report based on the findings of Activity 2.1.5.1, including an analysis of the implications for the phosphate chemicals production sub-sector in China and share with the sub-sector stakeholders</w:t>
            </w:r>
          </w:p>
        </w:tc>
        <w:tc>
          <w:tcPr>
            <w:tcW w:w="429" w:type="dxa"/>
            <w:shd w:val="clear" w:color="auto" w:fill="auto"/>
            <w:vAlign w:val="center"/>
          </w:tcPr>
          <w:p w14:paraId="554A77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4E64C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210DE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3B84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54A4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43BF2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CF2B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BD8A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71AD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1196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C388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572D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6719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4325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148A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12A1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C3CF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0BE0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B289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49D6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5DAA46C" w14:textId="77777777">
        <w:trPr>
          <w:trHeight w:val="720"/>
        </w:trPr>
        <w:tc>
          <w:tcPr>
            <w:tcW w:w="4353" w:type="dxa"/>
            <w:shd w:val="clear" w:color="auto" w:fill="auto"/>
            <w:vAlign w:val="center"/>
          </w:tcPr>
          <w:p w14:paraId="49EDAFF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2.1.5.3:</w:t>
            </w:r>
            <w:r>
              <w:rPr>
                <w:rFonts w:ascii="Calibri" w:eastAsia="Times New Roman" w:hAnsi="Calibri" w:cs="Calibri"/>
                <w:sz w:val="18"/>
                <w:szCs w:val="18"/>
              </w:rPr>
              <w:t xml:space="preserve"> Organization and conduct of a seminar-workshop to present the market study to, and discuss appropriate future actions to take with, the phosphate </w:t>
            </w:r>
            <w:r>
              <w:rPr>
                <w:rFonts w:ascii="Calibri" w:eastAsia="Times New Roman" w:hAnsi="Calibri" w:cs="Calibri"/>
                <w:sz w:val="18"/>
                <w:szCs w:val="18"/>
              </w:rPr>
              <w:lastRenderedPageBreak/>
              <w:t>chemicals production industry stakeholders and government.</w:t>
            </w:r>
          </w:p>
        </w:tc>
        <w:tc>
          <w:tcPr>
            <w:tcW w:w="429" w:type="dxa"/>
            <w:shd w:val="clear" w:color="auto" w:fill="auto"/>
            <w:vAlign w:val="center"/>
          </w:tcPr>
          <w:p w14:paraId="3E8473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 </w:t>
            </w:r>
          </w:p>
        </w:tc>
        <w:tc>
          <w:tcPr>
            <w:tcW w:w="429" w:type="dxa"/>
            <w:shd w:val="clear" w:color="auto" w:fill="auto"/>
            <w:vAlign w:val="center"/>
          </w:tcPr>
          <w:p w14:paraId="7A43FE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D7B33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7A75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FC65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DA89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E8EB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AF1B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3C62B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72F0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8537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BFAC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4BB0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C02F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E31A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7F5A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BD36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EB64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6A5F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D5F9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661BE32" w14:textId="77777777">
        <w:trPr>
          <w:trHeight w:val="720"/>
        </w:trPr>
        <w:tc>
          <w:tcPr>
            <w:tcW w:w="4353" w:type="dxa"/>
            <w:shd w:val="clear" w:color="auto" w:fill="auto"/>
            <w:vAlign w:val="center"/>
          </w:tcPr>
          <w:p w14:paraId="6FE2982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2.1.6.1:</w:t>
            </w:r>
            <w:r>
              <w:rPr>
                <w:rFonts w:ascii="Calibri" w:eastAsia="Times New Roman" w:hAnsi="Calibri" w:cs="Calibri"/>
                <w:sz w:val="18"/>
                <w:szCs w:val="18"/>
              </w:rPr>
              <w:t xml:space="preserve"> Design and development of an information management and sharing system on all aspects of low carbon phosphate chemicals production in China.</w:t>
            </w:r>
          </w:p>
        </w:tc>
        <w:tc>
          <w:tcPr>
            <w:tcW w:w="429" w:type="dxa"/>
            <w:shd w:val="clear" w:color="auto" w:fill="auto"/>
            <w:vAlign w:val="center"/>
          </w:tcPr>
          <w:p w14:paraId="62F2FC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EBE9B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14D77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1A9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0E13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C1944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07558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0BF56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6E97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B9CE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2949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E865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8389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3DD7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8F7B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92EF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F5DE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53E6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CDC1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73CB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003EA73" w14:textId="77777777">
        <w:trPr>
          <w:trHeight w:val="720"/>
        </w:trPr>
        <w:tc>
          <w:tcPr>
            <w:tcW w:w="4353" w:type="dxa"/>
            <w:shd w:val="clear" w:color="auto" w:fill="auto"/>
            <w:vAlign w:val="center"/>
          </w:tcPr>
          <w:p w14:paraId="4ECA723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2.1.6.2:</w:t>
            </w:r>
            <w:r>
              <w:rPr>
                <w:rFonts w:ascii="Calibri" w:eastAsia="Times New Roman" w:hAnsi="Calibri" w:cs="Calibri"/>
                <w:sz w:val="18"/>
                <w:szCs w:val="18"/>
              </w:rPr>
              <w:t xml:space="preserve"> Establishment and operationalization of the devised information sharing system for the exchange of available data on all aspects of green phosphate chemicals production.</w:t>
            </w:r>
          </w:p>
        </w:tc>
        <w:tc>
          <w:tcPr>
            <w:tcW w:w="429" w:type="dxa"/>
            <w:shd w:val="clear" w:color="auto" w:fill="auto"/>
            <w:vAlign w:val="center"/>
          </w:tcPr>
          <w:p w14:paraId="478D3B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21C7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AE170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A09A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4648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618F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DAFD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4068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FC52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04EE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14A70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C383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9123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1A08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BFB6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C050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E7C8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0C20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3FDB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C91A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FBA1D26" w14:textId="77777777">
        <w:trPr>
          <w:trHeight w:val="480"/>
        </w:trPr>
        <w:tc>
          <w:tcPr>
            <w:tcW w:w="4353" w:type="dxa"/>
            <w:shd w:val="clear" w:color="auto" w:fill="auto"/>
            <w:vAlign w:val="center"/>
          </w:tcPr>
          <w:p w14:paraId="314600C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2.1.6.3:</w:t>
            </w:r>
            <w:r>
              <w:rPr>
                <w:rFonts w:ascii="Calibri" w:eastAsia="Times New Roman" w:hAnsi="Calibri" w:cs="Calibri"/>
                <w:sz w:val="18"/>
                <w:szCs w:val="18"/>
              </w:rPr>
              <w:t xml:space="preserve"> Monitoring and evaluation of the operation of the information management and exchange system. </w:t>
            </w:r>
          </w:p>
        </w:tc>
        <w:tc>
          <w:tcPr>
            <w:tcW w:w="429" w:type="dxa"/>
            <w:shd w:val="clear" w:color="auto" w:fill="auto"/>
            <w:vAlign w:val="center"/>
          </w:tcPr>
          <w:p w14:paraId="659821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84AA3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25FEC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EE51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C926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CA3E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C2F6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65C0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A3C9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8670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93CB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F5DF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910E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F113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74D8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9CCD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83F1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3CB10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56E9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4644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A6B1A40" w14:textId="77777777">
        <w:trPr>
          <w:trHeight w:val="720"/>
        </w:trPr>
        <w:tc>
          <w:tcPr>
            <w:tcW w:w="4353" w:type="dxa"/>
            <w:shd w:val="clear" w:color="auto" w:fill="auto"/>
            <w:vAlign w:val="center"/>
          </w:tcPr>
          <w:p w14:paraId="41FD0FD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2.1.6.4:</w:t>
            </w:r>
            <w:r>
              <w:rPr>
                <w:rFonts w:ascii="Calibri" w:eastAsia="Times New Roman" w:hAnsi="Calibri" w:cs="Calibri"/>
                <w:sz w:val="18"/>
                <w:szCs w:val="18"/>
              </w:rPr>
              <w:t xml:space="preserve"> Conduct of international cooperation and communication on energy saving and green and low-carbon development in the phosphate chemicals production.</w:t>
            </w:r>
          </w:p>
        </w:tc>
        <w:tc>
          <w:tcPr>
            <w:tcW w:w="429" w:type="dxa"/>
            <w:shd w:val="clear" w:color="auto" w:fill="auto"/>
            <w:vAlign w:val="center"/>
          </w:tcPr>
          <w:p w14:paraId="2455D7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C481A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52A7D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2AB4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6683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D912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A68E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C385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D742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2B21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A269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C542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96AB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4BD6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7DA7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866E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55E1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B21D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1309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6B96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59E7236" w14:textId="77777777">
        <w:trPr>
          <w:trHeight w:val="720"/>
        </w:trPr>
        <w:tc>
          <w:tcPr>
            <w:tcW w:w="4353" w:type="dxa"/>
            <w:shd w:val="clear" w:color="auto" w:fill="auto"/>
            <w:vAlign w:val="center"/>
          </w:tcPr>
          <w:p w14:paraId="39DACDD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2.1.6.5:</w:t>
            </w:r>
            <w:r>
              <w:rPr>
                <w:rFonts w:ascii="Calibri" w:eastAsia="Times New Roman" w:hAnsi="Calibri" w:cs="Calibri"/>
                <w:sz w:val="18"/>
                <w:szCs w:val="18"/>
              </w:rPr>
              <w:t xml:space="preserve"> Drafting and promotion of representative cases of energy saving and green and low-carbon development in the phosphate chemicals production.</w:t>
            </w:r>
          </w:p>
        </w:tc>
        <w:tc>
          <w:tcPr>
            <w:tcW w:w="429" w:type="dxa"/>
            <w:shd w:val="clear" w:color="auto" w:fill="auto"/>
            <w:vAlign w:val="center"/>
          </w:tcPr>
          <w:p w14:paraId="1A166B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91C28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83EF2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F2F7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1593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C1B6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7BE8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9D74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799B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4039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E9FD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B2AF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F8F2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F8E2F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CBE0A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1A454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5C6A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6E00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14EB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914F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EC9350B" w14:textId="77777777">
        <w:trPr>
          <w:trHeight w:val="720"/>
        </w:trPr>
        <w:tc>
          <w:tcPr>
            <w:tcW w:w="4353" w:type="dxa"/>
            <w:shd w:val="clear" w:color="auto" w:fill="auto"/>
            <w:vAlign w:val="center"/>
          </w:tcPr>
          <w:p w14:paraId="4A9049C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2.2.1.1:</w:t>
            </w:r>
            <w:r>
              <w:rPr>
                <w:rFonts w:ascii="Calibri" w:eastAsia="Times New Roman" w:hAnsi="Calibri" w:cs="Calibri"/>
                <w:sz w:val="18"/>
                <w:szCs w:val="18"/>
              </w:rPr>
              <w:t xml:space="preserve"> Development and approval of engineering designs of green, energy efficient low carbon technology demos in phosphate chemicals production.</w:t>
            </w:r>
          </w:p>
        </w:tc>
        <w:tc>
          <w:tcPr>
            <w:tcW w:w="429" w:type="dxa"/>
            <w:shd w:val="clear" w:color="000000" w:fill="FFFF00"/>
            <w:vAlign w:val="center"/>
          </w:tcPr>
          <w:p w14:paraId="1C6B07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1131E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5877D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9D481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6ADE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E2E2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0D5F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0828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0EF4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CACF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8273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916A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BBA3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70BC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F31C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A967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F909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DE98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88F0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7C2C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D3D00EB" w14:textId="77777777">
        <w:trPr>
          <w:trHeight w:val="720"/>
        </w:trPr>
        <w:tc>
          <w:tcPr>
            <w:tcW w:w="4353" w:type="dxa"/>
            <w:shd w:val="clear" w:color="auto" w:fill="auto"/>
            <w:vAlign w:val="center"/>
          </w:tcPr>
          <w:p w14:paraId="7804B9F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2.2.1.2:</w:t>
            </w:r>
            <w:r>
              <w:rPr>
                <w:rFonts w:ascii="Calibri" w:eastAsia="Times New Roman" w:hAnsi="Calibri" w:cs="Calibri"/>
                <w:sz w:val="18"/>
                <w:szCs w:val="18"/>
              </w:rPr>
              <w:t xml:space="preserve"> Preparation of an ESMF as well as an ESMP to manage and mitigate all identified risks associated with the design and implementation of the demo activities.</w:t>
            </w:r>
          </w:p>
        </w:tc>
        <w:tc>
          <w:tcPr>
            <w:tcW w:w="429" w:type="dxa"/>
            <w:shd w:val="clear" w:color="auto" w:fill="auto"/>
            <w:vAlign w:val="center"/>
          </w:tcPr>
          <w:p w14:paraId="685E2F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049E5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DE71C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4B45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AC46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1A44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CFD4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25AC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64F2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A981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E0B1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0DF0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D31B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D037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F21D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699D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C7BE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E3FE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AE2C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E697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4DDC6CF" w14:textId="77777777">
        <w:trPr>
          <w:trHeight w:val="480"/>
        </w:trPr>
        <w:tc>
          <w:tcPr>
            <w:tcW w:w="4353" w:type="dxa"/>
            <w:shd w:val="clear" w:color="auto" w:fill="auto"/>
            <w:vAlign w:val="center"/>
          </w:tcPr>
          <w:p w14:paraId="0859309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2.2.1.3:</w:t>
            </w:r>
            <w:r>
              <w:rPr>
                <w:rFonts w:ascii="Calibri" w:eastAsia="Times New Roman" w:hAnsi="Calibri" w:cs="Calibri"/>
                <w:sz w:val="18"/>
                <w:szCs w:val="18"/>
              </w:rPr>
              <w:t xml:space="preserve"> Development and approval of implementation plans, including financing arrangements, for each designed demo.</w:t>
            </w:r>
          </w:p>
        </w:tc>
        <w:tc>
          <w:tcPr>
            <w:tcW w:w="429" w:type="dxa"/>
            <w:shd w:val="clear" w:color="auto" w:fill="auto"/>
            <w:vAlign w:val="center"/>
          </w:tcPr>
          <w:p w14:paraId="60AA80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8013E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2C606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F895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880D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8617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3927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ACAE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B1C7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3D20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250D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7077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B342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04C1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6EC1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F2D0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44C1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CD87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DFF2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5BA5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F1560BF" w14:textId="77777777">
        <w:trPr>
          <w:trHeight w:val="720"/>
        </w:trPr>
        <w:tc>
          <w:tcPr>
            <w:tcW w:w="4353" w:type="dxa"/>
            <w:shd w:val="clear" w:color="auto" w:fill="auto"/>
            <w:vAlign w:val="center"/>
          </w:tcPr>
          <w:p w14:paraId="0B20C3E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2.2.2.1:</w:t>
            </w:r>
            <w:r>
              <w:rPr>
                <w:rFonts w:ascii="Calibri" w:eastAsia="Times New Roman" w:hAnsi="Calibri" w:cs="Calibri"/>
                <w:sz w:val="18"/>
                <w:szCs w:val="18"/>
              </w:rPr>
              <w:t xml:space="preserve"> Implementation and operation of demonstrations on energy savings and green and low-carbon development in phosphate chemicals production.</w:t>
            </w:r>
          </w:p>
        </w:tc>
        <w:tc>
          <w:tcPr>
            <w:tcW w:w="429" w:type="dxa"/>
            <w:shd w:val="clear" w:color="auto" w:fill="auto"/>
            <w:vAlign w:val="center"/>
          </w:tcPr>
          <w:p w14:paraId="03081A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8DD75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2E0D4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342D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CFB4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5E97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0F2DA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FC2EA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3B40C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5850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150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14D8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C859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2922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250D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73D9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6F2C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FBCE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380F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BA09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1FD05BD" w14:textId="77777777">
        <w:trPr>
          <w:trHeight w:val="720"/>
        </w:trPr>
        <w:tc>
          <w:tcPr>
            <w:tcW w:w="4353" w:type="dxa"/>
            <w:shd w:val="clear" w:color="auto" w:fill="auto"/>
            <w:vAlign w:val="center"/>
          </w:tcPr>
          <w:p w14:paraId="122D503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2.2.2.2:</w:t>
            </w:r>
            <w:r>
              <w:rPr>
                <w:rFonts w:ascii="Calibri" w:eastAsia="Times New Roman" w:hAnsi="Calibri" w:cs="Calibri"/>
                <w:sz w:val="18"/>
                <w:szCs w:val="18"/>
              </w:rPr>
              <w:t xml:space="preserve"> Design and implementation of a capacity building program on green, energy efficient and low carbon technologies for phosphate chemicals production. </w:t>
            </w:r>
          </w:p>
        </w:tc>
        <w:tc>
          <w:tcPr>
            <w:tcW w:w="429" w:type="dxa"/>
            <w:shd w:val="clear" w:color="auto" w:fill="auto"/>
            <w:vAlign w:val="center"/>
          </w:tcPr>
          <w:p w14:paraId="6F6BE7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993CA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5CDB1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1E68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A134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741C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792D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DD5D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483D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85CE5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EE92E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2A82C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CB76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878E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63FC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E702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454B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7673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366B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C1E8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0882127" w14:textId="77777777">
        <w:trPr>
          <w:trHeight w:val="720"/>
        </w:trPr>
        <w:tc>
          <w:tcPr>
            <w:tcW w:w="4353" w:type="dxa"/>
            <w:shd w:val="clear" w:color="auto" w:fill="auto"/>
            <w:vAlign w:val="center"/>
          </w:tcPr>
          <w:p w14:paraId="72D2137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2.2.2.3:</w:t>
            </w:r>
            <w:r>
              <w:rPr>
                <w:rFonts w:ascii="Calibri" w:eastAsia="Times New Roman" w:hAnsi="Calibri" w:cs="Calibri"/>
                <w:sz w:val="18"/>
                <w:szCs w:val="18"/>
              </w:rPr>
              <w:t xml:space="preserve"> Evaluation of the capacity building program a year after the completion and potential design and implementation of corrective actions to complete the training.</w:t>
            </w:r>
          </w:p>
        </w:tc>
        <w:tc>
          <w:tcPr>
            <w:tcW w:w="429" w:type="dxa"/>
            <w:shd w:val="clear" w:color="auto" w:fill="auto"/>
            <w:vAlign w:val="center"/>
          </w:tcPr>
          <w:p w14:paraId="004123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DF348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92DDA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1FBB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6C6F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FCF9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F7CD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887B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FDFE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1986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4830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761A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DB63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7E23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31F4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7432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CF11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E64D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38FD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63C4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B653761" w14:textId="77777777">
        <w:trPr>
          <w:trHeight w:val="720"/>
        </w:trPr>
        <w:tc>
          <w:tcPr>
            <w:tcW w:w="4353" w:type="dxa"/>
            <w:shd w:val="clear" w:color="auto" w:fill="auto"/>
            <w:vAlign w:val="center"/>
          </w:tcPr>
          <w:p w14:paraId="316CC4D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2.2.3.1:</w:t>
            </w:r>
            <w:r>
              <w:rPr>
                <w:rFonts w:ascii="Calibri" w:eastAsia="Times New Roman" w:hAnsi="Calibri" w:cs="Calibri"/>
                <w:sz w:val="18"/>
                <w:szCs w:val="18"/>
              </w:rPr>
              <w:t xml:space="preserve"> Evaluation of existing financing mechanisms and assessment of needs and gaps to develop financial schemes for financially support SMEs that manufacture phosphate chemicals</w:t>
            </w:r>
          </w:p>
        </w:tc>
        <w:tc>
          <w:tcPr>
            <w:tcW w:w="429" w:type="dxa"/>
            <w:shd w:val="clear" w:color="auto" w:fill="auto"/>
            <w:vAlign w:val="center"/>
          </w:tcPr>
          <w:p w14:paraId="34C72B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7EC8D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8F835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5266E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E5B2E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0EB2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D737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7915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4232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9BBE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E405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C627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DAD8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B05B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B21A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BF09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EE91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522D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9C13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A7F4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B0C8C87" w14:textId="77777777">
        <w:trPr>
          <w:trHeight w:val="960"/>
        </w:trPr>
        <w:tc>
          <w:tcPr>
            <w:tcW w:w="4353" w:type="dxa"/>
            <w:shd w:val="clear" w:color="auto" w:fill="auto"/>
            <w:vAlign w:val="center"/>
          </w:tcPr>
          <w:p w14:paraId="450A3E9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2.2.3.2:</w:t>
            </w:r>
            <w:r>
              <w:rPr>
                <w:rFonts w:ascii="Calibri" w:eastAsia="Times New Roman" w:hAnsi="Calibri" w:cs="Calibri"/>
                <w:sz w:val="18"/>
                <w:szCs w:val="18"/>
              </w:rPr>
              <w:t xml:space="preserve"> Determination of the appropriate financing schemes for SMEs that manufacture phosphate chemicals based on the findings of Activity 2.2.3.1, and design of a pilot scheme that will be promoted and implemented under the project.</w:t>
            </w:r>
          </w:p>
        </w:tc>
        <w:tc>
          <w:tcPr>
            <w:tcW w:w="429" w:type="dxa"/>
            <w:shd w:val="clear" w:color="auto" w:fill="auto"/>
            <w:vAlign w:val="center"/>
          </w:tcPr>
          <w:p w14:paraId="3510AD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BD374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A291C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43D2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DDF8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89F37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201D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089F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E34D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1485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46C4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F8CD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DF71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028B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BBCD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C41D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A1D2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1AF3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0DED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4BC6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FD95724" w14:textId="77777777">
        <w:trPr>
          <w:trHeight w:val="480"/>
        </w:trPr>
        <w:tc>
          <w:tcPr>
            <w:tcW w:w="4353" w:type="dxa"/>
            <w:shd w:val="clear" w:color="auto" w:fill="auto"/>
            <w:vAlign w:val="center"/>
          </w:tcPr>
          <w:p w14:paraId="4B77DC3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2.2.3.3:</w:t>
            </w:r>
            <w:r>
              <w:rPr>
                <w:rFonts w:ascii="Calibri" w:eastAsia="Times New Roman" w:hAnsi="Calibri" w:cs="Calibri"/>
                <w:sz w:val="18"/>
                <w:szCs w:val="18"/>
              </w:rPr>
              <w:t xml:space="preserve"> Approval of the pilot financing scheme for SMEs that manufacture phosphate chemicals designed in Activity 2.2.3.2.</w:t>
            </w:r>
          </w:p>
        </w:tc>
        <w:tc>
          <w:tcPr>
            <w:tcW w:w="429" w:type="dxa"/>
            <w:shd w:val="clear" w:color="auto" w:fill="auto"/>
            <w:vAlign w:val="center"/>
          </w:tcPr>
          <w:p w14:paraId="504783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28B5E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7B508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02B3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A7CC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4C03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363F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02232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F2AF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4FA7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EC5E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E929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FB21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42E2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FD34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D5B4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7D63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6AF8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CC53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B842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FA43AE9" w14:textId="77777777">
        <w:trPr>
          <w:trHeight w:val="720"/>
        </w:trPr>
        <w:tc>
          <w:tcPr>
            <w:tcW w:w="4353" w:type="dxa"/>
            <w:shd w:val="clear" w:color="auto" w:fill="auto"/>
            <w:vAlign w:val="center"/>
          </w:tcPr>
          <w:p w14:paraId="4FF0F07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2.2.4.1:</w:t>
            </w:r>
            <w:r>
              <w:rPr>
                <w:rFonts w:ascii="Calibri" w:eastAsia="Times New Roman" w:hAnsi="Calibri" w:cs="Calibri"/>
                <w:sz w:val="18"/>
                <w:szCs w:val="18"/>
              </w:rPr>
              <w:t xml:space="preserve"> Operationalization of the pilot financing scheme for SMEs that manufacture phosphate chemicals, approved under Activity 2.2.3.3, in 2 or 3 selected regions.</w:t>
            </w:r>
          </w:p>
        </w:tc>
        <w:tc>
          <w:tcPr>
            <w:tcW w:w="429" w:type="dxa"/>
            <w:shd w:val="clear" w:color="auto" w:fill="auto"/>
            <w:vAlign w:val="center"/>
          </w:tcPr>
          <w:p w14:paraId="694617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0F1A6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18C62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A0FE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54F2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E42E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DFE4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4F4A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E4AF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2E64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C1EF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19F7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3003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0EEB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57501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BA07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CA9D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B1519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9103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3399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F78E541" w14:textId="77777777">
        <w:trPr>
          <w:trHeight w:val="960"/>
        </w:trPr>
        <w:tc>
          <w:tcPr>
            <w:tcW w:w="4353" w:type="dxa"/>
            <w:shd w:val="clear" w:color="auto" w:fill="auto"/>
            <w:vAlign w:val="center"/>
          </w:tcPr>
          <w:p w14:paraId="3A74F07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2.2.4.2:</w:t>
            </w:r>
            <w:r>
              <w:rPr>
                <w:rFonts w:ascii="Calibri" w:eastAsia="Times New Roman" w:hAnsi="Calibri" w:cs="Calibri"/>
                <w:sz w:val="18"/>
                <w:szCs w:val="18"/>
              </w:rPr>
              <w:t xml:space="preserve"> Promotion of the pilot financing scheme and provision of technical assistance to phosphate chemicals SMEs’ management team in the 2 or 3 selected regions to enhance their involvement and participation in the pilot scheme.</w:t>
            </w:r>
          </w:p>
        </w:tc>
        <w:tc>
          <w:tcPr>
            <w:tcW w:w="429" w:type="dxa"/>
            <w:shd w:val="clear" w:color="auto" w:fill="auto"/>
            <w:vAlign w:val="center"/>
          </w:tcPr>
          <w:p w14:paraId="333A97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9E008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2AB02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873A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EE46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0D2F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F56D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85C4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3C6D8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E609C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6D40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4B17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CB19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A8FED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96C0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708A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786E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72563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63D6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2E12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329538E" w14:textId="77777777">
        <w:trPr>
          <w:trHeight w:val="960"/>
        </w:trPr>
        <w:tc>
          <w:tcPr>
            <w:tcW w:w="4353" w:type="dxa"/>
            <w:shd w:val="clear" w:color="auto" w:fill="auto"/>
            <w:vAlign w:val="center"/>
          </w:tcPr>
          <w:p w14:paraId="0BFFD3D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2.2.4.3:</w:t>
            </w:r>
            <w:r>
              <w:rPr>
                <w:rFonts w:ascii="Calibri" w:eastAsia="Times New Roman" w:hAnsi="Calibri" w:cs="Calibri"/>
                <w:sz w:val="18"/>
                <w:szCs w:val="18"/>
              </w:rPr>
              <w:t xml:space="preserve"> Evaluation of the operational performance of the pilot financing scheme for SMEs and provision of recommendations to make improvements and adjustments on the implementation of the scheme, if deemed necessary. </w:t>
            </w:r>
          </w:p>
        </w:tc>
        <w:tc>
          <w:tcPr>
            <w:tcW w:w="429" w:type="dxa"/>
            <w:shd w:val="clear" w:color="auto" w:fill="auto"/>
            <w:vAlign w:val="center"/>
          </w:tcPr>
          <w:p w14:paraId="706EC8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50453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1F8CE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1F91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1B1D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4696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FC39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4163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99E2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97FA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7F58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65E4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E8BC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8CA9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5B9A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4610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E3DA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93624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2DA8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BAFD2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C9A7F26" w14:textId="77777777">
        <w:trPr>
          <w:trHeight w:val="720"/>
        </w:trPr>
        <w:tc>
          <w:tcPr>
            <w:tcW w:w="4353" w:type="dxa"/>
            <w:shd w:val="clear" w:color="auto" w:fill="auto"/>
            <w:vAlign w:val="center"/>
          </w:tcPr>
          <w:p w14:paraId="537736E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2.2.5.1:</w:t>
            </w:r>
            <w:r>
              <w:rPr>
                <w:rFonts w:ascii="Calibri" w:eastAsia="Times New Roman" w:hAnsi="Calibri" w:cs="Calibri"/>
                <w:sz w:val="18"/>
                <w:szCs w:val="18"/>
              </w:rPr>
              <w:t xml:space="preserve"> Preparation and dissemination of case studies and lessons learned based on the application of demonstrated green, energy efficient and low carbon technologies and the annual and final reports in activity 2.1.3.4. </w:t>
            </w:r>
          </w:p>
        </w:tc>
        <w:tc>
          <w:tcPr>
            <w:tcW w:w="429" w:type="dxa"/>
            <w:shd w:val="clear" w:color="auto" w:fill="auto"/>
            <w:vAlign w:val="center"/>
          </w:tcPr>
          <w:p w14:paraId="1F81AD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EB19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22C7E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F56E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96E5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FDE6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851B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728C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845A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841D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7651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2CF3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8266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9B4E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EE7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E42B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5F83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559E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AE68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E01B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435BDC3" w14:textId="77777777">
        <w:trPr>
          <w:trHeight w:val="720"/>
        </w:trPr>
        <w:tc>
          <w:tcPr>
            <w:tcW w:w="4353" w:type="dxa"/>
            <w:shd w:val="clear" w:color="auto" w:fill="auto"/>
            <w:vAlign w:val="center"/>
          </w:tcPr>
          <w:p w14:paraId="5E0CAAA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2.2.5.2:</w:t>
            </w:r>
            <w:r>
              <w:rPr>
                <w:rFonts w:ascii="Calibri" w:eastAsia="Times New Roman" w:hAnsi="Calibri" w:cs="Calibri"/>
                <w:sz w:val="18"/>
                <w:szCs w:val="18"/>
              </w:rPr>
              <w:t xml:space="preserve"> Development, publication, and dissemination of green and low carbon development and operation in phosphate chemicals production guidelines to replicate and scale-up the demos.</w:t>
            </w:r>
          </w:p>
        </w:tc>
        <w:tc>
          <w:tcPr>
            <w:tcW w:w="429" w:type="dxa"/>
            <w:shd w:val="clear" w:color="auto" w:fill="auto"/>
            <w:vAlign w:val="center"/>
          </w:tcPr>
          <w:p w14:paraId="26FC6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C4091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40FF2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C6AF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54F5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635E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209F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813E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573E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F41E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039CA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13D8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5720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17DFB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150D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A9F6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60FF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2895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F32A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AC47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CAAD99F" w14:textId="77777777">
        <w:trPr>
          <w:trHeight w:val="720"/>
        </w:trPr>
        <w:tc>
          <w:tcPr>
            <w:tcW w:w="4353" w:type="dxa"/>
            <w:shd w:val="clear" w:color="auto" w:fill="auto"/>
            <w:vAlign w:val="center"/>
          </w:tcPr>
          <w:p w14:paraId="6CBDAA1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2.2.5.3:</w:t>
            </w:r>
            <w:r>
              <w:rPr>
                <w:rFonts w:ascii="Calibri" w:eastAsia="Times New Roman" w:hAnsi="Calibri" w:cs="Calibri"/>
                <w:sz w:val="18"/>
                <w:szCs w:val="18"/>
              </w:rPr>
              <w:t xml:space="preserve"> Development of implementation plans and action plans for demos replication and scale-up to promote “global greening” in different regions of the country.</w:t>
            </w:r>
          </w:p>
        </w:tc>
        <w:tc>
          <w:tcPr>
            <w:tcW w:w="429" w:type="dxa"/>
            <w:shd w:val="clear" w:color="auto" w:fill="auto"/>
            <w:vAlign w:val="center"/>
          </w:tcPr>
          <w:p w14:paraId="433252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C8B2A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1E116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1E40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8D22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5F1A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78E3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B715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C7F6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3726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DBCE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8703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9636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B4C5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3FD4D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A268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9901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EE0C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7179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5666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F1E6352" w14:textId="77777777">
        <w:trPr>
          <w:trHeight w:val="720"/>
        </w:trPr>
        <w:tc>
          <w:tcPr>
            <w:tcW w:w="4353" w:type="dxa"/>
            <w:shd w:val="clear" w:color="auto" w:fill="auto"/>
            <w:vAlign w:val="center"/>
          </w:tcPr>
          <w:p w14:paraId="616B5AA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2.2.5.4:</w:t>
            </w:r>
            <w:r>
              <w:rPr>
                <w:rFonts w:ascii="Calibri" w:eastAsia="Times New Roman" w:hAnsi="Calibri" w:cs="Calibri"/>
                <w:sz w:val="18"/>
                <w:szCs w:val="18"/>
              </w:rPr>
              <w:t xml:space="preserve"> Conduct of lobbying and campaigning initiatives to promote and secure the approval and financing of the follow-up plans for the replication and scale-up of the demos.</w:t>
            </w:r>
          </w:p>
        </w:tc>
        <w:tc>
          <w:tcPr>
            <w:tcW w:w="429" w:type="dxa"/>
            <w:shd w:val="clear" w:color="auto" w:fill="auto"/>
            <w:vAlign w:val="center"/>
          </w:tcPr>
          <w:p w14:paraId="6E8204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CF552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A5A1C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057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8FA8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3DD6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6C62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F965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A5D0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3BB9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50F3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9A7B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6E62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D439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AC66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E58D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7FAB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D011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4756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D666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361DCDC" w14:textId="77777777">
        <w:trPr>
          <w:trHeight w:val="720"/>
        </w:trPr>
        <w:tc>
          <w:tcPr>
            <w:tcW w:w="4353" w:type="dxa"/>
            <w:shd w:val="clear" w:color="auto" w:fill="auto"/>
            <w:vAlign w:val="center"/>
          </w:tcPr>
          <w:p w14:paraId="0BD51D1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 xml:space="preserve">Activity 2.2.5.5: </w:t>
            </w:r>
            <w:r>
              <w:rPr>
                <w:rFonts w:ascii="Calibri" w:eastAsia="Times New Roman" w:hAnsi="Calibri" w:cs="Calibri"/>
                <w:sz w:val="18"/>
                <w:szCs w:val="18"/>
              </w:rPr>
              <w:t>Promotion of the application of successfully demonstrated green, energy-efficient and low-carbon technologies in phosphate chemicals production in different regions of the country.</w:t>
            </w:r>
          </w:p>
        </w:tc>
        <w:tc>
          <w:tcPr>
            <w:tcW w:w="429" w:type="dxa"/>
            <w:shd w:val="clear" w:color="auto" w:fill="auto"/>
            <w:vAlign w:val="center"/>
          </w:tcPr>
          <w:p w14:paraId="09CA3F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01F8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9ADDF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6196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D077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9737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2856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7AFB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FF28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CEEC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659B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0364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3C6D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5480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C3C6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9E5C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C3CEB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8125D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9E2E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6E5F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4CB8B73" w14:textId="77777777">
        <w:trPr>
          <w:trHeight w:val="960"/>
        </w:trPr>
        <w:tc>
          <w:tcPr>
            <w:tcW w:w="4353" w:type="dxa"/>
            <w:shd w:val="clear" w:color="auto" w:fill="auto"/>
            <w:vAlign w:val="center"/>
          </w:tcPr>
          <w:p w14:paraId="0C62C9C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2.2.5.6:</w:t>
            </w:r>
            <w:r>
              <w:rPr>
                <w:rFonts w:ascii="Calibri" w:eastAsia="Times New Roman" w:hAnsi="Calibri" w:cs="Calibri"/>
                <w:sz w:val="18"/>
                <w:szCs w:val="18"/>
              </w:rPr>
              <w:t xml:space="preserve"> Design and implementation of a capacity building program on design, engineering, equipment manufacturing, operation and maintenance for service providing engineering firms in the phosphate chemicals production sub-sector.</w:t>
            </w:r>
          </w:p>
        </w:tc>
        <w:tc>
          <w:tcPr>
            <w:tcW w:w="429" w:type="dxa"/>
            <w:shd w:val="clear" w:color="auto" w:fill="auto"/>
            <w:vAlign w:val="center"/>
          </w:tcPr>
          <w:p w14:paraId="44E29E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4F690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20CD2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FD9B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357E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535B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F9CA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E42C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9864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63F2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5500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02C7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BB1E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9A10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6920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191A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0DCF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F029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78A2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114D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405FE07" w14:textId="77777777">
        <w:trPr>
          <w:trHeight w:val="960"/>
        </w:trPr>
        <w:tc>
          <w:tcPr>
            <w:tcW w:w="4353" w:type="dxa"/>
            <w:shd w:val="clear" w:color="auto" w:fill="auto"/>
            <w:vAlign w:val="center"/>
          </w:tcPr>
          <w:p w14:paraId="2FB1802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2.2.5.7:</w:t>
            </w:r>
            <w:r>
              <w:rPr>
                <w:rFonts w:ascii="Calibri" w:eastAsia="Times New Roman" w:hAnsi="Calibri" w:cs="Calibri"/>
                <w:sz w:val="18"/>
                <w:szCs w:val="18"/>
              </w:rPr>
              <w:t xml:space="preserve"> Evaluation of the capacity building program designed in Activity 2.2.5.6 a year after the completion to assess how many trainees are gainfully applying the acquired skills and determine the corrective actions to be taken to improve the program.</w:t>
            </w:r>
          </w:p>
        </w:tc>
        <w:tc>
          <w:tcPr>
            <w:tcW w:w="429" w:type="dxa"/>
            <w:shd w:val="clear" w:color="auto" w:fill="auto"/>
            <w:vAlign w:val="center"/>
          </w:tcPr>
          <w:p w14:paraId="478E86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C5F6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2990B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5489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3D39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E001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A6B8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FB7D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F987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DFB8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C380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3016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D28B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4985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932D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345C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D577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64AA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EA56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01D2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95ADCAE" w14:textId="77777777">
        <w:trPr>
          <w:trHeight w:val="290"/>
        </w:trPr>
        <w:tc>
          <w:tcPr>
            <w:tcW w:w="12950" w:type="dxa"/>
            <w:gridSpan w:val="21"/>
            <w:shd w:val="clear" w:color="000000" w:fill="D9D9D9"/>
            <w:vAlign w:val="center"/>
          </w:tcPr>
          <w:p w14:paraId="54EF3F43" w14:textId="77777777" w:rsidR="00F5335A" w:rsidRDefault="00795F6F">
            <w:pPr>
              <w:spacing w:after="0" w:line="240" w:lineRule="auto"/>
              <w:rPr>
                <w:rFonts w:ascii="Calibri" w:eastAsia="Times New Roman" w:hAnsi="Calibri" w:cs="Calibri"/>
                <w:b/>
                <w:bCs/>
                <w:sz w:val="20"/>
                <w:szCs w:val="20"/>
              </w:rPr>
            </w:pPr>
            <w:r>
              <w:rPr>
                <w:rFonts w:ascii="Calibri" w:eastAsia="Times New Roman" w:hAnsi="Calibri" w:cs="Calibri"/>
                <w:b/>
                <w:bCs/>
                <w:sz w:val="20"/>
                <w:szCs w:val="20"/>
              </w:rPr>
              <w:t>Component 3: Green and Low Carbon Design and Operation of Waste Management Systems in the Phosphate Chemicals Industry</w:t>
            </w:r>
          </w:p>
        </w:tc>
      </w:tr>
      <w:tr w:rsidR="00F5335A" w14:paraId="4A0EBD0F" w14:textId="77777777">
        <w:trPr>
          <w:trHeight w:val="720"/>
        </w:trPr>
        <w:tc>
          <w:tcPr>
            <w:tcW w:w="4353" w:type="dxa"/>
            <w:shd w:val="clear" w:color="auto" w:fill="auto"/>
            <w:vAlign w:val="center"/>
          </w:tcPr>
          <w:p w14:paraId="2DD0FC4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3.1.1.1:</w:t>
            </w:r>
            <w:r>
              <w:rPr>
                <w:rFonts w:ascii="Calibri" w:eastAsia="Times New Roman" w:hAnsi="Calibri" w:cs="Calibri"/>
                <w:sz w:val="18"/>
                <w:szCs w:val="18"/>
              </w:rPr>
              <w:t xml:space="preserve"> Conduct of research to update existing policies and strengthen existing institutional mechanisms in China to enable the greening of waste management in the phosphate mining and refining sub-sector.</w:t>
            </w:r>
          </w:p>
        </w:tc>
        <w:tc>
          <w:tcPr>
            <w:tcW w:w="429" w:type="dxa"/>
            <w:shd w:val="clear" w:color="000000" w:fill="FFFF00"/>
            <w:vAlign w:val="center"/>
          </w:tcPr>
          <w:p w14:paraId="456A9C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609D9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2EC4A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E174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501F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D2D6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6938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A8CF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2D55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329D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C851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E322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B359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8D5C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1E68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917B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3F60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5645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B300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1D8F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121DEC6" w14:textId="77777777">
        <w:trPr>
          <w:trHeight w:val="720"/>
        </w:trPr>
        <w:tc>
          <w:tcPr>
            <w:tcW w:w="4353" w:type="dxa"/>
            <w:shd w:val="clear" w:color="auto" w:fill="auto"/>
            <w:vAlign w:val="center"/>
          </w:tcPr>
          <w:p w14:paraId="3277C49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3.1.1.2:</w:t>
            </w:r>
            <w:r>
              <w:rPr>
                <w:rFonts w:ascii="Calibri" w:eastAsia="Times New Roman" w:hAnsi="Calibri" w:cs="Calibri"/>
                <w:sz w:val="18"/>
                <w:szCs w:val="18"/>
              </w:rPr>
              <w:t xml:space="preserve"> Conduct of research to update existing policies and strengthen existing institutional mechanisms in China to enable the greening of waste management in the phosphate chemicals production sub-sector.</w:t>
            </w:r>
          </w:p>
        </w:tc>
        <w:tc>
          <w:tcPr>
            <w:tcW w:w="429" w:type="dxa"/>
            <w:shd w:val="clear" w:color="000000" w:fill="FFFF00"/>
            <w:vAlign w:val="center"/>
          </w:tcPr>
          <w:p w14:paraId="37BE7E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2098D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3898D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FFC7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9745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5666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9DE4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4438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3FE5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5600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595E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99CF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ADF1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1E3F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7F01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6205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7AA6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57CD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83C9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D9DD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F90E78A" w14:textId="77777777">
        <w:trPr>
          <w:trHeight w:val="960"/>
        </w:trPr>
        <w:tc>
          <w:tcPr>
            <w:tcW w:w="4353" w:type="dxa"/>
            <w:shd w:val="clear" w:color="auto" w:fill="auto"/>
            <w:vAlign w:val="center"/>
          </w:tcPr>
          <w:p w14:paraId="1B6C2A3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3.1.1.3:</w:t>
            </w: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waste management in the phosphate mining and refining sub-sector.</w:t>
            </w:r>
          </w:p>
        </w:tc>
        <w:tc>
          <w:tcPr>
            <w:tcW w:w="429" w:type="dxa"/>
            <w:shd w:val="clear" w:color="000000" w:fill="FFFF00"/>
            <w:vAlign w:val="center"/>
          </w:tcPr>
          <w:p w14:paraId="1F9B98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F47AB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B986A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2EA2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27A9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9E5A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1533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7749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5D94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1B76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970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7F3F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BC34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27ED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DC18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A537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4B2D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2810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0BC7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F6E3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D5CFEA9" w14:textId="77777777">
        <w:trPr>
          <w:trHeight w:val="960"/>
        </w:trPr>
        <w:tc>
          <w:tcPr>
            <w:tcW w:w="4353" w:type="dxa"/>
            <w:shd w:val="clear" w:color="auto" w:fill="auto"/>
            <w:vAlign w:val="center"/>
          </w:tcPr>
          <w:p w14:paraId="450F409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3.1.1.4:</w:t>
            </w: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waste management in the phosphate chemicals production sub-sector.</w:t>
            </w:r>
          </w:p>
        </w:tc>
        <w:tc>
          <w:tcPr>
            <w:tcW w:w="429" w:type="dxa"/>
            <w:shd w:val="clear" w:color="000000" w:fill="FFFF00"/>
            <w:vAlign w:val="center"/>
          </w:tcPr>
          <w:p w14:paraId="752EE3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2C8B0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8357A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A0E2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2D0A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F07A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AA5D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E035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7C50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39D6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F0CC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F2BB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0A38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24D1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731C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19F3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AE64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5855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DB27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8C59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C745A35" w14:textId="77777777">
        <w:trPr>
          <w:trHeight w:val="720"/>
        </w:trPr>
        <w:tc>
          <w:tcPr>
            <w:tcW w:w="4353" w:type="dxa"/>
            <w:shd w:val="clear" w:color="auto" w:fill="auto"/>
            <w:vAlign w:val="center"/>
          </w:tcPr>
          <w:p w14:paraId="03A26B4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3.1.1.5:</w:t>
            </w:r>
            <w:r>
              <w:rPr>
                <w:rFonts w:ascii="Calibri" w:eastAsia="Times New Roman" w:hAnsi="Calibri" w:cs="Calibri"/>
                <w:sz w:val="18"/>
                <w:szCs w:val="18"/>
              </w:rPr>
              <w:t xml:space="preserve"> Formulation and recommendation of new policies and institutional framework on green, energy efficient low carbon development in waste management in the phosphate mining and refining sub-sector.</w:t>
            </w:r>
          </w:p>
        </w:tc>
        <w:tc>
          <w:tcPr>
            <w:tcW w:w="429" w:type="dxa"/>
            <w:shd w:val="clear" w:color="auto" w:fill="auto"/>
            <w:vAlign w:val="center"/>
          </w:tcPr>
          <w:p w14:paraId="08FAE4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C107A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3F3B26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B3859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D0FF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E578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558B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D4B6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6D8E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0687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8F6D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604B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4CDA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6FC4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C4B0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B728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9DB2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D1E9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E70E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1CE4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58B369A" w14:textId="77777777">
        <w:trPr>
          <w:trHeight w:val="960"/>
        </w:trPr>
        <w:tc>
          <w:tcPr>
            <w:tcW w:w="4353" w:type="dxa"/>
            <w:shd w:val="clear" w:color="auto" w:fill="auto"/>
            <w:vAlign w:val="center"/>
          </w:tcPr>
          <w:p w14:paraId="06B55B9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3.1.1.6:</w:t>
            </w:r>
            <w:r>
              <w:rPr>
                <w:rFonts w:ascii="Calibri" w:eastAsia="Times New Roman" w:hAnsi="Calibri" w:cs="Calibri"/>
                <w:sz w:val="18"/>
                <w:szCs w:val="18"/>
              </w:rPr>
              <w:t xml:space="preserve"> Approval of the newly formulated and recommended policies and institutional framework on green, energy efficient low carbon development in waste management in the phosphate mining and refining sub-sector.</w:t>
            </w:r>
          </w:p>
        </w:tc>
        <w:tc>
          <w:tcPr>
            <w:tcW w:w="429" w:type="dxa"/>
            <w:shd w:val="clear" w:color="auto" w:fill="auto"/>
            <w:vAlign w:val="center"/>
          </w:tcPr>
          <w:p w14:paraId="7687ED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7A397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9FB62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01C9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8C64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04DB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5376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F340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FCDB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7579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BD58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0741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6880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26CB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4B92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392B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506E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A7E6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32F2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8FB7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B5B76EC" w14:textId="77777777">
        <w:trPr>
          <w:trHeight w:val="720"/>
        </w:trPr>
        <w:tc>
          <w:tcPr>
            <w:tcW w:w="4353" w:type="dxa"/>
            <w:shd w:val="clear" w:color="auto" w:fill="auto"/>
            <w:vAlign w:val="center"/>
          </w:tcPr>
          <w:p w14:paraId="18BA607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3.1.1.7:</w:t>
            </w:r>
            <w:r>
              <w:rPr>
                <w:rFonts w:ascii="Calibri" w:eastAsia="Times New Roman" w:hAnsi="Calibri" w:cs="Calibri"/>
                <w:sz w:val="18"/>
                <w:szCs w:val="18"/>
              </w:rPr>
              <w:t xml:space="preserve"> Enforcement of new approved policies and institutional framework on green, energy efficient low carbon development in waste management in the phosphate mining and refining sub-sector.</w:t>
            </w:r>
          </w:p>
        </w:tc>
        <w:tc>
          <w:tcPr>
            <w:tcW w:w="429" w:type="dxa"/>
            <w:shd w:val="clear" w:color="auto" w:fill="auto"/>
            <w:vAlign w:val="center"/>
          </w:tcPr>
          <w:p w14:paraId="4113FA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67B9D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F64E9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5809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71EA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3125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7C3E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706E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5343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3F75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D9449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C226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4F96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607F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FC4A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BE1A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1D6A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9017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D023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DCF2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9B94DCF" w14:textId="77777777">
        <w:trPr>
          <w:trHeight w:val="1200"/>
        </w:trPr>
        <w:tc>
          <w:tcPr>
            <w:tcW w:w="4353" w:type="dxa"/>
            <w:shd w:val="clear" w:color="auto" w:fill="auto"/>
            <w:vAlign w:val="center"/>
          </w:tcPr>
          <w:p w14:paraId="4EEDE40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3.1.1.8:</w:t>
            </w:r>
            <w:r>
              <w:rPr>
                <w:rFonts w:ascii="Calibri" w:eastAsia="Times New Roman" w:hAnsi="Calibri" w:cs="Calibri"/>
                <w:sz w:val="18"/>
                <w:szCs w:val="18"/>
              </w:rPr>
              <w:t xml:space="preserve"> Evaluation of the impact on the greening of the waste management in the phosphate mining and refining sub-sector as a result of the enforcement of the newly developed policies and institutional framework and provision of follow-up recommendations to amend and improve the policies and the institutional framework, if deemed necessary.</w:t>
            </w:r>
          </w:p>
        </w:tc>
        <w:tc>
          <w:tcPr>
            <w:tcW w:w="429" w:type="dxa"/>
            <w:shd w:val="clear" w:color="auto" w:fill="auto"/>
            <w:vAlign w:val="center"/>
          </w:tcPr>
          <w:p w14:paraId="17526F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08E9A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9CC69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F5F9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7D20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656D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26E8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AA7D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A92B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FC0A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24BA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06B6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A54C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64D0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A600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6EC4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6EDE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06623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7A6A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42E7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0671D36" w14:textId="77777777">
        <w:trPr>
          <w:trHeight w:val="720"/>
        </w:trPr>
        <w:tc>
          <w:tcPr>
            <w:tcW w:w="4353" w:type="dxa"/>
            <w:shd w:val="clear" w:color="auto" w:fill="auto"/>
            <w:vAlign w:val="center"/>
          </w:tcPr>
          <w:p w14:paraId="14EACC5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3.1.1.9:</w:t>
            </w:r>
            <w:r>
              <w:rPr>
                <w:rFonts w:ascii="Calibri" w:eastAsia="Times New Roman" w:hAnsi="Calibri" w:cs="Calibri"/>
                <w:sz w:val="18"/>
                <w:szCs w:val="18"/>
              </w:rPr>
              <w:t xml:space="preserve"> Formulation and recommendation of new policies and institutional framework on green, energy efficient low carbon development in waste management in the phosphate chemicals production sub-sector.</w:t>
            </w:r>
          </w:p>
        </w:tc>
        <w:tc>
          <w:tcPr>
            <w:tcW w:w="429" w:type="dxa"/>
            <w:shd w:val="clear" w:color="auto" w:fill="auto"/>
            <w:vAlign w:val="center"/>
          </w:tcPr>
          <w:p w14:paraId="0EAE5D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24507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3D4864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3777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E888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D729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519C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E5EA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5391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F978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8474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827C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F4B6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06A6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2593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A737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152A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06F8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7E8B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C0E6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3FE1A73" w14:textId="77777777">
        <w:trPr>
          <w:trHeight w:val="960"/>
        </w:trPr>
        <w:tc>
          <w:tcPr>
            <w:tcW w:w="4353" w:type="dxa"/>
            <w:shd w:val="clear" w:color="auto" w:fill="auto"/>
            <w:vAlign w:val="center"/>
          </w:tcPr>
          <w:p w14:paraId="5ED86CA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3.1.1.10:</w:t>
            </w:r>
            <w:r>
              <w:rPr>
                <w:rFonts w:ascii="Calibri" w:eastAsia="Times New Roman" w:hAnsi="Calibri" w:cs="Calibri"/>
                <w:sz w:val="18"/>
                <w:szCs w:val="18"/>
              </w:rPr>
              <w:t xml:space="preserve"> Approval of the newly formulated and recommended policies and institutional framework on green, energy efficient low carbon development in waste management in the phosphate chemicals production sub-sector.</w:t>
            </w:r>
          </w:p>
        </w:tc>
        <w:tc>
          <w:tcPr>
            <w:tcW w:w="429" w:type="dxa"/>
            <w:shd w:val="clear" w:color="auto" w:fill="auto"/>
            <w:vAlign w:val="center"/>
          </w:tcPr>
          <w:p w14:paraId="2FCDC3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E3F7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BA862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DA8F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B928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54F1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B80A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6A55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53A0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3D7A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96BC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CFE2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3048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60CC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A421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B1C2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7669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C568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4092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2F91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D316921" w14:textId="77777777">
        <w:trPr>
          <w:trHeight w:val="720"/>
        </w:trPr>
        <w:tc>
          <w:tcPr>
            <w:tcW w:w="4353" w:type="dxa"/>
            <w:shd w:val="clear" w:color="auto" w:fill="auto"/>
            <w:vAlign w:val="center"/>
          </w:tcPr>
          <w:p w14:paraId="6649701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3.1.1.11:</w:t>
            </w:r>
            <w:r>
              <w:rPr>
                <w:rFonts w:ascii="Calibri" w:eastAsia="Times New Roman" w:hAnsi="Calibri" w:cs="Calibri"/>
                <w:sz w:val="18"/>
                <w:szCs w:val="18"/>
              </w:rPr>
              <w:t xml:space="preserve"> Enforcement of new approved policies and institutional framework on green, energy efficient low carbon development in waste management in the phosphate chemicals production sub-sector.</w:t>
            </w:r>
          </w:p>
        </w:tc>
        <w:tc>
          <w:tcPr>
            <w:tcW w:w="429" w:type="dxa"/>
            <w:shd w:val="clear" w:color="auto" w:fill="auto"/>
            <w:vAlign w:val="center"/>
          </w:tcPr>
          <w:p w14:paraId="2A5DF2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133CC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B2FF2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646E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0239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63A9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76FF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4081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A9EC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EB7B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FE23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9A73D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FAD0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1599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AF80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D11C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F4FFA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434B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C27E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745D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762C1B3" w14:textId="77777777">
        <w:trPr>
          <w:trHeight w:val="1200"/>
        </w:trPr>
        <w:tc>
          <w:tcPr>
            <w:tcW w:w="4353" w:type="dxa"/>
            <w:shd w:val="clear" w:color="auto" w:fill="auto"/>
            <w:vAlign w:val="center"/>
          </w:tcPr>
          <w:p w14:paraId="2B9AEFD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3.1.1.12:</w:t>
            </w:r>
            <w:r>
              <w:rPr>
                <w:rFonts w:ascii="Calibri" w:eastAsia="Times New Roman" w:hAnsi="Calibri" w:cs="Calibri"/>
                <w:sz w:val="18"/>
                <w:szCs w:val="18"/>
              </w:rPr>
              <w:t xml:space="preserve"> Evaluation of the impact on the greening of the waste management in the phosphate chemicals production sub-sector as a result of the enforcement of the newly developed policies and institutional framework and provision of follow-up recommendations to amend and improve the policies and the institutional framework, if deemed necessary.</w:t>
            </w:r>
          </w:p>
        </w:tc>
        <w:tc>
          <w:tcPr>
            <w:tcW w:w="429" w:type="dxa"/>
            <w:shd w:val="clear" w:color="auto" w:fill="auto"/>
            <w:vAlign w:val="center"/>
          </w:tcPr>
          <w:p w14:paraId="71F068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EE0C6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0357D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0D47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8F33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B719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5379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7AD9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F290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AF4F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8ECA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05EE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9636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C35D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F73C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D0D2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1532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C31C8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D56C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BBBD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F8F891E" w14:textId="77777777">
        <w:trPr>
          <w:trHeight w:val="720"/>
        </w:trPr>
        <w:tc>
          <w:tcPr>
            <w:tcW w:w="4353" w:type="dxa"/>
            <w:shd w:val="clear" w:color="auto" w:fill="auto"/>
            <w:vAlign w:val="center"/>
          </w:tcPr>
          <w:p w14:paraId="22ADF22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3.1.2.1:</w:t>
            </w:r>
            <w:r>
              <w:rPr>
                <w:rFonts w:ascii="Calibri" w:eastAsia="Times New Roman" w:hAnsi="Calibri" w:cs="Calibri"/>
                <w:sz w:val="18"/>
                <w:szCs w:val="18"/>
              </w:rPr>
              <w:t xml:space="preserve"> Conduct of research to update existing schemes, standards and regulations to promote the application of green and low carbon waste management technologies in the phosphate mining and refining sub-sector.</w:t>
            </w:r>
          </w:p>
        </w:tc>
        <w:tc>
          <w:tcPr>
            <w:tcW w:w="429" w:type="dxa"/>
            <w:shd w:val="clear" w:color="000000" w:fill="FFFF00"/>
            <w:vAlign w:val="center"/>
          </w:tcPr>
          <w:p w14:paraId="0630A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145FF3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01326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B739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2DC1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642E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5116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DF57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3301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D814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89BC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FEA0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62E6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4286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321C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8CBA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E0F9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DBE7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4311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F351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7EBB0EC" w14:textId="77777777">
        <w:trPr>
          <w:trHeight w:val="720"/>
        </w:trPr>
        <w:tc>
          <w:tcPr>
            <w:tcW w:w="4353" w:type="dxa"/>
            <w:shd w:val="clear" w:color="auto" w:fill="auto"/>
            <w:vAlign w:val="center"/>
          </w:tcPr>
          <w:p w14:paraId="708C390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3.1.2.2:</w:t>
            </w:r>
            <w:r>
              <w:rPr>
                <w:rFonts w:ascii="Calibri" w:eastAsia="Times New Roman" w:hAnsi="Calibri" w:cs="Calibri"/>
                <w:sz w:val="18"/>
                <w:szCs w:val="18"/>
              </w:rPr>
              <w:t xml:space="preserve"> Conduct of research to update existing schemes, standards and regulations to promote the application of green and low carbon waste management technologies in the phosphate chemicals production sub-sector.</w:t>
            </w:r>
          </w:p>
        </w:tc>
        <w:tc>
          <w:tcPr>
            <w:tcW w:w="429" w:type="dxa"/>
            <w:shd w:val="clear" w:color="000000" w:fill="FFFF00"/>
            <w:vAlign w:val="center"/>
          </w:tcPr>
          <w:p w14:paraId="4E73FE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2F0DF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DB7CB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1495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B492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67B2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273D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7D6B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A439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2F67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ACDB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78AB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5637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8F1E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9893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5459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FD70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C796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D610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5437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AC05CB0" w14:textId="77777777">
        <w:trPr>
          <w:trHeight w:val="960"/>
        </w:trPr>
        <w:tc>
          <w:tcPr>
            <w:tcW w:w="4353" w:type="dxa"/>
            <w:shd w:val="clear" w:color="auto" w:fill="auto"/>
            <w:vAlign w:val="center"/>
          </w:tcPr>
          <w:p w14:paraId="77EEFDF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3.1.2.3:</w:t>
            </w:r>
            <w:r>
              <w:rPr>
                <w:rFonts w:ascii="Calibri" w:eastAsia="Times New Roman" w:hAnsi="Calibri" w:cs="Calibri"/>
                <w:sz w:val="18"/>
                <w:szCs w:val="18"/>
              </w:rPr>
              <w:t xml:space="preserve"> Conduct of research on the cross-ministry inter-departmental and cross-inter-industry policy linkage mechanisms for waste management and comprehensive utilization of resources in the phosphate mining and refining sub-sector.</w:t>
            </w:r>
          </w:p>
        </w:tc>
        <w:tc>
          <w:tcPr>
            <w:tcW w:w="429" w:type="dxa"/>
            <w:shd w:val="clear" w:color="000000" w:fill="FFFF00"/>
            <w:vAlign w:val="center"/>
          </w:tcPr>
          <w:p w14:paraId="2692AB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3D795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607DD8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6F342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56CF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5897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AF28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A03E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8050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9DFE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3A05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0494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BA1C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D89C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F042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25F3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F6D9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F4C1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B89E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94AD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32D391C" w14:textId="77777777">
        <w:trPr>
          <w:trHeight w:val="960"/>
        </w:trPr>
        <w:tc>
          <w:tcPr>
            <w:tcW w:w="4353" w:type="dxa"/>
            <w:shd w:val="clear" w:color="auto" w:fill="auto"/>
            <w:vAlign w:val="center"/>
          </w:tcPr>
          <w:p w14:paraId="60B09AE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3.1.2.4:</w:t>
            </w:r>
            <w:r>
              <w:rPr>
                <w:rFonts w:ascii="Calibri" w:eastAsia="Times New Roman" w:hAnsi="Calibri" w:cs="Calibri"/>
                <w:sz w:val="18"/>
                <w:szCs w:val="18"/>
              </w:rPr>
              <w:t xml:space="preserve"> Conduct of research on the cross-ministry inter-departmental and cross-inter-industry policy linkage mechanisms for waste management and comprehensive utilization of resources in the phosphate chemicals production sub-sector.</w:t>
            </w:r>
          </w:p>
        </w:tc>
        <w:tc>
          <w:tcPr>
            <w:tcW w:w="429" w:type="dxa"/>
            <w:shd w:val="clear" w:color="000000" w:fill="FFFF00"/>
            <w:vAlign w:val="center"/>
          </w:tcPr>
          <w:p w14:paraId="7233C7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4781A6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3EF83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84BA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F9AC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6712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353D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93C5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1B9D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85C4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D2CF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6036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0DD7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FF97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6DFA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3827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4B99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4B53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C6BD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7240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6168837" w14:textId="77777777">
        <w:trPr>
          <w:trHeight w:val="1200"/>
        </w:trPr>
        <w:tc>
          <w:tcPr>
            <w:tcW w:w="4353" w:type="dxa"/>
            <w:shd w:val="clear" w:color="auto" w:fill="auto"/>
            <w:vAlign w:val="center"/>
          </w:tcPr>
          <w:p w14:paraId="28F4E74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3.1.2.5:</w:t>
            </w:r>
            <w:r>
              <w:rPr>
                <w:rFonts w:ascii="Calibri" w:eastAsia="Times New Roman" w:hAnsi="Calibri" w:cs="Calibri"/>
                <w:sz w:val="18"/>
                <w:szCs w:val="18"/>
              </w:rPr>
              <w:t xml:space="preserve"> Formulation and recommendation of new relevant schemes, standards, technical guidance, implementing rules and regulations for promoting and adopting green waste management and comprehensive resources utilization technologies in the phosphate mining and refining sub-sector.</w:t>
            </w:r>
          </w:p>
        </w:tc>
        <w:tc>
          <w:tcPr>
            <w:tcW w:w="429" w:type="dxa"/>
            <w:shd w:val="clear" w:color="auto" w:fill="auto"/>
            <w:vAlign w:val="center"/>
          </w:tcPr>
          <w:p w14:paraId="565A3F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F4F6D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51944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5549D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A1C14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25366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879B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6BBB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152D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80FB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2BD5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9ED7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B298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A13D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C4E2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2BC9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D34A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D927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C6B5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2B16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C80A913" w14:textId="77777777">
        <w:trPr>
          <w:trHeight w:val="1200"/>
        </w:trPr>
        <w:tc>
          <w:tcPr>
            <w:tcW w:w="4353" w:type="dxa"/>
            <w:shd w:val="clear" w:color="auto" w:fill="auto"/>
            <w:vAlign w:val="center"/>
          </w:tcPr>
          <w:p w14:paraId="5974ACB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3.1.2.6:</w:t>
            </w:r>
            <w:r>
              <w:rPr>
                <w:rFonts w:ascii="Calibri" w:eastAsia="Times New Roman" w:hAnsi="Calibri" w:cs="Calibri"/>
                <w:sz w:val="18"/>
                <w:szCs w:val="18"/>
              </w:rPr>
              <w:t xml:space="preserve"> Approval of the newly formulated and recommended relevant schemes, standards, technical guidance, implementing rules and regulations for promoting and adopting green waste management and comprehensive resources utilization technologies in the phosphate mining and refining sub-sector.</w:t>
            </w:r>
          </w:p>
        </w:tc>
        <w:tc>
          <w:tcPr>
            <w:tcW w:w="429" w:type="dxa"/>
            <w:shd w:val="clear" w:color="auto" w:fill="auto"/>
            <w:vAlign w:val="center"/>
          </w:tcPr>
          <w:p w14:paraId="6C123F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2077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F8248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1475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E591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1AE6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0943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73E8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9A2A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6C43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645C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37F7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10B8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88CE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6DFE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CDD4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6122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6844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0799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A1BA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A050A06" w14:textId="77777777">
        <w:trPr>
          <w:trHeight w:val="960"/>
        </w:trPr>
        <w:tc>
          <w:tcPr>
            <w:tcW w:w="4353" w:type="dxa"/>
            <w:shd w:val="clear" w:color="auto" w:fill="auto"/>
            <w:vAlign w:val="center"/>
          </w:tcPr>
          <w:p w14:paraId="0EE2EC7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3.1.2.7:</w:t>
            </w:r>
            <w:r>
              <w:rPr>
                <w:rFonts w:ascii="Calibri" w:eastAsia="Times New Roman" w:hAnsi="Calibri" w:cs="Calibri"/>
                <w:sz w:val="18"/>
                <w:szCs w:val="18"/>
              </w:rPr>
              <w:t xml:space="preserve"> Enforcement of new approved relevant schemes, standards, technical guidance, implementing rules and regulations for promoting and adopting green waste management and comprehensive resources utilization technologies in the phosphate mining and refining sub-sector.</w:t>
            </w:r>
          </w:p>
        </w:tc>
        <w:tc>
          <w:tcPr>
            <w:tcW w:w="429" w:type="dxa"/>
            <w:shd w:val="clear" w:color="auto" w:fill="auto"/>
            <w:vAlign w:val="center"/>
          </w:tcPr>
          <w:p w14:paraId="329530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07062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2760D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E1DF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4967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26E0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8054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342B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485D1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C21F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4D6C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56B6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8A140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D3069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55A10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44BB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DD14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73D5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E04D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0A66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F51B26C" w14:textId="77777777">
        <w:trPr>
          <w:trHeight w:val="1200"/>
        </w:trPr>
        <w:tc>
          <w:tcPr>
            <w:tcW w:w="4353" w:type="dxa"/>
            <w:shd w:val="clear" w:color="auto" w:fill="auto"/>
            <w:vAlign w:val="center"/>
          </w:tcPr>
          <w:p w14:paraId="6E5E49A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3.1.2.8:</w:t>
            </w:r>
            <w:r>
              <w:rPr>
                <w:rFonts w:ascii="Calibri" w:eastAsia="Times New Roman" w:hAnsi="Calibri" w:cs="Calibri"/>
                <w:sz w:val="18"/>
                <w:szCs w:val="18"/>
              </w:rPr>
              <w:t xml:space="preserve"> Evaluation of the effectiveness of the schemes, standards, technical guidance, implementing rules and regulations on green EE low carbon development in waste management in the phosphate mining and refining sub-sector, and provision of follow-up recommendations to amend and improve the institutional frameworks, if deemed necessary.</w:t>
            </w:r>
          </w:p>
        </w:tc>
        <w:tc>
          <w:tcPr>
            <w:tcW w:w="429" w:type="dxa"/>
            <w:shd w:val="clear" w:color="auto" w:fill="auto"/>
            <w:vAlign w:val="center"/>
          </w:tcPr>
          <w:p w14:paraId="323CF5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7A3C5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D91B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0756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97BF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9090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F33D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8979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FBDF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CAD3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1DE3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A3E2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2B56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9395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D9C4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5568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8881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EA1C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5FBC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CCF7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6939CF7" w14:textId="77777777">
        <w:trPr>
          <w:trHeight w:val="1200"/>
        </w:trPr>
        <w:tc>
          <w:tcPr>
            <w:tcW w:w="4353" w:type="dxa"/>
            <w:shd w:val="clear" w:color="auto" w:fill="auto"/>
            <w:vAlign w:val="center"/>
          </w:tcPr>
          <w:p w14:paraId="4C369E1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3.1.2.9:</w:t>
            </w:r>
            <w:r>
              <w:rPr>
                <w:rFonts w:ascii="Calibri" w:eastAsia="Times New Roman" w:hAnsi="Calibri" w:cs="Calibri"/>
                <w:sz w:val="18"/>
                <w:szCs w:val="18"/>
              </w:rPr>
              <w:t xml:space="preserve"> Formulation and recommendation of new relevant schemes, standards, technical guidance, implementing rules and regulations for promoting and adopting green waste management and comprehensive resources utilization technologies in the phosphate chemicals production sub-sector.</w:t>
            </w:r>
          </w:p>
        </w:tc>
        <w:tc>
          <w:tcPr>
            <w:tcW w:w="429" w:type="dxa"/>
            <w:shd w:val="clear" w:color="auto" w:fill="auto"/>
            <w:vAlign w:val="center"/>
          </w:tcPr>
          <w:p w14:paraId="665BD5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C255C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056DA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FD96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19283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D9A9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5102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DB23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FE12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2B50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B44C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D568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2667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53A2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A0D2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BB25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90C5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F72F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DE73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0540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D8F01B4" w14:textId="77777777">
        <w:trPr>
          <w:trHeight w:val="1200"/>
        </w:trPr>
        <w:tc>
          <w:tcPr>
            <w:tcW w:w="4353" w:type="dxa"/>
            <w:shd w:val="clear" w:color="auto" w:fill="auto"/>
            <w:vAlign w:val="center"/>
          </w:tcPr>
          <w:p w14:paraId="37F974D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3.1.2.10:</w:t>
            </w:r>
            <w:r>
              <w:rPr>
                <w:rFonts w:ascii="Calibri" w:eastAsia="Times New Roman" w:hAnsi="Calibri" w:cs="Calibri"/>
                <w:sz w:val="18"/>
                <w:szCs w:val="18"/>
              </w:rPr>
              <w:t xml:space="preserve"> Approval of the newly formulated and recommended relevant schemes, standards, technical guidance, implementing rules and regulations for promoting and adopting green waste management and comprehensive resources utilization technologies in the phosphate chemicals production sub-sector.</w:t>
            </w:r>
          </w:p>
        </w:tc>
        <w:tc>
          <w:tcPr>
            <w:tcW w:w="429" w:type="dxa"/>
            <w:shd w:val="clear" w:color="auto" w:fill="auto"/>
            <w:vAlign w:val="center"/>
          </w:tcPr>
          <w:p w14:paraId="78033B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0FC6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B4A33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9E53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FD24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5E2C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E668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4AD3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96F1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B2FF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EE2E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7D63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4C71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A4C4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2022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D2C4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B6A7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50F0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14A3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C945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5E0A2D4" w14:textId="77777777">
        <w:trPr>
          <w:trHeight w:val="960"/>
        </w:trPr>
        <w:tc>
          <w:tcPr>
            <w:tcW w:w="4353" w:type="dxa"/>
            <w:shd w:val="clear" w:color="auto" w:fill="auto"/>
            <w:vAlign w:val="center"/>
          </w:tcPr>
          <w:p w14:paraId="52414DE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3.1.2.11:</w:t>
            </w:r>
            <w:r>
              <w:rPr>
                <w:rFonts w:ascii="Calibri" w:eastAsia="Times New Roman" w:hAnsi="Calibri" w:cs="Calibri"/>
                <w:sz w:val="18"/>
                <w:szCs w:val="18"/>
              </w:rPr>
              <w:t xml:space="preserve"> Enforcement of new approved relevant schemes, standards, technical guidance, implementing rules and regulations for promoting and adopting green waste management and comprehensive resources utilization technologies in the phosphate chemicals production sub-sector.</w:t>
            </w:r>
          </w:p>
        </w:tc>
        <w:tc>
          <w:tcPr>
            <w:tcW w:w="429" w:type="dxa"/>
            <w:shd w:val="clear" w:color="auto" w:fill="auto"/>
            <w:vAlign w:val="center"/>
          </w:tcPr>
          <w:p w14:paraId="2E5665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38FC6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DCE55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A191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6A6E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23CB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341E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48513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04C5D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CA4DC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B549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4D763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0AA1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E83B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30B1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0D16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416DD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3D99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3D51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56F32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3803674" w14:textId="77777777">
        <w:trPr>
          <w:trHeight w:val="1200"/>
        </w:trPr>
        <w:tc>
          <w:tcPr>
            <w:tcW w:w="4353" w:type="dxa"/>
            <w:shd w:val="clear" w:color="auto" w:fill="auto"/>
            <w:vAlign w:val="center"/>
          </w:tcPr>
          <w:p w14:paraId="65D351A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3.1.2.12:</w:t>
            </w:r>
            <w:r>
              <w:rPr>
                <w:rFonts w:ascii="Calibri" w:eastAsia="Times New Roman" w:hAnsi="Calibri" w:cs="Calibri"/>
                <w:sz w:val="18"/>
                <w:szCs w:val="18"/>
              </w:rPr>
              <w:t xml:space="preserve"> Evaluation of the effectiveness of the schemes, standards, technical guidance, implementing rules and regulations on green EE low carbon development in waste management in the phosphate chemicals production sub-sector, and provision of follow-up recommendations to amend and improve the institutional frameworks, if deemed necessary.</w:t>
            </w:r>
          </w:p>
        </w:tc>
        <w:tc>
          <w:tcPr>
            <w:tcW w:w="429" w:type="dxa"/>
            <w:shd w:val="clear" w:color="auto" w:fill="auto"/>
            <w:vAlign w:val="center"/>
          </w:tcPr>
          <w:p w14:paraId="76F082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DA59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AB0A9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5452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F426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67F9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DBE6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280E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C8EF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9F82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70CD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93D3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19CE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1D6E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1E20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C13C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291B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1F75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E23B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1ACE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7194F6C" w14:textId="77777777">
        <w:trPr>
          <w:trHeight w:val="720"/>
        </w:trPr>
        <w:tc>
          <w:tcPr>
            <w:tcW w:w="4353" w:type="dxa"/>
            <w:shd w:val="clear" w:color="auto" w:fill="auto"/>
            <w:vAlign w:val="center"/>
          </w:tcPr>
          <w:p w14:paraId="18B5E55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3.1.3.1:</w:t>
            </w:r>
            <w:r>
              <w:rPr>
                <w:rFonts w:ascii="Calibri" w:eastAsia="Times New Roman" w:hAnsi="Calibri" w:cs="Calibri"/>
                <w:sz w:val="18"/>
                <w:szCs w:val="18"/>
              </w:rPr>
              <w:t xml:space="preserve"> Design and implementation of methods for evaluation of the energy performance and environmental impacts of the waste management demos in the phosphate mining/refining sub-sector of the PCI.</w:t>
            </w:r>
          </w:p>
        </w:tc>
        <w:tc>
          <w:tcPr>
            <w:tcW w:w="429" w:type="dxa"/>
            <w:shd w:val="clear" w:color="auto" w:fill="auto"/>
            <w:vAlign w:val="center"/>
          </w:tcPr>
          <w:p w14:paraId="152D30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1A1C1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57D9E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2B71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0BDB2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88868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41839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6BB0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6491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2E69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985E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7D63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6368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AD21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E4BF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927F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44F0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CAD4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4B3F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CC77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D887106" w14:textId="77777777">
        <w:trPr>
          <w:trHeight w:val="720"/>
        </w:trPr>
        <w:tc>
          <w:tcPr>
            <w:tcW w:w="4353" w:type="dxa"/>
            <w:shd w:val="clear" w:color="auto" w:fill="auto"/>
            <w:vAlign w:val="center"/>
          </w:tcPr>
          <w:p w14:paraId="41088E9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3.1.3.2:</w:t>
            </w:r>
            <w:r>
              <w:rPr>
                <w:rFonts w:ascii="Calibri" w:eastAsia="Times New Roman" w:hAnsi="Calibri" w:cs="Calibri"/>
                <w:sz w:val="18"/>
                <w:szCs w:val="18"/>
              </w:rPr>
              <w:t xml:space="preserve"> Design and implementation of methods for evaluation of the energy performance and environmental impacts of the waste management demos in the phosphate chemicals production sub-sector of the PCI.</w:t>
            </w:r>
          </w:p>
        </w:tc>
        <w:tc>
          <w:tcPr>
            <w:tcW w:w="429" w:type="dxa"/>
            <w:shd w:val="clear" w:color="auto" w:fill="auto"/>
            <w:vAlign w:val="center"/>
          </w:tcPr>
          <w:p w14:paraId="005325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C22B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FE94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A2E4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C2891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6608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703E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11A20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604E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B990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E6E2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7D73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B30D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25D3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3C62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8C63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D105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D0CD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619D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E808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7F17D43" w14:textId="77777777">
        <w:trPr>
          <w:trHeight w:val="960"/>
        </w:trPr>
        <w:tc>
          <w:tcPr>
            <w:tcW w:w="4353" w:type="dxa"/>
            <w:shd w:val="clear" w:color="auto" w:fill="auto"/>
            <w:vAlign w:val="center"/>
          </w:tcPr>
          <w:p w14:paraId="3664B86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3.1.3.3:</w:t>
            </w:r>
            <w:r>
              <w:rPr>
                <w:rFonts w:ascii="Calibri" w:eastAsia="Times New Roman" w:hAnsi="Calibri" w:cs="Calibri"/>
                <w:sz w:val="18"/>
                <w:szCs w:val="18"/>
              </w:rPr>
              <w:t xml:space="preserve"> Conduct of annual evaluation of energy performance, environmental impacts and financial performance of demos in waste management of the phosphate mining and refining sub-sector to promote the replication of the implemented technologies.</w:t>
            </w:r>
          </w:p>
        </w:tc>
        <w:tc>
          <w:tcPr>
            <w:tcW w:w="429" w:type="dxa"/>
            <w:shd w:val="clear" w:color="auto" w:fill="auto"/>
            <w:vAlign w:val="center"/>
          </w:tcPr>
          <w:p w14:paraId="5103A5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DFEF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E6F9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F986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ABD5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2FEF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0537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2A71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5355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FCBA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67E26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A2C4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661B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29F0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FE88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9C475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D690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66EF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0124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0E338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85B0198" w14:textId="77777777">
        <w:trPr>
          <w:trHeight w:val="960"/>
        </w:trPr>
        <w:tc>
          <w:tcPr>
            <w:tcW w:w="4353" w:type="dxa"/>
            <w:shd w:val="clear" w:color="auto" w:fill="auto"/>
            <w:vAlign w:val="center"/>
          </w:tcPr>
          <w:p w14:paraId="165F4BE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3.1.3.4:</w:t>
            </w:r>
            <w:r>
              <w:rPr>
                <w:rFonts w:ascii="Calibri" w:eastAsia="Times New Roman" w:hAnsi="Calibri" w:cs="Calibri"/>
                <w:sz w:val="18"/>
                <w:szCs w:val="18"/>
              </w:rPr>
              <w:t xml:space="preserve"> Conduct of annual evaluation of energy performance, environmental impacts and financial performance of demos in waste management of the phosphate chemicals production sub-sector to promote the replication of the implemented technologies.</w:t>
            </w:r>
          </w:p>
        </w:tc>
        <w:tc>
          <w:tcPr>
            <w:tcW w:w="429" w:type="dxa"/>
            <w:shd w:val="clear" w:color="auto" w:fill="auto"/>
            <w:vAlign w:val="center"/>
          </w:tcPr>
          <w:p w14:paraId="60EFD1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B4813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72E5A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4186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C09F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A299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D488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8CB3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C202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F873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77D8B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5EA0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4A80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3488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60FB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A7FB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76A0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F876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F1FB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5887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71FF07D" w14:textId="77777777">
        <w:trPr>
          <w:trHeight w:val="960"/>
        </w:trPr>
        <w:tc>
          <w:tcPr>
            <w:tcW w:w="4353" w:type="dxa"/>
            <w:shd w:val="clear" w:color="auto" w:fill="auto"/>
            <w:vAlign w:val="center"/>
          </w:tcPr>
          <w:p w14:paraId="3659121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3.1.3.5:</w:t>
            </w:r>
            <w:r>
              <w:rPr>
                <w:rFonts w:ascii="Calibri" w:eastAsia="Times New Roman" w:hAnsi="Calibri" w:cs="Calibri"/>
                <w:sz w:val="18"/>
                <w:szCs w:val="18"/>
              </w:rPr>
              <w:t xml:space="preserve"> Preparation of annual and final reports on energy performance, environmental impacts of demos and the evaluation of the results and effectiveness of the demonstration program in waste management of the phosphate mining and refining sub-sector. </w:t>
            </w:r>
          </w:p>
        </w:tc>
        <w:tc>
          <w:tcPr>
            <w:tcW w:w="429" w:type="dxa"/>
            <w:shd w:val="clear" w:color="auto" w:fill="auto"/>
            <w:vAlign w:val="center"/>
          </w:tcPr>
          <w:p w14:paraId="1216D4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0E68A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75A90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5461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2BF5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6530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09D3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1280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D03B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8E16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6FFC8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BD27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A723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922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07DEC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F846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A337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A4B6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F6F9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C964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0D65698" w14:textId="77777777">
        <w:trPr>
          <w:trHeight w:val="960"/>
        </w:trPr>
        <w:tc>
          <w:tcPr>
            <w:tcW w:w="4353" w:type="dxa"/>
            <w:shd w:val="clear" w:color="auto" w:fill="auto"/>
            <w:vAlign w:val="center"/>
          </w:tcPr>
          <w:p w14:paraId="2F59BB4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3.1.3.6:</w:t>
            </w:r>
            <w:r>
              <w:rPr>
                <w:rFonts w:ascii="Calibri" w:eastAsia="Times New Roman" w:hAnsi="Calibri" w:cs="Calibri"/>
                <w:sz w:val="18"/>
                <w:szCs w:val="18"/>
              </w:rPr>
              <w:t xml:space="preserve"> Preparation of annual and final reports on energy performance, environmental impacts of demos and the evaluation of the results and effectiveness of the demonstration program in waste management of the phosphate chemicals production sub-sector. </w:t>
            </w:r>
          </w:p>
        </w:tc>
        <w:tc>
          <w:tcPr>
            <w:tcW w:w="429" w:type="dxa"/>
            <w:shd w:val="clear" w:color="auto" w:fill="auto"/>
            <w:vAlign w:val="center"/>
          </w:tcPr>
          <w:p w14:paraId="2072AB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A1BA8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2226A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6B33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B1CE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5376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0744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EA6E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A069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03B4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2796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C1D7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72E4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BD12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6B5B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BA941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3A58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713F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8CCB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F5CA9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BA1EEB6" w14:textId="77777777">
        <w:trPr>
          <w:trHeight w:val="480"/>
        </w:trPr>
        <w:tc>
          <w:tcPr>
            <w:tcW w:w="4353" w:type="dxa"/>
            <w:shd w:val="clear" w:color="auto" w:fill="auto"/>
            <w:vAlign w:val="center"/>
          </w:tcPr>
          <w:p w14:paraId="59C4C46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3.1.3.7:</w:t>
            </w:r>
            <w:r>
              <w:rPr>
                <w:rFonts w:ascii="Calibri" w:eastAsia="Times New Roman" w:hAnsi="Calibri" w:cs="Calibri"/>
                <w:sz w:val="18"/>
                <w:szCs w:val="18"/>
              </w:rPr>
              <w:t xml:space="preserve"> Dissemination of annual and final demos evaluation reports prepared in Activity 3.1.3.5 </w:t>
            </w:r>
          </w:p>
        </w:tc>
        <w:tc>
          <w:tcPr>
            <w:tcW w:w="429" w:type="dxa"/>
            <w:shd w:val="clear" w:color="auto" w:fill="auto"/>
            <w:vAlign w:val="center"/>
          </w:tcPr>
          <w:p w14:paraId="6CAEC2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75B81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C86C6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84D3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B0D9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8519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4079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7D67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018D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ADEB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390E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DE917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2CAE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3C2C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7F10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9F5B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98D2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D421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1CF1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E76B8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5C87DE9" w14:textId="77777777">
        <w:trPr>
          <w:trHeight w:val="480"/>
        </w:trPr>
        <w:tc>
          <w:tcPr>
            <w:tcW w:w="4353" w:type="dxa"/>
            <w:shd w:val="clear" w:color="auto" w:fill="auto"/>
            <w:vAlign w:val="center"/>
          </w:tcPr>
          <w:p w14:paraId="1E4F8AF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3.1.3.8:</w:t>
            </w:r>
            <w:r>
              <w:rPr>
                <w:rFonts w:ascii="Calibri" w:eastAsia="Times New Roman" w:hAnsi="Calibri" w:cs="Calibri"/>
                <w:sz w:val="18"/>
                <w:szCs w:val="18"/>
              </w:rPr>
              <w:t xml:space="preserve"> Dissemination of annual and final demos evaluation reports prepared in Activity 3.1.3.6 </w:t>
            </w:r>
          </w:p>
        </w:tc>
        <w:tc>
          <w:tcPr>
            <w:tcW w:w="429" w:type="dxa"/>
            <w:shd w:val="clear" w:color="auto" w:fill="auto"/>
            <w:vAlign w:val="center"/>
          </w:tcPr>
          <w:p w14:paraId="6C921C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C635D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AFF83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6D63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841D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6706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7F78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405D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3E1B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BA99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F96B8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4393D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16B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7D35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7828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A98D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9CC0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9A1E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8A2FE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1A23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5C3FB44" w14:textId="77777777">
        <w:trPr>
          <w:trHeight w:val="720"/>
        </w:trPr>
        <w:tc>
          <w:tcPr>
            <w:tcW w:w="4353" w:type="dxa"/>
            <w:shd w:val="clear" w:color="auto" w:fill="auto"/>
            <w:vAlign w:val="center"/>
          </w:tcPr>
          <w:p w14:paraId="37933E0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3.1.4.1:</w:t>
            </w:r>
            <w:r>
              <w:rPr>
                <w:rFonts w:ascii="Calibri" w:eastAsia="Times New Roman" w:hAnsi="Calibri" w:cs="Calibri"/>
                <w:sz w:val="18"/>
                <w:szCs w:val="18"/>
              </w:rPr>
              <w:t xml:space="preserve"> Assessment of the ability and awareness level of relevant stakeholders and assessment of needs and gaps to address in the area of waste management in the phosphate mining and refining sub-sector.</w:t>
            </w:r>
          </w:p>
        </w:tc>
        <w:tc>
          <w:tcPr>
            <w:tcW w:w="429" w:type="dxa"/>
            <w:shd w:val="clear" w:color="auto" w:fill="auto"/>
            <w:vAlign w:val="center"/>
          </w:tcPr>
          <w:p w14:paraId="26C003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4539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DAB3B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D2341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93E3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7D1B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9754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8FC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5CFF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C254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2D90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057E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C021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C24D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2B4D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38C0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4085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5A88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3488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6827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B4DAA1B" w14:textId="77777777">
        <w:trPr>
          <w:trHeight w:val="960"/>
        </w:trPr>
        <w:tc>
          <w:tcPr>
            <w:tcW w:w="4353" w:type="dxa"/>
            <w:shd w:val="clear" w:color="auto" w:fill="auto"/>
            <w:vAlign w:val="center"/>
          </w:tcPr>
          <w:p w14:paraId="6A8B1BA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3.1.4.2:</w:t>
            </w:r>
            <w:r>
              <w:rPr>
                <w:rFonts w:ascii="Calibri" w:eastAsia="Times New Roman" w:hAnsi="Calibri" w:cs="Calibri"/>
                <w:sz w:val="18"/>
                <w:szCs w:val="18"/>
              </w:rPr>
              <w:t xml:space="preserve"> Design and implementation of a capacity building program for relevant national and local government officials, management teams and key stakeholders on waste management in the phosphate mining and refining sub-sector based on the findings of Activity 3.1.4.1.</w:t>
            </w:r>
          </w:p>
        </w:tc>
        <w:tc>
          <w:tcPr>
            <w:tcW w:w="429" w:type="dxa"/>
            <w:shd w:val="clear" w:color="auto" w:fill="auto"/>
            <w:vAlign w:val="center"/>
          </w:tcPr>
          <w:p w14:paraId="75B06E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C964F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D79F2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5B49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26DA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CAA79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FDC9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D1539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5472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C913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ED0C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F434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8559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D33C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D366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0179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A951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A7D0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F678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87C9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FE3FA30" w14:textId="77777777">
        <w:trPr>
          <w:trHeight w:val="960"/>
        </w:trPr>
        <w:tc>
          <w:tcPr>
            <w:tcW w:w="4353" w:type="dxa"/>
            <w:shd w:val="clear" w:color="auto" w:fill="auto"/>
            <w:vAlign w:val="center"/>
          </w:tcPr>
          <w:p w14:paraId="0D83982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3.1.4.3:</w:t>
            </w:r>
            <w:r>
              <w:rPr>
                <w:rFonts w:ascii="Calibri" w:eastAsia="Times New Roman" w:hAnsi="Calibri" w:cs="Calibri"/>
                <w:sz w:val="18"/>
                <w:szCs w:val="18"/>
              </w:rPr>
              <w:t xml:space="preserve"> Evaluation of the capacity building program of the waste management in the phosphate mining and refining sub-sector a year after the completion and potential design and implementation of corrective actions to complete the training.</w:t>
            </w:r>
          </w:p>
        </w:tc>
        <w:tc>
          <w:tcPr>
            <w:tcW w:w="429" w:type="dxa"/>
            <w:shd w:val="clear" w:color="auto" w:fill="auto"/>
            <w:vAlign w:val="center"/>
          </w:tcPr>
          <w:p w14:paraId="0C7057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E31C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FD657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F5D1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7FF8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5BE7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CC54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E373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D96A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D0A7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BC7F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7AA0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965B5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E605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5E95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9B49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51AF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C803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305D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7170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BC85E4A" w14:textId="77777777">
        <w:trPr>
          <w:trHeight w:val="720"/>
        </w:trPr>
        <w:tc>
          <w:tcPr>
            <w:tcW w:w="4353" w:type="dxa"/>
            <w:shd w:val="clear" w:color="auto" w:fill="auto"/>
            <w:vAlign w:val="center"/>
          </w:tcPr>
          <w:p w14:paraId="5801D30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3.1.4.4:</w:t>
            </w:r>
            <w:r>
              <w:rPr>
                <w:rFonts w:ascii="Calibri" w:eastAsia="Times New Roman" w:hAnsi="Calibri" w:cs="Calibri"/>
                <w:sz w:val="18"/>
                <w:szCs w:val="18"/>
              </w:rPr>
              <w:t xml:space="preserve"> Assessment of the ability and awareness level of relevant stakeholders and assessment of needs and gaps to address in the area of waste management in the phosphate chemicals production sub-sector.</w:t>
            </w:r>
          </w:p>
        </w:tc>
        <w:tc>
          <w:tcPr>
            <w:tcW w:w="429" w:type="dxa"/>
            <w:shd w:val="clear" w:color="auto" w:fill="auto"/>
            <w:vAlign w:val="center"/>
          </w:tcPr>
          <w:p w14:paraId="5908F0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6F309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4C41A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2E45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1E25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993E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0986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7B7C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5AA9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31BF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98AF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97AE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FEEE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1AAE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A30B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04CC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21BD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66C8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2A68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045F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A9B6D3F" w14:textId="77777777">
        <w:trPr>
          <w:trHeight w:val="960"/>
        </w:trPr>
        <w:tc>
          <w:tcPr>
            <w:tcW w:w="4353" w:type="dxa"/>
            <w:shd w:val="clear" w:color="auto" w:fill="auto"/>
            <w:vAlign w:val="center"/>
          </w:tcPr>
          <w:p w14:paraId="30D636F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3.1.4.5:</w:t>
            </w:r>
            <w:r>
              <w:rPr>
                <w:rFonts w:ascii="Calibri" w:eastAsia="Times New Roman" w:hAnsi="Calibri" w:cs="Calibri"/>
                <w:sz w:val="18"/>
                <w:szCs w:val="18"/>
              </w:rPr>
              <w:t xml:space="preserve"> Design and implementation of a capacity building program for relevant national and local government officials, industry management teams and key stakeholders on waste management in the phosphate chemicals production sub-sector based on the findings of Activity 3.1.4.4.</w:t>
            </w:r>
          </w:p>
        </w:tc>
        <w:tc>
          <w:tcPr>
            <w:tcW w:w="429" w:type="dxa"/>
            <w:shd w:val="clear" w:color="auto" w:fill="auto"/>
            <w:vAlign w:val="center"/>
          </w:tcPr>
          <w:p w14:paraId="250691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7FFD6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CC5EC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0B0B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C13C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2C32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C9E00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8274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AA90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87BB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1DF1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C4AB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FE09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B757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A828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23BF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6368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A50A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79AF5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C019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25E3FC1A" w14:textId="77777777">
        <w:trPr>
          <w:trHeight w:val="960"/>
        </w:trPr>
        <w:tc>
          <w:tcPr>
            <w:tcW w:w="4353" w:type="dxa"/>
            <w:shd w:val="clear" w:color="auto" w:fill="auto"/>
            <w:vAlign w:val="center"/>
          </w:tcPr>
          <w:p w14:paraId="57BAC1C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3.1.4.6:</w:t>
            </w:r>
            <w:r>
              <w:rPr>
                <w:rFonts w:ascii="Calibri" w:eastAsia="Times New Roman" w:hAnsi="Calibri" w:cs="Calibri"/>
                <w:sz w:val="18"/>
                <w:szCs w:val="18"/>
              </w:rPr>
              <w:t xml:space="preserve"> Evaluation of the capacity building program of the waste management in the phosphate chemicals production sub-sector a year after the completion and potential design and implementation of corrective actions to complete the training.</w:t>
            </w:r>
          </w:p>
        </w:tc>
        <w:tc>
          <w:tcPr>
            <w:tcW w:w="429" w:type="dxa"/>
            <w:shd w:val="clear" w:color="auto" w:fill="auto"/>
            <w:vAlign w:val="center"/>
          </w:tcPr>
          <w:p w14:paraId="32A902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8DE4B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30112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2AF5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14FB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045F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D123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46B3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6F73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A897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D109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6321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9114D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7C901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51E1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4B7A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A918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196B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3A15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4FFE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880A395" w14:textId="77777777">
        <w:trPr>
          <w:trHeight w:val="960"/>
        </w:trPr>
        <w:tc>
          <w:tcPr>
            <w:tcW w:w="4353" w:type="dxa"/>
            <w:shd w:val="clear" w:color="auto" w:fill="auto"/>
            <w:vAlign w:val="center"/>
          </w:tcPr>
          <w:p w14:paraId="364B3C6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3.1.4.7:</w:t>
            </w:r>
            <w:r>
              <w:rPr>
                <w:rFonts w:ascii="Calibri" w:eastAsia="Times New Roman" w:hAnsi="Calibri" w:cs="Calibri"/>
                <w:sz w:val="18"/>
                <w:szCs w:val="18"/>
              </w:rPr>
              <w:t xml:space="preserve"> Design and implementation of a training program for professionals to build capacity concerning the new and updated policies, institutional frameworks, standards and green and low carbon technologies applied in waste management in the phosphate mining and refining sub-sector.</w:t>
            </w:r>
          </w:p>
        </w:tc>
        <w:tc>
          <w:tcPr>
            <w:tcW w:w="429" w:type="dxa"/>
            <w:shd w:val="clear" w:color="auto" w:fill="auto"/>
            <w:vAlign w:val="center"/>
          </w:tcPr>
          <w:p w14:paraId="7F57FA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D423D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14F63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B579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09F4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035E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73D34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20F44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EC4E0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DF0F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5A98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89C7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B68F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B3B3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0B36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3CD3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7881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FA6F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98A8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95BD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48480CD" w14:textId="77777777">
        <w:trPr>
          <w:trHeight w:val="960"/>
        </w:trPr>
        <w:tc>
          <w:tcPr>
            <w:tcW w:w="4353" w:type="dxa"/>
            <w:shd w:val="clear" w:color="auto" w:fill="auto"/>
            <w:vAlign w:val="center"/>
          </w:tcPr>
          <w:p w14:paraId="5A106B43"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3.1.4.8:</w:t>
            </w:r>
            <w:r>
              <w:rPr>
                <w:rFonts w:ascii="Calibri" w:eastAsia="Times New Roman" w:hAnsi="Calibri" w:cs="Calibri"/>
                <w:sz w:val="18"/>
                <w:szCs w:val="18"/>
              </w:rPr>
              <w:t xml:space="preserve"> Evaluation of the capacity building program of the waste management in the phosphate mining and refining sub-sector a year after the completion to gauge the effectiveness of the program and come up with improvements and/or expansion of the program.</w:t>
            </w:r>
          </w:p>
        </w:tc>
        <w:tc>
          <w:tcPr>
            <w:tcW w:w="429" w:type="dxa"/>
            <w:shd w:val="clear" w:color="auto" w:fill="auto"/>
            <w:vAlign w:val="center"/>
          </w:tcPr>
          <w:p w14:paraId="42EFC4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61AA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4D345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1D30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CD82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1D71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95BB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3EEB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D9F9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4D51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2C01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5281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34FE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1203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1D26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4DB2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C607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1052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4382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F98C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FFF3CCA" w14:textId="77777777">
        <w:trPr>
          <w:trHeight w:val="1200"/>
        </w:trPr>
        <w:tc>
          <w:tcPr>
            <w:tcW w:w="4353" w:type="dxa"/>
            <w:shd w:val="clear" w:color="auto" w:fill="auto"/>
            <w:vAlign w:val="center"/>
          </w:tcPr>
          <w:p w14:paraId="4A4E377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3.1.4.9:</w:t>
            </w:r>
            <w:r>
              <w:rPr>
                <w:rFonts w:ascii="Calibri" w:eastAsia="Times New Roman" w:hAnsi="Calibri" w:cs="Calibri"/>
                <w:sz w:val="18"/>
                <w:szCs w:val="18"/>
              </w:rPr>
              <w:t xml:space="preserve"> Design and implementation of a training program for professionals to build capacity concerning the new and updated policies, institutional frameworks, standards and green and low carbon technologies applied in waste management in the phosphate chemicals production sub-sector.</w:t>
            </w:r>
          </w:p>
        </w:tc>
        <w:tc>
          <w:tcPr>
            <w:tcW w:w="429" w:type="dxa"/>
            <w:shd w:val="clear" w:color="auto" w:fill="auto"/>
            <w:vAlign w:val="center"/>
          </w:tcPr>
          <w:p w14:paraId="35B318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2C327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CD7B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10B9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974A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181E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06327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F1D8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0192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24BBF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F6E5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E1B5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FA5F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366A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9944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E68A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6662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F038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C5FF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F7D0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42DF71B" w14:textId="77777777">
        <w:trPr>
          <w:trHeight w:val="960"/>
        </w:trPr>
        <w:tc>
          <w:tcPr>
            <w:tcW w:w="4353" w:type="dxa"/>
            <w:shd w:val="clear" w:color="auto" w:fill="auto"/>
            <w:vAlign w:val="center"/>
          </w:tcPr>
          <w:p w14:paraId="7DCC064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3.1.4.10:</w:t>
            </w:r>
            <w:r>
              <w:rPr>
                <w:rFonts w:ascii="Calibri" w:eastAsia="Times New Roman" w:hAnsi="Calibri" w:cs="Calibri"/>
                <w:sz w:val="18"/>
                <w:szCs w:val="18"/>
              </w:rPr>
              <w:t xml:space="preserve"> Evaluation of the capacity building program of the waste management in the phosphate chemicals production sub-sector a year after the completion to gauge the effectiveness of the program and come up with improvements and/or expansion of the program.</w:t>
            </w:r>
          </w:p>
        </w:tc>
        <w:tc>
          <w:tcPr>
            <w:tcW w:w="429" w:type="dxa"/>
            <w:shd w:val="clear" w:color="auto" w:fill="auto"/>
            <w:vAlign w:val="center"/>
          </w:tcPr>
          <w:p w14:paraId="17196C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56BA4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D8854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2965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213E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5C1F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4243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19B4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3727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EB85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76C3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24F1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4470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AC6B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9EDA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33117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6229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D6A9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20B8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6469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FFADC43" w14:textId="77777777">
        <w:trPr>
          <w:trHeight w:val="480"/>
        </w:trPr>
        <w:tc>
          <w:tcPr>
            <w:tcW w:w="4353" w:type="dxa"/>
            <w:shd w:val="clear" w:color="auto" w:fill="auto"/>
            <w:vAlign w:val="center"/>
          </w:tcPr>
          <w:p w14:paraId="626DA5B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3.1.5.1:</w:t>
            </w:r>
            <w:r>
              <w:rPr>
                <w:rFonts w:ascii="Calibri" w:eastAsia="Times New Roman" w:hAnsi="Calibri" w:cs="Calibri"/>
                <w:sz w:val="18"/>
                <w:szCs w:val="18"/>
              </w:rPr>
              <w:t xml:space="preserve"> Drafting and finalization of research reports on annual volume of waste production in the phosphate mining and refining sub-sector.</w:t>
            </w:r>
          </w:p>
        </w:tc>
        <w:tc>
          <w:tcPr>
            <w:tcW w:w="429" w:type="dxa"/>
            <w:shd w:val="clear" w:color="auto" w:fill="auto"/>
            <w:vAlign w:val="center"/>
          </w:tcPr>
          <w:p w14:paraId="237C49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2105D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8EA5C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F075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D15C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D282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F1ED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3837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AD7D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B1A8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9057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6933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F2D0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3854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2179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504B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77C5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DB8A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51CB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053C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B71337D" w14:textId="77777777">
        <w:trPr>
          <w:trHeight w:val="480"/>
        </w:trPr>
        <w:tc>
          <w:tcPr>
            <w:tcW w:w="4353" w:type="dxa"/>
            <w:shd w:val="clear" w:color="auto" w:fill="auto"/>
            <w:vAlign w:val="center"/>
          </w:tcPr>
          <w:p w14:paraId="55E0FB5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3.1.5.2:</w:t>
            </w:r>
            <w:r>
              <w:rPr>
                <w:rFonts w:ascii="Calibri" w:eastAsia="Times New Roman" w:hAnsi="Calibri" w:cs="Calibri"/>
                <w:sz w:val="18"/>
                <w:szCs w:val="18"/>
              </w:rPr>
              <w:t xml:space="preserve"> Drafting and finalization of research reports on annual volume of waste production in phosphate chemical production sub-sector.</w:t>
            </w:r>
          </w:p>
        </w:tc>
        <w:tc>
          <w:tcPr>
            <w:tcW w:w="429" w:type="dxa"/>
            <w:shd w:val="clear" w:color="auto" w:fill="auto"/>
            <w:vAlign w:val="center"/>
          </w:tcPr>
          <w:p w14:paraId="3316FB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3CD17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3E1A1B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A91AB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59D9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EE958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F947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2739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1E242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2867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1FC3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A588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7811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3ED4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5B05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F160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1573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EAD2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A1D9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3006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C622453" w14:textId="77777777">
        <w:trPr>
          <w:trHeight w:val="960"/>
        </w:trPr>
        <w:tc>
          <w:tcPr>
            <w:tcW w:w="4353" w:type="dxa"/>
            <w:shd w:val="clear" w:color="auto" w:fill="auto"/>
            <w:vAlign w:val="center"/>
          </w:tcPr>
          <w:p w14:paraId="70D13F7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3.1.5.3:</w:t>
            </w:r>
            <w:r>
              <w:rPr>
                <w:rFonts w:ascii="Calibri" w:eastAsia="Times New Roman" w:hAnsi="Calibri" w:cs="Calibri"/>
                <w:sz w:val="18"/>
                <w:szCs w:val="18"/>
              </w:rPr>
              <w:t xml:space="preserve"> Drafting and finalization of research reports on green and low carbon waste management systems for waste recycling and reuse in the phosphate mining and refining sub-sector developed and </w:t>
            </w:r>
            <w:r>
              <w:rPr>
                <w:rFonts w:ascii="Calibri" w:eastAsia="Times New Roman" w:hAnsi="Calibri" w:cs="Calibri"/>
                <w:sz w:val="18"/>
                <w:szCs w:val="18"/>
              </w:rPr>
              <w:lastRenderedPageBreak/>
              <w:t>implemented in other countries and their energy utilization performances.</w:t>
            </w:r>
          </w:p>
        </w:tc>
        <w:tc>
          <w:tcPr>
            <w:tcW w:w="429" w:type="dxa"/>
            <w:shd w:val="clear" w:color="auto" w:fill="auto"/>
            <w:vAlign w:val="center"/>
          </w:tcPr>
          <w:p w14:paraId="267C98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 </w:t>
            </w:r>
          </w:p>
        </w:tc>
        <w:tc>
          <w:tcPr>
            <w:tcW w:w="429" w:type="dxa"/>
            <w:shd w:val="clear" w:color="auto" w:fill="auto"/>
            <w:vAlign w:val="center"/>
          </w:tcPr>
          <w:p w14:paraId="14E843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D7951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4840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DE19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92AD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11BB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55DA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B51A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B6BC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6099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E20A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CBDD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F5D3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CFF5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12B7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07A5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653B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9A1E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99B9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61C2499" w14:textId="77777777">
        <w:trPr>
          <w:trHeight w:val="960"/>
        </w:trPr>
        <w:tc>
          <w:tcPr>
            <w:tcW w:w="4353" w:type="dxa"/>
            <w:shd w:val="clear" w:color="auto" w:fill="auto"/>
            <w:vAlign w:val="center"/>
          </w:tcPr>
          <w:p w14:paraId="5C1885B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3.1.5.4:</w:t>
            </w:r>
            <w:r>
              <w:rPr>
                <w:rFonts w:ascii="Calibri" w:eastAsia="Times New Roman" w:hAnsi="Calibri" w:cs="Calibri"/>
                <w:sz w:val="18"/>
                <w:szCs w:val="18"/>
              </w:rPr>
              <w:t xml:space="preserve"> Drafting and finalization of research reports on green and low carbon waste management systems for waste recycling and reuse in the phosphate chemicals production sub-sector developed and implemented in other countries and their energy utilization performances.</w:t>
            </w:r>
          </w:p>
        </w:tc>
        <w:tc>
          <w:tcPr>
            <w:tcW w:w="429" w:type="dxa"/>
            <w:shd w:val="clear" w:color="auto" w:fill="auto"/>
            <w:vAlign w:val="center"/>
          </w:tcPr>
          <w:p w14:paraId="33CE26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6A6F9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EB3F6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146E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ECDC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CE4AA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B7A06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5D9E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A743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D9C3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2D6A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4868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EC42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8BA3C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B102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CBF4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802C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3ABC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559E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9F08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BFE31D8" w14:textId="77777777">
        <w:trPr>
          <w:trHeight w:val="720"/>
        </w:trPr>
        <w:tc>
          <w:tcPr>
            <w:tcW w:w="4353" w:type="dxa"/>
            <w:shd w:val="clear" w:color="auto" w:fill="auto"/>
            <w:vAlign w:val="center"/>
          </w:tcPr>
          <w:p w14:paraId="00B4B5F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3.1.5.5:</w:t>
            </w:r>
            <w:r>
              <w:rPr>
                <w:rFonts w:ascii="Calibri" w:eastAsia="Times New Roman" w:hAnsi="Calibri" w:cs="Calibri"/>
                <w:sz w:val="18"/>
                <w:szCs w:val="18"/>
              </w:rPr>
              <w:t xml:space="preserve"> Drafting and finalization of research reports on potential commercial markets for processed waste produced in the mining and refining of the PCI.</w:t>
            </w:r>
          </w:p>
        </w:tc>
        <w:tc>
          <w:tcPr>
            <w:tcW w:w="429" w:type="dxa"/>
            <w:shd w:val="clear" w:color="auto" w:fill="auto"/>
            <w:vAlign w:val="center"/>
          </w:tcPr>
          <w:p w14:paraId="2FB550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9E0BF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E194A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587D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D2C9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77CA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7A9BE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07C2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CC50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34AC6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B4EE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3B31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DD56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4160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41B78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F34B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A105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52C5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8034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69C6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D43FA7C" w14:textId="77777777">
        <w:trPr>
          <w:trHeight w:val="720"/>
        </w:trPr>
        <w:tc>
          <w:tcPr>
            <w:tcW w:w="4353" w:type="dxa"/>
            <w:shd w:val="clear" w:color="auto" w:fill="auto"/>
            <w:vAlign w:val="center"/>
          </w:tcPr>
          <w:p w14:paraId="41CB227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3.1.5.6:</w:t>
            </w:r>
            <w:r>
              <w:rPr>
                <w:rFonts w:ascii="Calibri" w:eastAsia="Times New Roman" w:hAnsi="Calibri" w:cs="Calibri"/>
                <w:sz w:val="18"/>
                <w:szCs w:val="18"/>
              </w:rPr>
              <w:t xml:space="preserve"> Drafting and finalization of research reports on potential commercial markets for processed waste produced in the production process of the PCI.</w:t>
            </w:r>
          </w:p>
        </w:tc>
        <w:tc>
          <w:tcPr>
            <w:tcW w:w="429" w:type="dxa"/>
            <w:shd w:val="clear" w:color="auto" w:fill="auto"/>
            <w:vAlign w:val="center"/>
          </w:tcPr>
          <w:p w14:paraId="28F5A7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316F2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25CED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FDAF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4E6D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D022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6D911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74C9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6FCC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F574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8E02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6A3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7F060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B9E3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57B6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09D2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D911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807C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3A7B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900C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1C125EF" w14:textId="77777777">
        <w:trPr>
          <w:trHeight w:val="720"/>
        </w:trPr>
        <w:tc>
          <w:tcPr>
            <w:tcW w:w="4353" w:type="dxa"/>
            <w:shd w:val="clear" w:color="auto" w:fill="auto"/>
            <w:vAlign w:val="center"/>
          </w:tcPr>
          <w:p w14:paraId="03ED172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3.1.5.7:</w:t>
            </w:r>
            <w:r>
              <w:rPr>
                <w:rFonts w:ascii="Calibri" w:eastAsia="Times New Roman" w:hAnsi="Calibri" w:cs="Calibri"/>
                <w:sz w:val="18"/>
                <w:szCs w:val="18"/>
              </w:rPr>
              <w:t xml:space="preserve"> Presentation in a seminar-workshop of the research findings to the PCI and discussions to come up with action plans for circular economy in phosphate mining/refining.</w:t>
            </w:r>
          </w:p>
        </w:tc>
        <w:tc>
          <w:tcPr>
            <w:tcW w:w="429" w:type="dxa"/>
            <w:shd w:val="clear" w:color="auto" w:fill="auto"/>
            <w:vAlign w:val="center"/>
          </w:tcPr>
          <w:p w14:paraId="399DFE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D2CB1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68F57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0D04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7508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C622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1D9F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6ED5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EF93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FAC8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F933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2427E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FCC2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C28B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753D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CE90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835B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5FE2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82D6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6304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FC2EBAC" w14:textId="77777777">
        <w:trPr>
          <w:trHeight w:val="720"/>
        </w:trPr>
        <w:tc>
          <w:tcPr>
            <w:tcW w:w="4353" w:type="dxa"/>
            <w:shd w:val="clear" w:color="auto" w:fill="auto"/>
            <w:vAlign w:val="center"/>
          </w:tcPr>
          <w:p w14:paraId="69D904E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3.1.5.8:</w:t>
            </w:r>
            <w:r>
              <w:rPr>
                <w:rFonts w:ascii="Calibri" w:eastAsia="Times New Roman" w:hAnsi="Calibri" w:cs="Calibri"/>
                <w:sz w:val="18"/>
                <w:szCs w:val="18"/>
              </w:rPr>
              <w:t xml:space="preserve"> Presentation in a seminar-workshop of the research findings to the PCI and discussions to come up with action plans for circular economy in phosphate chemicals production.</w:t>
            </w:r>
          </w:p>
        </w:tc>
        <w:tc>
          <w:tcPr>
            <w:tcW w:w="429" w:type="dxa"/>
            <w:shd w:val="clear" w:color="auto" w:fill="auto"/>
            <w:vAlign w:val="center"/>
          </w:tcPr>
          <w:p w14:paraId="459D41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CF01F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2F8D0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6686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4C24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10F3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50AB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CDE91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71A5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F0BB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4879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598B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57A5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F80A7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AF66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0ABD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168E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6D90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474A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05A6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A9A2138" w14:textId="77777777">
        <w:trPr>
          <w:trHeight w:val="960"/>
        </w:trPr>
        <w:tc>
          <w:tcPr>
            <w:tcW w:w="4353" w:type="dxa"/>
            <w:shd w:val="clear" w:color="auto" w:fill="auto"/>
            <w:vAlign w:val="center"/>
          </w:tcPr>
          <w:p w14:paraId="13D7FB5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3.1.6.1:</w:t>
            </w:r>
            <w:r>
              <w:rPr>
                <w:rFonts w:ascii="Calibri" w:eastAsia="Times New Roman" w:hAnsi="Calibri" w:cs="Calibri"/>
                <w:sz w:val="18"/>
                <w:szCs w:val="18"/>
              </w:rPr>
              <w:t xml:space="preserve"> Design and development of an information management and sharing system on market developments and R&amp;D on low carbon waste management systems in the phosphate mining and refining sub-sector in China and abroad. </w:t>
            </w:r>
          </w:p>
        </w:tc>
        <w:tc>
          <w:tcPr>
            <w:tcW w:w="429" w:type="dxa"/>
            <w:shd w:val="clear" w:color="auto" w:fill="auto"/>
            <w:vAlign w:val="center"/>
          </w:tcPr>
          <w:p w14:paraId="5FD28B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B455F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F7A75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F98F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C126E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319F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CB3EF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EFCC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7EF3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3D5F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58A7D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F9B1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0A61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539E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F803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A6C2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7EE6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4ABC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3FE1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C8B3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176C578" w14:textId="77777777">
        <w:trPr>
          <w:trHeight w:val="960"/>
        </w:trPr>
        <w:tc>
          <w:tcPr>
            <w:tcW w:w="4353" w:type="dxa"/>
            <w:shd w:val="clear" w:color="auto" w:fill="auto"/>
            <w:vAlign w:val="center"/>
          </w:tcPr>
          <w:p w14:paraId="55F9294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3.1.6.2:</w:t>
            </w:r>
            <w:r>
              <w:rPr>
                <w:rFonts w:ascii="Calibri" w:eastAsia="Times New Roman" w:hAnsi="Calibri" w:cs="Calibri"/>
                <w:sz w:val="18"/>
                <w:szCs w:val="18"/>
              </w:rPr>
              <w:t xml:space="preserve"> Establishment and operationalization of the devised information sharing system for the exchange of available data on all aspects of market developments and R&amp;D on green waste management systems in the phosphate mining and refining sub-sector in China and abroad.</w:t>
            </w:r>
          </w:p>
        </w:tc>
        <w:tc>
          <w:tcPr>
            <w:tcW w:w="429" w:type="dxa"/>
            <w:shd w:val="clear" w:color="auto" w:fill="auto"/>
            <w:vAlign w:val="center"/>
          </w:tcPr>
          <w:p w14:paraId="52B14A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689DB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1C63B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CD477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0AA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9204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CF68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5F5F2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76B7F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16D5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114F0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513B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652B1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63A3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291A4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86F3E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CD04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A3B21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9727C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80CE3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74DD0A9" w14:textId="77777777">
        <w:trPr>
          <w:trHeight w:val="720"/>
        </w:trPr>
        <w:tc>
          <w:tcPr>
            <w:tcW w:w="4353" w:type="dxa"/>
            <w:shd w:val="clear" w:color="auto" w:fill="auto"/>
            <w:vAlign w:val="center"/>
          </w:tcPr>
          <w:p w14:paraId="248287C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3.1.6.3:</w:t>
            </w:r>
            <w:r>
              <w:rPr>
                <w:rFonts w:ascii="Calibri" w:eastAsia="Times New Roman" w:hAnsi="Calibri" w:cs="Calibri"/>
                <w:sz w:val="18"/>
                <w:szCs w:val="18"/>
              </w:rPr>
              <w:t xml:space="preserve"> Monitoring and evaluation of operation and performance of the information management and exchange system for the phosphate mining and refining sub-sector.</w:t>
            </w:r>
          </w:p>
        </w:tc>
        <w:tc>
          <w:tcPr>
            <w:tcW w:w="429" w:type="dxa"/>
            <w:shd w:val="clear" w:color="auto" w:fill="auto"/>
            <w:vAlign w:val="center"/>
          </w:tcPr>
          <w:p w14:paraId="3E9FA8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E0DFE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9E45E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F6F7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829B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863D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FE6C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8D4C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B3B0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8463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DA88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B66F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D31F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7621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E5A0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4A9C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971F3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3A8AD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91AF3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0D9D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20550CD" w14:textId="77777777">
        <w:trPr>
          <w:trHeight w:val="960"/>
        </w:trPr>
        <w:tc>
          <w:tcPr>
            <w:tcW w:w="4353" w:type="dxa"/>
            <w:shd w:val="clear" w:color="auto" w:fill="auto"/>
            <w:vAlign w:val="center"/>
          </w:tcPr>
          <w:p w14:paraId="2F4AC94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3.1.6.4:</w:t>
            </w:r>
            <w:r>
              <w:rPr>
                <w:rFonts w:ascii="Calibri" w:eastAsia="Times New Roman" w:hAnsi="Calibri" w:cs="Calibri"/>
                <w:sz w:val="18"/>
                <w:szCs w:val="18"/>
              </w:rPr>
              <w:t xml:space="preserve"> Design and development of an information management and sharing system on market developments and R&amp;D on low carbon waste management systems in the phosphate chemicals production sub-sector in China and abroad. </w:t>
            </w:r>
          </w:p>
        </w:tc>
        <w:tc>
          <w:tcPr>
            <w:tcW w:w="429" w:type="dxa"/>
            <w:shd w:val="clear" w:color="auto" w:fill="auto"/>
            <w:vAlign w:val="center"/>
          </w:tcPr>
          <w:p w14:paraId="631943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B4505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1EC3E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2363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9D49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C1932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DC570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72C8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928B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1046C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1D358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0099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1BF9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441B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CDEC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DA2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5C94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AB8C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2CB0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69B9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D568644" w14:textId="77777777">
        <w:trPr>
          <w:trHeight w:val="960"/>
        </w:trPr>
        <w:tc>
          <w:tcPr>
            <w:tcW w:w="4353" w:type="dxa"/>
            <w:shd w:val="clear" w:color="auto" w:fill="auto"/>
            <w:vAlign w:val="center"/>
          </w:tcPr>
          <w:p w14:paraId="50F9CDB2"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3.1.6.5:</w:t>
            </w:r>
            <w:r>
              <w:rPr>
                <w:rFonts w:ascii="Calibri" w:eastAsia="Times New Roman" w:hAnsi="Calibri" w:cs="Calibri"/>
                <w:sz w:val="18"/>
                <w:szCs w:val="18"/>
              </w:rPr>
              <w:t xml:space="preserve"> Establishment and operationalization of the devised information sharing system for the exchange of available data on all aspects of market developments and R&amp;D on green waste management systems in the phosphate chemicals production sub-sector in China and abroad.</w:t>
            </w:r>
          </w:p>
        </w:tc>
        <w:tc>
          <w:tcPr>
            <w:tcW w:w="429" w:type="dxa"/>
            <w:shd w:val="clear" w:color="auto" w:fill="auto"/>
            <w:vAlign w:val="center"/>
          </w:tcPr>
          <w:p w14:paraId="1A54FE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9A14C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BF220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CFBD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94FA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6001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1EC8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086F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AE3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6B91F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E8E5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FC5C1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906F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155C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80FB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52F44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168C9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FF6F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16A59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7F717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A243B8F" w14:textId="77777777">
        <w:trPr>
          <w:trHeight w:val="720"/>
        </w:trPr>
        <w:tc>
          <w:tcPr>
            <w:tcW w:w="4353" w:type="dxa"/>
            <w:shd w:val="clear" w:color="auto" w:fill="auto"/>
            <w:vAlign w:val="center"/>
          </w:tcPr>
          <w:p w14:paraId="4B69A8C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3.1.6.6:</w:t>
            </w:r>
            <w:r>
              <w:rPr>
                <w:rFonts w:ascii="Calibri" w:eastAsia="Times New Roman" w:hAnsi="Calibri" w:cs="Calibri"/>
                <w:sz w:val="18"/>
                <w:szCs w:val="18"/>
              </w:rPr>
              <w:t xml:space="preserve"> Monitoring and evaluation of operation and performance of the information management and exchange system for the phosphate chemicals production sub-sector.</w:t>
            </w:r>
          </w:p>
        </w:tc>
        <w:tc>
          <w:tcPr>
            <w:tcW w:w="429" w:type="dxa"/>
            <w:shd w:val="clear" w:color="auto" w:fill="auto"/>
            <w:vAlign w:val="center"/>
          </w:tcPr>
          <w:p w14:paraId="2F7DD9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A0733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161A3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D339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58FF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485D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335B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5B9A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3B3C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94E9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D0EB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F374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D7F8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6A6C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D896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07CC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4F0B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C83A8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1DBCD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784C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4BED2583" w14:textId="77777777">
        <w:trPr>
          <w:trHeight w:val="720"/>
        </w:trPr>
        <w:tc>
          <w:tcPr>
            <w:tcW w:w="4353" w:type="dxa"/>
            <w:shd w:val="clear" w:color="auto" w:fill="auto"/>
            <w:vAlign w:val="center"/>
          </w:tcPr>
          <w:p w14:paraId="6B0DBB6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3.1.6.7:</w:t>
            </w:r>
            <w:r>
              <w:rPr>
                <w:rFonts w:ascii="Calibri" w:eastAsia="Times New Roman" w:hAnsi="Calibri" w:cs="Calibri"/>
                <w:sz w:val="18"/>
                <w:szCs w:val="18"/>
              </w:rPr>
              <w:t xml:space="preserve"> Drafting, promotion and dissemination of representative cases of energy saving and green and low-carbon development in waste management systems in the phosphate mining and refining sub-sector.</w:t>
            </w:r>
          </w:p>
        </w:tc>
        <w:tc>
          <w:tcPr>
            <w:tcW w:w="429" w:type="dxa"/>
            <w:shd w:val="clear" w:color="auto" w:fill="auto"/>
            <w:vAlign w:val="center"/>
          </w:tcPr>
          <w:p w14:paraId="08DC6D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B4FD8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1390A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445F8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5ABA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A68B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4463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9ED0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C221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9708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228CA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F32D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294A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02E57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DDAF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FA530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5114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8ABB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554A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18D6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3C9C5DD" w14:textId="77777777">
        <w:trPr>
          <w:trHeight w:val="720"/>
        </w:trPr>
        <w:tc>
          <w:tcPr>
            <w:tcW w:w="4353" w:type="dxa"/>
            <w:shd w:val="clear" w:color="auto" w:fill="auto"/>
            <w:vAlign w:val="center"/>
          </w:tcPr>
          <w:p w14:paraId="63C4F77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3.1.6.8:</w:t>
            </w:r>
            <w:r>
              <w:rPr>
                <w:rFonts w:ascii="Calibri" w:eastAsia="Times New Roman" w:hAnsi="Calibri" w:cs="Calibri"/>
                <w:sz w:val="18"/>
                <w:szCs w:val="18"/>
              </w:rPr>
              <w:t xml:space="preserve"> Drafting, promotion and dissemination of representative cases of energy saving and green and low-carbon development in waste management systems in the phosphate chemicals production sub-sector.</w:t>
            </w:r>
          </w:p>
        </w:tc>
        <w:tc>
          <w:tcPr>
            <w:tcW w:w="429" w:type="dxa"/>
            <w:shd w:val="clear" w:color="auto" w:fill="auto"/>
            <w:vAlign w:val="center"/>
          </w:tcPr>
          <w:p w14:paraId="165596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C8033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D37D7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5541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CAE9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7E3F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5A20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9711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7DDA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2802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ED64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2B8C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5C056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BFCF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F7F24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BA2F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7582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2B83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4D81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7B3C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63D01C3" w14:textId="77777777">
        <w:trPr>
          <w:trHeight w:val="720"/>
        </w:trPr>
        <w:tc>
          <w:tcPr>
            <w:tcW w:w="4353" w:type="dxa"/>
            <w:shd w:val="clear" w:color="auto" w:fill="auto"/>
            <w:vAlign w:val="center"/>
          </w:tcPr>
          <w:p w14:paraId="5EB8915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3.2.1.1:</w:t>
            </w:r>
            <w:r>
              <w:rPr>
                <w:rFonts w:ascii="Calibri" w:eastAsia="Times New Roman" w:hAnsi="Calibri" w:cs="Calibri"/>
                <w:sz w:val="18"/>
                <w:szCs w:val="18"/>
              </w:rPr>
              <w:t xml:space="preserve"> Development and approval of engineering designs of green demos for waste management in the phosphate mining and refining sub-sector to improve phosrock mining tailings recycling and reuse.</w:t>
            </w:r>
          </w:p>
        </w:tc>
        <w:tc>
          <w:tcPr>
            <w:tcW w:w="429" w:type="dxa"/>
            <w:shd w:val="clear" w:color="000000" w:fill="FFFF00"/>
            <w:vAlign w:val="center"/>
          </w:tcPr>
          <w:p w14:paraId="69AC24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BF321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096BC7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D10B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BDDD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AF231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65A2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1DEC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0068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C508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DCA6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F9BF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2534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55DD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0D0C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B54F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FC1D5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199B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656D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3891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AAB08D7" w14:textId="77777777">
        <w:trPr>
          <w:trHeight w:val="960"/>
        </w:trPr>
        <w:tc>
          <w:tcPr>
            <w:tcW w:w="4353" w:type="dxa"/>
            <w:shd w:val="clear" w:color="auto" w:fill="auto"/>
            <w:vAlign w:val="center"/>
          </w:tcPr>
          <w:p w14:paraId="4D7995D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3.2.1.2:</w:t>
            </w:r>
            <w:r>
              <w:rPr>
                <w:rFonts w:ascii="Calibri" w:eastAsia="Times New Roman" w:hAnsi="Calibri" w:cs="Calibri"/>
                <w:sz w:val="18"/>
                <w:szCs w:val="18"/>
              </w:rPr>
              <w:t xml:space="preserve"> Preparation of an ESMF as well as an ESMP to manage and mitigate all identified risks associated with the design and implementation of the demo activities for waste management in the phosphate mining and refining sub-sector.</w:t>
            </w:r>
          </w:p>
        </w:tc>
        <w:tc>
          <w:tcPr>
            <w:tcW w:w="429" w:type="dxa"/>
            <w:shd w:val="clear" w:color="auto" w:fill="auto"/>
            <w:vAlign w:val="center"/>
          </w:tcPr>
          <w:p w14:paraId="4C7556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C733C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7BF1D1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6F3B4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E632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D145E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87DA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3D7B7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5B8BA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DC3B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DFCF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3604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673E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CC14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454B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7A55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3417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706F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7618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8D16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7F85122" w14:textId="77777777">
        <w:trPr>
          <w:trHeight w:val="960"/>
        </w:trPr>
        <w:tc>
          <w:tcPr>
            <w:tcW w:w="4353" w:type="dxa"/>
            <w:shd w:val="clear" w:color="auto" w:fill="auto"/>
            <w:vAlign w:val="center"/>
          </w:tcPr>
          <w:p w14:paraId="3E7F09D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3.2.1.3:</w:t>
            </w:r>
            <w:r>
              <w:rPr>
                <w:rFonts w:ascii="Calibri" w:eastAsia="Times New Roman" w:hAnsi="Calibri" w:cs="Calibri"/>
                <w:sz w:val="18"/>
                <w:szCs w:val="18"/>
              </w:rPr>
              <w:t xml:space="preserve"> Development and approval of engineering designs of green demos for waste management in the phosphate chemicals production sub-sector to increase energy efficiency processing of phosphogypsum and marketing of the gypsum product.</w:t>
            </w:r>
          </w:p>
        </w:tc>
        <w:tc>
          <w:tcPr>
            <w:tcW w:w="429" w:type="dxa"/>
            <w:shd w:val="clear" w:color="000000" w:fill="FFFF00"/>
            <w:vAlign w:val="center"/>
          </w:tcPr>
          <w:p w14:paraId="2AA8EF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2DEC26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579598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10115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1A27A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13731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778F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DA72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7164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22E3A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8320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8609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370D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0645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96A3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1153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C6BF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BD8C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B224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2232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AB995A2" w14:textId="77777777">
        <w:trPr>
          <w:trHeight w:val="960"/>
        </w:trPr>
        <w:tc>
          <w:tcPr>
            <w:tcW w:w="4353" w:type="dxa"/>
            <w:shd w:val="clear" w:color="auto" w:fill="auto"/>
            <w:vAlign w:val="center"/>
          </w:tcPr>
          <w:p w14:paraId="0C4D7021"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3.2.1.4:</w:t>
            </w:r>
            <w:r>
              <w:rPr>
                <w:rFonts w:ascii="Calibri" w:eastAsia="Times New Roman" w:hAnsi="Calibri" w:cs="Calibri"/>
                <w:sz w:val="18"/>
                <w:szCs w:val="18"/>
              </w:rPr>
              <w:t xml:space="preserve"> Preparation of an ESMF as well as an ESMP to manage and mitigate all identified risks associated with the design and implementation of the demo activities for waste management in the phosphate chemicals production sub-sector.</w:t>
            </w:r>
          </w:p>
        </w:tc>
        <w:tc>
          <w:tcPr>
            <w:tcW w:w="429" w:type="dxa"/>
            <w:shd w:val="clear" w:color="auto" w:fill="auto"/>
            <w:vAlign w:val="center"/>
          </w:tcPr>
          <w:p w14:paraId="11D34F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296D2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000000" w:fill="FFFF00"/>
            <w:vAlign w:val="center"/>
          </w:tcPr>
          <w:p w14:paraId="1F1697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B62E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1DD9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2C73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60D4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C15C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1393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1AD8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FCE1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753C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CA027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0596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7422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4E2D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361A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9E5F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B1DD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9023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20A397D" w14:textId="77777777">
        <w:trPr>
          <w:trHeight w:val="720"/>
        </w:trPr>
        <w:tc>
          <w:tcPr>
            <w:tcW w:w="4353" w:type="dxa"/>
            <w:shd w:val="clear" w:color="auto" w:fill="auto"/>
            <w:vAlign w:val="center"/>
          </w:tcPr>
          <w:p w14:paraId="7CAE49D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3.2.1.5:</w:t>
            </w:r>
            <w:r>
              <w:rPr>
                <w:rFonts w:ascii="Calibri" w:eastAsia="Times New Roman" w:hAnsi="Calibri" w:cs="Calibri"/>
                <w:sz w:val="18"/>
                <w:szCs w:val="18"/>
              </w:rPr>
              <w:t xml:space="preserve"> Development and approval of implementation plans for the waste management in the phosphate mining and refining sub-sector, including financing arrangements, for each designed demo.</w:t>
            </w:r>
          </w:p>
        </w:tc>
        <w:tc>
          <w:tcPr>
            <w:tcW w:w="429" w:type="dxa"/>
            <w:shd w:val="clear" w:color="auto" w:fill="auto"/>
            <w:vAlign w:val="center"/>
          </w:tcPr>
          <w:p w14:paraId="455446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D2FE4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14AD2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6844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1118E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A2EA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1413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F3B04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363C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C90A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0B410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6FCA8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D09B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D984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BE5F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6E01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4631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E563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01C61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BCB51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9BA279A" w14:textId="77777777">
        <w:trPr>
          <w:trHeight w:val="720"/>
        </w:trPr>
        <w:tc>
          <w:tcPr>
            <w:tcW w:w="4353" w:type="dxa"/>
            <w:shd w:val="clear" w:color="auto" w:fill="auto"/>
            <w:vAlign w:val="center"/>
          </w:tcPr>
          <w:p w14:paraId="4D4C34B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3.2.1.6:</w:t>
            </w:r>
            <w:r>
              <w:rPr>
                <w:rFonts w:ascii="Calibri" w:eastAsia="Times New Roman" w:hAnsi="Calibri" w:cs="Calibri"/>
                <w:sz w:val="18"/>
                <w:szCs w:val="18"/>
              </w:rPr>
              <w:t xml:space="preserve"> Development and approval of implementation plans for the waste management in the phosphate chemicals production sub-sector, including financing arrangements, for each designed demo.</w:t>
            </w:r>
          </w:p>
        </w:tc>
        <w:tc>
          <w:tcPr>
            <w:tcW w:w="429" w:type="dxa"/>
            <w:shd w:val="clear" w:color="auto" w:fill="auto"/>
            <w:vAlign w:val="center"/>
          </w:tcPr>
          <w:p w14:paraId="7F9050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E5B62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2DEC4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30F9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EB84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353C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57AA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12AFC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3588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C395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5DB0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4705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B22F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E605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7A17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F34E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30673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7DB4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8F12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9BD99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220F2B3" w14:textId="77777777">
        <w:trPr>
          <w:trHeight w:val="720"/>
        </w:trPr>
        <w:tc>
          <w:tcPr>
            <w:tcW w:w="4353" w:type="dxa"/>
            <w:shd w:val="clear" w:color="auto" w:fill="auto"/>
            <w:vAlign w:val="center"/>
          </w:tcPr>
          <w:p w14:paraId="458DE81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3.2.2.1:</w:t>
            </w:r>
            <w:r>
              <w:rPr>
                <w:rFonts w:ascii="Calibri" w:eastAsia="Times New Roman" w:hAnsi="Calibri" w:cs="Calibri"/>
                <w:sz w:val="18"/>
                <w:szCs w:val="18"/>
              </w:rPr>
              <w:t xml:space="preserve"> Implementation and operation of demonstrations of green equipment/technologies for the comprehensive utilization of resources in waste management in the phosphate mining and refining sub-sector.</w:t>
            </w:r>
          </w:p>
        </w:tc>
        <w:tc>
          <w:tcPr>
            <w:tcW w:w="429" w:type="dxa"/>
            <w:shd w:val="clear" w:color="auto" w:fill="auto"/>
            <w:vAlign w:val="center"/>
          </w:tcPr>
          <w:p w14:paraId="700D3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6E08A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2F381B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8F73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5B0B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E02F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E9204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2B9BD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9D39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C339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8704A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6F7C1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BE0C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AF7DF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49B9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5520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9CD7E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82D1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A368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BF99D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385C6AE" w14:textId="77777777">
        <w:trPr>
          <w:trHeight w:val="720"/>
        </w:trPr>
        <w:tc>
          <w:tcPr>
            <w:tcW w:w="4353" w:type="dxa"/>
            <w:shd w:val="clear" w:color="auto" w:fill="auto"/>
            <w:vAlign w:val="center"/>
          </w:tcPr>
          <w:p w14:paraId="450B5BE6"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3.2.2.2:</w:t>
            </w:r>
            <w:r>
              <w:rPr>
                <w:rFonts w:ascii="Calibri" w:eastAsia="Times New Roman" w:hAnsi="Calibri" w:cs="Calibri"/>
                <w:sz w:val="18"/>
                <w:szCs w:val="18"/>
              </w:rPr>
              <w:t xml:space="preserve"> Implementation and operation of demonstrations of green equipment/technologies for the comprehensive utilization of resources in waste management in the phosphate chemicals production sub-sector.</w:t>
            </w:r>
          </w:p>
        </w:tc>
        <w:tc>
          <w:tcPr>
            <w:tcW w:w="429" w:type="dxa"/>
            <w:shd w:val="clear" w:color="auto" w:fill="auto"/>
            <w:vAlign w:val="center"/>
          </w:tcPr>
          <w:p w14:paraId="5FD15A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D7A76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E1686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138B0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EA276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F6B0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E3B1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19F2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D7B94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8F5D9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B8B4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F8FF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D6284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791F2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1E79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D3A2B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92C3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752C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23467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8384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2A332D9" w14:textId="77777777">
        <w:trPr>
          <w:trHeight w:val="720"/>
        </w:trPr>
        <w:tc>
          <w:tcPr>
            <w:tcW w:w="4353" w:type="dxa"/>
            <w:shd w:val="clear" w:color="auto" w:fill="auto"/>
            <w:vAlign w:val="center"/>
          </w:tcPr>
          <w:p w14:paraId="0E23AEE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3.2.2.3:</w:t>
            </w:r>
            <w:r>
              <w:rPr>
                <w:rFonts w:ascii="Calibri" w:eastAsia="Times New Roman" w:hAnsi="Calibri" w:cs="Calibri"/>
                <w:sz w:val="18"/>
                <w:szCs w:val="18"/>
              </w:rPr>
              <w:t xml:space="preserve"> Design and implementation of a capacity building program on green, energy efficient and low carbon technologies for waste management in the phosphate mining and refining sub-sector. </w:t>
            </w:r>
          </w:p>
        </w:tc>
        <w:tc>
          <w:tcPr>
            <w:tcW w:w="429" w:type="dxa"/>
            <w:shd w:val="clear" w:color="auto" w:fill="auto"/>
            <w:vAlign w:val="center"/>
          </w:tcPr>
          <w:p w14:paraId="09FA3F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06581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12523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CCDA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F95C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A50E1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BEC2C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7932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95DE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27D68C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029F8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527A9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AD7C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95C4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99BA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B95E2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01D36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BD245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BD1F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E634D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9DF658A" w14:textId="77777777">
        <w:trPr>
          <w:trHeight w:val="720"/>
        </w:trPr>
        <w:tc>
          <w:tcPr>
            <w:tcW w:w="4353" w:type="dxa"/>
            <w:shd w:val="clear" w:color="auto" w:fill="auto"/>
            <w:vAlign w:val="center"/>
          </w:tcPr>
          <w:p w14:paraId="79E2AF2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3.2.2.4:</w:t>
            </w:r>
            <w:r>
              <w:rPr>
                <w:rFonts w:ascii="Calibri" w:eastAsia="Times New Roman" w:hAnsi="Calibri" w:cs="Calibri"/>
                <w:sz w:val="18"/>
                <w:szCs w:val="18"/>
              </w:rPr>
              <w:t xml:space="preserve"> Evaluation of the capacity building program of the phosphate mining and refining sub-sector a year after the completion and potential design and implementation of corrective actions to complete the training.</w:t>
            </w:r>
          </w:p>
        </w:tc>
        <w:tc>
          <w:tcPr>
            <w:tcW w:w="429" w:type="dxa"/>
            <w:shd w:val="clear" w:color="auto" w:fill="auto"/>
            <w:vAlign w:val="center"/>
          </w:tcPr>
          <w:p w14:paraId="08677D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55053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5A698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463C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89A49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0DEA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ED16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95F9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A327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2047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6C42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5032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BB83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BF08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B35E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4D39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AB63F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CAF12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35B17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8943C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745D0F3A" w14:textId="77777777">
        <w:trPr>
          <w:trHeight w:val="720"/>
        </w:trPr>
        <w:tc>
          <w:tcPr>
            <w:tcW w:w="4353" w:type="dxa"/>
            <w:shd w:val="clear" w:color="auto" w:fill="auto"/>
            <w:vAlign w:val="center"/>
          </w:tcPr>
          <w:p w14:paraId="5A47123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3.2.2.5:</w:t>
            </w:r>
            <w:r>
              <w:rPr>
                <w:rFonts w:ascii="Calibri" w:eastAsia="Times New Roman" w:hAnsi="Calibri" w:cs="Calibri"/>
                <w:sz w:val="18"/>
                <w:szCs w:val="18"/>
              </w:rPr>
              <w:t xml:space="preserve"> Design and implementation of a capacity building program on green, energy efficient and low carbon technologies for waste management in the phosphate chemicals production sub-sector. </w:t>
            </w:r>
          </w:p>
        </w:tc>
        <w:tc>
          <w:tcPr>
            <w:tcW w:w="429" w:type="dxa"/>
            <w:shd w:val="clear" w:color="auto" w:fill="auto"/>
            <w:vAlign w:val="center"/>
          </w:tcPr>
          <w:p w14:paraId="73935C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76343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630E7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330F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ADE50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DCD42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680C7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58052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6F4B9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57454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CD05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6628F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E2F0D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12D6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C73E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DB4BD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D739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CDBC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FD4D6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2F9B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F882AFA" w14:textId="77777777">
        <w:trPr>
          <w:trHeight w:val="46"/>
        </w:trPr>
        <w:tc>
          <w:tcPr>
            <w:tcW w:w="4353" w:type="dxa"/>
            <w:shd w:val="clear" w:color="auto" w:fill="auto"/>
            <w:vAlign w:val="center"/>
          </w:tcPr>
          <w:p w14:paraId="311E106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3.2.2.6:</w:t>
            </w:r>
            <w:r>
              <w:rPr>
                <w:rFonts w:ascii="Calibri" w:eastAsia="Times New Roman" w:hAnsi="Calibri" w:cs="Calibri"/>
                <w:sz w:val="18"/>
                <w:szCs w:val="18"/>
              </w:rPr>
              <w:t xml:space="preserve"> Evaluation of the capacity building program of the phosphate chemicals production sub-sector a year after the completion and potential design </w:t>
            </w:r>
            <w:r>
              <w:rPr>
                <w:rFonts w:ascii="Calibri" w:eastAsia="Times New Roman" w:hAnsi="Calibri" w:cs="Calibri"/>
                <w:sz w:val="18"/>
                <w:szCs w:val="18"/>
              </w:rPr>
              <w:lastRenderedPageBreak/>
              <w:t>and implementation of corrective actions to complete the training.</w:t>
            </w:r>
          </w:p>
        </w:tc>
        <w:tc>
          <w:tcPr>
            <w:tcW w:w="429" w:type="dxa"/>
            <w:shd w:val="clear" w:color="auto" w:fill="auto"/>
            <w:vAlign w:val="center"/>
          </w:tcPr>
          <w:p w14:paraId="6968A5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 </w:t>
            </w:r>
          </w:p>
        </w:tc>
        <w:tc>
          <w:tcPr>
            <w:tcW w:w="429" w:type="dxa"/>
            <w:shd w:val="clear" w:color="auto" w:fill="auto"/>
            <w:vAlign w:val="center"/>
          </w:tcPr>
          <w:p w14:paraId="6EA2D8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85A6F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61C5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E43E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C3659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1CFA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D35C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8E4F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77B13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A2C3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A3BBA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07AD4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3E72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B3D2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97EE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DA486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BCD8C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A07F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4DEC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11BD425" w14:textId="77777777">
        <w:trPr>
          <w:trHeight w:val="720"/>
        </w:trPr>
        <w:tc>
          <w:tcPr>
            <w:tcW w:w="4353" w:type="dxa"/>
            <w:shd w:val="clear" w:color="auto" w:fill="auto"/>
            <w:vAlign w:val="center"/>
          </w:tcPr>
          <w:p w14:paraId="65E58698"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 xml:space="preserve">Activity 3.2.3.1: </w:t>
            </w:r>
            <w:r>
              <w:rPr>
                <w:rFonts w:ascii="Calibri" w:eastAsia="Times New Roman" w:hAnsi="Calibri" w:cs="Calibri"/>
                <w:sz w:val="18"/>
                <w:szCs w:val="18"/>
              </w:rPr>
              <w:t xml:space="preserve">Preparation and dissemination of case studies and lessons learned based on the application of demonstrated green, low carbon waste management technologies in the phosphate mining and refining sub-sector. </w:t>
            </w:r>
          </w:p>
        </w:tc>
        <w:tc>
          <w:tcPr>
            <w:tcW w:w="429" w:type="dxa"/>
            <w:shd w:val="clear" w:color="auto" w:fill="auto"/>
            <w:vAlign w:val="center"/>
          </w:tcPr>
          <w:p w14:paraId="316963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329E0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889B0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53B97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A26C3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C27D1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AB9B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87F13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E12B0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0FE3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28A9C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AAA3B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C1E0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BD351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4F289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80EB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D397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7819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98436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2CC8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646B5AC3" w14:textId="77777777">
        <w:trPr>
          <w:trHeight w:val="720"/>
        </w:trPr>
        <w:tc>
          <w:tcPr>
            <w:tcW w:w="4353" w:type="dxa"/>
            <w:shd w:val="clear" w:color="auto" w:fill="auto"/>
            <w:vAlign w:val="center"/>
          </w:tcPr>
          <w:p w14:paraId="73A6388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3.2.3.2:</w:t>
            </w:r>
            <w:r>
              <w:rPr>
                <w:rFonts w:ascii="Calibri" w:eastAsia="Times New Roman" w:hAnsi="Calibri" w:cs="Calibri"/>
                <w:sz w:val="18"/>
                <w:szCs w:val="18"/>
              </w:rPr>
              <w:t xml:space="preserve"> Preparation and dissemination of case studies and lessons learned based on the application of demonstrated green, low carbon waste management technologies in the phosphate chemicals production sub-sector. </w:t>
            </w:r>
          </w:p>
        </w:tc>
        <w:tc>
          <w:tcPr>
            <w:tcW w:w="429" w:type="dxa"/>
            <w:shd w:val="clear" w:color="auto" w:fill="auto"/>
            <w:vAlign w:val="center"/>
          </w:tcPr>
          <w:p w14:paraId="4AD275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6E017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DF875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CEF7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EC78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7E203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9D8E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681C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1930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55D60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A3F25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95C9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45FF0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FAB25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3C27C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733B9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65E5A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D125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E858B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3A1C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5A73E0E" w14:textId="77777777">
        <w:trPr>
          <w:trHeight w:val="720"/>
        </w:trPr>
        <w:tc>
          <w:tcPr>
            <w:tcW w:w="4353" w:type="dxa"/>
            <w:shd w:val="clear" w:color="auto" w:fill="auto"/>
            <w:vAlign w:val="center"/>
          </w:tcPr>
          <w:p w14:paraId="0585C7F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3.2.3.3:</w:t>
            </w:r>
            <w:r>
              <w:rPr>
                <w:rFonts w:ascii="Calibri" w:eastAsia="Times New Roman" w:hAnsi="Calibri" w:cs="Calibri"/>
                <w:sz w:val="18"/>
                <w:szCs w:val="18"/>
              </w:rPr>
              <w:t xml:space="preserve"> Development, publication, and dissemination of green and low carbon waste management technologies and operation guidelines in the phosphate mining and refining sub-sector to replicate and scale-up the demos.</w:t>
            </w:r>
          </w:p>
        </w:tc>
        <w:tc>
          <w:tcPr>
            <w:tcW w:w="429" w:type="dxa"/>
            <w:shd w:val="clear" w:color="auto" w:fill="auto"/>
            <w:vAlign w:val="center"/>
          </w:tcPr>
          <w:p w14:paraId="785593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5FCA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7F9CB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13C6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C0BB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F3F4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7ED91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FFC7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29966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FDB9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CDD9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D0A92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9831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A38C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4FF0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C42E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D2FDF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A910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E0D5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683A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EA0CAFA" w14:textId="77777777">
        <w:trPr>
          <w:trHeight w:val="960"/>
        </w:trPr>
        <w:tc>
          <w:tcPr>
            <w:tcW w:w="4353" w:type="dxa"/>
            <w:shd w:val="clear" w:color="auto" w:fill="auto"/>
            <w:vAlign w:val="center"/>
          </w:tcPr>
          <w:p w14:paraId="7C0445A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3.2.3.4:</w:t>
            </w:r>
            <w:r>
              <w:rPr>
                <w:rFonts w:ascii="Calibri" w:eastAsia="Times New Roman" w:hAnsi="Calibri" w:cs="Calibri"/>
                <w:sz w:val="18"/>
                <w:szCs w:val="18"/>
              </w:rPr>
              <w:t xml:space="preserve"> Development, publication, and dissemination of green and low carbon waste management technologies and operation guidelines in the phosphate chemicals production sub-sector to replicate and scale-up the demos.</w:t>
            </w:r>
          </w:p>
        </w:tc>
        <w:tc>
          <w:tcPr>
            <w:tcW w:w="429" w:type="dxa"/>
            <w:shd w:val="clear" w:color="auto" w:fill="auto"/>
            <w:vAlign w:val="center"/>
          </w:tcPr>
          <w:p w14:paraId="4AF1C6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84E8A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383335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F8FC6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9C1D0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74AC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609BA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E3B4C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3E21D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81D6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40C68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B137E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5F744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9FF1B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ADF72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346D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4B35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F57DC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A6CD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23677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E60C100" w14:textId="77777777">
        <w:trPr>
          <w:trHeight w:val="1200"/>
        </w:trPr>
        <w:tc>
          <w:tcPr>
            <w:tcW w:w="4353" w:type="dxa"/>
            <w:shd w:val="clear" w:color="auto" w:fill="auto"/>
            <w:vAlign w:val="center"/>
          </w:tcPr>
          <w:p w14:paraId="1997981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3.2.3.5:</w:t>
            </w:r>
            <w:r>
              <w:rPr>
                <w:rFonts w:ascii="Calibri" w:eastAsia="Times New Roman" w:hAnsi="Calibri" w:cs="Calibri"/>
                <w:sz w:val="18"/>
                <w:szCs w:val="18"/>
              </w:rPr>
              <w:t xml:space="preserve"> Development of implementation plans and action plans for demos replication and scale-up to facilitate the establishment of green factories, the production of green products and the promotion of demonstrated green, energy-efficient and low-carbon technologies in the phosphate mining and refining sub-sector in different regions of the country.</w:t>
            </w:r>
          </w:p>
        </w:tc>
        <w:tc>
          <w:tcPr>
            <w:tcW w:w="429" w:type="dxa"/>
            <w:shd w:val="clear" w:color="auto" w:fill="auto"/>
            <w:vAlign w:val="center"/>
          </w:tcPr>
          <w:p w14:paraId="67B15C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A48C1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42F88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EA481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0FAF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CD353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4730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1F0E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7B5C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1958F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1C11D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87FE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43CD5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CE18D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4051F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3835E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CF24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B2AE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BE885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25B29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5919DC4F" w14:textId="77777777">
        <w:trPr>
          <w:trHeight w:val="1440"/>
        </w:trPr>
        <w:tc>
          <w:tcPr>
            <w:tcW w:w="4353" w:type="dxa"/>
            <w:shd w:val="clear" w:color="auto" w:fill="auto"/>
            <w:vAlign w:val="center"/>
          </w:tcPr>
          <w:p w14:paraId="30D8D0B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3.2.3.6:</w:t>
            </w:r>
            <w:r>
              <w:rPr>
                <w:rFonts w:ascii="Calibri" w:eastAsia="Times New Roman" w:hAnsi="Calibri" w:cs="Calibri"/>
                <w:sz w:val="18"/>
                <w:szCs w:val="18"/>
              </w:rPr>
              <w:t xml:space="preserve"> Approval and promotion of the application of the development and implementation plans formulated under Activity 3.2.3.5 to facilitate the establishment of green factories, the production of green products and the implementation of demonstrated green, energy-efficient and low-carbon technologies in the phosphate chemicals production sub-sector in different regions of the country.</w:t>
            </w:r>
          </w:p>
        </w:tc>
        <w:tc>
          <w:tcPr>
            <w:tcW w:w="429" w:type="dxa"/>
            <w:shd w:val="clear" w:color="auto" w:fill="auto"/>
            <w:vAlign w:val="center"/>
          </w:tcPr>
          <w:p w14:paraId="08CB49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79D38C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3BB8E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D5A1E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5036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492E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F8A44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66E59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27C44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50F2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060E0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FA12E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8589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EEF95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8461D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4E28E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28DF4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AD817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EFAF0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6BE55C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31040BC3" w14:textId="77777777">
        <w:trPr>
          <w:trHeight w:val="960"/>
        </w:trPr>
        <w:tc>
          <w:tcPr>
            <w:tcW w:w="4353" w:type="dxa"/>
            <w:shd w:val="clear" w:color="auto" w:fill="auto"/>
            <w:vAlign w:val="center"/>
          </w:tcPr>
          <w:p w14:paraId="5025A5D4"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lastRenderedPageBreak/>
              <w:t>Activity 3.2.3.7:</w:t>
            </w:r>
            <w:r>
              <w:rPr>
                <w:rFonts w:ascii="Calibri" w:eastAsia="Times New Roman" w:hAnsi="Calibri" w:cs="Calibri"/>
                <w:sz w:val="18"/>
                <w:szCs w:val="18"/>
              </w:rPr>
              <w:t xml:space="preserve"> Development of implementation plans and action plans for demos replication and scale-up to facilitate the promotion of demonstrated green, energy-efficient and low-carbon technologies in the phosphate chemicals production sub-sector in different regions of the country.</w:t>
            </w:r>
          </w:p>
        </w:tc>
        <w:tc>
          <w:tcPr>
            <w:tcW w:w="429" w:type="dxa"/>
            <w:shd w:val="clear" w:color="auto" w:fill="auto"/>
            <w:vAlign w:val="center"/>
          </w:tcPr>
          <w:p w14:paraId="4F579B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EFFA1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5FE9F3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D2CF3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77A1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86E84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2EC5D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0BFF6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F52BF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4769A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50680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56D3C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ABD09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12AA8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C7F68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EE730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62EBB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9ED68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3D05B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B4DC1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4FF0447" w14:textId="77777777">
        <w:trPr>
          <w:trHeight w:val="1440"/>
        </w:trPr>
        <w:tc>
          <w:tcPr>
            <w:tcW w:w="4353" w:type="dxa"/>
            <w:shd w:val="clear" w:color="auto" w:fill="auto"/>
            <w:vAlign w:val="center"/>
          </w:tcPr>
          <w:p w14:paraId="0343F24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3.2.3.8:</w:t>
            </w:r>
            <w:r>
              <w:rPr>
                <w:rFonts w:ascii="Calibri" w:eastAsia="Times New Roman" w:hAnsi="Calibri" w:cs="Calibri"/>
                <w:sz w:val="18"/>
                <w:szCs w:val="18"/>
              </w:rPr>
              <w:t xml:space="preserve"> Approval and promotion of the application of the development and implementation plans formulated under Activity 3.2.3.7 to facilitate the establishment of green factories, the production of green products and the implementation of demonstrated green, energy-efficient and low-carbon technologies in the phosphate chemicals production sub-sector in different regions of the country.</w:t>
            </w:r>
          </w:p>
        </w:tc>
        <w:tc>
          <w:tcPr>
            <w:tcW w:w="429" w:type="dxa"/>
            <w:shd w:val="clear" w:color="auto" w:fill="auto"/>
            <w:vAlign w:val="center"/>
          </w:tcPr>
          <w:p w14:paraId="60B2A8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40E694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68D456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4F5B8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1B195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4C9CF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D3492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D8D1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CF70A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C6B46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A8B91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5566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2546B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A584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C8A6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57ABD8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6AEEA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2F5E4C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FB9333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EEF14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1C91AA2A" w14:textId="77777777">
        <w:trPr>
          <w:trHeight w:val="720"/>
        </w:trPr>
        <w:tc>
          <w:tcPr>
            <w:tcW w:w="4353" w:type="dxa"/>
            <w:shd w:val="clear" w:color="auto" w:fill="auto"/>
            <w:vAlign w:val="center"/>
          </w:tcPr>
          <w:p w14:paraId="4653C38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3.2.3.9:</w:t>
            </w:r>
            <w:r>
              <w:rPr>
                <w:rFonts w:ascii="Calibri" w:eastAsia="Times New Roman" w:hAnsi="Calibri" w:cs="Calibri"/>
                <w:sz w:val="18"/>
                <w:szCs w:val="18"/>
              </w:rPr>
              <w:t xml:space="preserve"> Enhancement of the capacity of the engineering service provision industry that are currently supporting the phosphate mining and refining sub-sector in their waste management requirements.</w:t>
            </w:r>
          </w:p>
        </w:tc>
        <w:tc>
          <w:tcPr>
            <w:tcW w:w="429" w:type="dxa"/>
            <w:shd w:val="clear" w:color="auto" w:fill="auto"/>
            <w:vAlign w:val="center"/>
          </w:tcPr>
          <w:p w14:paraId="1681D5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DD77C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EC8D7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9EF5E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EF6E4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0A9A2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6BB91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4DC5D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50148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4359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1BCD8B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77314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4E391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9510D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757FBD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0A79E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968F8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B05C1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6CBB6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401263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r w:rsidR="00F5335A" w14:paraId="00D864FB" w14:textId="77777777">
        <w:trPr>
          <w:trHeight w:val="720"/>
        </w:trPr>
        <w:tc>
          <w:tcPr>
            <w:tcW w:w="4353" w:type="dxa"/>
            <w:shd w:val="clear" w:color="auto" w:fill="auto"/>
            <w:vAlign w:val="center"/>
          </w:tcPr>
          <w:p w14:paraId="1B39BFE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Activity 3.2.3.10:</w:t>
            </w:r>
            <w:r>
              <w:rPr>
                <w:rFonts w:ascii="Calibri" w:eastAsia="Times New Roman" w:hAnsi="Calibri" w:cs="Calibri"/>
                <w:sz w:val="18"/>
                <w:szCs w:val="18"/>
              </w:rPr>
              <w:t xml:space="preserve"> Enhancement of the capacity of the engineering service provision industry that are currently supporting the phosphate chemicals production sub-sector in their waste management requirements.</w:t>
            </w:r>
          </w:p>
        </w:tc>
        <w:tc>
          <w:tcPr>
            <w:tcW w:w="429" w:type="dxa"/>
            <w:shd w:val="clear" w:color="auto" w:fill="auto"/>
            <w:vAlign w:val="center"/>
          </w:tcPr>
          <w:p w14:paraId="11841F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14B51F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29" w:type="dxa"/>
            <w:shd w:val="clear" w:color="auto" w:fill="auto"/>
            <w:vAlign w:val="center"/>
          </w:tcPr>
          <w:p w14:paraId="038D6D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39D0B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1AC093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8D758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87A92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159BA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6A6347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7DB0F8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948AF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44817A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364063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29BF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5F9C63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000000" w:fill="FFFF00"/>
            <w:vAlign w:val="center"/>
          </w:tcPr>
          <w:p w14:paraId="0D91F7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33CBA9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273A9F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F108E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c>
          <w:tcPr>
            <w:tcW w:w="430" w:type="dxa"/>
            <w:shd w:val="clear" w:color="auto" w:fill="auto"/>
            <w:vAlign w:val="center"/>
          </w:tcPr>
          <w:p w14:paraId="0932E7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w:t>
            </w:r>
          </w:p>
        </w:tc>
      </w:tr>
    </w:tbl>
    <w:p w14:paraId="08A69BD2" w14:textId="77777777" w:rsidR="00F5335A" w:rsidRDefault="00F5335A">
      <w:pPr>
        <w:keepNext/>
        <w:spacing w:after="0" w:line="240" w:lineRule="auto"/>
        <w:jc w:val="both"/>
        <w:outlineLvl w:val="1"/>
        <w:rPr>
          <w:rFonts w:ascii="Calibri" w:hAnsi="Calibri" w:cs="Calibri"/>
          <w:b/>
          <w:bCs/>
        </w:rPr>
        <w:sectPr w:rsidR="00F5335A">
          <w:pgSz w:w="15840" w:h="12240" w:orient="landscape"/>
          <w:pgMar w:top="1440" w:right="1440" w:bottom="1440" w:left="1440" w:header="720" w:footer="720" w:gutter="0"/>
          <w:cols w:space="720"/>
          <w:docGrid w:linePitch="360"/>
        </w:sectPr>
      </w:pPr>
    </w:p>
    <w:p w14:paraId="7AB48853" w14:textId="77777777" w:rsidR="00F5335A" w:rsidRDefault="00795F6F">
      <w:pPr>
        <w:keepNext/>
        <w:spacing w:after="0" w:line="240" w:lineRule="auto"/>
        <w:jc w:val="both"/>
        <w:outlineLvl w:val="1"/>
        <w:rPr>
          <w:rFonts w:ascii="Calibri" w:hAnsi="Calibri" w:cs="Calibri"/>
          <w:b/>
          <w:bCs/>
        </w:rPr>
      </w:pPr>
      <w:bookmarkStart w:id="446" w:name="_Toc88064345"/>
      <w:r>
        <w:rPr>
          <w:rFonts w:ascii="Calibri" w:hAnsi="Calibri" w:cs="Calibri"/>
          <w:b/>
          <w:bCs/>
        </w:rPr>
        <w:lastRenderedPageBreak/>
        <w:t xml:space="preserve">Annex 4: </w:t>
      </w:r>
      <w:bookmarkEnd w:id="433"/>
      <w:bookmarkEnd w:id="434"/>
      <w:r>
        <w:rPr>
          <w:rFonts w:ascii="Calibri" w:hAnsi="Calibri" w:cs="Calibri"/>
          <w:b/>
          <w:bCs/>
        </w:rPr>
        <w:t>UNDP Social and Environmental Screening Procedure (SESP)</w:t>
      </w:r>
      <w:bookmarkEnd w:id="446"/>
      <w:r>
        <w:rPr>
          <w:rFonts w:ascii="Calibri" w:hAnsi="Calibri" w:cs="Calibri"/>
          <w:b/>
          <w:bCs/>
        </w:rPr>
        <w:t xml:space="preserve"> </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F5335A" w:rsidDel="009E7685" w14:paraId="0F5A443B" w14:textId="42B9833D">
        <w:trPr>
          <w:trHeight w:val="251"/>
          <w:del w:id="447" w:author="Phatthamon Jantalae" w:date="2022-06-16T16:40:00Z"/>
        </w:trPr>
        <w:tc>
          <w:tcPr>
            <w:tcW w:w="4225" w:type="dxa"/>
            <w:shd w:val="clear" w:color="auto" w:fill="C6D9F1"/>
            <w:vAlign w:val="center"/>
          </w:tcPr>
          <w:p w14:paraId="7ADED6F7" w14:textId="3748271D" w:rsidR="00F5335A" w:rsidDel="009E7685" w:rsidRDefault="00795F6F">
            <w:pPr>
              <w:tabs>
                <w:tab w:val="left" w:pos="360"/>
              </w:tabs>
              <w:spacing w:after="0" w:line="240" w:lineRule="auto"/>
              <w:rPr>
                <w:del w:id="448" w:author="Phatthamon Jantalae" w:date="2022-06-16T16:40:00Z"/>
                <w:rFonts w:ascii="Calibri" w:hAnsi="Calibri" w:cs="Calibri"/>
                <w:b/>
                <w:i/>
                <w:color w:val="000000"/>
              </w:rPr>
            </w:pPr>
            <w:del w:id="449" w:author="Phatthamon Jantalae" w:date="2022-06-16T16:40:00Z">
              <w:r w:rsidDel="009E7685">
                <w:rPr>
                  <w:rFonts w:ascii="Calibri" w:hAnsi="Calibri" w:cs="Calibri"/>
                  <w:b/>
                  <w:i/>
                  <w:color w:val="000000"/>
                </w:rPr>
                <w:delText xml:space="preserve">Project Information </w:delText>
              </w:r>
            </w:del>
          </w:p>
        </w:tc>
        <w:tc>
          <w:tcPr>
            <w:tcW w:w="9023" w:type="dxa"/>
            <w:shd w:val="clear" w:color="auto" w:fill="C6D9F1"/>
            <w:vAlign w:val="center"/>
          </w:tcPr>
          <w:p w14:paraId="51E9BF3C" w14:textId="66115A13" w:rsidR="00F5335A" w:rsidDel="009E7685" w:rsidRDefault="00F5335A">
            <w:pPr>
              <w:spacing w:after="0" w:line="240" w:lineRule="auto"/>
              <w:rPr>
                <w:del w:id="450" w:author="Phatthamon Jantalae" w:date="2022-06-16T16:40:00Z"/>
                <w:rFonts w:ascii="Calibri" w:hAnsi="Calibri" w:cs="Calibri"/>
                <w:i/>
                <w:color w:val="000000"/>
              </w:rPr>
            </w:pPr>
          </w:p>
        </w:tc>
      </w:tr>
      <w:tr w:rsidR="00F5335A" w:rsidDel="009E7685" w14:paraId="3F40D2BD" w14:textId="1AB21FD4">
        <w:trPr>
          <w:trHeight w:val="288"/>
          <w:del w:id="451" w:author="Phatthamon Jantalae" w:date="2022-06-16T16:40:00Z"/>
        </w:trPr>
        <w:tc>
          <w:tcPr>
            <w:tcW w:w="4225" w:type="dxa"/>
            <w:vAlign w:val="center"/>
          </w:tcPr>
          <w:p w14:paraId="14F84056" w14:textId="4A79458E" w:rsidR="00F5335A" w:rsidRPr="009E7685" w:rsidDel="009E7685" w:rsidRDefault="00795F6F">
            <w:pPr>
              <w:pStyle w:val="ColorfulList-Accent11"/>
              <w:numPr>
                <w:ilvl w:val="0"/>
                <w:numId w:val="33"/>
              </w:numPr>
              <w:ind w:left="360"/>
              <w:jc w:val="left"/>
              <w:rPr>
                <w:del w:id="452" w:author="Phatthamon Jantalae" w:date="2022-06-16T16:40:00Z"/>
                <w:rFonts w:ascii="Calibri" w:hAnsi="Calibri" w:cs="Calibri"/>
                <w:sz w:val="22"/>
                <w:u w:val="none"/>
              </w:rPr>
            </w:pPr>
            <w:del w:id="453" w:author="Phatthamon Jantalae" w:date="2022-06-16T16:40:00Z">
              <w:r w:rsidRPr="009E7685" w:rsidDel="009E7685">
                <w:rPr>
                  <w:rFonts w:ascii="Calibri" w:hAnsi="Calibri" w:cs="Calibri"/>
                  <w:sz w:val="22"/>
                  <w:u w:val="none"/>
                </w:rPr>
                <w:delText>Project Title</w:delText>
              </w:r>
            </w:del>
          </w:p>
        </w:tc>
        <w:tc>
          <w:tcPr>
            <w:tcW w:w="9023" w:type="dxa"/>
            <w:vAlign w:val="center"/>
          </w:tcPr>
          <w:p w14:paraId="12C8DFDD" w14:textId="01AE6700" w:rsidR="00F5335A" w:rsidDel="009E7685" w:rsidRDefault="00795F6F">
            <w:pPr>
              <w:spacing w:after="0" w:line="240" w:lineRule="auto"/>
              <w:rPr>
                <w:del w:id="454" w:author="Phatthamon Jantalae" w:date="2022-06-16T16:40:00Z"/>
                <w:rFonts w:ascii="Calibri" w:hAnsi="Calibri" w:cs="Calibri"/>
              </w:rPr>
            </w:pPr>
            <w:del w:id="455" w:author="Phatthamon Jantalae" w:date="2022-06-16T16:40:00Z">
              <w:r w:rsidDel="009E7685">
                <w:rPr>
                  <w:rFonts w:ascii="Calibri" w:hAnsi="Calibri" w:cs="Calibri"/>
                </w:rPr>
                <w:delText>Facilitating Cleaner and Energy Efficient Phosphate Chemicals Industry in China (PhosChemEE) Project</w:delText>
              </w:r>
            </w:del>
          </w:p>
        </w:tc>
      </w:tr>
      <w:tr w:rsidR="00F5335A" w:rsidDel="009E7685" w14:paraId="605645EF" w14:textId="27B4EB39">
        <w:trPr>
          <w:trHeight w:val="288"/>
          <w:del w:id="456" w:author="Phatthamon Jantalae" w:date="2022-06-16T16:40:00Z"/>
        </w:trPr>
        <w:tc>
          <w:tcPr>
            <w:tcW w:w="4225" w:type="dxa"/>
            <w:vAlign w:val="center"/>
          </w:tcPr>
          <w:p w14:paraId="34E17201" w14:textId="18D53FEF" w:rsidR="00F5335A" w:rsidRPr="009E7685" w:rsidDel="009E7685" w:rsidRDefault="00795F6F">
            <w:pPr>
              <w:pStyle w:val="ColorfulList-Accent11"/>
              <w:numPr>
                <w:ilvl w:val="0"/>
                <w:numId w:val="33"/>
              </w:numPr>
              <w:ind w:left="360"/>
              <w:jc w:val="left"/>
              <w:rPr>
                <w:del w:id="457" w:author="Phatthamon Jantalae" w:date="2022-06-16T16:40:00Z"/>
                <w:rFonts w:ascii="Calibri" w:hAnsi="Calibri" w:cs="Calibri"/>
                <w:sz w:val="22"/>
                <w:u w:val="none"/>
              </w:rPr>
            </w:pPr>
            <w:del w:id="458" w:author="Phatthamon Jantalae" w:date="2022-06-16T16:40:00Z">
              <w:r w:rsidRPr="009E7685" w:rsidDel="009E7685">
                <w:rPr>
                  <w:rFonts w:ascii="Calibri" w:hAnsi="Calibri" w:cs="Calibri"/>
                  <w:sz w:val="22"/>
                  <w:u w:val="none"/>
                </w:rPr>
                <w:delText>Project Number (i.e. Atlas project ID, PIMS+)</w:delText>
              </w:r>
            </w:del>
          </w:p>
        </w:tc>
        <w:tc>
          <w:tcPr>
            <w:tcW w:w="9023" w:type="dxa"/>
            <w:vAlign w:val="center"/>
          </w:tcPr>
          <w:p w14:paraId="47DF65EE" w14:textId="1F44A684" w:rsidR="00F5335A" w:rsidDel="009E7685" w:rsidRDefault="00795F6F">
            <w:pPr>
              <w:spacing w:after="0" w:line="240" w:lineRule="auto"/>
              <w:rPr>
                <w:del w:id="459" w:author="Phatthamon Jantalae" w:date="2022-06-16T16:40:00Z"/>
                <w:rFonts w:ascii="Calibri" w:hAnsi="Calibri" w:cs="Calibri"/>
              </w:rPr>
            </w:pPr>
            <w:del w:id="460" w:author="Phatthamon Jantalae" w:date="2022-06-16T16:40:00Z">
              <w:r w:rsidDel="009E7685">
                <w:rPr>
                  <w:rFonts w:ascii="Calibri" w:hAnsi="Calibri" w:cs="Calibri"/>
                </w:rPr>
                <w:delText>PIMS 6618</w:delText>
              </w:r>
            </w:del>
          </w:p>
        </w:tc>
      </w:tr>
      <w:tr w:rsidR="00F5335A" w:rsidDel="009E7685" w14:paraId="7824FB1D" w14:textId="469316A5">
        <w:trPr>
          <w:trHeight w:val="288"/>
          <w:del w:id="461" w:author="Phatthamon Jantalae" w:date="2022-06-16T16:40:00Z"/>
        </w:trPr>
        <w:tc>
          <w:tcPr>
            <w:tcW w:w="4225" w:type="dxa"/>
            <w:vAlign w:val="center"/>
          </w:tcPr>
          <w:p w14:paraId="68C5BFEF" w14:textId="309B76EE" w:rsidR="00F5335A" w:rsidRPr="009E7685" w:rsidDel="009E7685" w:rsidRDefault="00795F6F">
            <w:pPr>
              <w:pStyle w:val="ColorfulList-Accent11"/>
              <w:numPr>
                <w:ilvl w:val="0"/>
                <w:numId w:val="33"/>
              </w:numPr>
              <w:ind w:left="360"/>
              <w:jc w:val="left"/>
              <w:rPr>
                <w:del w:id="462" w:author="Phatthamon Jantalae" w:date="2022-06-16T16:40:00Z"/>
                <w:rFonts w:ascii="Calibri" w:hAnsi="Calibri" w:cs="Calibri"/>
                <w:sz w:val="22"/>
                <w:u w:val="none"/>
              </w:rPr>
            </w:pPr>
            <w:del w:id="463" w:author="Phatthamon Jantalae" w:date="2022-06-16T16:40:00Z">
              <w:r w:rsidRPr="009E7685" w:rsidDel="009E7685">
                <w:rPr>
                  <w:rFonts w:ascii="Calibri" w:hAnsi="Calibri" w:cs="Calibri"/>
                  <w:sz w:val="22"/>
                  <w:u w:val="none"/>
                </w:rPr>
                <w:delText>Location (Global/Region/Country)</w:delText>
              </w:r>
            </w:del>
          </w:p>
        </w:tc>
        <w:tc>
          <w:tcPr>
            <w:tcW w:w="9023" w:type="dxa"/>
            <w:vAlign w:val="center"/>
          </w:tcPr>
          <w:p w14:paraId="05611310" w14:textId="2A136EEC" w:rsidR="00F5335A" w:rsidDel="009E7685" w:rsidRDefault="00795F6F">
            <w:pPr>
              <w:spacing w:after="0" w:line="240" w:lineRule="auto"/>
              <w:rPr>
                <w:del w:id="464" w:author="Phatthamon Jantalae" w:date="2022-06-16T16:40:00Z"/>
                <w:rFonts w:ascii="Calibri" w:hAnsi="Calibri" w:cs="Calibri"/>
              </w:rPr>
            </w:pPr>
            <w:del w:id="465" w:author="Phatthamon Jantalae" w:date="2022-06-16T16:40:00Z">
              <w:r w:rsidDel="009E7685">
                <w:rPr>
                  <w:rFonts w:ascii="Calibri" w:hAnsi="Calibri" w:cs="Calibri"/>
                </w:rPr>
                <w:delText>China, People’s Republic</w:delText>
              </w:r>
            </w:del>
          </w:p>
        </w:tc>
      </w:tr>
      <w:tr w:rsidR="00F5335A" w:rsidDel="009E7685" w14:paraId="688F4EEC" w14:textId="0BC8E078">
        <w:trPr>
          <w:trHeight w:val="288"/>
          <w:del w:id="466" w:author="Phatthamon Jantalae" w:date="2022-06-16T16:40:00Z"/>
        </w:trPr>
        <w:tc>
          <w:tcPr>
            <w:tcW w:w="4225" w:type="dxa"/>
            <w:vAlign w:val="center"/>
          </w:tcPr>
          <w:p w14:paraId="3DC2917B" w14:textId="778B49BF" w:rsidR="00F5335A" w:rsidRPr="009E7685" w:rsidDel="009E7685" w:rsidRDefault="00795F6F">
            <w:pPr>
              <w:pStyle w:val="ColorfulList-Accent11"/>
              <w:numPr>
                <w:ilvl w:val="0"/>
                <w:numId w:val="33"/>
              </w:numPr>
              <w:ind w:left="360"/>
              <w:jc w:val="left"/>
              <w:rPr>
                <w:del w:id="467" w:author="Phatthamon Jantalae" w:date="2022-06-16T16:40:00Z"/>
                <w:rFonts w:ascii="Calibri" w:hAnsi="Calibri" w:cs="Calibri"/>
                <w:sz w:val="22"/>
                <w:u w:val="none"/>
              </w:rPr>
            </w:pPr>
            <w:del w:id="468" w:author="Phatthamon Jantalae" w:date="2022-06-16T16:40:00Z">
              <w:r w:rsidRPr="009E7685" w:rsidDel="009E7685">
                <w:rPr>
                  <w:rFonts w:ascii="Calibri" w:hAnsi="Calibri" w:cs="Calibri"/>
                  <w:sz w:val="22"/>
                  <w:u w:val="none"/>
                </w:rPr>
                <w:delText>Project stage (Design or Implementation)</w:delText>
              </w:r>
            </w:del>
          </w:p>
        </w:tc>
        <w:tc>
          <w:tcPr>
            <w:tcW w:w="9023" w:type="dxa"/>
            <w:vAlign w:val="center"/>
          </w:tcPr>
          <w:p w14:paraId="6C53DE98" w14:textId="4D7139F2" w:rsidR="00F5335A" w:rsidDel="009E7685" w:rsidRDefault="00795F6F">
            <w:pPr>
              <w:spacing w:after="0" w:line="240" w:lineRule="auto"/>
              <w:rPr>
                <w:del w:id="469" w:author="Phatthamon Jantalae" w:date="2022-06-16T16:40:00Z"/>
                <w:rFonts w:ascii="Calibri" w:hAnsi="Calibri" w:cs="Calibri"/>
              </w:rPr>
            </w:pPr>
            <w:del w:id="470" w:author="Phatthamon Jantalae" w:date="2022-06-16T16:40:00Z">
              <w:r w:rsidDel="009E7685">
                <w:rPr>
                  <w:rFonts w:ascii="Calibri" w:hAnsi="Calibri" w:cs="Calibri"/>
                </w:rPr>
                <w:delText>Design (ProDoc)</w:delText>
              </w:r>
            </w:del>
          </w:p>
        </w:tc>
      </w:tr>
      <w:tr w:rsidR="00F5335A" w:rsidDel="009E7685" w14:paraId="70273C2E" w14:textId="4254A18F">
        <w:trPr>
          <w:trHeight w:val="288"/>
          <w:del w:id="471" w:author="Phatthamon Jantalae" w:date="2022-06-16T16:40:00Z"/>
        </w:trPr>
        <w:tc>
          <w:tcPr>
            <w:tcW w:w="4225" w:type="dxa"/>
            <w:vAlign w:val="center"/>
          </w:tcPr>
          <w:p w14:paraId="5CD3AE8A" w14:textId="316F3567" w:rsidR="00F5335A" w:rsidRPr="009E7685" w:rsidDel="009E7685" w:rsidRDefault="00795F6F">
            <w:pPr>
              <w:pStyle w:val="ColorfulList-Accent11"/>
              <w:numPr>
                <w:ilvl w:val="0"/>
                <w:numId w:val="33"/>
              </w:numPr>
              <w:ind w:left="360"/>
              <w:jc w:val="left"/>
              <w:rPr>
                <w:del w:id="472" w:author="Phatthamon Jantalae" w:date="2022-06-16T16:40:00Z"/>
                <w:rFonts w:ascii="Calibri" w:hAnsi="Calibri" w:cs="Calibri"/>
                <w:sz w:val="22"/>
                <w:u w:val="none"/>
              </w:rPr>
            </w:pPr>
            <w:del w:id="473" w:author="Phatthamon Jantalae" w:date="2022-06-16T16:40:00Z">
              <w:r w:rsidRPr="009E7685" w:rsidDel="009E7685">
                <w:rPr>
                  <w:rFonts w:ascii="Calibri" w:hAnsi="Calibri" w:cs="Calibri"/>
                  <w:sz w:val="22"/>
                  <w:u w:val="none"/>
                </w:rPr>
                <w:delText>Date</w:delText>
              </w:r>
            </w:del>
          </w:p>
        </w:tc>
        <w:tc>
          <w:tcPr>
            <w:tcW w:w="9023" w:type="dxa"/>
            <w:vAlign w:val="center"/>
          </w:tcPr>
          <w:p w14:paraId="3FDBD92C" w14:textId="19ADF9CB" w:rsidR="00F5335A" w:rsidDel="009E7685" w:rsidRDefault="00795F6F">
            <w:pPr>
              <w:spacing w:after="0" w:line="240" w:lineRule="auto"/>
              <w:rPr>
                <w:del w:id="474" w:author="Phatthamon Jantalae" w:date="2022-06-16T16:40:00Z"/>
                <w:rFonts w:ascii="Calibri" w:hAnsi="Calibri" w:cs="Calibri"/>
                <w:lang w:eastAsia="zh-CN"/>
              </w:rPr>
            </w:pPr>
            <w:del w:id="475" w:author="Phatthamon Jantalae" w:date="2022-06-16T16:39:00Z">
              <w:r w:rsidDel="009E7685">
                <w:rPr>
                  <w:rFonts w:ascii="Calibri" w:hAnsi="Calibri" w:cs="Calibri"/>
                  <w:lang w:eastAsia="zh-CN"/>
                </w:rPr>
                <w:delText>14 November 2021</w:delText>
              </w:r>
            </w:del>
          </w:p>
        </w:tc>
      </w:tr>
    </w:tbl>
    <w:p w14:paraId="2C3CB0B1" w14:textId="43C6C95C" w:rsidR="00F5335A" w:rsidDel="009E7685" w:rsidRDefault="00F5335A">
      <w:pPr>
        <w:tabs>
          <w:tab w:val="left" w:pos="360"/>
        </w:tabs>
        <w:spacing w:after="0" w:line="240" w:lineRule="auto"/>
        <w:rPr>
          <w:del w:id="476" w:author="Phatthamon Jantalae" w:date="2022-06-16T16:40:00Z"/>
          <w:rFonts w:ascii="Calibri" w:hAnsi="Calibri" w:cs="Calibri"/>
        </w:rPr>
      </w:pPr>
    </w:p>
    <w:p w14:paraId="2F533312" w14:textId="6679FFEA" w:rsidR="00F5335A" w:rsidDel="009E7685" w:rsidRDefault="00795F6F">
      <w:pPr>
        <w:spacing w:after="0" w:line="240" w:lineRule="auto"/>
        <w:rPr>
          <w:del w:id="477" w:author="Phatthamon Jantalae" w:date="2022-06-16T16:40:00Z"/>
          <w:rFonts w:ascii="Calibri" w:hAnsi="Calibri" w:cs="Calibri"/>
          <w:b/>
          <w:color w:val="4F81BD"/>
        </w:rPr>
      </w:pPr>
      <w:del w:id="478" w:author="Phatthamon Jantalae" w:date="2022-06-16T16:40:00Z">
        <w:r w:rsidDel="009E7685">
          <w:rPr>
            <w:rFonts w:ascii="Calibri" w:hAnsi="Calibri" w:cs="Calibri"/>
            <w:b/>
            <w:color w:val="4F81BD"/>
          </w:rPr>
          <w:delText>Part A. Integrating Programming Principles to Strengthen Social and Environmental Sustainability</w:delText>
        </w:r>
      </w:del>
    </w:p>
    <w:p w14:paraId="25DAF8EE" w14:textId="715B8F1E" w:rsidR="00F5335A" w:rsidDel="009E7685" w:rsidRDefault="00F5335A">
      <w:pPr>
        <w:spacing w:after="0" w:line="240" w:lineRule="auto"/>
        <w:rPr>
          <w:del w:id="479" w:author="Phatthamon Jantalae" w:date="2022-06-16T16:40:00Z"/>
          <w:rFonts w:ascii="Calibri" w:hAnsi="Calibri" w:cs="Calibri"/>
          <w:b/>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F5335A" w:rsidDel="009E7685" w14:paraId="176C5DA2" w14:textId="61B7BC28">
        <w:trPr>
          <w:trHeight w:val="89"/>
          <w:del w:id="480" w:author="Phatthamon Jantalae" w:date="2022-06-16T16:40:00Z"/>
        </w:trPr>
        <w:tc>
          <w:tcPr>
            <w:tcW w:w="13248" w:type="dxa"/>
            <w:gridSpan w:val="2"/>
            <w:shd w:val="clear" w:color="auto" w:fill="0F243E"/>
            <w:vAlign w:val="center"/>
          </w:tcPr>
          <w:p w14:paraId="5C8C8F90" w14:textId="53042978" w:rsidR="00F5335A" w:rsidDel="009E7685" w:rsidRDefault="00795F6F">
            <w:pPr>
              <w:spacing w:after="0" w:line="240" w:lineRule="auto"/>
              <w:rPr>
                <w:del w:id="481" w:author="Phatthamon Jantalae" w:date="2022-06-16T16:40:00Z"/>
                <w:rFonts w:ascii="Calibri" w:hAnsi="Calibri" w:cs="Calibri"/>
                <w:szCs w:val="20"/>
              </w:rPr>
            </w:pPr>
            <w:del w:id="482" w:author="Phatthamon Jantalae" w:date="2022-06-16T16:40:00Z">
              <w:r w:rsidDel="009E7685">
                <w:rPr>
                  <w:rFonts w:ascii="Calibri" w:hAnsi="Calibri" w:cs="Calibri"/>
                  <w:b/>
                  <w:szCs w:val="20"/>
                </w:rPr>
                <w:delText>QUESTION 1: How Does the Project Integrate the Programming Principles in Order to Strengthen Social and Environmental Sustainability?</w:delText>
              </w:r>
            </w:del>
          </w:p>
        </w:tc>
      </w:tr>
      <w:tr w:rsidR="00F5335A" w:rsidDel="009E7685" w14:paraId="3DD22EA2" w14:textId="71C2CC6E">
        <w:trPr>
          <w:del w:id="483" w:author="Phatthamon Jantalae" w:date="2022-06-16T16:40:00Z"/>
        </w:trPr>
        <w:tc>
          <w:tcPr>
            <w:tcW w:w="13248" w:type="dxa"/>
            <w:gridSpan w:val="2"/>
            <w:shd w:val="clear" w:color="auto" w:fill="C6D9F1"/>
          </w:tcPr>
          <w:p w14:paraId="3350CCEB" w14:textId="5FDE6483" w:rsidR="00F5335A" w:rsidDel="009E7685" w:rsidRDefault="00795F6F">
            <w:pPr>
              <w:tabs>
                <w:tab w:val="left" w:pos="432"/>
              </w:tabs>
              <w:spacing w:after="0" w:line="240" w:lineRule="auto"/>
              <w:rPr>
                <w:del w:id="484" w:author="Phatthamon Jantalae" w:date="2022-06-16T16:40:00Z"/>
                <w:rFonts w:ascii="Calibri" w:eastAsia="Times New Roman" w:hAnsi="Calibri" w:cs="Calibri"/>
                <w:b/>
                <w:i/>
              </w:rPr>
            </w:pPr>
            <w:del w:id="485" w:author="Phatthamon Jantalae" w:date="2022-06-16T16:40:00Z">
              <w:r w:rsidDel="009E7685">
                <w:rPr>
                  <w:rFonts w:ascii="Calibri" w:eastAsia="Times New Roman" w:hAnsi="Calibri" w:cs="Calibri"/>
                  <w:b/>
                  <w:i/>
                </w:rPr>
                <w:delText>Briefly describe in the space below how the project mainstreams the human rights-based approach</w:delText>
              </w:r>
            </w:del>
          </w:p>
        </w:tc>
      </w:tr>
      <w:tr w:rsidR="00F5335A" w:rsidDel="009E7685" w14:paraId="03BEC633" w14:textId="4BC36AF5">
        <w:trPr>
          <w:trHeight w:val="413"/>
          <w:del w:id="486" w:author="Phatthamon Jantalae" w:date="2022-06-16T16:40:00Z"/>
        </w:trPr>
        <w:tc>
          <w:tcPr>
            <w:tcW w:w="13248" w:type="dxa"/>
            <w:gridSpan w:val="2"/>
          </w:tcPr>
          <w:p w14:paraId="4353DFD5" w14:textId="4867A8CC" w:rsidR="00F5335A" w:rsidDel="009E7685" w:rsidRDefault="00795F6F">
            <w:pPr>
              <w:pStyle w:val="ColorfulList-Accent11"/>
              <w:keepNext/>
              <w:keepLines/>
              <w:tabs>
                <w:tab w:val="left" w:pos="432"/>
              </w:tabs>
              <w:jc w:val="left"/>
              <w:outlineLvl w:val="7"/>
              <w:rPr>
                <w:del w:id="487" w:author="Phatthamon Jantalae" w:date="2022-06-16T16:40:00Z"/>
                <w:rFonts w:ascii="Calibri" w:hAnsi="Calibri" w:cs="Calibri"/>
                <w:b w:val="0"/>
                <w:bCs w:val="0"/>
                <w:sz w:val="18"/>
                <w:szCs w:val="18"/>
              </w:rPr>
            </w:pPr>
            <w:del w:id="488" w:author="Phatthamon Jantalae" w:date="2022-06-16T16:40:00Z">
              <w:r w:rsidDel="009E7685">
                <w:rPr>
                  <w:rFonts w:ascii="Calibri" w:hAnsi="Calibri" w:cs="Calibri"/>
                  <w:b w:val="0"/>
                  <w:bCs w:val="0"/>
                  <w:sz w:val="18"/>
                  <w:szCs w:val="18"/>
                </w:rPr>
                <w:delText>As in other UNDP-GEF projects, the PhosChemEE Project will be designed and implemented with a human-rights-based approach. This project will be based in the underdeveloped western regions of Yunnan, Guizhou, Sichuan, and Hubei, and will focus on promoting the economic and social welfare of local enterprises and communities. It is envisaged that as in the discussions with partner provincial governments, during the project design, consultations will be carried out with the local communities in selected areas where the demonstrations showcase the applications of green utilization technologies. The project will create employment opportunities and reduce poverty among the local communities through the potential phosphate mining with beneficiation technology applications, upgrade of existing phosphate chemical industry and new industry on the integrated processing of phosphate chemical byproducts such as phosphogypsum. The depletion of phosphogypsum stacks and reduction in phosphogypsum output in these regions will also reduce phosphogypsum-related pollutants’ adverse impact on local water and soil quality, directly and indirectly contributing to the local agricultural production, food security and public health. In the project development phase, local communities and enterprises would be involved in the consultation process on demonstration project design and new industrial layout. Such consultations will be a continuous process even during project implementation to ensure that the project activities, particularly the demonstrations seriously consider the welfare of indigenous peoples and all other residents of the communities. Full respect of the rights of local communities and according to UNDP Standard 6, an FPIC (“Free Prior Informed Consent”) will be carried out and documented according to UNDP requirements at each demonstration site. This work will be a part of site-specific environmental and social (“E/S”) assessments to be carried out for each demonstration on technology upgrading and solid waste utilization under the project. In the project implementation phase, professional training and education would be provided to local governments, enterprises and employees of the phosphate chemical industry, and new employment opportunities would be offered in advance to indigenous communities. Additionally, a grievance redress mechanism would be established to ensure that access to work opportunities is equitable and that any adverse environmental and social effects of industrial activities be addressed promptly.</w:delText>
              </w:r>
            </w:del>
          </w:p>
        </w:tc>
      </w:tr>
      <w:tr w:rsidR="00F5335A" w:rsidDel="009E7685" w14:paraId="78CBEDCB" w14:textId="6D17BF03">
        <w:trPr>
          <w:trHeight w:val="296"/>
          <w:del w:id="489" w:author="Phatthamon Jantalae" w:date="2022-06-16T16:40:00Z"/>
        </w:trPr>
        <w:tc>
          <w:tcPr>
            <w:tcW w:w="13248" w:type="dxa"/>
            <w:gridSpan w:val="2"/>
            <w:shd w:val="clear" w:color="auto" w:fill="C6D9F1"/>
          </w:tcPr>
          <w:p w14:paraId="48C64182" w14:textId="2F305ACA" w:rsidR="00F5335A" w:rsidDel="009E7685" w:rsidRDefault="00795F6F">
            <w:pPr>
              <w:spacing w:after="0" w:line="240" w:lineRule="auto"/>
              <w:rPr>
                <w:del w:id="490" w:author="Phatthamon Jantalae" w:date="2022-06-16T16:40:00Z"/>
                <w:rFonts w:ascii="Calibri" w:hAnsi="Calibri" w:cs="Calibri"/>
                <w:b/>
                <w:bCs/>
                <w:i/>
              </w:rPr>
            </w:pPr>
            <w:del w:id="491" w:author="Phatthamon Jantalae" w:date="2022-06-16T16:40:00Z">
              <w:r w:rsidDel="009E7685">
                <w:rPr>
                  <w:rFonts w:ascii="Calibri" w:eastAsia="Times New Roman" w:hAnsi="Calibri" w:cs="Calibri"/>
                  <w:b/>
                  <w:bCs/>
                  <w:i/>
                  <w:sz w:val="20"/>
                  <w:szCs w:val="20"/>
                </w:rPr>
                <w:delText>Briefly describe in the space below how the project is likely to improve gender equality and women’s empowerment</w:delText>
              </w:r>
            </w:del>
          </w:p>
        </w:tc>
      </w:tr>
      <w:tr w:rsidR="00F5335A" w:rsidDel="009E7685" w14:paraId="1B4E423F" w14:textId="63E5BB87">
        <w:trPr>
          <w:trHeight w:val="440"/>
          <w:del w:id="492" w:author="Phatthamon Jantalae" w:date="2022-06-16T16:40:00Z"/>
        </w:trPr>
        <w:tc>
          <w:tcPr>
            <w:tcW w:w="13248" w:type="dxa"/>
            <w:gridSpan w:val="2"/>
          </w:tcPr>
          <w:p w14:paraId="426E6F38" w14:textId="154297D9" w:rsidR="00F5335A" w:rsidDel="009E7685" w:rsidRDefault="00795F6F">
            <w:pPr>
              <w:pStyle w:val="ColorfulList-Accent11"/>
              <w:tabs>
                <w:tab w:val="left" w:pos="432"/>
              </w:tabs>
              <w:jc w:val="left"/>
              <w:rPr>
                <w:del w:id="493" w:author="Phatthamon Jantalae" w:date="2022-06-16T16:40:00Z"/>
                <w:rFonts w:ascii="Calibri" w:eastAsia="Times New Roman" w:hAnsi="Calibri" w:cs="Calibri"/>
                <w:b w:val="0"/>
                <w:bCs w:val="0"/>
                <w:sz w:val="18"/>
                <w:szCs w:val="18"/>
              </w:rPr>
            </w:pPr>
            <w:del w:id="494" w:author="Phatthamon Jantalae" w:date="2022-06-16T16:40:00Z">
              <w:r w:rsidDel="009E7685">
                <w:rPr>
                  <w:rFonts w:ascii="Calibri" w:eastAsia="Times New Roman" w:hAnsi="Calibri" w:cs="Calibri"/>
                  <w:b w:val="0"/>
                  <w:bCs w:val="0"/>
                  <w:sz w:val="18"/>
                  <w:szCs w:val="18"/>
                </w:rPr>
                <w:delText xml:space="preserve">The design of the proposed project will be guided by principles of gender equality and women’s empowerment. Women are involved in both the management and technical departments of China’s government agencies/institutions and play major roles in the top-level decision-making and strategic design process. On the ground level, the implementation of the proposed project will promote the welfare of and offer equal opportunities to both men and women, but particularly women in the underdeveloped regions. The design of the project activities will also consider further enhancing the role of women in the deployment of low carbon technologies and climate change mitigation options and come up with gender-sensitive policies in the resource sector and the downstream sectors of the country. Education and professional training would be provided in particular to local employees to improve women’s professional competitiveness in the workplace and expand women’s scope of employment in the underdeveloped and </w:delText>
              </w:r>
              <w:r w:rsidDel="009E7685">
                <w:rPr>
                  <w:rFonts w:ascii="Calibri" w:eastAsia="Times New Roman" w:hAnsi="Calibri" w:cs="Calibri"/>
                  <w:b w:val="0"/>
                  <w:bCs w:val="0"/>
                  <w:sz w:val="18"/>
                  <w:szCs w:val="18"/>
                </w:rPr>
                <w:lastRenderedPageBreak/>
                <w:delText>agriculture-based region.</w:delText>
              </w:r>
              <w:r w:rsidDel="009E7685">
                <w:rPr>
                  <w:rFonts w:ascii="Calibri" w:eastAsia="Yu Mincho" w:hAnsi="Calibri" w:cs="Calibri"/>
                  <w:b w:val="0"/>
                  <w:bCs w:val="0"/>
                  <w:sz w:val="18"/>
                  <w:szCs w:val="18"/>
                </w:rPr>
                <w:delText xml:space="preserve"> </w:delText>
              </w:r>
              <w:r w:rsidDel="009E7685">
                <w:rPr>
                  <w:rFonts w:ascii="Calibri" w:hAnsi="Calibri" w:cs="Calibri"/>
                  <w:b w:val="0"/>
                  <w:bCs w:val="0"/>
                  <w:sz w:val="18"/>
                  <w:szCs w:val="18"/>
                </w:rPr>
                <w:delText xml:space="preserve">The detailed and confidential staff information database can be established based on big data analysis, which records both men's and women’s information on occupation, payment, etc. This will provide information for job mobility and welfare distribution in PCI enterprises following national gender-related law and good international practice. </w:delText>
              </w:r>
              <w:r w:rsidDel="009E7685">
                <w:rPr>
                  <w:rFonts w:ascii="Calibri" w:eastAsia="Yu Mincho" w:hAnsi="Calibri" w:cs="Calibri"/>
                  <w:b w:val="0"/>
                  <w:bCs w:val="0"/>
                  <w:sz w:val="18"/>
                  <w:szCs w:val="18"/>
                </w:rPr>
                <w:delText>Additionally, qualified and capable women consultants/experts will be targeted to work in the implementation of the designed project.</w:delText>
              </w:r>
              <w:r w:rsidDel="009E7685">
                <w:rPr>
                  <w:rFonts w:ascii="Calibri" w:eastAsia="Times New Roman" w:hAnsi="Calibri" w:cs="Calibri"/>
                  <w:b w:val="0"/>
                  <w:bCs w:val="0"/>
                  <w:sz w:val="18"/>
                  <w:szCs w:val="18"/>
                </w:rPr>
                <w:delText xml:space="preserve"> </w:delText>
              </w:r>
            </w:del>
          </w:p>
          <w:p w14:paraId="21AD9588" w14:textId="1A5FAFBE" w:rsidR="00F5335A" w:rsidDel="009E7685" w:rsidRDefault="00795F6F">
            <w:pPr>
              <w:pStyle w:val="ColorfulList-Accent11"/>
              <w:tabs>
                <w:tab w:val="left" w:pos="432"/>
              </w:tabs>
              <w:jc w:val="left"/>
              <w:rPr>
                <w:del w:id="495" w:author="Phatthamon Jantalae" w:date="2022-06-16T16:40:00Z"/>
                <w:rFonts w:ascii="Calibri" w:eastAsia="Yu Mincho" w:hAnsi="Calibri" w:cs="Calibri"/>
                <w:b w:val="0"/>
                <w:bCs w:val="0"/>
                <w:sz w:val="18"/>
                <w:szCs w:val="18"/>
              </w:rPr>
            </w:pPr>
            <w:del w:id="496" w:author="Phatthamon Jantalae" w:date="2022-06-16T16:40:00Z">
              <w:r w:rsidDel="009E7685">
                <w:rPr>
                  <w:rFonts w:ascii="Calibri" w:eastAsia="Times New Roman" w:hAnsi="Calibri" w:cs="Calibri"/>
                  <w:b w:val="0"/>
                  <w:bCs w:val="0"/>
                  <w:sz w:val="18"/>
                  <w:szCs w:val="18"/>
                </w:rPr>
                <w:delText xml:space="preserve">The implementation of this project will, first, improve the technical level and reduce the intensity of labor in the mining and beneficiation technology as well as phosphate chemical industry, which will in turn improve women’s work environment, job adaptability and change of employment. Secondly, the implementation of this project will directly improve the quality of the local ecological environment and indirectly improve women's and children's health. Thirdly, implementation of this project will help ensure agriculture and food security through the reduction of rural pollution, and thus reduce the risk in women’s major source of income in these regions. </w:delText>
              </w:r>
            </w:del>
          </w:p>
        </w:tc>
      </w:tr>
      <w:tr w:rsidR="00F5335A" w:rsidDel="009E7685" w14:paraId="3504F548" w14:textId="6FA58FB7">
        <w:trPr>
          <w:trHeight w:val="305"/>
          <w:del w:id="497" w:author="Phatthamon Jantalae" w:date="2022-06-16T16:40:00Z"/>
        </w:trPr>
        <w:tc>
          <w:tcPr>
            <w:tcW w:w="13248" w:type="dxa"/>
            <w:gridSpan w:val="2"/>
            <w:shd w:val="clear" w:color="auto" w:fill="C6D9F1"/>
          </w:tcPr>
          <w:p w14:paraId="24503B70" w14:textId="6EF95E5A" w:rsidR="00F5335A" w:rsidDel="009E7685" w:rsidRDefault="00795F6F">
            <w:pPr>
              <w:spacing w:after="0" w:line="240" w:lineRule="auto"/>
              <w:rPr>
                <w:del w:id="498" w:author="Phatthamon Jantalae" w:date="2022-06-16T16:40:00Z"/>
                <w:rFonts w:ascii="Calibri" w:hAnsi="Calibri" w:cs="Calibri"/>
                <w:b/>
                <w:bCs/>
                <w:i/>
                <w:u w:val="single"/>
              </w:rPr>
            </w:pPr>
            <w:del w:id="499" w:author="Phatthamon Jantalae" w:date="2022-06-16T16:40:00Z">
              <w:r w:rsidDel="009E7685">
                <w:rPr>
                  <w:rFonts w:ascii="Calibri" w:eastAsia="Times New Roman" w:hAnsi="Calibri" w:cs="Calibri"/>
                  <w:b/>
                  <w:bCs/>
                  <w:i/>
                  <w:sz w:val="20"/>
                  <w:szCs w:val="20"/>
                </w:rPr>
                <w:lastRenderedPageBreak/>
                <w:delText>Briefly describe in the space below how the project mainstreams sustainability and resilience</w:delText>
              </w:r>
            </w:del>
          </w:p>
        </w:tc>
      </w:tr>
      <w:tr w:rsidR="00F5335A" w:rsidDel="009E7685" w14:paraId="05C70A18" w14:textId="3832855D">
        <w:trPr>
          <w:trHeight w:val="368"/>
          <w:del w:id="500" w:author="Phatthamon Jantalae" w:date="2022-06-16T16:40:00Z"/>
        </w:trPr>
        <w:tc>
          <w:tcPr>
            <w:tcW w:w="13248" w:type="dxa"/>
            <w:gridSpan w:val="2"/>
          </w:tcPr>
          <w:p w14:paraId="1A428A79" w14:textId="58044E09" w:rsidR="00F5335A" w:rsidDel="009E7685" w:rsidRDefault="00795F6F">
            <w:pPr>
              <w:pStyle w:val="ColorfulList-Accent11"/>
              <w:tabs>
                <w:tab w:val="left" w:pos="432"/>
              </w:tabs>
              <w:jc w:val="left"/>
              <w:rPr>
                <w:del w:id="501" w:author="Phatthamon Jantalae" w:date="2022-06-16T16:40:00Z"/>
                <w:rFonts w:ascii="Calibri" w:eastAsia="Times New Roman" w:hAnsi="Calibri" w:cs="Calibri"/>
                <w:b w:val="0"/>
                <w:bCs w:val="0"/>
                <w:color w:val="595959"/>
                <w:sz w:val="18"/>
                <w:szCs w:val="18"/>
              </w:rPr>
            </w:pPr>
            <w:del w:id="502" w:author="Phatthamon Jantalae" w:date="2022-06-16T16:40:00Z">
              <w:r w:rsidDel="009E7685">
                <w:rPr>
                  <w:rFonts w:ascii="Calibri" w:eastAsia="Times New Roman" w:hAnsi="Calibri" w:cs="Calibri"/>
                  <w:b w:val="0"/>
                  <w:bCs w:val="0"/>
                  <w:sz w:val="18"/>
                  <w:szCs w:val="18"/>
                </w:rPr>
                <w:delText>The central mission of this project is to promote systematic sustainable transformation of China’s phosphate mining and chemical industry. This will be pursued through major top-level strategies: strengthening of low-carbon policy guidance on phosphate chemical industry, construction of low-carbon demonstration system, establishment of low-carbon development standard system, development of technology and equipment in mining and beneficiation sector, along with solid waste comprehensive utilization, implementation of low-carbon phosphate chemical technologies promotion action, and popularization of low-carbon education. The strategic mechanisms would improve the utilization of phosphate resource and mining area environment, reduce the energy consumption in production, promote waste utilization technology in the related areas, energy consumption, and solid waste output reduction will be facilitated in the phosphate chemical industry during and after implementation of the proposed project. The promotion of clean and low-carbon processes and technologies within the whole life cycle of phosphate chemical production, the integrated utilization of phosphogypsum, and the phosphate mine tailing production of phosphate fertilizers are three focus areas of the project’s carbon-emission reduction initiative. According to estimates, carbon emission reduction in phosphate mining can be at an average of 0.05 million tons of CO2eq per year; the annual emission reduction in phosphate chemical production is about 1.19 million tons of CO2eq, and the management of phosphate waste can reduce CO2eq emissions of approximately 5.93 million tons per year (including 4.97 million tons in the integrated use of phosphogypsum to produce cement, and 0.96 million tons in phosphate mine tailing to produce phosphate-containing biological fertilizers). In total, the phosphate chemical industry can form a carbon dioxide emission reduction capacity of 7.39 million tons/year, or 36.97 million tons CO2eq during the five-year project implementation period. As most of China’s phosphate mines and chemical production facilities are concentrated in Sichuan, Yunnan, Guizhou, Hubei and other Yangtze River main streams and upstream tributary areas, resulting in severe pollution of water resources in the upper and middle reaches of the Yangtze River, the project’s targeted implementation in the Yangtze Economic Belt would not only address environmental pollution and facilitate ecological repair, but also enhance environmental resiliency of the underdeveloped communities through job creation and poverty reduction in these ecologically fragile areas.</w:delText>
              </w:r>
            </w:del>
          </w:p>
        </w:tc>
      </w:tr>
      <w:tr w:rsidR="00F5335A" w:rsidDel="009E7685" w14:paraId="4D07C4CD" w14:textId="5CD6721B">
        <w:trPr>
          <w:del w:id="503" w:author="Phatthamon Jantalae" w:date="2022-06-16T16:40:00Z"/>
        </w:trPr>
        <w:tc>
          <w:tcPr>
            <w:tcW w:w="13248" w:type="dxa"/>
            <w:gridSpan w:val="2"/>
            <w:shd w:val="clear" w:color="auto" w:fill="C6DAF1"/>
          </w:tcPr>
          <w:p w14:paraId="3FDAEECB" w14:textId="17741F03" w:rsidR="00F5335A" w:rsidDel="009E7685" w:rsidRDefault="00795F6F">
            <w:pPr>
              <w:pStyle w:val="ColorfulList-Accent11"/>
              <w:tabs>
                <w:tab w:val="left" w:pos="432"/>
              </w:tabs>
              <w:rPr>
                <w:del w:id="504" w:author="Phatthamon Jantalae" w:date="2022-06-16T16:40:00Z"/>
                <w:rFonts w:ascii="Calibri" w:eastAsia="Times New Roman" w:hAnsi="Calibri" w:cs="Calibri"/>
                <w:bCs w:val="0"/>
                <w:i/>
                <w:color w:val="595959"/>
                <w:sz w:val="18"/>
                <w:szCs w:val="18"/>
              </w:rPr>
            </w:pPr>
            <w:del w:id="505" w:author="Phatthamon Jantalae" w:date="2022-06-16T16:40:00Z">
              <w:r w:rsidDel="009E7685">
                <w:rPr>
                  <w:rFonts w:ascii="Calibri" w:eastAsia="Times New Roman" w:hAnsi="Calibri" w:cs="Calibri"/>
                  <w:bCs w:val="0"/>
                  <w:i/>
                  <w:sz w:val="20"/>
                  <w:szCs w:val="20"/>
                </w:rPr>
                <w:delText>Briefly describe in the space below how the project strengthens accountability to stakeholders</w:delText>
              </w:r>
            </w:del>
          </w:p>
        </w:tc>
      </w:tr>
      <w:tr w:rsidR="00F5335A" w:rsidDel="009E7685" w14:paraId="65237432" w14:textId="44CB5C12">
        <w:trPr>
          <w:trHeight w:val="2186"/>
          <w:del w:id="506" w:author="Phatthamon Jantalae" w:date="2022-06-16T16:40:00Z"/>
        </w:trPr>
        <w:tc>
          <w:tcPr>
            <w:tcW w:w="13248" w:type="dxa"/>
            <w:gridSpan w:val="2"/>
          </w:tcPr>
          <w:p w14:paraId="3E15CB42" w14:textId="498D1780" w:rsidR="00F5335A" w:rsidDel="009E7685" w:rsidRDefault="00795F6F">
            <w:pPr>
              <w:pStyle w:val="ColorfulList-Accent11"/>
              <w:keepNext/>
              <w:keepLines/>
              <w:tabs>
                <w:tab w:val="left" w:pos="432"/>
              </w:tabs>
              <w:jc w:val="left"/>
              <w:outlineLvl w:val="7"/>
              <w:rPr>
                <w:del w:id="507" w:author="Phatthamon Jantalae" w:date="2022-06-16T16:40:00Z"/>
                <w:rFonts w:ascii="Calibri" w:eastAsia="Yu Mincho" w:hAnsi="Calibri" w:cs="Calibri"/>
                <w:b w:val="0"/>
                <w:bCs w:val="0"/>
                <w:sz w:val="18"/>
                <w:szCs w:val="18"/>
                <w:u w:val="none"/>
              </w:rPr>
            </w:pPr>
            <w:del w:id="508" w:author="Phatthamon Jantalae" w:date="2022-06-16T16:40:00Z">
              <w:r w:rsidDel="009E7685">
                <w:rPr>
                  <w:rFonts w:ascii="Calibri" w:eastAsia="Yu Mincho" w:hAnsi="Calibri" w:cs="Calibri"/>
                  <w:b w:val="0"/>
                  <w:bCs w:val="0"/>
                  <w:sz w:val="18"/>
                  <w:szCs w:val="18"/>
                  <w:u w:val="none"/>
                </w:rPr>
                <w:delText xml:space="preserve">The project will be designed and implemented guided by principles of accountability. </w:delText>
              </w:r>
              <w:r w:rsidDel="009E7685">
                <w:rPr>
                  <w:rFonts w:ascii="Calibri" w:eastAsia="Times New Roman" w:hAnsi="Calibri" w:cs="Calibri"/>
                  <w:b w:val="0"/>
                  <w:bCs w:val="0"/>
                  <w:sz w:val="18"/>
                  <w:szCs w:val="18"/>
                  <w:u w:val="none"/>
                </w:rPr>
                <w:delText xml:space="preserve">This would naturally ensure constant engagement with stakeholders from design, implementation, and completion of the project. It is envisaged that the potential project-affected people will be informed of potential risks and UNDP’s Accountability Mechanism during the project design and further strengthened in the implementation process. The demos will support meaningful participation and inclusion of all stakeholders, in particular marginalized individuals and groups, in processes that may impact them including design, implementation and monitoring of the project. </w:delText>
              </w:r>
              <w:r w:rsidDel="009E7685">
                <w:rPr>
                  <w:rFonts w:ascii="Calibri" w:eastAsia="Yu Mincho" w:hAnsi="Calibri" w:cs="Calibri"/>
                  <w:b w:val="0"/>
                  <w:bCs w:val="0"/>
                  <w:sz w:val="18"/>
                  <w:szCs w:val="18"/>
                  <w:u w:val="none"/>
                </w:rPr>
                <w:delText>Provision of timely, accessible and functional information regarding supported activities, including potential environmental and social risks and impacts and management measures (SESP, ESMF) will be disclosed on UNDP China websites to ensure transparency of programming interventions. The Project Management Office (PMO) shall establish a project-level Grievance Redress Mechanism (GRM) during project inception. The full details of the GRM will be agreed upon during the project’s inception phase. The Mechanism (SRM) that ensures individuals, people, and communities affected by projects have access to appropriate grievance resolution procedures for hearing and jointly addressing complaints and disputes related to the social and/or environmental impacts of the proposed projects. Interested stakeholders may raise a grievance at any time to the PMO, the Executing Agency, the Implementing Agency (UNDP), or the GEF. A monitoring and evaluation procedure is also designed to ensure effective monitoring</w:delText>
              </w:r>
              <w:r w:rsidDel="009E7685">
                <w:rPr>
                  <w:rFonts w:ascii="Calibri" w:eastAsiaTheme="minorEastAsia" w:hAnsi="Calibri" w:cs="Calibri"/>
                  <w:b w:val="0"/>
                  <w:bCs w:val="0"/>
                  <w:sz w:val="18"/>
                  <w:szCs w:val="18"/>
                  <w:u w:val="none"/>
                </w:rPr>
                <w:delText>-</w:delText>
              </w:r>
              <w:r w:rsidDel="009E7685">
                <w:rPr>
                  <w:rFonts w:ascii="Calibri" w:eastAsia="Yu Mincho" w:hAnsi="Calibri" w:cs="Calibri"/>
                  <w:b w:val="0"/>
                  <w:bCs w:val="0"/>
                  <w:sz w:val="18"/>
                  <w:szCs w:val="18"/>
                  <w:u w:val="none"/>
                </w:rPr>
                <w:delText>and where appropriate, participatory monitoring with stakeholders—and reporting on implementation of social and environmental risk management measures.</w:delText>
              </w:r>
            </w:del>
          </w:p>
        </w:tc>
      </w:tr>
      <w:tr w:rsidR="009E7685" w:rsidRPr="009E7685" w14:paraId="4AEE78E0" w14:textId="77777777" w:rsidTr="00B61ED7">
        <w:trPr>
          <w:trHeight w:val="251"/>
          <w:ins w:id="509" w:author="Phatthamon Jantalae" w:date="2022-06-16T16:40:00Z"/>
        </w:trPr>
        <w:tc>
          <w:tcPr>
            <w:tcW w:w="4225" w:type="dxa"/>
            <w:shd w:val="clear" w:color="auto" w:fill="C6D9F1"/>
            <w:vAlign w:val="center"/>
          </w:tcPr>
          <w:p w14:paraId="5796CBF0" w14:textId="77777777" w:rsidR="009E7685" w:rsidRPr="009E7685" w:rsidRDefault="009E7685" w:rsidP="009E7685">
            <w:pPr>
              <w:tabs>
                <w:tab w:val="left" w:pos="360"/>
              </w:tabs>
              <w:spacing w:after="0" w:line="240" w:lineRule="auto"/>
              <w:rPr>
                <w:ins w:id="510" w:author="Phatthamon Jantalae" w:date="2022-06-16T16:40:00Z"/>
                <w:rFonts w:ascii="Arial" w:eastAsia="DengXian" w:hAnsi="Arial" w:cs="Frutiger 45 Light"/>
                <w:b/>
                <w:i/>
                <w:color w:val="000000"/>
                <w:sz w:val="18"/>
                <w:szCs w:val="20"/>
              </w:rPr>
            </w:pPr>
            <w:ins w:id="511" w:author="Phatthamon Jantalae" w:date="2022-06-16T16:40:00Z">
              <w:r w:rsidRPr="009E7685">
                <w:rPr>
                  <w:rFonts w:ascii="Arial" w:eastAsia="DengXian" w:hAnsi="Arial" w:cs="Frutiger 45 Light"/>
                  <w:b/>
                  <w:i/>
                  <w:color w:val="000000"/>
                  <w:sz w:val="18"/>
                  <w:szCs w:val="20"/>
                </w:rPr>
                <w:t xml:space="preserve">Project Information </w:t>
              </w:r>
            </w:ins>
          </w:p>
        </w:tc>
        <w:tc>
          <w:tcPr>
            <w:tcW w:w="9023" w:type="dxa"/>
            <w:shd w:val="clear" w:color="auto" w:fill="C6D9F1"/>
            <w:vAlign w:val="center"/>
          </w:tcPr>
          <w:p w14:paraId="4F1A9C64" w14:textId="77777777" w:rsidR="009E7685" w:rsidRPr="009E7685" w:rsidRDefault="009E7685" w:rsidP="009E7685">
            <w:pPr>
              <w:spacing w:after="0" w:line="240" w:lineRule="auto"/>
              <w:rPr>
                <w:ins w:id="512" w:author="Phatthamon Jantalae" w:date="2022-06-16T16:40:00Z"/>
                <w:rFonts w:ascii="Arial" w:eastAsia="DengXian" w:hAnsi="Arial" w:cs="Frutiger 45 Light"/>
                <w:i/>
                <w:color w:val="000000"/>
                <w:sz w:val="18"/>
                <w:szCs w:val="20"/>
              </w:rPr>
            </w:pPr>
          </w:p>
        </w:tc>
      </w:tr>
      <w:tr w:rsidR="009E7685" w:rsidRPr="009E7685" w14:paraId="5701854C" w14:textId="77777777" w:rsidTr="00B61ED7">
        <w:trPr>
          <w:trHeight w:val="288"/>
          <w:ins w:id="513" w:author="Phatthamon Jantalae" w:date="2022-06-16T16:40:00Z"/>
        </w:trPr>
        <w:tc>
          <w:tcPr>
            <w:tcW w:w="4225" w:type="dxa"/>
            <w:vAlign w:val="center"/>
          </w:tcPr>
          <w:p w14:paraId="39A00D54" w14:textId="77777777" w:rsidR="009E7685" w:rsidRPr="009E7685" w:rsidRDefault="009E7685" w:rsidP="009E7685">
            <w:pPr>
              <w:numPr>
                <w:ilvl w:val="0"/>
                <w:numId w:val="33"/>
              </w:numPr>
              <w:spacing w:after="0" w:line="240" w:lineRule="auto"/>
              <w:ind w:left="360"/>
              <w:contextualSpacing/>
              <w:rPr>
                <w:ins w:id="514" w:author="Phatthamon Jantalae" w:date="2022-06-16T16:40:00Z"/>
                <w:rFonts w:ascii="Arial" w:eastAsia="MS Mincho" w:hAnsi="Arial" w:cs="Arial"/>
                <w:sz w:val="18"/>
                <w:szCs w:val="18"/>
                <w:lang w:eastAsia="ja-JP"/>
              </w:rPr>
            </w:pPr>
            <w:ins w:id="515" w:author="Phatthamon Jantalae" w:date="2022-06-16T16:40:00Z">
              <w:r w:rsidRPr="009E7685">
                <w:rPr>
                  <w:rFonts w:ascii="Arial" w:eastAsia="MS Mincho" w:hAnsi="Arial" w:cs="Arial"/>
                  <w:sz w:val="18"/>
                  <w:szCs w:val="18"/>
                  <w:lang w:eastAsia="ja-JP"/>
                </w:rPr>
                <w:t>Project Title</w:t>
              </w:r>
            </w:ins>
          </w:p>
        </w:tc>
        <w:tc>
          <w:tcPr>
            <w:tcW w:w="9023" w:type="dxa"/>
            <w:vAlign w:val="center"/>
          </w:tcPr>
          <w:p w14:paraId="4C2C3531" w14:textId="77777777" w:rsidR="009E7685" w:rsidRPr="009E7685" w:rsidRDefault="009E7685" w:rsidP="009E7685">
            <w:pPr>
              <w:spacing w:after="0" w:line="240" w:lineRule="auto"/>
              <w:rPr>
                <w:ins w:id="516" w:author="Phatthamon Jantalae" w:date="2022-06-16T16:40:00Z"/>
                <w:rFonts w:ascii="Arial" w:eastAsia="DengXian" w:hAnsi="Arial" w:cs="Frutiger 45 Light"/>
                <w:sz w:val="18"/>
                <w:szCs w:val="18"/>
              </w:rPr>
            </w:pPr>
            <w:ins w:id="517" w:author="Phatthamon Jantalae" w:date="2022-06-16T16:40:00Z">
              <w:r w:rsidRPr="009E7685">
                <w:rPr>
                  <w:rFonts w:ascii="Arial" w:eastAsia="DengXian" w:hAnsi="Arial" w:cs="Frutiger 45 Light"/>
                  <w:sz w:val="18"/>
                  <w:szCs w:val="18"/>
                </w:rPr>
                <w:t>Facilitating Cleaner and Energy Efficient Phosphate Chemicals Industry in China (</w:t>
              </w:r>
              <w:proofErr w:type="spellStart"/>
              <w:r w:rsidRPr="009E7685">
                <w:rPr>
                  <w:rFonts w:ascii="Arial" w:eastAsia="DengXian" w:hAnsi="Arial" w:cs="Frutiger 45 Light"/>
                  <w:sz w:val="18"/>
                  <w:szCs w:val="18"/>
                </w:rPr>
                <w:t>PhosChemEE</w:t>
              </w:r>
              <w:proofErr w:type="spellEnd"/>
              <w:r w:rsidRPr="009E7685">
                <w:rPr>
                  <w:rFonts w:ascii="Arial" w:eastAsia="DengXian" w:hAnsi="Arial" w:cs="Frutiger 45 Light"/>
                  <w:sz w:val="18"/>
                  <w:szCs w:val="18"/>
                </w:rPr>
                <w:t>) Project</w:t>
              </w:r>
            </w:ins>
          </w:p>
        </w:tc>
      </w:tr>
      <w:tr w:rsidR="009E7685" w:rsidRPr="009E7685" w14:paraId="0D2A9B72" w14:textId="77777777" w:rsidTr="00B61ED7">
        <w:trPr>
          <w:trHeight w:val="288"/>
          <w:ins w:id="518" w:author="Phatthamon Jantalae" w:date="2022-06-16T16:40:00Z"/>
        </w:trPr>
        <w:tc>
          <w:tcPr>
            <w:tcW w:w="4225" w:type="dxa"/>
            <w:vAlign w:val="center"/>
          </w:tcPr>
          <w:p w14:paraId="70638F0C" w14:textId="77777777" w:rsidR="009E7685" w:rsidRPr="009E7685" w:rsidRDefault="009E7685" w:rsidP="009E7685">
            <w:pPr>
              <w:numPr>
                <w:ilvl w:val="0"/>
                <w:numId w:val="33"/>
              </w:numPr>
              <w:spacing w:after="0" w:line="240" w:lineRule="auto"/>
              <w:ind w:left="360"/>
              <w:contextualSpacing/>
              <w:rPr>
                <w:ins w:id="519" w:author="Phatthamon Jantalae" w:date="2022-06-16T16:40:00Z"/>
                <w:rFonts w:ascii="Arial" w:eastAsia="MS Mincho" w:hAnsi="Arial" w:cs="Arial"/>
                <w:sz w:val="18"/>
                <w:szCs w:val="18"/>
                <w:lang w:eastAsia="ja-JP"/>
              </w:rPr>
            </w:pPr>
            <w:ins w:id="520" w:author="Phatthamon Jantalae" w:date="2022-06-16T16:40:00Z">
              <w:r w:rsidRPr="009E7685">
                <w:rPr>
                  <w:rFonts w:ascii="Arial" w:eastAsia="MS Mincho" w:hAnsi="Arial" w:cs="Arial"/>
                  <w:sz w:val="18"/>
                  <w:szCs w:val="18"/>
                  <w:lang w:eastAsia="ja-JP"/>
                </w:rPr>
                <w:t>Project Number (</w:t>
              </w:r>
              <w:proofErr w:type="gramStart"/>
              <w:r w:rsidRPr="009E7685">
                <w:rPr>
                  <w:rFonts w:ascii="Arial" w:eastAsia="MS Mincho" w:hAnsi="Arial" w:cs="Arial"/>
                  <w:sz w:val="18"/>
                  <w:szCs w:val="18"/>
                  <w:lang w:eastAsia="ja-JP"/>
                </w:rPr>
                <w:t>i.e.</w:t>
              </w:r>
              <w:proofErr w:type="gramEnd"/>
              <w:r w:rsidRPr="009E7685">
                <w:rPr>
                  <w:rFonts w:ascii="Arial" w:eastAsia="MS Mincho" w:hAnsi="Arial" w:cs="Arial"/>
                  <w:sz w:val="18"/>
                  <w:szCs w:val="18"/>
                  <w:lang w:eastAsia="ja-JP"/>
                </w:rPr>
                <w:t xml:space="preserve"> Atlas project ID, PIMS+)</w:t>
              </w:r>
            </w:ins>
          </w:p>
        </w:tc>
        <w:tc>
          <w:tcPr>
            <w:tcW w:w="9023" w:type="dxa"/>
            <w:vAlign w:val="center"/>
          </w:tcPr>
          <w:p w14:paraId="3673A26A" w14:textId="77777777" w:rsidR="009E7685" w:rsidRPr="009E7685" w:rsidRDefault="009E7685" w:rsidP="009E7685">
            <w:pPr>
              <w:spacing w:after="0" w:line="240" w:lineRule="auto"/>
              <w:rPr>
                <w:ins w:id="521" w:author="Phatthamon Jantalae" w:date="2022-06-16T16:40:00Z"/>
                <w:rFonts w:ascii="Arial" w:eastAsia="DengXian" w:hAnsi="Arial" w:cs="Frutiger 45 Light"/>
                <w:sz w:val="18"/>
                <w:szCs w:val="18"/>
              </w:rPr>
            </w:pPr>
            <w:ins w:id="522" w:author="Phatthamon Jantalae" w:date="2022-06-16T16:40:00Z">
              <w:r w:rsidRPr="009E7685">
                <w:rPr>
                  <w:rFonts w:ascii="Arial" w:eastAsia="DengXian" w:hAnsi="Arial" w:cs="Frutiger 45 Light"/>
                  <w:sz w:val="18"/>
                  <w:szCs w:val="18"/>
                </w:rPr>
                <w:t>PIMS 6618</w:t>
              </w:r>
            </w:ins>
          </w:p>
        </w:tc>
      </w:tr>
      <w:tr w:rsidR="009E7685" w:rsidRPr="009E7685" w14:paraId="55180120" w14:textId="77777777" w:rsidTr="00B61ED7">
        <w:trPr>
          <w:trHeight w:val="288"/>
          <w:ins w:id="523" w:author="Phatthamon Jantalae" w:date="2022-06-16T16:40:00Z"/>
        </w:trPr>
        <w:tc>
          <w:tcPr>
            <w:tcW w:w="4225" w:type="dxa"/>
            <w:vAlign w:val="center"/>
          </w:tcPr>
          <w:p w14:paraId="369A1D36" w14:textId="77777777" w:rsidR="009E7685" w:rsidRPr="009E7685" w:rsidRDefault="009E7685" w:rsidP="009E7685">
            <w:pPr>
              <w:numPr>
                <w:ilvl w:val="0"/>
                <w:numId w:val="33"/>
              </w:numPr>
              <w:spacing w:after="0" w:line="240" w:lineRule="auto"/>
              <w:ind w:left="360"/>
              <w:contextualSpacing/>
              <w:rPr>
                <w:ins w:id="524" w:author="Phatthamon Jantalae" w:date="2022-06-16T16:40:00Z"/>
                <w:rFonts w:ascii="Arial" w:eastAsia="MS Mincho" w:hAnsi="Arial" w:cs="Arial"/>
                <w:sz w:val="18"/>
                <w:szCs w:val="18"/>
                <w:lang w:eastAsia="ja-JP"/>
              </w:rPr>
            </w:pPr>
            <w:ins w:id="525" w:author="Phatthamon Jantalae" w:date="2022-06-16T16:40:00Z">
              <w:r w:rsidRPr="009E7685">
                <w:rPr>
                  <w:rFonts w:ascii="Arial" w:eastAsia="MS Mincho" w:hAnsi="Arial" w:cs="Arial"/>
                  <w:sz w:val="18"/>
                  <w:szCs w:val="18"/>
                  <w:lang w:eastAsia="ja-JP"/>
                </w:rPr>
                <w:lastRenderedPageBreak/>
                <w:t>Location (Global/Region/Country)</w:t>
              </w:r>
            </w:ins>
          </w:p>
        </w:tc>
        <w:tc>
          <w:tcPr>
            <w:tcW w:w="9023" w:type="dxa"/>
            <w:vAlign w:val="center"/>
          </w:tcPr>
          <w:p w14:paraId="515F6E51" w14:textId="77777777" w:rsidR="009E7685" w:rsidRPr="009E7685" w:rsidRDefault="009E7685" w:rsidP="009E7685">
            <w:pPr>
              <w:spacing w:after="0" w:line="240" w:lineRule="auto"/>
              <w:rPr>
                <w:ins w:id="526" w:author="Phatthamon Jantalae" w:date="2022-06-16T16:40:00Z"/>
                <w:rFonts w:ascii="Arial" w:eastAsia="DengXian" w:hAnsi="Arial" w:cs="Frutiger 45 Light"/>
                <w:sz w:val="18"/>
                <w:szCs w:val="18"/>
              </w:rPr>
            </w:pPr>
            <w:ins w:id="527" w:author="Phatthamon Jantalae" w:date="2022-06-16T16:40:00Z">
              <w:r w:rsidRPr="009E7685">
                <w:rPr>
                  <w:rFonts w:ascii="Arial" w:eastAsia="DengXian" w:hAnsi="Arial" w:cs="Frutiger 45 Light"/>
                  <w:sz w:val="18"/>
                  <w:szCs w:val="18"/>
                </w:rPr>
                <w:t>China, People’s Republic</w:t>
              </w:r>
            </w:ins>
          </w:p>
        </w:tc>
      </w:tr>
      <w:tr w:rsidR="009E7685" w:rsidRPr="009E7685" w14:paraId="48E41171" w14:textId="77777777" w:rsidTr="00B61ED7">
        <w:trPr>
          <w:trHeight w:val="288"/>
          <w:ins w:id="528" w:author="Phatthamon Jantalae" w:date="2022-06-16T16:40:00Z"/>
        </w:trPr>
        <w:tc>
          <w:tcPr>
            <w:tcW w:w="4225" w:type="dxa"/>
            <w:vAlign w:val="center"/>
          </w:tcPr>
          <w:p w14:paraId="14F01174" w14:textId="77777777" w:rsidR="009E7685" w:rsidRPr="009E7685" w:rsidRDefault="009E7685" w:rsidP="009E7685">
            <w:pPr>
              <w:numPr>
                <w:ilvl w:val="0"/>
                <w:numId w:val="33"/>
              </w:numPr>
              <w:spacing w:after="0" w:line="240" w:lineRule="auto"/>
              <w:ind w:left="360"/>
              <w:contextualSpacing/>
              <w:rPr>
                <w:ins w:id="529" w:author="Phatthamon Jantalae" w:date="2022-06-16T16:40:00Z"/>
                <w:rFonts w:ascii="Arial" w:eastAsia="MS Mincho" w:hAnsi="Arial" w:cs="Arial"/>
                <w:sz w:val="18"/>
                <w:szCs w:val="18"/>
                <w:lang w:eastAsia="ja-JP"/>
              </w:rPr>
            </w:pPr>
            <w:ins w:id="530" w:author="Phatthamon Jantalae" w:date="2022-06-16T16:40:00Z">
              <w:r w:rsidRPr="009E7685">
                <w:rPr>
                  <w:rFonts w:ascii="Arial" w:eastAsia="MS Mincho" w:hAnsi="Arial" w:cs="Arial"/>
                  <w:sz w:val="18"/>
                  <w:szCs w:val="18"/>
                  <w:lang w:eastAsia="ja-JP"/>
                </w:rPr>
                <w:t>Project stage (Design or Implementation)</w:t>
              </w:r>
            </w:ins>
          </w:p>
        </w:tc>
        <w:tc>
          <w:tcPr>
            <w:tcW w:w="9023" w:type="dxa"/>
            <w:vAlign w:val="center"/>
          </w:tcPr>
          <w:p w14:paraId="58DA4709" w14:textId="77777777" w:rsidR="009E7685" w:rsidRPr="009E7685" w:rsidRDefault="009E7685" w:rsidP="009E7685">
            <w:pPr>
              <w:spacing w:after="0" w:line="240" w:lineRule="auto"/>
              <w:rPr>
                <w:ins w:id="531" w:author="Phatthamon Jantalae" w:date="2022-06-16T16:40:00Z"/>
                <w:rFonts w:ascii="Arial" w:eastAsia="DengXian" w:hAnsi="Arial" w:cs="Frutiger 45 Light"/>
                <w:sz w:val="18"/>
                <w:szCs w:val="18"/>
              </w:rPr>
            </w:pPr>
            <w:ins w:id="532" w:author="Phatthamon Jantalae" w:date="2022-06-16T16:40:00Z">
              <w:r w:rsidRPr="009E7685">
                <w:rPr>
                  <w:rFonts w:ascii="Arial" w:eastAsia="DengXian" w:hAnsi="Arial" w:cs="Arial"/>
                  <w:sz w:val="18"/>
                  <w:szCs w:val="18"/>
                </w:rPr>
                <w:t>Design (</w:t>
              </w:r>
              <w:proofErr w:type="spellStart"/>
              <w:r w:rsidRPr="009E7685">
                <w:rPr>
                  <w:rFonts w:ascii="Arial" w:eastAsia="DengXian" w:hAnsi="Arial" w:cs="Arial"/>
                  <w:sz w:val="18"/>
                  <w:szCs w:val="18"/>
                </w:rPr>
                <w:t>ProDoc</w:t>
              </w:r>
              <w:proofErr w:type="spellEnd"/>
              <w:r w:rsidRPr="009E7685">
                <w:rPr>
                  <w:rFonts w:ascii="Arial" w:eastAsia="DengXian" w:hAnsi="Arial" w:cs="Arial"/>
                  <w:sz w:val="18"/>
                  <w:szCs w:val="18"/>
                </w:rPr>
                <w:t>)</w:t>
              </w:r>
            </w:ins>
          </w:p>
        </w:tc>
      </w:tr>
      <w:tr w:rsidR="009E7685" w:rsidRPr="009E7685" w14:paraId="7523E688" w14:textId="77777777" w:rsidTr="00B61ED7">
        <w:trPr>
          <w:trHeight w:val="288"/>
          <w:ins w:id="533" w:author="Phatthamon Jantalae" w:date="2022-06-16T16:40:00Z"/>
        </w:trPr>
        <w:tc>
          <w:tcPr>
            <w:tcW w:w="4225" w:type="dxa"/>
            <w:vAlign w:val="center"/>
          </w:tcPr>
          <w:p w14:paraId="707DE87A" w14:textId="77777777" w:rsidR="009E7685" w:rsidRPr="009E7685" w:rsidRDefault="009E7685" w:rsidP="009E7685">
            <w:pPr>
              <w:numPr>
                <w:ilvl w:val="0"/>
                <w:numId w:val="33"/>
              </w:numPr>
              <w:spacing w:after="0" w:line="240" w:lineRule="auto"/>
              <w:ind w:left="360"/>
              <w:contextualSpacing/>
              <w:rPr>
                <w:ins w:id="534" w:author="Phatthamon Jantalae" w:date="2022-06-16T16:40:00Z"/>
                <w:rFonts w:ascii="Arial" w:eastAsia="MS Mincho" w:hAnsi="Arial" w:cs="Arial"/>
                <w:sz w:val="18"/>
                <w:szCs w:val="18"/>
                <w:lang w:eastAsia="ja-JP"/>
              </w:rPr>
            </w:pPr>
            <w:ins w:id="535" w:author="Phatthamon Jantalae" w:date="2022-06-16T16:40:00Z">
              <w:r w:rsidRPr="009E7685">
                <w:rPr>
                  <w:rFonts w:ascii="Arial" w:eastAsia="MS Mincho" w:hAnsi="Arial" w:cs="Arial"/>
                  <w:sz w:val="18"/>
                  <w:szCs w:val="18"/>
                  <w:lang w:eastAsia="ja-JP"/>
                </w:rPr>
                <w:t>Date</w:t>
              </w:r>
            </w:ins>
          </w:p>
        </w:tc>
        <w:tc>
          <w:tcPr>
            <w:tcW w:w="9023" w:type="dxa"/>
            <w:vAlign w:val="center"/>
          </w:tcPr>
          <w:p w14:paraId="294C74A7" w14:textId="77777777" w:rsidR="009E7685" w:rsidRPr="009E7685" w:rsidRDefault="009E7685" w:rsidP="009E7685">
            <w:pPr>
              <w:spacing w:after="0" w:line="240" w:lineRule="auto"/>
              <w:rPr>
                <w:ins w:id="536" w:author="Phatthamon Jantalae" w:date="2022-06-16T16:40:00Z"/>
                <w:rFonts w:ascii="Arial" w:eastAsia="DengXian" w:hAnsi="Arial" w:cs="Frutiger 45 Light"/>
                <w:sz w:val="18"/>
                <w:szCs w:val="18"/>
                <w:lang w:eastAsia="zh-CN"/>
              </w:rPr>
            </w:pPr>
            <w:ins w:id="537" w:author="Phatthamon Jantalae" w:date="2022-06-16T16:40:00Z">
              <w:r w:rsidRPr="009E7685">
                <w:rPr>
                  <w:rFonts w:ascii="Arial" w:eastAsia="DengXian" w:hAnsi="Arial" w:cs="Frutiger 45 Light"/>
                  <w:sz w:val="18"/>
                  <w:szCs w:val="18"/>
                  <w:lang w:eastAsia="zh-CN"/>
                </w:rPr>
                <w:t>May 2022</w:t>
              </w:r>
            </w:ins>
          </w:p>
        </w:tc>
      </w:tr>
    </w:tbl>
    <w:p w14:paraId="1AD22EAD" w14:textId="77777777" w:rsidR="009E7685" w:rsidRPr="009E7685" w:rsidRDefault="009E7685" w:rsidP="009E7685">
      <w:pPr>
        <w:spacing w:before="200" w:after="0" w:line="240" w:lineRule="auto"/>
        <w:rPr>
          <w:ins w:id="538" w:author="Phatthamon Jantalae" w:date="2022-06-16T16:40:00Z"/>
          <w:rFonts w:ascii="Arial" w:eastAsia="DengXian" w:hAnsi="Arial" w:cs="Frutiger 45 Light"/>
          <w:b/>
          <w:color w:val="4F81BD"/>
          <w:sz w:val="24"/>
          <w:szCs w:val="18"/>
        </w:rPr>
      </w:pPr>
      <w:ins w:id="539" w:author="Phatthamon Jantalae" w:date="2022-06-16T16:40:00Z">
        <w:r w:rsidRPr="009E7685">
          <w:rPr>
            <w:rFonts w:ascii="Arial" w:eastAsia="DengXian" w:hAnsi="Arial" w:cs="Frutiger 45 Light"/>
            <w:b/>
            <w:color w:val="4F81BD"/>
            <w:sz w:val="24"/>
            <w:szCs w:val="18"/>
          </w:rPr>
          <w:t>Part A. Integrating Programming Principles to Strengthen Social and Environmental Sustainability</w:t>
        </w:r>
      </w:ins>
    </w:p>
    <w:p w14:paraId="0C556251" w14:textId="77777777" w:rsidR="009E7685" w:rsidRPr="009E7685" w:rsidRDefault="009E7685" w:rsidP="009E7685">
      <w:pPr>
        <w:spacing w:after="0" w:line="240" w:lineRule="auto"/>
        <w:rPr>
          <w:ins w:id="540" w:author="Phatthamon Jantalae" w:date="2022-06-16T16:40:00Z"/>
          <w:rFonts w:ascii="Arial" w:eastAsia="DengXian" w:hAnsi="Arial" w:cs="Frutiger 45 Light"/>
          <w:b/>
          <w:sz w:val="18"/>
          <w:szCs w:val="20"/>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9E7685" w:rsidRPr="009E7685" w14:paraId="787FC98B" w14:textId="77777777" w:rsidTr="00B61ED7">
        <w:trPr>
          <w:trHeight w:val="449"/>
          <w:ins w:id="541" w:author="Phatthamon Jantalae" w:date="2022-06-16T16:40:00Z"/>
        </w:trPr>
        <w:tc>
          <w:tcPr>
            <w:tcW w:w="13248" w:type="dxa"/>
            <w:shd w:val="clear" w:color="auto" w:fill="0F243E"/>
            <w:vAlign w:val="center"/>
          </w:tcPr>
          <w:p w14:paraId="42A96B22" w14:textId="77777777" w:rsidR="009E7685" w:rsidRPr="009E7685" w:rsidRDefault="009E7685" w:rsidP="009E7685">
            <w:pPr>
              <w:spacing w:after="0" w:line="240" w:lineRule="auto"/>
              <w:rPr>
                <w:ins w:id="542" w:author="Phatthamon Jantalae" w:date="2022-06-16T16:40:00Z"/>
                <w:rFonts w:ascii="Arial" w:eastAsia="DengXian" w:hAnsi="Arial" w:cs="Frutiger 45 Light"/>
                <w:sz w:val="18"/>
                <w:szCs w:val="20"/>
              </w:rPr>
            </w:pPr>
            <w:ins w:id="543" w:author="Phatthamon Jantalae" w:date="2022-06-16T16:40:00Z">
              <w:r w:rsidRPr="009E7685">
                <w:rPr>
                  <w:rFonts w:ascii="Arial" w:eastAsia="DengXian" w:hAnsi="Arial" w:cs="Frutiger 45 Light"/>
                  <w:b/>
                  <w:sz w:val="18"/>
                  <w:szCs w:val="20"/>
                </w:rPr>
                <w:t>QUESTION 1: How Does the Project Integrate the Programming Principles in Order to Strengthen Social and Environmental Sustainability?</w:t>
              </w:r>
            </w:ins>
          </w:p>
        </w:tc>
      </w:tr>
      <w:tr w:rsidR="009E7685" w:rsidRPr="009E7685" w14:paraId="6821C87F" w14:textId="77777777" w:rsidTr="00B61ED7">
        <w:trPr>
          <w:ins w:id="544" w:author="Phatthamon Jantalae" w:date="2022-06-16T16:40:00Z"/>
        </w:trPr>
        <w:tc>
          <w:tcPr>
            <w:tcW w:w="13248" w:type="dxa"/>
            <w:shd w:val="clear" w:color="auto" w:fill="C6D9F1"/>
          </w:tcPr>
          <w:p w14:paraId="5963E3AA" w14:textId="77777777" w:rsidR="009E7685" w:rsidRPr="009E7685" w:rsidRDefault="009E7685" w:rsidP="009E7685">
            <w:pPr>
              <w:tabs>
                <w:tab w:val="left" w:pos="432"/>
              </w:tabs>
              <w:spacing w:before="60" w:after="60" w:line="240" w:lineRule="auto"/>
              <w:rPr>
                <w:ins w:id="545" w:author="Phatthamon Jantalae" w:date="2022-06-16T16:40:00Z"/>
                <w:rFonts w:ascii="Arial" w:eastAsia="Times New Roman" w:hAnsi="Arial" w:cs="Frutiger 45 Light"/>
                <w:b/>
                <w:i/>
                <w:sz w:val="18"/>
                <w:szCs w:val="18"/>
              </w:rPr>
            </w:pPr>
            <w:ins w:id="546" w:author="Phatthamon Jantalae" w:date="2022-06-16T16:40:00Z">
              <w:r w:rsidRPr="009E7685">
                <w:rPr>
                  <w:rFonts w:ascii="Arial" w:eastAsia="Times New Roman" w:hAnsi="Arial" w:cs="Frutiger 45 Light"/>
                  <w:b/>
                  <w:i/>
                  <w:sz w:val="18"/>
                  <w:szCs w:val="18"/>
                </w:rPr>
                <w:t>Briefly describe in the space below how the project mainstreams the human rights-based approach</w:t>
              </w:r>
            </w:ins>
          </w:p>
        </w:tc>
      </w:tr>
      <w:tr w:rsidR="009E7685" w:rsidRPr="009E7685" w14:paraId="2062FF11" w14:textId="77777777" w:rsidTr="00B61ED7">
        <w:trPr>
          <w:trHeight w:val="413"/>
          <w:ins w:id="547" w:author="Phatthamon Jantalae" w:date="2022-06-16T16:40:00Z"/>
        </w:trPr>
        <w:tc>
          <w:tcPr>
            <w:tcW w:w="13248" w:type="dxa"/>
          </w:tcPr>
          <w:p w14:paraId="7315A4DF" w14:textId="77777777" w:rsidR="009E7685" w:rsidRPr="009E7685" w:rsidRDefault="009E7685" w:rsidP="009E7685">
            <w:pPr>
              <w:keepNext/>
              <w:keepLines/>
              <w:tabs>
                <w:tab w:val="left" w:pos="432"/>
              </w:tabs>
              <w:spacing w:before="60" w:after="60" w:line="240" w:lineRule="auto"/>
              <w:contextualSpacing/>
              <w:outlineLvl w:val="7"/>
              <w:rPr>
                <w:ins w:id="548" w:author="Phatthamon Jantalae" w:date="2022-06-16T16:40:00Z"/>
                <w:rFonts w:ascii="Calibri" w:eastAsia="MS Mincho" w:hAnsi="Calibri" w:cs="Times New Roman"/>
                <w:sz w:val="18"/>
                <w:szCs w:val="18"/>
                <w:lang w:eastAsia="ja-JP"/>
              </w:rPr>
            </w:pPr>
            <w:ins w:id="549" w:author="Phatthamon Jantalae" w:date="2022-06-16T16:40:00Z">
              <w:r w:rsidRPr="009E7685">
                <w:rPr>
                  <w:rFonts w:ascii="Calibri" w:eastAsia="MS Mincho" w:hAnsi="Calibri" w:cs="Times New Roman"/>
                  <w:sz w:val="18"/>
                  <w:szCs w:val="18"/>
                  <w:lang w:eastAsia="ja-JP"/>
                </w:rPr>
                <w:t xml:space="preserve">As in other UNDP-GEF projects, the </w:t>
              </w:r>
              <w:proofErr w:type="spellStart"/>
              <w:r w:rsidRPr="009E7685">
                <w:rPr>
                  <w:rFonts w:ascii="Calibri" w:eastAsia="MS Mincho" w:hAnsi="Calibri" w:cs="Times New Roman"/>
                  <w:sz w:val="18"/>
                  <w:szCs w:val="18"/>
                  <w:lang w:eastAsia="ja-JP"/>
                </w:rPr>
                <w:t>PhosChemEE</w:t>
              </w:r>
              <w:proofErr w:type="spellEnd"/>
              <w:r w:rsidRPr="009E7685">
                <w:rPr>
                  <w:rFonts w:ascii="Calibri" w:eastAsia="MS Mincho" w:hAnsi="Calibri" w:cs="Times New Roman"/>
                  <w:sz w:val="18"/>
                  <w:szCs w:val="18"/>
                  <w:lang w:eastAsia="ja-JP"/>
                </w:rPr>
                <w:t xml:space="preserve"> Project will be designed and </w:t>
              </w:r>
              <w:r w:rsidRPr="009E7685">
                <w:rPr>
                  <w:rFonts w:ascii="Cambria" w:eastAsia="MS Mincho" w:hAnsi="Cambria" w:cs="Times New Roman"/>
                  <w:sz w:val="18"/>
                  <w:szCs w:val="18"/>
                  <w:lang w:eastAsia="ja-JP"/>
                </w:rPr>
                <w:t>implemented</w:t>
              </w:r>
              <w:r w:rsidRPr="009E7685">
                <w:rPr>
                  <w:rFonts w:ascii="Calibri" w:eastAsia="MS Mincho" w:hAnsi="Calibri" w:cs="Times New Roman"/>
                  <w:sz w:val="18"/>
                  <w:szCs w:val="18"/>
                  <w:lang w:eastAsia="ja-JP"/>
                </w:rPr>
                <w:t xml:space="preserve"> with a human-rights-based approach. This project will be based in the underdeveloped western regions of Yunnan, Guizhou, Sichuan, and Hubei, and will focus on promoting the economic and social welfare of local enterprises and communities. It is envisaged that as in the discussions with partner provincial governments, during the project design, consultations will be carried out with the local communities in selected areas where the demonstrations showcase the applications of green utilization technologies. The project will create employment opportunities and reduce poverty among the local communities through the potential phosphate mining with beneficiation technology applications, upgrade of existing phosphate chemical industry and new industry on the integrated processing of phosphate chemical byproducts such as </w:t>
              </w:r>
              <w:proofErr w:type="spellStart"/>
              <w:r w:rsidRPr="009E7685">
                <w:rPr>
                  <w:rFonts w:ascii="Calibri" w:eastAsia="MS Mincho" w:hAnsi="Calibri" w:cs="Times New Roman"/>
                  <w:sz w:val="18"/>
                  <w:szCs w:val="18"/>
                  <w:lang w:eastAsia="ja-JP"/>
                </w:rPr>
                <w:t>phosphogypsum</w:t>
              </w:r>
              <w:proofErr w:type="spellEnd"/>
              <w:r w:rsidRPr="009E7685">
                <w:rPr>
                  <w:rFonts w:ascii="Calibri" w:eastAsia="MS Mincho" w:hAnsi="Calibri" w:cs="Times New Roman"/>
                  <w:sz w:val="18"/>
                  <w:szCs w:val="18"/>
                  <w:lang w:eastAsia="ja-JP"/>
                </w:rPr>
                <w:t xml:space="preserve">. The depletion of </w:t>
              </w:r>
              <w:proofErr w:type="spellStart"/>
              <w:r w:rsidRPr="009E7685">
                <w:rPr>
                  <w:rFonts w:ascii="Calibri" w:eastAsia="MS Mincho" w:hAnsi="Calibri" w:cs="Times New Roman"/>
                  <w:sz w:val="18"/>
                  <w:szCs w:val="18"/>
                  <w:lang w:eastAsia="ja-JP"/>
                </w:rPr>
                <w:t>phosphogypsum</w:t>
              </w:r>
              <w:proofErr w:type="spellEnd"/>
              <w:r w:rsidRPr="009E7685">
                <w:rPr>
                  <w:rFonts w:ascii="Calibri" w:eastAsia="MS Mincho" w:hAnsi="Calibri" w:cs="Times New Roman"/>
                  <w:sz w:val="18"/>
                  <w:szCs w:val="18"/>
                  <w:lang w:eastAsia="ja-JP"/>
                </w:rPr>
                <w:t xml:space="preserve"> stacks and reduction in </w:t>
              </w:r>
              <w:proofErr w:type="spellStart"/>
              <w:r w:rsidRPr="009E7685">
                <w:rPr>
                  <w:rFonts w:ascii="Calibri" w:eastAsia="MS Mincho" w:hAnsi="Calibri" w:cs="Times New Roman"/>
                  <w:sz w:val="18"/>
                  <w:szCs w:val="18"/>
                  <w:lang w:eastAsia="ja-JP"/>
                </w:rPr>
                <w:t>phosphogypsum</w:t>
              </w:r>
              <w:proofErr w:type="spellEnd"/>
              <w:r w:rsidRPr="009E7685">
                <w:rPr>
                  <w:rFonts w:ascii="Calibri" w:eastAsia="MS Mincho" w:hAnsi="Calibri" w:cs="Times New Roman"/>
                  <w:sz w:val="18"/>
                  <w:szCs w:val="18"/>
                  <w:lang w:eastAsia="ja-JP"/>
                </w:rPr>
                <w:t xml:space="preserve"> output in these regions will also reduce </w:t>
              </w:r>
              <w:proofErr w:type="spellStart"/>
              <w:r w:rsidRPr="009E7685">
                <w:rPr>
                  <w:rFonts w:ascii="Calibri" w:eastAsia="MS Mincho" w:hAnsi="Calibri" w:cs="Times New Roman"/>
                  <w:sz w:val="18"/>
                  <w:szCs w:val="18"/>
                  <w:lang w:eastAsia="ja-JP"/>
                </w:rPr>
                <w:t>phosphogypsum</w:t>
              </w:r>
              <w:proofErr w:type="spellEnd"/>
              <w:r w:rsidRPr="009E7685">
                <w:rPr>
                  <w:rFonts w:ascii="Calibri" w:eastAsia="MS Mincho" w:hAnsi="Calibri" w:cs="Times New Roman"/>
                  <w:sz w:val="18"/>
                  <w:szCs w:val="18"/>
                  <w:lang w:eastAsia="ja-JP"/>
                </w:rPr>
                <w:t xml:space="preserve">-related pollutants’ adverse impact on local water and soil quality, directly and indirectly contributing to the local agricultural production, food security and public health. In the project development phase, local communities and enterprises would be involved in the consultation process on demonstration project design and new industrial layout. Such consultations will be a continuous process even during project implementation to ensure that the project activities, particularly the demonstrations seriously consider the welfare of indigenous peoples and all other residents of the communities. Full respect of the rights of local communities and according to UNDP </w:t>
              </w:r>
              <w:r w:rsidRPr="009E7685">
                <w:rPr>
                  <w:rFonts w:ascii="Calibri" w:eastAsia="MS Mincho" w:hAnsi="Calibri" w:cs="Times New Roman"/>
                  <w:sz w:val="18"/>
                  <w:szCs w:val="18"/>
                  <w:highlight w:val="cyan"/>
                  <w:lang w:eastAsia="ja-JP"/>
                </w:rPr>
                <w:t>Standard 6</w:t>
              </w:r>
              <w:r w:rsidRPr="009E7685">
                <w:rPr>
                  <w:rFonts w:ascii="Calibri" w:eastAsia="MS Mincho" w:hAnsi="Calibri" w:cs="Times New Roman"/>
                  <w:sz w:val="18"/>
                  <w:szCs w:val="18"/>
                  <w:lang w:eastAsia="ja-JP"/>
                </w:rPr>
                <w:t xml:space="preserve">, an FPIC (“Free Prior Informed Consent”) will be carried out and documented according to UNDP requirements at each demonstration site. This work will be a part of site-specific environmental and social (“E/S”) assessments to be carried out for each demonstration on technology upgrading and solid waste utilization under the project. In the project implementation phase, professional training and education would be provided to local governments, enterprises and employees of the phosphate chemical industry, and new employment opportunities would be offered in advance to indigenous communities. Additionally, a grievance redress mechanism would be established to ensure that access to work opportunities is </w:t>
              </w:r>
              <w:proofErr w:type="gramStart"/>
              <w:r w:rsidRPr="009E7685">
                <w:rPr>
                  <w:rFonts w:ascii="Calibri" w:eastAsia="MS Mincho" w:hAnsi="Calibri" w:cs="Times New Roman"/>
                  <w:sz w:val="18"/>
                  <w:szCs w:val="18"/>
                  <w:lang w:eastAsia="ja-JP"/>
                </w:rPr>
                <w:t>equitable</w:t>
              </w:r>
              <w:proofErr w:type="gramEnd"/>
              <w:r w:rsidRPr="009E7685">
                <w:rPr>
                  <w:rFonts w:ascii="Calibri" w:eastAsia="MS Mincho" w:hAnsi="Calibri" w:cs="Times New Roman"/>
                  <w:sz w:val="18"/>
                  <w:szCs w:val="18"/>
                  <w:lang w:eastAsia="ja-JP"/>
                </w:rPr>
                <w:t xml:space="preserve"> and that any adverse environmental and social effects of industrial activities be addressed promptly.</w:t>
              </w:r>
            </w:ins>
          </w:p>
        </w:tc>
      </w:tr>
      <w:tr w:rsidR="009E7685" w:rsidRPr="009E7685" w14:paraId="7A799625" w14:textId="77777777" w:rsidTr="00B61ED7">
        <w:trPr>
          <w:trHeight w:val="296"/>
          <w:ins w:id="550" w:author="Phatthamon Jantalae" w:date="2022-06-16T16:40:00Z"/>
        </w:trPr>
        <w:tc>
          <w:tcPr>
            <w:tcW w:w="13248" w:type="dxa"/>
            <w:shd w:val="clear" w:color="auto" w:fill="C6D9F1"/>
          </w:tcPr>
          <w:p w14:paraId="10DFF2FD" w14:textId="77777777" w:rsidR="009E7685" w:rsidRPr="009E7685" w:rsidRDefault="009E7685" w:rsidP="009E7685">
            <w:pPr>
              <w:spacing w:after="120" w:line="240" w:lineRule="auto"/>
              <w:contextualSpacing/>
              <w:rPr>
                <w:ins w:id="551" w:author="Phatthamon Jantalae" w:date="2022-06-16T16:40:00Z"/>
                <w:rFonts w:ascii="Arial" w:eastAsia="DengXian" w:hAnsi="Arial" w:cs="Frutiger 45 Light"/>
                <w:b/>
                <w:i/>
                <w:sz w:val="18"/>
                <w:szCs w:val="18"/>
              </w:rPr>
            </w:pPr>
            <w:ins w:id="552" w:author="Phatthamon Jantalae" w:date="2022-06-16T16:40:00Z">
              <w:r w:rsidRPr="009E7685">
                <w:rPr>
                  <w:rFonts w:ascii="Arial" w:eastAsia="Times New Roman" w:hAnsi="Arial" w:cs="Frutiger 45 Light"/>
                  <w:b/>
                  <w:i/>
                  <w:sz w:val="18"/>
                  <w:szCs w:val="18"/>
                </w:rPr>
                <w:t>Briefly describe in the space below how the project is likely to improve gender equality and women’s empowerment</w:t>
              </w:r>
            </w:ins>
          </w:p>
        </w:tc>
      </w:tr>
      <w:tr w:rsidR="009E7685" w:rsidRPr="009E7685" w14:paraId="70A7D059" w14:textId="77777777" w:rsidTr="00B61ED7">
        <w:trPr>
          <w:trHeight w:val="440"/>
          <w:ins w:id="553" w:author="Phatthamon Jantalae" w:date="2022-06-16T16:40:00Z"/>
        </w:trPr>
        <w:tc>
          <w:tcPr>
            <w:tcW w:w="13248" w:type="dxa"/>
          </w:tcPr>
          <w:p w14:paraId="2581F929" w14:textId="77777777" w:rsidR="009E7685" w:rsidRPr="009E7685" w:rsidRDefault="009E7685" w:rsidP="009E7685">
            <w:pPr>
              <w:tabs>
                <w:tab w:val="left" w:pos="432"/>
              </w:tabs>
              <w:spacing w:before="60" w:after="60" w:line="240" w:lineRule="auto"/>
              <w:contextualSpacing/>
              <w:rPr>
                <w:ins w:id="554" w:author="Phatthamon Jantalae" w:date="2022-06-16T16:40:00Z"/>
                <w:rFonts w:ascii="Calibri" w:eastAsia="Times New Roman" w:hAnsi="Calibri" w:cs="Times New Roman"/>
                <w:sz w:val="18"/>
                <w:szCs w:val="18"/>
                <w:lang w:eastAsia="ja-JP"/>
              </w:rPr>
            </w:pPr>
            <w:ins w:id="555" w:author="Phatthamon Jantalae" w:date="2022-06-16T16:40:00Z">
              <w:r w:rsidRPr="009E7685">
                <w:rPr>
                  <w:rFonts w:ascii="Calibri" w:eastAsia="Times New Roman" w:hAnsi="Calibri" w:cs="Times New Roman"/>
                  <w:sz w:val="18"/>
                  <w:szCs w:val="18"/>
                  <w:lang w:eastAsia="ja-JP"/>
                </w:rPr>
                <w:t xml:space="preserve">The design of the proposed project will be guided by principles of gender equality and women’s empowerment. Women are involved in both the management and technical departments of China’s government agencies/institutions and play major roles in the top-level decision-making and strategic design process. On the ground level, the implementation of the proposed project will promote the welfare of and offer equal opportunities to both men and women, but particularly women in the underdeveloped regions. The design of the project activities will also consider further enhancing the role of women in the deployment of low carbon technologies and climate change mitigation options and come up with gender-sensitive policies in the resource sector and the downstream sectors of the country. Education and professional training would be provided </w:t>
              </w:r>
              <w:proofErr w:type="gramStart"/>
              <w:r w:rsidRPr="009E7685">
                <w:rPr>
                  <w:rFonts w:ascii="Calibri" w:eastAsia="Times New Roman" w:hAnsi="Calibri" w:cs="Times New Roman"/>
                  <w:sz w:val="18"/>
                  <w:szCs w:val="18"/>
                  <w:lang w:eastAsia="ja-JP"/>
                </w:rPr>
                <w:t>in particular to</w:t>
              </w:r>
              <w:proofErr w:type="gramEnd"/>
              <w:r w:rsidRPr="009E7685">
                <w:rPr>
                  <w:rFonts w:ascii="Calibri" w:eastAsia="Times New Roman" w:hAnsi="Calibri" w:cs="Times New Roman"/>
                  <w:sz w:val="18"/>
                  <w:szCs w:val="18"/>
                  <w:lang w:eastAsia="ja-JP"/>
                </w:rPr>
                <w:t xml:space="preserve"> local employees to improve women’s professional competitiveness in the workplace and expand women’s scope of employment in the underdeveloped and agriculture-based region.</w:t>
              </w:r>
              <w:r w:rsidRPr="009E7685">
                <w:rPr>
                  <w:rFonts w:ascii="Calibri" w:eastAsia="Yu Mincho" w:hAnsi="Calibri" w:cs="Times New Roman"/>
                  <w:sz w:val="18"/>
                  <w:szCs w:val="18"/>
                  <w:lang w:eastAsia="ja-JP"/>
                </w:rPr>
                <w:t xml:space="preserve"> </w:t>
              </w:r>
              <w:r w:rsidRPr="009E7685">
                <w:rPr>
                  <w:rFonts w:ascii="Calibri" w:eastAsia="MS Mincho" w:hAnsi="Calibri" w:cs="Times New Roman" w:hint="eastAsia"/>
                  <w:sz w:val="18"/>
                  <w:szCs w:val="18"/>
                  <w:lang w:eastAsia="zh-CN"/>
                </w:rPr>
                <w:t>T</w:t>
              </w:r>
              <w:r w:rsidRPr="009E7685">
                <w:rPr>
                  <w:rFonts w:ascii="Calibri" w:eastAsia="MS Mincho" w:hAnsi="Calibri" w:cs="Times New Roman"/>
                  <w:sz w:val="18"/>
                  <w:szCs w:val="18"/>
                  <w:lang w:eastAsia="zh-CN"/>
                </w:rPr>
                <w:t xml:space="preserve">he detailed and confidential staff information database can be established based on big data analysis, which records both men's and women’s information on occupation, payment, etc. This will provide information for job mobility and welfare distribution in PCI enterprises following national gender-related law and good international practice. </w:t>
              </w:r>
              <w:r w:rsidRPr="009E7685">
                <w:rPr>
                  <w:rFonts w:ascii="Calibri" w:eastAsia="Yu Mincho" w:hAnsi="Calibri" w:cs="Times New Roman"/>
                  <w:sz w:val="18"/>
                  <w:szCs w:val="18"/>
                  <w:lang w:eastAsia="ja-JP"/>
                </w:rPr>
                <w:t xml:space="preserve">Additionally, </w:t>
              </w:r>
              <w:proofErr w:type="gramStart"/>
              <w:r w:rsidRPr="009E7685">
                <w:rPr>
                  <w:rFonts w:ascii="Calibri" w:eastAsia="Yu Mincho" w:hAnsi="Calibri" w:cs="Times New Roman"/>
                  <w:sz w:val="18"/>
                  <w:szCs w:val="18"/>
                  <w:lang w:eastAsia="ja-JP"/>
                </w:rPr>
                <w:t>qualified</w:t>
              </w:r>
              <w:proofErr w:type="gramEnd"/>
              <w:r w:rsidRPr="009E7685">
                <w:rPr>
                  <w:rFonts w:ascii="Calibri" w:eastAsia="Yu Mincho" w:hAnsi="Calibri" w:cs="Times New Roman"/>
                  <w:sz w:val="18"/>
                  <w:szCs w:val="18"/>
                  <w:lang w:eastAsia="ja-JP"/>
                </w:rPr>
                <w:t xml:space="preserve"> and capable women consultants/experts will be targeted to work in the implementation of the designed project.</w:t>
              </w:r>
              <w:r w:rsidRPr="009E7685">
                <w:rPr>
                  <w:rFonts w:ascii="Calibri" w:eastAsia="Times New Roman" w:hAnsi="Calibri" w:cs="Times New Roman"/>
                  <w:sz w:val="18"/>
                  <w:szCs w:val="18"/>
                  <w:lang w:eastAsia="ja-JP"/>
                </w:rPr>
                <w:t xml:space="preserve"> </w:t>
              </w:r>
            </w:ins>
          </w:p>
          <w:p w14:paraId="06406D25" w14:textId="77777777" w:rsidR="009E7685" w:rsidRPr="009E7685" w:rsidRDefault="009E7685" w:rsidP="009E7685">
            <w:pPr>
              <w:tabs>
                <w:tab w:val="left" w:pos="432"/>
              </w:tabs>
              <w:spacing w:before="60" w:after="60" w:line="240" w:lineRule="auto"/>
              <w:contextualSpacing/>
              <w:rPr>
                <w:ins w:id="556" w:author="Phatthamon Jantalae" w:date="2022-06-16T16:40:00Z"/>
                <w:rFonts w:ascii="Calibri" w:eastAsia="Yu Mincho" w:hAnsi="Calibri" w:cs="Times New Roman"/>
                <w:sz w:val="18"/>
                <w:szCs w:val="18"/>
                <w:lang w:eastAsia="ja-JP"/>
              </w:rPr>
            </w:pPr>
            <w:ins w:id="557" w:author="Phatthamon Jantalae" w:date="2022-06-16T16:40:00Z">
              <w:r w:rsidRPr="009E7685">
                <w:rPr>
                  <w:rFonts w:ascii="Calibri" w:eastAsia="Times New Roman" w:hAnsi="Calibri" w:cs="Times New Roman"/>
                  <w:sz w:val="18"/>
                  <w:szCs w:val="18"/>
                  <w:lang w:eastAsia="ja-JP"/>
                </w:rPr>
                <w:t xml:space="preserve">The implementation of this project will, first, improve the technical level and reduce the intensity of labor in the mining and beneficiation technology as well as phosphate chemical industry, which will in turn improve women’s work environment, job </w:t>
              </w:r>
              <w:proofErr w:type="gramStart"/>
              <w:r w:rsidRPr="009E7685">
                <w:rPr>
                  <w:rFonts w:ascii="Calibri" w:eastAsia="Times New Roman" w:hAnsi="Calibri" w:cs="Times New Roman"/>
                  <w:sz w:val="18"/>
                  <w:szCs w:val="18"/>
                  <w:lang w:eastAsia="ja-JP"/>
                </w:rPr>
                <w:t>adaptability</w:t>
              </w:r>
              <w:proofErr w:type="gramEnd"/>
              <w:r w:rsidRPr="009E7685">
                <w:rPr>
                  <w:rFonts w:ascii="Calibri" w:eastAsia="Times New Roman" w:hAnsi="Calibri" w:cs="Times New Roman"/>
                  <w:sz w:val="18"/>
                  <w:szCs w:val="18"/>
                  <w:lang w:eastAsia="ja-JP"/>
                </w:rPr>
                <w:t xml:space="preserve"> and change of employment. Secondly, the implementation of this project will directly improve the quality of the local ecological environment and indirectly improve women's and children's health. Thirdly, implementation of this project will help ensure agriculture and food security through the reduction of rural pollution, and thus reduce the risk in women’s major source of income in these regions. </w:t>
              </w:r>
            </w:ins>
          </w:p>
        </w:tc>
      </w:tr>
      <w:tr w:rsidR="009E7685" w:rsidRPr="009E7685" w14:paraId="6192CC80" w14:textId="77777777" w:rsidTr="00B61ED7">
        <w:trPr>
          <w:trHeight w:val="305"/>
          <w:ins w:id="558" w:author="Phatthamon Jantalae" w:date="2022-06-16T16:40:00Z"/>
        </w:trPr>
        <w:tc>
          <w:tcPr>
            <w:tcW w:w="13248" w:type="dxa"/>
            <w:shd w:val="clear" w:color="auto" w:fill="C6D9F1"/>
          </w:tcPr>
          <w:p w14:paraId="70F0D11A" w14:textId="77777777" w:rsidR="009E7685" w:rsidRPr="009E7685" w:rsidRDefault="009E7685" w:rsidP="009E7685">
            <w:pPr>
              <w:spacing w:after="120" w:line="240" w:lineRule="auto"/>
              <w:contextualSpacing/>
              <w:rPr>
                <w:ins w:id="559" w:author="Phatthamon Jantalae" w:date="2022-06-16T16:40:00Z"/>
                <w:rFonts w:ascii="Arial" w:eastAsia="DengXian" w:hAnsi="Arial" w:cs="Frutiger 45 Light"/>
                <w:b/>
                <w:i/>
                <w:sz w:val="18"/>
                <w:szCs w:val="18"/>
                <w:u w:val="single"/>
              </w:rPr>
            </w:pPr>
            <w:ins w:id="560" w:author="Phatthamon Jantalae" w:date="2022-06-16T16:40:00Z">
              <w:r w:rsidRPr="009E7685">
                <w:rPr>
                  <w:rFonts w:ascii="Arial" w:eastAsia="Times New Roman" w:hAnsi="Arial" w:cs="Frutiger 45 Light"/>
                  <w:b/>
                  <w:i/>
                  <w:sz w:val="18"/>
                  <w:szCs w:val="18"/>
                </w:rPr>
                <w:lastRenderedPageBreak/>
                <w:t>Briefly describe in the space below how the project mainstreams sustainability and resilience</w:t>
              </w:r>
            </w:ins>
          </w:p>
        </w:tc>
      </w:tr>
      <w:tr w:rsidR="009E7685" w:rsidRPr="009E7685" w14:paraId="6CEF740B" w14:textId="77777777" w:rsidTr="00B61ED7">
        <w:trPr>
          <w:trHeight w:val="368"/>
          <w:ins w:id="561" w:author="Phatthamon Jantalae" w:date="2022-06-16T16:40:00Z"/>
        </w:trPr>
        <w:tc>
          <w:tcPr>
            <w:tcW w:w="13248" w:type="dxa"/>
          </w:tcPr>
          <w:p w14:paraId="57BC46A8" w14:textId="77777777" w:rsidR="009E7685" w:rsidRPr="009E7685" w:rsidRDefault="009E7685" w:rsidP="009E7685">
            <w:pPr>
              <w:tabs>
                <w:tab w:val="left" w:pos="432"/>
              </w:tabs>
              <w:spacing w:before="60" w:after="60" w:line="240" w:lineRule="auto"/>
              <w:contextualSpacing/>
              <w:rPr>
                <w:ins w:id="562" w:author="Phatthamon Jantalae" w:date="2022-06-16T16:40:00Z"/>
                <w:rFonts w:ascii="Calibri" w:eastAsia="Times New Roman" w:hAnsi="Calibri" w:cs="Times New Roman"/>
                <w:color w:val="595959"/>
                <w:sz w:val="18"/>
                <w:szCs w:val="18"/>
                <w:lang w:eastAsia="ja-JP"/>
              </w:rPr>
            </w:pPr>
            <w:ins w:id="563" w:author="Phatthamon Jantalae" w:date="2022-06-16T16:40:00Z">
              <w:r w:rsidRPr="009E7685">
                <w:rPr>
                  <w:rFonts w:ascii="Calibri" w:eastAsia="Times New Roman" w:hAnsi="Calibri" w:cs="Times New Roman"/>
                  <w:sz w:val="18"/>
                  <w:szCs w:val="18"/>
                  <w:lang w:eastAsia="ja-JP"/>
                </w:rPr>
                <w:t xml:space="preserve">The central mission of this project is to promote systematic sustainable transformation of China’s phosphate mining and chemical industry. This will be pursued through major top-level strategies: strengthening of low-carbon policy guidance on phosphate chemical industry, construction of low-carbon demonstration system, establishment of low-carbon development standard system, development of technology and equipment in mining and beneficiation sector, along with solid waste comprehensive utilization, implementation of low-carbon phosphate chemical technologies promotion action, and popularization of low-carbon education. The strategic mechanisms would improve the utilization of phosphate resource and mining area environment, reduce the energy consumption in production, promote waste utilization technology in the related areas, energy consumption, and solid waste output reduction will be facilitated in the phosphate chemical industry during and after implementation of the proposed project. The promotion of clean and low-carbon processes and technologies within the whole life cycle of phosphate chemical production, the integrated utilization of </w:t>
              </w:r>
              <w:proofErr w:type="spellStart"/>
              <w:r w:rsidRPr="009E7685">
                <w:rPr>
                  <w:rFonts w:ascii="Calibri" w:eastAsia="Times New Roman" w:hAnsi="Calibri" w:cs="Times New Roman"/>
                  <w:sz w:val="18"/>
                  <w:szCs w:val="18"/>
                  <w:lang w:eastAsia="ja-JP"/>
                </w:rPr>
                <w:t>phosphogypsum</w:t>
              </w:r>
              <w:proofErr w:type="spellEnd"/>
              <w:r w:rsidRPr="009E7685">
                <w:rPr>
                  <w:rFonts w:ascii="Calibri" w:eastAsia="Times New Roman" w:hAnsi="Calibri" w:cs="Times New Roman"/>
                  <w:sz w:val="18"/>
                  <w:szCs w:val="18"/>
                  <w:lang w:eastAsia="ja-JP"/>
                </w:rPr>
                <w:t xml:space="preserve">, and the phosphate mine tailing production of phosphate fertilizers are three focus areas of the project’s carbon-emission reduction initiative. According to estimates, carbon emission reduction in phosphate mining can be at an average of 0.05 million tons of CO2eq per year; the annual emission reduction in phosphate chemical production is about 1.19 million tons of CO2eq, and the management of phosphate waste can reduce CO2eq emissions of approximately 5.93 million tons per year (including 4.97 million tons in the integrated use of </w:t>
              </w:r>
              <w:proofErr w:type="spellStart"/>
              <w:r w:rsidRPr="009E7685">
                <w:rPr>
                  <w:rFonts w:ascii="Calibri" w:eastAsia="Times New Roman" w:hAnsi="Calibri" w:cs="Times New Roman"/>
                  <w:sz w:val="18"/>
                  <w:szCs w:val="18"/>
                  <w:lang w:eastAsia="ja-JP"/>
                </w:rPr>
                <w:t>phosphogypsum</w:t>
              </w:r>
              <w:proofErr w:type="spellEnd"/>
              <w:r w:rsidRPr="009E7685">
                <w:rPr>
                  <w:rFonts w:ascii="Calibri" w:eastAsia="Times New Roman" w:hAnsi="Calibri" w:cs="Times New Roman"/>
                  <w:sz w:val="18"/>
                  <w:szCs w:val="18"/>
                  <w:lang w:eastAsia="ja-JP"/>
                </w:rPr>
                <w:t xml:space="preserve"> to produce cement, and 0.96 million tons in phosphate mine tailing to produce phosphate-containing biological fertilizers). In total, the phosphate chemical industry can form a carbon dioxide emission reduction capacity of 7.39 million tons/year, or 36.97 million tons CO2eq during the five-year project implementation period. As most of China’s phosphate mines and chemical production facilities are concentrated in Sichuan, Yunnan, Guizhou, Hubei and other Yangtze River main streams and upstream tributary areas, resulting in severe pollution of water resources in the upper and middle reaches of the Yangtze River, the project’s targeted implementation in the Yangtze Economic Belt would not only address environmental pollution and facilitate ecological repair, but also enhance environmental resiliency of the underdeveloped communities through job creation and poverty reduction in these ecologically fragile areas.</w:t>
              </w:r>
            </w:ins>
          </w:p>
        </w:tc>
      </w:tr>
      <w:tr w:rsidR="009E7685" w:rsidRPr="009E7685" w14:paraId="777A663D" w14:textId="77777777" w:rsidTr="00B61ED7">
        <w:trPr>
          <w:ins w:id="564" w:author="Phatthamon Jantalae" w:date="2022-06-16T16:40:00Z"/>
        </w:trPr>
        <w:tc>
          <w:tcPr>
            <w:tcW w:w="13248" w:type="dxa"/>
            <w:shd w:val="clear" w:color="auto" w:fill="C6DAF1"/>
          </w:tcPr>
          <w:p w14:paraId="3943C21B" w14:textId="77777777" w:rsidR="009E7685" w:rsidRPr="009E7685" w:rsidRDefault="009E7685" w:rsidP="009E7685">
            <w:pPr>
              <w:tabs>
                <w:tab w:val="left" w:pos="432"/>
              </w:tabs>
              <w:spacing w:before="60" w:after="60" w:line="240" w:lineRule="auto"/>
              <w:contextualSpacing/>
              <w:rPr>
                <w:ins w:id="565" w:author="Phatthamon Jantalae" w:date="2022-06-16T16:40:00Z"/>
                <w:rFonts w:ascii="Calibri" w:eastAsia="Times New Roman" w:hAnsi="Calibri" w:cs="Times New Roman"/>
                <w:i/>
                <w:color w:val="595959"/>
                <w:sz w:val="18"/>
                <w:szCs w:val="18"/>
                <w:lang w:eastAsia="ja-JP"/>
              </w:rPr>
            </w:pPr>
            <w:ins w:id="566" w:author="Phatthamon Jantalae" w:date="2022-06-16T16:40:00Z">
              <w:r w:rsidRPr="009E7685">
                <w:rPr>
                  <w:rFonts w:ascii="Calibri" w:eastAsia="Times New Roman" w:hAnsi="Calibri" w:cs="Times New Roman"/>
                  <w:b/>
                  <w:i/>
                  <w:sz w:val="18"/>
                  <w:szCs w:val="18"/>
                  <w:lang w:eastAsia="ja-JP"/>
                </w:rPr>
                <w:t>Briefly describe in the space below how the project strengthens accountability to stakeholders</w:t>
              </w:r>
            </w:ins>
          </w:p>
        </w:tc>
      </w:tr>
      <w:tr w:rsidR="009E7685" w:rsidRPr="009E7685" w14:paraId="065E1B6E" w14:textId="77777777" w:rsidTr="00B61ED7">
        <w:trPr>
          <w:trHeight w:val="440"/>
          <w:ins w:id="567" w:author="Phatthamon Jantalae" w:date="2022-06-16T16:40:00Z"/>
        </w:trPr>
        <w:tc>
          <w:tcPr>
            <w:tcW w:w="13248" w:type="dxa"/>
          </w:tcPr>
          <w:p w14:paraId="2DB12999" w14:textId="77777777" w:rsidR="009E7685" w:rsidRPr="009E7685" w:rsidRDefault="009E7685" w:rsidP="009E7685">
            <w:pPr>
              <w:keepNext/>
              <w:keepLines/>
              <w:tabs>
                <w:tab w:val="left" w:pos="432"/>
              </w:tabs>
              <w:spacing w:before="60" w:after="60" w:line="240" w:lineRule="auto"/>
              <w:contextualSpacing/>
              <w:outlineLvl w:val="7"/>
              <w:rPr>
                <w:ins w:id="568" w:author="Phatthamon Jantalae" w:date="2022-06-16T16:40:00Z"/>
                <w:rFonts w:ascii="Calibri" w:eastAsia="Yu Mincho" w:hAnsi="Calibri" w:cs="Times New Roman"/>
                <w:sz w:val="18"/>
                <w:szCs w:val="18"/>
                <w:lang w:eastAsia="ja-JP"/>
              </w:rPr>
            </w:pPr>
            <w:ins w:id="569" w:author="Phatthamon Jantalae" w:date="2022-06-16T16:40:00Z">
              <w:r w:rsidRPr="009E7685">
                <w:rPr>
                  <w:rFonts w:ascii="Calibri" w:eastAsia="Yu Mincho" w:hAnsi="Calibri" w:cs="Times New Roman"/>
                  <w:sz w:val="18"/>
                  <w:szCs w:val="18"/>
                  <w:lang w:eastAsia="ja-JP"/>
                </w:rPr>
                <w:t xml:space="preserve">The project will be designed and implemented guided by principles of accountability. </w:t>
              </w:r>
              <w:r w:rsidRPr="009E7685">
                <w:rPr>
                  <w:rFonts w:ascii="Calibri" w:eastAsia="Times New Roman" w:hAnsi="Calibri" w:cs="Times New Roman"/>
                  <w:sz w:val="18"/>
                  <w:szCs w:val="18"/>
                  <w:lang w:eastAsia="ja-JP"/>
                </w:rPr>
                <w:t xml:space="preserve">This would naturally ensure constant engagement with stakeholders from design, implementation, and completion of the project. It is envisaged that the potential project-affected people will be informed of potential risks and UNDP’s Accountability Mechanism during the project design and further strengthened in the implementation process. The demos will support meaningful participation and inclusion of all stakeholders, in particular marginalized </w:t>
              </w:r>
              <w:proofErr w:type="gramStart"/>
              <w:r w:rsidRPr="009E7685">
                <w:rPr>
                  <w:rFonts w:ascii="Calibri" w:eastAsia="Times New Roman" w:hAnsi="Calibri" w:cs="Times New Roman"/>
                  <w:sz w:val="18"/>
                  <w:szCs w:val="18"/>
                  <w:lang w:eastAsia="ja-JP"/>
                </w:rPr>
                <w:t>individuals</w:t>
              </w:r>
              <w:proofErr w:type="gramEnd"/>
              <w:r w:rsidRPr="009E7685">
                <w:rPr>
                  <w:rFonts w:ascii="Calibri" w:eastAsia="Times New Roman" w:hAnsi="Calibri" w:cs="Times New Roman"/>
                  <w:sz w:val="18"/>
                  <w:szCs w:val="18"/>
                  <w:lang w:eastAsia="ja-JP"/>
                </w:rPr>
                <w:t xml:space="preserve"> and groups, in processes that may impact them including design, implementation and monitoring of the project. </w:t>
              </w:r>
              <w:r w:rsidRPr="009E7685">
                <w:rPr>
                  <w:rFonts w:ascii="Calibri" w:eastAsia="Yu Mincho" w:hAnsi="Calibri" w:cs="Times New Roman"/>
                  <w:sz w:val="18"/>
                  <w:szCs w:val="18"/>
                  <w:lang w:eastAsia="ja-JP"/>
                </w:rPr>
                <w:t xml:space="preserve">Provision of timely, </w:t>
              </w:r>
              <w:proofErr w:type="gramStart"/>
              <w:r w:rsidRPr="009E7685">
                <w:rPr>
                  <w:rFonts w:ascii="Calibri" w:eastAsia="Yu Mincho" w:hAnsi="Calibri" w:cs="Times New Roman"/>
                  <w:sz w:val="18"/>
                  <w:szCs w:val="18"/>
                  <w:lang w:eastAsia="ja-JP"/>
                </w:rPr>
                <w:t>accessible</w:t>
              </w:r>
              <w:proofErr w:type="gramEnd"/>
              <w:r w:rsidRPr="009E7685">
                <w:rPr>
                  <w:rFonts w:ascii="Calibri" w:eastAsia="Yu Mincho" w:hAnsi="Calibri" w:cs="Times New Roman"/>
                  <w:sz w:val="18"/>
                  <w:szCs w:val="18"/>
                  <w:lang w:eastAsia="ja-JP"/>
                </w:rPr>
                <w:t xml:space="preserve"> and functional information regarding supported activities, including potential environmental and social risks and impacts and management measures (SESP, ESMF) will be disclosed on UNDP China websites to ensure transparency of programming interventions. The Project Management Office (PMO) shall establish a project-level Grievance Redress Mechanism (GRM) during project inception. The full details of the GRM will be agreed upon during the project’s inception phase. The Mechanism (SRM) that ensures individuals, people, and communities affected by projects have access to appropriate grievance resolution procedures for hearing and jointly addressing complaints and disputes related to the social and/or environmental impacts of the proposed projects. Interested stakeholders may raise a grievance at any time to the PMO, the Executing Agency, the Implementing Agency (UNDP), or the GEF. A monitoring and evaluation procedure is also designed to ensure effective monitoring</w:t>
              </w:r>
              <w:r w:rsidRPr="009E7685">
                <w:rPr>
                  <w:rFonts w:ascii="DengXian" w:eastAsia="DengXian" w:hAnsi="DengXian" w:cs="Times New Roman" w:hint="eastAsia"/>
                  <w:sz w:val="18"/>
                  <w:szCs w:val="18"/>
                  <w:lang w:eastAsia="zh-CN"/>
                </w:rPr>
                <w:t>-</w:t>
              </w:r>
              <w:r w:rsidRPr="009E7685">
                <w:rPr>
                  <w:rFonts w:ascii="Calibri" w:eastAsia="Yu Mincho" w:hAnsi="Calibri" w:cs="Times New Roman"/>
                  <w:sz w:val="18"/>
                  <w:szCs w:val="18"/>
                  <w:lang w:eastAsia="ja-JP"/>
                </w:rPr>
                <w:t>and where appropriate, participatory monitoring with stakeholders—and reporting on implementation of social and environmental risk management measures.</w:t>
              </w:r>
            </w:ins>
          </w:p>
          <w:p w14:paraId="00959ABE" w14:textId="77777777" w:rsidR="009E7685" w:rsidRPr="009E7685" w:rsidRDefault="009E7685" w:rsidP="009E7685">
            <w:pPr>
              <w:keepNext/>
              <w:keepLines/>
              <w:tabs>
                <w:tab w:val="left" w:pos="432"/>
              </w:tabs>
              <w:spacing w:before="60" w:after="60" w:line="240" w:lineRule="auto"/>
              <w:contextualSpacing/>
              <w:outlineLvl w:val="7"/>
              <w:rPr>
                <w:ins w:id="570" w:author="Phatthamon Jantalae" w:date="2022-06-16T16:40:00Z"/>
                <w:rFonts w:ascii="Calibri" w:eastAsia="Yu Mincho" w:hAnsi="Calibri" w:cs="Times New Roman"/>
                <w:sz w:val="18"/>
                <w:szCs w:val="18"/>
                <w:lang w:eastAsia="ja-JP"/>
              </w:rPr>
            </w:pPr>
          </w:p>
        </w:tc>
      </w:tr>
    </w:tbl>
    <w:p w14:paraId="259ADF69" w14:textId="77777777" w:rsidR="009E7685" w:rsidRDefault="009E7685">
      <w:pPr>
        <w:rPr>
          <w:b/>
          <w:szCs w:val="20"/>
        </w:rPr>
      </w:pPr>
    </w:p>
    <w:p w14:paraId="1D25488C" w14:textId="77777777" w:rsidR="00F5335A" w:rsidRDefault="00795F6F">
      <w:pPr>
        <w:keepNext/>
        <w:spacing w:after="0" w:line="240" w:lineRule="auto"/>
        <w:rPr>
          <w:rFonts w:ascii="Calibri" w:hAnsi="Calibri" w:cs="Calibri"/>
          <w:b/>
          <w:color w:val="4F81BD"/>
          <w:sz w:val="24"/>
        </w:rPr>
      </w:pPr>
      <w:r>
        <w:rPr>
          <w:rFonts w:ascii="Calibri" w:hAnsi="Calibri" w:cs="Calibri"/>
          <w:b/>
          <w:color w:val="4F81BD"/>
          <w:sz w:val="24"/>
        </w:rPr>
        <w:t xml:space="preserve">Part B. Identifying and Managing Social and Environmental </w:t>
      </w:r>
      <w:r>
        <w:rPr>
          <w:rFonts w:ascii="Calibri" w:hAnsi="Calibri" w:cs="Calibri"/>
          <w:b/>
          <w:color w:val="4F81BD"/>
          <w:sz w:val="24"/>
          <w:u w:val="single"/>
        </w:rPr>
        <w:t>Risks</w:t>
      </w: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162"/>
        <w:gridCol w:w="918"/>
        <w:gridCol w:w="358"/>
        <w:gridCol w:w="992"/>
        <w:gridCol w:w="2238"/>
        <w:gridCol w:w="597"/>
        <w:gridCol w:w="307"/>
        <w:gridCol w:w="2168"/>
        <w:gridCol w:w="800"/>
        <w:gridCol w:w="1360"/>
      </w:tblGrid>
      <w:tr w:rsidR="009E7685" w:rsidRPr="00DF2BE0" w14:paraId="14FEE4E6" w14:textId="77777777" w:rsidTr="00B61ED7">
        <w:trPr>
          <w:trHeight w:val="1061"/>
          <w:ins w:id="571" w:author="Phatthamon Jantalae" w:date="2022-06-16T16:44:00Z"/>
        </w:trPr>
        <w:tc>
          <w:tcPr>
            <w:tcW w:w="3402" w:type="dxa"/>
            <w:gridSpan w:val="2"/>
            <w:shd w:val="clear" w:color="auto" w:fill="0F243E"/>
          </w:tcPr>
          <w:p w14:paraId="141F4FDB" w14:textId="77777777" w:rsidR="009E7685" w:rsidRPr="00DF2BE0" w:rsidRDefault="009E7685" w:rsidP="009E7685">
            <w:pPr>
              <w:tabs>
                <w:tab w:val="left" w:pos="101"/>
              </w:tabs>
              <w:spacing w:line="240" w:lineRule="auto"/>
              <w:ind w:right="252" w:firstLine="11"/>
              <w:rPr>
                <w:ins w:id="572" w:author="Phatthamon Jantalae" w:date="2022-06-16T16:44:00Z"/>
                <w:rFonts w:ascii="Arial" w:hAnsi="Arial" w:cs="Arial"/>
                <w:b/>
                <w:sz w:val="18"/>
                <w:szCs w:val="18"/>
              </w:rPr>
            </w:pPr>
            <w:ins w:id="573" w:author="Phatthamon Jantalae" w:date="2022-06-16T16:44:00Z">
              <w:r w:rsidRPr="00DF2BE0">
                <w:rPr>
                  <w:rFonts w:ascii="Arial" w:hAnsi="Arial" w:cs="Arial"/>
                  <w:b/>
                  <w:sz w:val="18"/>
                  <w:szCs w:val="18"/>
                </w:rPr>
                <w:t xml:space="preserve">QUESTION 2: What are the Potential Social and Environmental Risks? </w:t>
              </w:r>
            </w:ins>
          </w:p>
          <w:p w14:paraId="1AA75BA1" w14:textId="16AE58A5" w:rsidR="009E7685" w:rsidRPr="00DF2BE0" w:rsidRDefault="009E7685" w:rsidP="00DF2BE0">
            <w:pPr>
              <w:tabs>
                <w:tab w:val="left" w:pos="101"/>
              </w:tabs>
              <w:spacing w:line="240" w:lineRule="auto"/>
              <w:ind w:right="252" w:firstLine="11"/>
              <w:rPr>
                <w:ins w:id="574" w:author="Phatthamon Jantalae" w:date="2022-06-16T16:44:00Z"/>
                <w:rFonts w:ascii="Arial" w:hAnsi="Arial" w:cs="Arial"/>
                <w:b/>
                <w:sz w:val="18"/>
                <w:szCs w:val="18"/>
              </w:rPr>
            </w:pPr>
            <w:ins w:id="575" w:author="Phatthamon Jantalae" w:date="2022-06-16T16:44:00Z">
              <w:r w:rsidRPr="00DF2BE0">
                <w:rPr>
                  <w:rFonts w:ascii="Arial" w:hAnsi="Arial" w:cs="Arial"/>
                  <w:i/>
                  <w:sz w:val="18"/>
                  <w:szCs w:val="18"/>
                </w:rPr>
                <w:t>Note: Complete SESP Attachment 1 before responding to Question 2.</w:t>
              </w:r>
            </w:ins>
          </w:p>
        </w:tc>
        <w:tc>
          <w:tcPr>
            <w:tcW w:w="5103" w:type="dxa"/>
            <w:gridSpan w:val="5"/>
            <w:shd w:val="clear" w:color="auto" w:fill="0F243E"/>
          </w:tcPr>
          <w:p w14:paraId="2172EFB4" w14:textId="77777777" w:rsidR="009E7685" w:rsidRPr="00DF2BE0" w:rsidRDefault="009E7685" w:rsidP="009E7685">
            <w:pPr>
              <w:tabs>
                <w:tab w:val="left" w:pos="101"/>
              </w:tabs>
              <w:spacing w:line="240" w:lineRule="auto"/>
              <w:ind w:right="252" w:firstLine="11"/>
              <w:rPr>
                <w:ins w:id="576" w:author="Phatthamon Jantalae" w:date="2022-06-16T16:44:00Z"/>
                <w:rFonts w:ascii="Arial" w:hAnsi="Arial" w:cs="Arial"/>
                <w:b/>
                <w:sz w:val="18"/>
                <w:szCs w:val="18"/>
              </w:rPr>
            </w:pPr>
            <w:ins w:id="577" w:author="Phatthamon Jantalae" w:date="2022-06-16T16:44:00Z">
              <w:r w:rsidRPr="00DF2BE0">
                <w:rPr>
                  <w:rFonts w:ascii="Arial" w:hAnsi="Arial" w:cs="Arial"/>
                  <w:b/>
                  <w:sz w:val="18"/>
                  <w:szCs w:val="18"/>
                </w:rPr>
                <w:t>QUESTION 3: What is the level of significance of the potential social and environmental risks?</w:t>
              </w:r>
            </w:ins>
          </w:p>
          <w:p w14:paraId="5162996B" w14:textId="77777777" w:rsidR="009E7685" w:rsidRPr="00DF2BE0" w:rsidRDefault="009E7685" w:rsidP="009E7685">
            <w:pPr>
              <w:tabs>
                <w:tab w:val="left" w:pos="432"/>
              </w:tabs>
              <w:spacing w:line="240" w:lineRule="auto"/>
              <w:rPr>
                <w:ins w:id="578" w:author="Phatthamon Jantalae" w:date="2022-06-16T16:44:00Z"/>
                <w:rFonts w:ascii="Arial" w:hAnsi="Arial" w:cs="Arial"/>
                <w:b/>
                <w:sz w:val="18"/>
                <w:szCs w:val="18"/>
              </w:rPr>
            </w:pPr>
            <w:ins w:id="579" w:author="Phatthamon Jantalae" w:date="2022-06-16T16:44:00Z">
              <w:r w:rsidRPr="00DF2BE0">
                <w:rPr>
                  <w:rFonts w:ascii="Arial" w:hAnsi="Arial" w:cs="Arial"/>
                  <w:i/>
                  <w:sz w:val="18"/>
                  <w:szCs w:val="18"/>
                </w:rPr>
                <w:t>Note: Respond to Questions 4 and 5below before proceeding to Question 5</w:t>
              </w:r>
            </w:ins>
          </w:p>
        </w:tc>
        <w:tc>
          <w:tcPr>
            <w:tcW w:w="4635" w:type="dxa"/>
            <w:gridSpan w:val="4"/>
            <w:shd w:val="clear" w:color="auto" w:fill="0F243E"/>
          </w:tcPr>
          <w:p w14:paraId="4EA46D38" w14:textId="77777777" w:rsidR="009E7685" w:rsidRPr="00DF2BE0" w:rsidRDefault="009E7685" w:rsidP="009E7685">
            <w:pPr>
              <w:tabs>
                <w:tab w:val="left" w:pos="432"/>
              </w:tabs>
              <w:spacing w:line="240" w:lineRule="auto"/>
              <w:rPr>
                <w:ins w:id="580" w:author="Phatthamon Jantalae" w:date="2022-06-16T16:44:00Z"/>
                <w:rFonts w:ascii="Arial" w:hAnsi="Arial" w:cs="Arial"/>
                <w:b/>
                <w:sz w:val="18"/>
                <w:szCs w:val="18"/>
              </w:rPr>
            </w:pPr>
            <w:ins w:id="581" w:author="Phatthamon Jantalae" w:date="2022-06-16T16:44:00Z">
              <w:r w:rsidRPr="00DF2BE0">
                <w:rPr>
                  <w:rFonts w:ascii="Arial" w:hAnsi="Arial" w:cs="Arial"/>
                  <w:b/>
                  <w:sz w:val="18"/>
                  <w:szCs w:val="18"/>
                </w:rPr>
                <w:t xml:space="preserve">QUESTION 6: Describe the assessment and management measures for each risk rated Moderate, Substantial or High </w:t>
              </w:r>
            </w:ins>
          </w:p>
        </w:tc>
      </w:tr>
      <w:tr w:rsidR="009E7685" w:rsidRPr="00DF2BE0" w14:paraId="00E56FE2" w14:textId="77777777" w:rsidTr="00B61ED7">
        <w:trPr>
          <w:ins w:id="582" w:author="Phatthamon Jantalae" w:date="2022-06-16T16:44:00Z"/>
        </w:trPr>
        <w:tc>
          <w:tcPr>
            <w:tcW w:w="3402" w:type="dxa"/>
            <w:gridSpan w:val="2"/>
            <w:shd w:val="clear" w:color="auto" w:fill="C6D9F1"/>
          </w:tcPr>
          <w:p w14:paraId="11A00015" w14:textId="77777777" w:rsidR="009E7685" w:rsidRPr="00DF2BE0" w:rsidRDefault="009E7685" w:rsidP="009E7685">
            <w:pPr>
              <w:spacing w:after="0" w:line="240" w:lineRule="auto"/>
              <w:rPr>
                <w:ins w:id="583" w:author="Phatthamon Jantalae" w:date="2022-06-16T16:44:00Z"/>
                <w:rFonts w:ascii="Arial" w:eastAsiaTheme="minorEastAsia" w:hAnsi="Arial" w:cs="Arial"/>
                <w:b/>
                <w:i/>
                <w:sz w:val="18"/>
                <w:szCs w:val="18"/>
              </w:rPr>
            </w:pPr>
            <w:ins w:id="584" w:author="Phatthamon Jantalae" w:date="2022-06-16T16:44:00Z">
              <w:r w:rsidRPr="00DF2BE0">
                <w:rPr>
                  <w:rFonts w:ascii="Arial" w:eastAsiaTheme="minorEastAsia" w:hAnsi="Arial" w:cs="Arial"/>
                  <w:b/>
                  <w:i/>
                  <w:sz w:val="18"/>
                  <w:szCs w:val="18"/>
                </w:rPr>
                <w:lastRenderedPageBreak/>
                <w:t>Risk Description</w:t>
              </w:r>
            </w:ins>
          </w:p>
          <w:p w14:paraId="422FE5C5" w14:textId="77777777" w:rsidR="009E7685" w:rsidRPr="00DF2BE0" w:rsidRDefault="009E7685" w:rsidP="009E7685">
            <w:pPr>
              <w:spacing w:after="0" w:line="240" w:lineRule="auto"/>
              <w:rPr>
                <w:ins w:id="585" w:author="Phatthamon Jantalae" w:date="2022-06-16T16:44:00Z"/>
                <w:rFonts w:ascii="Arial" w:hAnsi="Arial" w:cs="Arial"/>
                <w:b/>
                <w:i/>
                <w:sz w:val="18"/>
                <w:szCs w:val="18"/>
              </w:rPr>
            </w:pPr>
            <w:ins w:id="586" w:author="Phatthamon Jantalae" w:date="2022-06-16T16:44:00Z">
              <w:r w:rsidRPr="00DF2BE0">
                <w:rPr>
                  <w:rFonts w:ascii="Arial" w:eastAsiaTheme="minorEastAsia" w:hAnsi="Arial" w:cs="Arial"/>
                  <w:b/>
                  <w:i/>
                  <w:sz w:val="18"/>
                  <w:szCs w:val="18"/>
                </w:rPr>
                <w:t>(</w:t>
              </w:r>
              <w:proofErr w:type="gramStart"/>
              <w:r w:rsidRPr="00DF2BE0">
                <w:rPr>
                  <w:rFonts w:ascii="Arial" w:eastAsiaTheme="minorEastAsia" w:hAnsi="Arial" w:cs="Arial"/>
                  <w:b/>
                  <w:i/>
                  <w:sz w:val="18"/>
                  <w:szCs w:val="18"/>
                </w:rPr>
                <w:t>broken</w:t>
              </w:r>
              <w:proofErr w:type="gramEnd"/>
              <w:r w:rsidRPr="00DF2BE0">
                <w:rPr>
                  <w:rFonts w:ascii="Arial" w:eastAsiaTheme="minorEastAsia" w:hAnsi="Arial" w:cs="Arial"/>
                  <w:b/>
                  <w:i/>
                  <w:sz w:val="18"/>
                  <w:szCs w:val="18"/>
                </w:rPr>
                <w:t xml:space="preserve"> down by event, cause, impact)</w:t>
              </w:r>
            </w:ins>
          </w:p>
        </w:tc>
        <w:tc>
          <w:tcPr>
            <w:tcW w:w="1276" w:type="dxa"/>
            <w:gridSpan w:val="2"/>
            <w:shd w:val="clear" w:color="auto" w:fill="C6D9F1"/>
          </w:tcPr>
          <w:p w14:paraId="428E7CA0" w14:textId="7222E3FF" w:rsidR="009E7685" w:rsidRPr="00DF2BE0" w:rsidRDefault="009E7685" w:rsidP="009E7685">
            <w:pPr>
              <w:spacing w:line="240" w:lineRule="auto"/>
              <w:rPr>
                <w:ins w:id="587" w:author="Phatthamon Jantalae" w:date="2022-06-16T16:44:00Z"/>
                <w:rFonts w:ascii="Arial" w:hAnsi="Arial" w:cs="Arial"/>
                <w:b/>
                <w:i/>
                <w:sz w:val="18"/>
                <w:szCs w:val="18"/>
              </w:rPr>
            </w:pPr>
            <w:ins w:id="588" w:author="Phatthamon Jantalae" w:date="2022-06-16T16:44:00Z">
              <w:r w:rsidRPr="00DF2BE0">
                <w:rPr>
                  <w:rFonts w:ascii="Arial" w:hAnsi="Arial" w:cs="Arial"/>
                  <w:b/>
                  <w:i/>
                  <w:sz w:val="18"/>
                  <w:szCs w:val="18"/>
                </w:rPr>
                <w:t>Impact and Likelihood (1-5)</w:t>
              </w:r>
            </w:ins>
          </w:p>
        </w:tc>
        <w:tc>
          <w:tcPr>
            <w:tcW w:w="992" w:type="dxa"/>
            <w:shd w:val="clear" w:color="auto" w:fill="C6D9F1"/>
          </w:tcPr>
          <w:p w14:paraId="6F4FD998" w14:textId="77777777" w:rsidR="009E7685" w:rsidRPr="00DF2BE0" w:rsidRDefault="009E7685" w:rsidP="00DF2BE0">
            <w:pPr>
              <w:spacing w:after="0" w:line="240" w:lineRule="auto"/>
              <w:rPr>
                <w:ins w:id="589" w:author="Phatthamon Jantalae" w:date="2022-06-16T16:44:00Z"/>
                <w:rFonts w:ascii="Arial" w:eastAsiaTheme="minorEastAsia" w:hAnsi="Arial" w:cs="Arial"/>
                <w:b/>
                <w:i/>
                <w:sz w:val="18"/>
                <w:szCs w:val="18"/>
              </w:rPr>
            </w:pPr>
            <w:ins w:id="590" w:author="Phatthamon Jantalae" w:date="2022-06-16T16:44:00Z">
              <w:r w:rsidRPr="00DF2BE0">
                <w:rPr>
                  <w:rFonts w:ascii="Arial" w:eastAsiaTheme="minorEastAsia" w:hAnsi="Arial" w:cs="Arial"/>
                  <w:b/>
                  <w:i/>
                  <w:sz w:val="18"/>
                  <w:szCs w:val="18"/>
                </w:rPr>
                <w:t xml:space="preserve">Significance </w:t>
              </w:r>
            </w:ins>
          </w:p>
          <w:p w14:paraId="655B8365" w14:textId="77777777" w:rsidR="009E7685" w:rsidRPr="00DF2BE0" w:rsidRDefault="009E7685" w:rsidP="00DF2BE0">
            <w:pPr>
              <w:spacing w:after="0" w:line="240" w:lineRule="auto"/>
              <w:rPr>
                <w:ins w:id="591" w:author="Phatthamon Jantalae" w:date="2022-06-16T16:44:00Z"/>
                <w:rFonts w:ascii="Arial" w:eastAsiaTheme="minorEastAsia" w:hAnsi="Arial" w:cs="Arial"/>
                <w:b/>
                <w:i/>
                <w:sz w:val="18"/>
                <w:szCs w:val="18"/>
              </w:rPr>
            </w:pPr>
            <w:ins w:id="592" w:author="Phatthamon Jantalae" w:date="2022-06-16T16:44:00Z">
              <w:r w:rsidRPr="00DF2BE0">
                <w:rPr>
                  <w:rFonts w:ascii="Arial" w:eastAsiaTheme="minorEastAsia" w:hAnsi="Arial" w:cs="Arial"/>
                  <w:b/>
                  <w:i/>
                  <w:sz w:val="18"/>
                  <w:szCs w:val="18"/>
                </w:rPr>
                <w:t>(Low, Moderate Substantial, High)</w:t>
              </w:r>
            </w:ins>
          </w:p>
        </w:tc>
        <w:tc>
          <w:tcPr>
            <w:tcW w:w="2835" w:type="dxa"/>
            <w:gridSpan w:val="2"/>
            <w:shd w:val="clear" w:color="auto" w:fill="C6D9F1"/>
          </w:tcPr>
          <w:p w14:paraId="02CC982E" w14:textId="77777777" w:rsidR="009E7685" w:rsidRPr="00DF2BE0" w:rsidRDefault="009E7685" w:rsidP="009E7685">
            <w:pPr>
              <w:spacing w:line="240" w:lineRule="auto"/>
              <w:rPr>
                <w:ins w:id="593" w:author="Phatthamon Jantalae" w:date="2022-06-16T16:44:00Z"/>
                <w:rFonts w:ascii="Arial" w:hAnsi="Arial" w:cs="Arial"/>
                <w:b/>
                <w:i/>
                <w:sz w:val="18"/>
                <w:szCs w:val="18"/>
              </w:rPr>
            </w:pPr>
            <w:ins w:id="594" w:author="Phatthamon Jantalae" w:date="2022-06-16T16:44:00Z">
              <w:r w:rsidRPr="00DF2BE0">
                <w:rPr>
                  <w:rFonts w:ascii="Arial" w:hAnsi="Arial" w:cs="Arial"/>
                  <w:b/>
                  <w:i/>
                  <w:sz w:val="18"/>
                  <w:szCs w:val="18"/>
                </w:rPr>
                <w:t>Comments (optional)</w:t>
              </w:r>
            </w:ins>
          </w:p>
        </w:tc>
        <w:tc>
          <w:tcPr>
            <w:tcW w:w="4635" w:type="dxa"/>
            <w:gridSpan w:val="4"/>
            <w:shd w:val="clear" w:color="auto" w:fill="C6D9F1"/>
          </w:tcPr>
          <w:p w14:paraId="7DF6D20E" w14:textId="77777777" w:rsidR="009E7685" w:rsidRPr="00DF2BE0" w:rsidRDefault="009E7685" w:rsidP="009E7685">
            <w:pPr>
              <w:spacing w:line="240" w:lineRule="auto"/>
              <w:rPr>
                <w:ins w:id="595" w:author="Phatthamon Jantalae" w:date="2022-06-16T16:44:00Z"/>
                <w:rFonts w:ascii="Arial" w:hAnsi="Arial" w:cs="Arial"/>
                <w:b/>
                <w:i/>
                <w:sz w:val="18"/>
                <w:szCs w:val="18"/>
              </w:rPr>
            </w:pPr>
            <w:ins w:id="596" w:author="Phatthamon Jantalae" w:date="2022-06-16T16:44:00Z">
              <w:r w:rsidRPr="00DF2BE0">
                <w:rPr>
                  <w:rFonts w:ascii="Arial" w:hAnsi="Arial" w:cs="Arial"/>
                  <w:b/>
                  <w:i/>
                  <w:sz w:val="18"/>
                  <w:szCs w:val="18"/>
                </w:rPr>
                <w:t xml:space="preserve">Description of assessment and management measures for risks rated as Moderate, Substantial or High </w:t>
              </w:r>
            </w:ins>
          </w:p>
        </w:tc>
      </w:tr>
      <w:tr w:rsidR="009E7685" w:rsidRPr="00DF2BE0" w14:paraId="20A0D938" w14:textId="77777777" w:rsidTr="00B61ED7">
        <w:trPr>
          <w:trHeight w:val="558"/>
          <w:ins w:id="597" w:author="Phatthamon Jantalae" w:date="2022-06-16T16:44:00Z"/>
        </w:trPr>
        <w:tc>
          <w:tcPr>
            <w:tcW w:w="3402" w:type="dxa"/>
            <w:gridSpan w:val="2"/>
          </w:tcPr>
          <w:p w14:paraId="7D01E0D4" w14:textId="77777777" w:rsidR="009E7685" w:rsidRPr="00DF2BE0" w:rsidRDefault="009E7685" w:rsidP="00DF2BE0">
            <w:pPr>
              <w:pStyle w:val="ListParagraph"/>
              <w:numPr>
                <w:ilvl w:val="0"/>
                <w:numId w:val="34"/>
              </w:numPr>
              <w:ind w:left="164" w:hanging="164"/>
              <w:contextualSpacing/>
              <w:rPr>
                <w:ins w:id="598" w:author="Phatthamon Jantalae" w:date="2022-06-16T16:44:00Z"/>
                <w:rFonts w:ascii="Arial" w:hAnsi="Arial" w:cs="Arial"/>
                <w:sz w:val="18"/>
                <w:szCs w:val="18"/>
                <w:lang w:eastAsia="ja-JP"/>
              </w:rPr>
            </w:pPr>
            <w:ins w:id="599" w:author="Phatthamon Jantalae" w:date="2022-06-16T16:44:00Z">
              <w:r w:rsidRPr="00DF2BE0">
                <w:rPr>
                  <w:rFonts w:ascii="Arial" w:hAnsi="Arial" w:cs="Arial"/>
                  <w:sz w:val="18"/>
                  <w:szCs w:val="18"/>
                  <w:lang w:eastAsia="ja-JP"/>
                </w:rPr>
                <w:t xml:space="preserve">The </w:t>
              </w:r>
              <w:proofErr w:type="spellStart"/>
              <w:r w:rsidRPr="00DF2BE0">
                <w:rPr>
                  <w:rFonts w:ascii="Arial" w:hAnsi="Arial" w:cs="Arial"/>
                  <w:sz w:val="18"/>
                  <w:szCs w:val="18"/>
                  <w:lang w:eastAsia="ja-JP"/>
                </w:rPr>
                <w:t>PhosChemEE</w:t>
              </w:r>
              <w:proofErr w:type="spellEnd"/>
              <w:r w:rsidRPr="00DF2BE0">
                <w:rPr>
                  <w:rFonts w:ascii="Arial" w:hAnsi="Arial" w:cs="Arial"/>
                  <w:sz w:val="18"/>
                  <w:szCs w:val="18"/>
                  <w:lang w:eastAsia="ja-JP"/>
                </w:rPr>
                <w:t xml:space="preserve"> Project (and most specifically Component 1 which focuses on the upstream Phosphate mining and refining sub-sector) could lead to adverse impacts on enjoyment of the human rights (civil, political, economic, social, or cultural) of the affected population, including ethnic minorities and vulnerable/disadvantaged groups. This is most likely to occur under Outputs 1.2.2, 2.2.2 and 3.2.2.</w:t>
              </w:r>
            </w:ins>
          </w:p>
          <w:p w14:paraId="4C1B19E8" w14:textId="77777777" w:rsidR="009E7685" w:rsidRPr="00DF2BE0" w:rsidRDefault="009E7685" w:rsidP="00DF2BE0">
            <w:pPr>
              <w:pStyle w:val="ListParagraph"/>
              <w:ind w:left="164"/>
              <w:contextualSpacing/>
              <w:rPr>
                <w:ins w:id="600" w:author="Phatthamon Jantalae" w:date="2022-06-16T16:44:00Z"/>
                <w:rFonts w:ascii="Arial" w:hAnsi="Arial" w:cs="Arial"/>
                <w:sz w:val="18"/>
                <w:szCs w:val="18"/>
                <w:lang w:eastAsia="ja-JP"/>
              </w:rPr>
            </w:pPr>
            <w:ins w:id="601" w:author="Phatthamon Jantalae" w:date="2022-06-16T16:44:00Z">
              <w:r w:rsidRPr="00DF2BE0">
                <w:rPr>
                  <w:rFonts w:ascii="Arial" w:hAnsi="Arial" w:cs="Arial"/>
                  <w:sz w:val="18"/>
                  <w:szCs w:val="18"/>
                  <w:lang w:eastAsia="ja-JP"/>
                </w:rPr>
                <w:t xml:space="preserve"> </w:t>
              </w:r>
            </w:ins>
          </w:p>
          <w:p w14:paraId="46BDA615" w14:textId="77777777" w:rsidR="009E7685" w:rsidRPr="00DF2BE0" w:rsidRDefault="009E7685" w:rsidP="00DF2BE0">
            <w:pPr>
              <w:pStyle w:val="ListParagraph"/>
              <w:ind w:left="164"/>
              <w:contextualSpacing/>
              <w:rPr>
                <w:ins w:id="602" w:author="Phatthamon Jantalae" w:date="2022-06-16T16:44:00Z"/>
                <w:rFonts w:ascii="Arial" w:hAnsi="Arial" w:cs="Arial"/>
                <w:sz w:val="18"/>
                <w:szCs w:val="18"/>
                <w:lang w:eastAsia="ja-JP"/>
              </w:rPr>
            </w:pPr>
            <w:ins w:id="603" w:author="Phatthamon Jantalae" w:date="2022-06-16T16:44:00Z">
              <w:r w:rsidRPr="00DF2BE0">
                <w:rPr>
                  <w:rFonts w:ascii="Arial" w:hAnsi="Arial" w:cs="Arial"/>
                  <w:sz w:val="18"/>
                  <w:szCs w:val="18"/>
                  <w:lang w:eastAsia="ja-JP"/>
                </w:rPr>
                <w:t xml:space="preserve">Mining companies engaged in the project might not have the capacity and knowledge to uphold their duties as per UNDP SES requirements. This includes upholding duties and requirements on FPIC as per UNDP SES 6. </w:t>
              </w:r>
            </w:ins>
          </w:p>
          <w:p w14:paraId="7499546F" w14:textId="77777777" w:rsidR="009E7685" w:rsidRPr="00DF2BE0" w:rsidRDefault="009E7685" w:rsidP="00DF2BE0">
            <w:pPr>
              <w:pStyle w:val="ListParagraph"/>
              <w:ind w:left="164"/>
              <w:contextualSpacing/>
              <w:rPr>
                <w:ins w:id="604" w:author="Phatthamon Jantalae" w:date="2022-06-16T16:44:00Z"/>
                <w:rFonts w:ascii="Arial" w:hAnsi="Arial" w:cs="Arial"/>
                <w:sz w:val="18"/>
                <w:szCs w:val="18"/>
                <w:lang w:eastAsia="ja-JP"/>
              </w:rPr>
            </w:pPr>
          </w:p>
          <w:p w14:paraId="39491A3D" w14:textId="77777777" w:rsidR="009E7685" w:rsidRPr="00DF2BE0" w:rsidRDefault="009E7685" w:rsidP="00DF2BE0">
            <w:pPr>
              <w:pStyle w:val="ListParagraph"/>
              <w:rPr>
                <w:ins w:id="605" w:author="Phatthamon Jantalae" w:date="2022-06-16T16:44:00Z"/>
                <w:rFonts w:ascii="Arial" w:hAnsi="Arial" w:cs="Arial"/>
                <w:sz w:val="18"/>
                <w:szCs w:val="18"/>
                <w:lang w:eastAsia="ja-JP"/>
              </w:rPr>
            </w:pPr>
          </w:p>
          <w:p w14:paraId="44807000" w14:textId="77777777" w:rsidR="009E7685" w:rsidRPr="00DF2BE0" w:rsidRDefault="009E7685" w:rsidP="00DF2BE0">
            <w:pPr>
              <w:pStyle w:val="ListParagraph"/>
              <w:rPr>
                <w:ins w:id="606" w:author="Phatthamon Jantalae" w:date="2022-06-16T16:44:00Z"/>
                <w:rFonts w:ascii="Arial" w:hAnsi="Arial" w:cs="Arial"/>
                <w:sz w:val="18"/>
                <w:szCs w:val="18"/>
                <w:lang w:eastAsia="ja-JP"/>
              </w:rPr>
            </w:pPr>
          </w:p>
          <w:p w14:paraId="0E5581AD" w14:textId="77777777" w:rsidR="009E7685" w:rsidRPr="00DF2BE0" w:rsidRDefault="009E7685" w:rsidP="00DF2BE0">
            <w:pPr>
              <w:pStyle w:val="ListParagraph"/>
              <w:ind w:left="164"/>
              <w:contextualSpacing/>
              <w:rPr>
                <w:ins w:id="607" w:author="Phatthamon Jantalae" w:date="2022-06-16T16:44:00Z"/>
                <w:rFonts w:ascii="Arial" w:hAnsi="Arial" w:cs="Arial"/>
                <w:i/>
                <w:iCs/>
                <w:sz w:val="18"/>
                <w:szCs w:val="18"/>
                <w:lang w:eastAsia="ja-JP"/>
              </w:rPr>
            </w:pPr>
            <w:ins w:id="608" w:author="Phatthamon Jantalae" w:date="2022-06-16T16:44:00Z">
              <w:r w:rsidRPr="00DF2BE0">
                <w:rPr>
                  <w:rFonts w:ascii="Arial" w:hAnsi="Arial" w:cs="Arial"/>
                  <w:i/>
                  <w:iCs/>
                  <w:sz w:val="18"/>
                  <w:szCs w:val="18"/>
                  <w:lang w:eastAsia="ja-JP"/>
                </w:rPr>
                <w:t xml:space="preserve">Human Rights: P.3, P.4, P.5 </w:t>
              </w:r>
            </w:ins>
          </w:p>
          <w:p w14:paraId="015C7CE1" w14:textId="77777777" w:rsidR="009E7685" w:rsidRPr="00DF2BE0" w:rsidRDefault="009E7685" w:rsidP="00DF2BE0">
            <w:pPr>
              <w:pStyle w:val="ListParagraph"/>
              <w:ind w:left="164"/>
              <w:contextualSpacing/>
              <w:rPr>
                <w:ins w:id="609" w:author="Phatthamon Jantalae" w:date="2022-06-16T16:44:00Z"/>
                <w:rFonts w:ascii="Arial" w:hAnsi="Arial" w:cs="Arial"/>
                <w:i/>
                <w:iCs/>
                <w:sz w:val="18"/>
                <w:szCs w:val="18"/>
                <w:lang w:eastAsia="ja-JP"/>
              </w:rPr>
            </w:pPr>
            <w:ins w:id="610" w:author="Phatthamon Jantalae" w:date="2022-06-16T16:44:00Z">
              <w:r w:rsidRPr="00DF2BE0">
                <w:rPr>
                  <w:rFonts w:ascii="Arial" w:hAnsi="Arial" w:cs="Arial"/>
                  <w:i/>
                  <w:iCs/>
                  <w:sz w:val="18"/>
                  <w:szCs w:val="18"/>
                  <w:lang w:eastAsia="ja-JP"/>
                </w:rPr>
                <w:t xml:space="preserve">Gender Equality: P.10: </w:t>
              </w:r>
            </w:ins>
          </w:p>
          <w:p w14:paraId="542F6B99" w14:textId="77777777" w:rsidR="009E7685" w:rsidRPr="00DF2BE0" w:rsidRDefault="009E7685" w:rsidP="00DF2BE0">
            <w:pPr>
              <w:pStyle w:val="ListParagraph"/>
              <w:ind w:left="164"/>
              <w:contextualSpacing/>
              <w:rPr>
                <w:ins w:id="611" w:author="Phatthamon Jantalae" w:date="2022-06-16T16:44:00Z"/>
                <w:rFonts w:ascii="Arial" w:hAnsi="Arial" w:cs="Arial"/>
                <w:i/>
                <w:iCs/>
                <w:sz w:val="18"/>
                <w:szCs w:val="18"/>
                <w:lang w:eastAsia="ja-JP"/>
              </w:rPr>
            </w:pPr>
            <w:ins w:id="612" w:author="Phatthamon Jantalae" w:date="2022-06-16T16:44:00Z">
              <w:r w:rsidRPr="00DF2BE0">
                <w:rPr>
                  <w:rFonts w:ascii="Arial" w:hAnsi="Arial" w:cs="Arial"/>
                  <w:i/>
                  <w:iCs/>
                  <w:sz w:val="18"/>
                  <w:szCs w:val="18"/>
                  <w:lang w:eastAsia="ja-JP"/>
                </w:rPr>
                <w:t>Accountability: P.13, P.14</w:t>
              </w:r>
            </w:ins>
          </w:p>
          <w:p w14:paraId="3A3FBEB3" w14:textId="77777777" w:rsidR="009E7685" w:rsidRPr="00DF2BE0" w:rsidRDefault="009E7685" w:rsidP="00DF2BE0">
            <w:pPr>
              <w:pStyle w:val="ListParagraph"/>
              <w:ind w:left="164"/>
              <w:contextualSpacing/>
              <w:rPr>
                <w:ins w:id="613" w:author="Phatthamon Jantalae" w:date="2022-06-16T16:44:00Z"/>
                <w:rFonts w:ascii="Arial" w:hAnsi="Arial" w:cs="Arial"/>
                <w:i/>
                <w:iCs/>
                <w:sz w:val="18"/>
                <w:szCs w:val="18"/>
                <w:lang w:eastAsia="ja-JP"/>
              </w:rPr>
            </w:pPr>
            <w:ins w:id="614" w:author="Phatthamon Jantalae" w:date="2022-06-16T16:44:00Z">
              <w:r w:rsidRPr="00DF2BE0">
                <w:rPr>
                  <w:rFonts w:ascii="Arial" w:hAnsi="Arial" w:cs="Arial"/>
                  <w:i/>
                  <w:iCs/>
                  <w:sz w:val="18"/>
                  <w:szCs w:val="18"/>
                  <w:lang w:eastAsia="ja-JP"/>
                </w:rPr>
                <w:t xml:space="preserve">Standard 6: 6.1, 6.3, 6.4 </w:t>
              </w:r>
            </w:ins>
          </w:p>
          <w:p w14:paraId="3A83B078" w14:textId="77777777" w:rsidR="009E7685" w:rsidRPr="00DF2BE0" w:rsidRDefault="009E7685" w:rsidP="00DF2BE0">
            <w:pPr>
              <w:pStyle w:val="ListParagraph"/>
              <w:ind w:left="164"/>
              <w:contextualSpacing/>
              <w:rPr>
                <w:ins w:id="615" w:author="Phatthamon Jantalae" w:date="2022-06-16T16:44:00Z"/>
                <w:rFonts w:ascii="Arial" w:hAnsi="Arial" w:cs="Arial"/>
                <w:sz w:val="18"/>
                <w:szCs w:val="18"/>
              </w:rPr>
            </w:pPr>
          </w:p>
        </w:tc>
        <w:tc>
          <w:tcPr>
            <w:tcW w:w="1276" w:type="dxa"/>
            <w:gridSpan w:val="2"/>
          </w:tcPr>
          <w:p w14:paraId="6915C475" w14:textId="77777777" w:rsidR="009E7685" w:rsidRPr="00DF2BE0" w:rsidRDefault="009E7685" w:rsidP="00DF2BE0">
            <w:pPr>
              <w:spacing w:after="0" w:line="240" w:lineRule="auto"/>
              <w:rPr>
                <w:ins w:id="616" w:author="Phatthamon Jantalae" w:date="2022-06-16T16:44:00Z"/>
                <w:rFonts w:ascii="Arial" w:eastAsiaTheme="minorEastAsia" w:hAnsi="Arial" w:cs="Calibri"/>
                <w:sz w:val="18"/>
                <w:szCs w:val="18"/>
                <w:lang w:eastAsia="ja-JP"/>
              </w:rPr>
            </w:pPr>
            <w:ins w:id="617" w:author="Phatthamon Jantalae" w:date="2022-06-16T16:44:00Z">
              <w:r w:rsidRPr="00DF2BE0">
                <w:rPr>
                  <w:rFonts w:ascii="Arial" w:eastAsiaTheme="minorEastAsia" w:hAnsi="Arial" w:cs="Calibri"/>
                  <w:sz w:val="18"/>
                  <w:szCs w:val="18"/>
                  <w:lang w:eastAsia="ja-JP"/>
                </w:rPr>
                <w:t>I = 5</w:t>
              </w:r>
            </w:ins>
          </w:p>
          <w:p w14:paraId="031EA6AE" w14:textId="77777777" w:rsidR="009E7685" w:rsidRPr="00DF2BE0" w:rsidRDefault="009E7685" w:rsidP="00DF2BE0">
            <w:pPr>
              <w:spacing w:after="0" w:line="240" w:lineRule="auto"/>
              <w:rPr>
                <w:ins w:id="618" w:author="Phatthamon Jantalae" w:date="2022-06-16T16:44:00Z"/>
                <w:rFonts w:ascii="Arial" w:hAnsi="Arial" w:cs="Arial"/>
                <w:sz w:val="18"/>
                <w:szCs w:val="18"/>
              </w:rPr>
            </w:pPr>
            <w:ins w:id="619" w:author="Phatthamon Jantalae" w:date="2022-06-16T16:44:00Z">
              <w:r w:rsidRPr="00DF2BE0">
                <w:rPr>
                  <w:rFonts w:ascii="Arial" w:eastAsiaTheme="minorEastAsia" w:hAnsi="Arial" w:cs="Calibri"/>
                  <w:sz w:val="18"/>
                  <w:szCs w:val="18"/>
                  <w:lang w:eastAsia="ja-JP"/>
                </w:rPr>
                <w:t>L = 4</w:t>
              </w:r>
            </w:ins>
          </w:p>
        </w:tc>
        <w:tc>
          <w:tcPr>
            <w:tcW w:w="992" w:type="dxa"/>
          </w:tcPr>
          <w:p w14:paraId="49ED2373" w14:textId="77777777" w:rsidR="009E7685" w:rsidRPr="00DF2BE0" w:rsidRDefault="009E7685" w:rsidP="00DF2BE0">
            <w:pPr>
              <w:spacing w:line="240" w:lineRule="auto"/>
              <w:rPr>
                <w:ins w:id="620" w:author="Phatthamon Jantalae" w:date="2022-06-16T16:44:00Z"/>
                <w:rFonts w:ascii="Arial" w:hAnsi="Arial" w:cs="Arial"/>
                <w:sz w:val="18"/>
                <w:szCs w:val="18"/>
                <w:lang w:eastAsia="ja-JP"/>
              </w:rPr>
            </w:pPr>
            <w:ins w:id="621" w:author="Phatthamon Jantalae" w:date="2022-06-16T16:44:00Z">
              <w:r w:rsidRPr="00DF2BE0">
                <w:rPr>
                  <w:rFonts w:ascii="Arial" w:hAnsi="Arial" w:cs="Arial"/>
                  <w:sz w:val="18"/>
                  <w:szCs w:val="18"/>
                  <w:lang w:eastAsia="zh-CN"/>
                </w:rPr>
                <w:t>High</w:t>
              </w:r>
            </w:ins>
          </w:p>
        </w:tc>
        <w:tc>
          <w:tcPr>
            <w:tcW w:w="2835" w:type="dxa"/>
            <w:gridSpan w:val="2"/>
          </w:tcPr>
          <w:p w14:paraId="2975BC23" w14:textId="7B02BDBF" w:rsidR="009E7685" w:rsidRDefault="009E7685" w:rsidP="00DF2BE0">
            <w:pPr>
              <w:spacing w:after="0" w:line="240" w:lineRule="auto"/>
              <w:rPr>
                <w:rFonts w:ascii="Arial" w:eastAsia="Times New Roman" w:hAnsi="Arial" w:cs="Calibri"/>
                <w:sz w:val="18"/>
                <w:szCs w:val="18"/>
                <w:lang w:eastAsia="ja-JP"/>
              </w:rPr>
            </w:pPr>
            <w:ins w:id="622" w:author="Phatthamon Jantalae" w:date="2022-06-16T16:44:00Z">
              <w:r w:rsidRPr="00DF2BE0">
                <w:rPr>
                  <w:rFonts w:ascii="Arial" w:eastAsia="Times New Roman" w:hAnsi="Arial" w:cs="Arial"/>
                  <w:sz w:val="18"/>
                  <w:szCs w:val="18"/>
                  <w:lang w:eastAsia="ja-JP"/>
                </w:rPr>
                <w:t xml:space="preserve">This project will be based in the underdeveloped western regions of Yunnan, Guizhou, Sichuan, and </w:t>
              </w:r>
              <w:r w:rsidRPr="00DF2BE0">
                <w:rPr>
                  <w:rFonts w:ascii="Arial" w:eastAsia="Times New Roman" w:hAnsi="Arial" w:cs="Calibri"/>
                  <w:sz w:val="18"/>
                  <w:szCs w:val="18"/>
                  <w:lang w:eastAsia="ja-JP"/>
                </w:rPr>
                <w:t xml:space="preserve">Hubei. </w:t>
              </w:r>
            </w:ins>
          </w:p>
          <w:p w14:paraId="3336345C" w14:textId="77777777" w:rsidR="00DF2BE0" w:rsidRPr="00DF2BE0" w:rsidRDefault="00DF2BE0" w:rsidP="00DF2BE0">
            <w:pPr>
              <w:spacing w:after="0" w:line="240" w:lineRule="auto"/>
              <w:rPr>
                <w:ins w:id="623" w:author="Phatthamon Jantalae" w:date="2022-06-16T16:44:00Z"/>
                <w:rFonts w:ascii="Arial" w:eastAsia="Times New Roman" w:hAnsi="Arial" w:cs="Calibri"/>
                <w:sz w:val="18"/>
                <w:szCs w:val="18"/>
                <w:lang w:eastAsia="ja-JP"/>
              </w:rPr>
            </w:pPr>
          </w:p>
          <w:p w14:paraId="5A345347" w14:textId="77777777" w:rsidR="009E7685" w:rsidRPr="00DF2BE0" w:rsidRDefault="009E7685" w:rsidP="00DF2BE0">
            <w:pPr>
              <w:spacing w:after="0" w:line="240" w:lineRule="auto"/>
              <w:rPr>
                <w:ins w:id="624" w:author="Phatthamon Jantalae" w:date="2022-06-16T16:44:00Z"/>
                <w:rFonts w:ascii="Arial" w:eastAsia="Times New Roman" w:hAnsi="Arial" w:cs="Arial"/>
                <w:sz w:val="18"/>
                <w:szCs w:val="18"/>
                <w:lang w:eastAsia="ja-JP"/>
              </w:rPr>
            </w:pPr>
            <w:ins w:id="625" w:author="Phatthamon Jantalae" w:date="2022-06-16T16:44:00Z">
              <w:r w:rsidRPr="00DF2BE0">
                <w:rPr>
                  <w:rFonts w:ascii="Arial" w:eastAsia="Times New Roman" w:hAnsi="Arial" w:cs="Calibri"/>
                  <w:sz w:val="18"/>
                  <w:szCs w:val="18"/>
                  <w:lang w:eastAsia="ja-JP"/>
                </w:rPr>
                <w:t xml:space="preserve">Yunnan, Guizhou, </w:t>
              </w:r>
              <w:proofErr w:type="gramStart"/>
              <w:r w:rsidRPr="00DF2BE0">
                <w:rPr>
                  <w:rFonts w:ascii="Arial" w:eastAsia="Times New Roman" w:hAnsi="Arial" w:cs="Calibri"/>
                  <w:sz w:val="18"/>
                  <w:szCs w:val="18"/>
                  <w:lang w:eastAsia="ja-JP"/>
                </w:rPr>
                <w:t>Sichuan</w:t>
              </w:r>
              <w:proofErr w:type="gramEnd"/>
              <w:r w:rsidRPr="00DF2BE0">
                <w:rPr>
                  <w:rFonts w:ascii="Arial" w:eastAsia="Times New Roman" w:hAnsi="Arial" w:cs="Calibri"/>
                  <w:sz w:val="18"/>
                  <w:szCs w:val="18"/>
                  <w:lang w:eastAsia="ja-JP"/>
                </w:rPr>
                <w:t xml:space="preserve"> and Hubei have widespread minority cultures (that might trigger SES Standard 6), but fa</w:t>
              </w:r>
              <w:r w:rsidRPr="00DF2BE0">
                <w:rPr>
                  <w:rFonts w:ascii="Arial" w:hAnsi="Arial" w:cs="Arial"/>
                  <w:sz w:val="18"/>
                  <w:szCs w:val="18"/>
                  <w:lang w:eastAsia="zh-CN"/>
                </w:rPr>
                <w:t>ctories are mainly located in industrialized regions where cultural heritage do not concentrate. PCI industries do not geographically overlap with indigenous settlements, though impacts (positive or negative) on such communities cannot be ruled out at this early stage of project design.</w:t>
              </w:r>
            </w:ins>
          </w:p>
          <w:p w14:paraId="246BBA83" w14:textId="77777777" w:rsidR="009E7685" w:rsidRPr="00DF2BE0" w:rsidRDefault="009E7685" w:rsidP="00DF2BE0">
            <w:pPr>
              <w:spacing w:line="240" w:lineRule="auto"/>
              <w:rPr>
                <w:ins w:id="626" w:author="Phatthamon Jantalae" w:date="2022-06-16T16:44:00Z"/>
                <w:rFonts w:ascii="Arial" w:hAnsi="Arial" w:cs="Arial"/>
                <w:sz w:val="18"/>
                <w:szCs w:val="18"/>
              </w:rPr>
            </w:pPr>
          </w:p>
        </w:tc>
        <w:tc>
          <w:tcPr>
            <w:tcW w:w="4635" w:type="dxa"/>
            <w:gridSpan w:val="4"/>
          </w:tcPr>
          <w:p w14:paraId="53DF06C2" w14:textId="77777777" w:rsidR="009E7685" w:rsidRPr="00DF2BE0" w:rsidRDefault="009E7685" w:rsidP="00DF2BE0">
            <w:pPr>
              <w:spacing w:after="0" w:line="240" w:lineRule="auto"/>
              <w:rPr>
                <w:ins w:id="627" w:author="Phatthamon Jantalae" w:date="2022-06-16T16:44:00Z"/>
                <w:rFonts w:ascii="Arial" w:eastAsia="Times New Roman" w:hAnsi="Arial" w:cs="Calibri"/>
                <w:sz w:val="18"/>
                <w:szCs w:val="18"/>
                <w:lang w:eastAsia="ja-JP"/>
              </w:rPr>
            </w:pPr>
            <w:ins w:id="628" w:author="Phatthamon Jantalae" w:date="2022-06-16T16:44:00Z">
              <w:r w:rsidRPr="00DF2BE0">
                <w:rPr>
                  <w:rFonts w:ascii="Arial" w:eastAsia="Times New Roman" w:hAnsi="Arial" w:cs="Calibri"/>
                  <w:sz w:val="18"/>
                  <w:szCs w:val="18"/>
                  <w:lang w:eastAsia="ja-JP"/>
                </w:rPr>
                <w:t xml:space="preserve">In the design stage, the following safeguards documents have been prepared, covering this risk and all other risks, to meet the SES requirements of a </w:t>
              </w:r>
              <w:proofErr w:type="gramStart"/>
              <w:r w:rsidRPr="00DF2BE0">
                <w:rPr>
                  <w:rFonts w:ascii="Arial" w:eastAsia="Times New Roman" w:hAnsi="Arial" w:cs="Calibri"/>
                  <w:b/>
                  <w:bCs/>
                  <w:sz w:val="18"/>
                  <w:szCs w:val="18"/>
                  <w:lang w:eastAsia="ja-JP"/>
                </w:rPr>
                <w:t>High</w:t>
              </w:r>
              <w:proofErr w:type="gramEnd"/>
              <w:r w:rsidRPr="00DF2BE0">
                <w:rPr>
                  <w:rFonts w:ascii="Arial" w:eastAsia="Times New Roman" w:hAnsi="Arial" w:cs="Calibri"/>
                  <w:b/>
                  <w:bCs/>
                  <w:sz w:val="18"/>
                  <w:szCs w:val="18"/>
                  <w:lang w:eastAsia="ja-JP"/>
                </w:rPr>
                <w:t xml:space="preserve"> risk</w:t>
              </w:r>
              <w:r w:rsidRPr="00DF2BE0">
                <w:rPr>
                  <w:rFonts w:ascii="Arial" w:eastAsia="Times New Roman" w:hAnsi="Arial" w:cs="Calibri"/>
                  <w:sz w:val="18"/>
                  <w:szCs w:val="18"/>
                  <w:lang w:eastAsia="ja-JP"/>
                </w:rPr>
                <w:t xml:space="preserve"> project:  </w:t>
              </w:r>
            </w:ins>
          </w:p>
          <w:p w14:paraId="2E133225" w14:textId="77777777" w:rsidR="009E7685" w:rsidRPr="00DF2BE0" w:rsidRDefault="009E7685" w:rsidP="00DF2BE0">
            <w:pPr>
              <w:pStyle w:val="ListParagraph"/>
              <w:numPr>
                <w:ilvl w:val="0"/>
                <w:numId w:val="46"/>
              </w:numPr>
              <w:ind w:left="209" w:hanging="180"/>
              <w:rPr>
                <w:ins w:id="629" w:author="Phatthamon Jantalae" w:date="2022-06-16T16:44:00Z"/>
                <w:rFonts w:ascii="Arial" w:eastAsia="Times New Roman" w:hAnsi="Arial" w:cs="Calibri"/>
                <w:sz w:val="18"/>
                <w:szCs w:val="18"/>
                <w:lang w:eastAsia="ja-JP"/>
              </w:rPr>
            </w:pPr>
            <w:ins w:id="630" w:author="Phatthamon Jantalae" w:date="2022-06-16T16:44:00Z">
              <w:r w:rsidRPr="00DF2BE0">
                <w:rPr>
                  <w:rFonts w:ascii="Arial" w:eastAsia="Times New Roman" w:hAnsi="Arial" w:cs="Calibri"/>
                  <w:sz w:val="18"/>
                  <w:szCs w:val="18"/>
                  <w:lang w:eastAsia="ja-JP"/>
                </w:rPr>
                <w:t xml:space="preserve">a stakeholder analysis and comprehensive Stakeholder Engagement Plan, </w:t>
              </w:r>
            </w:ins>
          </w:p>
          <w:p w14:paraId="31777DF9" w14:textId="77777777" w:rsidR="009E7685" w:rsidRPr="00DF2BE0" w:rsidRDefault="009E7685" w:rsidP="00DF2BE0">
            <w:pPr>
              <w:pStyle w:val="ListParagraph"/>
              <w:numPr>
                <w:ilvl w:val="0"/>
                <w:numId w:val="46"/>
              </w:numPr>
              <w:ind w:left="209" w:hanging="180"/>
              <w:rPr>
                <w:ins w:id="631" w:author="Phatthamon Jantalae" w:date="2022-06-16T16:44:00Z"/>
                <w:rFonts w:ascii="Arial" w:eastAsia="Times New Roman" w:hAnsi="Arial" w:cs="Calibri"/>
                <w:sz w:val="18"/>
                <w:szCs w:val="18"/>
                <w:lang w:eastAsia="ja-JP"/>
              </w:rPr>
            </w:pPr>
            <w:ins w:id="632" w:author="Phatthamon Jantalae" w:date="2022-06-16T16:44:00Z">
              <w:r w:rsidRPr="00DF2BE0">
                <w:rPr>
                  <w:rFonts w:ascii="Arial" w:eastAsia="Times New Roman" w:hAnsi="Arial" w:cs="Calibri"/>
                  <w:sz w:val="18"/>
                  <w:szCs w:val="18"/>
                  <w:lang w:eastAsia="ja-JP"/>
                </w:rPr>
                <w:t xml:space="preserve">a gender analysis and Gender Action Plan, </w:t>
              </w:r>
            </w:ins>
          </w:p>
          <w:p w14:paraId="50288CB4" w14:textId="77777777" w:rsidR="009E7685" w:rsidRPr="00DF2BE0" w:rsidRDefault="009E7685" w:rsidP="00DF2BE0">
            <w:pPr>
              <w:pStyle w:val="ListParagraph"/>
              <w:numPr>
                <w:ilvl w:val="0"/>
                <w:numId w:val="46"/>
              </w:numPr>
              <w:ind w:left="209" w:hanging="180"/>
              <w:rPr>
                <w:ins w:id="633" w:author="Phatthamon Jantalae" w:date="2022-06-16T16:44:00Z"/>
                <w:rFonts w:ascii="Arial" w:eastAsia="Times New Roman" w:hAnsi="Arial" w:cs="Calibri"/>
                <w:sz w:val="18"/>
                <w:szCs w:val="18"/>
                <w:lang w:eastAsia="ja-JP"/>
              </w:rPr>
            </w:pPr>
            <w:ins w:id="634" w:author="Phatthamon Jantalae" w:date="2022-06-16T16:44:00Z">
              <w:r w:rsidRPr="00DF2BE0">
                <w:rPr>
                  <w:rFonts w:ascii="Arial" w:eastAsia="Times New Roman" w:hAnsi="Arial" w:cs="Calibri"/>
                  <w:sz w:val="18"/>
                  <w:szCs w:val="18"/>
                  <w:lang w:eastAsia="ja-JP"/>
                </w:rPr>
                <w:t xml:space="preserve">an Environmental and Social Management Framework (ESMF) with initial FPIC procedures (to be applied if confirmed as required), </w:t>
              </w:r>
            </w:ins>
          </w:p>
          <w:p w14:paraId="3EAAA7AA" w14:textId="77777777" w:rsidR="009E7685" w:rsidRPr="00DF2BE0" w:rsidRDefault="009E7685" w:rsidP="00DF2BE0">
            <w:pPr>
              <w:pStyle w:val="ListParagraph"/>
              <w:numPr>
                <w:ilvl w:val="0"/>
                <w:numId w:val="46"/>
              </w:numPr>
              <w:ind w:left="209" w:hanging="180"/>
              <w:rPr>
                <w:ins w:id="635" w:author="Phatthamon Jantalae" w:date="2022-06-16T16:44:00Z"/>
                <w:rFonts w:ascii="Arial" w:eastAsia="Times New Roman" w:hAnsi="Arial" w:cs="Calibri"/>
                <w:sz w:val="18"/>
                <w:szCs w:val="18"/>
                <w:lang w:eastAsia="ja-JP"/>
              </w:rPr>
            </w:pPr>
            <w:ins w:id="636" w:author="Phatthamon Jantalae" w:date="2022-06-16T16:44:00Z">
              <w:r w:rsidRPr="00DF2BE0">
                <w:rPr>
                  <w:rFonts w:ascii="Arial" w:eastAsia="Times New Roman" w:hAnsi="Arial" w:cs="Calibri"/>
                  <w:sz w:val="18"/>
                  <w:szCs w:val="18"/>
                  <w:lang w:eastAsia="ja-JP"/>
                </w:rPr>
                <w:t xml:space="preserve">a Grievance Redress Mechanism (draft/outline). </w:t>
              </w:r>
            </w:ins>
          </w:p>
          <w:p w14:paraId="3857D216" w14:textId="77777777" w:rsidR="00DF2BE0" w:rsidRPr="00DF2BE0" w:rsidRDefault="00DF2BE0" w:rsidP="00DF2BE0">
            <w:pPr>
              <w:spacing w:after="0" w:line="240" w:lineRule="auto"/>
              <w:rPr>
                <w:rFonts w:ascii="Arial" w:eastAsia="Times New Roman" w:hAnsi="Arial" w:cs="Calibri"/>
                <w:sz w:val="18"/>
                <w:szCs w:val="18"/>
                <w:lang w:eastAsia="ja-JP"/>
              </w:rPr>
            </w:pPr>
          </w:p>
          <w:p w14:paraId="4084A86D" w14:textId="77777777" w:rsidR="00DF2BE0" w:rsidRDefault="009E7685" w:rsidP="00DF2BE0">
            <w:pPr>
              <w:spacing w:after="0" w:line="240" w:lineRule="auto"/>
              <w:rPr>
                <w:rFonts w:ascii="Arial" w:eastAsia="Times New Roman" w:hAnsi="Arial" w:cs="Calibri"/>
                <w:sz w:val="18"/>
                <w:szCs w:val="18"/>
                <w:lang w:eastAsia="ja-JP"/>
              </w:rPr>
            </w:pPr>
            <w:ins w:id="637" w:author="Phatthamon Jantalae" w:date="2022-06-16T16:44:00Z">
              <w:r w:rsidRPr="00DF2BE0">
                <w:rPr>
                  <w:rFonts w:ascii="Arial" w:eastAsia="Times New Roman" w:hAnsi="Arial" w:cs="Calibri"/>
                  <w:sz w:val="18"/>
                  <w:szCs w:val="18"/>
                  <w:lang w:eastAsia="ja-JP"/>
                </w:rPr>
                <w:t xml:space="preserve">The ESMF outlines the procedures for the (site-specific) Environmental and Social Impact Assessments (ESIAs) and Environmental and Social Management Plans (ESMPs) that will assess impacts directly related to the sphere of influence of the demo sites. These will be prepared during project implementation. To adequately assess impact from upstream/policy and strategy-level interventions (including potential cumulative impacts) the project shall undertake a </w:t>
              </w:r>
              <w:r w:rsidRPr="00DF2BE0">
                <w:rPr>
                  <w:rFonts w:ascii="Arial" w:eastAsia="Times New Roman" w:hAnsi="Arial" w:cs="Calibri"/>
                  <w:sz w:val="18"/>
                  <w:szCs w:val="18"/>
                  <w:highlight w:val="yellow"/>
                  <w:lang w:eastAsia="ja-JP"/>
                </w:rPr>
                <w:t>Strategic Environmental and Social Assessment (SESA)</w:t>
              </w:r>
              <w:r w:rsidRPr="00DF2BE0">
                <w:rPr>
                  <w:rFonts w:ascii="Arial" w:eastAsia="Times New Roman" w:hAnsi="Arial" w:cs="Calibri"/>
                  <w:sz w:val="18"/>
                  <w:szCs w:val="18"/>
                  <w:lang w:eastAsia="ja-JP"/>
                </w:rPr>
                <w:t xml:space="preserve">. </w:t>
              </w:r>
            </w:ins>
          </w:p>
          <w:p w14:paraId="3A4350F7" w14:textId="77777777" w:rsidR="00DF2BE0" w:rsidRDefault="00DF2BE0" w:rsidP="00DF2BE0">
            <w:pPr>
              <w:spacing w:after="0" w:line="240" w:lineRule="auto"/>
              <w:rPr>
                <w:rFonts w:ascii="Arial" w:eastAsia="Times New Roman" w:hAnsi="Arial" w:cs="Calibri"/>
                <w:sz w:val="18"/>
                <w:szCs w:val="18"/>
                <w:lang w:eastAsia="ja-JP"/>
              </w:rPr>
            </w:pPr>
          </w:p>
          <w:p w14:paraId="17081200" w14:textId="77777777" w:rsidR="00DF2BE0" w:rsidRDefault="009E7685" w:rsidP="00DF2BE0">
            <w:pPr>
              <w:spacing w:after="0" w:line="240" w:lineRule="auto"/>
              <w:rPr>
                <w:rFonts w:ascii="Arial" w:eastAsia="Times New Roman" w:hAnsi="Arial" w:cs="Calibri"/>
                <w:sz w:val="18"/>
                <w:szCs w:val="18"/>
                <w:lang w:eastAsia="ja-JP"/>
              </w:rPr>
            </w:pPr>
            <w:ins w:id="638" w:author="Phatthamon Jantalae" w:date="2022-06-16T16:44:00Z">
              <w:r w:rsidRPr="00DF2BE0">
                <w:rPr>
                  <w:rFonts w:ascii="Arial" w:hAnsi="Arial" w:cs="Arial"/>
                  <w:sz w:val="18"/>
                  <w:szCs w:val="18"/>
                </w:rPr>
                <w:t>The design and implementation of the project are consistent with the strategic requirements of the country’s Law on ethnic unity and progress</w:t>
              </w:r>
              <w:r w:rsidRPr="00DF2BE0">
                <w:rPr>
                  <w:rFonts w:ascii="Arial" w:hAnsi="Arial" w:cs="Arial"/>
                  <w:sz w:val="18"/>
                  <w:szCs w:val="18"/>
                  <w:lang w:eastAsia="zh-CN"/>
                </w:rPr>
                <w:t>,</w:t>
              </w:r>
              <w:r w:rsidRPr="00DF2BE0">
                <w:rPr>
                  <w:rFonts w:ascii="Arial" w:hAnsi="Arial" w:cs="Arial"/>
                  <w:sz w:val="18"/>
                  <w:szCs w:val="18"/>
                </w:rPr>
                <w:t xml:space="preserve"> </w:t>
              </w:r>
              <w:r w:rsidRPr="00DF2BE0">
                <w:rPr>
                  <w:rFonts w:ascii="Arial" w:hAnsi="Arial" w:cs="Arial"/>
                  <w:sz w:val="18"/>
                  <w:szCs w:val="18"/>
                  <w:lang w:eastAsia="zh-CN"/>
                </w:rPr>
                <w:t xml:space="preserve">which will ensure the </w:t>
              </w:r>
              <w:r w:rsidRPr="00DF2BE0">
                <w:rPr>
                  <w:rFonts w:ascii="Arial" w:hAnsi="Arial" w:cs="Arial"/>
                  <w:sz w:val="18"/>
                  <w:szCs w:val="18"/>
                  <w:lang w:eastAsia="ja-JP"/>
                </w:rPr>
                <w:t xml:space="preserve">enjoyment of the human rights of the potentially affected population in the demo places, especially ethnic minorities </w:t>
              </w:r>
              <w:r w:rsidRPr="00DF2BE0">
                <w:rPr>
                  <w:rFonts w:ascii="Arial" w:hAnsi="Arial" w:cs="Arial"/>
                  <w:sz w:val="18"/>
                  <w:szCs w:val="18"/>
                </w:rPr>
                <w:t>and/or vulnerable/disadvantaged groups.</w:t>
              </w:r>
              <w:r w:rsidRPr="00DF2BE0">
                <w:rPr>
                  <w:rFonts w:ascii="Arial" w:hAnsi="Arial" w:cs="Arial"/>
                  <w:sz w:val="18"/>
                  <w:szCs w:val="18"/>
                  <w:lang w:eastAsia="zh-CN"/>
                </w:rPr>
                <w:t xml:space="preserve"> </w:t>
              </w:r>
            </w:ins>
          </w:p>
          <w:p w14:paraId="4A73ECFA" w14:textId="77777777" w:rsidR="00DF2BE0" w:rsidRDefault="00DF2BE0" w:rsidP="00DF2BE0">
            <w:pPr>
              <w:spacing w:after="0" w:line="240" w:lineRule="auto"/>
              <w:rPr>
                <w:rFonts w:ascii="Arial" w:eastAsia="Times New Roman" w:hAnsi="Arial" w:cs="Calibri"/>
                <w:sz w:val="18"/>
                <w:szCs w:val="18"/>
                <w:lang w:eastAsia="ja-JP"/>
              </w:rPr>
            </w:pPr>
          </w:p>
          <w:p w14:paraId="659BAF4C" w14:textId="2BA740F6" w:rsidR="009E7685" w:rsidRPr="00DF2BE0" w:rsidRDefault="009E7685" w:rsidP="00DF2BE0">
            <w:pPr>
              <w:spacing w:after="0" w:line="240" w:lineRule="auto"/>
              <w:rPr>
                <w:ins w:id="639" w:author="Phatthamon Jantalae" w:date="2022-06-16T16:44:00Z"/>
                <w:rFonts w:ascii="Arial" w:eastAsia="Times New Roman" w:hAnsi="Arial" w:cs="Calibri"/>
                <w:sz w:val="18"/>
                <w:szCs w:val="18"/>
                <w:lang w:eastAsia="ja-JP"/>
              </w:rPr>
            </w:pPr>
            <w:ins w:id="640" w:author="Phatthamon Jantalae" w:date="2022-06-16T16:44:00Z">
              <w:r w:rsidRPr="00DF2BE0">
                <w:rPr>
                  <w:rFonts w:ascii="Arial" w:eastAsia="Times New Roman" w:hAnsi="Arial" w:cs="Arial"/>
                  <w:sz w:val="18"/>
                  <w:szCs w:val="18"/>
                  <w:lang w:eastAsia="ja-JP"/>
                </w:rPr>
                <w:t xml:space="preserve">During the implementation of the </w:t>
              </w:r>
              <w:proofErr w:type="gramStart"/>
              <w:r w:rsidRPr="00DF2BE0">
                <w:rPr>
                  <w:rFonts w:ascii="Arial" w:eastAsia="Times New Roman" w:hAnsi="Arial" w:cs="Arial"/>
                  <w:sz w:val="18"/>
                  <w:szCs w:val="18"/>
                  <w:lang w:eastAsia="ja-JP"/>
                </w:rPr>
                <w:t>project,  extensive</w:t>
              </w:r>
              <w:proofErr w:type="gramEnd"/>
              <w:r w:rsidRPr="00DF2BE0">
                <w:rPr>
                  <w:rFonts w:ascii="Arial" w:eastAsia="Times New Roman" w:hAnsi="Arial" w:cs="Arial"/>
                  <w:sz w:val="18"/>
                  <w:szCs w:val="18"/>
                  <w:lang w:eastAsia="ja-JP"/>
                </w:rPr>
                <w:t xml:space="preserve"> consultations will also be conducted with local people with the cooperation of the MIIT, MNR and provincial government.</w:t>
              </w:r>
            </w:ins>
          </w:p>
        </w:tc>
      </w:tr>
      <w:tr w:rsidR="009E7685" w:rsidRPr="00DF2BE0" w14:paraId="0CFE05CA" w14:textId="77777777" w:rsidTr="00B61ED7">
        <w:trPr>
          <w:ins w:id="641" w:author="Phatthamon Jantalae" w:date="2022-06-16T16:44:00Z"/>
        </w:trPr>
        <w:tc>
          <w:tcPr>
            <w:tcW w:w="3402" w:type="dxa"/>
            <w:gridSpan w:val="2"/>
            <w:shd w:val="clear" w:color="auto" w:fill="auto"/>
          </w:tcPr>
          <w:p w14:paraId="55B9EE51" w14:textId="77777777" w:rsidR="009E7685" w:rsidRPr="00DF2BE0" w:rsidRDefault="009E7685" w:rsidP="00DF2BE0">
            <w:pPr>
              <w:pStyle w:val="ListParagraph"/>
              <w:numPr>
                <w:ilvl w:val="0"/>
                <w:numId w:val="34"/>
              </w:numPr>
              <w:ind w:left="164" w:hanging="164"/>
              <w:contextualSpacing/>
              <w:rPr>
                <w:ins w:id="642" w:author="Phatthamon Jantalae" w:date="2022-06-16T16:44:00Z"/>
                <w:rFonts w:ascii="Arial" w:hAnsi="Arial" w:cs="Arial"/>
                <w:sz w:val="18"/>
                <w:szCs w:val="18"/>
                <w:lang w:eastAsia="ja-JP"/>
              </w:rPr>
            </w:pPr>
            <w:ins w:id="643" w:author="Phatthamon Jantalae" w:date="2022-06-16T16:44:00Z">
              <w:r w:rsidRPr="00DF2BE0">
                <w:rPr>
                  <w:rFonts w:ascii="Arial" w:hAnsi="Arial" w:cs="Arial"/>
                  <w:sz w:val="18"/>
                  <w:szCs w:val="18"/>
                  <w:lang w:eastAsia="ja-JP"/>
                </w:rPr>
                <w:lastRenderedPageBreak/>
                <w:t>During the construction of demo activities (Output 2.2.2), and in support to the mining and refining sectors (under Component 1), potential adverse impacts to habitats and/or ecosystems and ecosystem services (</w:t>
              </w:r>
              <w:proofErr w:type="gramStart"/>
              <w:r w:rsidRPr="00DF2BE0">
                <w:rPr>
                  <w:rFonts w:ascii="Arial" w:hAnsi="Arial" w:cs="Arial"/>
                  <w:sz w:val="18"/>
                  <w:szCs w:val="18"/>
                  <w:lang w:eastAsia="ja-JP"/>
                </w:rPr>
                <w:t>e.g.</w:t>
              </w:r>
              <w:proofErr w:type="gramEnd"/>
              <w:r w:rsidRPr="00DF2BE0">
                <w:rPr>
                  <w:rFonts w:ascii="Arial" w:hAnsi="Arial" w:cs="Arial"/>
                  <w:sz w:val="18"/>
                  <w:szCs w:val="18"/>
                  <w:lang w:eastAsia="ja-JP"/>
                </w:rPr>
                <w:t xml:space="preserve"> non-hazardous waste from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reuse</w:t>
              </w:r>
              <w:r w:rsidRPr="00DF2BE0">
                <w:rPr>
                  <w:rFonts w:ascii="Arial" w:hAnsi="Arial" w:cs="Arial"/>
                  <w:sz w:val="18"/>
                  <w:szCs w:val="18"/>
                  <w:lang w:eastAsia="ja-JP"/>
                </w:rPr>
                <w:t xml:space="preserve">) may occur. </w:t>
              </w:r>
            </w:ins>
          </w:p>
          <w:p w14:paraId="58F88360" w14:textId="77777777" w:rsidR="009E7685" w:rsidRPr="00DF2BE0" w:rsidRDefault="009E7685" w:rsidP="00DF2BE0">
            <w:pPr>
              <w:pStyle w:val="ListParagraph"/>
              <w:ind w:left="164"/>
              <w:contextualSpacing/>
              <w:rPr>
                <w:ins w:id="644" w:author="Phatthamon Jantalae" w:date="2022-06-16T16:44:00Z"/>
                <w:rFonts w:ascii="Arial" w:hAnsi="Arial" w:cs="Arial"/>
                <w:sz w:val="18"/>
                <w:szCs w:val="18"/>
                <w:lang w:eastAsia="ja-JP"/>
              </w:rPr>
            </w:pPr>
          </w:p>
          <w:p w14:paraId="50D4CD92" w14:textId="77777777" w:rsidR="009E7685" w:rsidRPr="00DF2BE0" w:rsidRDefault="009E7685" w:rsidP="00DF2BE0">
            <w:pPr>
              <w:pStyle w:val="ListParagraph"/>
              <w:ind w:left="0"/>
              <w:contextualSpacing/>
              <w:rPr>
                <w:ins w:id="645" w:author="Phatthamon Jantalae" w:date="2022-06-16T16:44:00Z"/>
                <w:rFonts w:ascii="Arial" w:hAnsi="Arial" w:cs="Arial"/>
                <w:i/>
                <w:iCs/>
                <w:sz w:val="18"/>
                <w:szCs w:val="18"/>
                <w:lang w:eastAsia="ja-JP"/>
              </w:rPr>
            </w:pPr>
            <w:ins w:id="646" w:author="Phatthamon Jantalae" w:date="2022-06-16T16:44:00Z">
              <w:r w:rsidRPr="00DF2BE0">
                <w:rPr>
                  <w:rFonts w:ascii="Arial" w:hAnsi="Arial" w:cs="Arial"/>
                  <w:i/>
                  <w:iCs/>
                  <w:sz w:val="18"/>
                  <w:szCs w:val="18"/>
                  <w:lang w:eastAsia="ja-JP"/>
                </w:rPr>
                <w:t>Standard 1: 1.1, 1.2., 1.3, 1.7, 1.11, 1.14</w:t>
              </w:r>
              <w:r w:rsidRPr="00DF2BE0" w:rsidDel="008C3CBA">
                <w:rPr>
                  <w:rFonts w:ascii="Arial" w:hAnsi="Arial" w:cs="Arial"/>
                  <w:i/>
                  <w:iCs/>
                  <w:sz w:val="18"/>
                  <w:szCs w:val="18"/>
                  <w:lang w:eastAsia="ja-JP"/>
                </w:rPr>
                <w:t xml:space="preserve"> </w:t>
              </w:r>
            </w:ins>
          </w:p>
          <w:p w14:paraId="0EDF2FC3" w14:textId="77777777" w:rsidR="009E7685" w:rsidRPr="00DF2BE0" w:rsidRDefault="009E7685" w:rsidP="00DF2BE0">
            <w:pPr>
              <w:pStyle w:val="ListParagraph"/>
              <w:ind w:left="0"/>
              <w:contextualSpacing/>
              <w:rPr>
                <w:ins w:id="647" w:author="Phatthamon Jantalae" w:date="2022-06-16T16:44:00Z"/>
                <w:rFonts w:ascii="Arial" w:hAnsi="Arial" w:cs="Arial"/>
                <w:i/>
                <w:sz w:val="18"/>
                <w:szCs w:val="18"/>
              </w:rPr>
            </w:pPr>
            <w:ins w:id="648" w:author="Phatthamon Jantalae" w:date="2022-06-16T16:44:00Z">
              <w:r w:rsidRPr="00DF2BE0">
                <w:rPr>
                  <w:rFonts w:ascii="Arial" w:hAnsi="Arial" w:cs="Arial"/>
                  <w:i/>
                  <w:iCs/>
                  <w:sz w:val="18"/>
                  <w:szCs w:val="18"/>
                  <w:lang w:eastAsia="ja-JP"/>
                </w:rPr>
                <w:t>Standard 8: 8.1, 8.2, 8.3, 8.6</w:t>
              </w:r>
              <w:r w:rsidRPr="00DF2BE0">
                <w:rPr>
                  <w:rFonts w:ascii="Arial" w:hAnsi="Arial" w:cs="Arial"/>
                  <w:i/>
                  <w:sz w:val="18"/>
                  <w:szCs w:val="18"/>
                  <w:lang w:eastAsia="ja-JP"/>
                </w:rPr>
                <w:t xml:space="preserve"> </w:t>
              </w:r>
            </w:ins>
          </w:p>
        </w:tc>
        <w:tc>
          <w:tcPr>
            <w:tcW w:w="1276" w:type="dxa"/>
            <w:gridSpan w:val="2"/>
            <w:shd w:val="clear" w:color="auto" w:fill="auto"/>
          </w:tcPr>
          <w:p w14:paraId="2337F786" w14:textId="77777777" w:rsidR="009E7685" w:rsidRPr="00DF2BE0" w:rsidRDefault="009E7685" w:rsidP="00DF2BE0">
            <w:pPr>
              <w:spacing w:after="0" w:line="240" w:lineRule="auto"/>
              <w:rPr>
                <w:ins w:id="649" w:author="Phatthamon Jantalae" w:date="2022-06-16T16:44:00Z"/>
                <w:rFonts w:ascii="Arial" w:eastAsiaTheme="minorEastAsia" w:hAnsi="Arial" w:cs="Calibri"/>
                <w:sz w:val="18"/>
                <w:szCs w:val="18"/>
                <w:lang w:eastAsia="ja-JP"/>
              </w:rPr>
            </w:pPr>
            <w:ins w:id="650" w:author="Phatthamon Jantalae" w:date="2022-06-16T16:44:00Z">
              <w:r w:rsidRPr="00DF2BE0">
                <w:rPr>
                  <w:rFonts w:ascii="Arial" w:eastAsiaTheme="minorEastAsia" w:hAnsi="Arial" w:cs="Calibri"/>
                  <w:sz w:val="18"/>
                  <w:szCs w:val="18"/>
                  <w:lang w:eastAsia="ja-JP"/>
                </w:rPr>
                <w:t>I = 4</w:t>
              </w:r>
            </w:ins>
          </w:p>
          <w:p w14:paraId="351FA58C" w14:textId="77777777" w:rsidR="009E7685" w:rsidRPr="00DF2BE0" w:rsidRDefault="009E7685" w:rsidP="00DF2BE0">
            <w:pPr>
              <w:spacing w:after="0" w:line="240" w:lineRule="auto"/>
              <w:rPr>
                <w:ins w:id="651" w:author="Phatthamon Jantalae" w:date="2022-06-16T16:44:00Z"/>
                <w:rFonts w:ascii="Arial" w:eastAsiaTheme="minorEastAsia" w:hAnsi="Arial" w:cs="Calibri"/>
                <w:sz w:val="18"/>
                <w:szCs w:val="18"/>
                <w:lang w:eastAsia="ja-JP"/>
              </w:rPr>
            </w:pPr>
            <w:ins w:id="652" w:author="Phatthamon Jantalae" w:date="2022-06-16T16:44:00Z">
              <w:r w:rsidRPr="00DF2BE0">
                <w:rPr>
                  <w:rFonts w:ascii="Arial" w:eastAsiaTheme="minorEastAsia" w:hAnsi="Arial" w:cs="Calibri"/>
                  <w:sz w:val="18"/>
                  <w:szCs w:val="18"/>
                  <w:lang w:eastAsia="ja-JP"/>
                </w:rPr>
                <w:t>L = 3</w:t>
              </w:r>
            </w:ins>
          </w:p>
        </w:tc>
        <w:tc>
          <w:tcPr>
            <w:tcW w:w="992" w:type="dxa"/>
            <w:shd w:val="clear" w:color="auto" w:fill="auto"/>
          </w:tcPr>
          <w:p w14:paraId="1A1ECBD8" w14:textId="77777777" w:rsidR="009E7685" w:rsidRPr="00DF2BE0" w:rsidRDefault="009E7685" w:rsidP="00DF2BE0">
            <w:pPr>
              <w:spacing w:after="0" w:line="240" w:lineRule="auto"/>
              <w:rPr>
                <w:ins w:id="653" w:author="Phatthamon Jantalae" w:date="2022-06-16T16:44:00Z"/>
                <w:rFonts w:ascii="Arial" w:eastAsiaTheme="minorEastAsia" w:hAnsi="Arial" w:cs="Calibri"/>
                <w:sz w:val="18"/>
                <w:szCs w:val="18"/>
                <w:lang w:eastAsia="ja-JP"/>
              </w:rPr>
            </w:pPr>
            <w:ins w:id="654" w:author="Phatthamon Jantalae" w:date="2022-06-16T16:44:00Z">
              <w:r w:rsidRPr="00DF2BE0">
                <w:rPr>
                  <w:rFonts w:ascii="Arial" w:eastAsiaTheme="minorEastAsia" w:hAnsi="Arial" w:cs="Calibri"/>
                  <w:sz w:val="18"/>
                  <w:szCs w:val="18"/>
                  <w:lang w:eastAsia="ja-JP"/>
                </w:rPr>
                <w:t>Substantial</w:t>
              </w:r>
            </w:ins>
          </w:p>
        </w:tc>
        <w:tc>
          <w:tcPr>
            <w:tcW w:w="2835" w:type="dxa"/>
            <w:gridSpan w:val="2"/>
            <w:shd w:val="clear" w:color="auto" w:fill="auto"/>
          </w:tcPr>
          <w:p w14:paraId="2A7EEB19" w14:textId="131BE83E" w:rsidR="009E7685" w:rsidRPr="00DF2BE0" w:rsidRDefault="009E7685" w:rsidP="00DF2BE0">
            <w:pPr>
              <w:spacing w:line="240" w:lineRule="auto"/>
              <w:rPr>
                <w:ins w:id="655" w:author="Phatthamon Jantalae" w:date="2022-06-16T16:44:00Z"/>
                <w:rFonts w:ascii="Arial" w:hAnsi="Arial" w:cs="Arial"/>
                <w:sz w:val="18"/>
                <w:szCs w:val="18"/>
                <w:lang w:eastAsia="ja-JP"/>
              </w:rPr>
            </w:pPr>
            <w:ins w:id="656" w:author="Phatthamon Jantalae" w:date="2022-06-16T16:44:00Z">
              <w:r w:rsidRPr="00DF2BE0">
                <w:rPr>
                  <w:rFonts w:ascii="Arial" w:eastAsia="Times New Roman" w:hAnsi="Arial" w:cs="Arial"/>
                  <w:sz w:val="18"/>
                  <w:szCs w:val="18"/>
                  <w:lang w:eastAsia="ja-JP"/>
                </w:rPr>
                <w:t>The demos (</w:t>
              </w:r>
              <w:proofErr w:type="gramStart"/>
              <w:r w:rsidRPr="00DF2BE0">
                <w:rPr>
                  <w:rFonts w:ascii="Arial" w:eastAsia="Times New Roman" w:hAnsi="Arial" w:cs="Arial"/>
                  <w:sz w:val="18"/>
                  <w:szCs w:val="18"/>
                  <w:lang w:eastAsia="ja-JP"/>
                </w:rPr>
                <w:t>i.e.</w:t>
              </w:r>
              <w:proofErr w:type="gramEnd"/>
              <w:r w:rsidRPr="00DF2BE0">
                <w:rPr>
                  <w:rFonts w:ascii="Arial" w:eastAsia="Times New Roman" w:hAnsi="Arial" w:cs="Arial"/>
                  <w:sz w:val="18"/>
                  <w:szCs w:val="18"/>
                  <w:lang w:eastAsia="ja-JP"/>
                </w:rPr>
                <w:t xml:space="preserve"> outputs 1.2.2, 2.2.2, 3.2.2) may generate construction waste during the construction </w:t>
              </w:r>
              <w:r w:rsidRPr="00DF2BE0">
                <w:rPr>
                  <w:rFonts w:ascii="Arial" w:hAnsi="Arial" w:cs="Arial"/>
                  <w:sz w:val="18"/>
                  <w:szCs w:val="18"/>
                  <w:lang w:eastAsia="zh-CN"/>
                </w:rPr>
                <w:t xml:space="preserve">of </w:t>
              </w:r>
              <w:r w:rsidRPr="00DF2BE0">
                <w:rPr>
                  <w:rFonts w:ascii="Arial" w:eastAsia="Times New Roman" w:hAnsi="Arial" w:cs="Arial"/>
                  <w:sz w:val="18"/>
                  <w:szCs w:val="18"/>
                  <w:lang w:eastAsia="ja-JP"/>
                </w:rPr>
                <w:t xml:space="preserve">supporting facilities or new </w:t>
              </w:r>
              <w:r w:rsidRPr="00DF2BE0">
                <w:rPr>
                  <w:rFonts w:ascii="Arial" w:hAnsi="Arial" w:cs="Arial"/>
                  <w:sz w:val="18"/>
                  <w:szCs w:val="18"/>
                  <w:lang w:eastAsia="zh-CN"/>
                </w:rPr>
                <w:t>facilities</w:t>
              </w:r>
              <w:r w:rsidRPr="00DF2BE0">
                <w:rPr>
                  <w:rFonts w:ascii="Arial" w:eastAsia="Times New Roman" w:hAnsi="Arial" w:cs="Arial"/>
                  <w:sz w:val="18"/>
                  <w:szCs w:val="18"/>
                  <w:lang w:eastAsia="ja-JP"/>
                </w:rPr>
                <w:t xml:space="preserve"> and generate </w:t>
              </w:r>
              <w:r w:rsidRPr="00DF2BE0">
                <w:rPr>
                  <w:rFonts w:ascii="Arial" w:hAnsi="Arial" w:cs="Arial"/>
                  <w:sz w:val="18"/>
                  <w:szCs w:val="18"/>
                  <w:lang w:eastAsia="ja-JP"/>
                </w:rPr>
                <w:t xml:space="preserve">non-hazardous waste from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reuse. These may </w:t>
              </w:r>
              <w:r w:rsidRPr="00DF2BE0">
                <w:rPr>
                  <w:rFonts w:ascii="Arial" w:eastAsia="Times New Roman" w:hAnsi="Arial" w:cs="Arial"/>
                  <w:sz w:val="18"/>
                  <w:szCs w:val="18"/>
                  <w:lang w:eastAsia="ja-JP"/>
                </w:rPr>
                <w:t xml:space="preserve">have an impact on the surrounding environment that includes ecologically fragile areas. </w:t>
              </w:r>
              <w:r w:rsidRPr="00DF2BE0">
                <w:rPr>
                  <w:rFonts w:ascii="Arial" w:hAnsi="Arial" w:cs="Arial"/>
                  <w:sz w:val="18"/>
                  <w:szCs w:val="18"/>
                  <w:lang w:eastAsia="zh-CN"/>
                </w:rPr>
                <w:t xml:space="preserve">The proposed interventions may not be effective at the start and will continue or may even further negatively impact the surrounding ambient </w:t>
              </w:r>
              <w:proofErr w:type="gramStart"/>
              <w:r w:rsidRPr="00DF2BE0">
                <w:rPr>
                  <w:rFonts w:ascii="Arial" w:hAnsi="Arial" w:cs="Arial"/>
                  <w:sz w:val="18"/>
                  <w:szCs w:val="18"/>
                  <w:lang w:eastAsia="zh-CN"/>
                </w:rPr>
                <w:t>environment ,</w:t>
              </w:r>
              <w:proofErr w:type="gramEnd"/>
              <w:r w:rsidRPr="00DF2BE0">
                <w:rPr>
                  <w:rFonts w:ascii="Arial" w:hAnsi="Arial" w:cs="Arial"/>
                  <w:sz w:val="18"/>
                  <w:szCs w:val="18"/>
                  <w:lang w:eastAsia="zh-CN"/>
                </w:rPr>
                <w:t xml:space="preserve"> bodies of what or land areas in the project areas. </w:t>
              </w:r>
            </w:ins>
          </w:p>
        </w:tc>
        <w:tc>
          <w:tcPr>
            <w:tcW w:w="4635" w:type="dxa"/>
            <w:gridSpan w:val="4"/>
            <w:shd w:val="clear" w:color="auto" w:fill="auto"/>
          </w:tcPr>
          <w:p w14:paraId="4C462B08" w14:textId="77777777" w:rsidR="00DF2BE0" w:rsidRDefault="009E7685" w:rsidP="00DF2BE0">
            <w:pPr>
              <w:spacing w:line="240" w:lineRule="auto"/>
              <w:rPr>
                <w:rFonts w:ascii="Arial" w:eastAsia="DengXian" w:hAnsi="Arial" w:cs="Arial"/>
                <w:sz w:val="18"/>
                <w:szCs w:val="18"/>
                <w:lang w:eastAsia="zh-CN"/>
              </w:rPr>
            </w:pPr>
            <w:ins w:id="657" w:author="Phatthamon Jantalae" w:date="2022-06-16T16:44:00Z">
              <w:r w:rsidRPr="00DF2BE0">
                <w:rPr>
                  <w:rFonts w:ascii="Arial" w:eastAsia="DengXian" w:hAnsi="Arial" w:cs="Arial"/>
                  <w:sz w:val="18"/>
                  <w:szCs w:val="18"/>
                  <w:lang w:eastAsia="zh-CN"/>
                </w:rPr>
                <w:t xml:space="preserve">The project has been designed such that demos will involve the conduct of a detailed feasibility study and ESIA on the local area before the demo site selection, and a site-specific ESMP will be put in place before implementation of each demo. </w:t>
              </w:r>
            </w:ins>
          </w:p>
          <w:p w14:paraId="2873DE0D" w14:textId="72E2871D" w:rsidR="009E7685" w:rsidRPr="00DF2BE0" w:rsidRDefault="009E7685" w:rsidP="00DF2BE0">
            <w:pPr>
              <w:spacing w:line="240" w:lineRule="auto"/>
              <w:rPr>
                <w:ins w:id="658" w:author="Phatthamon Jantalae" w:date="2022-06-16T16:44:00Z"/>
                <w:rFonts w:ascii="Arial" w:eastAsia="DengXian" w:hAnsi="Arial" w:cs="Arial"/>
                <w:sz w:val="18"/>
                <w:szCs w:val="18"/>
                <w:lang w:eastAsia="zh-CN"/>
              </w:rPr>
            </w:pPr>
            <w:ins w:id="659" w:author="Phatthamon Jantalae" w:date="2022-06-16T16:44:00Z">
              <w:r w:rsidRPr="00DF2BE0">
                <w:rPr>
                  <w:rFonts w:ascii="Arial" w:eastAsia="DengXian" w:hAnsi="Arial" w:cs="Arial"/>
                  <w:sz w:val="18"/>
                  <w:szCs w:val="18"/>
                  <w:lang w:eastAsia="zh-CN"/>
                </w:rPr>
                <w:t>The demos will be designed and constructed in accordance with national and international standards to ensure compliance with the SES and other relevant environmental ordinances/regulations, as outlined in the ESMF (and to be in the forthcoming ESIA/ESMPs). Additionally, the Project will observe the established regulatory framework for monitoring and assessing such risks that are aligned with the SES.</w:t>
              </w:r>
            </w:ins>
          </w:p>
          <w:p w14:paraId="001A5365" w14:textId="77777777" w:rsidR="009E7685" w:rsidRPr="00DF2BE0" w:rsidRDefault="009E7685" w:rsidP="00DF2BE0">
            <w:pPr>
              <w:spacing w:line="240" w:lineRule="auto"/>
              <w:rPr>
                <w:ins w:id="660" w:author="Phatthamon Jantalae" w:date="2022-06-16T16:44:00Z"/>
                <w:rFonts w:ascii="Arial" w:eastAsia="Yu Mincho" w:hAnsi="Arial" w:cs="Arial"/>
                <w:sz w:val="18"/>
                <w:szCs w:val="18"/>
                <w:lang w:eastAsia="ja-JP"/>
              </w:rPr>
            </w:pPr>
            <w:ins w:id="661" w:author="Phatthamon Jantalae" w:date="2022-06-16T16:44:00Z">
              <w:r w:rsidRPr="00DF2BE0">
                <w:rPr>
                  <w:rFonts w:ascii="Arial" w:eastAsia="DengXian" w:hAnsi="Arial" w:cs="Arial"/>
                  <w:sz w:val="18"/>
                  <w:szCs w:val="18"/>
                  <w:lang w:eastAsia="zh-CN"/>
                </w:rPr>
                <w:t xml:space="preserve">China has regulations on the engineer project site for </w:t>
              </w:r>
              <w:r w:rsidRPr="00DF2BE0">
                <w:rPr>
                  <w:rFonts w:ascii="Arial" w:hAnsi="Arial" w:cs="Arial"/>
                  <w:sz w:val="18"/>
                  <w:szCs w:val="18"/>
                </w:rPr>
                <w:t>the restoration and protection of biodiversity</w:t>
              </w:r>
              <w:r w:rsidRPr="00DF2BE0">
                <w:rPr>
                  <w:rFonts w:ascii="Arial" w:eastAsia="DengXian" w:hAnsi="Arial" w:cs="Arial"/>
                  <w:sz w:val="18"/>
                  <w:szCs w:val="18"/>
                  <w:lang w:eastAsia="zh-CN"/>
                </w:rPr>
                <w:t xml:space="preserve">, and manufactories are not allowed to be established in or around ecosystem function zone. In this case, the </w:t>
              </w:r>
              <w:proofErr w:type="spellStart"/>
              <w:r w:rsidRPr="00DF2BE0">
                <w:rPr>
                  <w:rFonts w:ascii="Arial" w:hAnsi="Arial" w:cs="Arial"/>
                  <w:sz w:val="18"/>
                  <w:szCs w:val="18"/>
                  <w:lang w:eastAsia="ja-JP"/>
                </w:rPr>
                <w:t>PhosChemEE</w:t>
              </w:r>
              <w:proofErr w:type="spellEnd"/>
              <w:r w:rsidRPr="00DF2BE0">
                <w:rPr>
                  <w:rFonts w:ascii="Arial" w:hAnsi="Arial" w:cs="Arial"/>
                  <w:sz w:val="18"/>
                  <w:szCs w:val="18"/>
                  <w:lang w:eastAsia="ja-JP"/>
                </w:rPr>
                <w:t xml:space="preserve"> Project </w:t>
              </w:r>
              <w:r w:rsidRPr="00DF2BE0">
                <w:rPr>
                  <w:rFonts w:ascii="Arial" w:hAnsi="Arial" w:cs="Arial"/>
                  <w:sz w:val="18"/>
                  <w:szCs w:val="18"/>
                </w:rPr>
                <w:t xml:space="preserve">will ensure that the </w:t>
              </w:r>
              <w:r w:rsidRPr="00DF2BE0">
                <w:rPr>
                  <w:rFonts w:ascii="Arial" w:eastAsia="Times New Roman" w:hAnsi="Arial" w:cs="Arial"/>
                  <w:sz w:val="18"/>
                  <w:szCs w:val="18"/>
                  <w:lang w:eastAsia="ja-JP"/>
                </w:rPr>
                <w:t>demo sites will be located far away from ecological reserves and ecologically vulnerable areas.</w:t>
              </w:r>
            </w:ins>
          </w:p>
        </w:tc>
      </w:tr>
      <w:tr w:rsidR="009E7685" w:rsidRPr="00DF2BE0" w14:paraId="1B29E67E" w14:textId="77777777" w:rsidTr="00B61ED7">
        <w:trPr>
          <w:ins w:id="662" w:author="Phatthamon Jantalae" w:date="2022-06-16T16:44:00Z"/>
        </w:trPr>
        <w:tc>
          <w:tcPr>
            <w:tcW w:w="3402" w:type="dxa"/>
            <w:gridSpan w:val="2"/>
          </w:tcPr>
          <w:p w14:paraId="0830BD6D" w14:textId="77777777" w:rsidR="009E7685" w:rsidRPr="00DF2BE0" w:rsidRDefault="009E7685" w:rsidP="00DF2BE0">
            <w:pPr>
              <w:pStyle w:val="ListParagraph"/>
              <w:numPr>
                <w:ilvl w:val="0"/>
                <w:numId w:val="34"/>
              </w:numPr>
              <w:ind w:left="164" w:hanging="164"/>
              <w:contextualSpacing/>
              <w:rPr>
                <w:ins w:id="663" w:author="Phatthamon Jantalae" w:date="2022-06-16T16:44:00Z"/>
                <w:rFonts w:ascii="Arial" w:hAnsi="Arial" w:cs="Arial"/>
                <w:i/>
                <w:sz w:val="18"/>
                <w:szCs w:val="18"/>
                <w:lang w:eastAsia="ja-JP"/>
              </w:rPr>
            </w:pPr>
            <w:ins w:id="664" w:author="Phatthamon Jantalae" w:date="2022-06-16T16:44:00Z">
              <w:r w:rsidRPr="00DF2BE0">
                <w:rPr>
                  <w:rFonts w:ascii="Arial" w:eastAsia="Times New Roman" w:hAnsi="Arial" w:cs="Arial"/>
                  <w:sz w:val="18"/>
                  <w:szCs w:val="18"/>
                  <w:lang w:eastAsia="ja-JP"/>
                </w:rPr>
                <w:t xml:space="preserve">Inadequate disposal of waste during the operation of the </w:t>
              </w:r>
              <w:proofErr w:type="spellStart"/>
              <w:r w:rsidRPr="00DF2BE0">
                <w:rPr>
                  <w:rFonts w:ascii="Arial" w:eastAsia="Times New Roman" w:hAnsi="Arial" w:cs="Arial"/>
                  <w:sz w:val="18"/>
                  <w:szCs w:val="18"/>
                  <w:lang w:eastAsia="ja-JP"/>
                </w:rPr>
                <w:t>phosphogypsum</w:t>
              </w:r>
              <w:proofErr w:type="spellEnd"/>
              <w:r w:rsidRPr="00DF2BE0">
                <w:rPr>
                  <w:rFonts w:ascii="Arial" w:eastAsia="Times New Roman" w:hAnsi="Arial" w:cs="Arial"/>
                  <w:sz w:val="18"/>
                  <w:szCs w:val="18"/>
                  <w:lang w:eastAsia="ja-JP"/>
                </w:rPr>
                <w:t xml:space="preserve"> processing reuse demo (I.e. Outputs 3.2.1 and 3.2.2) poses a threat to the environment</w:t>
              </w:r>
              <w:r w:rsidRPr="00DF2BE0">
                <w:rPr>
                  <w:rFonts w:ascii="Arial" w:hAnsi="Arial" w:cs="Arial"/>
                  <w:sz w:val="18"/>
                  <w:szCs w:val="18"/>
                  <w:lang w:eastAsia="ja-JP"/>
                </w:rPr>
                <w:t xml:space="preserve"> as well as </w:t>
              </w:r>
              <w:proofErr w:type="gramStart"/>
              <w:r w:rsidRPr="00DF2BE0">
                <w:rPr>
                  <w:rFonts w:ascii="Arial" w:hAnsi="Arial" w:cs="Arial"/>
                  <w:sz w:val="18"/>
                  <w:szCs w:val="18"/>
                  <w:lang w:eastAsia="ja-JP"/>
                </w:rPr>
                <w:t>the  health</w:t>
              </w:r>
              <w:proofErr w:type="gramEnd"/>
              <w:r w:rsidRPr="00DF2BE0">
                <w:rPr>
                  <w:rFonts w:ascii="Arial" w:hAnsi="Arial" w:cs="Arial"/>
                  <w:sz w:val="18"/>
                  <w:szCs w:val="18"/>
                  <w:lang w:eastAsia="ja-JP"/>
                </w:rPr>
                <w:t xml:space="preserve"> and safety of workers and the community. </w:t>
              </w:r>
            </w:ins>
          </w:p>
          <w:p w14:paraId="50DFB270" w14:textId="77777777" w:rsidR="009E7685" w:rsidRPr="00DF2BE0" w:rsidRDefault="009E7685" w:rsidP="00DF2BE0">
            <w:pPr>
              <w:pStyle w:val="ListParagraph"/>
              <w:ind w:left="164"/>
              <w:contextualSpacing/>
              <w:rPr>
                <w:ins w:id="665" w:author="Phatthamon Jantalae" w:date="2022-06-16T16:44:00Z"/>
                <w:rFonts w:ascii="Arial" w:eastAsia="Times New Roman" w:hAnsi="Arial" w:cs="Arial"/>
                <w:sz w:val="18"/>
                <w:szCs w:val="18"/>
                <w:lang w:eastAsia="ja-JP"/>
              </w:rPr>
            </w:pPr>
          </w:p>
          <w:p w14:paraId="30CD57F2" w14:textId="77777777" w:rsidR="009E7685" w:rsidRPr="00DF2BE0" w:rsidRDefault="009E7685" w:rsidP="00DF2BE0">
            <w:pPr>
              <w:pStyle w:val="ListParagraph"/>
              <w:ind w:left="164"/>
              <w:contextualSpacing/>
              <w:rPr>
                <w:ins w:id="666" w:author="Phatthamon Jantalae" w:date="2022-06-16T16:44:00Z"/>
                <w:rFonts w:ascii="Arial" w:hAnsi="Arial" w:cs="Arial"/>
                <w:i/>
                <w:sz w:val="18"/>
                <w:szCs w:val="18"/>
                <w:lang w:eastAsia="ja-JP"/>
              </w:rPr>
            </w:pPr>
            <w:ins w:id="667" w:author="Phatthamon Jantalae" w:date="2022-06-16T16:44:00Z">
              <w:r w:rsidRPr="00DF2BE0">
                <w:rPr>
                  <w:rFonts w:ascii="Arial" w:hAnsi="Arial" w:cs="Arial"/>
                  <w:sz w:val="18"/>
                  <w:szCs w:val="18"/>
                  <w:highlight w:val="yellow"/>
                  <w:lang w:eastAsia="ja-JP"/>
                </w:rPr>
                <w:t>The associated construction, operation, or decommissioning of the demo installations may have potential health and safety risks to local communities and workers due to the transport, storage, and use and/or disposal of any hazardous or dangerous materials (</w:t>
              </w:r>
              <w:proofErr w:type="gramStart"/>
              <w:r w:rsidRPr="00DF2BE0">
                <w:rPr>
                  <w:rFonts w:ascii="Arial" w:hAnsi="Arial" w:cs="Arial"/>
                  <w:sz w:val="18"/>
                  <w:szCs w:val="18"/>
                  <w:highlight w:val="yellow"/>
                  <w:lang w:eastAsia="ja-JP"/>
                </w:rPr>
                <w:t>e.g.</w:t>
              </w:r>
              <w:proofErr w:type="gramEnd"/>
              <w:r w:rsidRPr="00DF2BE0">
                <w:rPr>
                  <w:rFonts w:ascii="Arial" w:hAnsi="Arial" w:cs="Arial"/>
                  <w:sz w:val="18"/>
                  <w:szCs w:val="18"/>
                  <w:highlight w:val="yellow"/>
                  <w:lang w:eastAsia="ja-JP"/>
                </w:rPr>
                <w:t xml:space="preserve"> explosives, fuel and other chemicals) that may be used during construction and operation.</w:t>
              </w:r>
            </w:ins>
          </w:p>
          <w:p w14:paraId="50B3A904" w14:textId="77777777" w:rsidR="009E7685" w:rsidRPr="00DF2BE0" w:rsidRDefault="009E7685" w:rsidP="00DF2BE0">
            <w:pPr>
              <w:spacing w:line="240" w:lineRule="auto"/>
              <w:rPr>
                <w:ins w:id="668" w:author="Phatthamon Jantalae" w:date="2022-06-16T16:44:00Z"/>
                <w:rFonts w:ascii="Arial" w:hAnsi="Arial" w:cs="Arial"/>
                <w:i/>
                <w:sz w:val="18"/>
                <w:szCs w:val="18"/>
                <w:lang w:eastAsia="ja-JP"/>
              </w:rPr>
            </w:pPr>
          </w:p>
          <w:p w14:paraId="1767F0F2" w14:textId="77777777" w:rsidR="009E7685" w:rsidRPr="00DF2BE0" w:rsidRDefault="009E7685" w:rsidP="00DF2BE0">
            <w:pPr>
              <w:pStyle w:val="ListParagraph"/>
              <w:ind w:left="0"/>
              <w:contextualSpacing/>
              <w:rPr>
                <w:ins w:id="669" w:author="Phatthamon Jantalae" w:date="2022-06-16T16:44:00Z"/>
                <w:rFonts w:ascii="Arial" w:hAnsi="Arial" w:cs="Arial"/>
                <w:i/>
                <w:iCs/>
                <w:sz w:val="18"/>
                <w:szCs w:val="18"/>
                <w:lang w:eastAsia="ja-JP"/>
              </w:rPr>
            </w:pPr>
            <w:ins w:id="670" w:author="Phatthamon Jantalae" w:date="2022-06-16T16:44:00Z">
              <w:r w:rsidRPr="00DF2BE0">
                <w:rPr>
                  <w:rFonts w:ascii="Arial" w:hAnsi="Arial" w:cs="Arial"/>
                  <w:i/>
                  <w:iCs/>
                  <w:sz w:val="18"/>
                  <w:szCs w:val="18"/>
                  <w:lang w:eastAsia="ja-JP"/>
                </w:rPr>
                <w:t>Standard 1: 1.1, 1.2., 1.3, 1.7, 1.11, 1.14</w:t>
              </w:r>
              <w:r w:rsidRPr="00DF2BE0" w:rsidDel="008C3CBA">
                <w:rPr>
                  <w:rFonts w:ascii="Arial" w:hAnsi="Arial" w:cs="Arial"/>
                  <w:i/>
                  <w:iCs/>
                  <w:sz w:val="18"/>
                  <w:szCs w:val="18"/>
                  <w:lang w:eastAsia="ja-JP"/>
                </w:rPr>
                <w:t xml:space="preserve"> </w:t>
              </w:r>
            </w:ins>
          </w:p>
          <w:p w14:paraId="09933C60" w14:textId="77777777" w:rsidR="009E7685" w:rsidRPr="00DF2BE0" w:rsidRDefault="009E7685" w:rsidP="00DF2BE0">
            <w:pPr>
              <w:pStyle w:val="ListParagraph"/>
              <w:ind w:left="0"/>
              <w:contextualSpacing/>
              <w:rPr>
                <w:ins w:id="671" w:author="Phatthamon Jantalae" w:date="2022-06-16T16:44:00Z"/>
                <w:rFonts w:ascii="Arial" w:hAnsi="Arial" w:cs="Arial"/>
                <w:i/>
                <w:iCs/>
                <w:sz w:val="18"/>
                <w:szCs w:val="18"/>
                <w:lang w:eastAsia="ja-JP"/>
              </w:rPr>
            </w:pPr>
            <w:ins w:id="672" w:author="Phatthamon Jantalae" w:date="2022-06-16T16:44:00Z">
              <w:r w:rsidRPr="00DF2BE0">
                <w:rPr>
                  <w:rFonts w:ascii="Arial" w:hAnsi="Arial" w:cs="Arial"/>
                  <w:i/>
                  <w:iCs/>
                  <w:sz w:val="18"/>
                  <w:szCs w:val="18"/>
                  <w:lang w:eastAsia="ja-JP"/>
                </w:rPr>
                <w:t>Standard 3: 3.1, 3.2, 3.5, 3.6, 3.7</w:t>
              </w:r>
            </w:ins>
          </w:p>
          <w:p w14:paraId="707FD4C9" w14:textId="77777777" w:rsidR="009E7685" w:rsidRPr="00DF2BE0" w:rsidRDefault="009E7685" w:rsidP="00DF2BE0">
            <w:pPr>
              <w:pStyle w:val="ListParagraph"/>
              <w:ind w:left="0"/>
              <w:contextualSpacing/>
              <w:rPr>
                <w:ins w:id="673" w:author="Phatthamon Jantalae" w:date="2022-06-16T16:44:00Z"/>
                <w:rFonts w:ascii="Arial" w:hAnsi="Arial" w:cs="Arial"/>
                <w:i/>
                <w:iCs/>
                <w:sz w:val="18"/>
                <w:szCs w:val="18"/>
                <w:lang w:eastAsia="ja-JP"/>
              </w:rPr>
            </w:pPr>
            <w:ins w:id="674" w:author="Phatthamon Jantalae" w:date="2022-06-16T16:44:00Z">
              <w:r w:rsidRPr="00DF2BE0">
                <w:rPr>
                  <w:rFonts w:ascii="Arial" w:hAnsi="Arial" w:cs="Arial"/>
                  <w:i/>
                  <w:iCs/>
                  <w:sz w:val="18"/>
                  <w:szCs w:val="18"/>
                  <w:lang w:eastAsia="ja-JP"/>
                </w:rPr>
                <w:t>Standard 4: 4.2, 4.3</w:t>
              </w:r>
            </w:ins>
          </w:p>
          <w:p w14:paraId="73131FC6" w14:textId="77777777" w:rsidR="009E7685" w:rsidRPr="00DF2BE0" w:rsidRDefault="009E7685" w:rsidP="00DF2BE0">
            <w:pPr>
              <w:pStyle w:val="ListParagraph"/>
              <w:ind w:left="0"/>
              <w:contextualSpacing/>
              <w:rPr>
                <w:ins w:id="675" w:author="Phatthamon Jantalae" w:date="2022-06-16T16:44:00Z"/>
                <w:rFonts w:ascii="Arial" w:hAnsi="Arial" w:cs="Arial"/>
                <w:i/>
                <w:iCs/>
                <w:sz w:val="18"/>
                <w:szCs w:val="18"/>
                <w:lang w:eastAsia="ja-JP"/>
              </w:rPr>
            </w:pPr>
            <w:ins w:id="676" w:author="Phatthamon Jantalae" w:date="2022-06-16T16:44:00Z">
              <w:r w:rsidRPr="00DF2BE0">
                <w:rPr>
                  <w:rFonts w:ascii="Arial" w:hAnsi="Arial" w:cs="Arial"/>
                  <w:i/>
                  <w:iCs/>
                  <w:sz w:val="18"/>
                  <w:szCs w:val="18"/>
                  <w:lang w:eastAsia="ja-JP"/>
                </w:rPr>
                <w:t>Standard 6: 6.1, 6.3</w:t>
              </w:r>
            </w:ins>
          </w:p>
          <w:p w14:paraId="3FB6D967" w14:textId="77777777" w:rsidR="009E7685" w:rsidRPr="00DF2BE0" w:rsidRDefault="009E7685" w:rsidP="00DF2BE0">
            <w:pPr>
              <w:pStyle w:val="ListParagraph"/>
              <w:ind w:left="0"/>
              <w:contextualSpacing/>
              <w:rPr>
                <w:ins w:id="677" w:author="Phatthamon Jantalae" w:date="2022-06-16T16:44:00Z"/>
                <w:rFonts w:ascii="Arial" w:hAnsi="Arial" w:cs="Arial"/>
                <w:i/>
                <w:iCs/>
                <w:sz w:val="18"/>
                <w:szCs w:val="18"/>
                <w:lang w:eastAsia="ja-JP"/>
              </w:rPr>
            </w:pPr>
            <w:ins w:id="678" w:author="Phatthamon Jantalae" w:date="2022-06-16T16:44:00Z">
              <w:r w:rsidRPr="00DF2BE0">
                <w:rPr>
                  <w:rFonts w:ascii="Arial" w:hAnsi="Arial" w:cs="Arial"/>
                  <w:i/>
                  <w:iCs/>
                  <w:sz w:val="18"/>
                  <w:szCs w:val="18"/>
                  <w:lang w:eastAsia="ja-JP"/>
                </w:rPr>
                <w:t xml:space="preserve">Standard 7: 7.1, 7.5, 7.6 </w:t>
              </w:r>
            </w:ins>
          </w:p>
          <w:p w14:paraId="64BF229A" w14:textId="501ABC3C" w:rsidR="009E7685" w:rsidRPr="00DF2BE0" w:rsidRDefault="009E7685" w:rsidP="00DF2BE0">
            <w:pPr>
              <w:pStyle w:val="ListParagraph"/>
              <w:ind w:left="0"/>
              <w:contextualSpacing/>
              <w:rPr>
                <w:ins w:id="679" w:author="Phatthamon Jantalae" w:date="2022-06-16T16:44:00Z"/>
                <w:rFonts w:ascii="Arial" w:hAnsi="Arial" w:cs="Arial"/>
                <w:sz w:val="18"/>
                <w:szCs w:val="18"/>
              </w:rPr>
            </w:pPr>
            <w:ins w:id="680" w:author="Phatthamon Jantalae" w:date="2022-06-16T16:44:00Z">
              <w:r w:rsidRPr="00DF2BE0">
                <w:rPr>
                  <w:rFonts w:ascii="Arial" w:hAnsi="Arial" w:cs="Arial"/>
                  <w:i/>
                  <w:iCs/>
                  <w:sz w:val="18"/>
                  <w:szCs w:val="18"/>
                  <w:lang w:eastAsia="ja-JP"/>
                </w:rPr>
                <w:t>Standard 8: 8.1, 8.2, 8.3, 8.6</w:t>
              </w:r>
              <w:r w:rsidRPr="00DF2BE0">
                <w:rPr>
                  <w:rFonts w:ascii="Arial" w:hAnsi="Arial" w:cs="Arial"/>
                  <w:i/>
                  <w:sz w:val="18"/>
                  <w:szCs w:val="18"/>
                  <w:lang w:eastAsia="ja-JP"/>
                </w:rPr>
                <w:t xml:space="preserve"> </w:t>
              </w:r>
            </w:ins>
          </w:p>
        </w:tc>
        <w:tc>
          <w:tcPr>
            <w:tcW w:w="1276" w:type="dxa"/>
            <w:gridSpan w:val="2"/>
          </w:tcPr>
          <w:p w14:paraId="139F5427" w14:textId="77777777" w:rsidR="009E7685" w:rsidRPr="00DF2BE0" w:rsidRDefault="009E7685" w:rsidP="00DF2BE0">
            <w:pPr>
              <w:spacing w:after="0" w:line="240" w:lineRule="auto"/>
              <w:rPr>
                <w:ins w:id="681" w:author="Phatthamon Jantalae" w:date="2022-06-16T16:44:00Z"/>
                <w:rFonts w:ascii="Arial" w:eastAsiaTheme="minorEastAsia" w:hAnsi="Arial" w:cs="Calibri"/>
                <w:sz w:val="18"/>
                <w:szCs w:val="18"/>
                <w:lang w:eastAsia="ja-JP"/>
              </w:rPr>
            </w:pPr>
            <w:ins w:id="682" w:author="Phatthamon Jantalae" w:date="2022-06-16T16:44:00Z">
              <w:r w:rsidRPr="00DF2BE0">
                <w:rPr>
                  <w:rFonts w:ascii="Arial" w:eastAsiaTheme="minorEastAsia" w:hAnsi="Arial" w:cs="Calibri"/>
                  <w:sz w:val="18"/>
                  <w:szCs w:val="18"/>
                  <w:lang w:eastAsia="ja-JP"/>
                </w:rPr>
                <w:lastRenderedPageBreak/>
                <w:t>I = 4</w:t>
              </w:r>
            </w:ins>
          </w:p>
          <w:p w14:paraId="626C065A" w14:textId="77777777" w:rsidR="009E7685" w:rsidRPr="00DF2BE0" w:rsidRDefault="009E7685" w:rsidP="00DF2BE0">
            <w:pPr>
              <w:spacing w:after="0" w:line="240" w:lineRule="auto"/>
              <w:rPr>
                <w:ins w:id="683" w:author="Phatthamon Jantalae" w:date="2022-06-16T16:44:00Z"/>
                <w:rFonts w:ascii="Arial" w:eastAsiaTheme="minorEastAsia" w:hAnsi="Arial" w:cs="Calibri"/>
                <w:sz w:val="18"/>
                <w:szCs w:val="18"/>
                <w:lang w:eastAsia="ja-JP"/>
              </w:rPr>
            </w:pPr>
            <w:ins w:id="684" w:author="Phatthamon Jantalae" w:date="2022-06-16T16:44:00Z">
              <w:r w:rsidRPr="00DF2BE0">
                <w:rPr>
                  <w:rFonts w:ascii="Arial" w:eastAsiaTheme="minorEastAsia" w:hAnsi="Arial" w:cs="Calibri"/>
                  <w:sz w:val="18"/>
                  <w:szCs w:val="18"/>
                  <w:lang w:eastAsia="ja-JP"/>
                </w:rPr>
                <w:t>L = 3</w:t>
              </w:r>
            </w:ins>
          </w:p>
        </w:tc>
        <w:tc>
          <w:tcPr>
            <w:tcW w:w="992" w:type="dxa"/>
          </w:tcPr>
          <w:p w14:paraId="653C8EA6" w14:textId="77777777" w:rsidR="009E7685" w:rsidRPr="00DF2BE0" w:rsidRDefault="009E7685" w:rsidP="00DF2BE0">
            <w:pPr>
              <w:spacing w:after="0" w:line="240" w:lineRule="auto"/>
              <w:rPr>
                <w:ins w:id="685" w:author="Phatthamon Jantalae" w:date="2022-06-16T16:44:00Z"/>
                <w:rFonts w:ascii="Arial" w:eastAsiaTheme="minorEastAsia" w:hAnsi="Arial" w:cs="Calibri"/>
                <w:sz w:val="18"/>
                <w:szCs w:val="18"/>
                <w:lang w:eastAsia="ja-JP"/>
              </w:rPr>
            </w:pPr>
            <w:ins w:id="686" w:author="Phatthamon Jantalae" w:date="2022-06-16T16:44:00Z">
              <w:r w:rsidRPr="00DF2BE0">
                <w:rPr>
                  <w:rFonts w:ascii="Arial" w:eastAsiaTheme="minorEastAsia" w:hAnsi="Arial" w:cs="Calibri"/>
                  <w:sz w:val="18"/>
                  <w:szCs w:val="18"/>
                  <w:lang w:eastAsia="ja-JP"/>
                </w:rPr>
                <w:t>Substantial</w:t>
              </w:r>
            </w:ins>
          </w:p>
        </w:tc>
        <w:tc>
          <w:tcPr>
            <w:tcW w:w="2835" w:type="dxa"/>
            <w:gridSpan w:val="2"/>
          </w:tcPr>
          <w:p w14:paraId="5F395BFB" w14:textId="77777777" w:rsidR="009E7685" w:rsidRPr="00DF2BE0" w:rsidRDefault="009E7685" w:rsidP="00DF2BE0">
            <w:pPr>
              <w:spacing w:line="240" w:lineRule="auto"/>
              <w:rPr>
                <w:ins w:id="687" w:author="Phatthamon Jantalae" w:date="2022-06-16T16:44:00Z"/>
                <w:rFonts w:ascii="Arial" w:eastAsia="Yu Mincho" w:hAnsi="Arial" w:cs="Arial"/>
                <w:sz w:val="18"/>
                <w:szCs w:val="18"/>
                <w:lang w:eastAsia="ja-JP"/>
              </w:rPr>
            </w:pPr>
            <w:ins w:id="688" w:author="Phatthamon Jantalae" w:date="2022-06-16T16:44:00Z">
              <w:r w:rsidRPr="00DF2BE0">
                <w:rPr>
                  <w:rFonts w:ascii="Arial" w:eastAsia="Times New Roman" w:hAnsi="Arial" w:cs="Arial"/>
                  <w:sz w:val="18"/>
                  <w:szCs w:val="18"/>
                  <w:lang w:eastAsia="ja-JP"/>
                </w:rPr>
                <w:t xml:space="preserve">Specifically, </w:t>
              </w:r>
              <w:r w:rsidRPr="00DF2BE0">
                <w:rPr>
                  <w:rFonts w:ascii="Arial" w:eastAsia="Yu Mincho" w:hAnsi="Arial" w:cs="Arial"/>
                  <w:sz w:val="18"/>
                  <w:szCs w:val="18"/>
                  <w:lang w:eastAsia="ja-JP"/>
                </w:rPr>
                <w:t xml:space="preserve">if fluorine and arsenic contained in </w:t>
              </w:r>
              <w:proofErr w:type="spellStart"/>
              <w:r w:rsidRPr="00DF2BE0">
                <w:rPr>
                  <w:rFonts w:ascii="Arial" w:eastAsia="Yu Mincho" w:hAnsi="Arial" w:cs="Arial"/>
                  <w:sz w:val="18"/>
                  <w:szCs w:val="18"/>
                  <w:lang w:eastAsia="ja-JP"/>
                </w:rPr>
                <w:t>phosphogypsum</w:t>
              </w:r>
              <w:proofErr w:type="spellEnd"/>
              <w:r w:rsidRPr="00DF2BE0">
                <w:rPr>
                  <w:rFonts w:ascii="Arial" w:eastAsia="Yu Mincho" w:hAnsi="Arial" w:cs="Arial"/>
                  <w:sz w:val="18"/>
                  <w:szCs w:val="18"/>
                  <w:lang w:eastAsia="ja-JP"/>
                </w:rPr>
                <w:t xml:space="preserve"> are released into the atmosphere and soil environment, they will have adverse effects on surface/underground water plants and animals and produce health risks to local communities.</w:t>
              </w:r>
            </w:ins>
          </w:p>
        </w:tc>
        <w:tc>
          <w:tcPr>
            <w:tcW w:w="4635" w:type="dxa"/>
            <w:gridSpan w:val="4"/>
          </w:tcPr>
          <w:p w14:paraId="368A98AE" w14:textId="77777777" w:rsidR="009E7685" w:rsidRPr="00DF2BE0" w:rsidRDefault="009E7685" w:rsidP="00DF2BE0">
            <w:pPr>
              <w:spacing w:line="240" w:lineRule="auto"/>
              <w:rPr>
                <w:ins w:id="689" w:author="Phatthamon Jantalae" w:date="2022-06-16T16:44:00Z"/>
                <w:rFonts w:ascii="Arial" w:eastAsia="Times New Roman" w:hAnsi="Arial" w:cs="Arial"/>
                <w:sz w:val="18"/>
                <w:szCs w:val="18"/>
                <w:lang w:eastAsia="ja-JP"/>
              </w:rPr>
            </w:pPr>
            <w:ins w:id="690" w:author="Phatthamon Jantalae" w:date="2022-06-16T16:44:00Z">
              <w:r w:rsidRPr="00DF2BE0">
                <w:rPr>
                  <w:rFonts w:ascii="Arial" w:eastAsia="Times New Roman" w:hAnsi="Arial" w:cs="Arial"/>
                  <w:sz w:val="18"/>
                  <w:szCs w:val="18"/>
                  <w:lang w:eastAsia="ja-JP"/>
                </w:rPr>
                <w:t xml:space="preserve">The ESMF and subsequent ESIA and ESMP will address all health and safety risks. The required management measures will be included in site-specific ESMPs and be conducted before project construction. Per those forthcoming plans, appropriate training will be provided to the demonstration enterprises to ensure that risks are properly addressed and managed. Training will also be provided to local governments </w:t>
              </w:r>
              <w:proofErr w:type="gramStart"/>
              <w:r w:rsidRPr="00DF2BE0">
                <w:rPr>
                  <w:rFonts w:ascii="Arial" w:eastAsia="Times New Roman" w:hAnsi="Arial" w:cs="Arial"/>
                  <w:sz w:val="18"/>
                  <w:szCs w:val="18"/>
                  <w:lang w:eastAsia="ja-JP"/>
                </w:rPr>
                <w:t>in order to</w:t>
              </w:r>
              <w:proofErr w:type="gramEnd"/>
              <w:r w:rsidRPr="00DF2BE0">
                <w:rPr>
                  <w:rFonts w:ascii="Arial" w:eastAsia="Times New Roman" w:hAnsi="Arial" w:cs="Arial"/>
                  <w:sz w:val="18"/>
                  <w:szCs w:val="18"/>
                  <w:lang w:eastAsia="ja-JP"/>
                </w:rPr>
                <w:t xml:space="preserve"> enhance their regulation capacity to control </w:t>
              </w:r>
              <w:r w:rsidRPr="00DF2BE0">
                <w:rPr>
                  <w:rFonts w:ascii="Arial" w:hAnsi="Arial" w:cs="Arial"/>
                  <w:sz w:val="18"/>
                  <w:szCs w:val="18"/>
                  <w:lang w:eastAsia="ja-JP"/>
                </w:rPr>
                <w:t xml:space="preserve">potential risks in the demonstration. </w:t>
              </w:r>
              <w:r w:rsidRPr="00DF2BE0">
                <w:rPr>
                  <w:rFonts w:ascii="Arial" w:eastAsia="Times New Roman" w:hAnsi="Arial" w:cs="Arial"/>
                  <w:sz w:val="18"/>
                  <w:szCs w:val="18"/>
                  <w:lang w:eastAsia="ja-JP"/>
                </w:rPr>
                <w:t xml:space="preserve">A Grievance Mechanism will be designed (see ESMF) and will be implemented by the project, allowing communities and workers to request for interventions when facing issues with </w:t>
              </w:r>
              <w:r w:rsidRPr="00DF2BE0">
                <w:rPr>
                  <w:rFonts w:ascii="Arial" w:hAnsi="Arial" w:cs="Arial"/>
                  <w:sz w:val="18"/>
                  <w:szCs w:val="18"/>
                  <w:lang w:eastAsia="ja-JP"/>
                </w:rPr>
                <w:t>health and safety risks</w:t>
              </w:r>
              <w:r w:rsidRPr="00DF2BE0">
                <w:rPr>
                  <w:rFonts w:ascii="Arial" w:eastAsia="Times New Roman" w:hAnsi="Arial" w:cs="Arial"/>
                  <w:sz w:val="18"/>
                  <w:szCs w:val="18"/>
                  <w:lang w:eastAsia="ja-JP"/>
                </w:rPr>
                <w:t>.</w:t>
              </w:r>
            </w:ins>
          </w:p>
          <w:p w14:paraId="4C81345C" w14:textId="77777777" w:rsidR="009E7685" w:rsidRPr="00DF2BE0" w:rsidRDefault="009E7685" w:rsidP="00DF2BE0">
            <w:pPr>
              <w:spacing w:line="240" w:lineRule="auto"/>
              <w:rPr>
                <w:ins w:id="691" w:author="Phatthamon Jantalae" w:date="2022-06-16T16:44:00Z"/>
                <w:rFonts w:ascii="Arial" w:eastAsia="Times New Roman" w:hAnsi="Arial" w:cs="Arial"/>
                <w:sz w:val="18"/>
                <w:szCs w:val="18"/>
                <w:lang w:eastAsia="ja-JP"/>
              </w:rPr>
            </w:pPr>
            <w:ins w:id="692" w:author="Phatthamon Jantalae" w:date="2022-06-16T16:44:00Z">
              <w:r w:rsidRPr="00DF2BE0">
                <w:rPr>
                  <w:rFonts w:ascii="Arial" w:eastAsia="Times New Roman" w:hAnsi="Arial" w:cs="Arial"/>
                  <w:sz w:val="18"/>
                  <w:szCs w:val="18"/>
                  <w:lang w:eastAsia="ja-JP"/>
                </w:rPr>
                <w:t xml:space="preserve">The </w:t>
              </w:r>
              <w:r w:rsidRPr="00DF2BE0">
                <w:rPr>
                  <w:rFonts w:ascii="Arial" w:hAnsi="Arial" w:cs="Arial"/>
                  <w:sz w:val="18"/>
                  <w:szCs w:val="18"/>
                  <w:lang w:eastAsia="ja-JP"/>
                </w:rPr>
                <w:t>associated construction, operation, or decommissioning of the demo installations</w:t>
              </w:r>
              <w:r w:rsidRPr="00DF2BE0">
                <w:rPr>
                  <w:rFonts w:ascii="Arial" w:eastAsia="Times New Roman" w:hAnsi="Arial" w:cs="Arial"/>
                  <w:sz w:val="18"/>
                  <w:szCs w:val="18"/>
                  <w:lang w:eastAsia="ja-JP"/>
                </w:rPr>
                <w:t xml:space="preserve"> will strictly comply with the national standards</w:t>
              </w:r>
              <w:r w:rsidRPr="00DF2BE0">
                <w:rPr>
                  <w:rStyle w:val="FootnoteReference"/>
                  <w:rFonts w:eastAsia="Times New Roman" w:cs="Arial"/>
                  <w:szCs w:val="18"/>
                  <w:lang w:eastAsia="ja-JP"/>
                </w:rPr>
                <w:footnoteReference w:id="16"/>
              </w:r>
              <w:r w:rsidRPr="00DF2BE0">
                <w:rPr>
                  <w:rFonts w:ascii="Arial" w:eastAsia="Times New Roman" w:hAnsi="Arial" w:cs="Arial"/>
                  <w:sz w:val="18"/>
                  <w:szCs w:val="18"/>
                  <w:lang w:eastAsia="ja-JP"/>
                </w:rPr>
                <w:t xml:space="preserve"> and international general standards on construction and waste </w:t>
              </w:r>
              <w:r w:rsidRPr="00DF2BE0">
                <w:rPr>
                  <w:rFonts w:ascii="Arial" w:eastAsia="Times New Roman" w:hAnsi="Arial" w:cs="Arial"/>
                  <w:sz w:val="18"/>
                  <w:szCs w:val="18"/>
                  <w:lang w:eastAsia="ja-JP"/>
                </w:rPr>
                <w:lastRenderedPageBreak/>
                <w:t>management, as noted in the ESMF</w:t>
              </w:r>
              <w:r w:rsidRPr="00DF2BE0">
                <w:rPr>
                  <w:rFonts w:ascii="Arial" w:eastAsia="Times New Roman" w:hAnsi="Arial" w:cs="Arial"/>
                  <w:i/>
                  <w:iCs/>
                  <w:sz w:val="18"/>
                  <w:szCs w:val="18"/>
                  <w:lang w:eastAsia="ja-JP"/>
                </w:rPr>
                <w:t>.</w:t>
              </w:r>
              <w:r w:rsidRPr="00DF2BE0">
                <w:rPr>
                  <w:rFonts w:ascii="Arial" w:eastAsia="Times New Roman" w:hAnsi="Arial" w:cs="Arial"/>
                  <w:sz w:val="18"/>
                  <w:szCs w:val="18"/>
                  <w:lang w:eastAsia="ja-JP"/>
                </w:rPr>
                <w:t xml:space="preserve"> Site-specific environmental and social assessments will be conducted for each demo to identify the critical health and safety risks. Where public access is available,</w:t>
              </w:r>
              <w:r w:rsidRPr="00DF2BE0">
                <w:rPr>
                  <w:rFonts w:ascii="Arial" w:hAnsi="Arial" w:cs="Arial"/>
                  <w:sz w:val="18"/>
                  <w:szCs w:val="18"/>
                </w:rPr>
                <w:t xml:space="preserve"> </w:t>
              </w:r>
              <w:r w:rsidRPr="00DF2BE0">
                <w:rPr>
                  <w:rFonts w:ascii="Arial" w:eastAsia="Times New Roman" w:hAnsi="Arial" w:cs="Arial"/>
                  <w:sz w:val="18"/>
                  <w:szCs w:val="18"/>
                  <w:lang w:eastAsia="ja-JP"/>
                </w:rPr>
                <w:t xml:space="preserve">appropriate engineering and administrative controls (e.g., detours, traffic calming, signs) will be considered and implemented in advance during the </w:t>
              </w:r>
              <w:r w:rsidRPr="00DF2BE0">
                <w:rPr>
                  <w:rFonts w:ascii="Arial" w:hAnsi="Arial" w:cs="Arial"/>
                  <w:sz w:val="18"/>
                  <w:szCs w:val="18"/>
                  <w:lang w:eastAsia="ja-JP"/>
                </w:rPr>
                <w:t>construction and operation of demos</w:t>
              </w:r>
              <w:r w:rsidRPr="00DF2BE0">
                <w:rPr>
                  <w:rFonts w:ascii="Arial" w:eastAsia="Times New Roman" w:hAnsi="Arial" w:cs="Arial"/>
                  <w:sz w:val="18"/>
                  <w:szCs w:val="18"/>
                  <w:lang w:eastAsia="ja-JP"/>
                </w:rPr>
                <w:t xml:space="preserve">. </w:t>
              </w:r>
            </w:ins>
          </w:p>
          <w:p w14:paraId="298F5E38" w14:textId="77777777" w:rsidR="009E7685" w:rsidRPr="00DF2BE0" w:rsidRDefault="009E7685" w:rsidP="00DF2BE0">
            <w:pPr>
              <w:spacing w:line="240" w:lineRule="auto"/>
              <w:rPr>
                <w:ins w:id="695" w:author="Phatthamon Jantalae" w:date="2022-06-16T16:44:00Z"/>
                <w:rFonts w:ascii="Arial" w:eastAsia="Times New Roman" w:hAnsi="Arial" w:cs="Arial"/>
                <w:sz w:val="18"/>
                <w:szCs w:val="18"/>
                <w:lang w:eastAsia="ja-JP"/>
              </w:rPr>
            </w:pPr>
            <w:ins w:id="696" w:author="Phatthamon Jantalae" w:date="2022-06-16T16:44:00Z">
              <w:r w:rsidRPr="00DF2BE0">
                <w:rPr>
                  <w:rFonts w:ascii="Arial" w:eastAsia="Times New Roman" w:hAnsi="Arial" w:cs="Arial"/>
                  <w:sz w:val="18"/>
                  <w:szCs w:val="18"/>
                  <w:lang w:eastAsia="ja-JP"/>
                </w:rPr>
                <w:t xml:space="preserve">All contractors (i.e., undertaken engineering and infrastructure works as part of the project) will be required to develop, </w:t>
              </w:r>
              <w:proofErr w:type="gramStart"/>
              <w:r w:rsidRPr="00DF2BE0">
                <w:rPr>
                  <w:rFonts w:ascii="Arial" w:eastAsia="Times New Roman" w:hAnsi="Arial" w:cs="Arial"/>
                  <w:sz w:val="18"/>
                  <w:szCs w:val="18"/>
                  <w:lang w:eastAsia="ja-JP"/>
                </w:rPr>
                <w:t>submit</w:t>
              </w:r>
              <w:proofErr w:type="gramEnd"/>
              <w:r w:rsidRPr="00DF2BE0">
                <w:rPr>
                  <w:rFonts w:ascii="Arial" w:eastAsia="Times New Roman" w:hAnsi="Arial" w:cs="Arial"/>
                  <w:sz w:val="18"/>
                  <w:szCs w:val="18"/>
                  <w:lang w:eastAsia="ja-JP"/>
                </w:rPr>
                <w:t xml:space="preserve"> and adhere to a </w:t>
              </w:r>
              <w:proofErr w:type="spellStart"/>
              <w:r w:rsidRPr="00DF2BE0">
                <w:rPr>
                  <w:rFonts w:ascii="Arial" w:eastAsia="Times New Roman" w:hAnsi="Arial" w:cs="Arial"/>
                  <w:sz w:val="18"/>
                  <w:szCs w:val="18"/>
                  <w:lang w:eastAsia="ja-JP"/>
                </w:rPr>
                <w:t>Labour</w:t>
              </w:r>
              <w:proofErr w:type="spellEnd"/>
              <w:r w:rsidRPr="00DF2BE0">
                <w:rPr>
                  <w:rFonts w:ascii="Arial" w:eastAsia="Times New Roman" w:hAnsi="Arial" w:cs="Arial"/>
                  <w:sz w:val="18"/>
                  <w:szCs w:val="18"/>
                  <w:lang w:eastAsia="ja-JP"/>
                </w:rPr>
                <w:t xml:space="preserve"> Management Plan that meets the requirements of both UNDP SES 7 and relevant national/host country law and regulation. </w:t>
              </w:r>
            </w:ins>
          </w:p>
          <w:p w14:paraId="332485B3" w14:textId="77777777" w:rsidR="009E7685" w:rsidRPr="00DF2BE0" w:rsidRDefault="009E7685" w:rsidP="00DF2BE0">
            <w:pPr>
              <w:spacing w:line="240" w:lineRule="auto"/>
              <w:rPr>
                <w:ins w:id="697" w:author="Phatthamon Jantalae" w:date="2022-06-16T16:44:00Z"/>
                <w:rFonts w:ascii="Arial" w:eastAsia="DengXian" w:hAnsi="Arial" w:cs="Arial"/>
                <w:sz w:val="18"/>
                <w:szCs w:val="18"/>
                <w:lang w:eastAsia="zh-CN"/>
              </w:rPr>
            </w:pPr>
            <w:ins w:id="698" w:author="Phatthamon Jantalae" w:date="2022-06-16T16:44:00Z">
              <w:r w:rsidRPr="00DF2BE0">
                <w:rPr>
                  <w:rFonts w:ascii="Arial" w:eastAsia="Times New Roman" w:hAnsi="Arial" w:cs="Arial"/>
                  <w:sz w:val="18"/>
                  <w:szCs w:val="18"/>
                  <w:lang w:eastAsia="ja-JP"/>
                </w:rPr>
                <w:t>A</w:t>
              </w:r>
              <w:r w:rsidRPr="00DF2BE0">
                <w:rPr>
                  <w:rFonts w:ascii="Arial" w:eastAsia="Yu Mincho" w:hAnsi="Arial" w:cs="Arial"/>
                  <w:sz w:val="18"/>
                  <w:szCs w:val="18"/>
                  <w:lang w:eastAsia="ja-JP"/>
                </w:rPr>
                <w:t xml:space="preserve">ppropriate training will be provided to workers to ensure that they install and operate the installed system correctly and safely, and properly control and manage the release or disposal of waste. </w:t>
              </w:r>
              <w:r w:rsidRPr="00DF2BE0">
                <w:rPr>
                  <w:rFonts w:ascii="Arial" w:eastAsia="Times New Roman" w:hAnsi="Arial" w:cs="Arial"/>
                  <w:sz w:val="18"/>
                  <w:szCs w:val="18"/>
                  <w:lang w:eastAsia="ja-JP"/>
                </w:rPr>
                <w:t xml:space="preserve">Training will also be provided to local governments </w:t>
              </w:r>
              <w:proofErr w:type="gramStart"/>
              <w:r w:rsidRPr="00DF2BE0">
                <w:rPr>
                  <w:rFonts w:ascii="Arial" w:eastAsia="Times New Roman" w:hAnsi="Arial" w:cs="Arial"/>
                  <w:sz w:val="18"/>
                  <w:szCs w:val="18"/>
                  <w:lang w:eastAsia="ja-JP"/>
                </w:rPr>
                <w:t>in order to</w:t>
              </w:r>
              <w:proofErr w:type="gramEnd"/>
              <w:r w:rsidRPr="00DF2BE0">
                <w:rPr>
                  <w:rFonts w:ascii="Arial" w:eastAsia="Times New Roman" w:hAnsi="Arial" w:cs="Arial"/>
                  <w:sz w:val="18"/>
                  <w:szCs w:val="18"/>
                  <w:lang w:eastAsia="ja-JP"/>
                </w:rPr>
                <w:t xml:space="preserve"> enhance their regulation capacity to control </w:t>
              </w:r>
              <w:r w:rsidRPr="00DF2BE0">
                <w:rPr>
                  <w:rFonts w:ascii="Arial" w:hAnsi="Arial" w:cs="Arial"/>
                  <w:sz w:val="18"/>
                  <w:szCs w:val="18"/>
                  <w:lang w:eastAsia="ja-JP"/>
                </w:rPr>
                <w:t>potential risks in the demonstration.</w:t>
              </w:r>
              <w:r w:rsidRPr="00DF2BE0">
                <w:rPr>
                  <w:rFonts w:ascii="Arial" w:eastAsia="Yu Mincho" w:hAnsi="Arial" w:cs="Arial"/>
                  <w:sz w:val="18"/>
                  <w:szCs w:val="18"/>
                  <w:lang w:eastAsia="ja-JP"/>
                </w:rPr>
                <w:t xml:space="preserve"> </w:t>
              </w:r>
              <w:r w:rsidRPr="00DF2BE0">
                <w:rPr>
                  <w:rFonts w:ascii="Arial" w:eastAsia="Times New Roman" w:hAnsi="Arial" w:cs="Arial"/>
                  <w:sz w:val="18"/>
                  <w:szCs w:val="18"/>
                  <w:lang w:eastAsia="ja-JP"/>
                </w:rPr>
                <w:t xml:space="preserve">This will minimize or avoid any community health risks and safety issues for the communities regarding construction work involved in the installation of the demos, and the minimization and management of waste generated from these demos </w:t>
              </w:r>
              <w:r w:rsidRPr="00DF2BE0">
                <w:rPr>
                  <w:rFonts w:ascii="Arial" w:hAnsi="Arial" w:cs="Arial"/>
                  <w:sz w:val="18"/>
                  <w:szCs w:val="18"/>
                  <w:lang w:eastAsia="ja-JP"/>
                </w:rPr>
                <w:t xml:space="preserve">(e.g., explosives, </w:t>
              </w:r>
              <w:proofErr w:type="gramStart"/>
              <w:r w:rsidRPr="00DF2BE0">
                <w:rPr>
                  <w:rFonts w:ascii="Arial" w:hAnsi="Arial" w:cs="Arial"/>
                  <w:sz w:val="18"/>
                  <w:szCs w:val="18"/>
                  <w:lang w:eastAsia="ja-JP"/>
                </w:rPr>
                <w:t>fuel</w:t>
              </w:r>
              <w:proofErr w:type="gramEnd"/>
              <w:r w:rsidRPr="00DF2BE0">
                <w:rPr>
                  <w:rFonts w:ascii="Arial" w:hAnsi="Arial" w:cs="Arial"/>
                  <w:sz w:val="18"/>
                  <w:szCs w:val="18"/>
                  <w:lang w:eastAsia="ja-JP"/>
                </w:rPr>
                <w:t xml:space="preserve"> and other chemicals)</w:t>
              </w:r>
              <w:r w:rsidRPr="00DF2BE0">
                <w:rPr>
                  <w:rFonts w:ascii="Arial" w:eastAsia="Times New Roman" w:hAnsi="Arial" w:cs="Arial"/>
                  <w:sz w:val="18"/>
                  <w:szCs w:val="18"/>
                  <w:lang w:eastAsia="ja-JP"/>
                </w:rPr>
                <w:t xml:space="preserve">. </w:t>
              </w:r>
              <w:r w:rsidRPr="00DF2BE0">
                <w:rPr>
                  <w:rFonts w:ascii="Arial" w:eastAsia="DengXian" w:hAnsi="Arial" w:cs="Arial"/>
                  <w:sz w:val="18"/>
                  <w:szCs w:val="18"/>
                  <w:lang w:eastAsia="zh-CN"/>
                </w:rPr>
                <w:t xml:space="preserve"> </w:t>
              </w:r>
            </w:ins>
          </w:p>
        </w:tc>
      </w:tr>
      <w:tr w:rsidR="009E7685" w:rsidRPr="00DF2BE0" w14:paraId="7DD72CEA" w14:textId="77777777" w:rsidTr="00B61ED7">
        <w:trPr>
          <w:ins w:id="699" w:author="Phatthamon Jantalae" w:date="2022-06-16T16:44:00Z"/>
        </w:trPr>
        <w:tc>
          <w:tcPr>
            <w:tcW w:w="3402" w:type="dxa"/>
            <w:gridSpan w:val="2"/>
          </w:tcPr>
          <w:p w14:paraId="317C27AC" w14:textId="77777777" w:rsidR="009E7685" w:rsidRPr="00DF2BE0" w:rsidRDefault="009E7685" w:rsidP="00DF2BE0">
            <w:pPr>
              <w:pStyle w:val="ListParagraph"/>
              <w:numPr>
                <w:ilvl w:val="0"/>
                <w:numId w:val="34"/>
              </w:numPr>
              <w:ind w:left="164" w:hanging="164"/>
              <w:contextualSpacing/>
              <w:rPr>
                <w:ins w:id="700" w:author="Phatthamon Jantalae" w:date="2022-06-16T16:44:00Z"/>
                <w:rFonts w:ascii="Arial" w:hAnsi="Arial" w:cs="Arial"/>
                <w:sz w:val="18"/>
                <w:szCs w:val="18"/>
                <w:lang w:eastAsia="zh-CN"/>
              </w:rPr>
            </w:pPr>
            <w:ins w:id="701" w:author="Phatthamon Jantalae" w:date="2022-06-16T16:44:00Z">
              <w:r w:rsidRPr="00DF2BE0">
                <w:rPr>
                  <w:rFonts w:ascii="Arial" w:hAnsi="Arial" w:cs="Arial"/>
                  <w:sz w:val="18"/>
                  <w:szCs w:val="18"/>
                  <w:lang w:eastAsia="zh-CN"/>
                </w:rPr>
                <w:lastRenderedPageBreak/>
                <w:t xml:space="preserve">The potential outcomes of the </w:t>
              </w:r>
              <w:proofErr w:type="spellStart"/>
              <w:r w:rsidRPr="00DF2BE0">
                <w:rPr>
                  <w:rFonts w:ascii="Arial" w:hAnsi="Arial" w:cs="Arial"/>
                  <w:sz w:val="18"/>
                  <w:szCs w:val="18"/>
                  <w:lang w:eastAsia="zh-CN"/>
                </w:rPr>
                <w:t>PhosChemEE</w:t>
              </w:r>
              <w:proofErr w:type="spellEnd"/>
              <w:r w:rsidRPr="00DF2BE0">
                <w:rPr>
                  <w:rFonts w:ascii="Arial" w:hAnsi="Arial" w:cs="Arial"/>
                  <w:sz w:val="18"/>
                  <w:szCs w:val="18"/>
                  <w:lang w:eastAsia="zh-CN"/>
                </w:rPr>
                <w:t xml:space="preserve"> Project will be sensitive or vulnerable to potential impacts of climate change. </w:t>
              </w:r>
              <w:r w:rsidRPr="00DF2BE0">
                <w:rPr>
                  <w:rFonts w:ascii="Arial" w:eastAsia="Yu Mincho" w:hAnsi="Arial" w:cs="Arial"/>
                  <w:sz w:val="18"/>
                  <w:szCs w:val="18"/>
                  <w:lang w:eastAsia="zh-CN"/>
                </w:rPr>
                <w:t>Yunnan, Sichuan, Guizhou, and Hubei, where the demos are located, have risks of extreme weather</w:t>
              </w:r>
              <w:r w:rsidRPr="00DF2BE0">
                <w:rPr>
                  <w:rFonts w:ascii="Arial" w:hAnsi="Arial" w:cs="Arial"/>
                  <w:sz w:val="18"/>
                  <w:szCs w:val="18"/>
                  <w:lang w:eastAsia="zh-CN"/>
                </w:rPr>
                <w:t xml:space="preserve"> that are exacerbated by climate change</w:t>
              </w:r>
              <w:r w:rsidRPr="00DF2BE0">
                <w:rPr>
                  <w:rFonts w:ascii="Arial" w:eastAsia="Yu Mincho" w:hAnsi="Arial" w:cs="Arial"/>
                  <w:sz w:val="18"/>
                  <w:szCs w:val="18"/>
                  <w:lang w:eastAsia="zh-CN"/>
                </w:rPr>
                <w:t>.</w:t>
              </w:r>
              <w:r w:rsidRPr="00DF2BE0">
                <w:rPr>
                  <w:rFonts w:ascii="Arial" w:hAnsi="Arial" w:cs="Arial"/>
                  <w:sz w:val="18"/>
                  <w:szCs w:val="18"/>
                  <w:lang w:eastAsia="zh-CN"/>
                </w:rPr>
                <w:t xml:space="preserve"> Thus, some of the demonstration activities of the project (located outdoors) can be impacted by weather events</w:t>
              </w:r>
            </w:ins>
          </w:p>
          <w:p w14:paraId="030AB84C" w14:textId="77777777" w:rsidR="009E7685" w:rsidRPr="00DF2BE0" w:rsidRDefault="009E7685" w:rsidP="00DF2BE0">
            <w:pPr>
              <w:spacing w:line="240" w:lineRule="auto"/>
              <w:rPr>
                <w:ins w:id="702" w:author="Phatthamon Jantalae" w:date="2022-06-16T16:44:00Z"/>
                <w:rFonts w:ascii="Arial" w:hAnsi="Arial" w:cs="Arial"/>
                <w:sz w:val="18"/>
                <w:szCs w:val="18"/>
                <w:lang w:eastAsia="zh-CN"/>
              </w:rPr>
            </w:pPr>
          </w:p>
          <w:p w14:paraId="197A67D2" w14:textId="77777777" w:rsidR="009E7685" w:rsidRPr="00DF2BE0" w:rsidRDefault="009E7685" w:rsidP="00DF2BE0">
            <w:pPr>
              <w:pStyle w:val="ListParagraph"/>
              <w:ind w:left="0"/>
              <w:contextualSpacing/>
              <w:rPr>
                <w:ins w:id="703" w:author="Phatthamon Jantalae" w:date="2022-06-16T16:44:00Z"/>
                <w:rFonts w:ascii="Arial" w:hAnsi="Arial" w:cs="Arial"/>
                <w:i/>
                <w:iCs/>
                <w:sz w:val="18"/>
                <w:szCs w:val="18"/>
                <w:lang w:eastAsia="ja-JP"/>
              </w:rPr>
            </w:pPr>
            <w:ins w:id="704" w:author="Phatthamon Jantalae" w:date="2022-06-16T16:44:00Z">
              <w:r w:rsidRPr="00DF2BE0">
                <w:rPr>
                  <w:rFonts w:ascii="Arial" w:hAnsi="Arial" w:cs="Arial"/>
                  <w:i/>
                  <w:iCs/>
                  <w:sz w:val="18"/>
                  <w:szCs w:val="18"/>
                  <w:lang w:eastAsia="ja-JP"/>
                </w:rPr>
                <w:t xml:space="preserve">Standard 2: 2.2, 2.3, 2.4 </w:t>
              </w:r>
            </w:ins>
          </w:p>
          <w:p w14:paraId="07ED8FBA" w14:textId="77777777" w:rsidR="009E7685" w:rsidRPr="00DF2BE0" w:rsidRDefault="009E7685" w:rsidP="00DF2BE0">
            <w:pPr>
              <w:pStyle w:val="ListParagraph"/>
              <w:ind w:left="0"/>
              <w:contextualSpacing/>
              <w:rPr>
                <w:ins w:id="705" w:author="Phatthamon Jantalae" w:date="2022-06-16T16:44:00Z"/>
                <w:rFonts w:ascii="Arial" w:hAnsi="Arial" w:cs="Arial"/>
                <w:i/>
                <w:iCs/>
                <w:sz w:val="18"/>
                <w:szCs w:val="18"/>
                <w:lang w:eastAsia="ja-JP"/>
              </w:rPr>
            </w:pPr>
            <w:ins w:id="706" w:author="Phatthamon Jantalae" w:date="2022-06-16T16:44:00Z">
              <w:r w:rsidRPr="00DF2BE0">
                <w:rPr>
                  <w:rFonts w:ascii="Arial" w:hAnsi="Arial" w:cs="Arial"/>
                  <w:i/>
                  <w:iCs/>
                  <w:sz w:val="18"/>
                  <w:szCs w:val="18"/>
                  <w:lang w:eastAsia="ja-JP"/>
                </w:rPr>
                <w:lastRenderedPageBreak/>
                <w:t xml:space="preserve">Standard 3: 3.1 </w:t>
              </w:r>
            </w:ins>
          </w:p>
          <w:p w14:paraId="3FAF7B08" w14:textId="77777777" w:rsidR="009E7685" w:rsidRPr="00DF2BE0" w:rsidRDefault="009E7685" w:rsidP="00DF2BE0">
            <w:pPr>
              <w:spacing w:line="240" w:lineRule="auto"/>
              <w:rPr>
                <w:ins w:id="707" w:author="Phatthamon Jantalae" w:date="2022-06-16T16:44:00Z"/>
                <w:rFonts w:ascii="Arial" w:hAnsi="Arial" w:cs="Arial"/>
                <w:sz w:val="18"/>
                <w:szCs w:val="18"/>
              </w:rPr>
            </w:pPr>
          </w:p>
        </w:tc>
        <w:tc>
          <w:tcPr>
            <w:tcW w:w="1276" w:type="dxa"/>
            <w:gridSpan w:val="2"/>
          </w:tcPr>
          <w:p w14:paraId="4A0FBF0B" w14:textId="77777777" w:rsidR="009E7685" w:rsidRPr="00DF2BE0" w:rsidRDefault="009E7685" w:rsidP="00DF2BE0">
            <w:pPr>
              <w:spacing w:after="0" w:line="240" w:lineRule="auto"/>
              <w:rPr>
                <w:ins w:id="708" w:author="Phatthamon Jantalae" w:date="2022-06-16T16:44:00Z"/>
                <w:rFonts w:ascii="Arial" w:eastAsiaTheme="minorEastAsia" w:hAnsi="Arial" w:cs="Calibri"/>
                <w:sz w:val="18"/>
                <w:szCs w:val="18"/>
                <w:lang w:eastAsia="ja-JP"/>
              </w:rPr>
            </w:pPr>
            <w:ins w:id="709" w:author="Phatthamon Jantalae" w:date="2022-06-16T16:44:00Z">
              <w:r w:rsidRPr="00DF2BE0">
                <w:rPr>
                  <w:rFonts w:ascii="Arial" w:eastAsiaTheme="minorEastAsia" w:hAnsi="Arial" w:cs="Calibri"/>
                  <w:sz w:val="18"/>
                  <w:szCs w:val="18"/>
                  <w:lang w:eastAsia="ja-JP"/>
                </w:rPr>
                <w:lastRenderedPageBreak/>
                <w:t>I = 3</w:t>
              </w:r>
            </w:ins>
          </w:p>
          <w:p w14:paraId="5920DA5E" w14:textId="77777777" w:rsidR="009E7685" w:rsidRPr="00DF2BE0" w:rsidRDefault="009E7685" w:rsidP="00DF2BE0">
            <w:pPr>
              <w:spacing w:after="0" w:line="240" w:lineRule="auto"/>
              <w:rPr>
                <w:ins w:id="710" w:author="Phatthamon Jantalae" w:date="2022-06-16T16:44:00Z"/>
                <w:rFonts w:ascii="Arial" w:eastAsiaTheme="minorEastAsia" w:hAnsi="Arial" w:cs="Calibri"/>
                <w:sz w:val="18"/>
                <w:szCs w:val="18"/>
                <w:lang w:eastAsia="ja-JP"/>
              </w:rPr>
            </w:pPr>
            <w:ins w:id="711" w:author="Phatthamon Jantalae" w:date="2022-06-16T16:44:00Z">
              <w:r w:rsidRPr="00DF2BE0">
                <w:rPr>
                  <w:rFonts w:ascii="Arial" w:eastAsiaTheme="minorEastAsia" w:hAnsi="Arial" w:cs="Calibri"/>
                  <w:sz w:val="18"/>
                  <w:szCs w:val="18"/>
                  <w:lang w:eastAsia="ja-JP"/>
                </w:rPr>
                <w:t>L = 3</w:t>
              </w:r>
            </w:ins>
          </w:p>
        </w:tc>
        <w:tc>
          <w:tcPr>
            <w:tcW w:w="992" w:type="dxa"/>
          </w:tcPr>
          <w:p w14:paraId="5C662C07" w14:textId="77777777" w:rsidR="009E7685" w:rsidRPr="00DF2BE0" w:rsidRDefault="009E7685" w:rsidP="00DF2BE0">
            <w:pPr>
              <w:spacing w:after="0" w:line="240" w:lineRule="auto"/>
              <w:rPr>
                <w:ins w:id="712" w:author="Phatthamon Jantalae" w:date="2022-06-16T16:44:00Z"/>
                <w:rFonts w:ascii="Arial" w:eastAsiaTheme="minorEastAsia" w:hAnsi="Arial" w:cs="Calibri"/>
                <w:sz w:val="18"/>
                <w:szCs w:val="18"/>
                <w:lang w:eastAsia="ja-JP"/>
              </w:rPr>
            </w:pPr>
            <w:ins w:id="713" w:author="Phatthamon Jantalae" w:date="2022-06-16T16:44:00Z">
              <w:r w:rsidRPr="00DF2BE0">
                <w:rPr>
                  <w:rFonts w:ascii="Arial" w:eastAsiaTheme="minorEastAsia" w:hAnsi="Arial" w:cs="Calibri"/>
                  <w:sz w:val="18"/>
                  <w:szCs w:val="18"/>
                  <w:lang w:eastAsia="ja-JP"/>
                </w:rPr>
                <w:t>Moderate</w:t>
              </w:r>
            </w:ins>
          </w:p>
        </w:tc>
        <w:tc>
          <w:tcPr>
            <w:tcW w:w="2835" w:type="dxa"/>
            <w:gridSpan w:val="2"/>
          </w:tcPr>
          <w:p w14:paraId="56B3E740" w14:textId="77777777" w:rsidR="009E7685" w:rsidRPr="00DF2BE0" w:rsidRDefault="009E7685" w:rsidP="00DF2BE0">
            <w:pPr>
              <w:spacing w:line="240" w:lineRule="auto"/>
              <w:rPr>
                <w:ins w:id="714" w:author="Phatthamon Jantalae" w:date="2022-06-16T16:44:00Z"/>
                <w:rFonts w:ascii="Arial" w:hAnsi="Arial" w:cs="Arial"/>
                <w:sz w:val="18"/>
                <w:szCs w:val="18"/>
                <w:lang w:eastAsia="zh-CN"/>
              </w:rPr>
            </w:pPr>
            <w:ins w:id="715" w:author="Phatthamon Jantalae" w:date="2022-06-16T16:44:00Z">
              <w:r w:rsidRPr="00DF2BE0">
                <w:rPr>
                  <w:rFonts w:ascii="Arial" w:hAnsi="Arial" w:cs="Arial"/>
                  <w:sz w:val="18"/>
                  <w:szCs w:val="18"/>
                  <w:lang w:eastAsia="zh-CN"/>
                </w:rPr>
                <w:t xml:space="preserve">Some that are sheltered may also be impacted by such climate change-aggravated weather events that can cause extreme heat during summers or maybe flooding during rainy seasons.  </w:t>
              </w:r>
            </w:ins>
          </w:p>
        </w:tc>
        <w:tc>
          <w:tcPr>
            <w:tcW w:w="4635" w:type="dxa"/>
            <w:gridSpan w:val="4"/>
          </w:tcPr>
          <w:p w14:paraId="4EBB72DE" w14:textId="77777777" w:rsidR="009E7685" w:rsidRPr="00DF2BE0" w:rsidRDefault="009E7685" w:rsidP="00DF2BE0">
            <w:pPr>
              <w:spacing w:line="240" w:lineRule="auto"/>
              <w:rPr>
                <w:ins w:id="716" w:author="Phatthamon Jantalae" w:date="2022-06-16T16:44:00Z"/>
                <w:rFonts w:ascii="Arial" w:hAnsi="Arial" w:cs="Arial"/>
                <w:sz w:val="18"/>
                <w:szCs w:val="18"/>
                <w:lang w:eastAsia="zh-CN"/>
              </w:rPr>
            </w:pPr>
            <w:ins w:id="717" w:author="Phatthamon Jantalae" w:date="2022-06-16T16:44:00Z">
              <w:r w:rsidRPr="00DF2BE0">
                <w:rPr>
                  <w:rFonts w:ascii="Arial" w:hAnsi="Arial" w:cs="Arial"/>
                  <w:sz w:val="18"/>
                  <w:szCs w:val="18"/>
                  <w:lang w:eastAsia="zh-CN"/>
                </w:rPr>
                <w:t xml:space="preserve">The ESIAs (as required and outlined in the </w:t>
              </w:r>
              <w:proofErr w:type="gramStart"/>
              <w:r w:rsidRPr="00DF2BE0">
                <w:rPr>
                  <w:rFonts w:ascii="Arial" w:hAnsi="Arial" w:cs="Arial"/>
                  <w:sz w:val="18"/>
                  <w:szCs w:val="18"/>
                  <w:lang w:eastAsia="zh-CN"/>
                </w:rPr>
                <w:t>ESMF)  will</w:t>
              </w:r>
              <w:proofErr w:type="gramEnd"/>
              <w:r w:rsidRPr="00DF2BE0">
                <w:rPr>
                  <w:rFonts w:ascii="Arial" w:hAnsi="Arial" w:cs="Arial"/>
                  <w:sz w:val="18"/>
                  <w:szCs w:val="18"/>
                  <w:lang w:eastAsia="zh-CN"/>
                </w:rPr>
                <w:t xml:space="preserve"> assess activities for impact and sustainability within China national context, including its climatic vulnerability and associated impacts. </w:t>
              </w:r>
            </w:ins>
          </w:p>
          <w:p w14:paraId="15B394B2" w14:textId="77777777" w:rsidR="009E7685" w:rsidRPr="00DF2BE0" w:rsidRDefault="009E7685" w:rsidP="00DF2BE0">
            <w:pPr>
              <w:spacing w:line="240" w:lineRule="auto"/>
              <w:rPr>
                <w:ins w:id="718" w:author="Phatthamon Jantalae" w:date="2022-06-16T16:44:00Z"/>
                <w:rFonts w:ascii="Arial" w:hAnsi="Arial" w:cs="Arial"/>
                <w:sz w:val="18"/>
                <w:szCs w:val="18"/>
                <w:lang w:eastAsia="zh-CN"/>
              </w:rPr>
            </w:pPr>
            <w:ins w:id="719" w:author="Phatthamon Jantalae" w:date="2022-06-16T16:44:00Z">
              <w:r w:rsidRPr="00DF2BE0">
                <w:rPr>
                  <w:rFonts w:ascii="Arial" w:hAnsi="Arial" w:cs="Arial"/>
                  <w:sz w:val="18"/>
                  <w:szCs w:val="18"/>
                  <w:lang w:eastAsia="zh-CN"/>
                </w:rPr>
                <w:t>The design of the demo will take climate-related events and risks into consideration by</w:t>
              </w:r>
              <w:r w:rsidRPr="00DF2BE0">
                <w:rPr>
                  <w:rFonts w:ascii="Arial" w:eastAsia="Times New Roman" w:hAnsi="Arial" w:cs="Arial"/>
                  <w:sz w:val="18"/>
                  <w:szCs w:val="18"/>
                  <w:lang w:eastAsia="ja-JP"/>
                </w:rPr>
                <w:t xml:space="preserve"> utilizing the findings of the risk assessment that shall be conducted as part of the ESIAs.  environment risk assessment. </w:t>
              </w:r>
              <w:r w:rsidRPr="00DF2BE0">
                <w:rPr>
                  <w:rFonts w:ascii="Arial" w:hAnsi="Arial" w:cs="Arial"/>
                  <w:sz w:val="18"/>
                  <w:szCs w:val="18"/>
                  <w:lang w:eastAsia="zh-CN"/>
                </w:rPr>
                <w:t>Appropriate measures will be taken based on the specific climate-related events. For instance, the adverse impact of flood on demos can be eliminated by constructing diversion ditches, while sunshade roofs and cooling spray can reduce the impact of extreme high temperatures.</w:t>
              </w:r>
            </w:ins>
          </w:p>
          <w:p w14:paraId="6B88E572" w14:textId="7E1919C7" w:rsidR="009E7685" w:rsidRPr="00DF2BE0" w:rsidRDefault="009E7685" w:rsidP="00DF2BE0">
            <w:pPr>
              <w:spacing w:line="240" w:lineRule="auto"/>
              <w:rPr>
                <w:ins w:id="720" w:author="Phatthamon Jantalae" w:date="2022-06-16T16:44:00Z"/>
                <w:rFonts w:ascii="Arial" w:hAnsi="Arial" w:cs="Arial"/>
                <w:sz w:val="18"/>
                <w:szCs w:val="18"/>
                <w:lang w:eastAsia="zh-CN"/>
              </w:rPr>
            </w:pPr>
            <w:ins w:id="721" w:author="Phatthamon Jantalae" w:date="2022-06-16T16:44:00Z">
              <w:r w:rsidRPr="00DF2BE0">
                <w:rPr>
                  <w:rFonts w:ascii="Arial" w:eastAsia="Yu Mincho" w:hAnsi="Arial" w:cs="Arial"/>
                  <w:sz w:val="18"/>
                  <w:szCs w:val="18"/>
                  <w:lang w:eastAsia="zh-CN"/>
                </w:rPr>
                <w:lastRenderedPageBreak/>
                <w:t xml:space="preserve">The demos will also cover climate risk adaptation capacity building through training workshops (Activities 1.2.2.3, 2.2.2.2, 3.2.2.3). This training will be provided to the demo companies and local governments to enhance their capacities to deal with extreme climate events in general. </w:t>
              </w:r>
              <w:r w:rsidRPr="00DF2BE0">
                <w:rPr>
                  <w:rFonts w:ascii="Arial" w:hAnsi="Arial" w:cs="Arial"/>
                  <w:sz w:val="18"/>
                  <w:szCs w:val="18"/>
                  <w:lang w:eastAsia="zh-CN"/>
                </w:rPr>
                <w:t>Depending on the extent of the impacts of the adverse climate-related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ins>
          </w:p>
        </w:tc>
      </w:tr>
      <w:tr w:rsidR="009E7685" w:rsidRPr="00DF2BE0" w14:paraId="6D012B9A" w14:textId="77777777" w:rsidTr="00B61ED7">
        <w:trPr>
          <w:ins w:id="722" w:author="Phatthamon Jantalae" w:date="2022-06-16T16:44:00Z"/>
        </w:trPr>
        <w:tc>
          <w:tcPr>
            <w:tcW w:w="3402" w:type="dxa"/>
            <w:gridSpan w:val="2"/>
          </w:tcPr>
          <w:p w14:paraId="42E2F96E" w14:textId="77777777" w:rsidR="009E7685" w:rsidRPr="00DF2BE0" w:rsidRDefault="009E7685" w:rsidP="00DF2BE0">
            <w:pPr>
              <w:pStyle w:val="ListParagraph"/>
              <w:numPr>
                <w:ilvl w:val="0"/>
                <w:numId w:val="34"/>
              </w:numPr>
              <w:ind w:left="164" w:hanging="164"/>
              <w:contextualSpacing/>
              <w:rPr>
                <w:ins w:id="723" w:author="Phatthamon Jantalae" w:date="2022-06-16T16:44:00Z"/>
                <w:rFonts w:ascii="Arial" w:eastAsia="Times New Roman" w:hAnsi="Arial" w:cs="Arial"/>
                <w:sz w:val="18"/>
                <w:szCs w:val="18"/>
                <w:lang w:eastAsia="ja-JP"/>
              </w:rPr>
            </w:pPr>
            <w:ins w:id="724" w:author="Phatthamon Jantalae" w:date="2022-06-16T16:44:00Z">
              <w:r w:rsidRPr="00DF2BE0">
                <w:rPr>
                  <w:rFonts w:ascii="Arial" w:hAnsi="Arial" w:cs="Arial"/>
                  <w:sz w:val="18"/>
                  <w:szCs w:val="18"/>
                  <w:lang w:eastAsia="zh-CN"/>
                </w:rPr>
                <w:lastRenderedPageBreak/>
                <w:t xml:space="preserve">The Project includes activities both downstream/physical activities (like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processing), as well as upstream/policy-level interventions that require/could lead to significant consumption of raw materials, energy, and/or water; and involves significant extraction, </w:t>
              </w:r>
              <w:proofErr w:type="gramStart"/>
              <w:r w:rsidRPr="00DF2BE0">
                <w:rPr>
                  <w:rFonts w:ascii="Arial" w:hAnsi="Arial" w:cs="Arial"/>
                  <w:sz w:val="18"/>
                  <w:szCs w:val="18"/>
                  <w:lang w:eastAsia="zh-CN"/>
                </w:rPr>
                <w:t>diversion</w:t>
              </w:r>
              <w:proofErr w:type="gramEnd"/>
              <w:r w:rsidRPr="00DF2BE0">
                <w:rPr>
                  <w:rFonts w:ascii="Arial" w:hAnsi="Arial" w:cs="Arial"/>
                  <w:sz w:val="18"/>
                  <w:szCs w:val="18"/>
                  <w:lang w:eastAsia="zh-CN"/>
                </w:rPr>
                <w:t xml:space="preserve"> or containment of surface and/or ground water. That resource use, if not designed or implemented well, could lead to adverse impacts on ambient conditions in the project area and area of influence.</w:t>
              </w:r>
            </w:ins>
          </w:p>
          <w:p w14:paraId="1887C482" w14:textId="77777777" w:rsidR="009E7685" w:rsidRPr="00DF2BE0" w:rsidRDefault="009E7685" w:rsidP="00DF2BE0">
            <w:pPr>
              <w:spacing w:line="240" w:lineRule="auto"/>
              <w:rPr>
                <w:ins w:id="725" w:author="Phatthamon Jantalae" w:date="2022-06-16T16:44:00Z"/>
                <w:rFonts w:ascii="Arial" w:eastAsia="Times New Roman" w:hAnsi="Arial" w:cs="Arial"/>
                <w:sz w:val="18"/>
                <w:szCs w:val="18"/>
                <w:lang w:eastAsia="ja-JP"/>
              </w:rPr>
            </w:pPr>
          </w:p>
          <w:p w14:paraId="2B8A7702" w14:textId="77777777" w:rsidR="009E7685" w:rsidRPr="00DF2BE0" w:rsidRDefault="009E7685" w:rsidP="00DF2BE0">
            <w:pPr>
              <w:pStyle w:val="ListParagraph"/>
              <w:ind w:left="0"/>
              <w:contextualSpacing/>
              <w:rPr>
                <w:ins w:id="726" w:author="Phatthamon Jantalae" w:date="2022-06-16T16:44:00Z"/>
                <w:rFonts w:ascii="Arial" w:hAnsi="Arial" w:cs="Arial"/>
                <w:i/>
                <w:iCs/>
                <w:sz w:val="18"/>
                <w:szCs w:val="18"/>
                <w:lang w:eastAsia="ja-JP"/>
              </w:rPr>
            </w:pPr>
            <w:ins w:id="727" w:author="Phatthamon Jantalae" w:date="2022-06-16T16:44:00Z">
              <w:r w:rsidRPr="00DF2BE0">
                <w:rPr>
                  <w:rFonts w:ascii="Arial" w:hAnsi="Arial" w:cs="Arial"/>
                  <w:i/>
                  <w:iCs/>
                  <w:sz w:val="18"/>
                  <w:szCs w:val="18"/>
                  <w:lang w:eastAsia="ja-JP"/>
                </w:rPr>
                <w:t>Standard 1: 1.1, 1.2., 1.3, 1.7, 1.11, 1.14</w:t>
              </w:r>
              <w:r w:rsidRPr="00DF2BE0" w:rsidDel="008C3CBA">
                <w:rPr>
                  <w:rFonts w:ascii="Arial" w:hAnsi="Arial" w:cs="Arial"/>
                  <w:i/>
                  <w:iCs/>
                  <w:sz w:val="18"/>
                  <w:szCs w:val="18"/>
                  <w:lang w:eastAsia="ja-JP"/>
                </w:rPr>
                <w:t xml:space="preserve"> </w:t>
              </w:r>
            </w:ins>
          </w:p>
          <w:p w14:paraId="7A046203" w14:textId="77777777" w:rsidR="009E7685" w:rsidRPr="00DF2BE0" w:rsidRDefault="009E7685" w:rsidP="00DF2BE0">
            <w:pPr>
              <w:pStyle w:val="ListParagraph"/>
              <w:ind w:left="0"/>
              <w:contextualSpacing/>
              <w:rPr>
                <w:ins w:id="728" w:author="Phatthamon Jantalae" w:date="2022-06-16T16:44:00Z"/>
                <w:rFonts w:ascii="Arial" w:hAnsi="Arial" w:cs="Arial"/>
                <w:sz w:val="18"/>
                <w:szCs w:val="18"/>
              </w:rPr>
            </w:pPr>
            <w:ins w:id="729" w:author="Phatthamon Jantalae" w:date="2022-06-16T16:44:00Z">
              <w:r w:rsidRPr="00DF2BE0">
                <w:rPr>
                  <w:rFonts w:ascii="Arial" w:hAnsi="Arial" w:cs="Arial"/>
                  <w:i/>
                  <w:iCs/>
                  <w:sz w:val="18"/>
                  <w:szCs w:val="18"/>
                  <w:lang w:eastAsia="ja-JP"/>
                </w:rPr>
                <w:t>Standard 8: 8.1, 8.2, 8.3, 8.6</w:t>
              </w:r>
            </w:ins>
          </w:p>
        </w:tc>
        <w:tc>
          <w:tcPr>
            <w:tcW w:w="1276" w:type="dxa"/>
            <w:gridSpan w:val="2"/>
          </w:tcPr>
          <w:p w14:paraId="15310893" w14:textId="77777777" w:rsidR="009E7685" w:rsidRPr="00DF2BE0" w:rsidRDefault="009E7685" w:rsidP="00DF2BE0">
            <w:pPr>
              <w:spacing w:after="0" w:line="240" w:lineRule="auto"/>
              <w:rPr>
                <w:ins w:id="730" w:author="Phatthamon Jantalae" w:date="2022-06-16T16:44:00Z"/>
                <w:rFonts w:ascii="Arial" w:eastAsiaTheme="minorEastAsia" w:hAnsi="Arial" w:cs="Calibri"/>
                <w:sz w:val="18"/>
                <w:szCs w:val="18"/>
                <w:lang w:eastAsia="ja-JP"/>
              </w:rPr>
            </w:pPr>
            <w:ins w:id="731" w:author="Phatthamon Jantalae" w:date="2022-06-16T16:44:00Z">
              <w:r w:rsidRPr="00DF2BE0">
                <w:rPr>
                  <w:rFonts w:ascii="Arial" w:eastAsiaTheme="minorEastAsia" w:hAnsi="Arial" w:cs="Calibri"/>
                  <w:sz w:val="18"/>
                  <w:szCs w:val="18"/>
                  <w:lang w:eastAsia="ja-JP"/>
                </w:rPr>
                <w:t>I = 4</w:t>
              </w:r>
            </w:ins>
          </w:p>
          <w:p w14:paraId="1522B012" w14:textId="77777777" w:rsidR="009E7685" w:rsidRPr="00DF2BE0" w:rsidRDefault="009E7685" w:rsidP="00DF2BE0">
            <w:pPr>
              <w:spacing w:after="0" w:line="240" w:lineRule="auto"/>
              <w:rPr>
                <w:ins w:id="732" w:author="Phatthamon Jantalae" w:date="2022-06-16T16:44:00Z"/>
                <w:rFonts w:ascii="Arial" w:eastAsiaTheme="minorEastAsia" w:hAnsi="Arial" w:cs="Calibri"/>
                <w:sz w:val="18"/>
                <w:szCs w:val="18"/>
                <w:lang w:eastAsia="ja-JP"/>
              </w:rPr>
            </w:pPr>
            <w:ins w:id="733" w:author="Phatthamon Jantalae" w:date="2022-06-16T16:44:00Z">
              <w:r w:rsidRPr="00DF2BE0">
                <w:rPr>
                  <w:rFonts w:ascii="Arial" w:eastAsiaTheme="minorEastAsia" w:hAnsi="Arial" w:cs="Calibri"/>
                  <w:sz w:val="18"/>
                  <w:szCs w:val="18"/>
                  <w:lang w:eastAsia="ja-JP"/>
                </w:rPr>
                <w:t>L = 3</w:t>
              </w:r>
            </w:ins>
          </w:p>
        </w:tc>
        <w:tc>
          <w:tcPr>
            <w:tcW w:w="992" w:type="dxa"/>
          </w:tcPr>
          <w:p w14:paraId="6EC94CA5" w14:textId="77777777" w:rsidR="009E7685" w:rsidRPr="00DF2BE0" w:rsidRDefault="009E7685" w:rsidP="00DF2BE0">
            <w:pPr>
              <w:spacing w:after="0" w:line="240" w:lineRule="auto"/>
              <w:rPr>
                <w:ins w:id="734" w:author="Phatthamon Jantalae" w:date="2022-06-16T16:44:00Z"/>
                <w:rFonts w:ascii="Arial" w:eastAsiaTheme="minorEastAsia" w:hAnsi="Arial" w:cs="Calibri"/>
                <w:sz w:val="18"/>
                <w:szCs w:val="18"/>
                <w:lang w:eastAsia="ja-JP"/>
              </w:rPr>
            </w:pPr>
            <w:ins w:id="735" w:author="Phatthamon Jantalae" w:date="2022-06-16T16:44:00Z">
              <w:r w:rsidRPr="00DF2BE0">
                <w:rPr>
                  <w:rFonts w:ascii="Arial" w:eastAsiaTheme="minorEastAsia" w:hAnsi="Arial" w:cs="Calibri"/>
                  <w:sz w:val="18"/>
                  <w:szCs w:val="18"/>
                  <w:lang w:eastAsia="ja-JP"/>
                </w:rPr>
                <w:t>Substantial</w:t>
              </w:r>
            </w:ins>
          </w:p>
        </w:tc>
        <w:tc>
          <w:tcPr>
            <w:tcW w:w="2835" w:type="dxa"/>
            <w:gridSpan w:val="2"/>
          </w:tcPr>
          <w:p w14:paraId="3B8E594B" w14:textId="77777777" w:rsidR="009E7685" w:rsidRPr="00DF2BE0" w:rsidRDefault="009E7685" w:rsidP="00DF2BE0">
            <w:pPr>
              <w:spacing w:line="240" w:lineRule="auto"/>
              <w:rPr>
                <w:ins w:id="736" w:author="Phatthamon Jantalae" w:date="2022-06-16T16:44:00Z"/>
                <w:rFonts w:ascii="Arial" w:eastAsia="MS Mincho" w:hAnsi="Arial" w:cs="Arial"/>
                <w:sz w:val="18"/>
                <w:szCs w:val="18"/>
                <w:lang w:eastAsia="ja-JP"/>
              </w:rPr>
            </w:pPr>
            <w:ins w:id="737" w:author="Phatthamon Jantalae" w:date="2022-06-16T16:44:00Z">
              <w:r w:rsidRPr="00DF2BE0">
                <w:rPr>
                  <w:rFonts w:ascii="Arial" w:hAnsi="Arial" w:cs="Arial"/>
                  <w:sz w:val="18"/>
                  <w:szCs w:val="18"/>
                  <w:lang w:eastAsia="zh-CN"/>
                </w:rPr>
                <w:t xml:space="preserve">Phosphate chemicals production, as well as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processing consume significant amounts of water. Existing processes are energy inefficient, have considerable material losses, and wastewater generation. While the project will promote cleaner and more energy efficient phosphate chemicals production and processing of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that will either reduce or optimize the use of water, more processing of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may increase the water demand, and depending on where water is sourced, can result in significant extraction, </w:t>
              </w:r>
              <w:proofErr w:type="gramStart"/>
              <w:r w:rsidRPr="00DF2BE0">
                <w:rPr>
                  <w:rFonts w:ascii="Arial" w:hAnsi="Arial" w:cs="Arial"/>
                  <w:sz w:val="18"/>
                  <w:szCs w:val="18"/>
                  <w:lang w:eastAsia="zh-CN"/>
                </w:rPr>
                <w:t>diversion</w:t>
              </w:r>
              <w:proofErr w:type="gramEnd"/>
              <w:r w:rsidRPr="00DF2BE0">
                <w:rPr>
                  <w:rFonts w:ascii="Arial" w:hAnsi="Arial" w:cs="Arial"/>
                  <w:sz w:val="18"/>
                  <w:szCs w:val="18"/>
                  <w:lang w:eastAsia="zh-CN"/>
                </w:rPr>
                <w:t xml:space="preserve"> or containment of surface and/or groundwater.</w:t>
              </w:r>
            </w:ins>
          </w:p>
        </w:tc>
        <w:tc>
          <w:tcPr>
            <w:tcW w:w="4635" w:type="dxa"/>
            <w:gridSpan w:val="4"/>
          </w:tcPr>
          <w:p w14:paraId="5F0455C1" w14:textId="77777777" w:rsidR="009E7685" w:rsidRPr="00DF2BE0" w:rsidRDefault="009E7685" w:rsidP="00DF2BE0">
            <w:pPr>
              <w:spacing w:line="240" w:lineRule="auto"/>
              <w:rPr>
                <w:ins w:id="738" w:author="Phatthamon Jantalae" w:date="2022-06-16T16:44:00Z"/>
                <w:rFonts w:ascii="Arial" w:hAnsi="Arial" w:cs="Arial"/>
                <w:sz w:val="18"/>
                <w:szCs w:val="18"/>
                <w:lang w:eastAsia="zh-CN"/>
              </w:rPr>
            </w:pPr>
            <w:ins w:id="739" w:author="Phatthamon Jantalae" w:date="2022-06-16T16:44:00Z">
              <w:r w:rsidRPr="00DF2BE0">
                <w:rPr>
                  <w:rFonts w:ascii="Arial" w:hAnsi="Arial" w:cs="Arial"/>
                  <w:sz w:val="18"/>
                  <w:szCs w:val="18"/>
                  <w:lang w:eastAsia="ja-JP"/>
                </w:rPr>
                <w:t xml:space="preserve">Per the ESMF, the ESIA and ESMP will define the management measures for this risk. </w:t>
              </w:r>
              <w:r w:rsidRPr="00DF2BE0">
                <w:rPr>
                  <w:rFonts w:ascii="Arial" w:hAnsi="Arial" w:cs="Arial"/>
                  <w:sz w:val="18"/>
                  <w:szCs w:val="18"/>
                  <w:lang w:eastAsia="zh-CN"/>
                </w:rPr>
                <w:t xml:space="preserve">In the design of demos, life-cycle analysis (LCA) will be conducted before each industrial process to assess the raw materials, </w:t>
              </w:r>
              <w:r w:rsidRPr="00DF2BE0">
                <w:rPr>
                  <w:rFonts w:ascii="Arial" w:hAnsi="Arial" w:cs="Arial"/>
                  <w:sz w:val="18"/>
                  <w:szCs w:val="18"/>
                  <w:lang w:eastAsia="ja-JP"/>
                </w:rPr>
                <w:t>energy, and water</w:t>
              </w:r>
              <w:r w:rsidRPr="00DF2BE0">
                <w:rPr>
                  <w:rFonts w:ascii="Arial" w:hAnsi="Arial" w:cs="Arial"/>
                  <w:sz w:val="18"/>
                  <w:szCs w:val="18"/>
                  <w:lang w:eastAsia="zh-CN"/>
                </w:rPr>
                <w:t xml:space="preserve"> used in new technologies and evaluate the potential of resource conservation. Based on LCA assessments, the project will be designed to seek cleaner and more energy-efficient phosphate chemicals production and processing of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w:t>
              </w:r>
            </w:ins>
          </w:p>
          <w:p w14:paraId="688C64BA" w14:textId="77777777" w:rsidR="009E7685" w:rsidRPr="00DF2BE0" w:rsidRDefault="009E7685" w:rsidP="00DF2BE0">
            <w:pPr>
              <w:spacing w:line="240" w:lineRule="auto"/>
              <w:rPr>
                <w:ins w:id="740" w:author="Phatthamon Jantalae" w:date="2022-06-16T16:44:00Z"/>
                <w:rFonts w:ascii="Arial" w:eastAsia="Yu Mincho" w:hAnsi="Arial" w:cs="Arial"/>
                <w:sz w:val="18"/>
                <w:szCs w:val="18"/>
                <w:lang w:eastAsia="ja-JP"/>
              </w:rPr>
            </w:pPr>
            <w:ins w:id="741" w:author="Phatthamon Jantalae" w:date="2022-06-16T16:44:00Z">
              <w:r w:rsidRPr="00DF2BE0">
                <w:rPr>
                  <w:rFonts w:ascii="Arial" w:hAnsi="Arial" w:cs="Arial"/>
                  <w:sz w:val="18"/>
                  <w:szCs w:val="18"/>
                  <w:lang w:eastAsia="ja-JP"/>
                </w:rPr>
                <w:t>International practice for water and energy conservation will be applied in demos, especially the wastewater management and reuse technologies.</w:t>
              </w:r>
              <w:r w:rsidRPr="00DF2BE0">
                <w:rPr>
                  <w:rFonts w:ascii="Arial" w:hAnsi="Arial" w:cs="Arial"/>
                  <w:sz w:val="18"/>
                  <w:szCs w:val="18"/>
                  <w:lang w:eastAsia="zh-CN"/>
                </w:rPr>
                <w:t xml:space="preserve"> Emergency accident pools will be designed in each demo in accordance with the requirement of </w:t>
              </w:r>
              <w:r w:rsidRPr="00DF2BE0">
                <w:rPr>
                  <w:rFonts w:ascii="Arial" w:hAnsi="Arial" w:cs="Arial"/>
                  <w:sz w:val="18"/>
                  <w:szCs w:val="18"/>
                  <w:lang w:eastAsia="ja-JP"/>
                </w:rPr>
                <w:t>contamination avoidance.</w:t>
              </w:r>
              <w:r w:rsidRPr="00DF2BE0">
                <w:rPr>
                  <w:rFonts w:ascii="Arial" w:hAnsi="Arial" w:cs="Arial"/>
                  <w:sz w:val="18"/>
                  <w:szCs w:val="18"/>
                  <w:lang w:eastAsia="zh-CN"/>
                </w:rPr>
                <w:t xml:space="preserve"> Additionally,</w:t>
              </w:r>
              <w:r w:rsidRPr="00DF2BE0">
                <w:rPr>
                  <w:rFonts w:ascii="Arial" w:hAnsi="Arial" w:cs="Arial"/>
                  <w:sz w:val="18"/>
                  <w:szCs w:val="18"/>
                  <w:lang w:eastAsia="ja-JP"/>
                </w:rPr>
                <w:t xml:space="preserve"> the demos will establish the resource efficiency monitoring mechanism, including using benchmarking data to the relative level of efficiency</w:t>
              </w:r>
              <w:r w:rsidRPr="00DF2BE0">
                <w:rPr>
                  <w:rFonts w:ascii="Arial" w:hAnsi="Arial" w:cs="Arial"/>
                  <w:sz w:val="18"/>
                  <w:szCs w:val="18"/>
                  <w:lang w:eastAsia="zh-CN"/>
                </w:rPr>
                <w:t xml:space="preserve"> and reporting water and energy consumption periodically</w:t>
              </w:r>
              <w:r w:rsidRPr="00DF2BE0">
                <w:rPr>
                  <w:rFonts w:ascii="Arial" w:hAnsi="Arial" w:cs="Arial"/>
                  <w:sz w:val="18"/>
                  <w:szCs w:val="18"/>
                  <w:lang w:eastAsia="ja-JP"/>
                </w:rPr>
                <w:t xml:space="preserve">. This will ensure that the new and advanced technologies of </w:t>
              </w:r>
              <w:r w:rsidRPr="00DF2BE0">
                <w:rPr>
                  <w:rFonts w:ascii="Arial" w:hAnsi="Arial" w:cs="Arial"/>
                  <w:sz w:val="18"/>
                  <w:szCs w:val="18"/>
                  <w:lang w:eastAsia="zh-CN"/>
                </w:rPr>
                <w:t xml:space="preserve">phosphate chemicals production and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processing will reduce or optimize resource consumption,</w:t>
              </w:r>
              <w:r w:rsidRPr="00DF2BE0">
                <w:rPr>
                  <w:rFonts w:ascii="Arial" w:hAnsi="Arial" w:cs="Arial"/>
                  <w:sz w:val="18"/>
                  <w:szCs w:val="18"/>
                  <w:lang w:eastAsia="ja-JP"/>
                </w:rPr>
                <w:t xml:space="preserve"> so that the project’s water consumption does not have significant adverse impacts on communities, other users or the environment and ecosystems. The potential for cumulative impacts relating to water and </w:t>
              </w:r>
              <w:r w:rsidRPr="00DF2BE0">
                <w:rPr>
                  <w:rFonts w:ascii="Arial" w:hAnsi="Arial" w:cs="Arial"/>
                  <w:sz w:val="18"/>
                  <w:szCs w:val="18"/>
                  <w:lang w:eastAsia="ja-JP"/>
                </w:rPr>
                <w:lastRenderedPageBreak/>
                <w:t xml:space="preserve">energy consumption will also be assessed in the </w:t>
              </w:r>
              <w:r w:rsidRPr="00DF2BE0">
                <w:rPr>
                  <w:rFonts w:ascii="Arial" w:hAnsi="Arial" w:cs="Arial"/>
                  <w:sz w:val="18"/>
                  <w:szCs w:val="18"/>
                  <w:highlight w:val="yellow"/>
                  <w:lang w:eastAsia="ja-JP"/>
                </w:rPr>
                <w:t>project’s SESA.</w:t>
              </w:r>
              <w:r w:rsidRPr="00DF2BE0">
                <w:rPr>
                  <w:rFonts w:ascii="Arial" w:hAnsi="Arial" w:cs="Arial"/>
                  <w:sz w:val="18"/>
                  <w:szCs w:val="18"/>
                  <w:lang w:eastAsia="ja-JP"/>
                </w:rPr>
                <w:t xml:space="preserve"> </w:t>
              </w:r>
            </w:ins>
          </w:p>
        </w:tc>
      </w:tr>
      <w:tr w:rsidR="009E7685" w:rsidRPr="00DF2BE0" w14:paraId="601AD5EA" w14:textId="77777777" w:rsidTr="00B61ED7">
        <w:trPr>
          <w:ins w:id="742" w:author="Phatthamon Jantalae" w:date="2022-06-16T16:44:00Z"/>
        </w:trPr>
        <w:tc>
          <w:tcPr>
            <w:tcW w:w="3402" w:type="dxa"/>
            <w:gridSpan w:val="2"/>
          </w:tcPr>
          <w:p w14:paraId="60F2B2B2" w14:textId="77777777" w:rsidR="009E7685" w:rsidRPr="00DF2BE0" w:rsidRDefault="009E7685" w:rsidP="00DF2BE0">
            <w:pPr>
              <w:pStyle w:val="ListParagraph"/>
              <w:numPr>
                <w:ilvl w:val="0"/>
                <w:numId w:val="34"/>
              </w:numPr>
              <w:ind w:left="164" w:hanging="164"/>
              <w:contextualSpacing/>
              <w:rPr>
                <w:ins w:id="743" w:author="Phatthamon Jantalae" w:date="2022-06-16T16:44:00Z"/>
                <w:rFonts w:ascii="Arial" w:hAnsi="Arial" w:cs="Arial"/>
                <w:sz w:val="18"/>
                <w:szCs w:val="18"/>
                <w:lang w:eastAsia="zh-CN"/>
              </w:rPr>
            </w:pPr>
            <w:ins w:id="744" w:author="Phatthamon Jantalae" w:date="2022-06-16T16:44:00Z">
              <w:r w:rsidRPr="00DF2BE0">
                <w:rPr>
                  <w:rFonts w:ascii="Arial" w:hAnsi="Arial" w:cs="Arial"/>
                  <w:sz w:val="18"/>
                  <w:szCs w:val="18"/>
                  <w:lang w:eastAsia="ja-JP"/>
                </w:rPr>
                <w:lastRenderedPageBreak/>
                <w:t xml:space="preserve">The </w:t>
              </w:r>
              <w:proofErr w:type="spellStart"/>
              <w:r w:rsidRPr="00DF2BE0">
                <w:rPr>
                  <w:rFonts w:ascii="Arial" w:hAnsi="Arial" w:cs="Arial"/>
                  <w:sz w:val="18"/>
                  <w:szCs w:val="18"/>
                  <w:lang w:eastAsia="ja-JP"/>
                </w:rPr>
                <w:t>PhosChemEE</w:t>
              </w:r>
              <w:proofErr w:type="spellEnd"/>
              <w:r w:rsidRPr="00DF2BE0">
                <w:rPr>
                  <w:rFonts w:ascii="Arial" w:hAnsi="Arial" w:cs="Arial"/>
                  <w:sz w:val="18"/>
                  <w:szCs w:val="18"/>
                  <w:lang w:eastAsia="ja-JP"/>
                </w:rPr>
                <w:t xml:space="preserve"> Project result in significant greenhouse gas emissions or may exacerbate climate change </w:t>
              </w:r>
              <w:r w:rsidRPr="00DF2BE0">
                <w:rPr>
                  <w:rFonts w:ascii="Arial" w:hAnsi="Arial" w:cs="Arial"/>
                  <w:sz w:val="18"/>
                  <w:szCs w:val="18"/>
                  <w:lang w:eastAsia="zh-CN"/>
                </w:rPr>
                <w:t>due</w:t>
              </w:r>
              <w:r w:rsidRPr="00DF2BE0">
                <w:rPr>
                  <w:rFonts w:ascii="Arial" w:hAnsi="Arial" w:cs="Arial"/>
                  <w:sz w:val="18"/>
                  <w:szCs w:val="18"/>
                  <w:lang w:eastAsia="ja-JP"/>
                </w:rPr>
                <w:t xml:space="preserve"> to massive energy consumption in </w:t>
              </w:r>
              <w:proofErr w:type="spellStart"/>
              <w:r w:rsidRPr="00DF2BE0">
                <w:rPr>
                  <w:rFonts w:ascii="Arial" w:hAnsi="Arial" w:cs="Arial"/>
                  <w:sz w:val="18"/>
                  <w:szCs w:val="18"/>
                  <w:lang w:eastAsia="zh-CN"/>
                </w:rPr>
                <w:t>phosrock</w:t>
              </w:r>
              <w:proofErr w:type="spellEnd"/>
              <w:r w:rsidRPr="00DF2BE0">
                <w:rPr>
                  <w:rFonts w:ascii="Arial" w:hAnsi="Arial" w:cs="Arial"/>
                  <w:sz w:val="18"/>
                  <w:szCs w:val="18"/>
                  <w:lang w:eastAsia="zh-CN"/>
                </w:rPr>
                <w:t xml:space="preserve"> mining and refining, and in phosphate chemicals production</w:t>
              </w:r>
              <w:r w:rsidRPr="00DF2BE0">
                <w:rPr>
                  <w:rFonts w:ascii="Arial" w:hAnsi="Arial" w:cs="Arial"/>
                  <w:sz w:val="18"/>
                  <w:szCs w:val="18"/>
                  <w:lang w:eastAsia="ja-JP"/>
                </w:rPr>
                <w:t xml:space="preserve">.  </w:t>
              </w:r>
            </w:ins>
          </w:p>
          <w:p w14:paraId="59BE4B53" w14:textId="77777777" w:rsidR="009E7685" w:rsidRPr="00DF2BE0" w:rsidRDefault="009E7685" w:rsidP="00DF2BE0">
            <w:pPr>
              <w:spacing w:line="240" w:lineRule="auto"/>
              <w:rPr>
                <w:ins w:id="745" w:author="Phatthamon Jantalae" w:date="2022-06-16T16:44:00Z"/>
                <w:rFonts w:ascii="Arial" w:hAnsi="Arial" w:cs="Arial"/>
                <w:sz w:val="18"/>
                <w:szCs w:val="18"/>
                <w:lang w:eastAsia="zh-CN"/>
              </w:rPr>
            </w:pPr>
          </w:p>
          <w:p w14:paraId="745CA83C" w14:textId="77777777" w:rsidR="009E7685" w:rsidRPr="00DF2BE0" w:rsidRDefault="009E7685" w:rsidP="00DF2BE0">
            <w:pPr>
              <w:pStyle w:val="ListParagraph"/>
              <w:ind w:left="0"/>
              <w:contextualSpacing/>
              <w:rPr>
                <w:ins w:id="746" w:author="Phatthamon Jantalae" w:date="2022-06-16T16:44:00Z"/>
                <w:rFonts w:ascii="Arial" w:hAnsi="Arial" w:cs="Arial"/>
                <w:i/>
                <w:iCs/>
                <w:sz w:val="18"/>
                <w:szCs w:val="18"/>
                <w:lang w:eastAsia="ja-JP"/>
              </w:rPr>
            </w:pPr>
            <w:ins w:id="747" w:author="Phatthamon Jantalae" w:date="2022-06-16T16:44:00Z">
              <w:r w:rsidRPr="00DF2BE0">
                <w:rPr>
                  <w:rFonts w:ascii="Arial" w:hAnsi="Arial" w:cs="Arial"/>
                  <w:i/>
                  <w:iCs/>
                  <w:sz w:val="18"/>
                  <w:szCs w:val="18"/>
                  <w:lang w:eastAsia="ja-JP"/>
                </w:rPr>
                <w:t xml:space="preserve">Standard 2: 2.3, 2.4 </w:t>
              </w:r>
            </w:ins>
          </w:p>
          <w:p w14:paraId="21AEF405" w14:textId="77777777" w:rsidR="009E7685" w:rsidRPr="00DF2BE0" w:rsidRDefault="009E7685" w:rsidP="00DF2BE0">
            <w:pPr>
              <w:pStyle w:val="ListParagraph"/>
              <w:ind w:left="0"/>
              <w:contextualSpacing/>
              <w:rPr>
                <w:ins w:id="748" w:author="Phatthamon Jantalae" w:date="2022-06-16T16:44:00Z"/>
                <w:rFonts w:ascii="Arial" w:hAnsi="Arial" w:cs="Arial"/>
                <w:i/>
                <w:iCs/>
                <w:sz w:val="18"/>
                <w:szCs w:val="18"/>
                <w:lang w:eastAsia="ja-JP"/>
              </w:rPr>
            </w:pPr>
            <w:ins w:id="749" w:author="Phatthamon Jantalae" w:date="2022-06-16T16:44:00Z">
              <w:r w:rsidRPr="00DF2BE0">
                <w:rPr>
                  <w:rFonts w:ascii="Arial" w:hAnsi="Arial" w:cs="Arial"/>
                  <w:i/>
                  <w:iCs/>
                  <w:sz w:val="18"/>
                  <w:szCs w:val="18"/>
                  <w:lang w:eastAsia="ja-JP"/>
                </w:rPr>
                <w:t xml:space="preserve">Standard 8: 8.6  </w:t>
              </w:r>
            </w:ins>
          </w:p>
          <w:p w14:paraId="4FD41EC9" w14:textId="77777777" w:rsidR="009E7685" w:rsidRPr="00DF2BE0" w:rsidRDefault="009E7685" w:rsidP="00DF2BE0">
            <w:pPr>
              <w:spacing w:line="240" w:lineRule="auto"/>
              <w:rPr>
                <w:ins w:id="750" w:author="Phatthamon Jantalae" w:date="2022-06-16T16:44:00Z"/>
                <w:rFonts w:ascii="Arial" w:hAnsi="Arial" w:cs="Arial"/>
                <w:sz w:val="18"/>
                <w:szCs w:val="18"/>
              </w:rPr>
            </w:pPr>
          </w:p>
        </w:tc>
        <w:tc>
          <w:tcPr>
            <w:tcW w:w="1276" w:type="dxa"/>
            <w:gridSpan w:val="2"/>
          </w:tcPr>
          <w:p w14:paraId="040392D5" w14:textId="77777777" w:rsidR="009E7685" w:rsidRPr="00DF2BE0" w:rsidRDefault="009E7685" w:rsidP="00DF2BE0">
            <w:pPr>
              <w:spacing w:after="0" w:line="240" w:lineRule="auto"/>
              <w:rPr>
                <w:ins w:id="751" w:author="Phatthamon Jantalae" w:date="2022-06-16T16:44:00Z"/>
                <w:rFonts w:ascii="Arial" w:eastAsiaTheme="minorEastAsia" w:hAnsi="Arial" w:cs="Calibri"/>
                <w:sz w:val="18"/>
                <w:szCs w:val="18"/>
                <w:lang w:eastAsia="ja-JP"/>
              </w:rPr>
            </w:pPr>
            <w:ins w:id="752" w:author="Phatthamon Jantalae" w:date="2022-06-16T16:44:00Z">
              <w:r w:rsidRPr="00DF2BE0">
                <w:rPr>
                  <w:rFonts w:ascii="Arial" w:eastAsiaTheme="minorEastAsia" w:hAnsi="Arial" w:cs="Calibri"/>
                  <w:sz w:val="18"/>
                  <w:szCs w:val="18"/>
                  <w:lang w:eastAsia="ja-JP"/>
                </w:rPr>
                <w:t>I = 4</w:t>
              </w:r>
            </w:ins>
          </w:p>
          <w:p w14:paraId="18249C58" w14:textId="77777777" w:rsidR="009E7685" w:rsidRPr="00DF2BE0" w:rsidRDefault="009E7685" w:rsidP="00DF2BE0">
            <w:pPr>
              <w:spacing w:after="0" w:line="240" w:lineRule="auto"/>
              <w:rPr>
                <w:ins w:id="753" w:author="Phatthamon Jantalae" w:date="2022-06-16T16:44:00Z"/>
                <w:rFonts w:ascii="Arial" w:eastAsiaTheme="minorEastAsia" w:hAnsi="Arial" w:cs="Calibri"/>
                <w:sz w:val="18"/>
                <w:szCs w:val="18"/>
                <w:lang w:eastAsia="ja-JP"/>
              </w:rPr>
            </w:pPr>
            <w:ins w:id="754" w:author="Phatthamon Jantalae" w:date="2022-06-16T16:44:00Z">
              <w:r w:rsidRPr="00DF2BE0">
                <w:rPr>
                  <w:rFonts w:ascii="Arial" w:eastAsiaTheme="minorEastAsia" w:hAnsi="Arial" w:cs="Calibri"/>
                  <w:sz w:val="18"/>
                  <w:szCs w:val="18"/>
                  <w:lang w:eastAsia="ja-JP"/>
                </w:rPr>
                <w:t>L = 3</w:t>
              </w:r>
            </w:ins>
          </w:p>
        </w:tc>
        <w:tc>
          <w:tcPr>
            <w:tcW w:w="992" w:type="dxa"/>
          </w:tcPr>
          <w:p w14:paraId="4F8EA0D4" w14:textId="77777777" w:rsidR="009E7685" w:rsidRPr="00DF2BE0" w:rsidRDefault="009E7685" w:rsidP="00DF2BE0">
            <w:pPr>
              <w:spacing w:after="0" w:line="240" w:lineRule="auto"/>
              <w:rPr>
                <w:ins w:id="755" w:author="Phatthamon Jantalae" w:date="2022-06-16T16:44:00Z"/>
                <w:rFonts w:ascii="Arial" w:eastAsiaTheme="minorEastAsia" w:hAnsi="Arial" w:cs="Calibri"/>
                <w:sz w:val="18"/>
                <w:szCs w:val="18"/>
                <w:lang w:eastAsia="ja-JP"/>
              </w:rPr>
            </w:pPr>
            <w:ins w:id="756" w:author="Phatthamon Jantalae" w:date="2022-06-16T16:44:00Z">
              <w:r w:rsidRPr="00DF2BE0">
                <w:rPr>
                  <w:rFonts w:ascii="Arial" w:eastAsiaTheme="minorEastAsia" w:hAnsi="Arial" w:cs="Calibri"/>
                  <w:sz w:val="18"/>
                  <w:szCs w:val="18"/>
                  <w:lang w:eastAsia="ja-JP"/>
                </w:rPr>
                <w:t>Substantial</w:t>
              </w:r>
            </w:ins>
          </w:p>
        </w:tc>
        <w:tc>
          <w:tcPr>
            <w:tcW w:w="2835" w:type="dxa"/>
            <w:gridSpan w:val="2"/>
          </w:tcPr>
          <w:p w14:paraId="2DBCBC15" w14:textId="77777777" w:rsidR="009E7685" w:rsidRPr="00DF2BE0" w:rsidRDefault="009E7685" w:rsidP="00DF2BE0">
            <w:pPr>
              <w:spacing w:line="240" w:lineRule="auto"/>
              <w:rPr>
                <w:ins w:id="757" w:author="Phatthamon Jantalae" w:date="2022-06-16T16:44:00Z"/>
                <w:rFonts w:ascii="Arial" w:eastAsia="MS Mincho" w:hAnsi="Arial" w:cs="Arial"/>
                <w:sz w:val="18"/>
                <w:szCs w:val="18"/>
                <w:lang w:eastAsia="ja-JP"/>
              </w:rPr>
            </w:pPr>
            <w:ins w:id="758" w:author="Phatthamon Jantalae" w:date="2022-06-16T16:44:00Z">
              <w:r w:rsidRPr="00DF2BE0">
                <w:rPr>
                  <w:rFonts w:ascii="Arial" w:hAnsi="Arial" w:cs="Arial"/>
                  <w:sz w:val="18"/>
                  <w:szCs w:val="18"/>
                  <w:lang w:eastAsia="zh-CN"/>
                </w:rPr>
                <w:t xml:space="preserve">Improving the efficiency of energy usage in </w:t>
              </w:r>
              <w:proofErr w:type="spellStart"/>
              <w:r w:rsidRPr="00DF2BE0">
                <w:rPr>
                  <w:rFonts w:ascii="Arial" w:hAnsi="Arial" w:cs="Arial"/>
                  <w:sz w:val="18"/>
                  <w:szCs w:val="18"/>
                  <w:lang w:eastAsia="zh-CN"/>
                </w:rPr>
                <w:t>phosrock</w:t>
              </w:r>
              <w:proofErr w:type="spellEnd"/>
              <w:r w:rsidRPr="00DF2BE0">
                <w:rPr>
                  <w:rFonts w:ascii="Arial" w:hAnsi="Arial" w:cs="Arial"/>
                  <w:sz w:val="18"/>
                  <w:szCs w:val="18"/>
                  <w:lang w:eastAsia="zh-CN"/>
                </w:rPr>
                <w:t xml:space="preserve"> mining and refining, and in phosphate chemicals production will reduce energy consumption and reduce GHG emissions. Increased processing of </w:t>
              </w:r>
              <w:proofErr w:type="spellStart"/>
              <w:r w:rsidRPr="00DF2BE0">
                <w:rPr>
                  <w:rFonts w:ascii="Arial" w:hAnsi="Arial" w:cs="Arial"/>
                  <w:sz w:val="18"/>
                  <w:szCs w:val="18"/>
                  <w:lang w:eastAsia="zh-CN"/>
                </w:rPr>
                <w:t>phosphogypsum</w:t>
              </w:r>
              <w:proofErr w:type="spellEnd"/>
              <w:r w:rsidRPr="00DF2BE0">
                <w:rPr>
                  <w:rFonts w:ascii="Arial" w:hAnsi="Arial" w:cs="Arial"/>
                  <w:sz w:val="18"/>
                  <w:szCs w:val="18"/>
                  <w:lang w:eastAsia="zh-CN"/>
                </w:rPr>
                <w:t xml:space="preserve"> can be made energy efficient but will make use of extra energy that will bring about extra GHG emissions (unless the energy source is renewable).</w:t>
              </w:r>
            </w:ins>
          </w:p>
        </w:tc>
        <w:tc>
          <w:tcPr>
            <w:tcW w:w="4635" w:type="dxa"/>
            <w:gridSpan w:val="4"/>
          </w:tcPr>
          <w:p w14:paraId="3C884E04" w14:textId="77777777" w:rsidR="009E7685" w:rsidRPr="00DF2BE0" w:rsidRDefault="009E7685" w:rsidP="00DF2BE0">
            <w:pPr>
              <w:spacing w:line="240" w:lineRule="auto"/>
              <w:rPr>
                <w:ins w:id="759" w:author="Phatthamon Jantalae" w:date="2022-06-16T16:44:00Z"/>
                <w:rFonts w:ascii="Arial" w:hAnsi="Arial" w:cs="Arial"/>
                <w:sz w:val="18"/>
                <w:szCs w:val="18"/>
                <w:lang w:eastAsia="ja-JP"/>
              </w:rPr>
            </w:pPr>
            <w:ins w:id="760" w:author="Phatthamon Jantalae" w:date="2022-06-16T16:44:00Z">
              <w:r w:rsidRPr="00DF2BE0">
                <w:rPr>
                  <w:rFonts w:ascii="Arial" w:hAnsi="Arial" w:cs="Arial"/>
                  <w:sz w:val="18"/>
                  <w:szCs w:val="18"/>
                  <w:lang w:eastAsia="ja-JP"/>
                </w:rPr>
                <w:t xml:space="preserve">As per the project’s ESMF, this risk area will be included within the scope of the ESIAs/ESMPs (for demo site related impacts) and the project’s SESA for upstream and cumulative STnadard2 related impacts. </w:t>
              </w:r>
            </w:ins>
          </w:p>
          <w:p w14:paraId="48717660" w14:textId="77777777" w:rsidR="009E7685" w:rsidRPr="00DF2BE0" w:rsidRDefault="009E7685" w:rsidP="00DF2BE0">
            <w:pPr>
              <w:spacing w:line="240" w:lineRule="auto"/>
              <w:rPr>
                <w:ins w:id="761" w:author="Phatthamon Jantalae" w:date="2022-06-16T16:44:00Z"/>
                <w:rFonts w:ascii="Arial" w:eastAsia="Yu Mincho" w:hAnsi="Arial" w:cs="Arial"/>
                <w:sz w:val="18"/>
                <w:szCs w:val="18"/>
                <w:lang w:eastAsia="ja-JP"/>
              </w:rPr>
            </w:pPr>
            <w:ins w:id="762" w:author="Phatthamon Jantalae" w:date="2022-06-16T16:44:00Z">
              <w:r w:rsidRPr="00DF2BE0">
                <w:rPr>
                  <w:rFonts w:ascii="Arial" w:hAnsi="Arial" w:cs="Arial"/>
                  <w:sz w:val="18"/>
                  <w:szCs w:val="18"/>
                  <w:lang w:eastAsia="zh-CN"/>
                </w:rPr>
                <w:t xml:space="preserve">LCA method will be conducted </w:t>
              </w:r>
              <w:r w:rsidRPr="00DF2BE0">
                <w:rPr>
                  <w:rFonts w:ascii="Arial" w:hAnsi="Arial" w:cs="Arial"/>
                  <w:sz w:val="18"/>
                  <w:szCs w:val="18"/>
                  <w:lang w:eastAsia="ja-JP"/>
                </w:rPr>
                <w:t>before project construction during the design of the demonstrations</w:t>
              </w:r>
              <w:r w:rsidRPr="00DF2BE0">
                <w:rPr>
                  <w:rFonts w:ascii="Arial" w:hAnsi="Arial" w:cs="Arial"/>
                  <w:sz w:val="18"/>
                  <w:szCs w:val="18"/>
                  <w:lang w:eastAsia="zh-CN"/>
                </w:rPr>
                <w:t xml:space="preserve"> to i</w:t>
              </w:r>
              <w:r w:rsidRPr="00DF2BE0">
                <w:rPr>
                  <w:rFonts w:ascii="Arial" w:eastAsia="Yu Mincho" w:hAnsi="Arial" w:cs="Arial"/>
                  <w:sz w:val="18"/>
                  <w:szCs w:val="18"/>
                  <w:lang w:eastAsia="ja-JP"/>
                </w:rPr>
                <w:t>dentify potential project-related increases in GHG emissions that may exacerbate climate change. And then the potential sources of emissions related to project activities will be estimated to form a baseline for developing measures to reduce such emissions.</w:t>
              </w:r>
            </w:ins>
          </w:p>
          <w:p w14:paraId="2E53CE37" w14:textId="77777777" w:rsidR="009E7685" w:rsidRPr="00DF2BE0" w:rsidRDefault="009E7685" w:rsidP="00DF2BE0">
            <w:pPr>
              <w:spacing w:line="240" w:lineRule="auto"/>
              <w:rPr>
                <w:ins w:id="763" w:author="Phatthamon Jantalae" w:date="2022-06-16T16:44:00Z"/>
                <w:rFonts w:ascii="Arial" w:hAnsi="Arial" w:cs="Arial"/>
                <w:sz w:val="18"/>
                <w:szCs w:val="18"/>
                <w:lang w:eastAsia="zh-CN"/>
              </w:rPr>
            </w:pPr>
            <w:ins w:id="764" w:author="Phatthamon Jantalae" w:date="2022-06-16T16:44:00Z">
              <w:r w:rsidRPr="00DF2BE0">
                <w:rPr>
                  <w:rFonts w:ascii="Arial" w:hAnsi="Arial" w:cs="Arial"/>
                  <w:sz w:val="18"/>
                  <w:szCs w:val="18"/>
                  <w:lang w:eastAsia="zh-CN"/>
                </w:rPr>
                <w:t xml:space="preserve">The </w:t>
              </w:r>
              <w:proofErr w:type="spellStart"/>
              <w:r w:rsidRPr="00DF2BE0">
                <w:rPr>
                  <w:rFonts w:ascii="Arial" w:hAnsi="Arial" w:cs="Arial"/>
                  <w:sz w:val="18"/>
                  <w:szCs w:val="18"/>
                  <w:lang w:eastAsia="ja-JP"/>
                </w:rPr>
                <w:t>PhosChemEE</w:t>
              </w:r>
              <w:proofErr w:type="spellEnd"/>
              <w:r w:rsidRPr="00DF2BE0">
                <w:rPr>
                  <w:rFonts w:ascii="Arial" w:hAnsi="Arial" w:cs="Arial"/>
                  <w:sz w:val="18"/>
                  <w:szCs w:val="18"/>
                  <w:lang w:eastAsia="ja-JP"/>
                </w:rPr>
                <w:t xml:space="preserve"> Project aims to </w:t>
              </w:r>
              <w:r w:rsidRPr="00DF2BE0">
                <w:rPr>
                  <w:rFonts w:ascii="Arial" w:eastAsia="Yu Mincho" w:hAnsi="Arial" w:cs="Arial"/>
                  <w:sz w:val="18"/>
                  <w:szCs w:val="18"/>
                  <w:lang w:eastAsia="ja-JP"/>
                </w:rPr>
                <w:t xml:space="preserve">enable the extensive application of low carbon and energy-efficient technologies in the phosphate chemicals industry in China. To mitigate the potential increment of GHG emissions, the demos will apply these three solutions. First, the demos will promote the new, </w:t>
              </w:r>
              <w:proofErr w:type="gramStart"/>
              <w:r w:rsidRPr="00DF2BE0">
                <w:rPr>
                  <w:rFonts w:ascii="Arial" w:eastAsia="Yu Mincho" w:hAnsi="Arial" w:cs="Arial"/>
                  <w:sz w:val="18"/>
                  <w:szCs w:val="18"/>
                  <w:lang w:eastAsia="ja-JP"/>
                </w:rPr>
                <w:t>advanced</w:t>
              </w:r>
              <w:proofErr w:type="gramEnd"/>
              <w:r w:rsidRPr="00DF2BE0">
                <w:rPr>
                  <w:rFonts w:ascii="Arial" w:eastAsia="Yu Mincho" w:hAnsi="Arial" w:cs="Arial"/>
                  <w:sz w:val="18"/>
                  <w:szCs w:val="18"/>
                  <w:lang w:eastAsia="ja-JP"/>
                </w:rPr>
                <w:t xml:space="preserve"> and energy-efficient technologies, which will directly reduce emissions in phosphate ore processing and phosphorus chemical production. Second, </w:t>
              </w:r>
              <w:r w:rsidRPr="00DF2BE0">
                <w:rPr>
                  <w:rFonts w:ascii="Arial" w:hAnsi="Arial" w:cs="Arial"/>
                  <w:sz w:val="18"/>
                  <w:szCs w:val="18"/>
                  <w:lang w:eastAsia="zh-CN"/>
                </w:rPr>
                <w:t xml:space="preserve">Yunnan, Guizhou, </w:t>
              </w:r>
              <w:proofErr w:type="gramStart"/>
              <w:r w:rsidRPr="00DF2BE0">
                <w:rPr>
                  <w:rFonts w:ascii="Arial" w:hAnsi="Arial" w:cs="Arial"/>
                  <w:sz w:val="18"/>
                  <w:szCs w:val="18"/>
                  <w:lang w:eastAsia="zh-CN"/>
                </w:rPr>
                <w:t>Sichuan</w:t>
              </w:r>
              <w:proofErr w:type="gramEnd"/>
              <w:r w:rsidRPr="00DF2BE0">
                <w:rPr>
                  <w:rFonts w:ascii="Arial" w:hAnsi="Arial" w:cs="Arial"/>
                  <w:sz w:val="18"/>
                  <w:szCs w:val="18"/>
                  <w:lang w:eastAsia="zh-CN"/>
                </w:rPr>
                <w:t xml:space="preserve"> and Hubei, where </w:t>
              </w:r>
              <w:r w:rsidRPr="00DF2BE0">
                <w:rPr>
                  <w:rFonts w:ascii="Arial" w:eastAsia="Yu Mincho" w:hAnsi="Arial" w:cs="Arial"/>
                  <w:sz w:val="18"/>
                  <w:szCs w:val="18"/>
                  <w:lang w:eastAsia="ja-JP"/>
                </w:rPr>
                <w:t xml:space="preserve">the demos sites are located are rich in renewable energy resources. This will offset the potential extra GHG emissions from the overconsumption of energy induced by the new technologies. </w:t>
              </w:r>
              <w:r w:rsidRPr="00DF2BE0">
                <w:rPr>
                  <w:rFonts w:ascii="Arial" w:hAnsi="Arial" w:cs="Arial"/>
                  <w:sz w:val="18"/>
                  <w:szCs w:val="18"/>
                  <w:lang w:eastAsia="zh-CN"/>
                </w:rPr>
                <w:t xml:space="preserve">Lastly, most of the demos will follow the principle of circular economy, including avoiding waste discharge, promoting the </w:t>
              </w:r>
              <w:proofErr w:type="gramStart"/>
              <w:r w:rsidRPr="00DF2BE0">
                <w:rPr>
                  <w:rFonts w:ascii="Arial" w:hAnsi="Arial" w:cs="Arial"/>
                  <w:sz w:val="18"/>
                  <w:szCs w:val="18"/>
                  <w:lang w:eastAsia="zh-CN"/>
                </w:rPr>
                <w:t>recycling</w:t>
              </w:r>
              <w:proofErr w:type="gramEnd"/>
              <w:r w:rsidRPr="00DF2BE0">
                <w:rPr>
                  <w:rFonts w:ascii="Arial" w:hAnsi="Arial" w:cs="Arial"/>
                  <w:sz w:val="18"/>
                  <w:szCs w:val="18"/>
                  <w:lang w:eastAsia="zh-CN"/>
                </w:rPr>
                <w:t xml:space="preserve"> and reusing of waste. Such measures will reduce the indirect emissions from intermediate material production and waste management. Additionally, GHG emissions of demos will be tracked and reported in accordance with provisions of the UNFCCC and GHG minimization measures are implemented.</w:t>
              </w:r>
            </w:ins>
          </w:p>
        </w:tc>
      </w:tr>
      <w:tr w:rsidR="009E7685" w:rsidRPr="00DF2BE0" w14:paraId="3E9293A2" w14:textId="77777777" w:rsidTr="00B61ED7">
        <w:trPr>
          <w:ins w:id="765" w:author="Phatthamon Jantalae" w:date="2022-06-16T16:44:00Z"/>
        </w:trPr>
        <w:tc>
          <w:tcPr>
            <w:tcW w:w="3402" w:type="dxa"/>
            <w:gridSpan w:val="2"/>
          </w:tcPr>
          <w:p w14:paraId="008D6C38" w14:textId="77777777" w:rsidR="009E7685" w:rsidRPr="00DF2BE0" w:rsidRDefault="009E7685" w:rsidP="00DF2BE0">
            <w:pPr>
              <w:pStyle w:val="ListParagraph"/>
              <w:numPr>
                <w:ilvl w:val="0"/>
                <w:numId w:val="34"/>
              </w:numPr>
              <w:ind w:left="164" w:hanging="164"/>
              <w:contextualSpacing/>
              <w:rPr>
                <w:ins w:id="766" w:author="Phatthamon Jantalae" w:date="2022-06-16T16:44:00Z"/>
                <w:rFonts w:ascii="Arial" w:hAnsi="Arial" w:cs="Arial"/>
                <w:sz w:val="18"/>
                <w:szCs w:val="18"/>
                <w:lang w:eastAsia="ja-JP"/>
              </w:rPr>
            </w:pPr>
            <w:ins w:id="767" w:author="Phatthamon Jantalae" w:date="2022-06-16T16:44:00Z">
              <w:r w:rsidRPr="00DF2BE0">
                <w:rPr>
                  <w:rFonts w:ascii="Arial" w:hAnsi="Arial" w:cs="Arial"/>
                  <w:sz w:val="18"/>
                  <w:szCs w:val="18"/>
                  <w:lang w:eastAsia="ja-JP"/>
                </w:rPr>
                <w:t>Upstream project activities (primarily Outputs 1.1.1, 1.1.2, 2.1.1, 2.1.2</w:t>
              </w:r>
              <w:proofErr w:type="gramStart"/>
              <w:r w:rsidRPr="00DF2BE0">
                <w:rPr>
                  <w:rFonts w:ascii="Arial" w:hAnsi="Arial" w:cs="Arial"/>
                  <w:sz w:val="18"/>
                  <w:szCs w:val="18"/>
                  <w:lang w:eastAsia="ja-JP"/>
                </w:rPr>
                <w:t>, ,</w:t>
              </w:r>
              <w:proofErr w:type="gramEnd"/>
              <w:r w:rsidRPr="00DF2BE0">
                <w:rPr>
                  <w:rFonts w:ascii="Arial" w:hAnsi="Arial" w:cs="Arial"/>
                  <w:sz w:val="18"/>
                  <w:szCs w:val="18"/>
                  <w:lang w:eastAsia="ja-JP"/>
                </w:rPr>
                <w:t xml:space="preserve"> 2.1.6, 2.2.4, 2.2.5, 3.1.1, and 3.1.2,) could result in adverse impacts to the local communities and the receptor </w:t>
              </w:r>
              <w:r w:rsidRPr="00DF2BE0">
                <w:rPr>
                  <w:rFonts w:ascii="Arial" w:hAnsi="Arial" w:cs="Arial"/>
                  <w:sz w:val="18"/>
                  <w:szCs w:val="18"/>
                  <w:lang w:eastAsia="ja-JP"/>
                </w:rPr>
                <w:lastRenderedPageBreak/>
                <w:t xml:space="preserve">environment if project-supported policy initiatives are not adequately screened and assessed. </w:t>
              </w:r>
            </w:ins>
          </w:p>
          <w:p w14:paraId="4C7D5DA2" w14:textId="77777777" w:rsidR="009E7685" w:rsidRPr="00DF2BE0" w:rsidRDefault="009E7685" w:rsidP="00DF2BE0">
            <w:pPr>
              <w:pStyle w:val="ListParagraph"/>
              <w:ind w:left="164"/>
              <w:contextualSpacing/>
              <w:rPr>
                <w:ins w:id="768" w:author="Phatthamon Jantalae" w:date="2022-06-16T16:44:00Z"/>
                <w:rFonts w:ascii="Arial" w:hAnsi="Arial" w:cs="Arial"/>
                <w:sz w:val="18"/>
                <w:szCs w:val="18"/>
                <w:lang w:eastAsia="ja-JP"/>
              </w:rPr>
            </w:pPr>
          </w:p>
          <w:p w14:paraId="007E0006" w14:textId="77777777" w:rsidR="009E7685" w:rsidRPr="00DF2BE0" w:rsidRDefault="009E7685" w:rsidP="00DF2BE0">
            <w:pPr>
              <w:pStyle w:val="ListParagraph"/>
              <w:ind w:left="164"/>
              <w:contextualSpacing/>
              <w:rPr>
                <w:ins w:id="769" w:author="Phatthamon Jantalae" w:date="2022-06-16T16:44:00Z"/>
                <w:rFonts w:ascii="Arial" w:hAnsi="Arial" w:cs="Arial"/>
                <w:sz w:val="18"/>
                <w:szCs w:val="18"/>
              </w:rPr>
            </w:pPr>
            <w:ins w:id="770" w:author="Phatthamon Jantalae" w:date="2022-06-16T16:44:00Z">
              <w:r w:rsidRPr="00DF2BE0">
                <w:rPr>
                  <w:rFonts w:ascii="Arial" w:hAnsi="Arial" w:cs="Arial"/>
                  <w:sz w:val="18"/>
                  <w:szCs w:val="18"/>
                </w:rPr>
                <w:t>China accounts for more than 80% of the world's total production capacity of Phosphate. As such, the project could inadvertently lead to issues of global and/or cumulative environmental concern if not managed adequately</w:t>
              </w:r>
            </w:ins>
          </w:p>
          <w:p w14:paraId="7CD3A1E5" w14:textId="77777777" w:rsidR="009E7685" w:rsidRPr="00DF2BE0" w:rsidRDefault="009E7685" w:rsidP="00DF2BE0">
            <w:pPr>
              <w:pStyle w:val="ListParagraph"/>
              <w:ind w:left="164"/>
              <w:contextualSpacing/>
              <w:rPr>
                <w:ins w:id="771" w:author="Phatthamon Jantalae" w:date="2022-06-16T16:44:00Z"/>
                <w:rFonts w:ascii="Arial" w:hAnsi="Arial" w:cs="Arial"/>
                <w:i/>
                <w:iCs/>
                <w:sz w:val="18"/>
                <w:szCs w:val="18"/>
              </w:rPr>
            </w:pPr>
          </w:p>
          <w:p w14:paraId="5DF6C57A" w14:textId="77777777" w:rsidR="009E7685" w:rsidRPr="00DF2BE0" w:rsidRDefault="009E7685" w:rsidP="00DF2BE0">
            <w:pPr>
              <w:pStyle w:val="ListParagraph"/>
              <w:ind w:left="164"/>
              <w:contextualSpacing/>
              <w:rPr>
                <w:ins w:id="772" w:author="Phatthamon Jantalae" w:date="2022-06-16T16:44:00Z"/>
                <w:rFonts w:ascii="Arial" w:hAnsi="Arial" w:cs="Arial"/>
                <w:sz w:val="18"/>
                <w:szCs w:val="18"/>
                <w:lang w:eastAsia="ja-JP"/>
              </w:rPr>
            </w:pPr>
            <w:ins w:id="773" w:author="Phatthamon Jantalae" w:date="2022-06-16T16:44:00Z">
              <w:r w:rsidRPr="00DF2BE0">
                <w:rPr>
                  <w:rFonts w:ascii="Arial" w:hAnsi="Arial" w:cs="Arial"/>
                  <w:i/>
                  <w:iCs/>
                  <w:sz w:val="18"/>
                  <w:szCs w:val="18"/>
                </w:rPr>
                <w:t>All SES Principles and Standards</w:t>
              </w:r>
            </w:ins>
          </w:p>
        </w:tc>
        <w:tc>
          <w:tcPr>
            <w:tcW w:w="1276" w:type="dxa"/>
            <w:gridSpan w:val="2"/>
          </w:tcPr>
          <w:p w14:paraId="5F02C54A" w14:textId="77777777" w:rsidR="009E7685" w:rsidRPr="00DF2BE0" w:rsidRDefault="009E7685" w:rsidP="00DF2BE0">
            <w:pPr>
              <w:spacing w:after="0" w:line="240" w:lineRule="auto"/>
              <w:rPr>
                <w:ins w:id="774" w:author="Phatthamon Jantalae" w:date="2022-06-16T16:44:00Z"/>
                <w:rFonts w:ascii="Arial" w:eastAsiaTheme="minorEastAsia" w:hAnsi="Arial" w:cs="Calibri"/>
                <w:sz w:val="18"/>
                <w:szCs w:val="18"/>
                <w:lang w:eastAsia="ja-JP"/>
              </w:rPr>
            </w:pPr>
            <w:ins w:id="775" w:author="Phatthamon Jantalae" w:date="2022-06-16T16:44:00Z">
              <w:r w:rsidRPr="00DF2BE0">
                <w:rPr>
                  <w:rFonts w:ascii="Arial" w:eastAsiaTheme="minorEastAsia" w:hAnsi="Arial" w:cs="Calibri"/>
                  <w:sz w:val="18"/>
                  <w:szCs w:val="18"/>
                  <w:lang w:eastAsia="ja-JP"/>
                </w:rPr>
                <w:lastRenderedPageBreak/>
                <w:t>I-5</w:t>
              </w:r>
            </w:ins>
          </w:p>
          <w:p w14:paraId="08579E46" w14:textId="77777777" w:rsidR="009E7685" w:rsidRPr="00DF2BE0" w:rsidRDefault="009E7685" w:rsidP="00DF2BE0">
            <w:pPr>
              <w:spacing w:after="0" w:line="240" w:lineRule="auto"/>
              <w:rPr>
                <w:ins w:id="776" w:author="Phatthamon Jantalae" w:date="2022-06-16T16:44:00Z"/>
                <w:rFonts w:ascii="Arial" w:eastAsiaTheme="minorEastAsia" w:hAnsi="Arial" w:cs="Calibri"/>
                <w:sz w:val="18"/>
                <w:szCs w:val="18"/>
                <w:lang w:eastAsia="ja-JP"/>
              </w:rPr>
            </w:pPr>
            <w:ins w:id="777" w:author="Phatthamon Jantalae" w:date="2022-06-16T16:44:00Z">
              <w:r w:rsidRPr="00DF2BE0">
                <w:rPr>
                  <w:rFonts w:ascii="Arial" w:eastAsiaTheme="minorEastAsia" w:hAnsi="Arial" w:cs="Calibri"/>
                  <w:sz w:val="18"/>
                  <w:szCs w:val="18"/>
                  <w:lang w:eastAsia="ja-JP"/>
                </w:rPr>
                <w:t>L-3</w:t>
              </w:r>
            </w:ins>
          </w:p>
        </w:tc>
        <w:tc>
          <w:tcPr>
            <w:tcW w:w="992" w:type="dxa"/>
          </w:tcPr>
          <w:p w14:paraId="245F969C" w14:textId="77777777" w:rsidR="009E7685" w:rsidRPr="00DF2BE0" w:rsidRDefault="009E7685" w:rsidP="00DF2BE0">
            <w:pPr>
              <w:spacing w:after="0" w:line="240" w:lineRule="auto"/>
              <w:rPr>
                <w:ins w:id="778" w:author="Phatthamon Jantalae" w:date="2022-06-16T16:44:00Z"/>
                <w:rFonts w:ascii="Arial" w:eastAsiaTheme="minorEastAsia" w:hAnsi="Arial" w:cs="Calibri"/>
                <w:sz w:val="18"/>
                <w:szCs w:val="18"/>
                <w:lang w:eastAsia="ja-JP"/>
              </w:rPr>
            </w:pPr>
            <w:ins w:id="779" w:author="Phatthamon Jantalae" w:date="2022-06-16T16:44:00Z">
              <w:r w:rsidRPr="00DF2BE0">
                <w:rPr>
                  <w:rFonts w:ascii="Arial" w:eastAsiaTheme="minorEastAsia" w:hAnsi="Arial" w:cs="Calibri"/>
                  <w:sz w:val="18"/>
                  <w:szCs w:val="18"/>
                  <w:lang w:eastAsia="ja-JP"/>
                </w:rPr>
                <w:t xml:space="preserve">Substantial </w:t>
              </w:r>
            </w:ins>
          </w:p>
        </w:tc>
        <w:tc>
          <w:tcPr>
            <w:tcW w:w="2835" w:type="dxa"/>
            <w:gridSpan w:val="2"/>
          </w:tcPr>
          <w:p w14:paraId="02219479" w14:textId="77777777" w:rsidR="009E7685" w:rsidRPr="00DF2BE0" w:rsidRDefault="009E7685" w:rsidP="00DF2BE0">
            <w:pPr>
              <w:spacing w:line="240" w:lineRule="auto"/>
              <w:rPr>
                <w:ins w:id="780" w:author="Phatthamon Jantalae" w:date="2022-06-16T16:44:00Z"/>
                <w:rFonts w:ascii="Arial" w:hAnsi="Arial" w:cs="Arial"/>
                <w:sz w:val="18"/>
                <w:szCs w:val="18"/>
                <w:lang w:eastAsia="zh-CN"/>
              </w:rPr>
            </w:pPr>
            <w:ins w:id="781" w:author="Phatthamon Jantalae" w:date="2022-06-16T16:44:00Z">
              <w:r w:rsidRPr="00DF2BE0">
                <w:rPr>
                  <w:rFonts w:ascii="Arial" w:hAnsi="Arial" w:cs="Arial"/>
                  <w:sz w:val="18"/>
                  <w:szCs w:val="18"/>
                  <w:lang w:eastAsia="zh-CN"/>
                </w:rPr>
                <w:t xml:space="preserve">Given the scope of the project, upstream activities are likely to have SES-related impacts associated with them. </w:t>
              </w:r>
            </w:ins>
          </w:p>
          <w:p w14:paraId="5D49A977" w14:textId="77777777" w:rsidR="009E7685" w:rsidRPr="00DF2BE0" w:rsidRDefault="009E7685" w:rsidP="00DF2BE0">
            <w:pPr>
              <w:spacing w:line="240" w:lineRule="auto"/>
              <w:rPr>
                <w:ins w:id="782" w:author="Phatthamon Jantalae" w:date="2022-06-16T16:44:00Z"/>
                <w:rFonts w:ascii="Arial" w:hAnsi="Arial" w:cs="Arial"/>
                <w:sz w:val="18"/>
                <w:szCs w:val="18"/>
                <w:lang w:eastAsia="zh-CN"/>
              </w:rPr>
            </w:pPr>
            <w:ins w:id="783" w:author="Phatthamon Jantalae" w:date="2022-06-16T16:44:00Z">
              <w:r w:rsidRPr="00DF2BE0">
                <w:rPr>
                  <w:rFonts w:ascii="Arial" w:hAnsi="Arial" w:cs="Arial"/>
                  <w:sz w:val="18"/>
                  <w:szCs w:val="18"/>
                  <w:lang w:eastAsia="zh-CN"/>
                </w:rPr>
                <w:lastRenderedPageBreak/>
                <w:t xml:space="preserve">In addition, China’s position as the main source of Phosphate production, potential SES-impacts could result in issues of global/cumulative concern. </w:t>
              </w:r>
            </w:ins>
          </w:p>
        </w:tc>
        <w:tc>
          <w:tcPr>
            <w:tcW w:w="4635" w:type="dxa"/>
            <w:gridSpan w:val="4"/>
          </w:tcPr>
          <w:p w14:paraId="6DF72D52" w14:textId="77777777" w:rsidR="009E7685" w:rsidRPr="00DF2BE0" w:rsidRDefault="009E7685" w:rsidP="00DF2BE0">
            <w:pPr>
              <w:spacing w:line="240" w:lineRule="auto"/>
              <w:rPr>
                <w:ins w:id="784" w:author="Phatthamon Jantalae" w:date="2022-06-16T16:44:00Z"/>
                <w:rFonts w:ascii="Arial" w:hAnsi="Arial" w:cs="Arial"/>
                <w:sz w:val="18"/>
                <w:szCs w:val="18"/>
                <w:lang w:eastAsia="ja-JP"/>
              </w:rPr>
            </w:pPr>
            <w:ins w:id="785" w:author="Phatthamon Jantalae" w:date="2022-06-16T16:44:00Z">
              <w:r w:rsidRPr="00DF2BE0">
                <w:rPr>
                  <w:rFonts w:ascii="Arial" w:hAnsi="Arial" w:cs="Arial"/>
                  <w:sz w:val="18"/>
                  <w:szCs w:val="18"/>
                  <w:lang w:eastAsia="ja-JP"/>
                </w:rPr>
                <w:lastRenderedPageBreak/>
                <w:t xml:space="preserve">The project will undertake the conduct of a SESA that shall cover all upstream activities, and those with potential cumulative impact related implications. Activities that will fall under the scope of the SESA </w:t>
              </w:r>
              <w:r w:rsidRPr="00DF2BE0">
                <w:rPr>
                  <w:rFonts w:ascii="Arial" w:hAnsi="Arial" w:cs="Arial"/>
                  <w:sz w:val="18"/>
                  <w:szCs w:val="18"/>
                  <w:lang w:eastAsia="ja-JP"/>
                </w:rPr>
                <w:lastRenderedPageBreak/>
                <w:t>include (but are not limited to): Outputs 1.1.1, 1.1.2, 2.1.1, 2.1.2</w:t>
              </w:r>
              <w:proofErr w:type="gramStart"/>
              <w:r w:rsidRPr="00DF2BE0">
                <w:rPr>
                  <w:rFonts w:ascii="Arial" w:hAnsi="Arial" w:cs="Arial"/>
                  <w:sz w:val="18"/>
                  <w:szCs w:val="18"/>
                  <w:lang w:eastAsia="ja-JP"/>
                </w:rPr>
                <w:t>, ,</w:t>
              </w:r>
              <w:proofErr w:type="gramEnd"/>
              <w:r w:rsidRPr="00DF2BE0">
                <w:rPr>
                  <w:rFonts w:ascii="Arial" w:hAnsi="Arial" w:cs="Arial"/>
                  <w:sz w:val="18"/>
                  <w:szCs w:val="18"/>
                  <w:lang w:eastAsia="ja-JP"/>
                </w:rPr>
                <w:t xml:space="preserve"> 2.1.6, 2.2.4, 2.2.5, 3.1.1, and 3.1.2,)</w:t>
              </w:r>
            </w:ins>
          </w:p>
        </w:tc>
      </w:tr>
      <w:tr w:rsidR="009E7685" w:rsidRPr="00DF2BE0" w14:paraId="0873C2FB" w14:textId="77777777" w:rsidTr="00B61ED7">
        <w:trPr>
          <w:ins w:id="786" w:author="Phatthamon Jantalae" w:date="2022-06-16T16:44:00Z"/>
        </w:trPr>
        <w:tc>
          <w:tcPr>
            <w:tcW w:w="3402" w:type="dxa"/>
            <w:gridSpan w:val="2"/>
          </w:tcPr>
          <w:p w14:paraId="1836769C" w14:textId="77777777" w:rsidR="009E7685" w:rsidRPr="00DF2BE0" w:rsidRDefault="009E7685" w:rsidP="00DF2BE0">
            <w:pPr>
              <w:pStyle w:val="ListParagraph"/>
              <w:ind w:left="164"/>
              <w:contextualSpacing/>
              <w:rPr>
                <w:ins w:id="787" w:author="Phatthamon Jantalae" w:date="2022-06-16T16:44:00Z"/>
                <w:rFonts w:ascii="Arial" w:hAnsi="Arial" w:cs="Arial"/>
                <w:sz w:val="18"/>
                <w:szCs w:val="18"/>
                <w:lang w:eastAsia="zh-CN"/>
              </w:rPr>
            </w:pPr>
            <w:ins w:id="788" w:author="Phatthamon Jantalae" w:date="2022-06-16T16:44:00Z">
              <w:r w:rsidRPr="00DF2BE0">
                <w:rPr>
                  <w:rFonts w:ascii="Arial" w:eastAsia="Times New Roman" w:hAnsi="Arial" w:cs="Arial"/>
                  <w:sz w:val="18"/>
                  <w:szCs w:val="18"/>
                  <w:lang w:eastAsia="ja-JP"/>
                </w:rPr>
                <w:lastRenderedPageBreak/>
                <w:t xml:space="preserve">8.  The </w:t>
              </w:r>
              <w:proofErr w:type="spellStart"/>
              <w:r w:rsidRPr="00DF2BE0">
                <w:rPr>
                  <w:rFonts w:ascii="Arial" w:eastAsia="Times New Roman" w:hAnsi="Arial" w:cs="Arial"/>
                  <w:sz w:val="18"/>
                  <w:szCs w:val="18"/>
                  <w:lang w:eastAsia="ja-JP"/>
                </w:rPr>
                <w:t>phosphogypsum</w:t>
              </w:r>
              <w:proofErr w:type="spellEnd"/>
              <w:r w:rsidRPr="00DF2BE0">
                <w:rPr>
                  <w:rFonts w:ascii="Arial" w:eastAsia="Times New Roman" w:hAnsi="Arial" w:cs="Arial"/>
                  <w:sz w:val="18"/>
                  <w:szCs w:val="18"/>
                  <w:lang w:eastAsia="ja-JP"/>
                </w:rPr>
                <w:t xml:space="preserve"> processing and reuse demos have been planned to be implemented in the existing </w:t>
              </w:r>
              <w:r w:rsidRPr="00DF2BE0">
                <w:rPr>
                  <w:rFonts w:ascii="Arial" w:hAnsi="Arial" w:cs="Arial"/>
                  <w:sz w:val="18"/>
                  <w:szCs w:val="18"/>
                  <w:lang w:eastAsia="zh-CN"/>
                </w:rPr>
                <w:t xml:space="preserve">facility. Legacy pollution issues may </w:t>
              </w:r>
              <w:proofErr w:type="gramStart"/>
              <w:r w:rsidRPr="00DF2BE0">
                <w:rPr>
                  <w:rFonts w:ascii="Arial" w:hAnsi="Arial" w:cs="Arial"/>
                  <w:sz w:val="18"/>
                  <w:szCs w:val="18"/>
                  <w:lang w:eastAsia="zh-CN"/>
                </w:rPr>
                <w:t>exists</w:t>
              </w:r>
              <w:proofErr w:type="gramEnd"/>
              <w:r w:rsidRPr="00DF2BE0">
                <w:rPr>
                  <w:rFonts w:ascii="Arial" w:hAnsi="Arial" w:cs="Arial"/>
                  <w:sz w:val="18"/>
                  <w:szCs w:val="18"/>
                  <w:lang w:eastAsia="zh-CN"/>
                </w:rPr>
                <w:t xml:space="preserve"> that have on-going environmental impacts which will have to be managed in line with UNDP SES requirements. </w:t>
              </w:r>
            </w:ins>
          </w:p>
          <w:p w14:paraId="7C710075" w14:textId="77777777" w:rsidR="009E7685" w:rsidRPr="00DF2BE0" w:rsidRDefault="009E7685" w:rsidP="00DF2BE0">
            <w:pPr>
              <w:pStyle w:val="ListParagraph"/>
              <w:ind w:left="164"/>
              <w:contextualSpacing/>
              <w:rPr>
                <w:ins w:id="789" w:author="Phatthamon Jantalae" w:date="2022-06-16T16:44:00Z"/>
                <w:rFonts w:ascii="Arial" w:hAnsi="Arial" w:cs="Arial"/>
                <w:i/>
                <w:iCs/>
                <w:sz w:val="18"/>
                <w:szCs w:val="18"/>
                <w:lang w:eastAsia="ja-JP"/>
              </w:rPr>
            </w:pPr>
            <w:ins w:id="790" w:author="Phatthamon Jantalae" w:date="2022-06-16T16:44:00Z">
              <w:r w:rsidRPr="00DF2BE0">
                <w:rPr>
                  <w:rFonts w:ascii="Arial" w:hAnsi="Arial" w:cs="Arial"/>
                  <w:i/>
                  <w:iCs/>
                  <w:sz w:val="18"/>
                  <w:szCs w:val="18"/>
                  <w:lang w:eastAsia="ja-JP"/>
                </w:rPr>
                <w:t xml:space="preserve">Standard 8: 8.1, 8.2, 8.3, 8.6 </w:t>
              </w:r>
            </w:ins>
          </w:p>
        </w:tc>
        <w:tc>
          <w:tcPr>
            <w:tcW w:w="1276" w:type="dxa"/>
            <w:gridSpan w:val="2"/>
          </w:tcPr>
          <w:p w14:paraId="162B74C7" w14:textId="77777777" w:rsidR="009E7685" w:rsidRPr="00DF2BE0" w:rsidRDefault="009E7685" w:rsidP="00DF2BE0">
            <w:pPr>
              <w:spacing w:after="0" w:line="240" w:lineRule="auto"/>
              <w:rPr>
                <w:ins w:id="791" w:author="Phatthamon Jantalae" w:date="2022-06-16T16:44:00Z"/>
                <w:rFonts w:ascii="Arial" w:eastAsiaTheme="minorEastAsia" w:hAnsi="Arial" w:cs="Calibri"/>
                <w:sz w:val="18"/>
                <w:szCs w:val="18"/>
                <w:lang w:eastAsia="ja-JP"/>
              </w:rPr>
            </w:pPr>
            <w:ins w:id="792" w:author="Phatthamon Jantalae" w:date="2022-06-16T16:44:00Z">
              <w:r w:rsidRPr="00DF2BE0">
                <w:rPr>
                  <w:rFonts w:ascii="Arial" w:eastAsiaTheme="minorEastAsia" w:hAnsi="Arial" w:cs="Calibri"/>
                  <w:sz w:val="18"/>
                  <w:szCs w:val="18"/>
                  <w:lang w:eastAsia="ja-JP"/>
                </w:rPr>
                <w:t>I-4</w:t>
              </w:r>
            </w:ins>
          </w:p>
          <w:p w14:paraId="1C2BBBE7" w14:textId="77777777" w:rsidR="009E7685" w:rsidRPr="00DF2BE0" w:rsidRDefault="009E7685" w:rsidP="00DF2BE0">
            <w:pPr>
              <w:spacing w:after="0" w:line="240" w:lineRule="auto"/>
              <w:rPr>
                <w:ins w:id="793" w:author="Phatthamon Jantalae" w:date="2022-06-16T16:44:00Z"/>
                <w:rFonts w:ascii="Arial" w:eastAsiaTheme="minorEastAsia" w:hAnsi="Arial" w:cs="Calibri"/>
                <w:sz w:val="18"/>
                <w:szCs w:val="18"/>
                <w:lang w:eastAsia="ja-JP"/>
              </w:rPr>
            </w:pPr>
            <w:ins w:id="794" w:author="Phatthamon Jantalae" w:date="2022-06-16T16:44:00Z">
              <w:r w:rsidRPr="00DF2BE0">
                <w:rPr>
                  <w:rFonts w:ascii="Arial" w:eastAsiaTheme="minorEastAsia" w:hAnsi="Arial" w:cs="Calibri"/>
                  <w:sz w:val="18"/>
                  <w:szCs w:val="18"/>
                  <w:lang w:eastAsia="ja-JP"/>
                </w:rPr>
                <w:t>L-2</w:t>
              </w:r>
            </w:ins>
          </w:p>
        </w:tc>
        <w:tc>
          <w:tcPr>
            <w:tcW w:w="992" w:type="dxa"/>
          </w:tcPr>
          <w:p w14:paraId="54D45CF1" w14:textId="77777777" w:rsidR="009E7685" w:rsidRPr="00DF2BE0" w:rsidRDefault="009E7685" w:rsidP="00DF2BE0">
            <w:pPr>
              <w:spacing w:after="0" w:line="240" w:lineRule="auto"/>
              <w:rPr>
                <w:ins w:id="795" w:author="Phatthamon Jantalae" w:date="2022-06-16T16:44:00Z"/>
                <w:rFonts w:ascii="Arial" w:eastAsiaTheme="minorEastAsia" w:hAnsi="Arial" w:cs="Calibri"/>
                <w:sz w:val="18"/>
                <w:szCs w:val="18"/>
                <w:lang w:eastAsia="ja-JP"/>
              </w:rPr>
            </w:pPr>
            <w:ins w:id="796" w:author="Phatthamon Jantalae" w:date="2022-06-16T16:44:00Z">
              <w:r w:rsidRPr="00DF2BE0">
                <w:rPr>
                  <w:rFonts w:ascii="Arial" w:eastAsiaTheme="minorEastAsia" w:hAnsi="Arial" w:cs="Calibri"/>
                  <w:sz w:val="18"/>
                  <w:szCs w:val="18"/>
                  <w:lang w:eastAsia="ja-JP"/>
                </w:rPr>
                <w:t>Moderate</w:t>
              </w:r>
            </w:ins>
          </w:p>
        </w:tc>
        <w:tc>
          <w:tcPr>
            <w:tcW w:w="2835" w:type="dxa"/>
            <w:gridSpan w:val="2"/>
          </w:tcPr>
          <w:p w14:paraId="71FE6316" w14:textId="77777777" w:rsidR="009E7685" w:rsidRPr="00DF2BE0" w:rsidRDefault="009E7685" w:rsidP="00DF2BE0">
            <w:pPr>
              <w:spacing w:line="240" w:lineRule="auto"/>
              <w:rPr>
                <w:ins w:id="797" w:author="Phatthamon Jantalae" w:date="2022-06-16T16:44:00Z"/>
                <w:rFonts w:ascii="Arial" w:hAnsi="Arial" w:cs="Arial"/>
                <w:sz w:val="18"/>
                <w:szCs w:val="18"/>
                <w:lang w:eastAsia="zh-CN"/>
              </w:rPr>
            </w:pPr>
            <w:ins w:id="798" w:author="Phatthamon Jantalae" w:date="2022-06-16T16:44:00Z">
              <w:r w:rsidRPr="00DF2BE0">
                <w:rPr>
                  <w:rFonts w:ascii="Arial" w:eastAsia="Times New Roman" w:hAnsi="Arial" w:cs="Arial"/>
                  <w:sz w:val="18"/>
                  <w:szCs w:val="18"/>
                  <w:lang w:eastAsia="ja-JP"/>
                </w:rPr>
                <w:t xml:space="preserve">The </w:t>
              </w:r>
              <w:proofErr w:type="spellStart"/>
              <w:r w:rsidRPr="00DF2BE0">
                <w:rPr>
                  <w:rFonts w:ascii="Arial" w:eastAsia="Times New Roman" w:hAnsi="Arial" w:cs="Arial"/>
                  <w:sz w:val="18"/>
                  <w:szCs w:val="18"/>
                  <w:lang w:eastAsia="ja-JP"/>
                </w:rPr>
                <w:t>phosphogypsum</w:t>
              </w:r>
              <w:proofErr w:type="spellEnd"/>
              <w:r w:rsidRPr="00DF2BE0">
                <w:rPr>
                  <w:rFonts w:ascii="Arial" w:eastAsia="Times New Roman" w:hAnsi="Arial" w:cs="Arial"/>
                  <w:sz w:val="18"/>
                  <w:szCs w:val="18"/>
                  <w:lang w:eastAsia="ja-JP"/>
                </w:rPr>
                <w:t xml:space="preserve"> processing and reuse demo is mainly implemented in the existing </w:t>
              </w:r>
              <w:r w:rsidRPr="00DF2BE0">
                <w:rPr>
                  <w:rFonts w:ascii="Arial" w:hAnsi="Arial" w:cs="Arial"/>
                  <w:sz w:val="18"/>
                  <w:szCs w:val="18"/>
                  <w:lang w:eastAsia="zh-CN"/>
                </w:rPr>
                <w:t>facility</w:t>
              </w:r>
              <w:r w:rsidRPr="00DF2BE0">
                <w:rPr>
                  <w:rFonts w:ascii="Arial" w:eastAsia="Times New Roman" w:hAnsi="Arial" w:cs="Arial"/>
                  <w:sz w:val="18"/>
                  <w:szCs w:val="18"/>
                  <w:lang w:eastAsia="ja-JP"/>
                </w:rPr>
                <w:t xml:space="preserve">. </w:t>
              </w:r>
              <w:proofErr w:type="gramStart"/>
              <w:r w:rsidRPr="00DF2BE0">
                <w:rPr>
                  <w:rFonts w:ascii="Arial" w:hAnsi="Arial" w:cs="Arial"/>
                  <w:sz w:val="18"/>
                  <w:szCs w:val="18"/>
                  <w:lang w:eastAsia="zh-CN"/>
                </w:rPr>
                <w:t>However</w:t>
              </w:r>
              <w:proofErr w:type="gramEnd"/>
            </w:ins>
          </w:p>
        </w:tc>
        <w:tc>
          <w:tcPr>
            <w:tcW w:w="4635" w:type="dxa"/>
            <w:gridSpan w:val="4"/>
          </w:tcPr>
          <w:p w14:paraId="472C4584" w14:textId="77777777" w:rsidR="009E7685" w:rsidRPr="00DF2BE0" w:rsidRDefault="009E7685" w:rsidP="00DF2BE0">
            <w:pPr>
              <w:spacing w:line="240" w:lineRule="auto"/>
              <w:rPr>
                <w:ins w:id="799" w:author="Phatthamon Jantalae" w:date="2022-06-16T16:44:00Z"/>
                <w:rFonts w:ascii="Arial" w:hAnsi="Arial" w:cs="Arial"/>
                <w:sz w:val="18"/>
                <w:szCs w:val="18"/>
                <w:lang w:eastAsia="ja-JP"/>
              </w:rPr>
            </w:pPr>
            <w:ins w:id="800" w:author="Phatthamon Jantalae" w:date="2022-06-16T16:44:00Z">
              <w:r w:rsidRPr="00DF2BE0">
                <w:rPr>
                  <w:rFonts w:ascii="Arial" w:hAnsi="Arial" w:cs="Arial"/>
                  <w:sz w:val="18"/>
                  <w:szCs w:val="18"/>
                  <w:lang w:eastAsia="ja-JP"/>
                </w:rPr>
                <w:t xml:space="preserve">The site-specific ESIAs will include an assessment of historical pollution/legacy issues at demo sites which are being planned for existing facilities. Any historical/legacy pollution issues that are deemed to have on-going environmental concerns will be remediated and managed within the framework of the site-specific ESMPs that are to be developed as well. </w:t>
              </w:r>
            </w:ins>
          </w:p>
        </w:tc>
      </w:tr>
      <w:tr w:rsidR="009E7685" w:rsidRPr="00DF2BE0" w14:paraId="22F46702" w14:textId="77777777" w:rsidTr="00B61ED7">
        <w:trPr>
          <w:ins w:id="801" w:author="Phatthamon Jantalae" w:date="2022-06-16T16:44:00Z"/>
        </w:trPr>
        <w:tc>
          <w:tcPr>
            <w:tcW w:w="3402" w:type="dxa"/>
            <w:gridSpan w:val="2"/>
          </w:tcPr>
          <w:p w14:paraId="5C0BCB7B" w14:textId="77777777" w:rsidR="009E7685" w:rsidRPr="00DF2BE0" w:rsidRDefault="009E7685" w:rsidP="00DF2BE0">
            <w:pPr>
              <w:pStyle w:val="ListParagraph"/>
              <w:ind w:left="164"/>
              <w:contextualSpacing/>
              <w:rPr>
                <w:ins w:id="802" w:author="Phatthamon Jantalae" w:date="2022-06-16T16:44:00Z"/>
                <w:rFonts w:ascii="Arial" w:hAnsi="Arial" w:cs="Arial"/>
                <w:sz w:val="18"/>
                <w:szCs w:val="18"/>
                <w:lang w:eastAsia="ja-JP"/>
              </w:rPr>
            </w:pPr>
            <w:ins w:id="803" w:author="Phatthamon Jantalae" w:date="2022-06-16T16:44:00Z">
              <w:r w:rsidRPr="00DF2BE0">
                <w:rPr>
                  <w:rFonts w:ascii="Arial" w:hAnsi="Arial" w:cs="Arial"/>
                  <w:sz w:val="18"/>
                  <w:szCs w:val="18"/>
                  <w:lang w:eastAsia="ja-JP"/>
                </w:rPr>
                <w:t xml:space="preserve">9. There </w:t>
              </w:r>
              <w:proofErr w:type="gramStart"/>
              <w:r w:rsidRPr="00DF2BE0">
                <w:rPr>
                  <w:rFonts w:ascii="Arial" w:hAnsi="Arial" w:cs="Arial"/>
                  <w:sz w:val="18"/>
                  <w:szCs w:val="18"/>
                  <w:lang w:eastAsia="ja-JP"/>
                </w:rPr>
                <w:t>is  the</w:t>
              </w:r>
              <w:proofErr w:type="gramEnd"/>
              <w:r w:rsidRPr="00DF2BE0">
                <w:rPr>
                  <w:rFonts w:ascii="Arial" w:hAnsi="Arial" w:cs="Arial"/>
                  <w:sz w:val="18"/>
                  <w:szCs w:val="18"/>
                  <w:lang w:eastAsia="ja-JP"/>
                </w:rPr>
                <w:t xml:space="preserve"> possibility, that through some possible changes to the use of lands and resources in the </w:t>
              </w:r>
              <w:proofErr w:type="spellStart"/>
              <w:r w:rsidRPr="00DF2BE0">
                <w:rPr>
                  <w:rFonts w:ascii="Arial" w:eastAsia="Times New Roman" w:hAnsi="Arial" w:cs="Arial"/>
                  <w:sz w:val="18"/>
                  <w:szCs w:val="18"/>
                  <w:lang w:eastAsia="ja-JP"/>
                </w:rPr>
                <w:t>phosphogypsum</w:t>
              </w:r>
              <w:proofErr w:type="spellEnd"/>
              <w:r w:rsidRPr="00DF2BE0">
                <w:rPr>
                  <w:rFonts w:ascii="Arial" w:eastAsia="Times New Roman" w:hAnsi="Arial" w:cs="Arial"/>
                  <w:sz w:val="18"/>
                  <w:szCs w:val="18"/>
                  <w:lang w:eastAsia="ja-JP"/>
                </w:rPr>
                <w:t xml:space="preserve"> processing and reuse demo</w:t>
              </w:r>
              <w:r w:rsidRPr="00DF2BE0">
                <w:rPr>
                  <w:rFonts w:ascii="Arial" w:hAnsi="Arial" w:cs="Arial"/>
                  <w:sz w:val="18"/>
                  <w:szCs w:val="18"/>
                  <w:lang w:eastAsia="ja-JP"/>
                </w:rPr>
                <w:t xml:space="preserve"> outputs of the project, access restrictions/economic displacement may occur as a result of indirect impacts emanating from the project’s interventions. </w:t>
              </w:r>
            </w:ins>
          </w:p>
          <w:p w14:paraId="4B8A25A5" w14:textId="77777777" w:rsidR="009E7685" w:rsidRPr="00DF2BE0" w:rsidRDefault="009E7685" w:rsidP="00DF2BE0">
            <w:pPr>
              <w:pStyle w:val="ListParagraph"/>
              <w:ind w:left="164"/>
              <w:contextualSpacing/>
              <w:rPr>
                <w:ins w:id="804" w:author="Phatthamon Jantalae" w:date="2022-06-16T16:44:00Z"/>
                <w:rFonts w:ascii="Arial" w:hAnsi="Arial" w:cs="Arial"/>
                <w:i/>
                <w:iCs/>
                <w:sz w:val="18"/>
                <w:szCs w:val="18"/>
                <w:lang w:eastAsia="ja-JP"/>
              </w:rPr>
            </w:pPr>
          </w:p>
          <w:p w14:paraId="0DD2FD5E" w14:textId="77777777" w:rsidR="009E7685" w:rsidRPr="00DF2BE0" w:rsidRDefault="009E7685" w:rsidP="00DF2BE0">
            <w:pPr>
              <w:pStyle w:val="ListParagraph"/>
              <w:ind w:left="164"/>
              <w:contextualSpacing/>
              <w:rPr>
                <w:ins w:id="805" w:author="Phatthamon Jantalae" w:date="2022-06-16T16:44:00Z"/>
                <w:rFonts w:ascii="Arial" w:hAnsi="Arial" w:cs="Arial"/>
                <w:sz w:val="18"/>
                <w:szCs w:val="18"/>
                <w:lang w:eastAsia="ja-JP"/>
              </w:rPr>
            </w:pPr>
            <w:ins w:id="806" w:author="Phatthamon Jantalae" w:date="2022-06-16T16:44:00Z">
              <w:r w:rsidRPr="00DF2BE0">
                <w:rPr>
                  <w:rFonts w:ascii="Arial" w:hAnsi="Arial" w:cs="Arial"/>
                  <w:i/>
                  <w:iCs/>
                  <w:sz w:val="18"/>
                  <w:szCs w:val="18"/>
                  <w:lang w:eastAsia="ja-JP"/>
                </w:rPr>
                <w:t>Standard 5: 5.4</w:t>
              </w:r>
            </w:ins>
          </w:p>
          <w:p w14:paraId="724EAB21" w14:textId="77777777" w:rsidR="009E7685" w:rsidRPr="00DF2BE0" w:rsidRDefault="009E7685" w:rsidP="00DF2BE0">
            <w:pPr>
              <w:pStyle w:val="ListParagraph"/>
              <w:ind w:left="164"/>
              <w:contextualSpacing/>
              <w:rPr>
                <w:ins w:id="807" w:author="Phatthamon Jantalae" w:date="2022-06-16T16:44:00Z"/>
                <w:rFonts w:ascii="Arial" w:eastAsia="Times New Roman" w:hAnsi="Arial" w:cs="Arial"/>
                <w:sz w:val="18"/>
                <w:szCs w:val="18"/>
                <w:lang w:eastAsia="ja-JP"/>
              </w:rPr>
            </w:pPr>
          </w:p>
        </w:tc>
        <w:tc>
          <w:tcPr>
            <w:tcW w:w="1276" w:type="dxa"/>
            <w:gridSpan w:val="2"/>
          </w:tcPr>
          <w:p w14:paraId="4F0802BB" w14:textId="77777777" w:rsidR="009E7685" w:rsidRPr="00DF2BE0" w:rsidRDefault="009E7685" w:rsidP="00DF2BE0">
            <w:pPr>
              <w:spacing w:after="0" w:line="240" w:lineRule="auto"/>
              <w:rPr>
                <w:ins w:id="808" w:author="Phatthamon Jantalae" w:date="2022-06-16T16:44:00Z"/>
                <w:rFonts w:ascii="Arial" w:eastAsiaTheme="minorEastAsia" w:hAnsi="Arial" w:cs="Calibri"/>
                <w:sz w:val="18"/>
                <w:szCs w:val="18"/>
                <w:lang w:eastAsia="ja-JP"/>
              </w:rPr>
            </w:pPr>
            <w:ins w:id="809" w:author="Phatthamon Jantalae" w:date="2022-06-16T16:44:00Z">
              <w:r w:rsidRPr="00DF2BE0">
                <w:rPr>
                  <w:rFonts w:ascii="Arial" w:eastAsiaTheme="minorEastAsia" w:hAnsi="Arial" w:cs="Calibri"/>
                  <w:sz w:val="18"/>
                  <w:szCs w:val="18"/>
                  <w:lang w:eastAsia="ja-JP"/>
                </w:rPr>
                <w:t>I-4</w:t>
              </w:r>
            </w:ins>
          </w:p>
          <w:p w14:paraId="015D8F96" w14:textId="77777777" w:rsidR="009E7685" w:rsidRPr="00DF2BE0" w:rsidRDefault="009E7685" w:rsidP="00DF2BE0">
            <w:pPr>
              <w:spacing w:after="0" w:line="240" w:lineRule="auto"/>
              <w:rPr>
                <w:ins w:id="810" w:author="Phatthamon Jantalae" w:date="2022-06-16T16:44:00Z"/>
                <w:rFonts w:ascii="Arial" w:eastAsiaTheme="minorEastAsia" w:hAnsi="Arial" w:cs="Calibri"/>
                <w:sz w:val="18"/>
                <w:szCs w:val="18"/>
                <w:lang w:eastAsia="ja-JP"/>
              </w:rPr>
            </w:pPr>
            <w:ins w:id="811" w:author="Phatthamon Jantalae" w:date="2022-06-16T16:44:00Z">
              <w:r w:rsidRPr="00DF2BE0">
                <w:rPr>
                  <w:rFonts w:ascii="Arial" w:eastAsiaTheme="minorEastAsia" w:hAnsi="Arial" w:cs="Calibri"/>
                  <w:sz w:val="18"/>
                  <w:szCs w:val="18"/>
                  <w:lang w:eastAsia="ja-JP"/>
                </w:rPr>
                <w:t xml:space="preserve">L-2 </w:t>
              </w:r>
            </w:ins>
          </w:p>
        </w:tc>
        <w:tc>
          <w:tcPr>
            <w:tcW w:w="992" w:type="dxa"/>
          </w:tcPr>
          <w:p w14:paraId="7D5A2430" w14:textId="77777777" w:rsidR="009E7685" w:rsidRPr="00DF2BE0" w:rsidRDefault="009E7685" w:rsidP="00DF2BE0">
            <w:pPr>
              <w:spacing w:after="0" w:line="240" w:lineRule="auto"/>
              <w:rPr>
                <w:ins w:id="812" w:author="Phatthamon Jantalae" w:date="2022-06-16T16:44:00Z"/>
                <w:rFonts w:ascii="Arial" w:eastAsiaTheme="minorEastAsia" w:hAnsi="Arial" w:cs="Calibri"/>
                <w:sz w:val="18"/>
                <w:szCs w:val="18"/>
                <w:lang w:eastAsia="ja-JP"/>
              </w:rPr>
            </w:pPr>
            <w:ins w:id="813" w:author="Phatthamon Jantalae" w:date="2022-06-16T16:44:00Z">
              <w:r w:rsidRPr="00DF2BE0">
                <w:rPr>
                  <w:rFonts w:ascii="Arial" w:eastAsiaTheme="minorEastAsia" w:hAnsi="Arial" w:cs="Calibri"/>
                  <w:sz w:val="18"/>
                  <w:szCs w:val="18"/>
                  <w:lang w:eastAsia="ja-JP"/>
                </w:rPr>
                <w:t xml:space="preserve">Moderate </w:t>
              </w:r>
            </w:ins>
          </w:p>
        </w:tc>
        <w:tc>
          <w:tcPr>
            <w:tcW w:w="2835" w:type="dxa"/>
            <w:gridSpan w:val="2"/>
          </w:tcPr>
          <w:p w14:paraId="062B3636" w14:textId="77777777" w:rsidR="009E7685" w:rsidRPr="00DF2BE0" w:rsidRDefault="009E7685" w:rsidP="00DF2BE0">
            <w:pPr>
              <w:spacing w:line="240" w:lineRule="auto"/>
              <w:rPr>
                <w:ins w:id="814" w:author="Phatthamon Jantalae" w:date="2022-06-16T16:44:00Z"/>
                <w:rFonts w:ascii="Arial" w:hAnsi="Arial" w:cs="Arial"/>
                <w:sz w:val="18"/>
                <w:szCs w:val="18"/>
                <w:lang w:eastAsia="zh-CN"/>
              </w:rPr>
            </w:pPr>
            <w:ins w:id="815" w:author="Phatthamon Jantalae" w:date="2022-06-16T16:44:00Z">
              <w:r w:rsidRPr="00DF2BE0">
                <w:rPr>
                  <w:rFonts w:ascii="Arial" w:hAnsi="Arial" w:cs="Arial"/>
                  <w:sz w:val="18"/>
                  <w:szCs w:val="18"/>
                  <w:lang w:eastAsia="zh-CN"/>
                </w:rPr>
                <w:t>The project may in directly lead to changes in land use/tenure status for affected populations.</w:t>
              </w:r>
            </w:ins>
          </w:p>
        </w:tc>
        <w:tc>
          <w:tcPr>
            <w:tcW w:w="4635" w:type="dxa"/>
            <w:gridSpan w:val="4"/>
          </w:tcPr>
          <w:p w14:paraId="42CB5C81" w14:textId="77777777" w:rsidR="009E7685" w:rsidRPr="00DF2BE0" w:rsidRDefault="009E7685" w:rsidP="00DF2BE0">
            <w:pPr>
              <w:spacing w:line="240" w:lineRule="auto"/>
              <w:rPr>
                <w:ins w:id="816" w:author="Phatthamon Jantalae" w:date="2022-06-16T16:44:00Z"/>
                <w:rFonts w:ascii="Arial" w:hAnsi="Arial" w:cs="Arial"/>
                <w:sz w:val="18"/>
                <w:szCs w:val="18"/>
                <w:lang w:eastAsia="ja-JP"/>
              </w:rPr>
            </w:pPr>
            <w:ins w:id="817" w:author="Phatthamon Jantalae" w:date="2022-06-16T16:44:00Z">
              <w:r w:rsidRPr="00DF2BE0">
                <w:rPr>
                  <w:rFonts w:ascii="Arial" w:hAnsi="Arial" w:cs="Arial"/>
                  <w:sz w:val="18"/>
                  <w:szCs w:val="18"/>
                  <w:lang w:eastAsia="ja-JP"/>
                </w:rPr>
                <w:t>Any access restrictions/economic displacement related issues are likely to occur only as an indirect result of project supported activities. However, SES5 related impacts cannot be ruled out at this stage of the project preparation.</w:t>
              </w:r>
            </w:ins>
          </w:p>
          <w:p w14:paraId="76D34B15" w14:textId="77777777" w:rsidR="009E7685" w:rsidRPr="00DF2BE0" w:rsidRDefault="009E7685" w:rsidP="00DF2BE0">
            <w:pPr>
              <w:spacing w:line="240" w:lineRule="auto"/>
              <w:rPr>
                <w:ins w:id="818" w:author="Phatthamon Jantalae" w:date="2022-06-16T16:44:00Z"/>
                <w:rFonts w:ascii="Arial" w:hAnsi="Arial" w:cs="Arial"/>
                <w:sz w:val="18"/>
                <w:szCs w:val="18"/>
                <w:lang w:eastAsia="ja-JP"/>
              </w:rPr>
            </w:pPr>
            <w:ins w:id="819" w:author="Phatthamon Jantalae" w:date="2022-06-16T16:44:00Z">
              <w:r w:rsidRPr="00DF2BE0">
                <w:rPr>
                  <w:rFonts w:ascii="Arial" w:hAnsi="Arial" w:cs="Arial"/>
                  <w:sz w:val="18"/>
                  <w:szCs w:val="18"/>
                  <w:lang w:eastAsia="ja-JP"/>
                </w:rPr>
                <w:t xml:space="preserve">SES5 related risks will be assessed in detail at both a demonstration level (via the conduct of site specific ESIAs) and at a policy/upstream level (through the conduct of the project’s SESA). Any impacts identified shall be managed through the relevant avenues. IF adverse SES5 related impacts are identified, then necessary SES tools may be required to be undertaken (this could include a Livelihood Action Plan, Land Acquisition Action Plan etc.). </w:t>
              </w:r>
            </w:ins>
          </w:p>
        </w:tc>
      </w:tr>
      <w:tr w:rsidR="009E7685" w:rsidRPr="00DF2BE0" w14:paraId="6AEDB1A3" w14:textId="77777777" w:rsidTr="00DF2BE0">
        <w:trPr>
          <w:trHeight w:val="224"/>
          <w:ins w:id="820" w:author="Phatthamon Jantalae" w:date="2022-06-16T16:44:00Z"/>
        </w:trPr>
        <w:tc>
          <w:tcPr>
            <w:tcW w:w="3402" w:type="dxa"/>
            <w:gridSpan w:val="2"/>
            <w:vMerge w:val="restart"/>
          </w:tcPr>
          <w:p w14:paraId="15206D4E" w14:textId="77777777" w:rsidR="009E7685" w:rsidRPr="00DF2BE0" w:rsidRDefault="009E7685" w:rsidP="00B61ED7">
            <w:pPr>
              <w:rPr>
                <w:ins w:id="821" w:author="Phatthamon Jantalae" w:date="2022-06-16T16:44:00Z"/>
                <w:rFonts w:ascii="Arial" w:hAnsi="Arial" w:cs="Arial"/>
                <w:b/>
                <w:sz w:val="18"/>
                <w:szCs w:val="18"/>
                <w:lang w:eastAsia="zh-CN"/>
              </w:rPr>
            </w:pPr>
          </w:p>
        </w:tc>
        <w:tc>
          <w:tcPr>
            <w:tcW w:w="9738" w:type="dxa"/>
            <w:gridSpan w:val="9"/>
            <w:shd w:val="clear" w:color="auto" w:fill="0F243E"/>
          </w:tcPr>
          <w:p w14:paraId="180DF7F2" w14:textId="77777777" w:rsidR="009E7685" w:rsidRPr="00DF2BE0" w:rsidRDefault="009E7685" w:rsidP="00DF2BE0">
            <w:pPr>
              <w:pStyle w:val="ListParagraph"/>
              <w:ind w:left="0"/>
              <w:contextualSpacing/>
              <w:rPr>
                <w:ins w:id="822" w:author="Phatthamon Jantalae" w:date="2022-06-16T16:44:00Z"/>
                <w:rFonts w:ascii="Arial" w:hAnsi="Arial" w:cs="Arial"/>
                <w:b/>
                <w:bCs/>
                <w:sz w:val="18"/>
                <w:szCs w:val="18"/>
              </w:rPr>
            </w:pPr>
            <w:ins w:id="823" w:author="Phatthamon Jantalae" w:date="2022-06-16T16:44:00Z">
              <w:r w:rsidRPr="00DF2BE0">
                <w:rPr>
                  <w:rFonts w:ascii="Arial" w:hAnsi="Arial" w:cs="Arial"/>
                  <w:b/>
                  <w:bCs/>
                  <w:sz w:val="18"/>
                  <w:szCs w:val="18"/>
                  <w:lang w:eastAsia="ja-JP"/>
                </w:rPr>
                <w:t>QUESTION 4: What is the overall project risk categorization?</w:t>
              </w:r>
              <w:r w:rsidRPr="00DF2BE0">
                <w:rPr>
                  <w:rFonts w:ascii="Arial" w:hAnsi="Arial" w:cs="Arial"/>
                  <w:b/>
                  <w:bCs/>
                  <w:sz w:val="18"/>
                  <w:szCs w:val="18"/>
                </w:rPr>
                <w:t xml:space="preserve"> </w:t>
              </w:r>
            </w:ins>
          </w:p>
        </w:tc>
      </w:tr>
      <w:tr w:rsidR="009E7685" w:rsidRPr="00DF2BE0" w14:paraId="37A0B587" w14:textId="77777777" w:rsidTr="00DF2BE0">
        <w:trPr>
          <w:trHeight w:val="144"/>
          <w:ins w:id="824" w:author="Phatthamon Jantalae" w:date="2022-06-16T16:44:00Z"/>
        </w:trPr>
        <w:tc>
          <w:tcPr>
            <w:tcW w:w="3402" w:type="dxa"/>
            <w:gridSpan w:val="2"/>
            <w:vMerge/>
          </w:tcPr>
          <w:p w14:paraId="3BC4B94B" w14:textId="77777777" w:rsidR="009E7685" w:rsidRPr="00DF2BE0" w:rsidRDefault="009E7685" w:rsidP="00B61ED7">
            <w:pPr>
              <w:rPr>
                <w:ins w:id="825" w:author="Phatthamon Jantalae" w:date="2022-06-16T16:44:00Z"/>
                <w:rFonts w:ascii="Arial" w:hAnsi="Arial" w:cs="Arial"/>
                <w:sz w:val="18"/>
                <w:szCs w:val="18"/>
                <w:u w:val="single"/>
              </w:rPr>
            </w:pPr>
          </w:p>
        </w:tc>
        <w:tc>
          <w:tcPr>
            <w:tcW w:w="9738" w:type="dxa"/>
            <w:gridSpan w:val="9"/>
          </w:tcPr>
          <w:p w14:paraId="05054E7D" w14:textId="77777777" w:rsidR="009E7685" w:rsidRPr="00D3325E" w:rsidRDefault="009E7685" w:rsidP="00DF2BE0">
            <w:pPr>
              <w:spacing w:line="240" w:lineRule="auto"/>
              <w:jc w:val="center"/>
              <w:rPr>
                <w:ins w:id="826" w:author="Phatthamon Jantalae" w:date="2022-06-16T16:44:00Z"/>
                <w:rFonts w:ascii="Arial" w:hAnsi="Arial" w:cs="Arial"/>
                <w:b/>
                <w:bCs/>
                <w:sz w:val="18"/>
                <w:szCs w:val="18"/>
                <w:lang w:eastAsia="ja-JP"/>
              </w:rPr>
            </w:pPr>
          </w:p>
        </w:tc>
      </w:tr>
      <w:tr w:rsidR="009E7685" w:rsidRPr="00DF2BE0" w14:paraId="692F5B56" w14:textId="77777777" w:rsidTr="00DF2BE0">
        <w:trPr>
          <w:trHeight w:val="170"/>
          <w:ins w:id="827" w:author="Phatthamon Jantalae" w:date="2022-06-16T16:44:00Z"/>
        </w:trPr>
        <w:tc>
          <w:tcPr>
            <w:tcW w:w="3402" w:type="dxa"/>
            <w:gridSpan w:val="2"/>
            <w:vMerge/>
          </w:tcPr>
          <w:p w14:paraId="2B60C4A6" w14:textId="77777777" w:rsidR="009E7685" w:rsidRPr="00DF2BE0" w:rsidRDefault="009E7685" w:rsidP="00B61ED7">
            <w:pPr>
              <w:rPr>
                <w:ins w:id="828" w:author="Phatthamon Jantalae" w:date="2022-06-16T16:44:00Z"/>
                <w:rFonts w:ascii="Arial" w:hAnsi="Arial" w:cs="Arial"/>
                <w:sz w:val="18"/>
                <w:szCs w:val="18"/>
              </w:rPr>
            </w:pPr>
          </w:p>
        </w:tc>
        <w:tc>
          <w:tcPr>
            <w:tcW w:w="4506" w:type="dxa"/>
            <w:gridSpan w:val="4"/>
            <w:shd w:val="clear" w:color="auto" w:fill="auto"/>
          </w:tcPr>
          <w:p w14:paraId="3A64EE85" w14:textId="77777777" w:rsidR="009E7685" w:rsidRPr="00DF2BE0" w:rsidRDefault="009E7685" w:rsidP="00B61ED7">
            <w:pPr>
              <w:jc w:val="right"/>
              <w:rPr>
                <w:ins w:id="829" w:author="Phatthamon Jantalae" w:date="2022-06-16T16:44:00Z"/>
                <w:rFonts w:ascii="Arial" w:hAnsi="Arial" w:cs="Arial"/>
                <w:b/>
                <w:i/>
                <w:sz w:val="18"/>
                <w:szCs w:val="18"/>
              </w:rPr>
            </w:pPr>
            <w:ins w:id="830" w:author="Phatthamon Jantalae" w:date="2022-06-16T16:44:00Z">
              <w:r w:rsidRPr="00DF2BE0">
                <w:rPr>
                  <w:rFonts w:ascii="Arial" w:hAnsi="Arial" w:cs="Arial"/>
                  <w:b/>
                  <w:i/>
                  <w:sz w:val="18"/>
                  <w:szCs w:val="18"/>
                </w:rPr>
                <w:t>Low Risk</w:t>
              </w:r>
            </w:ins>
          </w:p>
        </w:tc>
        <w:tc>
          <w:tcPr>
            <w:tcW w:w="597" w:type="dxa"/>
          </w:tcPr>
          <w:p w14:paraId="4D1F3277" w14:textId="77777777" w:rsidR="009E7685" w:rsidRPr="00DF2BE0" w:rsidRDefault="009E7685" w:rsidP="00B61ED7">
            <w:pPr>
              <w:ind w:left="-2230" w:firstLine="2230"/>
              <w:rPr>
                <w:ins w:id="831" w:author="Phatthamon Jantalae" w:date="2022-06-16T16:44:00Z"/>
                <w:rFonts w:ascii="Arial" w:hAnsi="Arial" w:cs="Arial"/>
                <w:b/>
                <w:sz w:val="18"/>
                <w:szCs w:val="18"/>
              </w:rPr>
            </w:pPr>
            <w:ins w:id="832" w:author="Phatthamon Jantalae" w:date="2022-06-16T16:44:00Z">
              <w:r w:rsidRPr="00DF2BE0">
                <w:rPr>
                  <w:rFonts w:ascii="Segoe UI Symbol" w:hAnsi="Segoe UI Symbol" w:cs="Segoe UI Symbol"/>
                  <w:b/>
                  <w:sz w:val="18"/>
                  <w:szCs w:val="18"/>
                </w:rPr>
                <w:t>☐</w:t>
              </w:r>
            </w:ins>
          </w:p>
        </w:tc>
        <w:tc>
          <w:tcPr>
            <w:tcW w:w="4635" w:type="dxa"/>
            <w:gridSpan w:val="4"/>
          </w:tcPr>
          <w:p w14:paraId="40DFEA61" w14:textId="77777777" w:rsidR="009E7685" w:rsidRPr="00DF2BE0" w:rsidRDefault="009E7685" w:rsidP="00DF2BE0">
            <w:pPr>
              <w:spacing w:line="240" w:lineRule="auto"/>
              <w:rPr>
                <w:ins w:id="833" w:author="Phatthamon Jantalae" w:date="2022-06-16T16:44:00Z"/>
                <w:rFonts w:ascii="Arial" w:hAnsi="Arial" w:cs="Arial"/>
                <w:b/>
                <w:sz w:val="18"/>
                <w:szCs w:val="18"/>
              </w:rPr>
            </w:pPr>
          </w:p>
        </w:tc>
      </w:tr>
      <w:tr w:rsidR="009E7685" w:rsidRPr="00DF2BE0" w14:paraId="10213EC3" w14:textId="77777777" w:rsidTr="00B61ED7">
        <w:trPr>
          <w:ins w:id="834" w:author="Phatthamon Jantalae" w:date="2022-06-16T16:44:00Z"/>
        </w:trPr>
        <w:tc>
          <w:tcPr>
            <w:tcW w:w="3402" w:type="dxa"/>
            <w:gridSpan w:val="2"/>
            <w:vMerge/>
          </w:tcPr>
          <w:p w14:paraId="58CFD2C0" w14:textId="77777777" w:rsidR="009E7685" w:rsidRPr="00DF2BE0" w:rsidRDefault="009E7685" w:rsidP="00B61ED7">
            <w:pPr>
              <w:rPr>
                <w:ins w:id="835" w:author="Phatthamon Jantalae" w:date="2022-06-16T16:44:00Z"/>
                <w:rFonts w:ascii="Arial" w:hAnsi="Arial" w:cs="Arial"/>
                <w:sz w:val="18"/>
                <w:szCs w:val="18"/>
              </w:rPr>
            </w:pPr>
          </w:p>
        </w:tc>
        <w:tc>
          <w:tcPr>
            <w:tcW w:w="4506" w:type="dxa"/>
            <w:gridSpan w:val="4"/>
            <w:shd w:val="clear" w:color="auto" w:fill="auto"/>
          </w:tcPr>
          <w:p w14:paraId="37D4E7CB" w14:textId="77777777" w:rsidR="009E7685" w:rsidRPr="00DF2BE0" w:rsidRDefault="009E7685" w:rsidP="00B61ED7">
            <w:pPr>
              <w:jc w:val="right"/>
              <w:rPr>
                <w:ins w:id="836" w:author="Phatthamon Jantalae" w:date="2022-06-16T16:44:00Z"/>
                <w:rFonts w:ascii="Arial" w:hAnsi="Arial" w:cs="Arial"/>
                <w:b/>
                <w:i/>
                <w:sz w:val="18"/>
                <w:szCs w:val="18"/>
              </w:rPr>
            </w:pPr>
            <w:ins w:id="837" w:author="Phatthamon Jantalae" w:date="2022-06-16T16:44:00Z">
              <w:r w:rsidRPr="00DF2BE0">
                <w:rPr>
                  <w:rFonts w:ascii="Arial" w:hAnsi="Arial" w:cs="Arial"/>
                  <w:b/>
                  <w:i/>
                  <w:sz w:val="18"/>
                  <w:szCs w:val="18"/>
                </w:rPr>
                <w:t>Moderate Risk</w:t>
              </w:r>
            </w:ins>
          </w:p>
        </w:tc>
        <w:tc>
          <w:tcPr>
            <w:tcW w:w="597" w:type="dxa"/>
          </w:tcPr>
          <w:p w14:paraId="7DCD1AA1" w14:textId="77777777" w:rsidR="009E7685" w:rsidRPr="00DF2BE0" w:rsidRDefault="009E7685" w:rsidP="00B61ED7">
            <w:pPr>
              <w:ind w:left="-2230" w:firstLine="2230"/>
              <w:rPr>
                <w:ins w:id="838" w:author="Phatthamon Jantalae" w:date="2022-06-16T16:44:00Z"/>
                <w:rFonts w:ascii="Arial" w:hAnsi="Arial" w:cs="Arial"/>
                <w:b/>
                <w:sz w:val="18"/>
                <w:szCs w:val="18"/>
              </w:rPr>
            </w:pPr>
            <w:ins w:id="839" w:author="Phatthamon Jantalae" w:date="2022-06-16T16:44:00Z">
              <w:r w:rsidRPr="00DF2BE0">
                <w:rPr>
                  <w:rFonts w:ascii="Segoe UI Symbol" w:hAnsi="Segoe UI Symbol" w:cs="Segoe UI Symbol"/>
                  <w:b/>
                  <w:sz w:val="18"/>
                  <w:szCs w:val="18"/>
                </w:rPr>
                <w:t>☐</w:t>
              </w:r>
            </w:ins>
          </w:p>
        </w:tc>
        <w:tc>
          <w:tcPr>
            <w:tcW w:w="4635" w:type="dxa"/>
            <w:gridSpan w:val="4"/>
          </w:tcPr>
          <w:p w14:paraId="4083820F" w14:textId="77777777" w:rsidR="009E7685" w:rsidRPr="00DF2BE0" w:rsidRDefault="009E7685" w:rsidP="00DF2BE0">
            <w:pPr>
              <w:spacing w:line="240" w:lineRule="auto"/>
              <w:rPr>
                <w:ins w:id="840" w:author="Phatthamon Jantalae" w:date="2022-06-16T16:44:00Z"/>
                <w:rFonts w:ascii="Arial" w:hAnsi="Arial" w:cs="Arial"/>
                <w:sz w:val="18"/>
                <w:szCs w:val="18"/>
              </w:rPr>
            </w:pPr>
          </w:p>
        </w:tc>
      </w:tr>
      <w:tr w:rsidR="009E7685" w:rsidRPr="00DF2BE0" w14:paraId="2E38CC26" w14:textId="77777777" w:rsidTr="00DF2BE0">
        <w:trPr>
          <w:trHeight w:val="287"/>
          <w:ins w:id="841" w:author="Phatthamon Jantalae" w:date="2022-06-16T16:44:00Z"/>
        </w:trPr>
        <w:tc>
          <w:tcPr>
            <w:tcW w:w="3402" w:type="dxa"/>
            <w:gridSpan w:val="2"/>
            <w:vMerge/>
          </w:tcPr>
          <w:p w14:paraId="667172FD" w14:textId="77777777" w:rsidR="009E7685" w:rsidRPr="00DF2BE0" w:rsidRDefault="009E7685" w:rsidP="00B61ED7">
            <w:pPr>
              <w:rPr>
                <w:ins w:id="842" w:author="Phatthamon Jantalae" w:date="2022-06-16T16:44:00Z"/>
                <w:rFonts w:ascii="Arial" w:hAnsi="Arial" w:cs="Arial"/>
                <w:sz w:val="18"/>
                <w:szCs w:val="18"/>
              </w:rPr>
            </w:pPr>
          </w:p>
        </w:tc>
        <w:tc>
          <w:tcPr>
            <w:tcW w:w="4506" w:type="dxa"/>
            <w:gridSpan w:val="4"/>
            <w:shd w:val="clear" w:color="auto" w:fill="auto"/>
          </w:tcPr>
          <w:p w14:paraId="29553DEF" w14:textId="77777777" w:rsidR="009E7685" w:rsidRPr="00DF2BE0" w:rsidRDefault="009E7685" w:rsidP="00B61ED7">
            <w:pPr>
              <w:jc w:val="right"/>
              <w:rPr>
                <w:ins w:id="843" w:author="Phatthamon Jantalae" w:date="2022-06-16T16:44:00Z"/>
                <w:rFonts w:ascii="Arial" w:hAnsi="Arial" w:cs="Arial"/>
                <w:b/>
                <w:i/>
                <w:sz w:val="18"/>
                <w:szCs w:val="18"/>
              </w:rPr>
            </w:pPr>
            <w:ins w:id="844" w:author="Phatthamon Jantalae" w:date="2022-06-16T16:44:00Z">
              <w:r w:rsidRPr="00DF2BE0">
                <w:rPr>
                  <w:rFonts w:ascii="Arial" w:hAnsi="Arial" w:cs="Arial"/>
                  <w:b/>
                  <w:i/>
                  <w:sz w:val="18"/>
                  <w:szCs w:val="18"/>
                </w:rPr>
                <w:t>Substantial Risk</w:t>
              </w:r>
            </w:ins>
          </w:p>
        </w:tc>
        <w:tc>
          <w:tcPr>
            <w:tcW w:w="597" w:type="dxa"/>
          </w:tcPr>
          <w:p w14:paraId="4635D47D" w14:textId="77777777" w:rsidR="009E7685" w:rsidRPr="00DF2BE0" w:rsidRDefault="009E7685" w:rsidP="00B61ED7">
            <w:pPr>
              <w:ind w:left="-2230" w:firstLine="2230"/>
              <w:rPr>
                <w:ins w:id="845" w:author="Phatthamon Jantalae" w:date="2022-06-16T16:44:00Z"/>
                <w:rFonts w:ascii="Arial" w:hAnsi="Arial" w:cs="Arial"/>
                <w:b/>
                <w:sz w:val="18"/>
                <w:szCs w:val="18"/>
              </w:rPr>
            </w:pPr>
            <w:ins w:id="846" w:author="Phatthamon Jantalae" w:date="2022-06-16T16:44:00Z">
              <w:r w:rsidRPr="00DF2BE0">
                <w:rPr>
                  <w:rFonts w:ascii="Segoe UI Symbol" w:hAnsi="Segoe UI Symbol" w:cs="Segoe UI Symbol"/>
                  <w:b/>
                  <w:sz w:val="18"/>
                  <w:szCs w:val="18"/>
                </w:rPr>
                <w:t>☐</w:t>
              </w:r>
            </w:ins>
          </w:p>
        </w:tc>
        <w:tc>
          <w:tcPr>
            <w:tcW w:w="4635" w:type="dxa"/>
            <w:gridSpan w:val="4"/>
          </w:tcPr>
          <w:p w14:paraId="1A259102" w14:textId="77777777" w:rsidR="009E7685" w:rsidRPr="00DF2BE0" w:rsidRDefault="009E7685" w:rsidP="00DF2BE0">
            <w:pPr>
              <w:spacing w:line="240" w:lineRule="auto"/>
              <w:rPr>
                <w:ins w:id="847" w:author="Phatthamon Jantalae" w:date="2022-06-16T16:44:00Z"/>
                <w:rFonts w:ascii="Arial" w:hAnsi="Arial" w:cs="Arial"/>
                <w:b/>
                <w:sz w:val="18"/>
                <w:szCs w:val="18"/>
              </w:rPr>
            </w:pPr>
          </w:p>
        </w:tc>
      </w:tr>
      <w:tr w:rsidR="009E7685" w:rsidRPr="00DF2BE0" w14:paraId="01586E82" w14:textId="77777777" w:rsidTr="00B61ED7">
        <w:trPr>
          <w:ins w:id="848" w:author="Phatthamon Jantalae" w:date="2022-06-16T16:44:00Z"/>
        </w:trPr>
        <w:tc>
          <w:tcPr>
            <w:tcW w:w="3402" w:type="dxa"/>
            <w:gridSpan w:val="2"/>
            <w:vMerge/>
          </w:tcPr>
          <w:p w14:paraId="53FCA026" w14:textId="77777777" w:rsidR="009E7685" w:rsidRPr="00DF2BE0" w:rsidRDefault="009E7685" w:rsidP="00B61ED7">
            <w:pPr>
              <w:rPr>
                <w:ins w:id="849" w:author="Phatthamon Jantalae" w:date="2022-06-16T16:44:00Z"/>
                <w:rFonts w:ascii="Arial" w:hAnsi="Arial" w:cs="Arial"/>
                <w:sz w:val="18"/>
                <w:szCs w:val="18"/>
              </w:rPr>
            </w:pPr>
          </w:p>
        </w:tc>
        <w:tc>
          <w:tcPr>
            <w:tcW w:w="4506" w:type="dxa"/>
            <w:gridSpan w:val="4"/>
            <w:shd w:val="clear" w:color="auto" w:fill="auto"/>
          </w:tcPr>
          <w:p w14:paraId="1D98C38C" w14:textId="77777777" w:rsidR="009E7685" w:rsidRPr="00DF2BE0" w:rsidRDefault="009E7685" w:rsidP="00B61ED7">
            <w:pPr>
              <w:jc w:val="right"/>
              <w:rPr>
                <w:ins w:id="850" w:author="Phatthamon Jantalae" w:date="2022-06-16T16:44:00Z"/>
                <w:rFonts w:ascii="Arial" w:hAnsi="Arial" w:cs="Arial"/>
                <w:b/>
                <w:i/>
                <w:sz w:val="18"/>
                <w:szCs w:val="18"/>
              </w:rPr>
            </w:pPr>
            <w:ins w:id="851" w:author="Phatthamon Jantalae" w:date="2022-06-16T16:44:00Z">
              <w:r w:rsidRPr="00DF2BE0">
                <w:rPr>
                  <w:rFonts w:ascii="Arial" w:hAnsi="Arial" w:cs="Arial"/>
                  <w:b/>
                  <w:i/>
                  <w:sz w:val="18"/>
                  <w:szCs w:val="18"/>
                </w:rPr>
                <w:t>High Risk</w:t>
              </w:r>
            </w:ins>
          </w:p>
        </w:tc>
        <w:tc>
          <w:tcPr>
            <w:tcW w:w="597" w:type="dxa"/>
          </w:tcPr>
          <w:p w14:paraId="0892A15D" w14:textId="77777777" w:rsidR="009E7685" w:rsidRPr="00DF2BE0" w:rsidRDefault="009E7685" w:rsidP="00D3325E">
            <w:pPr>
              <w:tabs>
                <w:tab w:val="left" w:pos="360"/>
              </w:tabs>
              <w:spacing w:after="0" w:line="240" w:lineRule="auto"/>
              <w:rPr>
                <w:ins w:id="852" w:author="Phatthamon Jantalae" w:date="2022-06-16T16:44:00Z"/>
                <w:rFonts w:ascii="Arial" w:hAnsi="Arial" w:cs="Arial"/>
                <w:b/>
                <w:sz w:val="18"/>
                <w:szCs w:val="18"/>
              </w:rPr>
            </w:pPr>
            <w:ins w:id="853"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7C45158B" w14:textId="77777777" w:rsidR="009E7685" w:rsidRPr="00D3325E" w:rsidRDefault="009E7685" w:rsidP="00D3325E">
            <w:pPr>
              <w:pStyle w:val="ListParagraph"/>
              <w:ind w:left="0"/>
              <w:contextualSpacing/>
              <w:rPr>
                <w:ins w:id="854" w:author="Phatthamon Jantalae" w:date="2022-06-16T16:44:00Z"/>
                <w:rFonts w:ascii="Arial" w:hAnsi="Arial" w:cs="Arial"/>
                <w:b/>
                <w:sz w:val="18"/>
                <w:szCs w:val="18"/>
              </w:rPr>
            </w:pPr>
            <w:ins w:id="855" w:author="Phatthamon Jantalae" w:date="2022-06-16T16:44:00Z">
              <w:r w:rsidRPr="00D3325E">
                <w:rPr>
                  <w:rFonts w:ascii="Arial" w:hAnsi="Arial" w:cs="Arial"/>
                  <w:sz w:val="18"/>
                  <w:szCs w:val="18"/>
                  <w:lang w:eastAsia="ja-JP"/>
                </w:rPr>
                <w:t>The overall risk is High. An ESMF has been prepared during the PPG stage to ensure that the necessary steps are taken to assess and manage both (</w:t>
              </w:r>
              <w:proofErr w:type="spellStart"/>
              <w:r w:rsidRPr="00D3325E">
                <w:rPr>
                  <w:rFonts w:ascii="Arial" w:hAnsi="Arial" w:cs="Arial"/>
                  <w:sz w:val="18"/>
                  <w:szCs w:val="18"/>
                  <w:lang w:eastAsia="ja-JP"/>
                </w:rPr>
                <w:t>i</w:t>
              </w:r>
              <w:proofErr w:type="spellEnd"/>
              <w:r w:rsidRPr="00D3325E">
                <w:rPr>
                  <w:rFonts w:ascii="Arial" w:hAnsi="Arial" w:cs="Arial"/>
                  <w:sz w:val="18"/>
                  <w:szCs w:val="18"/>
                  <w:lang w:eastAsia="ja-JP"/>
                </w:rPr>
                <w:t>) the site-specific risks during implementation (during which site-specific assessments and management plans will be required), and (ii) upstream/policy-level interventions that may result in adverse impacts (including cumulative impacts) through the conduct of a SESA.</w:t>
              </w:r>
              <w:r w:rsidRPr="00D3325E">
                <w:rPr>
                  <w:rFonts w:ascii="Arial" w:hAnsi="Arial" w:cs="Arial"/>
                  <w:sz w:val="18"/>
                  <w:szCs w:val="18"/>
                </w:rPr>
                <w:t xml:space="preserve"> </w:t>
              </w:r>
            </w:ins>
          </w:p>
        </w:tc>
      </w:tr>
      <w:tr w:rsidR="009E7685" w:rsidRPr="00DF2BE0" w14:paraId="110CC1FD" w14:textId="77777777" w:rsidTr="00DF2BE0">
        <w:trPr>
          <w:trHeight w:val="557"/>
          <w:ins w:id="856" w:author="Phatthamon Jantalae" w:date="2022-06-16T16:44:00Z"/>
        </w:trPr>
        <w:tc>
          <w:tcPr>
            <w:tcW w:w="3402" w:type="dxa"/>
            <w:gridSpan w:val="2"/>
            <w:vMerge w:val="restart"/>
            <w:shd w:val="clear" w:color="auto" w:fill="FFFFFF" w:themeFill="background1"/>
          </w:tcPr>
          <w:p w14:paraId="38943231" w14:textId="77777777" w:rsidR="009E7685" w:rsidRPr="00DF2BE0" w:rsidRDefault="009E7685" w:rsidP="00B61ED7">
            <w:pPr>
              <w:ind w:hanging="18"/>
              <w:rPr>
                <w:ins w:id="857" w:author="Phatthamon Jantalae" w:date="2022-06-16T16:44:00Z"/>
                <w:rFonts w:ascii="Arial" w:hAnsi="Arial" w:cs="Arial"/>
                <w:b/>
                <w:sz w:val="18"/>
                <w:szCs w:val="18"/>
              </w:rPr>
            </w:pPr>
            <w:ins w:id="858" w:author="Phatthamon Jantalae" w:date="2022-06-16T16:44:00Z">
              <w:r w:rsidRPr="00DF2BE0">
                <w:rPr>
                  <w:rFonts w:ascii="Arial" w:hAnsi="Arial" w:cs="Arial"/>
                  <w:b/>
                  <w:sz w:val="18"/>
                  <w:szCs w:val="18"/>
                </w:rPr>
                <w:t xml:space="preserve"> </w:t>
              </w:r>
            </w:ins>
          </w:p>
        </w:tc>
        <w:tc>
          <w:tcPr>
            <w:tcW w:w="9738" w:type="dxa"/>
            <w:gridSpan w:val="9"/>
            <w:shd w:val="clear" w:color="auto" w:fill="0F243E"/>
            <w:vAlign w:val="center"/>
          </w:tcPr>
          <w:p w14:paraId="285647C9" w14:textId="77777777" w:rsidR="009E7685" w:rsidRPr="00DF2BE0" w:rsidRDefault="009E7685" w:rsidP="00D3325E">
            <w:pPr>
              <w:pStyle w:val="ListParagraph"/>
              <w:ind w:left="0"/>
              <w:contextualSpacing/>
              <w:jc w:val="center"/>
              <w:rPr>
                <w:ins w:id="859" w:author="Phatthamon Jantalae" w:date="2022-06-16T16:44:00Z"/>
                <w:rFonts w:ascii="Arial" w:hAnsi="Arial" w:cs="Arial"/>
                <w:b/>
                <w:sz w:val="18"/>
                <w:szCs w:val="18"/>
              </w:rPr>
            </w:pPr>
            <w:ins w:id="860" w:author="Phatthamon Jantalae" w:date="2022-06-16T16:44:00Z">
              <w:r w:rsidRPr="00D3325E">
                <w:rPr>
                  <w:rFonts w:ascii="Arial" w:hAnsi="Arial" w:cs="Arial"/>
                  <w:b/>
                  <w:bCs/>
                  <w:sz w:val="18"/>
                  <w:szCs w:val="18"/>
                  <w:lang w:eastAsia="ja-JP"/>
                </w:rPr>
                <w:t>QUESTION 5: Based on the identified risks and risk categorization, what requirements of the SES are triggered? (</w:t>
              </w:r>
              <w:proofErr w:type="gramStart"/>
              <w:r w:rsidRPr="00D3325E">
                <w:rPr>
                  <w:rFonts w:ascii="Arial" w:hAnsi="Arial" w:cs="Arial"/>
                  <w:b/>
                  <w:bCs/>
                  <w:sz w:val="18"/>
                  <w:szCs w:val="18"/>
                  <w:lang w:eastAsia="ja-JP"/>
                </w:rPr>
                <w:t>check</w:t>
              </w:r>
              <w:proofErr w:type="gramEnd"/>
              <w:r w:rsidRPr="00D3325E">
                <w:rPr>
                  <w:rFonts w:ascii="Arial" w:hAnsi="Arial" w:cs="Arial"/>
                  <w:b/>
                  <w:bCs/>
                  <w:sz w:val="18"/>
                  <w:szCs w:val="18"/>
                  <w:lang w:eastAsia="ja-JP"/>
                </w:rPr>
                <w:t xml:space="preserve"> all that apply)</w:t>
              </w:r>
            </w:ins>
          </w:p>
        </w:tc>
      </w:tr>
      <w:tr w:rsidR="009E7685" w:rsidRPr="00DF2BE0" w14:paraId="105119D5" w14:textId="77777777" w:rsidTr="00D3325E">
        <w:trPr>
          <w:trHeight w:val="251"/>
          <w:ins w:id="861" w:author="Phatthamon Jantalae" w:date="2022-06-16T16:44:00Z"/>
        </w:trPr>
        <w:tc>
          <w:tcPr>
            <w:tcW w:w="3402" w:type="dxa"/>
            <w:gridSpan w:val="2"/>
            <w:vMerge/>
          </w:tcPr>
          <w:p w14:paraId="317AC3D4" w14:textId="77777777" w:rsidR="009E7685" w:rsidRPr="00DF2BE0" w:rsidRDefault="009E7685" w:rsidP="00B61ED7">
            <w:pPr>
              <w:rPr>
                <w:ins w:id="862" w:author="Phatthamon Jantalae" w:date="2022-06-16T16:44:00Z"/>
                <w:rFonts w:ascii="Arial" w:hAnsi="Arial" w:cs="Arial"/>
                <w:sz w:val="18"/>
                <w:szCs w:val="18"/>
                <w:u w:val="single"/>
              </w:rPr>
            </w:pPr>
          </w:p>
        </w:tc>
        <w:tc>
          <w:tcPr>
            <w:tcW w:w="9738" w:type="dxa"/>
            <w:gridSpan w:val="9"/>
          </w:tcPr>
          <w:p w14:paraId="4DB76957" w14:textId="77777777" w:rsidR="009E7685" w:rsidRPr="00D3325E" w:rsidRDefault="009E7685" w:rsidP="00DF2BE0">
            <w:pPr>
              <w:tabs>
                <w:tab w:val="left" w:pos="360"/>
              </w:tabs>
              <w:spacing w:line="240" w:lineRule="auto"/>
              <w:rPr>
                <w:ins w:id="863" w:author="Phatthamon Jantalae" w:date="2022-06-16T16:44:00Z"/>
                <w:rFonts w:ascii="Arial" w:hAnsi="Arial" w:cs="Arial"/>
                <w:sz w:val="18"/>
                <w:szCs w:val="18"/>
              </w:rPr>
            </w:pPr>
            <w:ins w:id="864" w:author="Phatthamon Jantalae" w:date="2022-06-16T16:44:00Z">
              <w:r w:rsidRPr="00D3325E">
                <w:rPr>
                  <w:rFonts w:ascii="Arial" w:hAnsi="Arial" w:cs="Arial"/>
                  <w:sz w:val="18"/>
                  <w:szCs w:val="18"/>
                  <w:lang w:eastAsia="ja-JP"/>
                </w:rPr>
                <w:t xml:space="preserve">Question only required for Moderate, Substantial and </w:t>
              </w:r>
              <w:proofErr w:type="gramStart"/>
              <w:r w:rsidRPr="00D3325E">
                <w:rPr>
                  <w:rFonts w:ascii="Arial" w:hAnsi="Arial" w:cs="Arial"/>
                  <w:sz w:val="18"/>
                  <w:szCs w:val="18"/>
                  <w:lang w:eastAsia="ja-JP"/>
                </w:rPr>
                <w:t>High Risk</w:t>
              </w:r>
              <w:proofErr w:type="gramEnd"/>
              <w:r w:rsidRPr="00D3325E">
                <w:rPr>
                  <w:rFonts w:ascii="Arial" w:hAnsi="Arial" w:cs="Arial"/>
                  <w:sz w:val="18"/>
                  <w:szCs w:val="18"/>
                  <w:lang w:eastAsia="ja-JP"/>
                </w:rPr>
                <w:t xml:space="preserve"> projects</w:t>
              </w:r>
              <w:r w:rsidRPr="00D3325E">
                <w:rPr>
                  <w:rFonts w:ascii="Arial" w:hAnsi="Arial" w:cs="Arial"/>
                  <w:sz w:val="18"/>
                  <w:szCs w:val="18"/>
                </w:rPr>
                <w:t xml:space="preserve"> </w:t>
              </w:r>
            </w:ins>
          </w:p>
        </w:tc>
      </w:tr>
      <w:tr w:rsidR="009E7685" w:rsidRPr="00DF2BE0" w14:paraId="3365C2EB" w14:textId="77777777" w:rsidTr="00DF2BE0">
        <w:trPr>
          <w:trHeight w:val="593"/>
          <w:ins w:id="865" w:author="Phatthamon Jantalae" w:date="2022-06-16T16:44:00Z"/>
        </w:trPr>
        <w:tc>
          <w:tcPr>
            <w:tcW w:w="3402" w:type="dxa"/>
            <w:gridSpan w:val="2"/>
            <w:vMerge/>
          </w:tcPr>
          <w:p w14:paraId="1258B116" w14:textId="77777777" w:rsidR="009E7685" w:rsidRPr="00DF2BE0" w:rsidRDefault="009E7685" w:rsidP="00B61ED7">
            <w:pPr>
              <w:rPr>
                <w:ins w:id="866" w:author="Phatthamon Jantalae" w:date="2022-06-16T16:44:00Z"/>
                <w:rFonts w:ascii="Arial" w:hAnsi="Arial" w:cs="Arial"/>
                <w:sz w:val="18"/>
                <w:szCs w:val="18"/>
                <w:u w:val="single"/>
              </w:rPr>
            </w:pPr>
          </w:p>
        </w:tc>
        <w:tc>
          <w:tcPr>
            <w:tcW w:w="4506" w:type="dxa"/>
            <w:gridSpan w:val="4"/>
            <w:vAlign w:val="center"/>
          </w:tcPr>
          <w:p w14:paraId="6F8E4F03" w14:textId="77777777" w:rsidR="009E7685" w:rsidRPr="00D3325E" w:rsidRDefault="009E7685" w:rsidP="00DF2BE0">
            <w:pPr>
              <w:tabs>
                <w:tab w:val="left" w:pos="360"/>
              </w:tabs>
              <w:spacing w:line="240" w:lineRule="auto"/>
              <w:rPr>
                <w:ins w:id="867" w:author="Phatthamon Jantalae" w:date="2022-06-16T16:44:00Z"/>
                <w:rFonts w:ascii="Arial" w:hAnsi="Arial" w:cs="Arial"/>
                <w:b/>
                <w:bCs/>
                <w:i/>
                <w:iCs/>
                <w:sz w:val="18"/>
                <w:szCs w:val="18"/>
                <w:u w:val="single"/>
                <w:lang w:eastAsia="ja-JP"/>
              </w:rPr>
            </w:pPr>
            <w:ins w:id="868" w:author="Phatthamon Jantalae" w:date="2022-06-16T16:44:00Z">
              <w:r w:rsidRPr="00D3325E">
                <w:rPr>
                  <w:rFonts w:ascii="Arial" w:hAnsi="Arial" w:cs="Arial"/>
                  <w:b/>
                  <w:bCs/>
                  <w:i/>
                  <w:iCs/>
                  <w:sz w:val="18"/>
                  <w:szCs w:val="18"/>
                  <w:u w:val="single"/>
                  <w:lang w:eastAsia="ja-JP"/>
                </w:rPr>
                <w:t>Is assessment required? (</w:t>
              </w:r>
              <w:proofErr w:type="gramStart"/>
              <w:r w:rsidRPr="00D3325E">
                <w:rPr>
                  <w:rFonts w:ascii="Arial" w:hAnsi="Arial" w:cs="Arial"/>
                  <w:b/>
                  <w:bCs/>
                  <w:i/>
                  <w:iCs/>
                  <w:sz w:val="18"/>
                  <w:szCs w:val="18"/>
                  <w:u w:val="single"/>
                  <w:lang w:eastAsia="ja-JP"/>
                </w:rPr>
                <w:t>check</w:t>
              </w:r>
              <w:proofErr w:type="gramEnd"/>
              <w:r w:rsidRPr="00D3325E">
                <w:rPr>
                  <w:rFonts w:ascii="Arial" w:hAnsi="Arial" w:cs="Arial"/>
                  <w:b/>
                  <w:bCs/>
                  <w:i/>
                  <w:iCs/>
                  <w:sz w:val="18"/>
                  <w:szCs w:val="18"/>
                  <w:u w:val="single"/>
                  <w:lang w:eastAsia="ja-JP"/>
                </w:rPr>
                <w:t xml:space="preserve"> if “yes”)</w:t>
              </w:r>
            </w:ins>
          </w:p>
        </w:tc>
        <w:tc>
          <w:tcPr>
            <w:tcW w:w="597" w:type="dxa"/>
            <w:vAlign w:val="center"/>
          </w:tcPr>
          <w:p w14:paraId="417A24DE" w14:textId="77777777" w:rsidR="009E7685" w:rsidRPr="00D3325E" w:rsidRDefault="009E7685" w:rsidP="00D3325E">
            <w:pPr>
              <w:tabs>
                <w:tab w:val="left" w:pos="360"/>
              </w:tabs>
              <w:spacing w:after="0" w:line="240" w:lineRule="auto"/>
              <w:rPr>
                <w:ins w:id="869" w:author="Phatthamon Jantalae" w:date="2022-06-16T16:44:00Z"/>
                <w:rFonts w:ascii="Arial" w:hAnsi="Arial" w:cs="Arial"/>
                <w:b/>
                <w:sz w:val="18"/>
                <w:szCs w:val="18"/>
                <w:u w:val="single"/>
              </w:rPr>
            </w:pPr>
            <w:ins w:id="870" w:author="Phatthamon Jantalae" w:date="2022-06-16T16:44:00Z">
              <w:r w:rsidRPr="00D3325E">
                <w:rPr>
                  <w:rFonts w:ascii="DejaVu Sans" w:eastAsiaTheme="minorEastAsia" w:hAnsi="DejaVu Sans" w:cs="DejaVu Sans"/>
                  <w:b/>
                  <w:sz w:val="18"/>
                  <w:szCs w:val="20"/>
                  <w:lang w:eastAsia="ja-JP"/>
                </w:rPr>
                <w:t>√</w:t>
              </w:r>
            </w:ins>
          </w:p>
        </w:tc>
        <w:tc>
          <w:tcPr>
            <w:tcW w:w="307" w:type="dxa"/>
          </w:tcPr>
          <w:p w14:paraId="05E53F61" w14:textId="77777777" w:rsidR="009E7685" w:rsidRPr="00D3325E" w:rsidRDefault="009E7685" w:rsidP="00DF2BE0">
            <w:pPr>
              <w:tabs>
                <w:tab w:val="left" w:pos="360"/>
              </w:tabs>
              <w:spacing w:line="240" w:lineRule="auto"/>
              <w:rPr>
                <w:ins w:id="871" w:author="Phatthamon Jantalae" w:date="2022-06-16T16:44:00Z"/>
                <w:rFonts w:ascii="Arial" w:hAnsi="Arial" w:cs="Arial"/>
                <w:b/>
                <w:i/>
                <w:sz w:val="18"/>
                <w:szCs w:val="18"/>
              </w:rPr>
            </w:pPr>
          </w:p>
        </w:tc>
        <w:tc>
          <w:tcPr>
            <w:tcW w:w="2968" w:type="dxa"/>
            <w:gridSpan w:val="2"/>
          </w:tcPr>
          <w:p w14:paraId="46BD20D6" w14:textId="77777777" w:rsidR="009E7685" w:rsidRPr="00DF2BE0" w:rsidRDefault="009E7685" w:rsidP="00DF2BE0">
            <w:pPr>
              <w:tabs>
                <w:tab w:val="left" w:pos="360"/>
              </w:tabs>
              <w:spacing w:line="240" w:lineRule="auto"/>
              <w:rPr>
                <w:ins w:id="872" w:author="Phatthamon Jantalae" w:date="2022-06-16T16:44:00Z"/>
                <w:rFonts w:ascii="Arial" w:hAnsi="Arial" w:cs="Arial"/>
                <w:b/>
                <w:i/>
                <w:sz w:val="18"/>
                <w:szCs w:val="18"/>
              </w:rPr>
            </w:pPr>
          </w:p>
        </w:tc>
        <w:tc>
          <w:tcPr>
            <w:tcW w:w="1360" w:type="dxa"/>
          </w:tcPr>
          <w:p w14:paraId="60A19F36" w14:textId="77777777" w:rsidR="009E7685" w:rsidRPr="00D3325E" w:rsidRDefault="009E7685" w:rsidP="00DF2BE0">
            <w:pPr>
              <w:tabs>
                <w:tab w:val="left" w:pos="360"/>
              </w:tabs>
              <w:spacing w:line="240" w:lineRule="auto"/>
              <w:rPr>
                <w:ins w:id="873" w:author="Phatthamon Jantalae" w:date="2022-06-16T16:44:00Z"/>
                <w:rFonts w:ascii="Arial" w:hAnsi="Arial" w:cs="Arial"/>
                <w:b/>
                <w:bCs/>
                <w:i/>
                <w:iCs/>
                <w:sz w:val="18"/>
                <w:szCs w:val="18"/>
              </w:rPr>
            </w:pPr>
            <w:ins w:id="874" w:author="Phatthamon Jantalae" w:date="2022-06-16T16:44:00Z">
              <w:r w:rsidRPr="00D3325E">
                <w:rPr>
                  <w:rFonts w:ascii="Arial" w:hAnsi="Arial" w:cs="Arial"/>
                  <w:b/>
                  <w:bCs/>
                  <w:i/>
                  <w:iCs/>
                  <w:sz w:val="18"/>
                  <w:szCs w:val="18"/>
                  <w:lang w:eastAsia="ja-JP"/>
                </w:rPr>
                <w:t>Status? (</w:t>
              </w:r>
              <w:proofErr w:type="gramStart"/>
              <w:r w:rsidRPr="00D3325E">
                <w:rPr>
                  <w:rFonts w:ascii="Arial" w:hAnsi="Arial" w:cs="Arial"/>
                  <w:b/>
                  <w:bCs/>
                  <w:i/>
                  <w:iCs/>
                  <w:sz w:val="18"/>
                  <w:szCs w:val="18"/>
                  <w:lang w:eastAsia="ja-JP"/>
                </w:rPr>
                <w:t>completed</w:t>
              </w:r>
              <w:proofErr w:type="gramEnd"/>
              <w:r w:rsidRPr="00D3325E">
                <w:rPr>
                  <w:rFonts w:ascii="Arial" w:hAnsi="Arial" w:cs="Arial"/>
                  <w:b/>
                  <w:bCs/>
                  <w:i/>
                  <w:iCs/>
                  <w:sz w:val="18"/>
                  <w:szCs w:val="18"/>
                  <w:lang w:eastAsia="ja-JP"/>
                </w:rPr>
                <w:t>, planned)</w:t>
              </w:r>
            </w:ins>
          </w:p>
        </w:tc>
      </w:tr>
      <w:tr w:rsidR="009E7685" w:rsidRPr="00DF2BE0" w14:paraId="51050095" w14:textId="77777777" w:rsidTr="00B61ED7">
        <w:trPr>
          <w:ins w:id="875" w:author="Phatthamon Jantalae" w:date="2022-06-16T16:44:00Z"/>
        </w:trPr>
        <w:tc>
          <w:tcPr>
            <w:tcW w:w="3402" w:type="dxa"/>
            <w:gridSpan w:val="2"/>
            <w:vMerge/>
          </w:tcPr>
          <w:p w14:paraId="61F38537" w14:textId="77777777" w:rsidR="009E7685" w:rsidRPr="00DF2BE0" w:rsidRDefault="009E7685" w:rsidP="00B61ED7">
            <w:pPr>
              <w:tabs>
                <w:tab w:val="left" w:pos="270"/>
              </w:tabs>
              <w:ind w:left="270" w:hanging="270"/>
              <w:rPr>
                <w:ins w:id="876" w:author="Phatthamon Jantalae" w:date="2022-06-16T16:44:00Z"/>
                <w:rFonts w:ascii="Arial" w:hAnsi="Arial" w:cs="Arial"/>
                <w:sz w:val="18"/>
                <w:szCs w:val="18"/>
              </w:rPr>
            </w:pPr>
          </w:p>
        </w:tc>
        <w:tc>
          <w:tcPr>
            <w:tcW w:w="4506" w:type="dxa"/>
            <w:gridSpan w:val="4"/>
            <w:vMerge w:val="restart"/>
            <w:shd w:val="clear" w:color="auto" w:fill="auto"/>
          </w:tcPr>
          <w:p w14:paraId="564A72A2" w14:textId="77777777" w:rsidR="009E7685" w:rsidRPr="00DF2BE0" w:rsidRDefault="009E7685" w:rsidP="00DF2BE0">
            <w:pPr>
              <w:tabs>
                <w:tab w:val="left" w:pos="270"/>
              </w:tabs>
              <w:spacing w:line="240" w:lineRule="auto"/>
              <w:jc w:val="right"/>
              <w:rPr>
                <w:ins w:id="877" w:author="Phatthamon Jantalae" w:date="2022-06-16T16:44:00Z"/>
                <w:rFonts w:ascii="Arial" w:hAnsi="Arial" w:cs="Arial"/>
                <w:i/>
                <w:color w:val="000000"/>
                <w:sz w:val="18"/>
                <w:szCs w:val="18"/>
              </w:rPr>
            </w:pPr>
            <w:ins w:id="878" w:author="Phatthamon Jantalae" w:date="2022-06-16T16:44:00Z">
              <w:r w:rsidRPr="00DF2BE0">
                <w:rPr>
                  <w:rFonts w:ascii="Arial" w:hAnsi="Arial" w:cs="Arial"/>
                  <w:i/>
                  <w:color w:val="000000"/>
                  <w:sz w:val="18"/>
                  <w:szCs w:val="18"/>
                </w:rPr>
                <w:t>if yes, indicate overall type and status</w:t>
              </w:r>
            </w:ins>
          </w:p>
        </w:tc>
        <w:tc>
          <w:tcPr>
            <w:tcW w:w="597" w:type="dxa"/>
            <w:vAlign w:val="center"/>
          </w:tcPr>
          <w:p w14:paraId="011CA106" w14:textId="77777777" w:rsidR="009E7685" w:rsidRPr="00D3325E" w:rsidDel="00E47BCB" w:rsidRDefault="009E7685" w:rsidP="00DF2BE0">
            <w:pPr>
              <w:tabs>
                <w:tab w:val="left" w:pos="360"/>
              </w:tabs>
              <w:spacing w:line="240" w:lineRule="auto"/>
              <w:rPr>
                <w:ins w:id="879" w:author="Phatthamon Jantalae" w:date="2022-06-16T16:44:00Z"/>
                <w:rFonts w:ascii="Arial" w:hAnsi="Arial" w:cs="Arial"/>
                <w:b/>
                <w:sz w:val="18"/>
                <w:szCs w:val="18"/>
              </w:rPr>
            </w:pPr>
          </w:p>
        </w:tc>
        <w:tc>
          <w:tcPr>
            <w:tcW w:w="307" w:type="dxa"/>
          </w:tcPr>
          <w:p w14:paraId="425A136F" w14:textId="77777777" w:rsidR="009E7685" w:rsidRPr="00D3325E" w:rsidRDefault="009E7685" w:rsidP="00D3325E">
            <w:pPr>
              <w:tabs>
                <w:tab w:val="left" w:pos="360"/>
              </w:tabs>
              <w:spacing w:after="0" w:line="240" w:lineRule="auto"/>
              <w:rPr>
                <w:ins w:id="880" w:author="Phatthamon Jantalae" w:date="2022-06-16T16:44:00Z"/>
                <w:rFonts w:ascii="DejaVu Sans" w:eastAsiaTheme="minorEastAsia" w:hAnsi="DejaVu Sans" w:cs="DejaVu Sans"/>
                <w:b/>
                <w:sz w:val="18"/>
                <w:szCs w:val="20"/>
                <w:lang w:eastAsia="ja-JP"/>
              </w:rPr>
            </w:pPr>
            <w:ins w:id="881"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14A86245" w14:textId="77777777" w:rsidR="009E7685" w:rsidRPr="00DF2BE0" w:rsidRDefault="009E7685" w:rsidP="00DF2BE0">
            <w:pPr>
              <w:tabs>
                <w:tab w:val="left" w:pos="360"/>
              </w:tabs>
              <w:spacing w:line="240" w:lineRule="auto"/>
              <w:rPr>
                <w:ins w:id="882" w:author="Phatthamon Jantalae" w:date="2022-06-16T16:44:00Z"/>
                <w:rFonts w:ascii="Arial" w:hAnsi="Arial" w:cs="Arial"/>
                <w:sz w:val="18"/>
                <w:szCs w:val="18"/>
              </w:rPr>
            </w:pPr>
            <w:ins w:id="883" w:author="Phatthamon Jantalae" w:date="2022-06-16T16:44:00Z">
              <w:r w:rsidRPr="00DF2BE0">
                <w:rPr>
                  <w:rFonts w:ascii="Arial" w:hAnsi="Arial" w:cs="Arial"/>
                  <w:sz w:val="18"/>
                  <w:szCs w:val="18"/>
                </w:rPr>
                <w:t>Targeted assessment(s)</w:t>
              </w:r>
              <w:r w:rsidRPr="00DF2BE0" w:rsidDel="00ED7190">
                <w:rPr>
                  <w:rFonts w:ascii="Arial" w:hAnsi="Arial" w:cs="Arial"/>
                  <w:sz w:val="18"/>
                  <w:szCs w:val="18"/>
                </w:rPr>
                <w:t xml:space="preserve"> </w:t>
              </w:r>
            </w:ins>
          </w:p>
        </w:tc>
        <w:tc>
          <w:tcPr>
            <w:tcW w:w="1360" w:type="dxa"/>
          </w:tcPr>
          <w:p w14:paraId="1ACEA0F3" w14:textId="77777777" w:rsidR="009E7685" w:rsidRPr="00D3325E" w:rsidRDefault="009E7685" w:rsidP="00DF2BE0">
            <w:pPr>
              <w:tabs>
                <w:tab w:val="left" w:pos="360"/>
              </w:tabs>
              <w:spacing w:line="240" w:lineRule="auto"/>
              <w:rPr>
                <w:ins w:id="884" w:author="Phatthamon Jantalae" w:date="2022-06-16T16:44:00Z"/>
                <w:rFonts w:ascii="Arial" w:eastAsia="DengXian" w:hAnsi="Arial" w:cs="Arial"/>
                <w:sz w:val="18"/>
                <w:szCs w:val="18"/>
                <w:lang w:eastAsia="zh-CN"/>
              </w:rPr>
            </w:pPr>
            <w:ins w:id="885" w:author="Phatthamon Jantalae" w:date="2022-06-16T16:44:00Z">
              <w:r w:rsidRPr="00D3325E">
                <w:rPr>
                  <w:rFonts w:ascii="Arial" w:eastAsia="DengXian" w:hAnsi="Arial" w:cs="Arial"/>
                  <w:sz w:val="18"/>
                  <w:szCs w:val="18"/>
                  <w:lang w:eastAsia="zh-CN"/>
                </w:rPr>
                <w:t>Completed: stakeholder analysis, gender analysis</w:t>
              </w:r>
            </w:ins>
          </w:p>
          <w:p w14:paraId="3F0F8242" w14:textId="77777777" w:rsidR="009E7685" w:rsidRPr="00DF2BE0" w:rsidRDefault="009E7685" w:rsidP="00DF2BE0">
            <w:pPr>
              <w:tabs>
                <w:tab w:val="left" w:pos="360"/>
              </w:tabs>
              <w:spacing w:line="240" w:lineRule="auto"/>
              <w:rPr>
                <w:ins w:id="886" w:author="Phatthamon Jantalae" w:date="2022-06-16T16:44:00Z"/>
                <w:rFonts w:ascii="Arial" w:hAnsi="Arial" w:cs="Arial"/>
                <w:sz w:val="18"/>
                <w:szCs w:val="18"/>
              </w:rPr>
            </w:pPr>
            <w:ins w:id="887" w:author="Phatthamon Jantalae" w:date="2022-06-16T16:44:00Z">
              <w:r w:rsidRPr="00D3325E">
                <w:rPr>
                  <w:rFonts w:ascii="Arial" w:eastAsia="DengXian" w:hAnsi="Arial" w:cs="Arial"/>
                  <w:sz w:val="18"/>
                  <w:szCs w:val="18"/>
                  <w:lang w:eastAsia="zh-CN"/>
                </w:rPr>
                <w:t>Planned:  LCA</w:t>
              </w:r>
            </w:ins>
          </w:p>
        </w:tc>
      </w:tr>
      <w:tr w:rsidR="009E7685" w:rsidRPr="00DF2BE0" w14:paraId="3AC858C2" w14:textId="77777777" w:rsidTr="00B61ED7">
        <w:trPr>
          <w:ins w:id="888" w:author="Phatthamon Jantalae" w:date="2022-06-16T16:44:00Z"/>
        </w:trPr>
        <w:tc>
          <w:tcPr>
            <w:tcW w:w="3402" w:type="dxa"/>
            <w:gridSpan w:val="2"/>
            <w:vMerge/>
          </w:tcPr>
          <w:p w14:paraId="47F42F77" w14:textId="77777777" w:rsidR="009E7685" w:rsidRPr="00DF2BE0" w:rsidRDefault="009E7685" w:rsidP="00B61ED7">
            <w:pPr>
              <w:tabs>
                <w:tab w:val="left" w:pos="270"/>
              </w:tabs>
              <w:ind w:left="270" w:hanging="270"/>
              <w:rPr>
                <w:ins w:id="889" w:author="Phatthamon Jantalae" w:date="2022-06-16T16:44:00Z"/>
                <w:rFonts w:ascii="Arial" w:hAnsi="Arial" w:cs="Arial"/>
                <w:sz w:val="18"/>
                <w:szCs w:val="18"/>
              </w:rPr>
            </w:pPr>
          </w:p>
        </w:tc>
        <w:tc>
          <w:tcPr>
            <w:tcW w:w="4506" w:type="dxa"/>
            <w:gridSpan w:val="4"/>
            <w:vMerge/>
          </w:tcPr>
          <w:p w14:paraId="7DCDD22D" w14:textId="77777777" w:rsidR="009E7685" w:rsidRPr="00DF2BE0" w:rsidRDefault="009E7685" w:rsidP="00B61ED7">
            <w:pPr>
              <w:tabs>
                <w:tab w:val="left" w:pos="270"/>
              </w:tabs>
              <w:ind w:left="270" w:hanging="270"/>
              <w:rPr>
                <w:ins w:id="890" w:author="Phatthamon Jantalae" w:date="2022-06-16T16:44:00Z"/>
                <w:rFonts w:ascii="Arial" w:hAnsi="Arial" w:cs="Arial"/>
                <w:b/>
                <w:i/>
                <w:color w:val="000000"/>
                <w:sz w:val="18"/>
                <w:szCs w:val="18"/>
              </w:rPr>
            </w:pPr>
          </w:p>
        </w:tc>
        <w:tc>
          <w:tcPr>
            <w:tcW w:w="597" w:type="dxa"/>
            <w:vAlign w:val="center"/>
          </w:tcPr>
          <w:p w14:paraId="5C050268" w14:textId="77777777" w:rsidR="009E7685" w:rsidRPr="00D3325E" w:rsidDel="00E47BCB" w:rsidRDefault="009E7685" w:rsidP="00B61ED7">
            <w:pPr>
              <w:tabs>
                <w:tab w:val="left" w:pos="360"/>
              </w:tabs>
              <w:rPr>
                <w:ins w:id="891" w:author="Phatthamon Jantalae" w:date="2022-06-16T16:44:00Z"/>
                <w:rFonts w:ascii="Arial" w:hAnsi="Arial" w:cs="Arial"/>
                <w:b/>
                <w:sz w:val="18"/>
                <w:szCs w:val="18"/>
              </w:rPr>
            </w:pPr>
          </w:p>
        </w:tc>
        <w:tc>
          <w:tcPr>
            <w:tcW w:w="307" w:type="dxa"/>
          </w:tcPr>
          <w:p w14:paraId="473A2593" w14:textId="77777777" w:rsidR="009E7685" w:rsidRPr="00D3325E" w:rsidRDefault="009E7685" w:rsidP="00D3325E">
            <w:pPr>
              <w:tabs>
                <w:tab w:val="left" w:pos="360"/>
              </w:tabs>
              <w:spacing w:after="0" w:line="240" w:lineRule="auto"/>
              <w:rPr>
                <w:ins w:id="892" w:author="Phatthamon Jantalae" w:date="2022-06-16T16:44:00Z"/>
                <w:rFonts w:ascii="Arial" w:hAnsi="Arial" w:cs="Arial"/>
                <w:b/>
                <w:sz w:val="18"/>
                <w:szCs w:val="18"/>
              </w:rPr>
            </w:pPr>
            <w:ins w:id="893"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1CC0516B" w14:textId="77777777" w:rsidR="009E7685" w:rsidRPr="00DF2BE0" w:rsidRDefault="009E7685" w:rsidP="00B61ED7">
            <w:pPr>
              <w:tabs>
                <w:tab w:val="left" w:pos="360"/>
              </w:tabs>
              <w:rPr>
                <w:ins w:id="894" w:author="Phatthamon Jantalae" w:date="2022-06-16T16:44:00Z"/>
                <w:rFonts w:ascii="Arial" w:hAnsi="Arial" w:cs="Arial"/>
                <w:sz w:val="18"/>
                <w:szCs w:val="18"/>
              </w:rPr>
            </w:pPr>
            <w:ins w:id="895" w:author="Phatthamon Jantalae" w:date="2022-06-16T16:44:00Z">
              <w:r w:rsidRPr="00DF2BE0">
                <w:rPr>
                  <w:rFonts w:ascii="Arial" w:hAnsi="Arial" w:cs="Arial"/>
                  <w:sz w:val="18"/>
                  <w:szCs w:val="18"/>
                  <w:lang w:eastAsia="ja-JP"/>
                </w:rPr>
                <w:t>ESIA (Environmental and Social Impact Assessment)</w:t>
              </w:r>
            </w:ins>
          </w:p>
        </w:tc>
        <w:tc>
          <w:tcPr>
            <w:tcW w:w="1360" w:type="dxa"/>
          </w:tcPr>
          <w:p w14:paraId="1900479F" w14:textId="77777777" w:rsidR="009E7685" w:rsidRPr="00DF2BE0" w:rsidRDefault="009E7685" w:rsidP="00B61ED7">
            <w:pPr>
              <w:tabs>
                <w:tab w:val="left" w:pos="360"/>
              </w:tabs>
              <w:rPr>
                <w:ins w:id="896" w:author="Phatthamon Jantalae" w:date="2022-06-16T16:44:00Z"/>
                <w:rFonts w:ascii="Arial" w:hAnsi="Arial" w:cs="Arial"/>
                <w:sz w:val="18"/>
                <w:szCs w:val="18"/>
              </w:rPr>
            </w:pPr>
            <w:ins w:id="897" w:author="Phatthamon Jantalae" w:date="2022-06-16T16:44:00Z">
              <w:r w:rsidRPr="00DF2BE0">
                <w:rPr>
                  <w:rFonts w:ascii="Arial" w:hAnsi="Arial" w:cs="Arial"/>
                  <w:sz w:val="18"/>
                  <w:szCs w:val="18"/>
                </w:rPr>
                <w:t xml:space="preserve">Site specific ESIAs (Planned) </w:t>
              </w:r>
            </w:ins>
          </w:p>
        </w:tc>
      </w:tr>
      <w:tr w:rsidR="009E7685" w:rsidRPr="00DF2BE0" w14:paraId="639383B8" w14:textId="77777777" w:rsidTr="00B61ED7">
        <w:trPr>
          <w:ins w:id="898" w:author="Phatthamon Jantalae" w:date="2022-06-16T16:44:00Z"/>
        </w:trPr>
        <w:tc>
          <w:tcPr>
            <w:tcW w:w="3402" w:type="dxa"/>
            <w:gridSpan w:val="2"/>
            <w:vMerge/>
          </w:tcPr>
          <w:p w14:paraId="3301D495" w14:textId="77777777" w:rsidR="009E7685" w:rsidRPr="00DF2BE0" w:rsidRDefault="009E7685" w:rsidP="00B61ED7">
            <w:pPr>
              <w:tabs>
                <w:tab w:val="left" w:pos="270"/>
              </w:tabs>
              <w:ind w:left="270" w:hanging="270"/>
              <w:rPr>
                <w:ins w:id="899" w:author="Phatthamon Jantalae" w:date="2022-06-16T16:44:00Z"/>
                <w:rFonts w:ascii="Arial" w:hAnsi="Arial" w:cs="Arial"/>
                <w:sz w:val="18"/>
                <w:szCs w:val="18"/>
              </w:rPr>
            </w:pPr>
          </w:p>
        </w:tc>
        <w:tc>
          <w:tcPr>
            <w:tcW w:w="4506" w:type="dxa"/>
            <w:gridSpan w:val="4"/>
            <w:vMerge/>
          </w:tcPr>
          <w:p w14:paraId="68452441" w14:textId="77777777" w:rsidR="009E7685" w:rsidRPr="00DF2BE0" w:rsidRDefault="009E7685" w:rsidP="00B61ED7">
            <w:pPr>
              <w:tabs>
                <w:tab w:val="left" w:pos="270"/>
              </w:tabs>
              <w:ind w:left="270" w:hanging="270"/>
              <w:rPr>
                <w:ins w:id="900" w:author="Phatthamon Jantalae" w:date="2022-06-16T16:44:00Z"/>
                <w:rFonts w:ascii="Arial" w:hAnsi="Arial" w:cs="Arial"/>
                <w:b/>
                <w:i/>
                <w:color w:val="000000"/>
                <w:sz w:val="18"/>
                <w:szCs w:val="18"/>
              </w:rPr>
            </w:pPr>
          </w:p>
        </w:tc>
        <w:tc>
          <w:tcPr>
            <w:tcW w:w="597" w:type="dxa"/>
            <w:vAlign w:val="center"/>
          </w:tcPr>
          <w:p w14:paraId="3F8CC06F" w14:textId="77777777" w:rsidR="009E7685" w:rsidRPr="00D3325E" w:rsidDel="00E47BCB" w:rsidRDefault="009E7685" w:rsidP="00B61ED7">
            <w:pPr>
              <w:tabs>
                <w:tab w:val="left" w:pos="360"/>
              </w:tabs>
              <w:rPr>
                <w:ins w:id="901" w:author="Phatthamon Jantalae" w:date="2022-06-16T16:44:00Z"/>
                <w:rFonts w:ascii="Arial" w:hAnsi="Arial" w:cs="Arial"/>
                <w:b/>
                <w:sz w:val="18"/>
                <w:szCs w:val="18"/>
              </w:rPr>
            </w:pPr>
          </w:p>
        </w:tc>
        <w:tc>
          <w:tcPr>
            <w:tcW w:w="307" w:type="dxa"/>
          </w:tcPr>
          <w:p w14:paraId="15BF2E9B" w14:textId="77777777" w:rsidR="009E7685" w:rsidRPr="00D3325E" w:rsidRDefault="009E7685" w:rsidP="00D3325E">
            <w:pPr>
              <w:tabs>
                <w:tab w:val="left" w:pos="360"/>
              </w:tabs>
              <w:spacing w:after="0" w:line="240" w:lineRule="auto"/>
              <w:rPr>
                <w:ins w:id="902" w:author="Phatthamon Jantalae" w:date="2022-06-16T16:44:00Z"/>
                <w:rFonts w:ascii="DejaVu Sans" w:eastAsiaTheme="minorEastAsia" w:hAnsi="DejaVu Sans" w:cs="DejaVu Sans"/>
                <w:b/>
                <w:sz w:val="18"/>
                <w:szCs w:val="20"/>
                <w:lang w:eastAsia="ja-JP"/>
              </w:rPr>
            </w:pPr>
            <w:ins w:id="903"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626BA056" w14:textId="77777777" w:rsidR="009E7685" w:rsidRPr="00DF2BE0" w:rsidRDefault="009E7685" w:rsidP="00B61ED7">
            <w:pPr>
              <w:tabs>
                <w:tab w:val="left" w:pos="360"/>
              </w:tabs>
              <w:rPr>
                <w:ins w:id="904" w:author="Phatthamon Jantalae" w:date="2022-06-16T16:44:00Z"/>
                <w:rFonts w:ascii="Arial" w:hAnsi="Arial" w:cs="Arial"/>
                <w:sz w:val="18"/>
                <w:szCs w:val="18"/>
              </w:rPr>
            </w:pPr>
            <w:ins w:id="905" w:author="Phatthamon Jantalae" w:date="2022-06-16T16:44:00Z">
              <w:r w:rsidRPr="00DF2BE0">
                <w:rPr>
                  <w:rFonts w:ascii="Arial" w:hAnsi="Arial" w:cs="Arial"/>
                  <w:sz w:val="18"/>
                  <w:szCs w:val="18"/>
                </w:rPr>
                <w:t xml:space="preserve">SESA (Strategic Environmental and Social Assessment) </w:t>
              </w:r>
            </w:ins>
          </w:p>
        </w:tc>
        <w:tc>
          <w:tcPr>
            <w:tcW w:w="1360" w:type="dxa"/>
          </w:tcPr>
          <w:p w14:paraId="55F2EDA4" w14:textId="77777777" w:rsidR="009E7685" w:rsidRPr="00DF2BE0" w:rsidRDefault="009E7685" w:rsidP="00B61ED7">
            <w:pPr>
              <w:tabs>
                <w:tab w:val="left" w:pos="360"/>
              </w:tabs>
              <w:rPr>
                <w:ins w:id="906" w:author="Phatthamon Jantalae" w:date="2022-06-16T16:44:00Z"/>
                <w:rFonts w:ascii="Arial" w:hAnsi="Arial" w:cs="Arial"/>
                <w:sz w:val="18"/>
                <w:szCs w:val="18"/>
              </w:rPr>
            </w:pPr>
            <w:ins w:id="907" w:author="Phatthamon Jantalae" w:date="2022-06-16T16:44:00Z">
              <w:r w:rsidRPr="00DF2BE0">
                <w:rPr>
                  <w:rFonts w:ascii="Arial" w:hAnsi="Arial" w:cs="Arial"/>
                  <w:sz w:val="18"/>
                  <w:szCs w:val="18"/>
                </w:rPr>
                <w:t>Planned</w:t>
              </w:r>
            </w:ins>
          </w:p>
        </w:tc>
      </w:tr>
      <w:tr w:rsidR="009E7685" w:rsidRPr="00DF2BE0" w14:paraId="0D1E1323" w14:textId="77777777" w:rsidTr="00B61ED7">
        <w:trPr>
          <w:ins w:id="908" w:author="Phatthamon Jantalae" w:date="2022-06-16T16:44:00Z"/>
        </w:trPr>
        <w:tc>
          <w:tcPr>
            <w:tcW w:w="3402" w:type="dxa"/>
            <w:gridSpan w:val="2"/>
            <w:vMerge/>
          </w:tcPr>
          <w:p w14:paraId="2D310D33" w14:textId="77777777" w:rsidR="009E7685" w:rsidRPr="00DF2BE0" w:rsidRDefault="009E7685" w:rsidP="00B61ED7">
            <w:pPr>
              <w:tabs>
                <w:tab w:val="left" w:pos="270"/>
              </w:tabs>
              <w:ind w:left="270" w:hanging="270"/>
              <w:rPr>
                <w:ins w:id="909" w:author="Phatthamon Jantalae" w:date="2022-06-16T16:44:00Z"/>
                <w:rFonts w:ascii="Arial" w:hAnsi="Arial" w:cs="Arial"/>
                <w:sz w:val="18"/>
                <w:szCs w:val="18"/>
              </w:rPr>
            </w:pPr>
          </w:p>
        </w:tc>
        <w:tc>
          <w:tcPr>
            <w:tcW w:w="4506" w:type="dxa"/>
            <w:gridSpan w:val="4"/>
            <w:shd w:val="clear" w:color="auto" w:fill="auto"/>
            <w:vAlign w:val="center"/>
          </w:tcPr>
          <w:p w14:paraId="4DD431D2" w14:textId="77777777" w:rsidR="009E7685" w:rsidRPr="00DF2BE0" w:rsidRDefault="009E7685" w:rsidP="00B61ED7">
            <w:pPr>
              <w:tabs>
                <w:tab w:val="left" w:pos="270"/>
              </w:tabs>
              <w:ind w:left="270" w:hanging="270"/>
              <w:rPr>
                <w:ins w:id="910" w:author="Phatthamon Jantalae" w:date="2022-06-16T16:44:00Z"/>
                <w:rFonts w:ascii="Arial" w:hAnsi="Arial" w:cs="Arial"/>
                <w:b/>
                <w:i/>
                <w:color w:val="000000"/>
                <w:sz w:val="18"/>
                <w:szCs w:val="18"/>
              </w:rPr>
            </w:pPr>
            <w:ins w:id="911" w:author="Phatthamon Jantalae" w:date="2022-06-16T16:44:00Z">
              <w:r w:rsidRPr="00DF2BE0">
                <w:rPr>
                  <w:rFonts w:ascii="Arial" w:hAnsi="Arial" w:cs="Arial"/>
                  <w:b/>
                  <w:i/>
                  <w:color w:val="000000"/>
                  <w:sz w:val="18"/>
                  <w:szCs w:val="18"/>
                </w:rPr>
                <w:t>Are management plans required? (</w:t>
              </w:r>
              <w:proofErr w:type="gramStart"/>
              <w:r w:rsidRPr="00DF2BE0">
                <w:rPr>
                  <w:rFonts w:ascii="Arial" w:hAnsi="Arial" w:cs="Arial"/>
                  <w:b/>
                  <w:i/>
                  <w:color w:val="000000"/>
                  <w:sz w:val="18"/>
                  <w:szCs w:val="18"/>
                </w:rPr>
                <w:t>check</w:t>
              </w:r>
              <w:proofErr w:type="gramEnd"/>
              <w:r w:rsidRPr="00DF2BE0">
                <w:rPr>
                  <w:rFonts w:ascii="Arial" w:hAnsi="Arial" w:cs="Arial"/>
                  <w:b/>
                  <w:i/>
                  <w:color w:val="000000"/>
                  <w:sz w:val="18"/>
                  <w:szCs w:val="18"/>
                </w:rPr>
                <w:t xml:space="preserve"> if “yes)</w:t>
              </w:r>
            </w:ins>
          </w:p>
        </w:tc>
        <w:tc>
          <w:tcPr>
            <w:tcW w:w="597" w:type="dxa"/>
            <w:vAlign w:val="center"/>
          </w:tcPr>
          <w:p w14:paraId="60882C64" w14:textId="77777777" w:rsidR="009E7685" w:rsidRPr="00D3325E" w:rsidRDefault="009E7685" w:rsidP="00D3325E">
            <w:pPr>
              <w:tabs>
                <w:tab w:val="left" w:pos="360"/>
              </w:tabs>
              <w:spacing w:after="0" w:line="240" w:lineRule="auto"/>
              <w:rPr>
                <w:ins w:id="912" w:author="Phatthamon Jantalae" w:date="2022-06-16T16:44:00Z"/>
                <w:rFonts w:ascii="DejaVu Sans" w:eastAsiaTheme="minorEastAsia" w:hAnsi="DejaVu Sans" w:cs="DejaVu Sans"/>
                <w:b/>
                <w:sz w:val="18"/>
                <w:szCs w:val="20"/>
                <w:lang w:eastAsia="ja-JP"/>
              </w:rPr>
            </w:pPr>
            <w:ins w:id="913" w:author="Phatthamon Jantalae" w:date="2022-06-16T16:44:00Z">
              <w:r w:rsidRPr="00D3325E">
                <w:rPr>
                  <w:rFonts w:ascii="DejaVu Sans" w:eastAsiaTheme="minorEastAsia" w:hAnsi="DejaVu Sans" w:cs="DejaVu Sans"/>
                  <w:b/>
                  <w:sz w:val="18"/>
                  <w:szCs w:val="20"/>
                  <w:lang w:eastAsia="ja-JP"/>
                </w:rPr>
                <w:t>√</w:t>
              </w:r>
            </w:ins>
          </w:p>
        </w:tc>
        <w:tc>
          <w:tcPr>
            <w:tcW w:w="307" w:type="dxa"/>
          </w:tcPr>
          <w:p w14:paraId="631BCFC5" w14:textId="77777777" w:rsidR="009E7685" w:rsidRPr="00D3325E" w:rsidRDefault="009E7685" w:rsidP="00D3325E">
            <w:pPr>
              <w:tabs>
                <w:tab w:val="left" w:pos="360"/>
              </w:tabs>
              <w:spacing w:after="0" w:line="240" w:lineRule="auto"/>
              <w:rPr>
                <w:ins w:id="914" w:author="Phatthamon Jantalae" w:date="2022-06-16T16:44:00Z"/>
                <w:rFonts w:ascii="DejaVu Sans" w:eastAsiaTheme="minorEastAsia" w:hAnsi="DejaVu Sans" w:cs="DejaVu Sans"/>
                <w:b/>
                <w:sz w:val="18"/>
                <w:szCs w:val="20"/>
                <w:lang w:eastAsia="ja-JP"/>
              </w:rPr>
            </w:pPr>
          </w:p>
        </w:tc>
        <w:tc>
          <w:tcPr>
            <w:tcW w:w="4328" w:type="dxa"/>
            <w:gridSpan w:val="3"/>
          </w:tcPr>
          <w:p w14:paraId="3CFE916F" w14:textId="77777777" w:rsidR="009E7685" w:rsidRPr="00DF2BE0" w:rsidRDefault="009E7685" w:rsidP="00B61ED7">
            <w:pPr>
              <w:tabs>
                <w:tab w:val="left" w:pos="360"/>
              </w:tabs>
              <w:rPr>
                <w:ins w:id="915" w:author="Phatthamon Jantalae" w:date="2022-06-16T16:44:00Z"/>
                <w:rFonts w:ascii="Arial" w:hAnsi="Arial" w:cs="Arial"/>
                <w:sz w:val="18"/>
                <w:szCs w:val="18"/>
              </w:rPr>
            </w:pPr>
          </w:p>
        </w:tc>
      </w:tr>
      <w:tr w:rsidR="009E7685" w:rsidRPr="00DF2BE0" w14:paraId="7AAA018C" w14:textId="77777777" w:rsidTr="00B61ED7">
        <w:trPr>
          <w:ins w:id="916" w:author="Phatthamon Jantalae" w:date="2022-06-16T16:44:00Z"/>
        </w:trPr>
        <w:tc>
          <w:tcPr>
            <w:tcW w:w="3402" w:type="dxa"/>
            <w:gridSpan w:val="2"/>
            <w:vMerge/>
          </w:tcPr>
          <w:p w14:paraId="55D0E7F3" w14:textId="77777777" w:rsidR="009E7685" w:rsidRPr="00DF2BE0" w:rsidRDefault="009E7685" w:rsidP="00B61ED7">
            <w:pPr>
              <w:tabs>
                <w:tab w:val="left" w:pos="270"/>
              </w:tabs>
              <w:ind w:left="270" w:hanging="270"/>
              <w:rPr>
                <w:ins w:id="917" w:author="Phatthamon Jantalae" w:date="2022-06-16T16:44:00Z"/>
                <w:rFonts w:ascii="Arial" w:hAnsi="Arial" w:cs="Arial"/>
                <w:sz w:val="18"/>
                <w:szCs w:val="18"/>
              </w:rPr>
            </w:pPr>
          </w:p>
        </w:tc>
        <w:tc>
          <w:tcPr>
            <w:tcW w:w="4506" w:type="dxa"/>
            <w:gridSpan w:val="4"/>
            <w:vMerge w:val="restart"/>
            <w:shd w:val="clear" w:color="auto" w:fill="auto"/>
          </w:tcPr>
          <w:p w14:paraId="4A5F44FF" w14:textId="77777777" w:rsidR="009E7685" w:rsidRPr="00DF2BE0" w:rsidRDefault="009E7685" w:rsidP="00B61ED7">
            <w:pPr>
              <w:tabs>
                <w:tab w:val="left" w:pos="270"/>
              </w:tabs>
              <w:ind w:left="270" w:hanging="270"/>
              <w:jc w:val="right"/>
              <w:rPr>
                <w:ins w:id="918" w:author="Phatthamon Jantalae" w:date="2022-06-16T16:44:00Z"/>
                <w:rFonts w:ascii="Arial" w:hAnsi="Arial" w:cs="Arial"/>
                <w:i/>
                <w:color w:val="000000"/>
                <w:sz w:val="18"/>
                <w:szCs w:val="18"/>
              </w:rPr>
            </w:pPr>
            <w:ins w:id="919" w:author="Phatthamon Jantalae" w:date="2022-06-16T16:44:00Z">
              <w:r w:rsidRPr="00DF2BE0">
                <w:rPr>
                  <w:rFonts w:ascii="Arial" w:hAnsi="Arial" w:cs="Arial"/>
                  <w:i/>
                  <w:color w:val="000000"/>
                  <w:sz w:val="18"/>
                  <w:szCs w:val="18"/>
                </w:rPr>
                <w:t>If yes, indicate overall type</w:t>
              </w:r>
            </w:ins>
          </w:p>
        </w:tc>
        <w:tc>
          <w:tcPr>
            <w:tcW w:w="597" w:type="dxa"/>
            <w:vAlign w:val="center"/>
          </w:tcPr>
          <w:p w14:paraId="43E6BDCF" w14:textId="77777777" w:rsidR="009E7685" w:rsidRPr="00D3325E" w:rsidDel="00E47BCB" w:rsidRDefault="009E7685" w:rsidP="00D3325E">
            <w:pPr>
              <w:tabs>
                <w:tab w:val="left" w:pos="360"/>
              </w:tabs>
              <w:spacing w:after="0" w:line="240" w:lineRule="auto"/>
              <w:rPr>
                <w:ins w:id="920" w:author="Phatthamon Jantalae" w:date="2022-06-16T16:44:00Z"/>
                <w:rFonts w:ascii="DejaVu Sans" w:eastAsiaTheme="minorEastAsia" w:hAnsi="DejaVu Sans" w:cs="DejaVu Sans"/>
                <w:b/>
                <w:sz w:val="18"/>
                <w:szCs w:val="20"/>
                <w:lang w:eastAsia="ja-JP"/>
              </w:rPr>
            </w:pPr>
          </w:p>
        </w:tc>
        <w:tc>
          <w:tcPr>
            <w:tcW w:w="307" w:type="dxa"/>
          </w:tcPr>
          <w:p w14:paraId="060C7982" w14:textId="77777777" w:rsidR="009E7685" w:rsidRPr="00D3325E" w:rsidRDefault="009E7685" w:rsidP="00D3325E">
            <w:pPr>
              <w:tabs>
                <w:tab w:val="left" w:pos="360"/>
              </w:tabs>
              <w:spacing w:after="0" w:line="240" w:lineRule="auto"/>
              <w:rPr>
                <w:ins w:id="921" w:author="Phatthamon Jantalae" w:date="2022-06-16T16:44:00Z"/>
                <w:rFonts w:ascii="DejaVu Sans" w:eastAsiaTheme="minorEastAsia" w:hAnsi="DejaVu Sans" w:cs="DejaVu Sans"/>
                <w:b/>
                <w:sz w:val="18"/>
                <w:szCs w:val="20"/>
                <w:lang w:eastAsia="ja-JP"/>
              </w:rPr>
            </w:pPr>
            <w:ins w:id="922"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279E1265" w14:textId="77777777" w:rsidR="009E7685" w:rsidRPr="00DF2BE0" w:rsidRDefault="009E7685" w:rsidP="00B61ED7">
            <w:pPr>
              <w:tabs>
                <w:tab w:val="left" w:pos="360"/>
              </w:tabs>
              <w:rPr>
                <w:ins w:id="923" w:author="Phatthamon Jantalae" w:date="2022-06-16T16:44:00Z"/>
                <w:rFonts w:ascii="Arial" w:hAnsi="Arial" w:cs="Arial"/>
                <w:sz w:val="18"/>
                <w:szCs w:val="18"/>
              </w:rPr>
            </w:pPr>
            <w:ins w:id="924" w:author="Phatthamon Jantalae" w:date="2022-06-16T16:44:00Z">
              <w:r w:rsidRPr="00DF2BE0">
                <w:rPr>
                  <w:rFonts w:ascii="Arial" w:hAnsi="Arial" w:cs="Arial"/>
                  <w:sz w:val="18"/>
                  <w:szCs w:val="18"/>
                </w:rPr>
                <w:t>Targeted management plans (</w:t>
              </w:r>
              <w:proofErr w:type="gramStart"/>
              <w:r w:rsidRPr="00DF2BE0">
                <w:rPr>
                  <w:rFonts w:ascii="Arial" w:hAnsi="Arial" w:cs="Arial"/>
                  <w:sz w:val="18"/>
                  <w:szCs w:val="18"/>
                </w:rPr>
                <w:t>e.g.</w:t>
              </w:r>
              <w:proofErr w:type="gramEnd"/>
              <w:r w:rsidRPr="00DF2BE0">
                <w:rPr>
                  <w:rFonts w:ascii="Arial" w:hAnsi="Arial" w:cs="Arial"/>
                  <w:sz w:val="18"/>
                  <w:szCs w:val="18"/>
                </w:rPr>
                <w:t xml:space="preserve"> Gender Action Plan, Emergency Response Plan, Waste Management Plan, others) </w:t>
              </w:r>
            </w:ins>
          </w:p>
        </w:tc>
        <w:tc>
          <w:tcPr>
            <w:tcW w:w="1360" w:type="dxa"/>
          </w:tcPr>
          <w:p w14:paraId="76347FEF" w14:textId="77777777" w:rsidR="009E7685" w:rsidRPr="00D3325E" w:rsidRDefault="009E7685" w:rsidP="00B61ED7">
            <w:pPr>
              <w:tabs>
                <w:tab w:val="left" w:pos="360"/>
              </w:tabs>
              <w:rPr>
                <w:ins w:id="925" w:author="Phatthamon Jantalae" w:date="2022-06-16T16:44:00Z"/>
                <w:rFonts w:ascii="Arial" w:hAnsi="Arial" w:cs="Arial"/>
                <w:sz w:val="18"/>
                <w:szCs w:val="18"/>
                <w:lang w:eastAsia="ja-JP"/>
              </w:rPr>
            </w:pPr>
            <w:ins w:id="926" w:author="Phatthamon Jantalae" w:date="2022-06-16T16:44:00Z">
              <w:r w:rsidRPr="00D3325E">
                <w:rPr>
                  <w:rFonts w:ascii="Arial" w:hAnsi="Arial" w:cs="Arial"/>
                  <w:sz w:val="18"/>
                  <w:szCs w:val="18"/>
                  <w:lang w:eastAsia="ja-JP"/>
                </w:rPr>
                <w:t xml:space="preserve">Completed: Gender Action Plan, Stakeholder Engagement </w:t>
              </w:r>
              <w:r w:rsidRPr="00D3325E">
                <w:rPr>
                  <w:rFonts w:ascii="Arial" w:hAnsi="Arial" w:cs="Arial"/>
                  <w:sz w:val="18"/>
                  <w:szCs w:val="18"/>
                  <w:lang w:eastAsia="ja-JP"/>
                </w:rPr>
                <w:lastRenderedPageBreak/>
                <w:t>Plan has been completed</w:t>
              </w:r>
            </w:ins>
          </w:p>
          <w:p w14:paraId="0BA82F6E" w14:textId="77777777" w:rsidR="009E7685" w:rsidRPr="00D3325E" w:rsidRDefault="009E7685" w:rsidP="00B61ED7">
            <w:pPr>
              <w:tabs>
                <w:tab w:val="left" w:pos="360"/>
              </w:tabs>
              <w:rPr>
                <w:ins w:id="927" w:author="Phatthamon Jantalae" w:date="2022-06-16T16:44:00Z"/>
                <w:rFonts w:ascii="Arial" w:hAnsi="Arial" w:cs="Arial"/>
                <w:sz w:val="18"/>
                <w:szCs w:val="18"/>
                <w:lang w:eastAsia="ja-JP"/>
              </w:rPr>
            </w:pPr>
            <w:ins w:id="928" w:author="Phatthamon Jantalae" w:date="2022-06-16T16:44:00Z">
              <w:r w:rsidRPr="00D3325E">
                <w:rPr>
                  <w:rFonts w:ascii="Arial" w:hAnsi="Arial" w:cs="Arial"/>
                  <w:sz w:val="18"/>
                  <w:szCs w:val="18"/>
                  <w:lang w:eastAsia="ja-JP"/>
                </w:rPr>
                <w:t xml:space="preserve">Planned: </w:t>
              </w:r>
            </w:ins>
          </w:p>
          <w:p w14:paraId="2D99A70A" w14:textId="324CE5EC" w:rsidR="009E7685" w:rsidRPr="00D3325E" w:rsidRDefault="009E7685" w:rsidP="00B61ED7">
            <w:pPr>
              <w:tabs>
                <w:tab w:val="left" w:pos="360"/>
              </w:tabs>
              <w:rPr>
                <w:ins w:id="929" w:author="Phatthamon Jantalae" w:date="2022-06-16T16:44:00Z"/>
                <w:rFonts w:ascii="Arial" w:eastAsia="DengXian" w:hAnsi="Arial" w:cs="Arial"/>
                <w:sz w:val="18"/>
                <w:szCs w:val="18"/>
                <w:lang w:eastAsia="zh-CN"/>
              </w:rPr>
            </w:pPr>
            <w:ins w:id="930" w:author="Phatthamon Jantalae" w:date="2022-06-16T16:44:00Z">
              <w:r w:rsidRPr="00D3325E">
                <w:rPr>
                  <w:rFonts w:ascii="Arial" w:hAnsi="Arial" w:cs="Arial"/>
                  <w:sz w:val="18"/>
                  <w:szCs w:val="18"/>
                  <w:lang w:eastAsia="ja-JP"/>
                </w:rPr>
                <w:t>Labor Management Plans</w:t>
              </w:r>
              <w:r w:rsidRPr="00DF2BE0">
                <w:rPr>
                  <w:rFonts w:ascii="Arial" w:eastAsia="DengXian" w:hAnsi="Arial" w:cs="Arial"/>
                  <w:sz w:val="18"/>
                  <w:szCs w:val="18"/>
                  <w:lang w:eastAsia="zh-CN"/>
                </w:rPr>
                <w:t xml:space="preserve"> </w:t>
              </w:r>
            </w:ins>
          </w:p>
        </w:tc>
      </w:tr>
      <w:tr w:rsidR="009E7685" w:rsidRPr="00DF2BE0" w14:paraId="57C6CD3C" w14:textId="77777777" w:rsidTr="00B61ED7">
        <w:trPr>
          <w:ins w:id="931" w:author="Phatthamon Jantalae" w:date="2022-06-16T16:44:00Z"/>
        </w:trPr>
        <w:tc>
          <w:tcPr>
            <w:tcW w:w="3402" w:type="dxa"/>
            <w:gridSpan w:val="2"/>
            <w:vMerge/>
          </w:tcPr>
          <w:p w14:paraId="670A4CAC" w14:textId="77777777" w:rsidR="009E7685" w:rsidRPr="00DF2BE0" w:rsidRDefault="009E7685" w:rsidP="00B61ED7">
            <w:pPr>
              <w:tabs>
                <w:tab w:val="left" w:pos="270"/>
              </w:tabs>
              <w:ind w:left="270" w:hanging="270"/>
              <w:rPr>
                <w:ins w:id="932" w:author="Phatthamon Jantalae" w:date="2022-06-16T16:44:00Z"/>
                <w:rFonts w:ascii="Arial" w:hAnsi="Arial" w:cs="Arial"/>
                <w:sz w:val="18"/>
                <w:szCs w:val="18"/>
              </w:rPr>
            </w:pPr>
          </w:p>
        </w:tc>
        <w:tc>
          <w:tcPr>
            <w:tcW w:w="4506" w:type="dxa"/>
            <w:gridSpan w:val="4"/>
            <w:vMerge/>
          </w:tcPr>
          <w:p w14:paraId="112C4338" w14:textId="77777777" w:rsidR="009E7685" w:rsidRPr="00DF2BE0" w:rsidRDefault="009E7685" w:rsidP="00B61ED7">
            <w:pPr>
              <w:tabs>
                <w:tab w:val="left" w:pos="270"/>
              </w:tabs>
              <w:ind w:left="270" w:hanging="270"/>
              <w:rPr>
                <w:ins w:id="933" w:author="Phatthamon Jantalae" w:date="2022-06-16T16:44:00Z"/>
                <w:rFonts w:ascii="Arial" w:hAnsi="Arial" w:cs="Arial"/>
                <w:b/>
                <w:i/>
                <w:color w:val="000000"/>
                <w:sz w:val="18"/>
                <w:szCs w:val="18"/>
              </w:rPr>
            </w:pPr>
          </w:p>
        </w:tc>
        <w:tc>
          <w:tcPr>
            <w:tcW w:w="597" w:type="dxa"/>
            <w:vAlign w:val="center"/>
          </w:tcPr>
          <w:p w14:paraId="6A1B81ED" w14:textId="77777777" w:rsidR="009E7685" w:rsidRPr="00D3325E" w:rsidDel="00E47BCB" w:rsidRDefault="009E7685" w:rsidP="00D3325E">
            <w:pPr>
              <w:tabs>
                <w:tab w:val="left" w:pos="360"/>
              </w:tabs>
              <w:spacing w:after="0" w:line="240" w:lineRule="auto"/>
              <w:rPr>
                <w:ins w:id="934" w:author="Phatthamon Jantalae" w:date="2022-06-16T16:44:00Z"/>
                <w:rFonts w:ascii="DejaVu Sans" w:eastAsiaTheme="minorEastAsia" w:hAnsi="DejaVu Sans" w:cs="DejaVu Sans"/>
                <w:b/>
                <w:sz w:val="18"/>
                <w:szCs w:val="20"/>
                <w:lang w:eastAsia="ja-JP"/>
              </w:rPr>
            </w:pPr>
          </w:p>
        </w:tc>
        <w:tc>
          <w:tcPr>
            <w:tcW w:w="307" w:type="dxa"/>
          </w:tcPr>
          <w:p w14:paraId="3C543EFC" w14:textId="77777777" w:rsidR="009E7685" w:rsidRPr="00D3325E" w:rsidRDefault="009E7685" w:rsidP="00D3325E">
            <w:pPr>
              <w:tabs>
                <w:tab w:val="left" w:pos="360"/>
              </w:tabs>
              <w:spacing w:after="0" w:line="240" w:lineRule="auto"/>
              <w:rPr>
                <w:ins w:id="935" w:author="Phatthamon Jantalae" w:date="2022-06-16T16:44:00Z"/>
                <w:rFonts w:ascii="DejaVu Sans" w:eastAsiaTheme="minorEastAsia" w:hAnsi="DejaVu Sans" w:cs="DejaVu Sans"/>
                <w:b/>
                <w:sz w:val="18"/>
                <w:szCs w:val="20"/>
                <w:lang w:eastAsia="ja-JP"/>
              </w:rPr>
            </w:pPr>
            <w:ins w:id="936"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070113E1" w14:textId="77777777" w:rsidR="009E7685" w:rsidRPr="00DF2BE0" w:rsidRDefault="009E7685" w:rsidP="00B61ED7">
            <w:pPr>
              <w:tabs>
                <w:tab w:val="left" w:pos="360"/>
              </w:tabs>
              <w:rPr>
                <w:ins w:id="937" w:author="Phatthamon Jantalae" w:date="2022-06-16T16:44:00Z"/>
                <w:rFonts w:ascii="Arial" w:hAnsi="Arial" w:cs="Arial"/>
                <w:sz w:val="18"/>
                <w:szCs w:val="18"/>
              </w:rPr>
            </w:pPr>
            <w:ins w:id="938" w:author="Phatthamon Jantalae" w:date="2022-06-16T16:44:00Z">
              <w:r w:rsidRPr="00DF2BE0">
                <w:rPr>
                  <w:rFonts w:ascii="Arial" w:hAnsi="Arial" w:cs="Arial"/>
                  <w:sz w:val="18"/>
                  <w:szCs w:val="18"/>
                </w:rPr>
                <w:t>ESMP (Environmental and Social Management Plan which may include range of targeted plans)</w:t>
              </w:r>
            </w:ins>
          </w:p>
        </w:tc>
        <w:tc>
          <w:tcPr>
            <w:tcW w:w="1360" w:type="dxa"/>
          </w:tcPr>
          <w:p w14:paraId="4F645968" w14:textId="77777777" w:rsidR="009E7685" w:rsidRPr="00DF2BE0" w:rsidRDefault="009E7685" w:rsidP="00B61ED7">
            <w:pPr>
              <w:tabs>
                <w:tab w:val="left" w:pos="360"/>
              </w:tabs>
              <w:rPr>
                <w:ins w:id="939" w:author="Phatthamon Jantalae" w:date="2022-06-16T16:44:00Z"/>
                <w:rFonts w:ascii="Arial" w:hAnsi="Arial" w:cs="Arial"/>
                <w:sz w:val="18"/>
                <w:szCs w:val="18"/>
              </w:rPr>
            </w:pPr>
            <w:ins w:id="940" w:author="Phatthamon Jantalae" w:date="2022-06-16T16:44:00Z">
              <w:r w:rsidRPr="00DF2BE0">
                <w:rPr>
                  <w:rFonts w:ascii="Arial" w:hAnsi="Arial" w:cs="Arial"/>
                  <w:sz w:val="18"/>
                  <w:szCs w:val="18"/>
                </w:rPr>
                <w:t>Site specific ESM (Planned)</w:t>
              </w:r>
            </w:ins>
          </w:p>
        </w:tc>
      </w:tr>
      <w:tr w:rsidR="009E7685" w:rsidRPr="00DF2BE0" w14:paraId="5B11FCA1" w14:textId="77777777" w:rsidTr="00B61ED7">
        <w:trPr>
          <w:trHeight w:val="512"/>
          <w:ins w:id="941" w:author="Phatthamon Jantalae" w:date="2022-06-16T16:44:00Z"/>
        </w:trPr>
        <w:tc>
          <w:tcPr>
            <w:tcW w:w="3402" w:type="dxa"/>
            <w:gridSpan w:val="2"/>
            <w:vMerge/>
          </w:tcPr>
          <w:p w14:paraId="00BC6A91" w14:textId="77777777" w:rsidR="009E7685" w:rsidRPr="00DF2BE0" w:rsidRDefault="009E7685" w:rsidP="00B61ED7">
            <w:pPr>
              <w:tabs>
                <w:tab w:val="left" w:pos="270"/>
              </w:tabs>
              <w:ind w:left="270" w:hanging="270"/>
              <w:rPr>
                <w:ins w:id="942" w:author="Phatthamon Jantalae" w:date="2022-06-16T16:44:00Z"/>
                <w:rFonts w:ascii="Arial" w:hAnsi="Arial" w:cs="Arial"/>
                <w:sz w:val="18"/>
                <w:szCs w:val="18"/>
              </w:rPr>
            </w:pPr>
          </w:p>
        </w:tc>
        <w:tc>
          <w:tcPr>
            <w:tcW w:w="4506" w:type="dxa"/>
            <w:gridSpan w:val="4"/>
            <w:vMerge/>
          </w:tcPr>
          <w:p w14:paraId="5750E224" w14:textId="77777777" w:rsidR="009E7685" w:rsidRPr="00DF2BE0" w:rsidRDefault="009E7685" w:rsidP="00B61ED7">
            <w:pPr>
              <w:tabs>
                <w:tab w:val="left" w:pos="270"/>
              </w:tabs>
              <w:ind w:left="270" w:hanging="270"/>
              <w:rPr>
                <w:ins w:id="943" w:author="Phatthamon Jantalae" w:date="2022-06-16T16:44:00Z"/>
                <w:rFonts w:ascii="Arial" w:hAnsi="Arial" w:cs="Arial"/>
                <w:b/>
                <w:i/>
                <w:color w:val="000000"/>
                <w:sz w:val="18"/>
                <w:szCs w:val="18"/>
              </w:rPr>
            </w:pPr>
          </w:p>
        </w:tc>
        <w:tc>
          <w:tcPr>
            <w:tcW w:w="597" w:type="dxa"/>
            <w:vAlign w:val="center"/>
          </w:tcPr>
          <w:p w14:paraId="55005206" w14:textId="77777777" w:rsidR="009E7685" w:rsidRPr="00D3325E" w:rsidDel="00E47BCB" w:rsidRDefault="009E7685" w:rsidP="00D3325E">
            <w:pPr>
              <w:tabs>
                <w:tab w:val="left" w:pos="360"/>
              </w:tabs>
              <w:spacing w:after="0" w:line="240" w:lineRule="auto"/>
              <w:rPr>
                <w:ins w:id="944" w:author="Phatthamon Jantalae" w:date="2022-06-16T16:44:00Z"/>
                <w:rFonts w:ascii="DejaVu Sans" w:eastAsiaTheme="minorEastAsia" w:hAnsi="DejaVu Sans" w:cs="DejaVu Sans"/>
                <w:b/>
                <w:sz w:val="18"/>
                <w:szCs w:val="20"/>
                <w:lang w:eastAsia="ja-JP"/>
              </w:rPr>
            </w:pPr>
          </w:p>
        </w:tc>
        <w:tc>
          <w:tcPr>
            <w:tcW w:w="307" w:type="dxa"/>
          </w:tcPr>
          <w:p w14:paraId="08579869" w14:textId="77777777" w:rsidR="009E7685" w:rsidRPr="00D3325E" w:rsidRDefault="009E7685" w:rsidP="00D3325E">
            <w:pPr>
              <w:tabs>
                <w:tab w:val="left" w:pos="360"/>
              </w:tabs>
              <w:spacing w:after="0" w:line="240" w:lineRule="auto"/>
              <w:rPr>
                <w:ins w:id="945" w:author="Phatthamon Jantalae" w:date="2022-06-16T16:44:00Z"/>
                <w:rFonts w:ascii="DejaVu Sans" w:eastAsiaTheme="minorEastAsia" w:hAnsi="DejaVu Sans" w:cs="DejaVu Sans"/>
                <w:b/>
                <w:sz w:val="18"/>
                <w:szCs w:val="20"/>
                <w:lang w:eastAsia="ja-JP"/>
              </w:rPr>
            </w:pPr>
            <w:ins w:id="946" w:author="Phatthamon Jantalae" w:date="2022-06-16T16:44:00Z">
              <w:r w:rsidRPr="00D3325E">
                <w:rPr>
                  <w:rFonts w:ascii="DejaVu Sans" w:eastAsiaTheme="minorEastAsia" w:hAnsi="DejaVu Sans" w:cs="DejaVu Sans"/>
                  <w:b/>
                  <w:sz w:val="18"/>
                  <w:szCs w:val="20"/>
                  <w:lang w:eastAsia="ja-JP"/>
                </w:rPr>
                <w:t>√</w:t>
              </w:r>
            </w:ins>
          </w:p>
        </w:tc>
        <w:tc>
          <w:tcPr>
            <w:tcW w:w="2968" w:type="dxa"/>
            <w:gridSpan w:val="2"/>
          </w:tcPr>
          <w:p w14:paraId="237E9AA9" w14:textId="77777777" w:rsidR="009E7685" w:rsidRPr="00DF2BE0" w:rsidRDefault="009E7685" w:rsidP="00B61ED7">
            <w:pPr>
              <w:tabs>
                <w:tab w:val="left" w:pos="360"/>
              </w:tabs>
              <w:rPr>
                <w:ins w:id="947" w:author="Phatthamon Jantalae" w:date="2022-06-16T16:44:00Z"/>
                <w:rFonts w:ascii="Arial" w:hAnsi="Arial" w:cs="Arial"/>
                <w:sz w:val="18"/>
                <w:szCs w:val="18"/>
              </w:rPr>
            </w:pPr>
            <w:ins w:id="948" w:author="Phatthamon Jantalae" w:date="2022-06-16T16:44:00Z">
              <w:r w:rsidRPr="00DF2BE0">
                <w:rPr>
                  <w:rFonts w:ascii="Arial" w:hAnsi="Arial" w:cs="Arial"/>
                  <w:sz w:val="18"/>
                  <w:szCs w:val="18"/>
                </w:rPr>
                <w:t>ESMF (Environmental and Social Management Framework)</w:t>
              </w:r>
            </w:ins>
          </w:p>
        </w:tc>
        <w:tc>
          <w:tcPr>
            <w:tcW w:w="1360" w:type="dxa"/>
          </w:tcPr>
          <w:p w14:paraId="4B0006CE" w14:textId="77777777" w:rsidR="009E7685" w:rsidRPr="00DF2BE0" w:rsidRDefault="009E7685" w:rsidP="00B61ED7">
            <w:pPr>
              <w:tabs>
                <w:tab w:val="left" w:pos="360"/>
              </w:tabs>
              <w:rPr>
                <w:ins w:id="949" w:author="Phatthamon Jantalae" w:date="2022-06-16T16:44:00Z"/>
                <w:rFonts w:ascii="Arial" w:hAnsi="Arial" w:cs="Arial"/>
                <w:sz w:val="18"/>
                <w:szCs w:val="18"/>
              </w:rPr>
            </w:pPr>
            <w:ins w:id="950" w:author="Phatthamon Jantalae" w:date="2022-06-16T16:44:00Z">
              <w:r w:rsidRPr="00DF2BE0">
                <w:rPr>
                  <w:rFonts w:ascii="Arial" w:eastAsia="DengXian" w:hAnsi="Arial" w:cs="Arial"/>
                  <w:sz w:val="18"/>
                  <w:szCs w:val="18"/>
                  <w:lang w:eastAsia="zh-CN"/>
                </w:rPr>
                <w:t>Completed</w:t>
              </w:r>
            </w:ins>
          </w:p>
        </w:tc>
      </w:tr>
      <w:tr w:rsidR="009E7685" w:rsidRPr="00DF2BE0" w14:paraId="65F622C0" w14:textId="77777777" w:rsidTr="00D3325E">
        <w:trPr>
          <w:trHeight w:val="458"/>
          <w:ins w:id="951" w:author="Phatthamon Jantalae" w:date="2022-06-16T16:44:00Z"/>
        </w:trPr>
        <w:tc>
          <w:tcPr>
            <w:tcW w:w="3402" w:type="dxa"/>
            <w:gridSpan w:val="2"/>
            <w:vMerge/>
          </w:tcPr>
          <w:p w14:paraId="5C1586A0" w14:textId="77777777" w:rsidR="009E7685" w:rsidRPr="00DF2BE0" w:rsidRDefault="009E7685" w:rsidP="00B61ED7">
            <w:pPr>
              <w:tabs>
                <w:tab w:val="left" w:pos="270"/>
              </w:tabs>
              <w:ind w:left="270" w:hanging="270"/>
              <w:rPr>
                <w:ins w:id="952" w:author="Phatthamon Jantalae" w:date="2022-06-16T16:44:00Z"/>
                <w:rFonts w:ascii="Arial" w:hAnsi="Arial" w:cs="Arial"/>
                <w:sz w:val="18"/>
                <w:szCs w:val="18"/>
              </w:rPr>
            </w:pPr>
          </w:p>
        </w:tc>
        <w:tc>
          <w:tcPr>
            <w:tcW w:w="4506" w:type="dxa"/>
            <w:gridSpan w:val="4"/>
            <w:shd w:val="clear" w:color="auto" w:fill="auto"/>
          </w:tcPr>
          <w:p w14:paraId="40DA95AC" w14:textId="77777777" w:rsidR="009E7685" w:rsidRPr="00DF2BE0" w:rsidRDefault="009E7685" w:rsidP="00D3325E">
            <w:pPr>
              <w:tabs>
                <w:tab w:val="left" w:pos="270"/>
              </w:tabs>
              <w:spacing w:after="0" w:line="240" w:lineRule="auto"/>
              <w:rPr>
                <w:ins w:id="953" w:author="Phatthamon Jantalae" w:date="2022-06-16T16:44:00Z"/>
                <w:rFonts w:ascii="Arial" w:hAnsi="Arial" w:cs="Arial"/>
                <w:b/>
                <w:i/>
                <w:color w:val="000000"/>
                <w:sz w:val="18"/>
                <w:szCs w:val="18"/>
              </w:rPr>
            </w:pPr>
            <w:ins w:id="954" w:author="Phatthamon Jantalae" w:date="2022-06-16T16:44:00Z">
              <w:r w:rsidRPr="00D3325E">
                <w:rPr>
                  <w:rFonts w:ascii="Arial" w:eastAsiaTheme="minorEastAsia" w:hAnsi="Arial" w:cs="Frutiger 45 Light"/>
                  <w:b/>
                  <w:i/>
                  <w:color w:val="000000"/>
                  <w:sz w:val="18"/>
                  <w:szCs w:val="18"/>
                </w:rPr>
                <w:t>Based on identified risks, which Principles/Project-level Standards triggered?</w:t>
              </w:r>
            </w:ins>
          </w:p>
        </w:tc>
        <w:tc>
          <w:tcPr>
            <w:tcW w:w="597" w:type="dxa"/>
            <w:vAlign w:val="center"/>
          </w:tcPr>
          <w:p w14:paraId="1CACB064" w14:textId="77777777" w:rsidR="009E7685" w:rsidRPr="00DF2BE0" w:rsidDel="00E47BCB" w:rsidRDefault="009E7685" w:rsidP="00D3325E">
            <w:pPr>
              <w:tabs>
                <w:tab w:val="left" w:pos="360"/>
              </w:tabs>
              <w:spacing w:line="240" w:lineRule="auto"/>
              <w:rPr>
                <w:ins w:id="955" w:author="Phatthamon Jantalae" w:date="2022-06-16T16:44:00Z"/>
                <w:rFonts w:ascii="Arial" w:hAnsi="Arial" w:cs="Arial"/>
                <w:b/>
                <w:sz w:val="18"/>
                <w:szCs w:val="18"/>
              </w:rPr>
            </w:pPr>
          </w:p>
        </w:tc>
        <w:tc>
          <w:tcPr>
            <w:tcW w:w="4635" w:type="dxa"/>
            <w:gridSpan w:val="4"/>
            <w:vAlign w:val="center"/>
          </w:tcPr>
          <w:p w14:paraId="27F7BC0E" w14:textId="77777777" w:rsidR="009E7685" w:rsidRPr="00DF2BE0" w:rsidRDefault="009E7685" w:rsidP="00D3325E">
            <w:pPr>
              <w:tabs>
                <w:tab w:val="left" w:pos="360"/>
              </w:tabs>
              <w:spacing w:after="0" w:line="240" w:lineRule="auto"/>
              <w:jc w:val="center"/>
              <w:rPr>
                <w:ins w:id="956" w:author="Phatthamon Jantalae" w:date="2022-06-16T16:44:00Z"/>
                <w:rFonts w:ascii="Arial" w:hAnsi="Arial" w:cs="Arial"/>
                <w:b/>
                <w:i/>
                <w:sz w:val="18"/>
                <w:szCs w:val="18"/>
              </w:rPr>
            </w:pPr>
            <w:ins w:id="957" w:author="Phatthamon Jantalae" w:date="2022-06-16T16:44:00Z">
              <w:r w:rsidRPr="00D3325E">
                <w:rPr>
                  <w:rFonts w:ascii="Arial" w:eastAsiaTheme="minorEastAsia" w:hAnsi="Arial" w:cs="Frutiger 45 Light"/>
                  <w:b/>
                  <w:sz w:val="18"/>
                  <w:szCs w:val="18"/>
                </w:rPr>
                <w:t>Comments (not required)</w:t>
              </w:r>
            </w:ins>
          </w:p>
        </w:tc>
      </w:tr>
      <w:tr w:rsidR="009E7685" w:rsidRPr="00DF2BE0" w14:paraId="346DFD98" w14:textId="77777777" w:rsidTr="00B61ED7">
        <w:trPr>
          <w:ins w:id="958" w:author="Phatthamon Jantalae" w:date="2022-06-16T16:44:00Z"/>
        </w:trPr>
        <w:tc>
          <w:tcPr>
            <w:tcW w:w="3402" w:type="dxa"/>
            <w:gridSpan w:val="2"/>
            <w:vMerge/>
          </w:tcPr>
          <w:p w14:paraId="2EA00C66" w14:textId="77777777" w:rsidR="009E7685" w:rsidRPr="00DF2BE0" w:rsidRDefault="009E7685" w:rsidP="00B61ED7">
            <w:pPr>
              <w:tabs>
                <w:tab w:val="left" w:pos="270"/>
              </w:tabs>
              <w:ind w:left="270" w:hanging="270"/>
              <w:rPr>
                <w:ins w:id="959" w:author="Phatthamon Jantalae" w:date="2022-06-16T16:44:00Z"/>
                <w:rFonts w:ascii="Arial" w:hAnsi="Arial" w:cs="Arial"/>
                <w:sz w:val="18"/>
                <w:szCs w:val="18"/>
              </w:rPr>
            </w:pPr>
          </w:p>
        </w:tc>
        <w:tc>
          <w:tcPr>
            <w:tcW w:w="4506" w:type="dxa"/>
            <w:gridSpan w:val="4"/>
            <w:shd w:val="clear" w:color="auto" w:fill="auto"/>
            <w:vAlign w:val="center"/>
          </w:tcPr>
          <w:p w14:paraId="4D086711" w14:textId="77777777" w:rsidR="009E7685" w:rsidRPr="00DF2BE0" w:rsidRDefault="009E7685" w:rsidP="00D3325E">
            <w:pPr>
              <w:tabs>
                <w:tab w:val="left" w:pos="270"/>
              </w:tabs>
              <w:spacing w:after="0" w:line="240" w:lineRule="auto"/>
              <w:ind w:left="270" w:hanging="270"/>
              <w:rPr>
                <w:ins w:id="960" w:author="Phatthamon Jantalae" w:date="2022-06-16T16:44:00Z"/>
                <w:rFonts w:ascii="Arial" w:hAnsi="Arial" w:cs="Arial"/>
                <w:b/>
                <w:i/>
                <w:sz w:val="18"/>
                <w:szCs w:val="18"/>
              </w:rPr>
            </w:pPr>
            <w:ins w:id="961" w:author="Phatthamon Jantalae" w:date="2022-06-16T16:44:00Z">
              <w:r w:rsidRPr="00D3325E">
                <w:rPr>
                  <w:rFonts w:ascii="Arial" w:eastAsiaTheme="minorEastAsia" w:hAnsi="Arial" w:cs="Frutiger 45 Light"/>
                  <w:b/>
                  <w:i/>
                  <w:sz w:val="18"/>
                  <w:szCs w:val="18"/>
                </w:rPr>
                <w:t>Overarching Principle: Leave No One Behind</w:t>
              </w:r>
              <w:r w:rsidRPr="00DF2BE0">
                <w:rPr>
                  <w:rFonts w:ascii="Arial" w:hAnsi="Arial" w:cs="Arial"/>
                  <w:b/>
                  <w:i/>
                  <w:sz w:val="18"/>
                  <w:szCs w:val="18"/>
                </w:rPr>
                <w:t xml:space="preserve"> </w:t>
              </w:r>
            </w:ins>
          </w:p>
        </w:tc>
        <w:tc>
          <w:tcPr>
            <w:tcW w:w="597" w:type="dxa"/>
            <w:vAlign w:val="center"/>
          </w:tcPr>
          <w:p w14:paraId="5666D1FD" w14:textId="77777777" w:rsidR="009E7685" w:rsidRPr="00DF2BE0" w:rsidRDefault="009E7685" w:rsidP="00D3325E">
            <w:pPr>
              <w:tabs>
                <w:tab w:val="left" w:pos="360"/>
              </w:tabs>
              <w:spacing w:line="240" w:lineRule="auto"/>
              <w:rPr>
                <w:ins w:id="962" w:author="Phatthamon Jantalae" w:date="2022-06-16T16:44:00Z"/>
                <w:rFonts w:ascii="Arial" w:hAnsi="Arial" w:cs="Arial"/>
                <w:sz w:val="18"/>
                <w:szCs w:val="18"/>
              </w:rPr>
            </w:pPr>
          </w:p>
        </w:tc>
        <w:tc>
          <w:tcPr>
            <w:tcW w:w="4635" w:type="dxa"/>
            <w:gridSpan w:val="4"/>
          </w:tcPr>
          <w:p w14:paraId="4192B672" w14:textId="77777777" w:rsidR="009E7685" w:rsidRPr="00DF2BE0" w:rsidRDefault="009E7685" w:rsidP="00D3325E">
            <w:pPr>
              <w:tabs>
                <w:tab w:val="left" w:pos="360"/>
              </w:tabs>
              <w:spacing w:line="240" w:lineRule="auto"/>
              <w:rPr>
                <w:ins w:id="963" w:author="Phatthamon Jantalae" w:date="2022-06-16T16:44:00Z"/>
                <w:rFonts w:ascii="Arial" w:hAnsi="Arial" w:cs="Arial"/>
                <w:sz w:val="18"/>
                <w:szCs w:val="18"/>
              </w:rPr>
            </w:pPr>
          </w:p>
        </w:tc>
      </w:tr>
      <w:tr w:rsidR="009E7685" w:rsidRPr="00DF2BE0" w14:paraId="20AB56BD" w14:textId="77777777" w:rsidTr="00B61ED7">
        <w:trPr>
          <w:trHeight w:val="287"/>
          <w:ins w:id="964" w:author="Phatthamon Jantalae" w:date="2022-06-16T16:44:00Z"/>
        </w:trPr>
        <w:tc>
          <w:tcPr>
            <w:tcW w:w="3402" w:type="dxa"/>
            <w:gridSpan w:val="2"/>
            <w:vMerge/>
          </w:tcPr>
          <w:p w14:paraId="7AA68350" w14:textId="77777777" w:rsidR="009E7685" w:rsidRPr="00DF2BE0" w:rsidRDefault="009E7685" w:rsidP="00B61ED7">
            <w:pPr>
              <w:tabs>
                <w:tab w:val="left" w:pos="270"/>
              </w:tabs>
              <w:ind w:left="270" w:hanging="270"/>
              <w:rPr>
                <w:ins w:id="965" w:author="Phatthamon Jantalae" w:date="2022-06-16T16:44:00Z"/>
                <w:rFonts w:ascii="Arial" w:hAnsi="Arial" w:cs="Arial"/>
                <w:sz w:val="18"/>
                <w:szCs w:val="18"/>
              </w:rPr>
            </w:pPr>
          </w:p>
        </w:tc>
        <w:tc>
          <w:tcPr>
            <w:tcW w:w="4506" w:type="dxa"/>
            <w:gridSpan w:val="4"/>
            <w:shd w:val="clear" w:color="auto" w:fill="auto"/>
            <w:vAlign w:val="center"/>
          </w:tcPr>
          <w:p w14:paraId="61087EC2" w14:textId="77777777" w:rsidR="009E7685" w:rsidRPr="00D3325E" w:rsidRDefault="009E7685" w:rsidP="00D3325E">
            <w:pPr>
              <w:tabs>
                <w:tab w:val="left" w:pos="270"/>
              </w:tabs>
              <w:spacing w:after="0" w:line="240" w:lineRule="auto"/>
              <w:ind w:left="640" w:hanging="270"/>
              <w:rPr>
                <w:ins w:id="966" w:author="Phatthamon Jantalae" w:date="2022-06-16T16:44:00Z"/>
                <w:rFonts w:ascii="Arial" w:eastAsiaTheme="minorEastAsia" w:hAnsi="Arial" w:cs="Frutiger 45 Light"/>
                <w:b/>
                <w:i/>
                <w:sz w:val="18"/>
                <w:szCs w:val="18"/>
              </w:rPr>
            </w:pPr>
            <w:ins w:id="967" w:author="Phatthamon Jantalae" w:date="2022-06-16T16:44:00Z">
              <w:r w:rsidRPr="00D3325E">
                <w:rPr>
                  <w:rFonts w:ascii="Arial" w:eastAsiaTheme="minorEastAsia" w:hAnsi="Arial" w:cs="Frutiger 45 Light"/>
                  <w:b/>
                  <w:i/>
                  <w:sz w:val="18"/>
                  <w:szCs w:val="18"/>
                </w:rPr>
                <w:t>Human Rights</w:t>
              </w:r>
            </w:ins>
          </w:p>
        </w:tc>
        <w:tc>
          <w:tcPr>
            <w:tcW w:w="597" w:type="dxa"/>
          </w:tcPr>
          <w:p w14:paraId="1DF3CB7E" w14:textId="77777777" w:rsidR="009E7685" w:rsidRPr="00D3325E" w:rsidRDefault="009E7685" w:rsidP="00D3325E">
            <w:pPr>
              <w:tabs>
                <w:tab w:val="left" w:pos="360"/>
              </w:tabs>
              <w:spacing w:after="0" w:line="240" w:lineRule="auto"/>
              <w:rPr>
                <w:ins w:id="968" w:author="Phatthamon Jantalae" w:date="2022-06-16T16:44:00Z"/>
                <w:rFonts w:ascii="DejaVu Sans" w:eastAsiaTheme="minorEastAsia" w:hAnsi="DejaVu Sans" w:cs="DejaVu Sans"/>
                <w:b/>
                <w:sz w:val="18"/>
                <w:szCs w:val="20"/>
                <w:lang w:eastAsia="ja-JP"/>
              </w:rPr>
            </w:pPr>
            <w:ins w:id="969"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2CD273A5" w14:textId="77777777" w:rsidR="009E7685" w:rsidRPr="00D3325E" w:rsidRDefault="009E7685" w:rsidP="00D3325E">
            <w:pPr>
              <w:tabs>
                <w:tab w:val="left" w:pos="360"/>
              </w:tabs>
              <w:spacing w:after="0" w:line="240" w:lineRule="auto"/>
              <w:rPr>
                <w:ins w:id="970" w:author="Phatthamon Jantalae" w:date="2022-06-16T16:44:00Z"/>
                <w:rFonts w:ascii="Arial" w:eastAsiaTheme="minorEastAsia" w:hAnsi="Arial" w:cs="Frutiger 45 Light"/>
                <w:sz w:val="18"/>
                <w:szCs w:val="18"/>
              </w:rPr>
            </w:pPr>
            <w:ins w:id="971" w:author="Phatthamon Jantalae" w:date="2022-06-16T16:44:00Z">
              <w:r w:rsidRPr="00D3325E">
                <w:rPr>
                  <w:rFonts w:ascii="Arial" w:eastAsiaTheme="minorEastAsia" w:hAnsi="Arial" w:cs="Frutiger 45 Light"/>
                  <w:sz w:val="18"/>
                  <w:szCs w:val="18"/>
                </w:rPr>
                <w:t>Risk 1</w:t>
              </w:r>
            </w:ins>
          </w:p>
        </w:tc>
      </w:tr>
      <w:tr w:rsidR="009E7685" w:rsidRPr="00DF2BE0" w14:paraId="2907C337" w14:textId="77777777" w:rsidTr="00B61ED7">
        <w:trPr>
          <w:trHeight w:val="260"/>
          <w:ins w:id="972" w:author="Phatthamon Jantalae" w:date="2022-06-16T16:44:00Z"/>
        </w:trPr>
        <w:tc>
          <w:tcPr>
            <w:tcW w:w="3402" w:type="dxa"/>
            <w:gridSpan w:val="2"/>
            <w:vMerge/>
          </w:tcPr>
          <w:p w14:paraId="682B434F" w14:textId="77777777" w:rsidR="009E7685" w:rsidRPr="00DF2BE0" w:rsidRDefault="009E7685" w:rsidP="00B61ED7">
            <w:pPr>
              <w:tabs>
                <w:tab w:val="left" w:pos="270"/>
              </w:tabs>
              <w:ind w:left="270" w:hanging="270"/>
              <w:rPr>
                <w:ins w:id="973" w:author="Phatthamon Jantalae" w:date="2022-06-16T16:44:00Z"/>
                <w:rFonts w:ascii="Arial" w:hAnsi="Arial" w:cs="Arial"/>
                <w:sz w:val="18"/>
                <w:szCs w:val="18"/>
              </w:rPr>
            </w:pPr>
          </w:p>
        </w:tc>
        <w:tc>
          <w:tcPr>
            <w:tcW w:w="4506" w:type="dxa"/>
            <w:gridSpan w:val="4"/>
            <w:shd w:val="clear" w:color="auto" w:fill="auto"/>
            <w:vAlign w:val="center"/>
          </w:tcPr>
          <w:p w14:paraId="5EC225CF" w14:textId="77777777" w:rsidR="009E7685" w:rsidRPr="00D3325E" w:rsidRDefault="009E7685" w:rsidP="00D3325E">
            <w:pPr>
              <w:tabs>
                <w:tab w:val="left" w:pos="270"/>
              </w:tabs>
              <w:spacing w:after="0" w:line="240" w:lineRule="auto"/>
              <w:ind w:left="640" w:hanging="270"/>
              <w:rPr>
                <w:ins w:id="974" w:author="Phatthamon Jantalae" w:date="2022-06-16T16:44:00Z"/>
                <w:rFonts w:ascii="Arial" w:eastAsiaTheme="minorEastAsia" w:hAnsi="Arial" w:cs="Frutiger 45 Light"/>
                <w:b/>
                <w:i/>
                <w:sz w:val="18"/>
                <w:szCs w:val="18"/>
              </w:rPr>
            </w:pPr>
            <w:ins w:id="975" w:author="Phatthamon Jantalae" w:date="2022-06-16T16:44:00Z">
              <w:r w:rsidRPr="00D3325E">
                <w:rPr>
                  <w:rFonts w:ascii="Arial" w:eastAsiaTheme="minorEastAsia" w:hAnsi="Arial" w:cs="Frutiger 45 Light"/>
                  <w:b/>
                  <w:i/>
                  <w:sz w:val="18"/>
                  <w:szCs w:val="18"/>
                </w:rPr>
                <w:t>Gender Equality and Women’s Empowerment</w:t>
              </w:r>
            </w:ins>
          </w:p>
        </w:tc>
        <w:tc>
          <w:tcPr>
            <w:tcW w:w="597" w:type="dxa"/>
          </w:tcPr>
          <w:p w14:paraId="5931568E" w14:textId="77777777" w:rsidR="009E7685" w:rsidRPr="00D3325E" w:rsidRDefault="009E7685" w:rsidP="00D3325E">
            <w:pPr>
              <w:tabs>
                <w:tab w:val="left" w:pos="360"/>
              </w:tabs>
              <w:spacing w:after="0" w:line="240" w:lineRule="auto"/>
              <w:rPr>
                <w:ins w:id="976" w:author="Phatthamon Jantalae" w:date="2022-06-16T16:44:00Z"/>
                <w:rFonts w:ascii="DejaVu Sans" w:eastAsiaTheme="minorEastAsia" w:hAnsi="DejaVu Sans" w:cs="DejaVu Sans"/>
                <w:b/>
                <w:sz w:val="18"/>
                <w:szCs w:val="20"/>
                <w:lang w:eastAsia="ja-JP"/>
              </w:rPr>
            </w:pPr>
            <w:ins w:id="977"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54D2760D" w14:textId="77777777" w:rsidR="009E7685" w:rsidRPr="00D3325E" w:rsidRDefault="009E7685" w:rsidP="00D3325E">
            <w:pPr>
              <w:tabs>
                <w:tab w:val="left" w:pos="360"/>
              </w:tabs>
              <w:spacing w:after="0" w:line="240" w:lineRule="auto"/>
              <w:rPr>
                <w:ins w:id="978" w:author="Phatthamon Jantalae" w:date="2022-06-16T16:44:00Z"/>
                <w:rFonts w:ascii="Arial" w:eastAsiaTheme="minorEastAsia" w:hAnsi="Arial" w:cs="Frutiger 45 Light"/>
                <w:sz w:val="18"/>
                <w:szCs w:val="18"/>
              </w:rPr>
            </w:pPr>
            <w:ins w:id="979" w:author="Phatthamon Jantalae" w:date="2022-06-16T16:44:00Z">
              <w:r w:rsidRPr="00D3325E">
                <w:rPr>
                  <w:rFonts w:ascii="Arial" w:eastAsiaTheme="minorEastAsia" w:hAnsi="Arial" w:cs="Frutiger 45 Light"/>
                  <w:sz w:val="18"/>
                  <w:szCs w:val="18"/>
                </w:rPr>
                <w:t>Risk 1</w:t>
              </w:r>
            </w:ins>
          </w:p>
        </w:tc>
      </w:tr>
      <w:tr w:rsidR="009E7685" w:rsidRPr="00DF2BE0" w14:paraId="04057869" w14:textId="77777777" w:rsidTr="00B61ED7">
        <w:trPr>
          <w:trHeight w:val="278"/>
          <w:ins w:id="980" w:author="Phatthamon Jantalae" w:date="2022-06-16T16:44:00Z"/>
        </w:trPr>
        <w:tc>
          <w:tcPr>
            <w:tcW w:w="3402" w:type="dxa"/>
            <w:gridSpan w:val="2"/>
            <w:vMerge/>
          </w:tcPr>
          <w:p w14:paraId="29D8DD70" w14:textId="77777777" w:rsidR="009E7685" w:rsidRPr="00DF2BE0" w:rsidRDefault="009E7685" w:rsidP="00B61ED7">
            <w:pPr>
              <w:tabs>
                <w:tab w:val="left" w:pos="270"/>
              </w:tabs>
              <w:ind w:left="270" w:hanging="270"/>
              <w:rPr>
                <w:ins w:id="981" w:author="Phatthamon Jantalae" w:date="2022-06-16T16:44:00Z"/>
                <w:rFonts w:ascii="Arial" w:hAnsi="Arial" w:cs="Arial"/>
                <w:sz w:val="18"/>
                <w:szCs w:val="18"/>
              </w:rPr>
            </w:pPr>
          </w:p>
        </w:tc>
        <w:tc>
          <w:tcPr>
            <w:tcW w:w="4506" w:type="dxa"/>
            <w:gridSpan w:val="4"/>
            <w:shd w:val="clear" w:color="auto" w:fill="auto"/>
            <w:vAlign w:val="center"/>
          </w:tcPr>
          <w:p w14:paraId="7FB3DDF6" w14:textId="77777777" w:rsidR="009E7685" w:rsidRPr="00D3325E" w:rsidRDefault="009E7685" w:rsidP="00D3325E">
            <w:pPr>
              <w:tabs>
                <w:tab w:val="left" w:pos="270"/>
              </w:tabs>
              <w:spacing w:after="0" w:line="240" w:lineRule="auto"/>
              <w:ind w:left="640" w:hanging="270"/>
              <w:rPr>
                <w:ins w:id="982" w:author="Phatthamon Jantalae" w:date="2022-06-16T16:44:00Z"/>
                <w:rFonts w:ascii="Arial" w:eastAsiaTheme="minorEastAsia" w:hAnsi="Arial" w:cs="Frutiger 45 Light"/>
                <w:b/>
                <w:i/>
                <w:sz w:val="18"/>
                <w:szCs w:val="18"/>
              </w:rPr>
            </w:pPr>
            <w:ins w:id="983" w:author="Phatthamon Jantalae" w:date="2022-06-16T16:44:00Z">
              <w:r w:rsidRPr="00D3325E">
                <w:rPr>
                  <w:rFonts w:ascii="Arial" w:eastAsiaTheme="minorEastAsia" w:hAnsi="Arial" w:cs="Frutiger 45 Light"/>
                  <w:b/>
                  <w:i/>
                  <w:sz w:val="18"/>
                  <w:szCs w:val="18"/>
                </w:rPr>
                <w:t>Accountability</w:t>
              </w:r>
            </w:ins>
          </w:p>
        </w:tc>
        <w:tc>
          <w:tcPr>
            <w:tcW w:w="597" w:type="dxa"/>
            <w:vAlign w:val="center"/>
          </w:tcPr>
          <w:p w14:paraId="32572320" w14:textId="77777777" w:rsidR="009E7685" w:rsidRPr="00D3325E" w:rsidRDefault="009E7685" w:rsidP="00D3325E">
            <w:pPr>
              <w:tabs>
                <w:tab w:val="left" w:pos="360"/>
              </w:tabs>
              <w:spacing w:after="0" w:line="240" w:lineRule="auto"/>
              <w:rPr>
                <w:ins w:id="984" w:author="Phatthamon Jantalae" w:date="2022-06-16T16:44:00Z"/>
                <w:rFonts w:ascii="DejaVu Sans" w:eastAsiaTheme="minorEastAsia" w:hAnsi="DejaVu Sans" w:cs="DejaVu Sans"/>
                <w:b/>
                <w:sz w:val="18"/>
                <w:szCs w:val="20"/>
                <w:lang w:eastAsia="ja-JP"/>
              </w:rPr>
            </w:pPr>
            <w:ins w:id="985"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53EB46BC" w14:textId="77777777" w:rsidR="009E7685" w:rsidRPr="00D3325E" w:rsidRDefault="009E7685" w:rsidP="00D3325E">
            <w:pPr>
              <w:tabs>
                <w:tab w:val="left" w:pos="360"/>
              </w:tabs>
              <w:spacing w:after="0" w:line="240" w:lineRule="auto"/>
              <w:rPr>
                <w:ins w:id="986" w:author="Phatthamon Jantalae" w:date="2022-06-16T16:44:00Z"/>
                <w:rFonts w:ascii="Arial" w:eastAsiaTheme="minorEastAsia" w:hAnsi="Arial" w:cs="Frutiger 45 Light"/>
                <w:sz w:val="18"/>
                <w:szCs w:val="18"/>
              </w:rPr>
            </w:pPr>
            <w:ins w:id="987" w:author="Phatthamon Jantalae" w:date="2022-06-16T16:44:00Z">
              <w:r w:rsidRPr="00D3325E">
                <w:rPr>
                  <w:rFonts w:ascii="Arial" w:eastAsiaTheme="minorEastAsia" w:hAnsi="Arial" w:cs="Frutiger 45 Light"/>
                  <w:sz w:val="18"/>
                  <w:szCs w:val="18"/>
                </w:rPr>
                <w:t>Risk 1</w:t>
              </w:r>
            </w:ins>
          </w:p>
        </w:tc>
      </w:tr>
      <w:tr w:rsidR="009E7685" w:rsidRPr="00DF2BE0" w14:paraId="0796EACF" w14:textId="77777777" w:rsidTr="00B61ED7">
        <w:trPr>
          <w:trHeight w:val="360"/>
          <w:ins w:id="988" w:author="Phatthamon Jantalae" w:date="2022-06-16T16:44:00Z"/>
        </w:trPr>
        <w:tc>
          <w:tcPr>
            <w:tcW w:w="3402" w:type="dxa"/>
            <w:gridSpan w:val="2"/>
            <w:vMerge/>
          </w:tcPr>
          <w:p w14:paraId="60E90D03" w14:textId="77777777" w:rsidR="009E7685" w:rsidRPr="00DF2BE0" w:rsidRDefault="009E7685" w:rsidP="00B61ED7">
            <w:pPr>
              <w:tabs>
                <w:tab w:val="left" w:pos="270"/>
              </w:tabs>
              <w:ind w:left="270" w:hanging="270"/>
              <w:rPr>
                <w:ins w:id="989" w:author="Phatthamon Jantalae" w:date="2022-06-16T16:44:00Z"/>
                <w:rFonts w:ascii="Arial" w:hAnsi="Arial" w:cs="Arial"/>
                <w:sz w:val="18"/>
                <w:szCs w:val="18"/>
              </w:rPr>
            </w:pPr>
          </w:p>
        </w:tc>
        <w:tc>
          <w:tcPr>
            <w:tcW w:w="4506" w:type="dxa"/>
            <w:gridSpan w:val="4"/>
            <w:shd w:val="clear" w:color="auto" w:fill="auto"/>
            <w:vAlign w:val="center"/>
          </w:tcPr>
          <w:p w14:paraId="67A5271F" w14:textId="77777777" w:rsidR="009E7685" w:rsidRPr="00DF2BE0" w:rsidRDefault="009E7685" w:rsidP="00D3325E">
            <w:pPr>
              <w:tabs>
                <w:tab w:val="left" w:pos="270"/>
              </w:tabs>
              <w:spacing w:after="0" w:line="240" w:lineRule="auto"/>
              <w:ind w:left="270" w:hanging="270"/>
              <w:rPr>
                <w:ins w:id="990" w:author="Phatthamon Jantalae" w:date="2022-06-16T16:44:00Z"/>
                <w:rFonts w:ascii="Arial" w:hAnsi="Arial" w:cs="Arial"/>
                <w:b/>
                <w:i/>
                <w:sz w:val="18"/>
                <w:szCs w:val="18"/>
              </w:rPr>
            </w:pPr>
            <w:ins w:id="991" w:author="Phatthamon Jantalae" w:date="2022-06-16T16:44:00Z">
              <w:r w:rsidRPr="00D3325E">
                <w:rPr>
                  <w:rFonts w:ascii="Arial" w:eastAsiaTheme="minorEastAsia" w:hAnsi="Arial" w:cs="Frutiger 45 Light"/>
                  <w:b/>
                  <w:i/>
                  <w:sz w:val="18"/>
                  <w:szCs w:val="18"/>
                </w:rPr>
                <w:t>1.</w:t>
              </w:r>
              <w:r w:rsidRPr="00D3325E">
                <w:rPr>
                  <w:rFonts w:ascii="Arial" w:eastAsiaTheme="minorEastAsia" w:hAnsi="Arial" w:cs="Frutiger 45 Light"/>
                  <w:b/>
                  <w:i/>
                  <w:sz w:val="18"/>
                  <w:szCs w:val="18"/>
                </w:rPr>
                <w:tab/>
                <w:t>Biodiversity Conservation and Sustainable Natural Resource Management</w:t>
              </w:r>
            </w:ins>
          </w:p>
        </w:tc>
        <w:tc>
          <w:tcPr>
            <w:tcW w:w="597" w:type="dxa"/>
            <w:vAlign w:val="center"/>
          </w:tcPr>
          <w:p w14:paraId="45DAB3D7" w14:textId="77777777" w:rsidR="009E7685" w:rsidRPr="00D3325E" w:rsidRDefault="009E7685" w:rsidP="00D3325E">
            <w:pPr>
              <w:tabs>
                <w:tab w:val="left" w:pos="360"/>
              </w:tabs>
              <w:spacing w:after="0" w:line="240" w:lineRule="auto"/>
              <w:rPr>
                <w:ins w:id="992" w:author="Phatthamon Jantalae" w:date="2022-06-16T16:44:00Z"/>
                <w:rFonts w:ascii="DejaVu Sans" w:eastAsiaTheme="minorEastAsia" w:hAnsi="DejaVu Sans" w:cs="DejaVu Sans"/>
                <w:b/>
                <w:sz w:val="18"/>
                <w:szCs w:val="20"/>
                <w:lang w:eastAsia="ja-JP"/>
              </w:rPr>
            </w:pPr>
            <w:ins w:id="993"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7232284D" w14:textId="77777777" w:rsidR="009E7685" w:rsidRPr="00D3325E" w:rsidRDefault="009E7685" w:rsidP="00D3325E">
            <w:pPr>
              <w:tabs>
                <w:tab w:val="left" w:pos="360"/>
              </w:tabs>
              <w:spacing w:after="0" w:line="240" w:lineRule="auto"/>
              <w:rPr>
                <w:ins w:id="994" w:author="Phatthamon Jantalae" w:date="2022-06-16T16:44:00Z"/>
                <w:rFonts w:ascii="Arial" w:eastAsiaTheme="minorEastAsia" w:hAnsi="Arial" w:cs="Frutiger 45 Light"/>
                <w:sz w:val="18"/>
                <w:szCs w:val="18"/>
              </w:rPr>
            </w:pPr>
            <w:ins w:id="995" w:author="Phatthamon Jantalae" w:date="2022-06-16T16:44:00Z">
              <w:r w:rsidRPr="00D3325E">
                <w:rPr>
                  <w:rFonts w:ascii="Arial" w:eastAsiaTheme="minorEastAsia" w:hAnsi="Arial" w:cs="Frutiger 45 Light"/>
                  <w:sz w:val="18"/>
                  <w:szCs w:val="18"/>
                </w:rPr>
                <w:t>Risk 2</w:t>
              </w:r>
            </w:ins>
          </w:p>
          <w:p w14:paraId="09411314" w14:textId="77777777" w:rsidR="009E7685" w:rsidRPr="00D3325E" w:rsidRDefault="009E7685" w:rsidP="00D3325E">
            <w:pPr>
              <w:tabs>
                <w:tab w:val="left" w:pos="360"/>
              </w:tabs>
              <w:spacing w:after="0" w:line="240" w:lineRule="auto"/>
              <w:rPr>
                <w:ins w:id="996" w:author="Phatthamon Jantalae" w:date="2022-06-16T16:44:00Z"/>
                <w:rFonts w:ascii="Arial" w:eastAsiaTheme="minorEastAsia" w:hAnsi="Arial" w:cs="Frutiger 45 Light"/>
                <w:sz w:val="18"/>
                <w:szCs w:val="18"/>
              </w:rPr>
            </w:pPr>
            <w:ins w:id="997" w:author="Phatthamon Jantalae" w:date="2022-06-16T16:44:00Z">
              <w:r w:rsidRPr="00D3325E">
                <w:rPr>
                  <w:rFonts w:ascii="Arial" w:eastAsiaTheme="minorEastAsia" w:hAnsi="Arial" w:cs="Frutiger 45 Light"/>
                  <w:sz w:val="18"/>
                  <w:szCs w:val="18"/>
                </w:rPr>
                <w:t>Risk 3</w:t>
              </w:r>
            </w:ins>
          </w:p>
          <w:p w14:paraId="2085988B" w14:textId="77777777" w:rsidR="009E7685" w:rsidRPr="00D3325E" w:rsidRDefault="009E7685" w:rsidP="00D3325E">
            <w:pPr>
              <w:tabs>
                <w:tab w:val="left" w:pos="360"/>
              </w:tabs>
              <w:spacing w:after="0" w:line="240" w:lineRule="auto"/>
              <w:rPr>
                <w:ins w:id="998" w:author="Phatthamon Jantalae" w:date="2022-06-16T16:44:00Z"/>
                <w:rFonts w:ascii="Arial" w:eastAsiaTheme="minorEastAsia" w:hAnsi="Arial" w:cs="Frutiger 45 Light"/>
                <w:sz w:val="18"/>
                <w:szCs w:val="18"/>
              </w:rPr>
            </w:pPr>
            <w:ins w:id="999" w:author="Phatthamon Jantalae" w:date="2022-06-16T16:44:00Z">
              <w:r w:rsidRPr="00D3325E">
                <w:rPr>
                  <w:rFonts w:ascii="Arial" w:eastAsiaTheme="minorEastAsia" w:hAnsi="Arial" w:cs="Frutiger 45 Light"/>
                  <w:sz w:val="18"/>
                  <w:szCs w:val="18"/>
                </w:rPr>
                <w:t>Risk 5</w:t>
              </w:r>
            </w:ins>
          </w:p>
          <w:p w14:paraId="4039E1C4" w14:textId="77777777" w:rsidR="009E7685" w:rsidRPr="00D3325E" w:rsidRDefault="009E7685" w:rsidP="00D3325E">
            <w:pPr>
              <w:tabs>
                <w:tab w:val="left" w:pos="360"/>
              </w:tabs>
              <w:spacing w:after="0" w:line="240" w:lineRule="auto"/>
              <w:rPr>
                <w:ins w:id="1000" w:author="Phatthamon Jantalae" w:date="2022-06-16T16:44:00Z"/>
                <w:rFonts w:ascii="Arial" w:eastAsiaTheme="minorEastAsia" w:hAnsi="Arial" w:cs="Frutiger 45 Light"/>
                <w:sz w:val="18"/>
                <w:szCs w:val="18"/>
              </w:rPr>
            </w:pPr>
            <w:ins w:id="1001" w:author="Phatthamon Jantalae" w:date="2022-06-16T16:44:00Z">
              <w:r w:rsidRPr="00D3325E">
                <w:rPr>
                  <w:rFonts w:ascii="Arial" w:eastAsiaTheme="minorEastAsia" w:hAnsi="Arial" w:cs="Frutiger 45 Light"/>
                  <w:sz w:val="18"/>
                  <w:szCs w:val="18"/>
                </w:rPr>
                <w:t xml:space="preserve">Risk 7 </w:t>
              </w:r>
            </w:ins>
          </w:p>
        </w:tc>
      </w:tr>
      <w:tr w:rsidR="009E7685" w:rsidRPr="00DF2BE0" w14:paraId="632ECEFD" w14:textId="77777777" w:rsidTr="00B61ED7">
        <w:trPr>
          <w:trHeight w:val="350"/>
          <w:ins w:id="1002" w:author="Phatthamon Jantalae" w:date="2022-06-16T16:44:00Z"/>
        </w:trPr>
        <w:tc>
          <w:tcPr>
            <w:tcW w:w="3402" w:type="dxa"/>
            <w:gridSpan w:val="2"/>
            <w:vMerge/>
          </w:tcPr>
          <w:p w14:paraId="43BAA911" w14:textId="77777777" w:rsidR="009E7685" w:rsidRPr="00DF2BE0" w:rsidRDefault="009E7685" w:rsidP="00B61ED7">
            <w:pPr>
              <w:tabs>
                <w:tab w:val="left" w:pos="270"/>
              </w:tabs>
              <w:ind w:left="270" w:hanging="270"/>
              <w:rPr>
                <w:ins w:id="1003" w:author="Phatthamon Jantalae" w:date="2022-06-16T16:44:00Z"/>
                <w:rFonts w:ascii="Arial" w:hAnsi="Arial" w:cs="Arial"/>
                <w:sz w:val="18"/>
                <w:szCs w:val="18"/>
              </w:rPr>
            </w:pPr>
          </w:p>
        </w:tc>
        <w:tc>
          <w:tcPr>
            <w:tcW w:w="4506" w:type="dxa"/>
            <w:gridSpan w:val="4"/>
            <w:shd w:val="clear" w:color="auto" w:fill="auto"/>
            <w:vAlign w:val="center"/>
          </w:tcPr>
          <w:p w14:paraId="6AF4CEE9" w14:textId="77777777" w:rsidR="009E7685" w:rsidRPr="00DF2BE0" w:rsidRDefault="009E7685" w:rsidP="00D3325E">
            <w:pPr>
              <w:tabs>
                <w:tab w:val="left" w:pos="270"/>
              </w:tabs>
              <w:spacing w:after="0" w:line="240" w:lineRule="auto"/>
              <w:ind w:left="270" w:hanging="270"/>
              <w:rPr>
                <w:ins w:id="1004" w:author="Phatthamon Jantalae" w:date="2022-06-16T16:44:00Z"/>
                <w:rFonts w:ascii="Arial" w:hAnsi="Arial" w:cs="Arial"/>
                <w:b/>
                <w:i/>
                <w:sz w:val="18"/>
                <w:szCs w:val="18"/>
              </w:rPr>
            </w:pPr>
            <w:ins w:id="1005" w:author="Phatthamon Jantalae" w:date="2022-06-16T16:44:00Z">
              <w:r w:rsidRPr="00D3325E">
                <w:rPr>
                  <w:rFonts w:ascii="Arial" w:eastAsiaTheme="minorEastAsia" w:hAnsi="Arial" w:cs="Frutiger 45 Light"/>
                  <w:b/>
                  <w:i/>
                  <w:sz w:val="18"/>
                  <w:szCs w:val="18"/>
                </w:rPr>
                <w:t>2.</w:t>
              </w:r>
              <w:r w:rsidRPr="00D3325E">
                <w:rPr>
                  <w:rFonts w:ascii="Arial" w:eastAsiaTheme="minorEastAsia" w:hAnsi="Arial" w:cs="Frutiger 45 Light"/>
                  <w:b/>
                  <w:i/>
                  <w:sz w:val="18"/>
                  <w:szCs w:val="18"/>
                </w:rPr>
                <w:tab/>
                <w:t>Climate Change and Disaster Risks</w:t>
              </w:r>
            </w:ins>
          </w:p>
        </w:tc>
        <w:tc>
          <w:tcPr>
            <w:tcW w:w="597" w:type="dxa"/>
            <w:vAlign w:val="center"/>
          </w:tcPr>
          <w:p w14:paraId="4CB2A366" w14:textId="77777777" w:rsidR="009E7685" w:rsidRPr="00D3325E" w:rsidRDefault="009E7685" w:rsidP="00D3325E">
            <w:pPr>
              <w:tabs>
                <w:tab w:val="left" w:pos="360"/>
              </w:tabs>
              <w:spacing w:after="0" w:line="240" w:lineRule="auto"/>
              <w:rPr>
                <w:ins w:id="1006" w:author="Phatthamon Jantalae" w:date="2022-06-16T16:44:00Z"/>
                <w:rFonts w:ascii="DejaVu Sans" w:eastAsiaTheme="minorEastAsia" w:hAnsi="DejaVu Sans" w:cs="DejaVu Sans"/>
                <w:b/>
                <w:sz w:val="18"/>
                <w:szCs w:val="20"/>
                <w:lang w:eastAsia="ja-JP"/>
              </w:rPr>
            </w:pPr>
            <w:ins w:id="1007"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7C33697A" w14:textId="77777777" w:rsidR="009E7685" w:rsidRPr="00D3325E" w:rsidRDefault="009E7685" w:rsidP="00D3325E">
            <w:pPr>
              <w:tabs>
                <w:tab w:val="left" w:pos="360"/>
              </w:tabs>
              <w:spacing w:after="0" w:line="240" w:lineRule="auto"/>
              <w:rPr>
                <w:ins w:id="1008" w:author="Phatthamon Jantalae" w:date="2022-06-16T16:44:00Z"/>
                <w:rFonts w:ascii="Arial" w:eastAsiaTheme="minorEastAsia" w:hAnsi="Arial" w:cs="Frutiger 45 Light"/>
                <w:sz w:val="18"/>
                <w:szCs w:val="18"/>
              </w:rPr>
            </w:pPr>
            <w:ins w:id="1009" w:author="Phatthamon Jantalae" w:date="2022-06-16T16:44:00Z">
              <w:r w:rsidRPr="00D3325E">
                <w:rPr>
                  <w:rFonts w:ascii="Arial" w:eastAsiaTheme="minorEastAsia" w:hAnsi="Arial" w:cs="Frutiger 45 Light"/>
                  <w:sz w:val="18"/>
                  <w:szCs w:val="18"/>
                </w:rPr>
                <w:t>Risk 4</w:t>
              </w:r>
            </w:ins>
          </w:p>
          <w:p w14:paraId="5B625CF6" w14:textId="77777777" w:rsidR="009E7685" w:rsidRPr="00D3325E" w:rsidRDefault="009E7685" w:rsidP="00D3325E">
            <w:pPr>
              <w:tabs>
                <w:tab w:val="left" w:pos="360"/>
              </w:tabs>
              <w:spacing w:after="0" w:line="240" w:lineRule="auto"/>
              <w:rPr>
                <w:ins w:id="1010" w:author="Phatthamon Jantalae" w:date="2022-06-16T16:44:00Z"/>
                <w:rFonts w:ascii="Arial" w:eastAsiaTheme="minorEastAsia" w:hAnsi="Arial" w:cs="Frutiger 45 Light"/>
                <w:sz w:val="18"/>
                <w:szCs w:val="18"/>
              </w:rPr>
            </w:pPr>
            <w:ins w:id="1011" w:author="Phatthamon Jantalae" w:date="2022-06-16T16:44:00Z">
              <w:r w:rsidRPr="00D3325E">
                <w:rPr>
                  <w:rFonts w:ascii="Arial" w:eastAsiaTheme="minorEastAsia" w:hAnsi="Arial" w:cs="Frutiger 45 Light"/>
                  <w:sz w:val="18"/>
                  <w:szCs w:val="18"/>
                </w:rPr>
                <w:t>Risk 6</w:t>
              </w:r>
            </w:ins>
          </w:p>
          <w:p w14:paraId="67953C15" w14:textId="77777777" w:rsidR="009E7685" w:rsidRPr="00D3325E" w:rsidRDefault="009E7685" w:rsidP="00D3325E">
            <w:pPr>
              <w:tabs>
                <w:tab w:val="left" w:pos="360"/>
              </w:tabs>
              <w:spacing w:after="0" w:line="240" w:lineRule="auto"/>
              <w:rPr>
                <w:ins w:id="1012" w:author="Phatthamon Jantalae" w:date="2022-06-16T16:44:00Z"/>
                <w:rFonts w:ascii="Arial" w:eastAsiaTheme="minorEastAsia" w:hAnsi="Arial" w:cs="Frutiger 45 Light"/>
                <w:sz w:val="18"/>
                <w:szCs w:val="18"/>
              </w:rPr>
            </w:pPr>
            <w:ins w:id="1013" w:author="Phatthamon Jantalae" w:date="2022-06-16T16:44:00Z">
              <w:r w:rsidRPr="00D3325E">
                <w:rPr>
                  <w:rFonts w:ascii="Arial" w:eastAsiaTheme="minorEastAsia" w:hAnsi="Arial" w:cs="Frutiger 45 Light"/>
                  <w:sz w:val="18"/>
                  <w:szCs w:val="18"/>
                </w:rPr>
                <w:t>Risk 7</w:t>
              </w:r>
            </w:ins>
          </w:p>
        </w:tc>
      </w:tr>
      <w:tr w:rsidR="009E7685" w:rsidRPr="00DF2BE0" w14:paraId="2971A5A3" w14:textId="77777777" w:rsidTr="00B61ED7">
        <w:trPr>
          <w:trHeight w:val="332"/>
          <w:ins w:id="1014" w:author="Phatthamon Jantalae" w:date="2022-06-16T16:44:00Z"/>
        </w:trPr>
        <w:tc>
          <w:tcPr>
            <w:tcW w:w="3402" w:type="dxa"/>
            <w:gridSpan w:val="2"/>
            <w:vMerge/>
          </w:tcPr>
          <w:p w14:paraId="15C7A631" w14:textId="77777777" w:rsidR="009E7685" w:rsidRPr="00DF2BE0" w:rsidRDefault="009E7685" w:rsidP="00B61ED7">
            <w:pPr>
              <w:tabs>
                <w:tab w:val="left" w:pos="270"/>
              </w:tabs>
              <w:ind w:left="270" w:hanging="270"/>
              <w:rPr>
                <w:ins w:id="1015" w:author="Phatthamon Jantalae" w:date="2022-06-16T16:44:00Z"/>
                <w:rFonts w:ascii="Arial" w:hAnsi="Arial" w:cs="Arial"/>
                <w:sz w:val="18"/>
                <w:szCs w:val="18"/>
              </w:rPr>
            </w:pPr>
          </w:p>
        </w:tc>
        <w:tc>
          <w:tcPr>
            <w:tcW w:w="4506" w:type="dxa"/>
            <w:gridSpan w:val="4"/>
            <w:shd w:val="clear" w:color="auto" w:fill="auto"/>
            <w:vAlign w:val="center"/>
          </w:tcPr>
          <w:p w14:paraId="273F56F5" w14:textId="77777777" w:rsidR="009E7685" w:rsidRPr="00DF2BE0" w:rsidRDefault="009E7685" w:rsidP="00D3325E">
            <w:pPr>
              <w:tabs>
                <w:tab w:val="left" w:pos="270"/>
              </w:tabs>
              <w:spacing w:after="0" w:line="240" w:lineRule="auto"/>
              <w:ind w:left="270" w:hanging="270"/>
              <w:rPr>
                <w:ins w:id="1016" w:author="Phatthamon Jantalae" w:date="2022-06-16T16:44:00Z"/>
                <w:rFonts w:ascii="Arial" w:hAnsi="Arial" w:cs="Arial"/>
                <w:b/>
                <w:i/>
                <w:sz w:val="18"/>
                <w:szCs w:val="18"/>
              </w:rPr>
            </w:pPr>
            <w:ins w:id="1017" w:author="Phatthamon Jantalae" w:date="2022-06-16T16:44:00Z">
              <w:r w:rsidRPr="00D3325E">
                <w:rPr>
                  <w:rFonts w:ascii="Arial" w:eastAsiaTheme="minorEastAsia" w:hAnsi="Arial" w:cs="Frutiger 45 Light"/>
                  <w:b/>
                  <w:i/>
                  <w:sz w:val="18"/>
                  <w:szCs w:val="18"/>
                </w:rPr>
                <w:t>3.</w:t>
              </w:r>
              <w:r w:rsidRPr="00D3325E">
                <w:rPr>
                  <w:rFonts w:ascii="Arial" w:eastAsiaTheme="minorEastAsia" w:hAnsi="Arial" w:cs="Frutiger 45 Light"/>
                  <w:b/>
                  <w:i/>
                  <w:sz w:val="18"/>
                  <w:szCs w:val="18"/>
                </w:rPr>
                <w:tab/>
                <w:t>Community Health, Safety and Security</w:t>
              </w:r>
            </w:ins>
          </w:p>
        </w:tc>
        <w:tc>
          <w:tcPr>
            <w:tcW w:w="597" w:type="dxa"/>
            <w:vAlign w:val="center"/>
          </w:tcPr>
          <w:p w14:paraId="43F7AE79" w14:textId="77777777" w:rsidR="009E7685" w:rsidRPr="00D3325E" w:rsidRDefault="009E7685" w:rsidP="00D3325E">
            <w:pPr>
              <w:tabs>
                <w:tab w:val="left" w:pos="360"/>
              </w:tabs>
              <w:spacing w:after="0" w:line="240" w:lineRule="auto"/>
              <w:rPr>
                <w:ins w:id="1018" w:author="Phatthamon Jantalae" w:date="2022-06-16T16:44:00Z"/>
                <w:rFonts w:ascii="DejaVu Sans" w:eastAsiaTheme="minorEastAsia" w:hAnsi="DejaVu Sans" w:cs="DejaVu Sans"/>
                <w:b/>
                <w:sz w:val="18"/>
                <w:szCs w:val="20"/>
                <w:lang w:eastAsia="ja-JP"/>
              </w:rPr>
            </w:pPr>
            <w:ins w:id="1019"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0FED3E03" w14:textId="77777777" w:rsidR="009E7685" w:rsidRPr="00D3325E" w:rsidRDefault="009E7685" w:rsidP="00D3325E">
            <w:pPr>
              <w:tabs>
                <w:tab w:val="left" w:pos="360"/>
              </w:tabs>
              <w:spacing w:after="0" w:line="240" w:lineRule="auto"/>
              <w:rPr>
                <w:ins w:id="1020" w:author="Phatthamon Jantalae" w:date="2022-06-16T16:44:00Z"/>
                <w:rFonts w:ascii="Arial" w:eastAsiaTheme="minorEastAsia" w:hAnsi="Arial" w:cs="Frutiger 45 Light"/>
                <w:sz w:val="18"/>
                <w:szCs w:val="18"/>
              </w:rPr>
            </w:pPr>
            <w:ins w:id="1021" w:author="Phatthamon Jantalae" w:date="2022-06-16T16:44:00Z">
              <w:r w:rsidRPr="00D3325E">
                <w:rPr>
                  <w:rFonts w:ascii="Arial" w:eastAsiaTheme="minorEastAsia" w:hAnsi="Arial" w:cs="Frutiger 45 Light"/>
                  <w:sz w:val="18"/>
                  <w:szCs w:val="18"/>
                </w:rPr>
                <w:t>Risk 4</w:t>
              </w:r>
            </w:ins>
          </w:p>
          <w:p w14:paraId="1B70BBB4" w14:textId="77777777" w:rsidR="009E7685" w:rsidRPr="00D3325E" w:rsidRDefault="009E7685" w:rsidP="00D3325E">
            <w:pPr>
              <w:tabs>
                <w:tab w:val="left" w:pos="360"/>
              </w:tabs>
              <w:spacing w:after="0" w:line="240" w:lineRule="auto"/>
              <w:rPr>
                <w:ins w:id="1022" w:author="Phatthamon Jantalae" w:date="2022-06-16T16:44:00Z"/>
                <w:rFonts w:ascii="Arial" w:eastAsiaTheme="minorEastAsia" w:hAnsi="Arial" w:cs="Frutiger 45 Light"/>
                <w:sz w:val="18"/>
                <w:szCs w:val="18"/>
              </w:rPr>
            </w:pPr>
            <w:ins w:id="1023" w:author="Phatthamon Jantalae" w:date="2022-06-16T16:44:00Z">
              <w:r w:rsidRPr="00D3325E">
                <w:rPr>
                  <w:rFonts w:ascii="Arial" w:eastAsiaTheme="minorEastAsia" w:hAnsi="Arial" w:cs="Frutiger 45 Light"/>
                  <w:sz w:val="18"/>
                  <w:szCs w:val="18"/>
                </w:rPr>
                <w:t>Risk 4</w:t>
              </w:r>
            </w:ins>
          </w:p>
          <w:p w14:paraId="4EDDAE39" w14:textId="77777777" w:rsidR="009E7685" w:rsidRPr="00D3325E" w:rsidRDefault="009E7685" w:rsidP="00D3325E">
            <w:pPr>
              <w:tabs>
                <w:tab w:val="left" w:pos="360"/>
              </w:tabs>
              <w:spacing w:after="0" w:line="240" w:lineRule="auto"/>
              <w:rPr>
                <w:ins w:id="1024" w:author="Phatthamon Jantalae" w:date="2022-06-16T16:44:00Z"/>
                <w:rFonts w:ascii="Arial" w:eastAsiaTheme="minorEastAsia" w:hAnsi="Arial" w:cs="Frutiger 45 Light"/>
                <w:sz w:val="18"/>
                <w:szCs w:val="18"/>
              </w:rPr>
            </w:pPr>
            <w:ins w:id="1025" w:author="Phatthamon Jantalae" w:date="2022-06-16T16:44:00Z">
              <w:r w:rsidRPr="00D3325E">
                <w:rPr>
                  <w:rFonts w:ascii="Arial" w:eastAsiaTheme="minorEastAsia" w:hAnsi="Arial" w:cs="Frutiger 45 Light"/>
                  <w:sz w:val="18"/>
                  <w:szCs w:val="18"/>
                </w:rPr>
                <w:t>Risk 7</w:t>
              </w:r>
            </w:ins>
          </w:p>
        </w:tc>
      </w:tr>
      <w:tr w:rsidR="009E7685" w:rsidRPr="00DF2BE0" w14:paraId="0837F6C8" w14:textId="77777777" w:rsidTr="00B61ED7">
        <w:trPr>
          <w:trHeight w:val="242"/>
          <w:ins w:id="1026" w:author="Phatthamon Jantalae" w:date="2022-06-16T16:44:00Z"/>
        </w:trPr>
        <w:tc>
          <w:tcPr>
            <w:tcW w:w="3402" w:type="dxa"/>
            <w:gridSpan w:val="2"/>
            <w:vMerge/>
          </w:tcPr>
          <w:p w14:paraId="07EC2B65" w14:textId="77777777" w:rsidR="009E7685" w:rsidRPr="00DF2BE0" w:rsidRDefault="009E7685" w:rsidP="00B61ED7">
            <w:pPr>
              <w:tabs>
                <w:tab w:val="left" w:pos="270"/>
              </w:tabs>
              <w:ind w:left="270" w:hanging="270"/>
              <w:rPr>
                <w:ins w:id="1027" w:author="Phatthamon Jantalae" w:date="2022-06-16T16:44:00Z"/>
                <w:rFonts w:ascii="Arial" w:hAnsi="Arial" w:cs="Arial"/>
                <w:sz w:val="18"/>
                <w:szCs w:val="18"/>
              </w:rPr>
            </w:pPr>
          </w:p>
        </w:tc>
        <w:tc>
          <w:tcPr>
            <w:tcW w:w="4506" w:type="dxa"/>
            <w:gridSpan w:val="4"/>
            <w:shd w:val="clear" w:color="auto" w:fill="auto"/>
            <w:vAlign w:val="center"/>
          </w:tcPr>
          <w:p w14:paraId="0A49789E" w14:textId="77777777" w:rsidR="009E7685" w:rsidRPr="00D3325E" w:rsidRDefault="009E7685" w:rsidP="00D3325E">
            <w:pPr>
              <w:tabs>
                <w:tab w:val="left" w:pos="270"/>
              </w:tabs>
              <w:spacing w:after="0" w:line="240" w:lineRule="auto"/>
              <w:ind w:left="270" w:hanging="270"/>
              <w:rPr>
                <w:ins w:id="1028" w:author="Phatthamon Jantalae" w:date="2022-06-16T16:44:00Z"/>
                <w:rFonts w:ascii="Arial" w:eastAsiaTheme="minorEastAsia" w:hAnsi="Arial" w:cs="Frutiger 45 Light"/>
                <w:b/>
                <w:i/>
                <w:sz w:val="18"/>
                <w:szCs w:val="18"/>
              </w:rPr>
            </w:pPr>
            <w:ins w:id="1029" w:author="Phatthamon Jantalae" w:date="2022-06-16T16:44:00Z">
              <w:r w:rsidRPr="00D3325E">
                <w:rPr>
                  <w:rFonts w:ascii="Arial" w:eastAsiaTheme="minorEastAsia" w:hAnsi="Arial" w:cs="Frutiger 45 Light"/>
                  <w:b/>
                  <w:i/>
                  <w:sz w:val="18"/>
                  <w:szCs w:val="18"/>
                </w:rPr>
                <w:t>4.</w:t>
              </w:r>
              <w:r w:rsidRPr="00D3325E">
                <w:rPr>
                  <w:rFonts w:ascii="Arial" w:eastAsiaTheme="minorEastAsia" w:hAnsi="Arial" w:cs="Frutiger 45 Light"/>
                  <w:b/>
                  <w:i/>
                  <w:sz w:val="18"/>
                  <w:szCs w:val="18"/>
                </w:rPr>
                <w:tab/>
                <w:t>Cultural Heritage</w:t>
              </w:r>
            </w:ins>
          </w:p>
        </w:tc>
        <w:tc>
          <w:tcPr>
            <w:tcW w:w="597" w:type="dxa"/>
            <w:vAlign w:val="center"/>
          </w:tcPr>
          <w:p w14:paraId="3FA4FE58" w14:textId="77777777" w:rsidR="009E7685" w:rsidRPr="00D3325E" w:rsidRDefault="009E7685" w:rsidP="00D3325E">
            <w:pPr>
              <w:tabs>
                <w:tab w:val="left" w:pos="360"/>
              </w:tabs>
              <w:spacing w:after="0" w:line="240" w:lineRule="auto"/>
              <w:rPr>
                <w:ins w:id="1030" w:author="Phatthamon Jantalae" w:date="2022-06-16T16:44:00Z"/>
                <w:rFonts w:ascii="DejaVu Sans" w:eastAsiaTheme="minorEastAsia" w:hAnsi="DejaVu Sans" w:cs="DejaVu Sans"/>
                <w:b/>
                <w:sz w:val="18"/>
                <w:szCs w:val="20"/>
                <w:lang w:eastAsia="ja-JP"/>
              </w:rPr>
            </w:pPr>
            <w:ins w:id="1031"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37BE519B" w14:textId="77777777" w:rsidR="009E7685" w:rsidRPr="00D3325E" w:rsidRDefault="009E7685" w:rsidP="00D3325E">
            <w:pPr>
              <w:tabs>
                <w:tab w:val="left" w:pos="360"/>
              </w:tabs>
              <w:spacing w:after="0" w:line="240" w:lineRule="auto"/>
              <w:rPr>
                <w:ins w:id="1032" w:author="Phatthamon Jantalae" w:date="2022-06-16T16:44:00Z"/>
                <w:rFonts w:ascii="Arial" w:eastAsiaTheme="minorEastAsia" w:hAnsi="Arial" w:cs="Frutiger 45 Light"/>
                <w:sz w:val="18"/>
                <w:szCs w:val="18"/>
              </w:rPr>
            </w:pPr>
            <w:ins w:id="1033" w:author="Phatthamon Jantalae" w:date="2022-06-16T16:44:00Z">
              <w:r w:rsidRPr="00D3325E">
                <w:rPr>
                  <w:rFonts w:ascii="Arial" w:eastAsiaTheme="minorEastAsia" w:hAnsi="Arial" w:cs="Frutiger 45 Light"/>
                  <w:sz w:val="18"/>
                  <w:szCs w:val="18"/>
                </w:rPr>
                <w:t>Risk 1</w:t>
              </w:r>
            </w:ins>
          </w:p>
          <w:p w14:paraId="1B4D86C5" w14:textId="77777777" w:rsidR="009E7685" w:rsidRPr="00D3325E" w:rsidRDefault="009E7685" w:rsidP="00D3325E">
            <w:pPr>
              <w:tabs>
                <w:tab w:val="left" w:pos="360"/>
              </w:tabs>
              <w:spacing w:after="0" w:line="240" w:lineRule="auto"/>
              <w:rPr>
                <w:ins w:id="1034" w:author="Phatthamon Jantalae" w:date="2022-06-16T16:44:00Z"/>
                <w:rFonts w:ascii="Arial" w:eastAsiaTheme="minorEastAsia" w:hAnsi="Arial" w:cs="Frutiger 45 Light"/>
                <w:sz w:val="18"/>
                <w:szCs w:val="18"/>
              </w:rPr>
            </w:pPr>
            <w:ins w:id="1035" w:author="Phatthamon Jantalae" w:date="2022-06-16T16:44:00Z">
              <w:r w:rsidRPr="00D3325E">
                <w:rPr>
                  <w:rFonts w:ascii="Arial" w:eastAsiaTheme="minorEastAsia" w:hAnsi="Arial" w:cs="Frutiger 45 Light"/>
                  <w:sz w:val="18"/>
                  <w:szCs w:val="18"/>
                </w:rPr>
                <w:t xml:space="preserve">Risk 7 </w:t>
              </w:r>
            </w:ins>
          </w:p>
        </w:tc>
      </w:tr>
      <w:tr w:rsidR="009E7685" w:rsidRPr="00DF2BE0" w14:paraId="28BE28C2" w14:textId="77777777" w:rsidTr="00B61ED7">
        <w:trPr>
          <w:trHeight w:val="360"/>
          <w:ins w:id="1036" w:author="Phatthamon Jantalae" w:date="2022-06-16T16:44:00Z"/>
        </w:trPr>
        <w:tc>
          <w:tcPr>
            <w:tcW w:w="3402" w:type="dxa"/>
            <w:gridSpan w:val="2"/>
            <w:vMerge/>
          </w:tcPr>
          <w:p w14:paraId="66030782" w14:textId="77777777" w:rsidR="009E7685" w:rsidRPr="00DF2BE0" w:rsidRDefault="009E7685" w:rsidP="00B61ED7">
            <w:pPr>
              <w:tabs>
                <w:tab w:val="left" w:pos="270"/>
              </w:tabs>
              <w:ind w:left="270" w:hanging="270"/>
              <w:rPr>
                <w:ins w:id="1037" w:author="Phatthamon Jantalae" w:date="2022-06-16T16:44:00Z"/>
                <w:rFonts w:ascii="Arial" w:hAnsi="Arial" w:cs="Arial"/>
                <w:sz w:val="18"/>
                <w:szCs w:val="18"/>
              </w:rPr>
            </w:pPr>
          </w:p>
        </w:tc>
        <w:tc>
          <w:tcPr>
            <w:tcW w:w="4506" w:type="dxa"/>
            <w:gridSpan w:val="4"/>
            <w:shd w:val="clear" w:color="auto" w:fill="auto"/>
            <w:vAlign w:val="center"/>
          </w:tcPr>
          <w:p w14:paraId="1D43F08D" w14:textId="77777777" w:rsidR="009E7685" w:rsidRPr="00D3325E" w:rsidRDefault="009E7685" w:rsidP="00D3325E">
            <w:pPr>
              <w:tabs>
                <w:tab w:val="left" w:pos="270"/>
              </w:tabs>
              <w:spacing w:after="0" w:line="240" w:lineRule="auto"/>
              <w:ind w:left="270" w:hanging="270"/>
              <w:rPr>
                <w:ins w:id="1038" w:author="Phatthamon Jantalae" w:date="2022-06-16T16:44:00Z"/>
                <w:rFonts w:ascii="Arial" w:eastAsiaTheme="minorEastAsia" w:hAnsi="Arial" w:cs="Frutiger 45 Light"/>
                <w:b/>
                <w:i/>
                <w:sz w:val="18"/>
                <w:szCs w:val="18"/>
              </w:rPr>
            </w:pPr>
            <w:ins w:id="1039" w:author="Phatthamon Jantalae" w:date="2022-06-16T16:44:00Z">
              <w:r w:rsidRPr="00D3325E">
                <w:rPr>
                  <w:rFonts w:ascii="Arial" w:eastAsiaTheme="minorEastAsia" w:hAnsi="Arial" w:cs="Frutiger 45 Light"/>
                  <w:b/>
                  <w:i/>
                  <w:sz w:val="18"/>
                  <w:szCs w:val="18"/>
                </w:rPr>
                <w:t>5.</w:t>
              </w:r>
              <w:r w:rsidRPr="00D3325E">
                <w:rPr>
                  <w:rFonts w:ascii="Arial" w:eastAsiaTheme="minorEastAsia" w:hAnsi="Arial" w:cs="Frutiger 45 Light"/>
                  <w:b/>
                  <w:i/>
                  <w:sz w:val="18"/>
                  <w:szCs w:val="18"/>
                </w:rPr>
                <w:tab/>
                <w:t>Displacement and Resettlement</w:t>
              </w:r>
            </w:ins>
          </w:p>
        </w:tc>
        <w:tc>
          <w:tcPr>
            <w:tcW w:w="597" w:type="dxa"/>
            <w:vAlign w:val="center"/>
          </w:tcPr>
          <w:p w14:paraId="52702165" w14:textId="77777777" w:rsidR="009E7685" w:rsidRPr="00D3325E" w:rsidRDefault="009E7685" w:rsidP="00D3325E">
            <w:pPr>
              <w:tabs>
                <w:tab w:val="left" w:pos="360"/>
              </w:tabs>
              <w:spacing w:after="0" w:line="240" w:lineRule="auto"/>
              <w:rPr>
                <w:ins w:id="1040" w:author="Phatthamon Jantalae" w:date="2022-06-16T16:44:00Z"/>
                <w:rFonts w:ascii="DejaVu Sans" w:eastAsiaTheme="minorEastAsia" w:hAnsi="DejaVu Sans" w:cs="DejaVu Sans"/>
                <w:b/>
                <w:sz w:val="18"/>
                <w:szCs w:val="20"/>
                <w:lang w:eastAsia="ja-JP"/>
              </w:rPr>
            </w:pPr>
            <w:ins w:id="1041"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32BE072B" w14:textId="77777777" w:rsidR="009E7685" w:rsidRPr="00D3325E" w:rsidRDefault="009E7685" w:rsidP="00D3325E">
            <w:pPr>
              <w:tabs>
                <w:tab w:val="left" w:pos="360"/>
              </w:tabs>
              <w:spacing w:after="0" w:line="240" w:lineRule="auto"/>
              <w:rPr>
                <w:ins w:id="1042" w:author="Phatthamon Jantalae" w:date="2022-06-16T16:44:00Z"/>
                <w:rFonts w:ascii="Arial" w:eastAsiaTheme="minorEastAsia" w:hAnsi="Arial" w:cs="Frutiger 45 Light"/>
                <w:sz w:val="18"/>
                <w:szCs w:val="18"/>
              </w:rPr>
            </w:pPr>
            <w:ins w:id="1043" w:author="Phatthamon Jantalae" w:date="2022-06-16T16:44:00Z">
              <w:r w:rsidRPr="00D3325E">
                <w:rPr>
                  <w:rFonts w:ascii="Arial" w:eastAsiaTheme="minorEastAsia" w:hAnsi="Arial" w:cs="Frutiger 45 Light"/>
                  <w:sz w:val="18"/>
                  <w:szCs w:val="18"/>
                </w:rPr>
                <w:t xml:space="preserve">Risk 7 </w:t>
              </w:r>
            </w:ins>
          </w:p>
          <w:p w14:paraId="3F25D08B" w14:textId="77777777" w:rsidR="009E7685" w:rsidRPr="00D3325E" w:rsidRDefault="009E7685" w:rsidP="00D3325E">
            <w:pPr>
              <w:tabs>
                <w:tab w:val="left" w:pos="360"/>
              </w:tabs>
              <w:spacing w:after="0" w:line="240" w:lineRule="auto"/>
              <w:rPr>
                <w:ins w:id="1044" w:author="Phatthamon Jantalae" w:date="2022-06-16T16:44:00Z"/>
                <w:rFonts w:ascii="Arial" w:eastAsiaTheme="minorEastAsia" w:hAnsi="Arial" w:cs="Frutiger 45 Light"/>
                <w:sz w:val="18"/>
                <w:szCs w:val="18"/>
              </w:rPr>
            </w:pPr>
            <w:ins w:id="1045" w:author="Phatthamon Jantalae" w:date="2022-06-16T16:44:00Z">
              <w:r w:rsidRPr="00D3325E">
                <w:rPr>
                  <w:rFonts w:ascii="Arial" w:eastAsiaTheme="minorEastAsia" w:hAnsi="Arial" w:cs="Frutiger 45 Light"/>
                  <w:sz w:val="18"/>
                  <w:szCs w:val="18"/>
                </w:rPr>
                <w:t xml:space="preserve">Risk 9 </w:t>
              </w:r>
            </w:ins>
          </w:p>
        </w:tc>
      </w:tr>
      <w:tr w:rsidR="009E7685" w:rsidRPr="00DF2BE0" w14:paraId="546E945E" w14:textId="77777777" w:rsidTr="00B61ED7">
        <w:trPr>
          <w:trHeight w:val="360"/>
          <w:ins w:id="1046" w:author="Phatthamon Jantalae" w:date="2022-06-16T16:44:00Z"/>
        </w:trPr>
        <w:tc>
          <w:tcPr>
            <w:tcW w:w="3402" w:type="dxa"/>
            <w:gridSpan w:val="2"/>
            <w:vMerge/>
          </w:tcPr>
          <w:p w14:paraId="222E6029" w14:textId="77777777" w:rsidR="009E7685" w:rsidRPr="00DF2BE0" w:rsidRDefault="009E7685" w:rsidP="00B61ED7">
            <w:pPr>
              <w:tabs>
                <w:tab w:val="left" w:pos="270"/>
              </w:tabs>
              <w:ind w:left="270" w:hanging="270"/>
              <w:rPr>
                <w:ins w:id="1047" w:author="Phatthamon Jantalae" w:date="2022-06-16T16:44:00Z"/>
                <w:rFonts w:ascii="Arial" w:hAnsi="Arial" w:cs="Arial"/>
                <w:sz w:val="18"/>
                <w:szCs w:val="18"/>
              </w:rPr>
            </w:pPr>
          </w:p>
        </w:tc>
        <w:tc>
          <w:tcPr>
            <w:tcW w:w="4506" w:type="dxa"/>
            <w:gridSpan w:val="4"/>
            <w:shd w:val="clear" w:color="auto" w:fill="auto"/>
            <w:vAlign w:val="center"/>
          </w:tcPr>
          <w:p w14:paraId="682BDBE2" w14:textId="77777777" w:rsidR="009E7685" w:rsidRPr="00D3325E" w:rsidRDefault="009E7685" w:rsidP="00D3325E">
            <w:pPr>
              <w:tabs>
                <w:tab w:val="left" w:pos="270"/>
              </w:tabs>
              <w:spacing w:after="0" w:line="240" w:lineRule="auto"/>
              <w:ind w:left="270" w:hanging="270"/>
              <w:rPr>
                <w:ins w:id="1048" w:author="Phatthamon Jantalae" w:date="2022-06-16T16:44:00Z"/>
                <w:rFonts w:ascii="Arial" w:eastAsiaTheme="minorEastAsia" w:hAnsi="Arial" w:cs="Frutiger 45 Light"/>
                <w:b/>
                <w:i/>
                <w:sz w:val="18"/>
                <w:szCs w:val="18"/>
              </w:rPr>
            </w:pPr>
            <w:ins w:id="1049" w:author="Phatthamon Jantalae" w:date="2022-06-16T16:44:00Z">
              <w:r w:rsidRPr="00D3325E">
                <w:rPr>
                  <w:rFonts w:ascii="Arial" w:eastAsiaTheme="minorEastAsia" w:hAnsi="Arial" w:cs="Frutiger 45 Light"/>
                  <w:b/>
                  <w:i/>
                  <w:sz w:val="18"/>
                  <w:szCs w:val="18"/>
                </w:rPr>
                <w:t>6.</w:t>
              </w:r>
              <w:r w:rsidRPr="00D3325E">
                <w:rPr>
                  <w:rFonts w:ascii="Arial" w:eastAsiaTheme="minorEastAsia" w:hAnsi="Arial" w:cs="Frutiger 45 Light"/>
                  <w:b/>
                  <w:i/>
                  <w:sz w:val="18"/>
                  <w:szCs w:val="18"/>
                </w:rPr>
                <w:tab/>
                <w:t>Indigenous Peoples</w:t>
              </w:r>
            </w:ins>
          </w:p>
        </w:tc>
        <w:tc>
          <w:tcPr>
            <w:tcW w:w="597" w:type="dxa"/>
            <w:vAlign w:val="center"/>
          </w:tcPr>
          <w:p w14:paraId="759F68E1" w14:textId="77777777" w:rsidR="009E7685" w:rsidRPr="00D3325E" w:rsidRDefault="009E7685" w:rsidP="00D3325E">
            <w:pPr>
              <w:tabs>
                <w:tab w:val="left" w:pos="360"/>
              </w:tabs>
              <w:spacing w:after="0" w:line="240" w:lineRule="auto"/>
              <w:rPr>
                <w:ins w:id="1050" w:author="Phatthamon Jantalae" w:date="2022-06-16T16:44:00Z"/>
                <w:rFonts w:ascii="DejaVu Sans" w:eastAsiaTheme="minorEastAsia" w:hAnsi="DejaVu Sans" w:cs="DejaVu Sans"/>
                <w:b/>
                <w:sz w:val="18"/>
                <w:szCs w:val="20"/>
                <w:lang w:eastAsia="ja-JP"/>
              </w:rPr>
            </w:pPr>
            <w:ins w:id="1051"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7F8782A2" w14:textId="77777777" w:rsidR="009E7685" w:rsidRPr="00D3325E" w:rsidRDefault="009E7685" w:rsidP="00D3325E">
            <w:pPr>
              <w:tabs>
                <w:tab w:val="left" w:pos="360"/>
              </w:tabs>
              <w:spacing w:after="0" w:line="240" w:lineRule="auto"/>
              <w:rPr>
                <w:ins w:id="1052" w:author="Phatthamon Jantalae" w:date="2022-06-16T16:44:00Z"/>
                <w:rFonts w:ascii="Arial" w:eastAsiaTheme="minorEastAsia" w:hAnsi="Arial" w:cs="Frutiger 45 Light"/>
                <w:sz w:val="18"/>
                <w:szCs w:val="18"/>
              </w:rPr>
            </w:pPr>
            <w:ins w:id="1053" w:author="Phatthamon Jantalae" w:date="2022-06-16T16:44:00Z">
              <w:r w:rsidRPr="00D3325E">
                <w:rPr>
                  <w:rFonts w:ascii="Arial" w:eastAsiaTheme="minorEastAsia" w:hAnsi="Arial" w:cs="Frutiger 45 Light"/>
                  <w:sz w:val="18"/>
                  <w:szCs w:val="18"/>
                </w:rPr>
                <w:t xml:space="preserve">Risk 1 </w:t>
              </w:r>
            </w:ins>
          </w:p>
          <w:p w14:paraId="0CAB8DA5" w14:textId="77777777" w:rsidR="009E7685" w:rsidRPr="00D3325E" w:rsidRDefault="009E7685" w:rsidP="00D3325E">
            <w:pPr>
              <w:tabs>
                <w:tab w:val="left" w:pos="360"/>
              </w:tabs>
              <w:spacing w:after="0" w:line="240" w:lineRule="auto"/>
              <w:rPr>
                <w:ins w:id="1054" w:author="Phatthamon Jantalae" w:date="2022-06-16T16:44:00Z"/>
                <w:rFonts w:ascii="Arial" w:eastAsiaTheme="minorEastAsia" w:hAnsi="Arial" w:cs="Frutiger 45 Light"/>
                <w:sz w:val="18"/>
                <w:szCs w:val="18"/>
              </w:rPr>
            </w:pPr>
            <w:ins w:id="1055" w:author="Phatthamon Jantalae" w:date="2022-06-16T16:44:00Z">
              <w:r w:rsidRPr="00D3325E">
                <w:rPr>
                  <w:rFonts w:ascii="Arial" w:eastAsiaTheme="minorEastAsia" w:hAnsi="Arial" w:cs="Frutiger 45 Light"/>
                  <w:sz w:val="18"/>
                  <w:szCs w:val="18"/>
                </w:rPr>
                <w:t>Risk 3</w:t>
              </w:r>
            </w:ins>
          </w:p>
          <w:p w14:paraId="2C65B21C" w14:textId="77777777" w:rsidR="009E7685" w:rsidRPr="00D3325E" w:rsidRDefault="009E7685" w:rsidP="00D3325E">
            <w:pPr>
              <w:tabs>
                <w:tab w:val="left" w:pos="360"/>
              </w:tabs>
              <w:spacing w:after="0" w:line="240" w:lineRule="auto"/>
              <w:rPr>
                <w:ins w:id="1056" w:author="Phatthamon Jantalae" w:date="2022-06-16T16:44:00Z"/>
                <w:rFonts w:ascii="Arial" w:eastAsiaTheme="minorEastAsia" w:hAnsi="Arial" w:cs="Frutiger 45 Light"/>
                <w:sz w:val="18"/>
                <w:szCs w:val="18"/>
              </w:rPr>
            </w:pPr>
            <w:ins w:id="1057" w:author="Phatthamon Jantalae" w:date="2022-06-16T16:44:00Z">
              <w:r w:rsidRPr="00D3325E">
                <w:rPr>
                  <w:rFonts w:ascii="Arial" w:eastAsiaTheme="minorEastAsia" w:hAnsi="Arial" w:cs="Frutiger 45 Light"/>
                  <w:sz w:val="18"/>
                  <w:szCs w:val="18"/>
                </w:rPr>
                <w:t>Risk 7</w:t>
              </w:r>
            </w:ins>
          </w:p>
        </w:tc>
      </w:tr>
      <w:tr w:rsidR="009E7685" w:rsidRPr="00DF2BE0" w14:paraId="72AF392F" w14:textId="77777777" w:rsidTr="00B61ED7">
        <w:trPr>
          <w:trHeight w:val="360"/>
          <w:ins w:id="1058" w:author="Phatthamon Jantalae" w:date="2022-06-16T16:44:00Z"/>
        </w:trPr>
        <w:tc>
          <w:tcPr>
            <w:tcW w:w="3402" w:type="dxa"/>
            <w:gridSpan w:val="2"/>
            <w:vMerge/>
          </w:tcPr>
          <w:p w14:paraId="313EBCD5" w14:textId="77777777" w:rsidR="009E7685" w:rsidRPr="00DF2BE0" w:rsidRDefault="009E7685" w:rsidP="00B61ED7">
            <w:pPr>
              <w:tabs>
                <w:tab w:val="left" w:pos="270"/>
              </w:tabs>
              <w:ind w:left="270" w:hanging="270"/>
              <w:rPr>
                <w:ins w:id="1059" w:author="Phatthamon Jantalae" w:date="2022-06-16T16:44:00Z"/>
                <w:rFonts w:ascii="Arial" w:hAnsi="Arial" w:cs="Arial"/>
                <w:sz w:val="18"/>
                <w:szCs w:val="18"/>
              </w:rPr>
            </w:pPr>
          </w:p>
        </w:tc>
        <w:tc>
          <w:tcPr>
            <w:tcW w:w="4506" w:type="dxa"/>
            <w:gridSpan w:val="4"/>
            <w:shd w:val="clear" w:color="auto" w:fill="auto"/>
            <w:vAlign w:val="center"/>
          </w:tcPr>
          <w:p w14:paraId="4EDEF352" w14:textId="77777777" w:rsidR="009E7685" w:rsidRPr="00D3325E" w:rsidRDefault="009E7685" w:rsidP="00D3325E">
            <w:pPr>
              <w:tabs>
                <w:tab w:val="left" w:pos="270"/>
              </w:tabs>
              <w:spacing w:after="0" w:line="240" w:lineRule="auto"/>
              <w:ind w:left="270" w:hanging="270"/>
              <w:rPr>
                <w:ins w:id="1060" w:author="Phatthamon Jantalae" w:date="2022-06-16T16:44:00Z"/>
                <w:rFonts w:ascii="Arial" w:eastAsiaTheme="minorEastAsia" w:hAnsi="Arial" w:cs="Frutiger 45 Light"/>
                <w:b/>
                <w:i/>
                <w:sz w:val="18"/>
                <w:szCs w:val="18"/>
              </w:rPr>
            </w:pPr>
            <w:ins w:id="1061" w:author="Phatthamon Jantalae" w:date="2022-06-16T16:44:00Z">
              <w:r w:rsidRPr="00D3325E">
                <w:rPr>
                  <w:rFonts w:ascii="Arial" w:eastAsiaTheme="minorEastAsia" w:hAnsi="Arial" w:cs="Frutiger 45 Light"/>
                  <w:b/>
                  <w:i/>
                  <w:sz w:val="18"/>
                  <w:szCs w:val="18"/>
                </w:rPr>
                <w:t>7.</w:t>
              </w:r>
              <w:r w:rsidRPr="00D3325E">
                <w:rPr>
                  <w:rFonts w:ascii="Arial" w:eastAsiaTheme="minorEastAsia" w:hAnsi="Arial" w:cs="Frutiger 45 Light"/>
                  <w:b/>
                  <w:i/>
                  <w:sz w:val="18"/>
                  <w:szCs w:val="18"/>
                </w:rPr>
                <w:tab/>
              </w:r>
              <w:proofErr w:type="spellStart"/>
              <w:r w:rsidRPr="00D3325E">
                <w:rPr>
                  <w:rFonts w:ascii="Arial" w:eastAsiaTheme="minorEastAsia" w:hAnsi="Arial" w:cs="Frutiger 45 Light"/>
                  <w:b/>
                  <w:i/>
                  <w:sz w:val="18"/>
                  <w:szCs w:val="18"/>
                </w:rPr>
                <w:t>Labour</w:t>
              </w:r>
              <w:proofErr w:type="spellEnd"/>
              <w:r w:rsidRPr="00D3325E">
                <w:rPr>
                  <w:rFonts w:ascii="Arial" w:eastAsiaTheme="minorEastAsia" w:hAnsi="Arial" w:cs="Frutiger 45 Light"/>
                  <w:b/>
                  <w:i/>
                  <w:sz w:val="18"/>
                  <w:szCs w:val="18"/>
                </w:rPr>
                <w:t xml:space="preserve"> and Working Conditions</w:t>
              </w:r>
            </w:ins>
          </w:p>
        </w:tc>
        <w:tc>
          <w:tcPr>
            <w:tcW w:w="597" w:type="dxa"/>
            <w:vAlign w:val="center"/>
          </w:tcPr>
          <w:p w14:paraId="5A29769E" w14:textId="77777777" w:rsidR="009E7685" w:rsidRPr="00D3325E" w:rsidRDefault="009E7685" w:rsidP="00D3325E">
            <w:pPr>
              <w:tabs>
                <w:tab w:val="left" w:pos="360"/>
              </w:tabs>
              <w:spacing w:after="0" w:line="240" w:lineRule="auto"/>
              <w:rPr>
                <w:ins w:id="1062" w:author="Phatthamon Jantalae" w:date="2022-06-16T16:44:00Z"/>
                <w:rFonts w:ascii="DejaVu Sans" w:eastAsiaTheme="minorEastAsia" w:hAnsi="DejaVu Sans" w:cs="DejaVu Sans"/>
                <w:b/>
                <w:sz w:val="18"/>
                <w:szCs w:val="20"/>
                <w:lang w:eastAsia="ja-JP"/>
              </w:rPr>
            </w:pPr>
            <w:ins w:id="1063"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Pr>
          <w:p w14:paraId="03B85F79" w14:textId="77777777" w:rsidR="009E7685" w:rsidRPr="00D3325E" w:rsidRDefault="009E7685" w:rsidP="00D3325E">
            <w:pPr>
              <w:tabs>
                <w:tab w:val="left" w:pos="360"/>
              </w:tabs>
              <w:spacing w:after="0" w:line="240" w:lineRule="auto"/>
              <w:rPr>
                <w:ins w:id="1064" w:author="Phatthamon Jantalae" w:date="2022-06-16T16:44:00Z"/>
                <w:rFonts w:ascii="Arial" w:eastAsiaTheme="minorEastAsia" w:hAnsi="Arial" w:cs="Frutiger 45 Light"/>
                <w:sz w:val="18"/>
                <w:szCs w:val="18"/>
              </w:rPr>
            </w:pPr>
            <w:ins w:id="1065" w:author="Phatthamon Jantalae" w:date="2022-06-16T16:44:00Z">
              <w:r w:rsidRPr="00D3325E">
                <w:rPr>
                  <w:rFonts w:ascii="Arial" w:eastAsiaTheme="minorEastAsia" w:hAnsi="Arial" w:cs="Frutiger 45 Light"/>
                  <w:sz w:val="18"/>
                  <w:szCs w:val="18"/>
                </w:rPr>
                <w:t xml:space="preserve">Risk 3 </w:t>
              </w:r>
            </w:ins>
          </w:p>
          <w:p w14:paraId="533350CA" w14:textId="77777777" w:rsidR="009E7685" w:rsidRPr="00D3325E" w:rsidRDefault="009E7685" w:rsidP="00D3325E">
            <w:pPr>
              <w:tabs>
                <w:tab w:val="left" w:pos="360"/>
              </w:tabs>
              <w:spacing w:after="0" w:line="240" w:lineRule="auto"/>
              <w:rPr>
                <w:ins w:id="1066" w:author="Phatthamon Jantalae" w:date="2022-06-16T16:44:00Z"/>
                <w:rFonts w:ascii="Arial" w:eastAsiaTheme="minorEastAsia" w:hAnsi="Arial" w:cs="Frutiger 45 Light"/>
                <w:sz w:val="18"/>
                <w:szCs w:val="18"/>
              </w:rPr>
            </w:pPr>
            <w:ins w:id="1067" w:author="Phatthamon Jantalae" w:date="2022-06-16T16:44:00Z">
              <w:r w:rsidRPr="00D3325E">
                <w:rPr>
                  <w:rFonts w:ascii="Arial" w:eastAsiaTheme="minorEastAsia" w:hAnsi="Arial" w:cs="Frutiger 45 Light"/>
                  <w:sz w:val="18"/>
                  <w:szCs w:val="18"/>
                </w:rPr>
                <w:t xml:space="preserve">Risk 7 </w:t>
              </w:r>
            </w:ins>
          </w:p>
        </w:tc>
      </w:tr>
      <w:tr w:rsidR="009E7685" w:rsidRPr="00DF2BE0" w14:paraId="6F32E7D4" w14:textId="77777777" w:rsidTr="00B61ED7">
        <w:trPr>
          <w:trHeight w:val="980"/>
          <w:ins w:id="1068" w:author="Phatthamon Jantalae" w:date="2022-06-16T16:44:00Z"/>
        </w:trPr>
        <w:tc>
          <w:tcPr>
            <w:tcW w:w="3402" w:type="dxa"/>
            <w:gridSpan w:val="2"/>
            <w:vMerge/>
          </w:tcPr>
          <w:p w14:paraId="4731BE2E" w14:textId="77777777" w:rsidR="009E7685" w:rsidRPr="00DF2BE0" w:rsidRDefault="009E7685" w:rsidP="00B61ED7">
            <w:pPr>
              <w:tabs>
                <w:tab w:val="left" w:pos="270"/>
              </w:tabs>
              <w:ind w:left="270" w:hanging="270"/>
              <w:rPr>
                <w:ins w:id="1069" w:author="Phatthamon Jantalae" w:date="2022-06-16T16:44:00Z"/>
                <w:rFonts w:ascii="Arial" w:hAnsi="Arial" w:cs="Arial"/>
                <w:sz w:val="18"/>
                <w:szCs w:val="18"/>
              </w:rPr>
            </w:pPr>
          </w:p>
        </w:tc>
        <w:tc>
          <w:tcPr>
            <w:tcW w:w="450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A59B929" w14:textId="77777777" w:rsidR="009E7685" w:rsidRPr="00D3325E" w:rsidRDefault="009E7685" w:rsidP="00D3325E">
            <w:pPr>
              <w:tabs>
                <w:tab w:val="left" w:pos="270"/>
              </w:tabs>
              <w:spacing w:after="0" w:line="240" w:lineRule="auto"/>
              <w:ind w:left="270" w:hanging="270"/>
              <w:rPr>
                <w:ins w:id="1070" w:author="Phatthamon Jantalae" w:date="2022-06-16T16:44:00Z"/>
                <w:rFonts w:ascii="Arial" w:eastAsiaTheme="minorEastAsia" w:hAnsi="Arial" w:cs="Frutiger 45 Light"/>
                <w:b/>
                <w:i/>
                <w:sz w:val="18"/>
                <w:szCs w:val="18"/>
              </w:rPr>
            </w:pPr>
            <w:ins w:id="1071" w:author="Phatthamon Jantalae" w:date="2022-06-16T16:44:00Z">
              <w:r w:rsidRPr="00D3325E">
                <w:rPr>
                  <w:rFonts w:ascii="Arial" w:eastAsiaTheme="minorEastAsia" w:hAnsi="Arial" w:cs="Frutiger 45 Light"/>
                  <w:b/>
                  <w:i/>
                  <w:sz w:val="18"/>
                  <w:szCs w:val="18"/>
                </w:rPr>
                <w:t>8.</w:t>
              </w:r>
              <w:r w:rsidRPr="00D3325E">
                <w:rPr>
                  <w:rFonts w:ascii="Arial" w:eastAsiaTheme="minorEastAsia" w:hAnsi="Arial" w:cs="Frutiger 45 Light"/>
                  <w:b/>
                  <w:i/>
                  <w:sz w:val="18"/>
                  <w:szCs w:val="18"/>
                </w:rPr>
                <w:tab/>
                <w:t>Pollution Prevention and Resource Efficiency</w:t>
              </w:r>
            </w:ins>
          </w:p>
        </w:tc>
        <w:tc>
          <w:tcPr>
            <w:tcW w:w="597" w:type="dxa"/>
            <w:tcBorders>
              <w:top w:val="single" w:sz="4" w:space="0" w:color="auto"/>
              <w:left w:val="single" w:sz="4" w:space="0" w:color="auto"/>
              <w:bottom w:val="single" w:sz="4" w:space="0" w:color="auto"/>
              <w:right w:val="single" w:sz="4" w:space="0" w:color="auto"/>
            </w:tcBorders>
            <w:vAlign w:val="center"/>
          </w:tcPr>
          <w:p w14:paraId="3F213A8D" w14:textId="77777777" w:rsidR="009E7685" w:rsidRPr="00D3325E" w:rsidRDefault="009E7685" w:rsidP="00D3325E">
            <w:pPr>
              <w:tabs>
                <w:tab w:val="left" w:pos="360"/>
              </w:tabs>
              <w:spacing w:after="0" w:line="240" w:lineRule="auto"/>
              <w:rPr>
                <w:ins w:id="1072" w:author="Phatthamon Jantalae" w:date="2022-06-16T16:44:00Z"/>
                <w:rFonts w:ascii="DejaVu Sans" w:eastAsiaTheme="minorEastAsia" w:hAnsi="DejaVu Sans" w:cs="DejaVu Sans"/>
                <w:b/>
                <w:sz w:val="18"/>
                <w:szCs w:val="20"/>
                <w:lang w:eastAsia="ja-JP"/>
              </w:rPr>
            </w:pPr>
            <w:ins w:id="1073" w:author="Phatthamon Jantalae" w:date="2022-06-16T16:44:00Z">
              <w:r w:rsidRPr="00D3325E">
                <w:rPr>
                  <w:rFonts w:ascii="DejaVu Sans" w:eastAsiaTheme="minorEastAsia" w:hAnsi="DejaVu Sans" w:cs="DejaVu Sans"/>
                  <w:b/>
                  <w:sz w:val="18"/>
                  <w:szCs w:val="20"/>
                  <w:lang w:eastAsia="ja-JP"/>
                </w:rPr>
                <w:t>√</w:t>
              </w:r>
            </w:ins>
          </w:p>
        </w:tc>
        <w:tc>
          <w:tcPr>
            <w:tcW w:w="4635" w:type="dxa"/>
            <w:gridSpan w:val="4"/>
            <w:tcBorders>
              <w:top w:val="single" w:sz="4" w:space="0" w:color="auto"/>
              <w:left w:val="single" w:sz="4" w:space="0" w:color="auto"/>
              <w:bottom w:val="single" w:sz="4" w:space="0" w:color="auto"/>
              <w:right w:val="single" w:sz="4" w:space="0" w:color="auto"/>
            </w:tcBorders>
          </w:tcPr>
          <w:p w14:paraId="78D01932" w14:textId="77777777" w:rsidR="009E7685" w:rsidRPr="00D3325E" w:rsidRDefault="009E7685" w:rsidP="00D3325E">
            <w:pPr>
              <w:tabs>
                <w:tab w:val="left" w:pos="360"/>
              </w:tabs>
              <w:spacing w:after="0" w:line="240" w:lineRule="auto"/>
              <w:rPr>
                <w:ins w:id="1074" w:author="Phatthamon Jantalae" w:date="2022-06-16T16:44:00Z"/>
                <w:rFonts w:ascii="Arial" w:eastAsiaTheme="minorEastAsia" w:hAnsi="Arial" w:cs="Frutiger 45 Light"/>
                <w:sz w:val="18"/>
                <w:szCs w:val="18"/>
              </w:rPr>
            </w:pPr>
            <w:ins w:id="1075" w:author="Phatthamon Jantalae" w:date="2022-06-16T16:44:00Z">
              <w:r w:rsidRPr="00D3325E">
                <w:rPr>
                  <w:rFonts w:ascii="Arial" w:eastAsiaTheme="minorEastAsia" w:hAnsi="Arial" w:cs="Frutiger 45 Light"/>
                  <w:sz w:val="18"/>
                  <w:szCs w:val="18"/>
                </w:rPr>
                <w:t>Risk 2</w:t>
              </w:r>
            </w:ins>
          </w:p>
          <w:p w14:paraId="62639B88" w14:textId="77777777" w:rsidR="009E7685" w:rsidRPr="00D3325E" w:rsidRDefault="009E7685" w:rsidP="00D3325E">
            <w:pPr>
              <w:tabs>
                <w:tab w:val="left" w:pos="360"/>
              </w:tabs>
              <w:spacing w:after="0" w:line="240" w:lineRule="auto"/>
              <w:rPr>
                <w:ins w:id="1076" w:author="Phatthamon Jantalae" w:date="2022-06-16T16:44:00Z"/>
                <w:rFonts w:ascii="Arial" w:eastAsiaTheme="minorEastAsia" w:hAnsi="Arial" w:cs="Frutiger 45 Light"/>
                <w:sz w:val="18"/>
                <w:szCs w:val="18"/>
              </w:rPr>
            </w:pPr>
            <w:ins w:id="1077" w:author="Phatthamon Jantalae" w:date="2022-06-16T16:44:00Z">
              <w:r w:rsidRPr="00D3325E">
                <w:rPr>
                  <w:rFonts w:ascii="Arial" w:eastAsiaTheme="minorEastAsia" w:hAnsi="Arial" w:cs="Frutiger 45 Light"/>
                  <w:sz w:val="18"/>
                  <w:szCs w:val="18"/>
                </w:rPr>
                <w:t>Risk 3</w:t>
              </w:r>
            </w:ins>
          </w:p>
          <w:p w14:paraId="2252A0BA" w14:textId="77777777" w:rsidR="009E7685" w:rsidRPr="00D3325E" w:rsidRDefault="009E7685" w:rsidP="00D3325E">
            <w:pPr>
              <w:tabs>
                <w:tab w:val="left" w:pos="360"/>
              </w:tabs>
              <w:spacing w:after="0" w:line="240" w:lineRule="auto"/>
              <w:rPr>
                <w:ins w:id="1078" w:author="Phatthamon Jantalae" w:date="2022-06-16T16:44:00Z"/>
                <w:rFonts w:ascii="Arial" w:eastAsiaTheme="minorEastAsia" w:hAnsi="Arial" w:cs="Frutiger 45 Light"/>
                <w:sz w:val="18"/>
                <w:szCs w:val="18"/>
              </w:rPr>
            </w:pPr>
            <w:ins w:id="1079" w:author="Phatthamon Jantalae" w:date="2022-06-16T16:44:00Z">
              <w:r w:rsidRPr="00D3325E">
                <w:rPr>
                  <w:rFonts w:ascii="Arial" w:eastAsiaTheme="minorEastAsia" w:hAnsi="Arial" w:cs="Frutiger 45 Light"/>
                  <w:sz w:val="18"/>
                  <w:szCs w:val="18"/>
                </w:rPr>
                <w:t>Risk 5</w:t>
              </w:r>
            </w:ins>
          </w:p>
          <w:p w14:paraId="56ECBDC2" w14:textId="77777777" w:rsidR="009E7685" w:rsidRPr="00D3325E" w:rsidRDefault="009E7685" w:rsidP="00D3325E">
            <w:pPr>
              <w:tabs>
                <w:tab w:val="left" w:pos="360"/>
              </w:tabs>
              <w:spacing w:after="0" w:line="240" w:lineRule="auto"/>
              <w:rPr>
                <w:ins w:id="1080" w:author="Phatthamon Jantalae" w:date="2022-06-16T16:44:00Z"/>
                <w:rFonts w:ascii="Arial" w:eastAsiaTheme="minorEastAsia" w:hAnsi="Arial" w:cs="Frutiger 45 Light"/>
                <w:sz w:val="18"/>
                <w:szCs w:val="18"/>
              </w:rPr>
            </w:pPr>
            <w:ins w:id="1081" w:author="Phatthamon Jantalae" w:date="2022-06-16T16:44:00Z">
              <w:r w:rsidRPr="00D3325E">
                <w:rPr>
                  <w:rFonts w:ascii="Arial" w:eastAsiaTheme="minorEastAsia" w:hAnsi="Arial" w:cs="Frutiger 45 Light"/>
                  <w:sz w:val="18"/>
                  <w:szCs w:val="18"/>
                </w:rPr>
                <w:t>Risk 6</w:t>
              </w:r>
            </w:ins>
          </w:p>
          <w:p w14:paraId="5338B289" w14:textId="77777777" w:rsidR="009E7685" w:rsidRPr="00D3325E" w:rsidRDefault="009E7685" w:rsidP="00D3325E">
            <w:pPr>
              <w:tabs>
                <w:tab w:val="left" w:pos="360"/>
              </w:tabs>
              <w:spacing w:after="0" w:line="240" w:lineRule="auto"/>
              <w:rPr>
                <w:ins w:id="1082" w:author="Phatthamon Jantalae" w:date="2022-06-16T16:44:00Z"/>
                <w:rFonts w:ascii="Arial" w:eastAsiaTheme="minorEastAsia" w:hAnsi="Arial" w:cs="Frutiger 45 Light"/>
                <w:sz w:val="18"/>
                <w:szCs w:val="18"/>
              </w:rPr>
            </w:pPr>
            <w:ins w:id="1083" w:author="Phatthamon Jantalae" w:date="2022-06-16T16:44:00Z">
              <w:r w:rsidRPr="00D3325E">
                <w:rPr>
                  <w:rFonts w:ascii="Arial" w:eastAsiaTheme="minorEastAsia" w:hAnsi="Arial" w:cs="Frutiger 45 Light"/>
                  <w:sz w:val="18"/>
                  <w:szCs w:val="18"/>
                </w:rPr>
                <w:t xml:space="preserve">Risk 7 </w:t>
              </w:r>
            </w:ins>
          </w:p>
          <w:p w14:paraId="412623A9" w14:textId="77777777" w:rsidR="009E7685" w:rsidRPr="00D3325E" w:rsidRDefault="009E7685" w:rsidP="00D3325E">
            <w:pPr>
              <w:tabs>
                <w:tab w:val="left" w:pos="360"/>
              </w:tabs>
              <w:spacing w:after="0" w:line="240" w:lineRule="auto"/>
              <w:rPr>
                <w:ins w:id="1084" w:author="Phatthamon Jantalae" w:date="2022-06-16T16:44:00Z"/>
                <w:rFonts w:ascii="Arial" w:eastAsiaTheme="minorEastAsia" w:hAnsi="Arial" w:cs="Frutiger 45 Light"/>
                <w:sz w:val="18"/>
                <w:szCs w:val="18"/>
              </w:rPr>
            </w:pPr>
            <w:ins w:id="1085" w:author="Phatthamon Jantalae" w:date="2022-06-16T16:44:00Z">
              <w:r w:rsidRPr="00D3325E">
                <w:rPr>
                  <w:rFonts w:ascii="Arial" w:eastAsiaTheme="minorEastAsia" w:hAnsi="Arial" w:cs="Frutiger 45 Light"/>
                  <w:sz w:val="18"/>
                  <w:szCs w:val="18"/>
                </w:rPr>
                <w:t xml:space="preserve">Risk 8 </w:t>
              </w:r>
            </w:ins>
          </w:p>
        </w:tc>
      </w:tr>
      <w:tr w:rsidR="00F5335A" w:rsidRPr="00DF2BE0" w:rsidDel="009E7685" w14:paraId="661C37B4" w14:textId="72AAB66B">
        <w:trPr>
          <w:trHeight w:val="422"/>
          <w:del w:id="1086" w:author="Phatthamon Jantalae" w:date="2022-06-16T16:44:00Z"/>
        </w:trPr>
        <w:tc>
          <w:tcPr>
            <w:tcW w:w="3240" w:type="dxa"/>
            <w:shd w:val="clear" w:color="auto" w:fill="0F243E"/>
          </w:tcPr>
          <w:p w14:paraId="19E48CE5" w14:textId="4ECABF0D" w:rsidR="00F5335A" w:rsidRPr="00DF2BE0" w:rsidDel="009E7685" w:rsidRDefault="00795F6F">
            <w:pPr>
              <w:tabs>
                <w:tab w:val="left" w:pos="101"/>
              </w:tabs>
              <w:spacing w:after="0" w:line="240" w:lineRule="auto"/>
              <w:ind w:right="252" w:firstLine="11"/>
              <w:rPr>
                <w:del w:id="1087" w:author="Phatthamon Jantalae" w:date="2022-06-16T16:44:00Z"/>
                <w:rFonts w:ascii="Arial" w:hAnsi="Arial" w:cs="Arial"/>
                <w:b/>
                <w:sz w:val="20"/>
                <w:szCs w:val="20"/>
              </w:rPr>
            </w:pPr>
            <w:del w:id="1088" w:author="Phatthamon Jantalae" w:date="2022-06-16T16:44:00Z">
              <w:r w:rsidRPr="00DF2BE0" w:rsidDel="009E7685">
                <w:rPr>
                  <w:rFonts w:ascii="Arial" w:hAnsi="Arial" w:cs="Arial"/>
                  <w:b/>
                  <w:sz w:val="20"/>
                  <w:szCs w:val="20"/>
                </w:rPr>
                <w:delText xml:space="preserve">QUESTION 2: What are the Potential Social and Environmental Risks? </w:delText>
              </w:r>
            </w:del>
          </w:p>
          <w:p w14:paraId="6FFDF040" w14:textId="214DC9D3" w:rsidR="00F5335A" w:rsidRPr="00DF2BE0" w:rsidDel="009E7685" w:rsidRDefault="00795F6F">
            <w:pPr>
              <w:tabs>
                <w:tab w:val="left" w:pos="101"/>
              </w:tabs>
              <w:spacing w:after="0" w:line="240" w:lineRule="auto"/>
              <w:ind w:right="252" w:firstLine="11"/>
              <w:rPr>
                <w:del w:id="1089" w:author="Phatthamon Jantalae" w:date="2022-06-16T16:44:00Z"/>
                <w:rFonts w:ascii="Arial" w:hAnsi="Arial" w:cs="Arial"/>
                <w:b/>
                <w:sz w:val="20"/>
                <w:szCs w:val="20"/>
              </w:rPr>
            </w:pPr>
            <w:del w:id="1090" w:author="Phatthamon Jantalae" w:date="2022-06-16T16:44:00Z">
              <w:r w:rsidRPr="00DF2BE0" w:rsidDel="009E7685">
                <w:rPr>
                  <w:rFonts w:ascii="Arial" w:hAnsi="Arial" w:cs="Arial"/>
                  <w:i/>
                  <w:sz w:val="20"/>
                  <w:szCs w:val="20"/>
                </w:rPr>
                <w:delText>Note: Complete SESP Attachment 1 before responding to Question 2.</w:delText>
              </w:r>
            </w:del>
          </w:p>
        </w:tc>
        <w:tc>
          <w:tcPr>
            <w:tcW w:w="5265" w:type="dxa"/>
            <w:gridSpan w:val="6"/>
            <w:shd w:val="clear" w:color="auto" w:fill="0F243E"/>
          </w:tcPr>
          <w:p w14:paraId="7BF6B6E4" w14:textId="197EB6C6" w:rsidR="00F5335A" w:rsidRPr="00DF2BE0" w:rsidDel="009E7685" w:rsidRDefault="00795F6F">
            <w:pPr>
              <w:tabs>
                <w:tab w:val="left" w:pos="101"/>
              </w:tabs>
              <w:spacing w:after="0" w:line="240" w:lineRule="auto"/>
              <w:ind w:right="252" w:firstLine="11"/>
              <w:rPr>
                <w:del w:id="1091" w:author="Phatthamon Jantalae" w:date="2022-06-16T16:44:00Z"/>
                <w:rFonts w:ascii="Arial" w:hAnsi="Arial" w:cs="Arial"/>
                <w:b/>
                <w:sz w:val="20"/>
                <w:szCs w:val="20"/>
              </w:rPr>
            </w:pPr>
            <w:del w:id="1092" w:author="Phatthamon Jantalae" w:date="2022-06-16T16:44:00Z">
              <w:r w:rsidRPr="00DF2BE0" w:rsidDel="009E7685">
                <w:rPr>
                  <w:rFonts w:ascii="Arial" w:hAnsi="Arial" w:cs="Arial"/>
                  <w:b/>
                  <w:sz w:val="20"/>
                  <w:szCs w:val="20"/>
                </w:rPr>
                <w:delText>QUESTION 3: What is the level of significance of the potential social and environmental risks?</w:delText>
              </w:r>
            </w:del>
          </w:p>
          <w:p w14:paraId="42D33B8B" w14:textId="20F6D39E" w:rsidR="00F5335A" w:rsidRPr="00DF2BE0" w:rsidDel="009E7685" w:rsidRDefault="00795F6F">
            <w:pPr>
              <w:tabs>
                <w:tab w:val="left" w:pos="432"/>
              </w:tabs>
              <w:spacing w:after="0" w:line="240" w:lineRule="auto"/>
              <w:rPr>
                <w:del w:id="1093" w:author="Phatthamon Jantalae" w:date="2022-06-16T16:44:00Z"/>
                <w:rFonts w:ascii="Arial" w:hAnsi="Arial" w:cs="Arial"/>
                <w:b/>
                <w:sz w:val="20"/>
                <w:szCs w:val="20"/>
              </w:rPr>
            </w:pPr>
            <w:del w:id="1094" w:author="Phatthamon Jantalae" w:date="2022-06-16T16:44:00Z">
              <w:r w:rsidRPr="00DF2BE0" w:rsidDel="009E7685">
                <w:rPr>
                  <w:rFonts w:ascii="Arial" w:hAnsi="Arial" w:cs="Arial"/>
                  <w:i/>
                  <w:sz w:val="20"/>
                  <w:szCs w:val="20"/>
                </w:rPr>
                <w:delText>Note: Respond to Questions 4 and 5below before proceeding to Question 5</w:delText>
              </w:r>
            </w:del>
          </w:p>
        </w:tc>
        <w:tc>
          <w:tcPr>
            <w:tcW w:w="4635" w:type="dxa"/>
            <w:gridSpan w:val="4"/>
            <w:shd w:val="clear" w:color="auto" w:fill="0F243E"/>
          </w:tcPr>
          <w:p w14:paraId="3CA020EF" w14:textId="5D6123E3" w:rsidR="00F5335A" w:rsidRPr="00DF2BE0" w:rsidDel="009E7685" w:rsidRDefault="00795F6F">
            <w:pPr>
              <w:tabs>
                <w:tab w:val="left" w:pos="432"/>
              </w:tabs>
              <w:spacing w:after="0" w:line="240" w:lineRule="auto"/>
              <w:rPr>
                <w:del w:id="1095" w:author="Phatthamon Jantalae" w:date="2022-06-16T16:44:00Z"/>
                <w:rFonts w:ascii="Arial" w:hAnsi="Arial" w:cs="Arial"/>
                <w:b/>
                <w:sz w:val="20"/>
                <w:szCs w:val="20"/>
              </w:rPr>
            </w:pPr>
            <w:del w:id="1096" w:author="Phatthamon Jantalae" w:date="2022-06-16T16:44:00Z">
              <w:r w:rsidRPr="00DF2BE0" w:rsidDel="009E7685">
                <w:rPr>
                  <w:rFonts w:ascii="Arial" w:hAnsi="Arial" w:cs="Arial"/>
                  <w:b/>
                  <w:sz w:val="20"/>
                  <w:szCs w:val="20"/>
                </w:rPr>
                <w:delText xml:space="preserve">QUESTION 6: Describe the assessment and management measures for each risk rated Moderate, Substantial or High </w:delText>
              </w:r>
            </w:del>
          </w:p>
        </w:tc>
      </w:tr>
      <w:tr w:rsidR="00F5335A" w:rsidRPr="00DF2BE0" w:rsidDel="009E7685" w14:paraId="5F4DB9A3" w14:textId="4584D939">
        <w:trPr>
          <w:del w:id="1097" w:author="Phatthamon Jantalae" w:date="2022-06-16T16:44:00Z"/>
        </w:trPr>
        <w:tc>
          <w:tcPr>
            <w:tcW w:w="3240" w:type="dxa"/>
            <w:shd w:val="clear" w:color="auto" w:fill="C6D9F1"/>
            <w:vAlign w:val="center"/>
          </w:tcPr>
          <w:p w14:paraId="6391EE26" w14:textId="1EC330CB" w:rsidR="00F5335A" w:rsidRPr="00DF2BE0" w:rsidDel="009E7685" w:rsidRDefault="00795F6F">
            <w:pPr>
              <w:spacing w:after="0" w:line="240" w:lineRule="auto"/>
              <w:jc w:val="center"/>
              <w:rPr>
                <w:del w:id="1098" w:author="Phatthamon Jantalae" w:date="2022-06-16T16:44:00Z"/>
                <w:rFonts w:ascii="Arial" w:hAnsi="Arial" w:cs="Arial"/>
                <w:b/>
                <w:i/>
                <w:sz w:val="20"/>
                <w:szCs w:val="20"/>
              </w:rPr>
            </w:pPr>
            <w:del w:id="1099" w:author="Phatthamon Jantalae" w:date="2022-06-16T16:44:00Z">
              <w:r w:rsidRPr="00DF2BE0" w:rsidDel="009E7685">
                <w:rPr>
                  <w:rFonts w:ascii="Arial" w:hAnsi="Arial" w:cs="Arial"/>
                  <w:b/>
                  <w:i/>
                  <w:sz w:val="20"/>
                  <w:szCs w:val="20"/>
                </w:rPr>
                <w:delText>Risk Description</w:delText>
              </w:r>
            </w:del>
          </w:p>
          <w:p w14:paraId="706A0803" w14:textId="721E6E79" w:rsidR="00F5335A" w:rsidRPr="00DF2BE0" w:rsidDel="009E7685" w:rsidRDefault="00795F6F">
            <w:pPr>
              <w:spacing w:after="0" w:line="240" w:lineRule="auto"/>
              <w:jc w:val="center"/>
              <w:rPr>
                <w:del w:id="1100" w:author="Phatthamon Jantalae" w:date="2022-06-16T16:44:00Z"/>
                <w:rFonts w:ascii="Arial" w:hAnsi="Arial" w:cs="Arial"/>
                <w:b/>
                <w:i/>
                <w:sz w:val="20"/>
                <w:szCs w:val="20"/>
              </w:rPr>
            </w:pPr>
            <w:del w:id="1101" w:author="Phatthamon Jantalae" w:date="2022-06-16T16:44:00Z">
              <w:r w:rsidRPr="00DF2BE0" w:rsidDel="009E7685">
                <w:rPr>
                  <w:rFonts w:ascii="Arial" w:hAnsi="Arial" w:cs="Arial"/>
                  <w:b/>
                  <w:i/>
                  <w:sz w:val="20"/>
                  <w:szCs w:val="20"/>
                </w:rPr>
                <w:delText>(broken down by event, cause, impact)</w:delText>
              </w:r>
            </w:del>
          </w:p>
        </w:tc>
        <w:tc>
          <w:tcPr>
            <w:tcW w:w="1080" w:type="dxa"/>
            <w:gridSpan w:val="2"/>
            <w:shd w:val="clear" w:color="auto" w:fill="C6D9F1"/>
            <w:vAlign w:val="center"/>
          </w:tcPr>
          <w:p w14:paraId="2EC23D9F" w14:textId="3324C122" w:rsidR="00F5335A" w:rsidRPr="00DF2BE0" w:rsidDel="009E7685" w:rsidRDefault="00795F6F">
            <w:pPr>
              <w:spacing w:after="0" w:line="240" w:lineRule="auto"/>
              <w:jc w:val="center"/>
              <w:rPr>
                <w:del w:id="1102" w:author="Phatthamon Jantalae" w:date="2022-06-16T16:44:00Z"/>
                <w:rFonts w:ascii="Arial" w:hAnsi="Arial" w:cs="Arial"/>
                <w:b/>
                <w:i/>
                <w:sz w:val="20"/>
                <w:szCs w:val="20"/>
              </w:rPr>
            </w:pPr>
            <w:del w:id="1103" w:author="Phatthamon Jantalae" w:date="2022-06-16T16:44:00Z">
              <w:r w:rsidRPr="00DF2BE0" w:rsidDel="009E7685">
                <w:rPr>
                  <w:rFonts w:ascii="Arial" w:hAnsi="Arial" w:cs="Arial"/>
                  <w:b/>
                  <w:i/>
                  <w:sz w:val="20"/>
                  <w:szCs w:val="20"/>
                </w:rPr>
                <w:delText>Impact and Likelihood  (1-5)</w:delText>
              </w:r>
            </w:del>
          </w:p>
        </w:tc>
        <w:tc>
          <w:tcPr>
            <w:tcW w:w="1350" w:type="dxa"/>
            <w:gridSpan w:val="2"/>
            <w:shd w:val="clear" w:color="auto" w:fill="C6D9F1"/>
            <w:vAlign w:val="center"/>
          </w:tcPr>
          <w:p w14:paraId="6CC2D134" w14:textId="63CF3D1E" w:rsidR="00F5335A" w:rsidRPr="00DF2BE0" w:rsidDel="009E7685" w:rsidRDefault="00795F6F">
            <w:pPr>
              <w:spacing w:after="0" w:line="240" w:lineRule="auto"/>
              <w:jc w:val="center"/>
              <w:rPr>
                <w:del w:id="1104" w:author="Phatthamon Jantalae" w:date="2022-06-16T16:44:00Z"/>
                <w:rFonts w:ascii="Arial" w:hAnsi="Arial" w:cs="Arial"/>
                <w:b/>
                <w:i/>
                <w:sz w:val="20"/>
                <w:szCs w:val="20"/>
              </w:rPr>
            </w:pPr>
            <w:del w:id="1105" w:author="Phatthamon Jantalae" w:date="2022-06-16T16:44:00Z">
              <w:r w:rsidRPr="00DF2BE0" w:rsidDel="009E7685">
                <w:rPr>
                  <w:rFonts w:ascii="Arial" w:hAnsi="Arial" w:cs="Arial"/>
                  <w:b/>
                  <w:i/>
                  <w:sz w:val="20"/>
                  <w:szCs w:val="20"/>
                </w:rPr>
                <w:delText>Significance</w:delText>
              </w:r>
            </w:del>
          </w:p>
          <w:p w14:paraId="08E0ACEF" w14:textId="674B3E8B" w:rsidR="00F5335A" w:rsidRPr="00DF2BE0" w:rsidDel="009E7685" w:rsidRDefault="00795F6F">
            <w:pPr>
              <w:spacing w:after="0" w:line="240" w:lineRule="auto"/>
              <w:jc w:val="center"/>
              <w:rPr>
                <w:del w:id="1106" w:author="Phatthamon Jantalae" w:date="2022-06-16T16:44:00Z"/>
                <w:rFonts w:ascii="Arial" w:hAnsi="Arial" w:cs="Arial"/>
                <w:b/>
                <w:i/>
                <w:sz w:val="20"/>
                <w:szCs w:val="20"/>
              </w:rPr>
            </w:pPr>
            <w:del w:id="1107" w:author="Phatthamon Jantalae" w:date="2022-06-16T16:44:00Z">
              <w:r w:rsidRPr="00DF2BE0" w:rsidDel="009E7685">
                <w:rPr>
                  <w:rFonts w:ascii="Arial" w:hAnsi="Arial" w:cs="Arial"/>
                  <w:b/>
                  <w:i/>
                  <w:sz w:val="20"/>
                  <w:szCs w:val="20"/>
                </w:rPr>
                <w:delText>(Low, Moderate Substantial, High)</w:delText>
              </w:r>
            </w:del>
          </w:p>
        </w:tc>
        <w:tc>
          <w:tcPr>
            <w:tcW w:w="2835" w:type="dxa"/>
            <w:gridSpan w:val="2"/>
            <w:shd w:val="clear" w:color="auto" w:fill="C6D9F1"/>
            <w:vAlign w:val="center"/>
          </w:tcPr>
          <w:p w14:paraId="2E56F5D0" w14:textId="5F8AB2D6" w:rsidR="00F5335A" w:rsidRPr="00DF2BE0" w:rsidDel="009E7685" w:rsidRDefault="00795F6F">
            <w:pPr>
              <w:spacing w:after="0" w:line="240" w:lineRule="auto"/>
              <w:jc w:val="center"/>
              <w:rPr>
                <w:del w:id="1108" w:author="Phatthamon Jantalae" w:date="2022-06-16T16:44:00Z"/>
                <w:rFonts w:ascii="Arial" w:hAnsi="Arial" w:cs="Arial"/>
                <w:b/>
                <w:i/>
                <w:sz w:val="20"/>
                <w:szCs w:val="20"/>
              </w:rPr>
            </w:pPr>
            <w:del w:id="1109" w:author="Phatthamon Jantalae" w:date="2022-06-16T16:44:00Z">
              <w:r w:rsidRPr="00DF2BE0" w:rsidDel="009E7685">
                <w:rPr>
                  <w:rFonts w:ascii="Arial" w:hAnsi="Arial" w:cs="Arial"/>
                  <w:b/>
                  <w:i/>
                  <w:sz w:val="20"/>
                  <w:szCs w:val="20"/>
                </w:rPr>
                <w:delText>Comments (optional)</w:delText>
              </w:r>
            </w:del>
          </w:p>
        </w:tc>
        <w:tc>
          <w:tcPr>
            <w:tcW w:w="4635" w:type="dxa"/>
            <w:gridSpan w:val="4"/>
            <w:shd w:val="clear" w:color="auto" w:fill="C6D9F1"/>
            <w:vAlign w:val="center"/>
          </w:tcPr>
          <w:p w14:paraId="5920EDC0" w14:textId="17702D41" w:rsidR="00F5335A" w:rsidRPr="00DF2BE0" w:rsidDel="009E7685" w:rsidRDefault="00795F6F">
            <w:pPr>
              <w:spacing w:after="0" w:line="240" w:lineRule="auto"/>
              <w:jc w:val="center"/>
              <w:rPr>
                <w:del w:id="1110" w:author="Phatthamon Jantalae" w:date="2022-06-16T16:44:00Z"/>
                <w:rFonts w:ascii="Arial" w:hAnsi="Arial" w:cs="Arial"/>
                <w:b/>
                <w:i/>
                <w:sz w:val="20"/>
                <w:szCs w:val="20"/>
              </w:rPr>
            </w:pPr>
            <w:del w:id="1111" w:author="Phatthamon Jantalae" w:date="2022-06-16T16:44:00Z">
              <w:r w:rsidRPr="00DF2BE0" w:rsidDel="009E7685">
                <w:rPr>
                  <w:rFonts w:ascii="Arial" w:hAnsi="Arial" w:cs="Arial"/>
                  <w:b/>
                  <w:i/>
                  <w:sz w:val="20"/>
                  <w:szCs w:val="20"/>
                </w:rPr>
                <w:delText>Description of assessment and management measures for risks rated as Moderate, Substantial or High</w:delText>
              </w:r>
            </w:del>
          </w:p>
        </w:tc>
      </w:tr>
      <w:tr w:rsidR="00F5335A" w:rsidRPr="00DF2BE0" w:rsidDel="009E7685" w14:paraId="7DA568B8" w14:textId="257C5ED5">
        <w:trPr>
          <w:trHeight w:val="558"/>
          <w:del w:id="1112" w:author="Phatthamon Jantalae" w:date="2022-06-16T16:44:00Z"/>
        </w:trPr>
        <w:tc>
          <w:tcPr>
            <w:tcW w:w="3240" w:type="dxa"/>
          </w:tcPr>
          <w:p w14:paraId="43D788B8" w14:textId="00567D04" w:rsidR="00F5335A" w:rsidRPr="00DF2BE0" w:rsidDel="009E7685" w:rsidRDefault="00795F6F">
            <w:pPr>
              <w:pStyle w:val="ListParagraph"/>
              <w:numPr>
                <w:ilvl w:val="0"/>
                <w:numId w:val="34"/>
              </w:numPr>
              <w:ind w:left="164" w:hanging="164"/>
              <w:rPr>
                <w:del w:id="1113" w:author="Phatthamon Jantalae" w:date="2022-06-16T16:44:00Z"/>
                <w:rFonts w:ascii="Arial" w:hAnsi="Arial" w:cs="Arial"/>
                <w:sz w:val="18"/>
                <w:szCs w:val="18"/>
                <w:lang w:eastAsia="ja-JP"/>
              </w:rPr>
            </w:pPr>
            <w:del w:id="1114" w:author="Phatthamon Jantalae" w:date="2022-06-16T16:44:00Z">
              <w:r w:rsidRPr="00DF2BE0" w:rsidDel="009E7685">
                <w:rPr>
                  <w:rFonts w:ascii="Arial" w:hAnsi="Arial" w:cs="Arial"/>
                  <w:sz w:val="18"/>
                  <w:szCs w:val="18"/>
                  <w:lang w:eastAsia="ja-JP"/>
                </w:rPr>
                <w:delText xml:space="preserve">The PhosChemEE Project could lead to adverse impacts on enjoyment of the human rights (civil, political, economic, social, or cultural) of the affected population, potentially including ethnic minorities and/or vulnerable/disadvantaged groups, in the rural areas where the on-the-ground project activities (e.g., demos and demo replications, which includes detailed site inspections, engineering, planning, installation and operation) will be carried out. These can potentially happen in the demonstration activities of the project in all 3 main components of the project, particularly those that will deliver Outputs 1.2.2, 2.2.2 and 3.2.2. </w:delText>
              </w:r>
            </w:del>
          </w:p>
          <w:p w14:paraId="3EA4C0E7" w14:textId="4A5013B1" w:rsidR="00F5335A" w:rsidRPr="00DF2BE0" w:rsidDel="009E7685" w:rsidRDefault="00795F6F">
            <w:pPr>
              <w:spacing w:after="0" w:line="240" w:lineRule="auto"/>
              <w:jc w:val="both"/>
              <w:rPr>
                <w:del w:id="1115" w:author="Phatthamon Jantalae" w:date="2022-06-16T16:44:00Z"/>
                <w:rFonts w:ascii="Arial" w:hAnsi="Arial" w:cs="Arial"/>
                <w:sz w:val="18"/>
                <w:szCs w:val="18"/>
              </w:rPr>
            </w:pPr>
            <w:del w:id="1116" w:author="Phatthamon Jantalae" w:date="2022-06-16T16:44:00Z">
              <w:r w:rsidRPr="00DF2BE0" w:rsidDel="009E7685">
                <w:rPr>
                  <w:rFonts w:ascii="Arial" w:hAnsi="Arial" w:cs="Arial"/>
                  <w:sz w:val="18"/>
                  <w:szCs w:val="18"/>
                  <w:lang w:eastAsia="ja-JP"/>
                </w:rPr>
                <w:delText>Principle 1, Principle 2, Standard 4, Standard 6</w:delText>
              </w:r>
            </w:del>
          </w:p>
        </w:tc>
        <w:tc>
          <w:tcPr>
            <w:tcW w:w="1080" w:type="dxa"/>
            <w:gridSpan w:val="2"/>
          </w:tcPr>
          <w:p w14:paraId="51893163" w14:textId="3BDD8A98" w:rsidR="00F5335A" w:rsidRPr="00DF2BE0" w:rsidDel="009E7685" w:rsidRDefault="00795F6F">
            <w:pPr>
              <w:spacing w:after="0" w:line="240" w:lineRule="auto"/>
              <w:rPr>
                <w:del w:id="1117" w:author="Phatthamon Jantalae" w:date="2022-06-16T16:44:00Z"/>
                <w:rFonts w:ascii="Arial" w:hAnsi="Arial" w:cs="Arial"/>
                <w:sz w:val="18"/>
                <w:szCs w:val="18"/>
                <w:lang w:eastAsia="zh-CN"/>
              </w:rPr>
            </w:pPr>
            <w:del w:id="1118" w:author="Phatthamon Jantalae" w:date="2022-06-16T16:44:00Z">
              <w:r w:rsidRPr="00DF2BE0" w:rsidDel="009E7685">
                <w:rPr>
                  <w:rFonts w:ascii="Arial" w:hAnsi="Arial" w:cs="Arial"/>
                  <w:sz w:val="18"/>
                  <w:szCs w:val="18"/>
                  <w:lang w:eastAsia="ja-JP"/>
                </w:rPr>
                <w:delText xml:space="preserve">I = </w:delText>
              </w:r>
              <w:r w:rsidRPr="00DF2BE0" w:rsidDel="009E7685">
                <w:rPr>
                  <w:rFonts w:ascii="Arial" w:hAnsi="Arial" w:cs="Arial"/>
                  <w:sz w:val="18"/>
                  <w:szCs w:val="18"/>
                  <w:lang w:eastAsia="zh-CN"/>
                </w:rPr>
                <w:delText>5</w:delText>
              </w:r>
            </w:del>
          </w:p>
          <w:p w14:paraId="17388A25" w14:textId="43391079" w:rsidR="00F5335A" w:rsidRPr="00DF2BE0" w:rsidDel="009E7685" w:rsidRDefault="00795F6F">
            <w:pPr>
              <w:spacing w:after="0" w:line="240" w:lineRule="auto"/>
              <w:rPr>
                <w:del w:id="1119" w:author="Phatthamon Jantalae" w:date="2022-06-16T16:44:00Z"/>
                <w:rFonts w:ascii="Arial" w:hAnsi="Arial" w:cs="Arial"/>
                <w:sz w:val="18"/>
                <w:szCs w:val="18"/>
              </w:rPr>
            </w:pPr>
            <w:del w:id="1120" w:author="Phatthamon Jantalae" w:date="2022-06-16T16:44:00Z">
              <w:r w:rsidRPr="00DF2BE0" w:rsidDel="009E7685">
                <w:rPr>
                  <w:rFonts w:ascii="Arial" w:hAnsi="Arial" w:cs="Arial"/>
                  <w:sz w:val="18"/>
                  <w:szCs w:val="18"/>
                  <w:lang w:eastAsia="ja-JP"/>
                </w:rPr>
                <w:delText>L = 4</w:delText>
              </w:r>
            </w:del>
          </w:p>
        </w:tc>
        <w:tc>
          <w:tcPr>
            <w:tcW w:w="1350" w:type="dxa"/>
            <w:gridSpan w:val="2"/>
          </w:tcPr>
          <w:p w14:paraId="6F18657C" w14:textId="647203A1" w:rsidR="00F5335A" w:rsidRPr="00DF2BE0" w:rsidDel="009E7685" w:rsidRDefault="00795F6F">
            <w:pPr>
              <w:spacing w:after="0" w:line="240" w:lineRule="auto"/>
              <w:rPr>
                <w:del w:id="1121" w:author="Phatthamon Jantalae" w:date="2022-06-16T16:44:00Z"/>
                <w:rFonts w:ascii="Arial" w:hAnsi="Arial" w:cs="Arial"/>
                <w:sz w:val="18"/>
                <w:szCs w:val="18"/>
                <w:lang w:eastAsia="ja-JP"/>
              </w:rPr>
            </w:pPr>
            <w:del w:id="1122" w:author="Phatthamon Jantalae" w:date="2022-06-16T16:44:00Z">
              <w:r w:rsidRPr="00DF2BE0" w:rsidDel="009E7685">
                <w:rPr>
                  <w:rFonts w:ascii="Arial" w:hAnsi="Arial" w:cs="Arial"/>
                  <w:sz w:val="18"/>
                  <w:szCs w:val="18"/>
                  <w:lang w:eastAsia="zh-CN"/>
                </w:rPr>
                <w:delText>High</w:delText>
              </w:r>
            </w:del>
          </w:p>
        </w:tc>
        <w:tc>
          <w:tcPr>
            <w:tcW w:w="2835" w:type="dxa"/>
            <w:gridSpan w:val="2"/>
          </w:tcPr>
          <w:p w14:paraId="15FA4128" w14:textId="607307EF" w:rsidR="00F5335A" w:rsidRPr="00DF2BE0" w:rsidDel="009E7685" w:rsidRDefault="00795F6F">
            <w:pPr>
              <w:spacing w:after="0" w:line="240" w:lineRule="auto"/>
              <w:rPr>
                <w:del w:id="1123" w:author="Phatthamon Jantalae" w:date="2022-06-16T16:44:00Z"/>
                <w:rFonts w:ascii="Arial" w:eastAsia="Times New Roman" w:hAnsi="Arial" w:cs="Arial"/>
                <w:sz w:val="18"/>
                <w:szCs w:val="18"/>
                <w:lang w:eastAsia="ja-JP"/>
              </w:rPr>
            </w:pPr>
            <w:del w:id="1124" w:author="Phatthamon Jantalae" w:date="2022-06-16T16:44:00Z">
              <w:r w:rsidRPr="00DF2BE0" w:rsidDel="009E7685">
                <w:rPr>
                  <w:rFonts w:ascii="Arial" w:eastAsia="Times New Roman" w:hAnsi="Arial" w:cs="Arial"/>
                  <w:sz w:val="18"/>
                  <w:szCs w:val="18"/>
                  <w:lang w:eastAsia="ja-JP"/>
                </w:rPr>
                <w:delText>This project will be based in the underdeveloped western regions of Yunnan, Guizhou, Sichuan, and Hubei. The development of detailed engineering designs of green, energy efficient low carbon technology applications in the phosphate mining and refining in these region is planned in these regions. This major activity is included in the 3 main components of the project (Outputs 1.2.1, 2.2.1 and 3.2.1). In general, the socio-economic condition of the project’s demo sites is underdeveloped, and the ecological environment is very fragile. See ProDoc Sub-section: Gender Equality and Women’s Empowerment</w:delText>
              </w:r>
            </w:del>
          </w:p>
          <w:p w14:paraId="3CA25FCB" w14:textId="380446AC" w:rsidR="00F5335A" w:rsidRPr="00DF2BE0" w:rsidDel="009E7685" w:rsidRDefault="00F5335A">
            <w:pPr>
              <w:spacing w:after="0" w:line="240" w:lineRule="auto"/>
              <w:rPr>
                <w:del w:id="1125" w:author="Phatthamon Jantalae" w:date="2022-06-16T16:44:00Z"/>
                <w:rFonts w:ascii="Arial" w:eastAsia="Times New Roman" w:hAnsi="Arial" w:cs="Arial"/>
                <w:sz w:val="18"/>
                <w:szCs w:val="18"/>
                <w:lang w:eastAsia="ja-JP"/>
              </w:rPr>
            </w:pPr>
          </w:p>
          <w:p w14:paraId="3C41B46E" w14:textId="57F835F3" w:rsidR="00F5335A" w:rsidRPr="00DF2BE0" w:rsidDel="009E7685" w:rsidRDefault="00795F6F">
            <w:pPr>
              <w:spacing w:after="0" w:line="240" w:lineRule="auto"/>
              <w:rPr>
                <w:del w:id="1126" w:author="Phatthamon Jantalae" w:date="2022-06-16T16:44:00Z"/>
                <w:rFonts w:ascii="Arial" w:eastAsia="Times New Roman" w:hAnsi="Arial" w:cs="Arial"/>
                <w:sz w:val="18"/>
                <w:szCs w:val="18"/>
                <w:lang w:eastAsia="ja-JP"/>
              </w:rPr>
            </w:pPr>
            <w:del w:id="1127" w:author="Phatthamon Jantalae" w:date="2022-06-16T16:44:00Z">
              <w:r w:rsidRPr="00DF2BE0" w:rsidDel="009E7685">
                <w:rPr>
                  <w:rFonts w:ascii="Arial" w:hAnsi="Arial" w:cs="Arial"/>
                  <w:sz w:val="18"/>
                  <w:szCs w:val="18"/>
                  <w:lang w:eastAsia="zh-CN"/>
                </w:rPr>
                <w:lastRenderedPageBreak/>
                <w:delText>Yunnan, Guizhou, Sichuan and Hubei have widespread minority cultures (that might trigger SES Standard 6), but factories are mainly located in industrialized regions where cultural heritage do not concentrate. PCI industries do not geographically overlap with indigenous settlements, though impacts (positive or negative) on such communities cannot be ruled out at this early stage.</w:delText>
              </w:r>
            </w:del>
          </w:p>
        </w:tc>
        <w:tc>
          <w:tcPr>
            <w:tcW w:w="4635" w:type="dxa"/>
            <w:gridSpan w:val="4"/>
          </w:tcPr>
          <w:p w14:paraId="3FB3B6F4" w14:textId="5CBE5FE5" w:rsidR="00F5335A" w:rsidRPr="00DF2BE0" w:rsidDel="009E7685" w:rsidRDefault="00795F6F">
            <w:pPr>
              <w:spacing w:after="0" w:line="240" w:lineRule="auto"/>
              <w:rPr>
                <w:del w:id="1128" w:author="Phatthamon Jantalae" w:date="2022-06-16T16:44:00Z"/>
                <w:rFonts w:ascii="Arial" w:eastAsia="Times New Roman" w:hAnsi="Arial" w:cs="Arial"/>
                <w:sz w:val="18"/>
                <w:szCs w:val="18"/>
                <w:lang w:eastAsia="ja-JP"/>
              </w:rPr>
            </w:pPr>
            <w:del w:id="1129" w:author="Phatthamon Jantalae" w:date="2022-06-16T16:44:00Z">
              <w:r w:rsidRPr="00DF2BE0" w:rsidDel="009E7685">
                <w:rPr>
                  <w:rFonts w:ascii="Arial" w:eastAsia="Times New Roman" w:hAnsi="Arial" w:cs="Arial"/>
                  <w:sz w:val="18"/>
                  <w:szCs w:val="18"/>
                  <w:lang w:eastAsia="ja-JP"/>
                </w:rPr>
                <w:lastRenderedPageBreak/>
                <w:delText xml:space="preserve">In the design stage, the following safeguards documents have been prepared, covering this risk and all other risks, to meet the SES requirements of a </w:delText>
              </w:r>
              <w:r w:rsidRPr="00DF2BE0" w:rsidDel="009E7685">
                <w:rPr>
                  <w:rFonts w:ascii="Arial" w:eastAsia="Times New Roman" w:hAnsi="Arial" w:cs="Arial"/>
                  <w:b/>
                  <w:bCs/>
                  <w:sz w:val="18"/>
                  <w:szCs w:val="18"/>
                  <w:lang w:eastAsia="ja-JP"/>
                </w:rPr>
                <w:delText>High risk</w:delText>
              </w:r>
              <w:r w:rsidRPr="00DF2BE0" w:rsidDel="009E7685">
                <w:rPr>
                  <w:rFonts w:ascii="Arial" w:eastAsia="Times New Roman" w:hAnsi="Arial" w:cs="Arial"/>
                  <w:sz w:val="18"/>
                  <w:szCs w:val="18"/>
                  <w:lang w:eastAsia="ja-JP"/>
                </w:rPr>
                <w:delText xml:space="preserve"> project:  </w:delText>
              </w:r>
            </w:del>
          </w:p>
          <w:p w14:paraId="6C7E840E" w14:textId="3BBDC89A" w:rsidR="00F5335A" w:rsidRPr="00DF2BE0" w:rsidDel="009E7685" w:rsidRDefault="00795F6F">
            <w:pPr>
              <w:pStyle w:val="ListParagraph"/>
              <w:numPr>
                <w:ilvl w:val="0"/>
                <w:numId w:val="14"/>
              </w:numPr>
              <w:ind w:left="178" w:hanging="178"/>
              <w:rPr>
                <w:del w:id="1130" w:author="Phatthamon Jantalae" w:date="2022-06-16T16:44:00Z"/>
                <w:rFonts w:ascii="Arial" w:eastAsia="Times New Roman" w:hAnsi="Arial" w:cs="Arial"/>
                <w:sz w:val="18"/>
                <w:szCs w:val="18"/>
                <w:lang w:eastAsia="ja-JP"/>
              </w:rPr>
            </w:pPr>
            <w:del w:id="1131" w:author="Phatthamon Jantalae" w:date="2022-06-16T16:44:00Z">
              <w:r w:rsidRPr="00DF2BE0" w:rsidDel="009E7685">
                <w:rPr>
                  <w:rFonts w:ascii="Arial" w:eastAsia="Times New Roman" w:hAnsi="Arial" w:cs="Arial"/>
                  <w:sz w:val="18"/>
                  <w:szCs w:val="18"/>
                  <w:lang w:eastAsia="ja-JP"/>
                </w:rPr>
                <w:delText xml:space="preserve">a stakeholder analysis and comprehensive Stakeholder Engagement Plan, </w:delText>
              </w:r>
            </w:del>
          </w:p>
          <w:p w14:paraId="4C9D0FFC" w14:textId="467D8B98" w:rsidR="00F5335A" w:rsidRPr="00DF2BE0" w:rsidDel="009E7685" w:rsidRDefault="00795F6F">
            <w:pPr>
              <w:pStyle w:val="ListParagraph"/>
              <w:numPr>
                <w:ilvl w:val="0"/>
                <w:numId w:val="14"/>
              </w:numPr>
              <w:ind w:left="178" w:hanging="178"/>
              <w:rPr>
                <w:del w:id="1132" w:author="Phatthamon Jantalae" w:date="2022-06-16T16:44:00Z"/>
                <w:rFonts w:ascii="Arial" w:eastAsia="Times New Roman" w:hAnsi="Arial" w:cs="Arial"/>
                <w:sz w:val="18"/>
                <w:szCs w:val="18"/>
                <w:lang w:eastAsia="ja-JP"/>
              </w:rPr>
            </w:pPr>
            <w:del w:id="1133" w:author="Phatthamon Jantalae" w:date="2022-06-16T16:44:00Z">
              <w:r w:rsidRPr="00DF2BE0" w:rsidDel="009E7685">
                <w:rPr>
                  <w:rFonts w:ascii="Arial" w:eastAsia="Times New Roman" w:hAnsi="Arial" w:cs="Arial"/>
                  <w:sz w:val="18"/>
                  <w:szCs w:val="18"/>
                  <w:lang w:eastAsia="ja-JP"/>
                </w:rPr>
                <w:delText xml:space="preserve">a gender analysis and Gender Action Plan, </w:delText>
              </w:r>
            </w:del>
          </w:p>
          <w:p w14:paraId="407B1CF9" w14:textId="7F064662" w:rsidR="00F5335A" w:rsidRPr="00DF2BE0" w:rsidDel="009E7685" w:rsidRDefault="00795F6F">
            <w:pPr>
              <w:pStyle w:val="ListParagraph"/>
              <w:numPr>
                <w:ilvl w:val="0"/>
                <w:numId w:val="14"/>
              </w:numPr>
              <w:ind w:left="178" w:hanging="178"/>
              <w:rPr>
                <w:del w:id="1134" w:author="Phatthamon Jantalae" w:date="2022-06-16T16:44:00Z"/>
                <w:rFonts w:ascii="Arial" w:eastAsia="Times New Roman" w:hAnsi="Arial" w:cs="Arial"/>
                <w:sz w:val="18"/>
                <w:szCs w:val="18"/>
                <w:lang w:eastAsia="ja-JP"/>
              </w:rPr>
            </w:pPr>
            <w:del w:id="1135" w:author="Phatthamon Jantalae" w:date="2022-06-16T16:44:00Z">
              <w:r w:rsidRPr="00DF2BE0" w:rsidDel="009E7685">
                <w:rPr>
                  <w:rFonts w:ascii="Arial" w:eastAsia="Times New Roman" w:hAnsi="Arial" w:cs="Arial"/>
                  <w:sz w:val="18"/>
                  <w:szCs w:val="18"/>
                  <w:lang w:eastAsia="ja-JP"/>
                </w:rPr>
                <w:delText xml:space="preserve">an Environmental and Social Management Framework (ESMF) with initial FPIC procedures (to be applied if confirmed as required), </w:delText>
              </w:r>
            </w:del>
          </w:p>
          <w:p w14:paraId="4E1361E9" w14:textId="283994B9" w:rsidR="00F5335A" w:rsidRPr="00DF2BE0" w:rsidDel="009E7685" w:rsidRDefault="00795F6F">
            <w:pPr>
              <w:pStyle w:val="ListParagraph"/>
              <w:numPr>
                <w:ilvl w:val="0"/>
                <w:numId w:val="14"/>
              </w:numPr>
              <w:ind w:left="178" w:hanging="178"/>
              <w:rPr>
                <w:del w:id="1136" w:author="Phatthamon Jantalae" w:date="2022-06-16T16:44:00Z"/>
                <w:rFonts w:ascii="Arial" w:eastAsia="Times New Roman" w:hAnsi="Arial" w:cs="Arial"/>
                <w:sz w:val="18"/>
                <w:szCs w:val="18"/>
                <w:lang w:eastAsia="ja-JP"/>
              </w:rPr>
            </w:pPr>
            <w:del w:id="1137" w:author="Phatthamon Jantalae" w:date="2022-06-16T16:44:00Z">
              <w:r w:rsidRPr="00DF2BE0" w:rsidDel="009E7685">
                <w:rPr>
                  <w:rFonts w:ascii="Arial" w:eastAsia="Times New Roman" w:hAnsi="Arial" w:cs="Arial"/>
                  <w:sz w:val="18"/>
                  <w:szCs w:val="18"/>
                  <w:lang w:eastAsia="ja-JP"/>
                </w:rPr>
                <w:delText xml:space="preserve">a Grievance Redress Mechanism (draft/outline). </w:delText>
              </w:r>
            </w:del>
          </w:p>
          <w:p w14:paraId="589FFF3C" w14:textId="440B5792" w:rsidR="00F5335A" w:rsidRPr="00DF2BE0" w:rsidDel="009E7685" w:rsidRDefault="00F5335A">
            <w:pPr>
              <w:spacing w:after="0" w:line="240" w:lineRule="auto"/>
              <w:rPr>
                <w:del w:id="1138" w:author="Phatthamon Jantalae" w:date="2022-06-16T16:44:00Z"/>
                <w:rFonts w:ascii="Arial" w:eastAsia="Times New Roman" w:hAnsi="Arial" w:cs="Arial"/>
                <w:sz w:val="18"/>
                <w:szCs w:val="18"/>
                <w:lang w:eastAsia="ja-JP"/>
              </w:rPr>
            </w:pPr>
          </w:p>
          <w:p w14:paraId="0D0F879A" w14:textId="6C618041" w:rsidR="00F5335A" w:rsidRPr="00DF2BE0" w:rsidDel="009E7685" w:rsidRDefault="00795F6F">
            <w:pPr>
              <w:spacing w:after="0" w:line="240" w:lineRule="auto"/>
              <w:rPr>
                <w:del w:id="1139" w:author="Phatthamon Jantalae" w:date="2022-06-16T16:44:00Z"/>
                <w:rFonts w:ascii="Arial" w:eastAsia="Times New Roman" w:hAnsi="Arial" w:cs="Arial"/>
                <w:sz w:val="18"/>
                <w:szCs w:val="18"/>
                <w:lang w:eastAsia="ja-JP"/>
              </w:rPr>
            </w:pPr>
            <w:del w:id="1140" w:author="Phatthamon Jantalae" w:date="2022-06-16T16:44:00Z">
              <w:r w:rsidRPr="00DF2BE0" w:rsidDel="009E7685">
                <w:rPr>
                  <w:rFonts w:ascii="Arial" w:eastAsia="Times New Roman" w:hAnsi="Arial" w:cs="Arial"/>
                  <w:sz w:val="18"/>
                  <w:szCs w:val="18"/>
                  <w:lang w:eastAsia="ja-JP"/>
                </w:rPr>
                <w:delText>The ESMF outlines the procedures for the comprehensive and site-specific Environmental and Social Impact Assessments (ESIAs) and Environmental and Social Management Plans (ESMPs) that will be prepared during project implementation.</w:delText>
              </w:r>
            </w:del>
          </w:p>
          <w:p w14:paraId="27D1DA84" w14:textId="73822E14" w:rsidR="00F5335A" w:rsidRPr="00DF2BE0" w:rsidDel="009E7685" w:rsidRDefault="00F5335A">
            <w:pPr>
              <w:spacing w:after="0" w:line="240" w:lineRule="auto"/>
              <w:rPr>
                <w:del w:id="1141" w:author="Phatthamon Jantalae" w:date="2022-06-16T16:44:00Z"/>
                <w:rFonts w:ascii="Arial" w:eastAsia="Times New Roman" w:hAnsi="Arial" w:cs="Arial"/>
                <w:sz w:val="18"/>
                <w:szCs w:val="18"/>
                <w:lang w:eastAsia="ja-JP"/>
              </w:rPr>
            </w:pPr>
          </w:p>
          <w:p w14:paraId="38B8BCF1" w14:textId="7044729C" w:rsidR="00F5335A" w:rsidRPr="00DF2BE0" w:rsidDel="009E7685" w:rsidRDefault="00795F6F">
            <w:pPr>
              <w:spacing w:after="0" w:line="240" w:lineRule="auto"/>
              <w:rPr>
                <w:del w:id="1142" w:author="Phatthamon Jantalae" w:date="2022-06-16T16:44:00Z"/>
                <w:rFonts w:ascii="Arial" w:hAnsi="Arial" w:cs="Arial"/>
                <w:sz w:val="18"/>
                <w:szCs w:val="18"/>
                <w:lang w:eastAsia="zh-CN"/>
              </w:rPr>
            </w:pPr>
            <w:del w:id="1143" w:author="Phatthamon Jantalae" w:date="2022-06-16T16:44:00Z">
              <w:r w:rsidRPr="00DF2BE0" w:rsidDel="009E7685">
                <w:rPr>
                  <w:rFonts w:ascii="Arial" w:hAnsi="Arial" w:cs="Arial"/>
                  <w:sz w:val="18"/>
                  <w:szCs w:val="18"/>
                </w:rPr>
                <w:delText>The design and implementation of the project are consistent with the strategic requirements of the country’s Law on ethnic unity and progress</w:delText>
              </w:r>
              <w:r w:rsidRPr="00DF2BE0" w:rsidDel="009E7685">
                <w:rPr>
                  <w:rFonts w:ascii="Arial" w:hAnsi="Arial" w:cs="Arial"/>
                  <w:sz w:val="18"/>
                  <w:szCs w:val="18"/>
                  <w:lang w:eastAsia="zh-CN"/>
                </w:rPr>
                <w:delText>,</w:delText>
              </w:r>
              <w:r w:rsidRPr="00DF2BE0" w:rsidDel="009E7685">
                <w:rPr>
                  <w:rFonts w:ascii="Arial" w:hAnsi="Arial" w:cs="Arial"/>
                  <w:sz w:val="18"/>
                  <w:szCs w:val="18"/>
                </w:rPr>
                <w:delText xml:space="preserve"> </w:delText>
              </w:r>
              <w:r w:rsidRPr="00DF2BE0" w:rsidDel="009E7685">
                <w:rPr>
                  <w:rFonts w:ascii="Arial" w:hAnsi="Arial" w:cs="Arial"/>
                  <w:sz w:val="18"/>
                  <w:szCs w:val="18"/>
                  <w:lang w:eastAsia="zh-CN"/>
                </w:rPr>
                <w:delText xml:space="preserve">which will ensure the </w:delText>
              </w:r>
              <w:r w:rsidRPr="00DF2BE0" w:rsidDel="009E7685">
                <w:rPr>
                  <w:rFonts w:ascii="Arial" w:hAnsi="Arial" w:cs="Arial"/>
                  <w:sz w:val="18"/>
                  <w:szCs w:val="18"/>
                  <w:lang w:eastAsia="ja-JP"/>
                </w:rPr>
                <w:delText xml:space="preserve">enjoyment of the human rights of the </w:delText>
              </w:r>
              <w:r w:rsidRPr="00DF2BE0" w:rsidDel="009E7685">
                <w:rPr>
                  <w:rFonts w:ascii="Arial" w:hAnsi="Arial" w:cs="Arial"/>
                  <w:sz w:val="18"/>
                  <w:szCs w:val="18"/>
                  <w:lang w:eastAsia="ja-JP"/>
                </w:rPr>
                <w:lastRenderedPageBreak/>
                <w:delText xml:space="preserve">potentially affected population in the demo places, especially ethnic minorities </w:delText>
              </w:r>
              <w:r w:rsidRPr="00DF2BE0" w:rsidDel="009E7685">
                <w:rPr>
                  <w:rFonts w:ascii="Arial" w:hAnsi="Arial" w:cs="Arial"/>
                  <w:sz w:val="18"/>
                  <w:szCs w:val="18"/>
                </w:rPr>
                <w:delText>and/or vulnerable/disadvantaged groups.</w:delText>
              </w:r>
              <w:r w:rsidRPr="00DF2BE0" w:rsidDel="009E7685">
                <w:rPr>
                  <w:rFonts w:ascii="Arial" w:hAnsi="Arial" w:cs="Arial"/>
                  <w:sz w:val="18"/>
                  <w:szCs w:val="18"/>
                  <w:lang w:eastAsia="zh-CN"/>
                </w:rPr>
                <w:delText xml:space="preserve"> </w:delText>
              </w:r>
            </w:del>
          </w:p>
          <w:p w14:paraId="22352BDD" w14:textId="0CEDB78C" w:rsidR="00F5335A" w:rsidRPr="00DF2BE0" w:rsidDel="009E7685" w:rsidRDefault="00F5335A">
            <w:pPr>
              <w:spacing w:after="0" w:line="240" w:lineRule="auto"/>
              <w:rPr>
                <w:del w:id="1144" w:author="Phatthamon Jantalae" w:date="2022-06-16T16:44:00Z"/>
                <w:rFonts w:ascii="Arial" w:eastAsia="Times New Roman" w:hAnsi="Arial" w:cs="Arial"/>
                <w:sz w:val="18"/>
                <w:szCs w:val="18"/>
                <w:lang w:eastAsia="ja-JP"/>
              </w:rPr>
            </w:pPr>
          </w:p>
          <w:p w14:paraId="6CE08D9B" w14:textId="16A7267E" w:rsidR="00F5335A" w:rsidRPr="00DF2BE0" w:rsidDel="009E7685" w:rsidRDefault="00F5335A">
            <w:pPr>
              <w:spacing w:after="0" w:line="240" w:lineRule="auto"/>
              <w:rPr>
                <w:del w:id="1145" w:author="Phatthamon Jantalae" w:date="2022-06-16T16:44:00Z"/>
                <w:rFonts w:ascii="Arial" w:hAnsi="Arial" w:cs="Arial"/>
                <w:sz w:val="18"/>
                <w:szCs w:val="18"/>
              </w:rPr>
            </w:pPr>
          </w:p>
        </w:tc>
      </w:tr>
      <w:tr w:rsidR="00F5335A" w:rsidRPr="00DF2BE0" w:rsidDel="009E7685" w14:paraId="2B4DA01B" w14:textId="32A70036">
        <w:trPr>
          <w:del w:id="1146" w:author="Phatthamon Jantalae" w:date="2022-06-16T16:44:00Z"/>
        </w:trPr>
        <w:tc>
          <w:tcPr>
            <w:tcW w:w="3240" w:type="dxa"/>
            <w:shd w:val="clear" w:color="auto" w:fill="auto"/>
          </w:tcPr>
          <w:p w14:paraId="4DAF4CF6" w14:textId="065ADA47" w:rsidR="00F5335A" w:rsidRPr="00DF2BE0" w:rsidDel="009E7685" w:rsidRDefault="00795F6F">
            <w:pPr>
              <w:pStyle w:val="ListParagraph"/>
              <w:numPr>
                <w:ilvl w:val="0"/>
                <w:numId w:val="34"/>
              </w:numPr>
              <w:ind w:left="164" w:hanging="164"/>
              <w:rPr>
                <w:del w:id="1147" w:author="Phatthamon Jantalae" w:date="2022-06-16T16:44:00Z"/>
                <w:rFonts w:ascii="Arial" w:hAnsi="Arial" w:cs="Arial"/>
                <w:sz w:val="18"/>
                <w:szCs w:val="18"/>
                <w:lang w:eastAsia="ja-JP"/>
              </w:rPr>
            </w:pPr>
            <w:del w:id="1148" w:author="Phatthamon Jantalae" w:date="2022-06-16T16:44:00Z">
              <w:r w:rsidRPr="00DF2BE0" w:rsidDel="009E7685">
                <w:rPr>
                  <w:rFonts w:ascii="Arial" w:hAnsi="Arial" w:cs="Arial"/>
                  <w:sz w:val="18"/>
                  <w:szCs w:val="18"/>
                  <w:lang w:eastAsia="ja-JP"/>
                </w:rPr>
                <w:lastRenderedPageBreak/>
                <w:delText xml:space="preserve">Potential adverse impacts to habitats and/or ecosystems and ecosystem services (e.g. non-hazardous waste from </w:delText>
              </w:r>
              <w:r w:rsidRPr="00DF2BE0" w:rsidDel="009E7685">
                <w:rPr>
                  <w:rFonts w:ascii="Arial" w:hAnsi="Arial" w:cs="Arial"/>
                  <w:sz w:val="18"/>
                  <w:szCs w:val="18"/>
                  <w:lang w:eastAsia="zh-CN"/>
                </w:rPr>
                <w:delText>phosphogypsum reuse</w:delText>
              </w:r>
              <w:r w:rsidRPr="00DF2BE0" w:rsidDel="009E7685">
                <w:rPr>
                  <w:rFonts w:ascii="Arial" w:hAnsi="Arial" w:cs="Arial"/>
                  <w:sz w:val="18"/>
                  <w:szCs w:val="18"/>
                  <w:lang w:eastAsia="ja-JP"/>
                </w:rPr>
                <w:delText xml:space="preserve">), and some possible changes to the use of lands and resources in the </w:delText>
              </w:r>
              <w:r w:rsidRPr="00DF2BE0" w:rsidDel="009E7685">
                <w:rPr>
                  <w:rFonts w:ascii="Arial" w:eastAsia="Times New Roman" w:hAnsi="Arial" w:cs="Arial"/>
                  <w:sz w:val="18"/>
                  <w:szCs w:val="18"/>
                  <w:lang w:eastAsia="ja-JP"/>
                </w:rPr>
                <w:delText>phosphogypsum processing and reuse demo</w:delText>
              </w:r>
              <w:r w:rsidRPr="00DF2BE0" w:rsidDel="009E7685">
                <w:rPr>
                  <w:rFonts w:ascii="Arial" w:hAnsi="Arial" w:cs="Arial"/>
                  <w:sz w:val="18"/>
                  <w:szCs w:val="18"/>
                  <w:lang w:eastAsia="ja-JP"/>
                </w:rPr>
                <w:delText>.</w:delText>
              </w:r>
            </w:del>
          </w:p>
          <w:p w14:paraId="5928456B" w14:textId="3D8D57AD" w:rsidR="00F5335A" w:rsidRPr="00DF2BE0" w:rsidDel="009E7685" w:rsidRDefault="00795F6F">
            <w:pPr>
              <w:spacing w:after="0" w:line="240" w:lineRule="auto"/>
              <w:rPr>
                <w:del w:id="1149" w:author="Phatthamon Jantalae" w:date="2022-06-16T16:44:00Z"/>
                <w:rFonts w:ascii="Arial" w:hAnsi="Arial" w:cs="Arial"/>
                <w:sz w:val="18"/>
                <w:szCs w:val="18"/>
              </w:rPr>
            </w:pPr>
            <w:del w:id="1150" w:author="Phatthamon Jantalae" w:date="2022-06-16T16:44:00Z">
              <w:r w:rsidRPr="00DF2BE0" w:rsidDel="009E7685">
                <w:rPr>
                  <w:rFonts w:ascii="Arial" w:hAnsi="Arial" w:cs="Arial"/>
                  <w:iCs/>
                  <w:sz w:val="18"/>
                  <w:szCs w:val="18"/>
                  <w:lang w:eastAsia="ja-JP"/>
                </w:rPr>
                <w:delText>Standard 1, Standard 8</w:delText>
              </w:r>
            </w:del>
          </w:p>
        </w:tc>
        <w:tc>
          <w:tcPr>
            <w:tcW w:w="1080" w:type="dxa"/>
            <w:gridSpan w:val="2"/>
            <w:shd w:val="clear" w:color="auto" w:fill="auto"/>
          </w:tcPr>
          <w:p w14:paraId="78FC01B8" w14:textId="4CBEF22C" w:rsidR="00F5335A" w:rsidRPr="00DF2BE0" w:rsidDel="009E7685" w:rsidRDefault="00795F6F">
            <w:pPr>
              <w:spacing w:after="0" w:line="240" w:lineRule="auto"/>
              <w:rPr>
                <w:del w:id="1151" w:author="Phatthamon Jantalae" w:date="2022-06-16T16:44:00Z"/>
                <w:rFonts w:ascii="Arial" w:hAnsi="Arial" w:cs="Arial"/>
                <w:sz w:val="18"/>
                <w:szCs w:val="18"/>
                <w:lang w:eastAsia="ja-JP"/>
              </w:rPr>
            </w:pPr>
            <w:del w:id="1152" w:author="Phatthamon Jantalae" w:date="2022-06-16T16:44:00Z">
              <w:r w:rsidRPr="00DF2BE0" w:rsidDel="009E7685">
                <w:rPr>
                  <w:rFonts w:ascii="Arial" w:hAnsi="Arial" w:cs="Arial"/>
                  <w:sz w:val="18"/>
                  <w:szCs w:val="18"/>
                  <w:lang w:eastAsia="ja-JP"/>
                </w:rPr>
                <w:delText>I = 4</w:delText>
              </w:r>
            </w:del>
          </w:p>
          <w:p w14:paraId="76DAE69A" w14:textId="1FA65C26" w:rsidR="00F5335A" w:rsidRPr="00DF2BE0" w:rsidDel="009E7685" w:rsidRDefault="00795F6F">
            <w:pPr>
              <w:spacing w:after="0" w:line="240" w:lineRule="auto"/>
              <w:rPr>
                <w:del w:id="1153" w:author="Phatthamon Jantalae" w:date="2022-06-16T16:44:00Z"/>
                <w:rFonts w:ascii="Arial" w:hAnsi="Arial" w:cs="Arial"/>
                <w:sz w:val="18"/>
                <w:szCs w:val="18"/>
                <w:lang w:eastAsia="ja-JP"/>
              </w:rPr>
            </w:pPr>
            <w:del w:id="1154" w:author="Phatthamon Jantalae" w:date="2022-06-16T16:44:00Z">
              <w:r w:rsidRPr="00DF2BE0" w:rsidDel="009E7685">
                <w:rPr>
                  <w:rFonts w:ascii="Arial" w:hAnsi="Arial" w:cs="Arial"/>
                  <w:sz w:val="18"/>
                  <w:szCs w:val="18"/>
                  <w:lang w:eastAsia="ja-JP"/>
                </w:rPr>
                <w:delText>L = 3</w:delText>
              </w:r>
            </w:del>
          </w:p>
        </w:tc>
        <w:tc>
          <w:tcPr>
            <w:tcW w:w="1350" w:type="dxa"/>
            <w:gridSpan w:val="2"/>
            <w:shd w:val="clear" w:color="auto" w:fill="auto"/>
          </w:tcPr>
          <w:p w14:paraId="46CD9E67" w14:textId="7FBB15DF" w:rsidR="00F5335A" w:rsidRPr="00DF2BE0" w:rsidDel="009E7685" w:rsidRDefault="00795F6F">
            <w:pPr>
              <w:spacing w:after="0" w:line="240" w:lineRule="auto"/>
              <w:rPr>
                <w:del w:id="1155" w:author="Phatthamon Jantalae" w:date="2022-06-16T16:44:00Z"/>
                <w:rFonts w:ascii="Arial" w:hAnsi="Arial" w:cs="Arial"/>
                <w:sz w:val="18"/>
                <w:szCs w:val="18"/>
                <w:lang w:eastAsia="ja-JP"/>
              </w:rPr>
            </w:pPr>
            <w:del w:id="1156" w:author="Phatthamon Jantalae" w:date="2022-06-16T16:44:00Z">
              <w:r w:rsidRPr="00DF2BE0" w:rsidDel="009E7685">
                <w:rPr>
                  <w:rFonts w:ascii="Arial" w:hAnsi="Arial" w:cs="Arial"/>
                  <w:sz w:val="18"/>
                  <w:szCs w:val="18"/>
                  <w:lang w:eastAsia="ja-JP"/>
                </w:rPr>
                <w:delText>Substantial</w:delText>
              </w:r>
            </w:del>
          </w:p>
        </w:tc>
        <w:tc>
          <w:tcPr>
            <w:tcW w:w="2835" w:type="dxa"/>
            <w:gridSpan w:val="2"/>
            <w:shd w:val="clear" w:color="auto" w:fill="auto"/>
          </w:tcPr>
          <w:p w14:paraId="5942A404" w14:textId="55556006" w:rsidR="00F5335A" w:rsidRPr="00DF2BE0" w:rsidDel="009E7685" w:rsidRDefault="00795F6F">
            <w:pPr>
              <w:spacing w:after="0" w:line="240" w:lineRule="auto"/>
              <w:rPr>
                <w:del w:id="1157" w:author="Phatthamon Jantalae" w:date="2022-06-16T16:44:00Z"/>
                <w:rFonts w:ascii="Arial" w:hAnsi="Arial" w:cs="Arial"/>
                <w:sz w:val="18"/>
                <w:szCs w:val="18"/>
                <w:lang w:eastAsia="ja-JP"/>
              </w:rPr>
            </w:pPr>
            <w:del w:id="1158" w:author="Phatthamon Jantalae" w:date="2022-06-16T16:44:00Z">
              <w:r w:rsidRPr="00DF2BE0" w:rsidDel="009E7685">
                <w:rPr>
                  <w:rFonts w:ascii="Arial" w:eastAsia="Times New Roman" w:hAnsi="Arial" w:cs="Arial"/>
                  <w:sz w:val="18"/>
                  <w:szCs w:val="18"/>
                  <w:lang w:eastAsia="ja-JP"/>
                </w:rPr>
                <w:delText xml:space="preserve">The phosphogypsum processing and reuse demo is mainly implemented in the existing </w:delText>
              </w:r>
              <w:r w:rsidRPr="00DF2BE0" w:rsidDel="009E7685">
                <w:rPr>
                  <w:rFonts w:ascii="Arial" w:hAnsi="Arial" w:cs="Arial"/>
                  <w:sz w:val="18"/>
                  <w:szCs w:val="18"/>
                  <w:lang w:eastAsia="zh-CN"/>
                </w:rPr>
                <w:delText>facility</w:delText>
              </w:r>
              <w:r w:rsidRPr="00DF2BE0" w:rsidDel="009E7685">
                <w:rPr>
                  <w:rFonts w:ascii="Arial" w:eastAsia="Times New Roman" w:hAnsi="Arial" w:cs="Arial"/>
                  <w:sz w:val="18"/>
                  <w:szCs w:val="18"/>
                  <w:lang w:eastAsia="ja-JP"/>
                </w:rPr>
                <w:delText xml:space="preserve">. </w:delText>
              </w:r>
              <w:r w:rsidRPr="00DF2BE0" w:rsidDel="009E7685">
                <w:rPr>
                  <w:rFonts w:ascii="Arial" w:hAnsi="Arial" w:cs="Arial"/>
                  <w:sz w:val="18"/>
                  <w:szCs w:val="18"/>
                  <w:lang w:eastAsia="zh-CN"/>
                </w:rPr>
                <w:delText>However</w:delText>
              </w:r>
              <w:r w:rsidRPr="00DF2BE0" w:rsidDel="009E7685">
                <w:rPr>
                  <w:rFonts w:ascii="Arial" w:eastAsia="Times New Roman" w:hAnsi="Arial" w:cs="Arial"/>
                  <w:sz w:val="18"/>
                  <w:szCs w:val="18"/>
                  <w:lang w:eastAsia="ja-JP"/>
                </w:rPr>
                <w:delText xml:space="preserve">, the demo may generate construction waste during the construction </w:delText>
              </w:r>
              <w:r w:rsidRPr="00DF2BE0" w:rsidDel="009E7685">
                <w:rPr>
                  <w:rFonts w:ascii="Arial" w:hAnsi="Arial" w:cs="Arial"/>
                  <w:sz w:val="18"/>
                  <w:szCs w:val="18"/>
                  <w:lang w:eastAsia="zh-CN"/>
                </w:rPr>
                <w:delText xml:space="preserve">of </w:delText>
              </w:r>
              <w:r w:rsidRPr="00DF2BE0" w:rsidDel="009E7685">
                <w:rPr>
                  <w:rFonts w:ascii="Arial" w:eastAsia="Times New Roman" w:hAnsi="Arial" w:cs="Arial"/>
                  <w:sz w:val="18"/>
                  <w:szCs w:val="18"/>
                  <w:lang w:eastAsia="ja-JP"/>
                </w:rPr>
                <w:delText xml:space="preserve">supporting facilities or new </w:delText>
              </w:r>
              <w:r w:rsidRPr="00DF2BE0" w:rsidDel="009E7685">
                <w:rPr>
                  <w:rFonts w:ascii="Arial" w:hAnsi="Arial" w:cs="Arial"/>
                  <w:sz w:val="18"/>
                  <w:szCs w:val="18"/>
                  <w:lang w:eastAsia="zh-CN"/>
                </w:rPr>
                <w:delText>facilities</w:delText>
              </w:r>
              <w:r w:rsidRPr="00DF2BE0" w:rsidDel="009E7685">
                <w:rPr>
                  <w:rFonts w:ascii="Arial" w:eastAsia="Times New Roman" w:hAnsi="Arial" w:cs="Arial"/>
                  <w:sz w:val="18"/>
                  <w:szCs w:val="18"/>
                  <w:lang w:eastAsia="ja-JP"/>
                </w:rPr>
                <w:delText xml:space="preserve"> and generate </w:delText>
              </w:r>
              <w:r w:rsidRPr="00DF2BE0" w:rsidDel="009E7685">
                <w:rPr>
                  <w:rFonts w:ascii="Arial" w:hAnsi="Arial" w:cs="Arial"/>
                  <w:sz w:val="18"/>
                  <w:szCs w:val="18"/>
                  <w:lang w:eastAsia="ja-JP"/>
                </w:rPr>
                <w:delText xml:space="preserve">non-hazardous waste from </w:delText>
              </w:r>
              <w:r w:rsidRPr="00DF2BE0" w:rsidDel="009E7685">
                <w:rPr>
                  <w:rFonts w:ascii="Arial" w:hAnsi="Arial" w:cs="Arial"/>
                  <w:sz w:val="18"/>
                  <w:szCs w:val="18"/>
                  <w:lang w:eastAsia="zh-CN"/>
                </w:rPr>
                <w:delText xml:space="preserve">phosphogypsum reuse. These may </w:delText>
              </w:r>
              <w:r w:rsidRPr="00DF2BE0" w:rsidDel="009E7685">
                <w:rPr>
                  <w:rFonts w:ascii="Arial" w:eastAsia="Times New Roman" w:hAnsi="Arial" w:cs="Arial"/>
                  <w:sz w:val="18"/>
                  <w:szCs w:val="18"/>
                  <w:lang w:eastAsia="ja-JP"/>
                </w:rPr>
                <w:delText xml:space="preserve">have an impact on the surrounding environment that includes ecologically fragile areas. </w:delText>
              </w:r>
              <w:r w:rsidRPr="00DF2BE0" w:rsidDel="009E7685">
                <w:rPr>
                  <w:rFonts w:ascii="Arial" w:hAnsi="Arial" w:cs="Arial"/>
                  <w:sz w:val="18"/>
                  <w:szCs w:val="18"/>
                  <w:lang w:eastAsia="zh-CN"/>
                </w:rPr>
                <w:delText xml:space="preserve">The proposed interventions may not be effective at the start and will continue or may even further negatively impact the surrounding ambient, bodies of what or land areas in the project areas. </w:delText>
              </w:r>
            </w:del>
          </w:p>
        </w:tc>
        <w:tc>
          <w:tcPr>
            <w:tcW w:w="4635" w:type="dxa"/>
            <w:gridSpan w:val="4"/>
            <w:shd w:val="clear" w:color="auto" w:fill="auto"/>
          </w:tcPr>
          <w:p w14:paraId="6C9B1C0B" w14:textId="09DA7D5F" w:rsidR="00F5335A" w:rsidRPr="00DF2BE0" w:rsidDel="009E7685" w:rsidRDefault="00795F6F">
            <w:pPr>
              <w:spacing w:after="0" w:line="240" w:lineRule="auto"/>
              <w:rPr>
                <w:del w:id="1159" w:author="Phatthamon Jantalae" w:date="2022-06-16T16:44:00Z"/>
                <w:rFonts w:ascii="Arial" w:eastAsia="DengXian" w:hAnsi="Arial" w:cs="Arial"/>
                <w:sz w:val="18"/>
                <w:szCs w:val="18"/>
                <w:lang w:eastAsia="zh-CN"/>
              </w:rPr>
            </w:pPr>
            <w:del w:id="1160" w:author="Phatthamon Jantalae" w:date="2022-06-16T16:44:00Z">
              <w:r w:rsidRPr="00DF2BE0" w:rsidDel="009E7685">
                <w:rPr>
                  <w:rFonts w:ascii="Arial" w:eastAsia="DengXian" w:hAnsi="Arial" w:cs="Arial"/>
                  <w:sz w:val="18"/>
                  <w:szCs w:val="18"/>
                  <w:lang w:eastAsia="zh-CN"/>
                </w:rPr>
                <w:delText>The project has been designed such that demos will involve the conduct of a detailed feasibility study and ESIA (Activities 1.2.1.2, 2.2.1.2 and 3.2.1.4) on the local area before the demo site selection, and a site-specific ESMP will be put in place before implementation of each demo. The demos will be designed and constructed in accordance with national and international standards to ensure compliance with the SES and other relevant environmental ordinances/regulations, as outlined in the ESMF (and to be in the forthcoming ESIA/ESMPs). Additionally, the Project will observe the established regulatory framework for monitoring and assessing such risks that are aligned with the SES.</w:delText>
              </w:r>
            </w:del>
          </w:p>
          <w:p w14:paraId="158FD619" w14:textId="1E0858FD" w:rsidR="00F5335A" w:rsidRPr="00DF2BE0" w:rsidDel="009E7685" w:rsidRDefault="00F5335A">
            <w:pPr>
              <w:spacing w:after="0" w:line="240" w:lineRule="auto"/>
              <w:rPr>
                <w:del w:id="1161" w:author="Phatthamon Jantalae" w:date="2022-06-16T16:44:00Z"/>
                <w:rFonts w:ascii="Arial" w:eastAsia="DengXian" w:hAnsi="Arial" w:cs="Arial"/>
                <w:sz w:val="18"/>
                <w:szCs w:val="18"/>
                <w:lang w:eastAsia="zh-CN"/>
              </w:rPr>
            </w:pPr>
          </w:p>
          <w:p w14:paraId="4A15398D" w14:textId="6F553389" w:rsidR="00F5335A" w:rsidRPr="00DF2BE0" w:rsidDel="009E7685" w:rsidRDefault="00795F6F">
            <w:pPr>
              <w:spacing w:after="0" w:line="240" w:lineRule="auto"/>
              <w:rPr>
                <w:del w:id="1162" w:author="Phatthamon Jantalae" w:date="2022-06-16T16:44:00Z"/>
                <w:rFonts w:ascii="Arial" w:eastAsia="Yu Mincho" w:hAnsi="Arial" w:cs="Arial"/>
                <w:sz w:val="18"/>
                <w:szCs w:val="18"/>
                <w:lang w:eastAsia="ja-JP"/>
              </w:rPr>
            </w:pPr>
            <w:del w:id="1163" w:author="Phatthamon Jantalae" w:date="2022-06-16T16:44:00Z">
              <w:r w:rsidRPr="00DF2BE0" w:rsidDel="009E7685">
                <w:rPr>
                  <w:rFonts w:ascii="Arial" w:eastAsia="DengXian" w:hAnsi="Arial" w:cs="Arial"/>
                  <w:sz w:val="18"/>
                  <w:szCs w:val="18"/>
                  <w:lang w:eastAsia="zh-CN"/>
                </w:rPr>
                <w:delText xml:space="preserve">China has regulations on the engineer project site for </w:delText>
              </w:r>
              <w:r w:rsidRPr="00DF2BE0" w:rsidDel="009E7685">
                <w:rPr>
                  <w:rFonts w:ascii="Arial" w:hAnsi="Arial" w:cs="Arial"/>
                  <w:sz w:val="18"/>
                  <w:szCs w:val="18"/>
                </w:rPr>
                <w:delText>the restoration and protection of biodiversity</w:delText>
              </w:r>
              <w:r w:rsidRPr="00DF2BE0" w:rsidDel="009E7685">
                <w:rPr>
                  <w:rFonts w:ascii="Arial" w:eastAsia="DengXian" w:hAnsi="Arial" w:cs="Arial"/>
                  <w:sz w:val="18"/>
                  <w:szCs w:val="18"/>
                  <w:lang w:eastAsia="zh-CN"/>
                </w:rPr>
                <w:delText xml:space="preserve">, and manufactories are not allowed to be established in or around ecosystem function zone. In this case, the </w:delText>
              </w:r>
              <w:r w:rsidRPr="00DF2BE0" w:rsidDel="009E7685">
                <w:rPr>
                  <w:rFonts w:ascii="Arial" w:hAnsi="Arial" w:cs="Arial"/>
                  <w:sz w:val="18"/>
                  <w:szCs w:val="18"/>
                  <w:lang w:eastAsia="ja-JP"/>
                </w:rPr>
                <w:delText xml:space="preserve">PhosChemEE Project </w:delText>
              </w:r>
              <w:r w:rsidRPr="00DF2BE0" w:rsidDel="009E7685">
                <w:rPr>
                  <w:rFonts w:ascii="Arial" w:hAnsi="Arial" w:cs="Arial"/>
                  <w:sz w:val="18"/>
                  <w:szCs w:val="18"/>
                </w:rPr>
                <w:delText xml:space="preserve">will ensure that the </w:delText>
              </w:r>
              <w:r w:rsidRPr="00DF2BE0" w:rsidDel="009E7685">
                <w:rPr>
                  <w:rFonts w:ascii="Arial" w:eastAsia="Times New Roman" w:hAnsi="Arial" w:cs="Arial"/>
                  <w:sz w:val="18"/>
                  <w:szCs w:val="18"/>
                  <w:lang w:eastAsia="ja-JP"/>
                </w:rPr>
                <w:delText xml:space="preserve">demo sites will be located far away from ecological reserves and ecologically vulnerable areas. </w:delText>
              </w:r>
            </w:del>
          </w:p>
        </w:tc>
      </w:tr>
      <w:tr w:rsidR="00F5335A" w:rsidRPr="00DF2BE0" w:rsidDel="009E7685" w14:paraId="50CBC94F" w14:textId="684C647D">
        <w:trPr>
          <w:del w:id="1164" w:author="Phatthamon Jantalae" w:date="2022-06-16T16:44:00Z"/>
        </w:trPr>
        <w:tc>
          <w:tcPr>
            <w:tcW w:w="3240" w:type="dxa"/>
          </w:tcPr>
          <w:p w14:paraId="5C03E308" w14:textId="2D312A4D" w:rsidR="00F5335A" w:rsidRPr="00DF2BE0" w:rsidDel="009E7685" w:rsidRDefault="00795F6F">
            <w:pPr>
              <w:pStyle w:val="ListParagraph"/>
              <w:numPr>
                <w:ilvl w:val="0"/>
                <w:numId w:val="34"/>
              </w:numPr>
              <w:ind w:left="164" w:hanging="164"/>
              <w:rPr>
                <w:del w:id="1165" w:author="Phatthamon Jantalae" w:date="2022-06-16T16:44:00Z"/>
                <w:rFonts w:ascii="Arial" w:hAnsi="Arial" w:cs="Arial"/>
                <w:i/>
                <w:sz w:val="18"/>
                <w:szCs w:val="18"/>
                <w:lang w:eastAsia="ja-JP"/>
              </w:rPr>
            </w:pPr>
            <w:del w:id="1166" w:author="Phatthamon Jantalae" w:date="2022-06-16T16:44:00Z">
              <w:r w:rsidRPr="00DF2BE0" w:rsidDel="009E7685">
                <w:rPr>
                  <w:rFonts w:ascii="Arial" w:hAnsi="Arial" w:cs="Arial"/>
                  <w:sz w:val="18"/>
                  <w:szCs w:val="18"/>
                  <w:lang w:eastAsia="ja-JP"/>
                </w:rPr>
                <w:delText xml:space="preserve">The associated construction, operation, or decommissioning of the demo installations may have potential health and safety risks to local communities and workers due to the transport, storage, and use and/or disposal of any hazardous or dangerous materials (e.g. </w:delText>
              </w:r>
              <w:r w:rsidRPr="00DF2BE0" w:rsidDel="009E7685">
                <w:rPr>
                  <w:rFonts w:ascii="Arial" w:hAnsi="Arial" w:cs="Arial"/>
                  <w:sz w:val="18"/>
                  <w:szCs w:val="18"/>
                  <w:lang w:eastAsia="ja-JP"/>
                </w:rPr>
                <w:lastRenderedPageBreak/>
                <w:delText>explosives, fuel and other chemicals) that may be used during construction and operation.</w:delText>
              </w:r>
            </w:del>
          </w:p>
          <w:p w14:paraId="1C297EBA" w14:textId="677F75F2" w:rsidR="00F5335A" w:rsidRPr="00DF2BE0" w:rsidDel="009E7685" w:rsidRDefault="00795F6F">
            <w:pPr>
              <w:spacing w:after="0" w:line="240" w:lineRule="auto"/>
              <w:rPr>
                <w:del w:id="1167" w:author="Phatthamon Jantalae" w:date="2022-06-16T16:44:00Z"/>
                <w:rFonts w:ascii="Arial" w:hAnsi="Arial" w:cs="Arial"/>
                <w:sz w:val="18"/>
                <w:szCs w:val="18"/>
              </w:rPr>
            </w:pPr>
            <w:del w:id="1168" w:author="Phatthamon Jantalae" w:date="2022-06-16T16:44:00Z">
              <w:r w:rsidRPr="00DF2BE0" w:rsidDel="009E7685">
                <w:rPr>
                  <w:rFonts w:ascii="Arial" w:hAnsi="Arial" w:cs="Arial"/>
                  <w:iCs/>
                  <w:sz w:val="18"/>
                  <w:szCs w:val="18"/>
                  <w:lang w:eastAsia="ja-JP"/>
                </w:rPr>
                <w:delText>Standard 1, Standard 3, Standard 6, Standard 7, Standard 8</w:delText>
              </w:r>
            </w:del>
          </w:p>
        </w:tc>
        <w:tc>
          <w:tcPr>
            <w:tcW w:w="1080" w:type="dxa"/>
            <w:gridSpan w:val="2"/>
          </w:tcPr>
          <w:p w14:paraId="7EEF70B8" w14:textId="039CEE34" w:rsidR="00F5335A" w:rsidRPr="00DF2BE0" w:rsidDel="009E7685" w:rsidRDefault="00795F6F">
            <w:pPr>
              <w:spacing w:after="0" w:line="240" w:lineRule="auto"/>
              <w:rPr>
                <w:del w:id="1169" w:author="Phatthamon Jantalae" w:date="2022-06-16T16:44:00Z"/>
                <w:rFonts w:ascii="Arial" w:hAnsi="Arial" w:cs="Arial"/>
                <w:sz w:val="18"/>
                <w:szCs w:val="18"/>
                <w:lang w:eastAsia="zh-CN"/>
              </w:rPr>
            </w:pPr>
            <w:del w:id="1170" w:author="Phatthamon Jantalae" w:date="2022-06-16T16:44:00Z">
              <w:r w:rsidRPr="00DF2BE0" w:rsidDel="009E7685">
                <w:rPr>
                  <w:rFonts w:ascii="Arial" w:eastAsia="Times New Roman" w:hAnsi="Arial" w:cs="Arial"/>
                  <w:sz w:val="18"/>
                  <w:szCs w:val="18"/>
                  <w:lang w:eastAsia="ja-JP"/>
                </w:rPr>
                <w:lastRenderedPageBreak/>
                <w:delText xml:space="preserve">I = </w:delText>
              </w:r>
              <w:r w:rsidRPr="00DF2BE0" w:rsidDel="009E7685">
                <w:rPr>
                  <w:rFonts w:ascii="Arial" w:hAnsi="Arial" w:cs="Arial"/>
                  <w:sz w:val="18"/>
                  <w:szCs w:val="18"/>
                  <w:lang w:eastAsia="zh-CN"/>
                </w:rPr>
                <w:delText>4</w:delText>
              </w:r>
            </w:del>
          </w:p>
          <w:p w14:paraId="42C44A2A" w14:textId="3DD7A6B8" w:rsidR="00F5335A" w:rsidRPr="00DF2BE0" w:rsidDel="009E7685" w:rsidRDefault="00795F6F">
            <w:pPr>
              <w:spacing w:after="0" w:line="240" w:lineRule="auto"/>
              <w:rPr>
                <w:del w:id="1171" w:author="Phatthamon Jantalae" w:date="2022-06-16T16:44:00Z"/>
                <w:rFonts w:ascii="Arial" w:hAnsi="Arial" w:cs="Arial"/>
                <w:sz w:val="18"/>
                <w:szCs w:val="18"/>
                <w:lang w:eastAsia="ja-JP"/>
              </w:rPr>
            </w:pPr>
            <w:del w:id="1172" w:author="Phatthamon Jantalae" w:date="2022-06-16T16:44:00Z">
              <w:r w:rsidRPr="00DF2BE0" w:rsidDel="009E7685">
                <w:rPr>
                  <w:rFonts w:ascii="Arial" w:eastAsia="Times New Roman" w:hAnsi="Arial" w:cs="Arial"/>
                  <w:sz w:val="18"/>
                  <w:szCs w:val="18"/>
                  <w:lang w:eastAsia="ja-JP"/>
                </w:rPr>
                <w:delText>L = 3</w:delText>
              </w:r>
            </w:del>
          </w:p>
        </w:tc>
        <w:tc>
          <w:tcPr>
            <w:tcW w:w="1350" w:type="dxa"/>
            <w:gridSpan w:val="2"/>
          </w:tcPr>
          <w:p w14:paraId="7F5E08E4" w14:textId="18A64743" w:rsidR="00F5335A" w:rsidRPr="00DF2BE0" w:rsidDel="009E7685" w:rsidRDefault="00795F6F">
            <w:pPr>
              <w:spacing w:after="0" w:line="240" w:lineRule="auto"/>
              <w:rPr>
                <w:del w:id="1173" w:author="Phatthamon Jantalae" w:date="2022-06-16T16:44:00Z"/>
                <w:rFonts w:ascii="Arial" w:hAnsi="Arial" w:cs="Arial"/>
                <w:sz w:val="18"/>
                <w:szCs w:val="18"/>
                <w:lang w:eastAsia="ja-JP"/>
              </w:rPr>
            </w:pPr>
            <w:del w:id="1174" w:author="Phatthamon Jantalae" w:date="2022-06-16T16:44:00Z">
              <w:r w:rsidRPr="00DF2BE0" w:rsidDel="009E7685">
                <w:rPr>
                  <w:rFonts w:ascii="Arial" w:hAnsi="Arial" w:cs="Arial"/>
                  <w:sz w:val="18"/>
                  <w:szCs w:val="18"/>
                  <w:lang w:eastAsia="ja-JP"/>
                </w:rPr>
                <w:delText>Substantial</w:delText>
              </w:r>
            </w:del>
          </w:p>
        </w:tc>
        <w:tc>
          <w:tcPr>
            <w:tcW w:w="2835" w:type="dxa"/>
            <w:gridSpan w:val="2"/>
          </w:tcPr>
          <w:p w14:paraId="558818A6" w14:textId="1262BB30" w:rsidR="00F5335A" w:rsidRPr="00DF2BE0" w:rsidDel="009E7685" w:rsidRDefault="00795F6F">
            <w:pPr>
              <w:spacing w:after="0" w:line="240" w:lineRule="auto"/>
              <w:rPr>
                <w:del w:id="1175" w:author="Phatthamon Jantalae" w:date="2022-06-16T16:44:00Z"/>
                <w:rFonts w:ascii="Arial" w:eastAsia="Yu Mincho" w:hAnsi="Arial" w:cs="Arial"/>
                <w:sz w:val="18"/>
                <w:szCs w:val="18"/>
                <w:lang w:eastAsia="ja-JP"/>
              </w:rPr>
            </w:pPr>
            <w:del w:id="1176" w:author="Phatthamon Jantalae" w:date="2022-06-16T16:44:00Z">
              <w:r w:rsidRPr="00DF2BE0" w:rsidDel="009E7685">
                <w:rPr>
                  <w:rFonts w:ascii="Arial" w:eastAsia="Times New Roman" w:hAnsi="Arial" w:cs="Arial"/>
                  <w:sz w:val="18"/>
                  <w:szCs w:val="18"/>
                  <w:lang w:eastAsia="ja-JP"/>
                </w:rPr>
                <w:delText xml:space="preserve">For example, inadequate disposal of waste during the operation of the phosphogypsum processing reuse demo poses a threat to the environment. Specifically, </w:delText>
              </w:r>
              <w:r w:rsidRPr="00DF2BE0" w:rsidDel="009E7685">
                <w:rPr>
                  <w:rFonts w:ascii="Arial" w:eastAsia="Yu Mincho" w:hAnsi="Arial" w:cs="Arial"/>
                  <w:sz w:val="18"/>
                  <w:szCs w:val="18"/>
                  <w:lang w:eastAsia="ja-JP"/>
                </w:rPr>
                <w:delText xml:space="preserve">if fluorine and arsenic contained in phosphogypsum are released </w:delText>
              </w:r>
              <w:r w:rsidRPr="00DF2BE0" w:rsidDel="009E7685">
                <w:rPr>
                  <w:rFonts w:ascii="Arial" w:eastAsia="Yu Mincho" w:hAnsi="Arial" w:cs="Arial"/>
                  <w:sz w:val="18"/>
                  <w:szCs w:val="18"/>
                  <w:lang w:eastAsia="ja-JP"/>
                </w:rPr>
                <w:lastRenderedPageBreak/>
                <w:delText>into the atmosphere and soil environment, they will have adverse effects on surface/underground water plants and animals and produce health risks to local communities.</w:delText>
              </w:r>
            </w:del>
          </w:p>
        </w:tc>
        <w:tc>
          <w:tcPr>
            <w:tcW w:w="4635" w:type="dxa"/>
            <w:gridSpan w:val="4"/>
          </w:tcPr>
          <w:p w14:paraId="61268207" w14:textId="7B1D53CD" w:rsidR="00F5335A" w:rsidRPr="00DF2BE0" w:rsidDel="009E7685" w:rsidRDefault="00795F6F">
            <w:pPr>
              <w:spacing w:after="0" w:line="240" w:lineRule="auto"/>
              <w:rPr>
                <w:del w:id="1177" w:author="Phatthamon Jantalae" w:date="2022-06-16T16:44:00Z"/>
                <w:rFonts w:ascii="Arial" w:eastAsia="Times New Roman" w:hAnsi="Arial" w:cs="Arial"/>
                <w:sz w:val="18"/>
                <w:szCs w:val="18"/>
                <w:lang w:eastAsia="ja-JP"/>
              </w:rPr>
            </w:pPr>
            <w:del w:id="1178" w:author="Phatthamon Jantalae" w:date="2022-06-16T16:44:00Z">
              <w:r w:rsidRPr="00DF2BE0" w:rsidDel="009E7685">
                <w:rPr>
                  <w:rFonts w:ascii="Arial" w:eastAsia="Times New Roman" w:hAnsi="Arial" w:cs="Arial"/>
                  <w:sz w:val="18"/>
                  <w:szCs w:val="18"/>
                  <w:lang w:eastAsia="ja-JP"/>
                </w:rPr>
                <w:lastRenderedPageBreak/>
                <w:delText xml:space="preserve">The ESMF and subsequent ESIA and ESMP will address all health and safety risks. The required management measures will be included in site-specific ESMPs and be conducted before project construction. Per those forthcoming plans, appropriate training will be provided to the demonstration enterprises to ensure that risks are properly addressed and managed. Training will also be provided to local governments in </w:delText>
              </w:r>
              <w:r w:rsidRPr="00DF2BE0" w:rsidDel="009E7685">
                <w:rPr>
                  <w:rFonts w:ascii="Arial" w:eastAsia="Times New Roman" w:hAnsi="Arial" w:cs="Arial"/>
                  <w:sz w:val="18"/>
                  <w:szCs w:val="18"/>
                  <w:lang w:eastAsia="ja-JP"/>
                </w:rPr>
                <w:lastRenderedPageBreak/>
                <w:delText xml:space="preserve">order to enhance their regulation capacity to control </w:delText>
              </w:r>
              <w:r w:rsidRPr="00DF2BE0" w:rsidDel="009E7685">
                <w:rPr>
                  <w:rFonts w:ascii="Arial" w:hAnsi="Arial" w:cs="Arial"/>
                  <w:sz w:val="18"/>
                  <w:szCs w:val="18"/>
                  <w:lang w:eastAsia="ja-JP"/>
                </w:rPr>
                <w:delText xml:space="preserve">potential risks in the demonstration. </w:delText>
              </w:r>
              <w:r w:rsidRPr="00DF2BE0" w:rsidDel="009E7685">
                <w:rPr>
                  <w:rFonts w:ascii="Arial" w:eastAsia="Times New Roman" w:hAnsi="Arial" w:cs="Arial"/>
                  <w:sz w:val="18"/>
                  <w:szCs w:val="18"/>
                  <w:lang w:eastAsia="ja-JP"/>
                </w:rPr>
                <w:delText xml:space="preserve">A Grievance Mechanism will be designed (see ESMF) and will be implemented by the project, allowing communities and workers to request for interventions when facing issues with </w:delText>
              </w:r>
              <w:r w:rsidRPr="00DF2BE0" w:rsidDel="009E7685">
                <w:rPr>
                  <w:rFonts w:ascii="Arial" w:hAnsi="Arial" w:cs="Arial"/>
                  <w:sz w:val="18"/>
                  <w:szCs w:val="18"/>
                  <w:lang w:eastAsia="ja-JP"/>
                </w:rPr>
                <w:delText>health and safety risks</w:delText>
              </w:r>
              <w:r w:rsidRPr="00DF2BE0" w:rsidDel="009E7685">
                <w:rPr>
                  <w:rFonts w:ascii="Arial" w:eastAsia="Times New Roman" w:hAnsi="Arial" w:cs="Arial"/>
                  <w:sz w:val="18"/>
                  <w:szCs w:val="18"/>
                  <w:lang w:eastAsia="ja-JP"/>
                </w:rPr>
                <w:delText>.</w:delText>
              </w:r>
            </w:del>
          </w:p>
          <w:p w14:paraId="1D572BB3" w14:textId="2F24C8F9" w:rsidR="00F5335A" w:rsidRPr="00DF2BE0" w:rsidDel="009E7685" w:rsidRDefault="00F5335A">
            <w:pPr>
              <w:spacing w:after="0" w:line="240" w:lineRule="auto"/>
              <w:rPr>
                <w:del w:id="1179" w:author="Phatthamon Jantalae" w:date="2022-06-16T16:44:00Z"/>
                <w:rFonts w:ascii="Arial" w:eastAsia="Yu Mincho" w:hAnsi="Arial" w:cs="Arial"/>
                <w:sz w:val="18"/>
                <w:szCs w:val="18"/>
                <w:lang w:eastAsia="ja-JP"/>
              </w:rPr>
            </w:pPr>
          </w:p>
          <w:p w14:paraId="34342DBF" w14:textId="5C8B5518" w:rsidR="00F5335A" w:rsidRPr="00DF2BE0" w:rsidDel="009E7685" w:rsidRDefault="00795F6F">
            <w:pPr>
              <w:spacing w:after="0" w:line="240" w:lineRule="auto"/>
              <w:rPr>
                <w:del w:id="1180" w:author="Phatthamon Jantalae" w:date="2022-06-16T16:44:00Z"/>
                <w:rFonts w:ascii="Arial" w:eastAsia="DengXian" w:hAnsi="Arial" w:cs="Arial"/>
                <w:sz w:val="18"/>
                <w:szCs w:val="18"/>
                <w:lang w:eastAsia="zh-CN"/>
              </w:rPr>
            </w:pPr>
            <w:del w:id="1181" w:author="Phatthamon Jantalae" w:date="2022-06-16T16:44:00Z">
              <w:r w:rsidRPr="00DF2BE0" w:rsidDel="009E7685">
                <w:rPr>
                  <w:rFonts w:ascii="Arial" w:eastAsia="Times New Roman" w:hAnsi="Arial" w:cs="Arial"/>
                  <w:sz w:val="18"/>
                  <w:szCs w:val="18"/>
                  <w:lang w:eastAsia="ja-JP"/>
                </w:rPr>
                <w:delText xml:space="preserve">The </w:delText>
              </w:r>
              <w:r w:rsidRPr="00DF2BE0" w:rsidDel="009E7685">
                <w:rPr>
                  <w:rFonts w:ascii="Arial" w:hAnsi="Arial" w:cs="Arial"/>
                  <w:sz w:val="18"/>
                  <w:szCs w:val="18"/>
                  <w:lang w:eastAsia="ja-JP"/>
                </w:rPr>
                <w:delText>associated construction, operation, or decommissioning of the demo installations</w:delText>
              </w:r>
              <w:r w:rsidRPr="00DF2BE0" w:rsidDel="009E7685">
                <w:rPr>
                  <w:rFonts w:ascii="Arial" w:eastAsia="Times New Roman" w:hAnsi="Arial" w:cs="Arial"/>
                  <w:sz w:val="18"/>
                  <w:szCs w:val="18"/>
                  <w:lang w:eastAsia="ja-JP"/>
                </w:rPr>
                <w:delText xml:space="preserve"> will strictly comply with the national standards</w:delText>
              </w:r>
              <w:r w:rsidRPr="00DF2BE0" w:rsidDel="009E7685">
                <w:rPr>
                  <w:rStyle w:val="FootnoteReference"/>
                  <w:rFonts w:eastAsia="Times New Roman" w:cs="Arial"/>
                  <w:szCs w:val="18"/>
                  <w:lang w:eastAsia="ja-JP"/>
                </w:rPr>
                <w:footnoteReference w:id="17"/>
              </w:r>
              <w:r w:rsidRPr="00DF2BE0" w:rsidDel="009E7685">
                <w:rPr>
                  <w:rFonts w:ascii="Arial" w:eastAsia="Times New Roman" w:hAnsi="Arial" w:cs="Arial"/>
                  <w:sz w:val="18"/>
                  <w:szCs w:val="18"/>
                  <w:lang w:eastAsia="ja-JP"/>
                </w:rPr>
                <w:delText xml:space="preserve"> and international general standards on construction and waste management, as noted in the ESMF</w:delText>
              </w:r>
              <w:r w:rsidRPr="00DF2BE0" w:rsidDel="009E7685">
                <w:rPr>
                  <w:rFonts w:ascii="Arial" w:eastAsia="Times New Roman" w:hAnsi="Arial" w:cs="Arial"/>
                  <w:i/>
                  <w:iCs/>
                  <w:sz w:val="18"/>
                  <w:szCs w:val="18"/>
                  <w:lang w:eastAsia="ja-JP"/>
                </w:rPr>
                <w:delText>.</w:delText>
              </w:r>
              <w:r w:rsidRPr="00DF2BE0" w:rsidDel="009E7685">
                <w:rPr>
                  <w:rFonts w:ascii="Arial" w:eastAsia="Times New Roman" w:hAnsi="Arial" w:cs="Arial"/>
                  <w:sz w:val="18"/>
                  <w:szCs w:val="18"/>
                  <w:lang w:eastAsia="ja-JP"/>
                </w:rPr>
                <w:delText xml:space="preserve"> Site-specific environmental and social assessments will be conducted for each demo to identify the critical health and safety risks. Where public access is available,</w:delText>
              </w:r>
              <w:r w:rsidRPr="00DF2BE0" w:rsidDel="009E7685">
                <w:rPr>
                  <w:rFonts w:ascii="Arial" w:hAnsi="Arial" w:cs="Arial"/>
                  <w:sz w:val="18"/>
                  <w:szCs w:val="18"/>
                </w:rPr>
                <w:delText xml:space="preserve"> </w:delText>
              </w:r>
              <w:r w:rsidRPr="00DF2BE0" w:rsidDel="009E7685">
                <w:rPr>
                  <w:rFonts w:ascii="Arial" w:eastAsia="Times New Roman" w:hAnsi="Arial" w:cs="Arial"/>
                  <w:sz w:val="18"/>
                  <w:szCs w:val="18"/>
                  <w:lang w:eastAsia="ja-JP"/>
                </w:rPr>
                <w:delText xml:space="preserve">appropriate engineering and administrative controls (e.g., detours, traffic calming, signs) will be considered and implemented in advance during the </w:delText>
              </w:r>
              <w:r w:rsidRPr="00DF2BE0" w:rsidDel="009E7685">
                <w:rPr>
                  <w:rFonts w:ascii="Arial" w:hAnsi="Arial" w:cs="Arial"/>
                  <w:sz w:val="18"/>
                  <w:szCs w:val="18"/>
                  <w:lang w:eastAsia="ja-JP"/>
                </w:rPr>
                <w:delText>construction and operation of demos</w:delText>
              </w:r>
              <w:r w:rsidRPr="00DF2BE0" w:rsidDel="009E7685">
                <w:rPr>
                  <w:rFonts w:ascii="Arial" w:eastAsia="Times New Roman" w:hAnsi="Arial" w:cs="Arial"/>
                  <w:sz w:val="18"/>
                  <w:szCs w:val="18"/>
                  <w:lang w:eastAsia="ja-JP"/>
                </w:rPr>
                <w:delText>. Per those forthcoming plans, a</w:delText>
              </w:r>
              <w:r w:rsidRPr="00DF2BE0" w:rsidDel="009E7685">
                <w:rPr>
                  <w:rFonts w:ascii="Arial" w:eastAsia="Yu Mincho" w:hAnsi="Arial" w:cs="Arial"/>
                  <w:sz w:val="18"/>
                  <w:szCs w:val="18"/>
                  <w:lang w:eastAsia="ja-JP"/>
                </w:rPr>
                <w:delText xml:space="preserve">ppropriate training will be provided to workers to ensure that they install and operate the installed system correctly and safely, and properly control and manage the release or disposal of waste. </w:delText>
              </w:r>
              <w:r w:rsidRPr="00DF2BE0" w:rsidDel="009E7685">
                <w:rPr>
                  <w:rFonts w:ascii="Arial" w:eastAsia="Times New Roman" w:hAnsi="Arial" w:cs="Arial"/>
                  <w:sz w:val="18"/>
                  <w:szCs w:val="18"/>
                  <w:lang w:eastAsia="ja-JP"/>
                </w:rPr>
                <w:delText xml:space="preserve">Training will also be provided to local governments in order to enhance their regulation capacity to control </w:delText>
              </w:r>
              <w:r w:rsidRPr="00DF2BE0" w:rsidDel="009E7685">
                <w:rPr>
                  <w:rFonts w:ascii="Arial" w:hAnsi="Arial" w:cs="Arial"/>
                  <w:sz w:val="18"/>
                  <w:szCs w:val="18"/>
                  <w:lang w:eastAsia="ja-JP"/>
                </w:rPr>
                <w:delText>potential risks in the demonstration.</w:delText>
              </w:r>
              <w:r w:rsidRPr="00DF2BE0" w:rsidDel="009E7685">
                <w:rPr>
                  <w:rFonts w:ascii="Arial" w:eastAsia="Yu Mincho" w:hAnsi="Arial" w:cs="Arial"/>
                  <w:sz w:val="18"/>
                  <w:szCs w:val="18"/>
                  <w:lang w:eastAsia="ja-JP"/>
                </w:rPr>
                <w:delText xml:space="preserve"> </w:delText>
              </w:r>
              <w:r w:rsidRPr="00DF2BE0" w:rsidDel="009E7685">
                <w:rPr>
                  <w:rFonts w:ascii="Arial" w:eastAsia="Times New Roman" w:hAnsi="Arial" w:cs="Arial"/>
                  <w:sz w:val="18"/>
                  <w:szCs w:val="18"/>
                  <w:lang w:eastAsia="ja-JP"/>
                </w:rPr>
                <w:delText xml:space="preserve">This will minimize or avoid any community health risks and safety issues for the communities regarding construction work involved in the installation of the demos, and the minimization and management of waste generated from these demos </w:delText>
              </w:r>
              <w:r w:rsidRPr="00DF2BE0" w:rsidDel="009E7685">
                <w:rPr>
                  <w:rFonts w:ascii="Arial" w:hAnsi="Arial" w:cs="Arial"/>
                  <w:sz w:val="18"/>
                  <w:szCs w:val="18"/>
                  <w:lang w:eastAsia="ja-JP"/>
                </w:rPr>
                <w:delText>(e.g., explosives, fuel and other chemicals)</w:delText>
              </w:r>
              <w:r w:rsidRPr="00DF2BE0" w:rsidDel="009E7685">
                <w:rPr>
                  <w:rFonts w:ascii="Arial" w:eastAsia="Times New Roman" w:hAnsi="Arial" w:cs="Arial"/>
                  <w:sz w:val="18"/>
                  <w:szCs w:val="18"/>
                  <w:lang w:eastAsia="ja-JP"/>
                </w:rPr>
                <w:delText xml:space="preserve">. </w:delText>
              </w:r>
              <w:r w:rsidRPr="00DF2BE0" w:rsidDel="009E7685">
                <w:rPr>
                  <w:rFonts w:ascii="Arial" w:eastAsia="DengXian" w:hAnsi="Arial" w:cs="Arial"/>
                  <w:sz w:val="18"/>
                  <w:szCs w:val="18"/>
                  <w:lang w:eastAsia="zh-CN"/>
                </w:rPr>
                <w:delText xml:space="preserve"> </w:delText>
              </w:r>
            </w:del>
          </w:p>
        </w:tc>
      </w:tr>
      <w:tr w:rsidR="00F5335A" w:rsidRPr="00DF2BE0" w:rsidDel="009E7685" w14:paraId="45BE8803" w14:textId="1DDE5123">
        <w:trPr>
          <w:del w:id="1184" w:author="Phatthamon Jantalae" w:date="2022-06-16T16:44:00Z"/>
        </w:trPr>
        <w:tc>
          <w:tcPr>
            <w:tcW w:w="3240" w:type="dxa"/>
          </w:tcPr>
          <w:p w14:paraId="34F6BC22" w14:textId="7D2E6337" w:rsidR="00F5335A" w:rsidRPr="00DF2BE0" w:rsidDel="009E7685" w:rsidRDefault="00795F6F">
            <w:pPr>
              <w:pStyle w:val="ListParagraph"/>
              <w:numPr>
                <w:ilvl w:val="0"/>
                <w:numId w:val="34"/>
              </w:numPr>
              <w:ind w:left="164" w:hanging="164"/>
              <w:rPr>
                <w:del w:id="1185" w:author="Phatthamon Jantalae" w:date="2022-06-16T16:44:00Z"/>
                <w:rFonts w:ascii="Arial" w:hAnsi="Arial" w:cs="Arial"/>
                <w:sz w:val="18"/>
                <w:szCs w:val="18"/>
                <w:lang w:eastAsia="zh-CN"/>
              </w:rPr>
            </w:pPr>
            <w:del w:id="1186" w:author="Phatthamon Jantalae" w:date="2022-06-16T16:44:00Z">
              <w:r w:rsidRPr="00DF2BE0" w:rsidDel="009E7685">
                <w:rPr>
                  <w:rFonts w:ascii="Arial" w:hAnsi="Arial" w:cs="Arial"/>
                  <w:sz w:val="18"/>
                  <w:szCs w:val="18"/>
                  <w:lang w:eastAsia="zh-CN"/>
                </w:rPr>
                <w:lastRenderedPageBreak/>
                <w:delText xml:space="preserve">The potential outcomes of the PhosChemEE Project will be sensitive or vulnerable to potential impacts of climate change, particularly in the identified project sites in the partner provinces (Yunnan, Sichuan, Guizhou and Hubei) of the project where there are risks of extreme weather that </w:delText>
              </w:r>
              <w:r w:rsidRPr="00DF2BE0" w:rsidDel="009E7685">
                <w:rPr>
                  <w:rFonts w:ascii="Arial" w:hAnsi="Arial" w:cs="Arial"/>
                  <w:sz w:val="18"/>
                  <w:szCs w:val="18"/>
                  <w:lang w:eastAsia="zh-CN"/>
                </w:rPr>
                <w:lastRenderedPageBreak/>
                <w:delText xml:space="preserve">can be exacerbated by climate change. </w:delText>
              </w:r>
            </w:del>
          </w:p>
          <w:p w14:paraId="789C356C" w14:textId="7DDB6552" w:rsidR="00F5335A" w:rsidRPr="00DF2BE0" w:rsidDel="009E7685" w:rsidRDefault="00795F6F">
            <w:pPr>
              <w:spacing w:after="0" w:line="240" w:lineRule="auto"/>
              <w:rPr>
                <w:del w:id="1187" w:author="Phatthamon Jantalae" w:date="2022-06-16T16:44:00Z"/>
                <w:rFonts w:ascii="Arial" w:hAnsi="Arial" w:cs="Arial"/>
                <w:sz w:val="18"/>
                <w:szCs w:val="18"/>
              </w:rPr>
            </w:pPr>
            <w:del w:id="1188" w:author="Phatthamon Jantalae" w:date="2022-06-16T16:44:00Z">
              <w:r w:rsidRPr="00DF2BE0" w:rsidDel="009E7685">
                <w:rPr>
                  <w:rFonts w:ascii="Arial" w:hAnsi="Arial" w:cs="Arial"/>
                  <w:sz w:val="18"/>
                  <w:szCs w:val="18"/>
                  <w:lang w:eastAsia="zh-CN"/>
                </w:rPr>
                <w:delText>Standard 2, Standard 3</w:delText>
              </w:r>
            </w:del>
          </w:p>
        </w:tc>
        <w:tc>
          <w:tcPr>
            <w:tcW w:w="1080" w:type="dxa"/>
            <w:gridSpan w:val="2"/>
          </w:tcPr>
          <w:p w14:paraId="1BBA5E9B" w14:textId="569C1B98" w:rsidR="00F5335A" w:rsidRPr="00DF2BE0" w:rsidDel="009E7685" w:rsidRDefault="00795F6F">
            <w:pPr>
              <w:spacing w:after="0" w:line="240" w:lineRule="auto"/>
              <w:rPr>
                <w:del w:id="1189" w:author="Phatthamon Jantalae" w:date="2022-06-16T16:44:00Z"/>
                <w:rFonts w:ascii="Arial" w:hAnsi="Arial" w:cs="Arial"/>
                <w:sz w:val="18"/>
                <w:szCs w:val="18"/>
                <w:lang w:eastAsia="ja-JP"/>
              </w:rPr>
            </w:pPr>
            <w:del w:id="1190" w:author="Phatthamon Jantalae" w:date="2022-06-16T16:44:00Z">
              <w:r w:rsidRPr="00DF2BE0" w:rsidDel="009E7685">
                <w:rPr>
                  <w:rFonts w:ascii="Arial" w:hAnsi="Arial" w:cs="Arial"/>
                  <w:sz w:val="18"/>
                  <w:szCs w:val="18"/>
                  <w:lang w:eastAsia="ja-JP"/>
                </w:rPr>
                <w:lastRenderedPageBreak/>
                <w:delText>I = 3</w:delText>
              </w:r>
            </w:del>
          </w:p>
          <w:p w14:paraId="57CC2936" w14:textId="26A31E68" w:rsidR="00F5335A" w:rsidRPr="00DF2BE0" w:rsidDel="009E7685" w:rsidRDefault="00795F6F">
            <w:pPr>
              <w:spacing w:after="0" w:line="240" w:lineRule="auto"/>
              <w:rPr>
                <w:del w:id="1191" w:author="Phatthamon Jantalae" w:date="2022-06-16T16:44:00Z"/>
                <w:rFonts w:ascii="Arial" w:hAnsi="Arial" w:cs="Arial"/>
                <w:sz w:val="18"/>
                <w:szCs w:val="18"/>
                <w:lang w:eastAsia="zh-CN"/>
              </w:rPr>
            </w:pPr>
            <w:del w:id="1192" w:author="Phatthamon Jantalae" w:date="2022-06-16T16:44:00Z">
              <w:r w:rsidRPr="00DF2BE0" w:rsidDel="009E7685">
                <w:rPr>
                  <w:rFonts w:ascii="Arial" w:hAnsi="Arial" w:cs="Arial"/>
                  <w:sz w:val="18"/>
                  <w:szCs w:val="18"/>
                  <w:lang w:eastAsia="ja-JP"/>
                </w:rPr>
                <w:delText>L = 3</w:delText>
              </w:r>
            </w:del>
          </w:p>
        </w:tc>
        <w:tc>
          <w:tcPr>
            <w:tcW w:w="1350" w:type="dxa"/>
            <w:gridSpan w:val="2"/>
          </w:tcPr>
          <w:p w14:paraId="4E55F2B4" w14:textId="50A1B827" w:rsidR="00F5335A" w:rsidRPr="00DF2BE0" w:rsidDel="009E7685" w:rsidRDefault="00795F6F">
            <w:pPr>
              <w:spacing w:after="0" w:line="240" w:lineRule="auto"/>
              <w:rPr>
                <w:del w:id="1193" w:author="Phatthamon Jantalae" w:date="2022-06-16T16:44:00Z"/>
                <w:rFonts w:ascii="Arial" w:hAnsi="Arial" w:cs="Arial"/>
                <w:sz w:val="18"/>
                <w:szCs w:val="18"/>
                <w:lang w:eastAsia="zh-CN"/>
              </w:rPr>
            </w:pPr>
            <w:del w:id="1194" w:author="Phatthamon Jantalae" w:date="2022-06-16T16:44:00Z">
              <w:r w:rsidRPr="00DF2BE0" w:rsidDel="009E7685">
                <w:rPr>
                  <w:rFonts w:ascii="Arial" w:hAnsi="Arial" w:cs="Arial"/>
                  <w:sz w:val="18"/>
                  <w:szCs w:val="18"/>
                  <w:lang w:eastAsia="zh-CN"/>
                </w:rPr>
                <w:delText>Moderate</w:delText>
              </w:r>
            </w:del>
          </w:p>
        </w:tc>
        <w:tc>
          <w:tcPr>
            <w:tcW w:w="2835" w:type="dxa"/>
            <w:gridSpan w:val="2"/>
          </w:tcPr>
          <w:p w14:paraId="524CC76B" w14:textId="0020CB1F" w:rsidR="00F5335A" w:rsidRPr="00DF2BE0" w:rsidDel="009E7685" w:rsidRDefault="00795F6F">
            <w:pPr>
              <w:spacing w:after="0" w:line="240" w:lineRule="auto"/>
              <w:rPr>
                <w:del w:id="1195" w:author="Phatthamon Jantalae" w:date="2022-06-16T16:44:00Z"/>
                <w:rFonts w:ascii="Arial" w:hAnsi="Arial" w:cs="Arial"/>
                <w:sz w:val="18"/>
                <w:szCs w:val="18"/>
                <w:lang w:eastAsia="zh-CN"/>
              </w:rPr>
            </w:pPr>
            <w:del w:id="1196" w:author="Phatthamon Jantalae" w:date="2022-06-16T16:44:00Z">
              <w:r w:rsidRPr="00DF2BE0" w:rsidDel="009E7685">
                <w:rPr>
                  <w:rFonts w:ascii="Arial" w:eastAsia="Yu Mincho" w:hAnsi="Arial" w:cs="Arial"/>
                  <w:sz w:val="18"/>
                  <w:szCs w:val="18"/>
                  <w:lang w:eastAsia="zh-CN"/>
                </w:rPr>
                <w:delText>The demonstration activities of the project will be carried out in regions where there are risks of extreme weather</w:delText>
              </w:r>
              <w:r w:rsidRPr="00DF2BE0" w:rsidDel="009E7685">
                <w:rPr>
                  <w:rFonts w:ascii="Arial" w:hAnsi="Arial" w:cs="Arial"/>
                  <w:sz w:val="18"/>
                  <w:szCs w:val="18"/>
                  <w:lang w:eastAsia="zh-CN"/>
                </w:rPr>
                <w:delText xml:space="preserve"> that are exacerbated by climate change</w:delText>
              </w:r>
              <w:r w:rsidRPr="00DF2BE0" w:rsidDel="009E7685">
                <w:rPr>
                  <w:rFonts w:ascii="Arial" w:eastAsia="Yu Mincho" w:hAnsi="Arial" w:cs="Arial"/>
                  <w:sz w:val="18"/>
                  <w:szCs w:val="18"/>
                  <w:lang w:eastAsia="zh-CN"/>
                </w:rPr>
                <w:delText>.</w:delText>
              </w:r>
              <w:r w:rsidRPr="00DF2BE0" w:rsidDel="009E7685">
                <w:rPr>
                  <w:rFonts w:ascii="Arial" w:hAnsi="Arial" w:cs="Arial"/>
                  <w:sz w:val="18"/>
                  <w:szCs w:val="18"/>
                  <w:lang w:eastAsia="zh-CN"/>
                </w:rPr>
                <w:delText xml:space="preserve"> The demos (either located outdoors or indoors) can be impacted by climate change-aggravated weather events that can cause extreme heat during </w:delText>
              </w:r>
              <w:r w:rsidRPr="00DF2BE0" w:rsidDel="009E7685">
                <w:rPr>
                  <w:rFonts w:ascii="Arial" w:hAnsi="Arial" w:cs="Arial"/>
                  <w:sz w:val="18"/>
                  <w:szCs w:val="18"/>
                  <w:lang w:eastAsia="zh-CN"/>
                </w:rPr>
                <w:lastRenderedPageBreak/>
                <w:delText xml:space="preserve">summers or maybe flooding during rainy seasons.  </w:delText>
              </w:r>
            </w:del>
          </w:p>
        </w:tc>
        <w:tc>
          <w:tcPr>
            <w:tcW w:w="4635" w:type="dxa"/>
            <w:gridSpan w:val="4"/>
          </w:tcPr>
          <w:p w14:paraId="668B4084" w14:textId="491BB436" w:rsidR="00F5335A" w:rsidRPr="00DF2BE0" w:rsidDel="009E7685" w:rsidRDefault="00795F6F">
            <w:pPr>
              <w:spacing w:after="0" w:line="240" w:lineRule="auto"/>
              <w:rPr>
                <w:del w:id="1197" w:author="Phatthamon Jantalae" w:date="2022-06-16T16:44:00Z"/>
                <w:rFonts w:ascii="Arial" w:hAnsi="Arial" w:cs="Arial"/>
                <w:sz w:val="18"/>
                <w:szCs w:val="18"/>
                <w:lang w:eastAsia="zh-CN"/>
              </w:rPr>
            </w:pPr>
            <w:del w:id="1198" w:author="Phatthamon Jantalae" w:date="2022-06-16T16:44:00Z">
              <w:r w:rsidRPr="00DF2BE0" w:rsidDel="009E7685">
                <w:rPr>
                  <w:rFonts w:ascii="Arial" w:hAnsi="Arial" w:cs="Arial"/>
                  <w:sz w:val="18"/>
                  <w:szCs w:val="18"/>
                  <w:lang w:eastAsia="zh-CN"/>
                </w:rPr>
                <w:lastRenderedPageBreak/>
                <w:delText>The ESIAs will assess activities for impact and sustainability within China national context, including its climate, and relevant ESMP has been outlined in the ESMF.</w:delText>
              </w:r>
            </w:del>
          </w:p>
          <w:p w14:paraId="0736F055" w14:textId="46DD5A3D" w:rsidR="00F5335A" w:rsidRPr="00DF2BE0" w:rsidDel="009E7685" w:rsidRDefault="00F5335A">
            <w:pPr>
              <w:spacing w:after="0" w:line="240" w:lineRule="auto"/>
              <w:rPr>
                <w:del w:id="1199" w:author="Phatthamon Jantalae" w:date="2022-06-16T16:44:00Z"/>
                <w:rFonts w:ascii="Arial" w:hAnsi="Arial" w:cs="Arial"/>
                <w:sz w:val="18"/>
                <w:szCs w:val="18"/>
                <w:lang w:eastAsia="zh-CN"/>
              </w:rPr>
            </w:pPr>
          </w:p>
          <w:p w14:paraId="61AEA154" w14:textId="2C7153CD" w:rsidR="00F5335A" w:rsidRPr="00DF2BE0" w:rsidDel="009E7685" w:rsidRDefault="00795F6F">
            <w:pPr>
              <w:spacing w:after="0" w:line="240" w:lineRule="auto"/>
              <w:rPr>
                <w:del w:id="1200" w:author="Phatthamon Jantalae" w:date="2022-06-16T16:44:00Z"/>
                <w:rFonts w:ascii="Arial" w:hAnsi="Arial" w:cs="Arial"/>
                <w:sz w:val="18"/>
                <w:szCs w:val="18"/>
                <w:lang w:eastAsia="zh-CN"/>
              </w:rPr>
            </w:pPr>
            <w:del w:id="1201" w:author="Phatthamon Jantalae" w:date="2022-06-16T16:44:00Z">
              <w:r w:rsidRPr="00DF2BE0" w:rsidDel="009E7685">
                <w:rPr>
                  <w:rFonts w:ascii="Arial" w:hAnsi="Arial" w:cs="Arial"/>
                  <w:sz w:val="18"/>
                  <w:szCs w:val="18"/>
                  <w:lang w:eastAsia="zh-CN"/>
                </w:rPr>
                <w:delText xml:space="preserve">The design of the demo will take climate-related events and risks into consideration by the </w:delText>
              </w:r>
              <w:r w:rsidRPr="00DF2BE0" w:rsidDel="009E7685">
                <w:rPr>
                  <w:rFonts w:ascii="Arial" w:eastAsia="Times New Roman" w:hAnsi="Arial" w:cs="Arial"/>
                  <w:sz w:val="18"/>
                  <w:szCs w:val="18"/>
                  <w:lang w:eastAsia="ja-JP"/>
                </w:rPr>
                <w:delText xml:space="preserve">preliminary environment risk assessment. </w:delText>
              </w:r>
              <w:r w:rsidRPr="00DF2BE0" w:rsidDel="009E7685">
                <w:rPr>
                  <w:rFonts w:ascii="Arial" w:hAnsi="Arial" w:cs="Arial"/>
                  <w:sz w:val="18"/>
                  <w:szCs w:val="18"/>
                  <w:lang w:eastAsia="zh-CN"/>
                </w:rPr>
                <w:delText xml:space="preserve">Appropriate measures will be taken based on the specific climate-related events. For instance, the adverse impact of flood on </w:delText>
              </w:r>
              <w:r w:rsidRPr="00DF2BE0" w:rsidDel="009E7685">
                <w:rPr>
                  <w:rFonts w:ascii="Arial" w:hAnsi="Arial" w:cs="Arial"/>
                  <w:sz w:val="18"/>
                  <w:szCs w:val="18"/>
                  <w:lang w:eastAsia="zh-CN"/>
                </w:rPr>
                <w:lastRenderedPageBreak/>
                <w:delText>demos can be eliminated by constructing diversion ditches, while sunshade roofs and cooling spray can reduce the impact of extreme high temperatures.</w:delText>
              </w:r>
            </w:del>
          </w:p>
          <w:p w14:paraId="036FF30E" w14:textId="12A8A9BB" w:rsidR="00F5335A" w:rsidRPr="00DF2BE0" w:rsidDel="009E7685" w:rsidRDefault="00F5335A">
            <w:pPr>
              <w:spacing w:after="0" w:line="240" w:lineRule="auto"/>
              <w:rPr>
                <w:del w:id="1202" w:author="Phatthamon Jantalae" w:date="2022-06-16T16:44:00Z"/>
                <w:rFonts w:ascii="Arial" w:eastAsia="Yu Mincho" w:hAnsi="Arial" w:cs="Arial"/>
                <w:sz w:val="18"/>
                <w:szCs w:val="18"/>
                <w:lang w:eastAsia="zh-CN"/>
              </w:rPr>
            </w:pPr>
          </w:p>
          <w:p w14:paraId="78CC03E6" w14:textId="6B36516A" w:rsidR="00F5335A" w:rsidRPr="00DF2BE0" w:rsidDel="009E7685" w:rsidRDefault="00795F6F">
            <w:pPr>
              <w:spacing w:after="0" w:line="240" w:lineRule="auto"/>
              <w:rPr>
                <w:del w:id="1203" w:author="Phatthamon Jantalae" w:date="2022-06-16T16:44:00Z"/>
                <w:rFonts w:ascii="Arial" w:hAnsi="Arial" w:cs="Arial"/>
                <w:sz w:val="18"/>
                <w:szCs w:val="18"/>
                <w:lang w:eastAsia="zh-CN"/>
              </w:rPr>
            </w:pPr>
            <w:del w:id="1204" w:author="Phatthamon Jantalae" w:date="2022-06-16T16:44:00Z">
              <w:r w:rsidRPr="00DF2BE0" w:rsidDel="009E7685">
                <w:rPr>
                  <w:rFonts w:ascii="Arial" w:eastAsia="Yu Mincho" w:hAnsi="Arial" w:cs="Arial"/>
                  <w:sz w:val="18"/>
                  <w:szCs w:val="18"/>
                  <w:lang w:eastAsia="zh-CN"/>
                </w:rPr>
                <w:delText xml:space="preserve">The demos will also cover climate risk adaptation capacity building through training workshops. This training will be provided to the demo companies and local governments to enhance their capacities to deal with extreme climate events in general. </w:delText>
              </w:r>
              <w:r w:rsidRPr="00DF2BE0" w:rsidDel="009E7685">
                <w:rPr>
                  <w:rFonts w:ascii="Arial" w:hAnsi="Arial" w:cs="Arial"/>
                  <w:sz w:val="18"/>
                  <w:szCs w:val="18"/>
                  <w:lang w:eastAsia="zh-CN"/>
                </w:rPr>
                <w:delText>Depending on the extent of the impacts of the adverse climate-related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delText>
              </w:r>
            </w:del>
          </w:p>
        </w:tc>
      </w:tr>
      <w:tr w:rsidR="00F5335A" w:rsidRPr="00DF2BE0" w:rsidDel="009E7685" w14:paraId="3D6D17C0" w14:textId="2300FB5F">
        <w:trPr>
          <w:del w:id="1205" w:author="Phatthamon Jantalae" w:date="2022-06-16T16:44:00Z"/>
        </w:trPr>
        <w:tc>
          <w:tcPr>
            <w:tcW w:w="3240" w:type="dxa"/>
          </w:tcPr>
          <w:p w14:paraId="3974C5DD" w14:textId="7003C1F0" w:rsidR="00F5335A" w:rsidRPr="00DF2BE0" w:rsidDel="009E7685" w:rsidRDefault="00795F6F">
            <w:pPr>
              <w:pStyle w:val="ListParagraph"/>
              <w:numPr>
                <w:ilvl w:val="0"/>
                <w:numId w:val="34"/>
              </w:numPr>
              <w:ind w:left="164" w:hanging="164"/>
              <w:rPr>
                <w:del w:id="1206" w:author="Phatthamon Jantalae" w:date="2022-06-16T16:44:00Z"/>
                <w:rFonts w:ascii="Arial" w:hAnsi="Arial" w:cs="Arial"/>
                <w:sz w:val="18"/>
                <w:szCs w:val="18"/>
                <w:lang w:eastAsia="ja-JP"/>
              </w:rPr>
            </w:pPr>
            <w:del w:id="1207" w:author="Phatthamon Jantalae" w:date="2022-06-16T16:44:00Z">
              <w:r w:rsidRPr="00DF2BE0" w:rsidDel="009E7685">
                <w:rPr>
                  <w:rFonts w:ascii="Arial" w:hAnsi="Arial" w:cs="Arial"/>
                  <w:sz w:val="18"/>
                  <w:szCs w:val="18"/>
                  <w:lang w:eastAsia="zh-CN"/>
                </w:rPr>
                <w:lastRenderedPageBreak/>
                <w:delText>The new installed energy efficient systems in the phosrock mining and refining; and phosphate chemical manufacturers where the demonstrations will be implemented may not be operated and maintained properly and safely by the existing and newly hired operators. .</w:delText>
              </w:r>
            </w:del>
          </w:p>
          <w:p w14:paraId="4FD782E8" w14:textId="73CEE263" w:rsidR="00F5335A" w:rsidRPr="00DF2BE0" w:rsidDel="009E7685" w:rsidRDefault="00795F6F">
            <w:pPr>
              <w:spacing w:after="0" w:line="240" w:lineRule="auto"/>
              <w:rPr>
                <w:del w:id="1208" w:author="Phatthamon Jantalae" w:date="2022-06-16T16:44:00Z"/>
                <w:rFonts w:ascii="Arial" w:hAnsi="Arial" w:cs="Arial"/>
                <w:sz w:val="18"/>
                <w:szCs w:val="18"/>
              </w:rPr>
            </w:pPr>
            <w:del w:id="1209" w:author="Phatthamon Jantalae" w:date="2022-06-16T16:44:00Z">
              <w:r w:rsidRPr="00DF2BE0" w:rsidDel="009E7685">
                <w:rPr>
                  <w:rFonts w:ascii="Arial" w:hAnsi="Arial" w:cs="Arial"/>
                  <w:sz w:val="18"/>
                  <w:szCs w:val="18"/>
                  <w:lang w:eastAsia="ja-JP"/>
                </w:rPr>
                <w:delText>Standard 3</w:delText>
              </w:r>
            </w:del>
          </w:p>
        </w:tc>
        <w:tc>
          <w:tcPr>
            <w:tcW w:w="1080" w:type="dxa"/>
            <w:gridSpan w:val="2"/>
          </w:tcPr>
          <w:p w14:paraId="19C5CD09" w14:textId="5AE7B9DA" w:rsidR="00F5335A" w:rsidRPr="00DF2BE0" w:rsidDel="009E7685" w:rsidRDefault="00795F6F">
            <w:pPr>
              <w:spacing w:after="0" w:line="240" w:lineRule="auto"/>
              <w:rPr>
                <w:del w:id="1210" w:author="Phatthamon Jantalae" w:date="2022-06-16T16:44:00Z"/>
                <w:rFonts w:ascii="Arial" w:hAnsi="Arial" w:cs="Arial"/>
                <w:sz w:val="18"/>
                <w:szCs w:val="18"/>
                <w:lang w:eastAsia="ja-JP"/>
              </w:rPr>
            </w:pPr>
            <w:del w:id="1211" w:author="Phatthamon Jantalae" w:date="2022-06-16T16:44:00Z">
              <w:r w:rsidRPr="00DF2BE0" w:rsidDel="009E7685">
                <w:rPr>
                  <w:rFonts w:ascii="Arial" w:hAnsi="Arial" w:cs="Arial"/>
                  <w:sz w:val="18"/>
                  <w:szCs w:val="18"/>
                  <w:lang w:eastAsia="ja-JP"/>
                </w:rPr>
                <w:delText>I = 5</w:delText>
              </w:r>
            </w:del>
          </w:p>
          <w:p w14:paraId="54578213" w14:textId="38534C00" w:rsidR="00F5335A" w:rsidRPr="00DF2BE0" w:rsidDel="009E7685" w:rsidRDefault="00795F6F">
            <w:pPr>
              <w:spacing w:after="0" w:line="240" w:lineRule="auto"/>
              <w:rPr>
                <w:del w:id="1212" w:author="Phatthamon Jantalae" w:date="2022-06-16T16:44:00Z"/>
                <w:rFonts w:ascii="Arial" w:eastAsia="Times New Roman" w:hAnsi="Arial" w:cs="Arial"/>
                <w:sz w:val="18"/>
                <w:szCs w:val="18"/>
                <w:lang w:eastAsia="ja-JP"/>
              </w:rPr>
            </w:pPr>
            <w:del w:id="1213" w:author="Phatthamon Jantalae" w:date="2022-06-16T16:44:00Z">
              <w:r w:rsidRPr="00DF2BE0" w:rsidDel="009E7685">
                <w:rPr>
                  <w:rFonts w:ascii="Arial" w:hAnsi="Arial" w:cs="Arial"/>
                  <w:sz w:val="18"/>
                  <w:szCs w:val="18"/>
                  <w:lang w:eastAsia="ja-JP"/>
                </w:rPr>
                <w:delText>L = 2</w:delText>
              </w:r>
            </w:del>
          </w:p>
        </w:tc>
        <w:tc>
          <w:tcPr>
            <w:tcW w:w="1350" w:type="dxa"/>
            <w:gridSpan w:val="2"/>
          </w:tcPr>
          <w:p w14:paraId="3C25E865" w14:textId="4314F057" w:rsidR="00F5335A" w:rsidRPr="00DF2BE0" w:rsidDel="009E7685" w:rsidRDefault="00795F6F">
            <w:pPr>
              <w:spacing w:after="0" w:line="240" w:lineRule="auto"/>
              <w:rPr>
                <w:del w:id="1214" w:author="Phatthamon Jantalae" w:date="2022-06-16T16:44:00Z"/>
                <w:rFonts w:ascii="Arial" w:eastAsia="Times New Roman" w:hAnsi="Arial" w:cs="Arial"/>
                <w:sz w:val="18"/>
                <w:szCs w:val="18"/>
                <w:lang w:eastAsia="ja-JP"/>
              </w:rPr>
            </w:pPr>
            <w:del w:id="1215" w:author="Phatthamon Jantalae" w:date="2022-06-16T16:44:00Z">
              <w:r w:rsidRPr="00DF2BE0" w:rsidDel="009E7685">
                <w:rPr>
                  <w:rFonts w:ascii="Arial" w:hAnsi="Arial" w:cs="Arial"/>
                  <w:sz w:val="18"/>
                  <w:szCs w:val="18"/>
                  <w:lang w:eastAsia="zh-CN"/>
                </w:rPr>
                <w:delText>Substantial</w:delText>
              </w:r>
            </w:del>
          </w:p>
        </w:tc>
        <w:tc>
          <w:tcPr>
            <w:tcW w:w="2835" w:type="dxa"/>
            <w:gridSpan w:val="2"/>
          </w:tcPr>
          <w:p w14:paraId="15514E33" w14:textId="7998E7F3" w:rsidR="00F5335A" w:rsidRPr="00DF2BE0" w:rsidDel="009E7685" w:rsidRDefault="00795F6F">
            <w:pPr>
              <w:spacing w:after="0" w:line="240" w:lineRule="auto"/>
              <w:rPr>
                <w:del w:id="1216" w:author="Phatthamon Jantalae" w:date="2022-06-16T16:44:00Z"/>
                <w:rFonts w:ascii="Arial" w:eastAsia="Times New Roman" w:hAnsi="Arial" w:cs="Arial"/>
                <w:sz w:val="18"/>
                <w:szCs w:val="18"/>
                <w:lang w:eastAsia="ja-JP"/>
              </w:rPr>
            </w:pPr>
            <w:del w:id="1217" w:author="Phatthamon Jantalae" w:date="2022-06-16T16:44:00Z">
              <w:r w:rsidRPr="00DF2BE0" w:rsidDel="009E7685">
                <w:rPr>
                  <w:rFonts w:ascii="Arial" w:hAnsi="Arial" w:cs="Arial"/>
                  <w:sz w:val="18"/>
                  <w:szCs w:val="18"/>
                  <w:lang w:eastAsia="zh-CN"/>
                </w:rPr>
                <w:delText xml:space="preserve">New energy efficient systems for improving the operations and processes of selected phosrock mining and refining; and phosphate chemical companies will be installed in these demo host companies. </w:delText>
              </w:r>
            </w:del>
          </w:p>
        </w:tc>
        <w:tc>
          <w:tcPr>
            <w:tcW w:w="4635" w:type="dxa"/>
            <w:gridSpan w:val="4"/>
          </w:tcPr>
          <w:p w14:paraId="6B31B665" w14:textId="1F47B205" w:rsidR="00F5335A" w:rsidRPr="00DF2BE0" w:rsidDel="009E7685" w:rsidRDefault="00795F6F">
            <w:pPr>
              <w:spacing w:after="0" w:line="240" w:lineRule="auto"/>
              <w:rPr>
                <w:del w:id="1218" w:author="Phatthamon Jantalae" w:date="2022-06-16T16:44:00Z"/>
                <w:rFonts w:ascii="Arial" w:eastAsia="Yu Mincho" w:hAnsi="Arial" w:cs="Arial"/>
                <w:sz w:val="18"/>
                <w:szCs w:val="18"/>
                <w:lang w:eastAsia="ja-JP"/>
              </w:rPr>
            </w:pPr>
            <w:del w:id="1219" w:author="Phatthamon Jantalae" w:date="2022-06-16T16:44:00Z">
              <w:r w:rsidRPr="00DF2BE0" w:rsidDel="009E7685">
                <w:rPr>
                  <w:rFonts w:ascii="Arial" w:hAnsi="Arial" w:cs="Arial"/>
                  <w:sz w:val="18"/>
                  <w:szCs w:val="18"/>
                  <w:lang w:eastAsia="ja-JP"/>
                </w:rPr>
                <w:delText xml:space="preserve">Aside from conducting the required site-specific ESIAs/ESMPs, the installed systems will be </w:delText>
              </w:r>
              <w:r w:rsidRPr="00DF2BE0" w:rsidDel="009E7685">
                <w:rPr>
                  <w:rFonts w:ascii="Arial" w:eastAsia="Yu Mincho" w:hAnsi="Arial" w:cs="Arial"/>
                  <w:sz w:val="18"/>
                  <w:szCs w:val="18"/>
                  <w:lang w:eastAsia="ja-JP"/>
                </w:rPr>
                <w:delText xml:space="preserve">designed, constructed, operated and decommissioned following national legal requirements, good international practice, and any relevant international obligations and standards. The operational and technical personnel of the companies hosting the demos will be adequately trained and certified in the proper and safe operation, maintenance of these systems.   </w:delText>
              </w:r>
            </w:del>
          </w:p>
          <w:p w14:paraId="6D2F1F8C" w14:textId="1C852995" w:rsidR="00F5335A" w:rsidRPr="00DF2BE0" w:rsidDel="009E7685" w:rsidRDefault="00F5335A">
            <w:pPr>
              <w:spacing w:after="0" w:line="240" w:lineRule="auto"/>
              <w:rPr>
                <w:del w:id="1220" w:author="Phatthamon Jantalae" w:date="2022-06-16T16:44:00Z"/>
                <w:rFonts w:ascii="Arial" w:eastAsia="Yu Mincho" w:hAnsi="Arial" w:cs="Arial"/>
                <w:sz w:val="18"/>
                <w:szCs w:val="18"/>
                <w:lang w:eastAsia="ja-JP"/>
              </w:rPr>
            </w:pPr>
          </w:p>
          <w:p w14:paraId="43DA3C90" w14:textId="6C270838" w:rsidR="00F5335A" w:rsidRPr="00DF2BE0" w:rsidDel="009E7685" w:rsidRDefault="00795F6F">
            <w:pPr>
              <w:spacing w:after="0" w:line="240" w:lineRule="auto"/>
              <w:rPr>
                <w:del w:id="1221" w:author="Phatthamon Jantalae" w:date="2022-06-16T16:44:00Z"/>
                <w:rFonts w:ascii="Arial" w:hAnsi="Arial" w:cs="Arial"/>
                <w:sz w:val="18"/>
                <w:szCs w:val="18"/>
                <w:lang w:eastAsia="zh-CN"/>
              </w:rPr>
            </w:pPr>
            <w:del w:id="1222" w:author="Phatthamon Jantalae" w:date="2022-06-16T16:44:00Z">
              <w:r w:rsidRPr="00DF2BE0" w:rsidDel="009E7685">
                <w:rPr>
                  <w:rFonts w:ascii="Arial" w:eastAsia="Yu Mincho" w:hAnsi="Arial" w:cs="Arial"/>
                  <w:sz w:val="18"/>
                  <w:szCs w:val="18"/>
                  <w:lang w:eastAsia="ja-JP"/>
                </w:rPr>
                <w:delText xml:space="preserve">The demo installations will be designed by the qualified engineers and professionals in the </w:delText>
              </w:r>
              <w:r w:rsidRPr="00DF2BE0" w:rsidDel="009E7685">
                <w:rPr>
                  <w:rFonts w:ascii="Arial" w:hAnsi="Arial" w:cs="Arial"/>
                  <w:sz w:val="18"/>
                  <w:szCs w:val="18"/>
                  <w:lang w:eastAsia="ja-JP"/>
                </w:rPr>
                <w:delText>PhosChemEE</w:delText>
              </w:r>
              <w:r w:rsidRPr="00DF2BE0" w:rsidDel="009E7685">
                <w:rPr>
                  <w:rFonts w:ascii="Arial" w:hAnsi="Arial" w:cs="Arial"/>
                  <w:sz w:val="18"/>
                  <w:szCs w:val="18"/>
                  <w:lang w:eastAsia="zh-CN"/>
                </w:rPr>
                <w:delText xml:space="preserve"> Project, and then be certified and approved by independent professionals not involved in the design process. During the construction, the demos will cover</w:delText>
              </w:r>
              <w:r w:rsidRPr="00DF2BE0" w:rsidDel="009E7685">
                <w:rPr>
                  <w:rFonts w:ascii="Arial" w:eastAsia="Yu Mincho" w:hAnsi="Arial" w:cs="Arial"/>
                  <w:sz w:val="18"/>
                  <w:szCs w:val="18"/>
                  <w:lang w:eastAsia="ja-JP"/>
                </w:rPr>
                <w:delText xml:space="preserve"> appropriate plans for construction supervision and quality assurance. </w:delText>
              </w:r>
              <w:r w:rsidRPr="00DF2BE0" w:rsidDel="009E7685">
                <w:rPr>
                  <w:rFonts w:ascii="Arial" w:hAnsi="Arial" w:cs="Arial"/>
                  <w:sz w:val="18"/>
                  <w:szCs w:val="18"/>
                  <w:lang w:eastAsia="zh-CN"/>
                </w:rPr>
                <w:delText xml:space="preserve">Construction personnel will also have appropriate qualifications and training. Periodic safety inspections, monitoring </w:delText>
              </w:r>
              <w:r w:rsidRPr="00DF2BE0" w:rsidDel="009E7685">
                <w:rPr>
                  <w:rFonts w:ascii="Arial" w:eastAsia="Yu Mincho" w:hAnsi="Arial" w:cs="Arial"/>
                  <w:sz w:val="18"/>
                  <w:szCs w:val="18"/>
                  <w:lang w:eastAsia="ja-JP"/>
                </w:rPr>
                <w:delText>and emergency preparedness</w:delText>
              </w:r>
              <w:r w:rsidRPr="00DF2BE0" w:rsidDel="009E7685">
                <w:rPr>
                  <w:rFonts w:ascii="Arial" w:hAnsi="Arial" w:cs="Arial"/>
                  <w:sz w:val="18"/>
                  <w:szCs w:val="18"/>
                  <w:lang w:eastAsia="zh-CN"/>
                </w:rPr>
                <w:delText xml:space="preserve"> will be included in demos in order to ensure the appropriate and safe </w:delText>
              </w:r>
              <w:r w:rsidRPr="00DF2BE0" w:rsidDel="009E7685">
                <w:rPr>
                  <w:rFonts w:ascii="Arial" w:eastAsia="Yu Mincho" w:hAnsi="Arial" w:cs="Arial"/>
                  <w:sz w:val="18"/>
                  <w:szCs w:val="18"/>
                  <w:lang w:eastAsia="ja-JP"/>
                </w:rPr>
                <w:delText>operation and maintenance.</w:delText>
              </w:r>
            </w:del>
          </w:p>
          <w:p w14:paraId="26524026" w14:textId="30734B59" w:rsidR="00F5335A" w:rsidRPr="00DF2BE0" w:rsidDel="009E7685" w:rsidRDefault="00F5335A">
            <w:pPr>
              <w:spacing w:after="0" w:line="240" w:lineRule="auto"/>
              <w:rPr>
                <w:del w:id="1223" w:author="Phatthamon Jantalae" w:date="2022-06-16T16:44:00Z"/>
                <w:rFonts w:ascii="Arial" w:hAnsi="Arial" w:cs="Arial"/>
                <w:sz w:val="18"/>
                <w:szCs w:val="18"/>
                <w:lang w:eastAsia="zh-CN"/>
              </w:rPr>
            </w:pPr>
          </w:p>
          <w:p w14:paraId="3C73B17F" w14:textId="3D2080FB" w:rsidR="00F5335A" w:rsidRPr="00DF2BE0" w:rsidDel="009E7685" w:rsidRDefault="00795F6F">
            <w:pPr>
              <w:spacing w:after="0" w:line="240" w:lineRule="auto"/>
              <w:rPr>
                <w:del w:id="1224" w:author="Phatthamon Jantalae" w:date="2022-06-16T16:44:00Z"/>
                <w:rFonts w:ascii="Arial" w:eastAsia="Yu Mincho" w:hAnsi="Arial" w:cs="Arial"/>
                <w:sz w:val="18"/>
                <w:szCs w:val="18"/>
                <w:lang w:eastAsia="ja-JP"/>
              </w:rPr>
            </w:pPr>
            <w:del w:id="1225" w:author="Phatthamon Jantalae" w:date="2022-06-16T16:44:00Z">
              <w:r w:rsidRPr="00DF2BE0" w:rsidDel="009E7685">
                <w:rPr>
                  <w:rFonts w:ascii="Arial" w:eastAsia="Yu Mincho" w:hAnsi="Arial" w:cs="Arial"/>
                  <w:sz w:val="18"/>
                  <w:szCs w:val="18"/>
                  <w:lang w:eastAsia="ja-JP"/>
                </w:rPr>
                <w:delText xml:space="preserve">The ESMF will outline detailed steps required to assess and manage this </w:delText>
              </w:r>
              <w:r w:rsidRPr="00DF2BE0" w:rsidDel="009E7685">
                <w:rPr>
                  <w:rFonts w:ascii="Arial" w:hAnsi="Arial" w:cs="Arial"/>
                  <w:sz w:val="18"/>
                  <w:szCs w:val="18"/>
                  <w:lang w:eastAsia="zh-CN"/>
                </w:rPr>
                <w:delText>Substantial risk.</w:delText>
              </w:r>
            </w:del>
          </w:p>
        </w:tc>
      </w:tr>
      <w:tr w:rsidR="00F5335A" w:rsidRPr="00DF2BE0" w:rsidDel="009E7685" w14:paraId="30D1E941" w14:textId="00F094CF">
        <w:trPr>
          <w:del w:id="1226" w:author="Phatthamon Jantalae" w:date="2022-06-16T16:44:00Z"/>
        </w:trPr>
        <w:tc>
          <w:tcPr>
            <w:tcW w:w="3240" w:type="dxa"/>
          </w:tcPr>
          <w:p w14:paraId="1D34E696" w14:textId="0BB50FF2" w:rsidR="00F5335A" w:rsidRPr="00DF2BE0" w:rsidDel="009E7685" w:rsidRDefault="00795F6F">
            <w:pPr>
              <w:pStyle w:val="ListParagraph"/>
              <w:numPr>
                <w:ilvl w:val="0"/>
                <w:numId w:val="34"/>
              </w:numPr>
              <w:ind w:left="164" w:hanging="164"/>
              <w:rPr>
                <w:del w:id="1227" w:author="Phatthamon Jantalae" w:date="2022-06-16T16:44:00Z"/>
                <w:rFonts w:ascii="Arial" w:eastAsia="Times New Roman" w:hAnsi="Arial" w:cs="Arial"/>
                <w:sz w:val="18"/>
                <w:szCs w:val="18"/>
                <w:lang w:eastAsia="ja-JP"/>
              </w:rPr>
            </w:pPr>
            <w:del w:id="1228" w:author="Phatthamon Jantalae" w:date="2022-06-16T16:44:00Z">
              <w:r w:rsidRPr="00DF2BE0" w:rsidDel="009E7685">
                <w:rPr>
                  <w:rFonts w:ascii="Arial" w:hAnsi="Arial" w:cs="Arial"/>
                  <w:sz w:val="18"/>
                  <w:szCs w:val="18"/>
                  <w:lang w:eastAsia="zh-CN"/>
                </w:rPr>
                <w:delText xml:space="preserve">The Project includes activities, like phosphogypsum processing, that </w:delText>
              </w:r>
              <w:r w:rsidRPr="00DF2BE0" w:rsidDel="009E7685">
                <w:rPr>
                  <w:rFonts w:ascii="Arial" w:hAnsi="Arial" w:cs="Arial"/>
                  <w:sz w:val="18"/>
                  <w:szCs w:val="18"/>
                  <w:lang w:eastAsia="zh-CN"/>
                </w:rPr>
                <w:lastRenderedPageBreak/>
                <w:delText>require significant consumption of raw materials, energy, and/or water; and involves significant extraction, diversion or containment of surface and/or ground water. That resource use, if not designed or implemented well, could lead to adverse impacts on ambient conditions in the project area and area of influence.</w:delText>
              </w:r>
            </w:del>
          </w:p>
          <w:p w14:paraId="117EC70F" w14:textId="52044AE2" w:rsidR="00F5335A" w:rsidRPr="00DF2BE0" w:rsidDel="009E7685" w:rsidRDefault="00795F6F">
            <w:pPr>
              <w:spacing w:after="0" w:line="240" w:lineRule="auto"/>
              <w:rPr>
                <w:del w:id="1229" w:author="Phatthamon Jantalae" w:date="2022-06-16T16:44:00Z"/>
                <w:rFonts w:ascii="Arial" w:hAnsi="Arial" w:cs="Arial"/>
                <w:sz w:val="18"/>
                <w:szCs w:val="18"/>
              </w:rPr>
            </w:pPr>
            <w:del w:id="1230" w:author="Phatthamon Jantalae" w:date="2022-06-16T16:44:00Z">
              <w:r w:rsidRPr="00DF2BE0" w:rsidDel="009E7685">
                <w:rPr>
                  <w:rFonts w:ascii="Arial" w:eastAsia="Times New Roman" w:hAnsi="Arial" w:cs="Arial"/>
                  <w:sz w:val="18"/>
                  <w:szCs w:val="18"/>
                  <w:lang w:eastAsia="ja-JP"/>
                </w:rPr>
                <w:delText>Standard 1, Standard 8</w:delText>
              </w:r>
            </w:del>
          </w:p>
        </w:tc>
        <w:tc>
          <w:tcPr>
            <w:tcW w:w="1080" w:type="dxa"/>
            <w:gridSpan w:val="2"/>
          </w:tcPr>
          <w:p w14:paraId="47A757A0" w14:textId="313C59C0" w:rsidR="00F5335A" w:rsidRPr="00DF2BE0" w:rsidDel="009E7685" w:rsidRDefault="00795F6F">
            <w:pPr>
              <w:spacing w:after="0" w:line="240" w:lineRule="auto"/>
              <w:rPr>
                <w:del w:id="1231" w:author="Phatthamon Jantalae" w:date="2022-06-16T16:44:00Z"/>
                <w:rFonts w:ascii="Arial" w:hAnsi="Arial" w:cs="Arial"/>
                <w:sz w:val="18"/>
                <w:szCs w:val="18"/>
                <w:lang w:eastAsia="ja-JP"/>
              </w:rPr>
            </w:pPr>
            <w:del w:id="1232" w:author="Phatthamon Jantalae" w:date="2022-06-16T16:44:00Z">
              <w:r w:rsidRPr="00DF2BE0" w:rsidDel="009E7685">
                <w:rPr>
                  <w:rFonts w:ascii="Arial" w:hAnsi="Arial" w:cs="Arial"/>
                  <w:sz w:val="18"/>
                  <w:szCs w:val="18"/>
                  <w:lang w:eastAsia="ja-JP"/>
                </w:rPr>
                <w:lastRenderedPageBreak/>
                <w:delText>I = 4</w:delText>
              </w:r>
            </w:del>
          </w:p>
          <w:p w14:paraId="79D97268" w14:textId="3FD9E5BB" w:rsidR="00F5335A" w:rsidRPr="00DF2BE0" w:rsidDel="009E7685" w:rsidRDefault="00795F6F">
            <w:pPr>
              <w:spacing w:after="0" w:line="240" w:lineRule="auto"/>
              <w:rPr>
                <w:del w:id="1233" w:author="Phatthamon Jantalae" w:date="2022-06-16T16:44:00Z"/>
                <w:rFonts w:ascii="Arial" w:hAnsi="Arial" w:cs="Arial"/>
                <w:sz w:val="18"/>
                <w:szCs w:val="18"/>
                <w:lang w:eastAsia="zh-CN"/>
              </w:rPr>
            </w:pPr>
            <w:del w:id="1234" w:author="Phatthamon Jantalae" w:date="2022-06-16T16:44:00Z">
              <w:r w:rsidRPr="00DF2BE0" w:rsidDel="009E7685">
                <w:rPr>
                  <w:rFonts w:ascii="Arial" w:hAnsi="Arial" w:cs="Arial"/>
                  <w:sz w:val="18"/>
                  <w:szCs w:val="18"/>
                  <w:lang w:eastAsia="ja-JP"/>
                </w:rPr>
                <w:delText>L = 3</w:delText>
              </w:r>
            </w:del>
          </w:p>
        </w:tc>
        <w:tc>
          <w:tcPr>
            <w:tcW w:w="1350" w:type="dxa"/>
            <w:gridSpan w:val="2"/>
          </w:tcPr>
          <w:p w14:paraId="26070575" w14:textId="66688069" w:rsidR="00F5335A" w:rsidRPr="00DF2BE0" w:rsidDel="009E7685" w:rsidRDefault="00795F6F">
            <w:pPr>
              <w:spacing w:after="0" w:line="240" w:lineRule="auto"/>
              <w:rPr>
                <w:del w:id="1235" w:author="Phatthamon Jantalae" w:date="2022-06-16T16:44:00Z"/>
                <w:rFonts w:ascii="Arial" w:hAnsi="Arial" w:cs="Arial"/>
                <w:sz w:val="18"/>
                <w:szCs w:val="18"/>
                <w:lang w:eastAsia="ja-JP"/>
              </w:rPr>
            </w:pPr>
            <w:del w:id="1236" w:author="Phatthamon Jantalae" w:date="2022-06-16T16:44:00Z">
              <w:r w:rsidRPr="00DF2BE0" w:rsidDel="009E7685">
                <w:rPr>
                  <w:rFonts w:ascii="Arial" w:hAnsi="Arial" w:cs="Arial"/>
                  <w:sz w:val="18"/>
                  <w:szCs w:val="18"/>
                  <w:lang w:eastAsia="zh-CN"/>
                </w:rPr>
                <w:delText>Substantial</w:delText>
              </w:r>
            </w:del>
          </w:p>
        </w:tc>
        <w:tc>
          <w:tcPr>
            <w:tcW w:w="2835" w:type="dxa"/>
            <w:gridSpan w:val="2"/>
          </w:tcPr>
          <w:p w14:paraId="76690EC6" w14:textId="7D328CC3" w:rsidR="00F5335A" w:rsidRPr="00DF2BE0" w:rsidDel="009E7685" w:rsidRDefault="00795F6F">
            <w:pPr>
              <w:spacing w:after="0" w:line="240" w:lineRule="auto"/>
              <w:rPr>
                <w:del w:id="1237" w:author="Phatthamon Jantalae" w:date="2022-06-16T16:44:00Z"/>
                <w:rFonts w:ascii="Arial" w:eastAsia="MS Mincho" w:hAnsi="Arial" w:cs="Arial"/>
                <w:sz w:val="18"/>
                <w:szCs w:val="18"/>
                <w:lang w:eastAsia="ja-JP"/>
              </w:rPr>
            </w:pPr>
            <w:del w:id="1238" w:author="Phatthamon Jantalae" w:date="2022-06-16T16:44:00Z">
              <w:r w:rsidRPr="00DF2BE0" w:rsidDel="009E7685">
                <w:rPr>
                  <w:rFonts w:ascii="Arial" w:hAnsi="Arial" w:cs="Arial"/>
                  <w:sz w:val="18"/>
                  <w:szCs w:val="18"/>
                  <w:lang w:eastAsia="zh-CN"/>
                </w:rPr>
                <w:delText xml:space="preserve">Phosphate chemicals production, as well as </w:delText>
              </w:r>
              <w:r w:rsidRPr="00DF2BE0" w:rsidDel="009E7685">
                <w:rPr>
                  <w:rFonts w:ascii="Arial" w:hAnsi="Arial" w:cs="Arial"/>
                  <w:sz w:val="18"/>
                  <w:szCs w:val="18"/>
                  <w:lang w:eastAsia="zh-CN"/>
                </w:rPr>
                <w:lastRenderedPageBreak/>
                <w:delText>phosphogypsum processing consume significant amounts of water. Existing processes are energy inefficient, have considerable material losses, and wastewater generation. While the project will promote cleaner and more energy efficient phosphate chemicals production and processing of phosphogypsum that will either reduce or optimize the use of water, more processing of phosphogypsum may increase the water demand, and depending on where water is sourced, can result in significant extraction, diversion or containment of surface and/or groundwater.</w:delText>
              </w:r>
            </w:del>
          </w:p>
        </w:tc>
        <w:tc>
          <w:tcPr>
            <w:tcW w:w="4635" w:type="dxa"/>
            <w:gridSpan w:val="4"/>
          </w:tcPr>
          <w:p w14:paraId="3768C7C1" w14:textId="236076C2" w:rsidR="00F5335A" w:rsidRPr="00DF2BE0" w:rsidDel="009E7685" w:rsidRDefault="00795F6F">
            <w:pPr>
              <w:spacing w:after="0" w:line="240" w:lineRule="auto"/>
              <w:rPr>
                <w:del w:id="1239" w:author="Phatthamon Jantalae" w:date="2022-06-16T16:44:00Z"/>
                <w:rFonts w:ascii="Arial" w:hAnsi="Arial" w:cs="Arial"/>
                <w:sz w:val="18"/>
                <w:szCs w:val="18"/>
                <w:lang w:eastAsia="ja-JP"/>
              </w:rPr>
            </w:pPr>
            <w:del w:id="1240" w:author="Phatthamon Jantalae" w:date="2022-06-16T16:44:00Z">
              <w:r w:rsidRPr="00DF2BE0" w:rsidDel="009E7685">
                <w:rPr>
                  <w:rFonts w:ascii="Arial" w:hAnsi="Arial" w:cs="Arial"/>
                  <w:sz w:val="18"/>
                  <w:szCs w:val="18"/>
                  <w:lang w:eastAsia="ja-JP"/>
                </w:rPr>
                <w:lastRenderedPageBreak/>
                <w:delText xml:space="preserve">Per the ESMF, the ESIA and ESMP will define the management measures for this risk. </w:delText>
              </w:r>
              <w:r w:rsidRPr="00DF2BE0" w:rsidDel="009E7685">
                <w:rPr>
                  <w:rFonts w:ascii="Arial" w:hAnsi="Arial" w:cs="Arial"/>
                  <w:sz w:val="18"/>
                  <w:szCs w:val="18"/>
                  <w:lang w:eastAsia="zh-CN"/>
                </w:rPr>
                <w:delText xml:space="preserve">In the design of </w:delText>
              </w:r>
              <w:r w:rsidRPr="00DF2BE0" w:rsidDel="009E7685">
                <w:rPr>
                  <w:rFonts w:ascii="Arial" w:hAnsi="Arial" w:cs="Arial"/>
                  <w:sz w:val="18"/>
                  <w:szCs w:val="18"/>
                  <w:lang w:eastAsia="zh-CN"/>
                </w:rPr>
                <w:lastRenderedPageBreak/>
                <w:delText xml:space="preserve">demos, in addition to the economic feasibility analysis of each demo, life-cycle analysis (LCA) will also be conducted to assess the raw materials, </w:delText>
              </w:r>
              <w:r w:rsidRPr="00DF2BE0" w:rsidDel="009E7685">
                <w:rPr>
                  <w:rFonts w:ascii="Arial" w:hAnsi="Arial" w:cs="Arial"/>
                  <w:sz w:val="18"/>
                  <w:szCs w:val="18"/>
                  <w:lang w:eastAsia="ja-JP"/>
                </w:rPr>
                <w:delText>energy, and water</w:delText>
              </w:r>
              <w:r w:rsidRPr="00DF2BE0" w:rsidDel="009E7685">
                <w:rPr>
                  <w:rFonts w:ascii="Arial" w:hAnsi="Arial" w:cs="Arial"/>
                  <w:sz w:val="18"/>
                  <w:szCs w:val="18"/>
                  <w:lang w:eastAsia="zh-CN"/>
                </w:rPr>
                <w:delText xml:space="preserve"> used in new technologies and evaluate the potential of resource conservation. Based on LCA assessments, the project will be designed to seek cleaner and more energy-efficient phosphate chemicals production and processing of phosphogypsum. </w:delText>
              </w:r>
              <w:r w:rsidRPr="00DF2BE0" w:rsidDel="009E7685">
                <w:rPr>
                  <w:rFonts w:ascii="Arial" w:hAnsi="Arial" w:cs="Arial"/>
                  <w:sz w:val="18"/>
                  <w:szCs w:val="18"/>
                  <w:lang w:eastAsia="ja-JP"/>
                </w:rPr>
                <w:delText>International practice for water and energy conservation will be applied in demos, especially the wastewater management and reuse technologies.</w:delText>
              </w:r>
              <w:r w:rsidRPr="00DF2BE0" w:rsidDel="009E7685">
                <w:rPr>
                  <w:rFonts w:ascii="Arial" w:hAnsi="Arial" w:cs="Arial"/>
                  <w:sz w:val="18"/>
                  <w:szCs w:val="18"/>
                  <w:lang w:eastAsia="zh-CN"/>
                </w:rPr>
                <w:delText xml:space="preserve"> Emergency accident pools will be designed in each demo in accordance with the requirement of </w:delText>
              </w:r>
              <w:r w:rsidRPr="00DF2BE0" w:rsidDel="009E7685">
                <w:rPr>
                  <w:rFonts w:ascii="Arial" w:hAnsi="Arial" w:cs="Arial"/>
                  <w:sz w:val="18"/>
                  <w:szCs w:val="18"/>
                  <w:lang w:eastAsia="ja-JP"/>
                </w:rPr>
                <w:delText>contamination avoidance.</w:delText>
              </w:r>
              <w:r w:rsidRPr="00DF2BE0" w:rsidDel="009E7685">
                <w:rPr>
                  <w:rFonts w:ascii="Arial" w:hAnsi="Arial" w:cs="Arial"/>
                  <w:sz w:val="18"/>
                  <w:szCs w:val="18"/>
                  <w:lang w:eastAsia="zh-CN"/>
                </w:rPr>
                <w:delText xml:space="preserve"> Additionally,</w:delText>
              </w:r>
              <w:r w:rsidRPr="00DF2BE0" w:rsidDel="009E7685">
                <w:rPr>
                  <w:rFonts w:ascii="Arial" w:hAnsi="Arial" w:cs="Arial"/>
                  <w:sz w:val="18"/>
                  <w:szCs w:val="18"/>
                  <w:lang w:eastAsia="ja-JP"/>
                </w:rPr>
                <w:delText xml:space="preserve"> the demos will establish the resource efficiency monitoring mechanism, including using benchmarking data to the relative level of efficiency</w:delText>
              </w:r>
              <w:r w:rsidRPr="00DF2BE0" w:rsidDel="009E7685">
                <w:rPr>
                  <w:rFonts w:ascii="Arial" w:hAnsi="Arial" w:cs="Arial"/>
                  <w:sz w:val="18"/>
                  <w:szCs w:val="18"/>
                  <w:lang w:eastAsia="zh-CN"/>
                </w:rPr>
                <w:delText xml:space="preserve"> and reporting water and energy consumption periodically</w:delText>
              </w:r>
              <w:r w:rsidRPr="00DF2BE0" w:rsidDel="009E7685">
                <w:rPr>
                  <w:rFonts w:ascii="Arial" w:hAnsi="Arial" w:cs="Arial"/>
                  <w:sz w:val="18"/>
                  <w:szCs w:val="18"/>
                  <w:lang w:eastAsia="ja-JP"/>
                </w:rPr>
                <w:delText xml:space="preserve">. This will ensure that the new and advanced technologies of </w:delText>
              </w:r>
              <w:r w:rsidRPr="00DF2BE0" w:rsidDel="009E7685">
                <w:rPr>
                  <w:rFonts w:ascii="Arial" w:hAnsi="Arial" w:cs="Arial"/>
                  <w:sz w:val="18"/>
                  <w:szCs w:val="18"/>
                  <w:lang w:eastAsia="zh-CN"/>
                </w:rPr>
                <w:delText>phosphate chemicals production and phosphogypsum processing will reduce or optimize resource consumption,</w:delText>
              </w:r>
              <w:r w:rsidRPr="00DF2BE0" w:rsidDel="009E7685">
                <w:rPr>
                  <w:rFonts w:ascii="Arial" w:hAnsi="Arial" w:cs="Arial"/>
                  <w:sz w:val="18"/>
                  <w:szCs w:val="18"/>
                  <w:lang w:eastAsia="ja-JP"/>
                </w:rPr>
                <w:delText xml:space="preserve"> so that the project’s water consumption does not have significant adverse impacts on communities, other users or the environment and ecosystems.</w:delText>
              </w:r>
            </w:del>
          </w:p>
          <w:p w14:paraId="49C3FA79" w14:textId="46B8A8AC" w:rsidR="00F5335A" w:rsidRPr="00DF2BE0" w:rsidDel="009E7685" w:rsidRDefault="00F5335A">
            <w:pPr>
              <w:spacing w:after="0" w:line="240" w:lineRule="auto"/>
              <w:rPr>
                <w:del w:id="1241" w:author="Phatthamon Jantalae" w:date="2022-06-16T16:44:00Z"/>
                <w:rFonts w:ascii="Arial" w:hAnsi="Arial" w:cs="Arial"/>
                <w:sz w:val="18"/>
                <w:szCs w:val="18"/>
                <w:lang w:eastAsia="ja-JP"/>
              </w:rPr>
            </w:pPr>
          </w:p>
          <w:p w14:paraId="7E6CD91B" w14:textId="23B56501" w:rsidR="00F5335A" w:rsidRPr="00DF2BE0" w:rsidDel="009E7685" w:rsidRDefault="00795F6F">
            <w:pPr>
              <w:spacing w:after="0" w:line="240" w:lineRule="auto"/>
              <w:rPr>
                <w:del w:id="1242" w:author="Phatthamon Jantalae" w:date="2022-06-16T16:44:00Z"/>
                <w:rFonts w:ascii="Arial" w:eastAsia="Yu Mincho" w:hAnsi="Arial" w:cs="Arial"/>
                <w:sz w:val="18"/>
                <w:szCs w:val="18"/>
                <w:lang w:eastAsia="ja-JP"/>
              </w:rPr>
            </w:pPr>
            <w:del w:id="1243" w:author="Phatthamon Jantalae" w:date="2022-06-16T16:44:00Z">
              <w:r w:rsidRPr="00DF2BE0" w:rsidDel="009E7685">
                <w:rPr>
                  <w:rFonts w:ascii="Arial" w:eastAsia="Yu Mincho" w:hAnsi="Arial" w:cs="Arial"/>
                  <w:sz w:val="18"/>
                  <w:szCs w:val="18"/>
                  <w:lang w:eastAsia="ja-JP"/>
                </w:rPr>
                <w:delText>Moreover, the Standards 1 &amp; 8 resource efficiency requirements will be adequately adopted to avoid or reduce water usage so that the project’s water consumption does not have significant adverse impacts on communities, other users or on the environment and ecosystems. Cumulative impacts of water use will be assessed, and appropriate mitigation measures implemented will be applied, such as water demand management, efficiency measures, benchmarking usage, alternative supplies, resource contamination avoidance, mitigation of impacts on downstream users, and water use offsets. Good international practice for water conservation and efficiency will be applied, including wastewater usage.</w:delText>
              </w:r>
            </w:del>
          </w:p>
        </w:tc>
      </w:tr>
      <w:tr w:rsidR="00F5335A" w:rsidRPr="00DF2BE0" w:rsidDel="009E7685" w14:paraId="5282D67A" w14:textId="4C6C1E73">
        <w:trPr>
          <w:del w:id="1244" w:author="Phatthamon Jantalae" w:date="2022-06-16T16:44:00Z"/>
        </w:trPr>
        <w:tc>
          <w:tcPr>
            <w:tcW w:w="3240" w:type="dxa"/>
          </w:tcPr>
          <w:p w14:paraId="7FEE339B" w14:textId="0CFF735C" w:rsidR="00F5335A" w:rsidRPr="00DF2BE0" w:rsidDel="009E7685" w:rsidRDefault="00795F6F">
            <w:pPr>
              <w:pStyle w:val="ListParagraph"/>
              <w:numPr>
                <w:ilvl w:val="0"/>
                <w:numId w:val="34"/>
              </w:numPr>
              <w:ind w:left="164" w:hanging="164"/>
              <w:rPr>
                <w:del w:id="1245" w:author="Phatthamon Jantalae" w:date="2022-06-16T16:44:00Z"/>
                <w:rFonts w:ascii="Arial" w:hAnsi="Arial" w:cs="Arial"/>
                <w:sz w:val="18"/>
                <w:szCs w:val="18"/>
                <w:lang w:eastAsia="zh-CN"/>
              </w:rPr>
            </w:pPr>
            <w:del w:id="1246" w:author="Phatthamon Jantalae" w:date="2022-06-16T16:44:00Z">
              <w:r w:rsidRPr="00DF2BE0" w:rsidDel="009E7685">
                <w:rPr>
                  <w:rFonts w:ascii="Arial" w:hAnsi="Arial" w:cs="Arial"/>
                  <w:sz w:val="18"/>
                  <w:szCs w:val="18"/>
                  <w:lang w:eastAsia="ja-JP"/>
                </w:rPr>
                <w:lastRenderedPageBreak/>
                <w:delText xml:space="preserve">The PhosChemEE Project result in significant greenhouse gas emissions or may exacerbate climate change </w:delText>
              </w:r>
              <w:r w:rsidRPr="00DF2BE0" w:rsidDel="009E7685">
                <w:rPr>
                  <w:rFonts w:ascii="Arial" w:hAnsi="Arial" w:cs="Arial"/>
                  <w:sz w:val="18"/>
                  <w:szCs w:val="18"/>
                  <w:lang w:eastAsia="zh-CN"/>
                </w:rPr>
                <w:delText>due</w:delText>
              </w:r>
              <w:r w:rsidRPr="00DF2BE0" w:rsidDel="009E7685">
                <w:rPr>
                  <w:rFonts w:ascii="Arial" w:hAnsi="Arial" w:cs="Arial"/>
                  <w:sz w:val="18"/>
                  <w:szCs w:val="18"/>
                  <w:lang w:eastAsia="ja-JP"/>
                </w:rPr>
                <w:delText xml:space="preserve"> to massive </w:delText>
              </w:r>
              <w:r w:rsidRPr="00DF2BE0" w:rsidDel="009E7685">
                <w:rPr>
                  <w:rFonts w:ascii="Arial" w:hAnsi="Arial" w:cs="Arial"/>
                  <w:sz w:val="18"/>
                  <w:szCs w:val="18"/>
                  <w:lang w:eastAsia="ja-JP"/>
                </w:rPr>
                <w:lastRenderedPageBreak/>
                <w:delText xml:space="preserve">energy consumption in </w:delText>
              </w:r>
              <w:r w:rsidRPr="00DF2BE0" w:rsidDel="009E7685">
                <w:rPr>
                  <w:rFonts w:ascii="Arial" w:hAnsi="Arial" w:cs="Arial"/>
                  <w:sz w:val="18"/>
                  <w:szCs w:val="18"/>
                  <w:lang w:eastAsia="zh-CN"/>
                </w:rPr>
                <w:delText>phosrock mining and refining, and in phosphate chemicals production</w:delText>
              </w:r>
              <w:r w:rsidRPr="00DF2BE0" w:rsidDel="009E7685">
                <w:rPr>
                  <w:rFonts w:ascii="Arial" w:hAnsi="Arial" w:cs="Arial"/>
                  <w:sz w:val="18"/>
                  <w:szCs w:val="18"/>
                  <w:lang w:eastAsia="ja-JP"/>
                </w:rPr>
                <w:delText xml:space="preserve">.  </w:delText>
              </w:r>
            </w:del>
          </w:p>
          <w:p w14:paraId="703ECF12" w14:textId="7C53E8C9" w:rsidR="00F5335A" w:rsidRPr="00DF2BE0" w:rsidDel="009E7685" w:rsidRDefault="00795F6F">
            <w:pPr>
              <w:spacing w:after="0" w:line="240" w:lineRule="auto"/>
              <w:rPr>
                <w:del w:id="1247" w:author="Phatthamon Jantalae" w:date="2022-06-16T16:44:00Z"/>
                <w:rFonts w:ascii="Arial" w:hAnsi="Arial" w:cs="Arial"/>
                <w:sz w:val="18"/>
                <w:szCs w:val="18"/>
              </w:rPr>
            </w:pPr>
            <w:del w:id="1248" w:author="Phatthamon Jantalae" w:date="2022-06-16T16:44:00Z">
              <w:r w:rsidRPr="00DF2BE0" w:rsidDel="009E7685">
                <w:rPr>
                  <w:rFonts w:ascii="Arial" w:hAnsi="Arial" w:cs="Arial"/>
                  <w:sz w:val="18"/>
                  <w:szCs w:val="18"/>
                  <w:lang w:eastAsia="zh-CN"/>
                </w:rPr>
                <w:delText>Standard 2</w:delText>
              </w:r>
            </w:del>
          </w:p>
        </w:tc>
        <w:tc>
          <w:tcPr>
            <w:tcW w:w="1080" w:type="dxa"/>
            <w:gridSpan w:val="2"/>
          </w:tcPr>
          <w:p w14:paraId="349AD8DB" w14:textId="0A4BD2F8" w:rsidR="00F5335A" w:rsidRPr="00DF2BE0" w:rsidDel="009E7685" w:rsidRDefault="00795F6F">
            <w:pPr>
              <w:spacing w:after="0" w:line="240" w:lineRule="auto"/>
              <w:rPr>
                <w:del w:id="1249" w:author="Phatthamon Jantalae" w:date="2022-06-16T16:44:00Z"/>
                <w:rFonts w:ascii="Arial" w:hAnsi="Arial" w:cs="Arial"/>
                <w:sz w:val="18"/>
                <w:szCs w:val="18"/>
                <w:lang w:eastAsia="ja-JP"/>
              </w:rPr>
            </w:pPr>
            <w:del w:id="1250" w:author="Phatthamon Jantalae" w:date="2022-06-16T16:44:00Z">
              <w:r w:rsidRPr="00DF2BE0" w:rsidDel="009E7685">
                <w:rPr>
                  <w:rFonts w:ascii="Arial" w:hAnsi="Arial" w:cs="Arial"/>
                  <w:sz w:val="18"/>
                  <w:szCs w:val="18"/>
                  <w:lang w:eastAsia="ja-JP"/>
                </w:rPr>
                <w:lastRenderedPageBreak/>
                <w:delText>I = 4</w:delText>
              </w:r>
            </w:del>
          </w:p>
          <w:p w14:paraId="337E1204" w14:textId="222F6BBD" w:rsidR="00F5335A" w:rsidRPr="00DF2BE0" w:rsidDel="009E7685" w:rsidRDefault="00795F6F">
            <w:pPr>
              <w:spacing w:after="0" w:line="240" w:lineRule="auto"/>
              <w:rPr>
                <w:del w:id="1251" w:author="Phatthamon Jantalae" w:date="2022-06-16T16:44:00Z"/>
                <w:rFonts w:ascii="Arial" w:hAnsi="Arial" w:cs="Arial"/>
                <w:sz w:val="18"/>
                <w:szCs w:val="18"/>
                <w:lang w:eastAsia="ja-JP"/>
              </w:rPr>
            </w:pPr>
            <w:del w:id="1252" w:author="Phatthamon Jantalae" w:date="2022-06-16T16:44:00Z">
              <w:r w:rsidRPr="00DF2BE0" w:rsidDel="009E7685">
                <w:rPr>
                  <w:rFonts w:ascii="Arial" w:hAnsi="Arial" w:cs="Arial"/>
                  <w:sz w:val="18"/>
                  <w:szCs w:val="18"/>
                  <w:lang w:eastAsia="ja-JP"/>
                </w:rPr>
                <w:delText>L = 3</w:delText>
              </w:r>
            </w:del>
          </w:p>
        </w:tc>
        <w:tc>
          <w:tcPr>
            <w:tcW w:w="1350" w:type="dxa"/>
            <w:gridSpan w:val="2"/>
          </w:tcPr>
          <w:p w14:paraId="0685EFBC" w14:textId="3E6A9DA3" w:rsidR="00F5335A" w:rsidRPr="00DF2BE0" w:rsidDel="009E7685" w:rsidRDefault="00795F6F">
            <w:pPr>
              <w:spacing w:after="0" w:line="240" w:lineRule="auto"/>
              <w:rPr>
                <w:del w:id="1253" w:author="Phatthamon Jantalae" w:date="2022-06-16T16:44:00Z"/>
                <w:rFonts w:ascii="Arial" w:hAnsi="Arial" w:cs="Arial"/>
                <w:sz w:val="18"/>
                <w:szCs w:val="18"/>
                <w:lang w:eastAsia="ja-JP"/>
              </w:rPr>
            </w:pPr>
            <w:del w:id="1254" w:author="Phatthamon Jantalae" w:date="2022-06-16T16:44:00Z">
              <w:r w:rsidRPr="00DF2BE0" w:rsidDel="009E7685">
                <w:rPr>
                  <w:rFonts w:ascii="Arial" w:hAnsi="Arial" w:cs="Arial"/>
                  <w:sz w:val="18"/>
                  <w:szCs w:val="18"/>
                  <w:lang w:eastAsia="zh-CN"/>
                </w:rPr>
                <w:delText>Substantial</w:delText>
              </w:r>
            </w:del>
          </w:p>
        </w:tc>
        <w:tc>
          <w:tcPr>
            <w:tcW w:w="2835" w:type="dxa"/>
            <w:gridSpan w:val="2"/>
          </w:tcPr>
          <w:p w14:paraId="5B4AAF53" w14:textId="5EDCDAF9" w:rsidR="00F5335A" w:rsidRPr="00DF2BE0" w:rsidDel="009E7685" w:rsidRDefault="00795F6F">
            <w:pPr>
              <w:spacing w:after="0" w:line="240" w:lineRule="auto"/>
              <w:rPr>
                <w:del w:id="1255" w:author="Phatthamon Jantalae" w:date="2022-06-16T16:44:00Z"/>
                <w:rFonts w:ascii="Arial" w:eastAsia="MS Mincho" w:hAnsi="Arial" w:cs="Arial"/>
                <w:sz w:val="18"/>
                <w:szCs w:val="18"/>
                <w:lang w:eastAsia="ja-JP"/>
              </w:rPr>
            </w:pPr>
            <w:del w:id="1256" w:author="Phatthamon Jantalae" w:date="2022-06-16T16:44:00Z">
              <w:r w:rsidRPr="00DF2BE0" w:rsidDel="009E7685">
                <w:rPr>
                  <w:rFonts w:ascii="Arial" w:hAnsi="Arial" w:cs="Arial"/>
                  <w:sz w:val="18"/>
                  <w:szCs w:val="18"/>
                  <w:lang w:eastAsia="zh-CN"/>
                </w:rPr>
                <w:delText xml:space="preserve">Improving the efficiency of energy usage in phosrock mining and refining, and in phosphate chemicals production </w:delText>
              </w:r>
              <w:r w:rsidRPr="00DF2BE0" w:rsidDel="009E7685">
                <w:rPr>
                  <w:rFonts w:ascii="Arial" w:hAnsi="Arial" w:cs="Arial"/>
                  <w:sz w:val="18"/>
                  <w:szCs w:val="18"/>
                  <w:lang w:eastAsia="zh-CN"/>
                </w:rPr>
                <w:lastRenderedPageBreak/>
                <w:delText>will reduce energy consumption and reduce GHG emissions. Increased processing of phosphogypsum can be made energy efficient but will make use of extra energy that will bring about extra GHG emissions (unless the energy source is renewable).</w:delText>
              </w:r>
            </w:del>
          </w:p>
        </w:tc>
        <w:tc>
          <w:tcPr>
            <w:tcW w:w="4635" w:type="dxa"/>
            <w:gridSpan w:val="4"/>
          </w:tcPr>
          <w:p w14:paraId="5B34ED8D" w14:textId="1D429D25" w:rsidR="00F5335A" w:rsidRPr="00DF2BE0" w:rsidDel="009E7685" w:rsidRDefault="00795F6F">
            <w:pPr>
              <w:spacing w:after="0" w:line="240" w:lineRule="auto"/>
              <w:rPr>
                <w:del w:id="1257" w:author="Phatthamon Jantalae" w:date="2022-06-16T16:44:00Z"/>
                <w:rFonts w:ascii="Arial" w:hAnsi="Arial" w:cs="Arial"/>
                <w:sz w:val="18"/>
                <w:szCs w:val="18"/>
                <w:lang w:eastAsia="ja-JP"/>
              </w:rPr>
            </w:pPr>
            <w:del w:id="1258" w:author="Phatthamon Jantalae" w:date="2022-06-16T16:44:00Z">
              <w:r w:rsidRPr="00DF2BE0" w:rsidDel="009E7685">
                <w:rPr>
                  <w:rFonts w:ascii="Arial" w:hAnsi="Arial" w:cs="Arial"/>
                  <w:sz w:val="18"/>
                  <w:szCs w:val="18"/>
                  <w:lang w:eastAsia="ja-JP"/>
                </w:rPr>
                <w:lastRenderedPageBreak/>
                <w:delText>This risk will be included in the scope of the ESIAs/ESMPs, per the ESMF.</w:delText>
              </w:r>
            </w:del>
          </w:p>
          <w:p w14:paraId="188A115E" w14:textId="1F935D0D" w:rsidR="00F5335A" w:rsidRPr="00DF2BE0" w:rsidDel="009E7685" w:rsidRDefault="00F5335A">
            <w:pPr>
              <w:spacing w:after="0" w:line="240" w:lineRule="auto"/>
              <w:rPr>
                <w:del w:id="1259" w:author="Phatthamon Jantalae" w:date="2022-06-16T16:44:00Z"/>
                <w:rFonts w:ascii="Arial" w:hAnsi="Arial" w:cs="Arial"/>
                <w:sz w:val="18"/>
                <w:szCs w:val="18"/>
                <w:lang w:eastAsia="ja-JP"/>
              </w:rPr>
            </w:pPr>
          </w:p>
          <w:p w14:paraId="03C90025" w14:textId="0F2BA019" w:rsidR="00F5335A" w:rsidRPr="00DF2BE0" w:rsidDel="009E7685" w:rsidRDefault="00795F6F">
            <w:pPr>
              <w:spacing w:after="0" w:line="240" w:lineRule="auto"/>
              <w:rPr>
                <w:del w:id="1260" w:author="Phatthamon Jantalae" w:date="2022-06-16T16:44:00Z"/>
                <w:rFonts w:ascii="Arial" w:eastAsia="Yu Mincho" w:hAnsi="Arial" w:cs="Arial"/>
                <w:sz w:val="18"/>
                <w:szCs w:val="18"/>
                <w:lang w:eastAsia="ja-JP"/>
              </w:rPr>
            </w:pPr>
            <w:del w:id="1261" w:author="Phatthamon Jantalae" w:date="2022-06-16T16:44:00Z">
              <w:r w:rsidRPr="00DF2BE0" w:rsidDel="009E7685">
                <w:rPr>
                  <w:rFonts w:ascii="Arial" w:hAnsi="Arial" w:cs="Arial"/>
                  <w:sz w:val="18"/>
                  <w:szCs w:val="18"/>
                  <w:lang w:eastAsia="zh-CN"/>
                </w:rPr>
                <w:lastRenderedPageBreak/>
                <w:delText xml:space="preserve">LCA method will be conducted </w:delText>
              </w:r>
              <w:r w:rsidRPr="00DF2BE0" w:rsidDel="009E7685">
                <w:rPr>
                  <w:rFonts w:ascii="Arial" w:hAnsi="Arial" w:cs="Arial"/>
                  <w:sz w:val="18"/>
                  <w:szCs w:val="18"/>
                  <w:lang w:eastAsia="ja-JP"/>
                </w:rPr>
                <w:delText>before project construction during the design of the demonstrations</w:delText>
              </w:r>
              <w:r w:rsidRPr="00DF2BE0" w:rsidDel="009E7685">
                <w:rPr>
                  <w:rFonts w:ascii="Arial" w:hAnsi="Arial" w:cs="Arial"/>
                  <w:sz w:val="18"/>
                  <w:szCs w:val="18"/>
                  <w:lang w:eastAsia="zh-CN"/>
                </w:rPr>
                <w:delText xml:space="preserve"> to i</w:delText>
              </w:r>
              <w:r w:rsidRPr="00DF2BE0" w:rsidDel="009E7685">
                <w:rPr>
                  <w:rFonts w:ascii="Arial" w:eastAsia="Yu Mincho" w:hAnsi="Arial" w:cs="Arial"/>
                  <w:sz w:val="18"/>
                  <w:szCs w:val="18"/>
                  <w:lang w:eastAsia="ja-JP"/>
                </w:rPr>
                <w:delText>dentify potential project-related increases in GHG emissions that may exacerbate climate change. And then the potential sources of emissions related to project activities will be estimated to form a baseline for developing measures to reduce such emissions.</w:delText>
              </w:r>
            </w:del>
          </w:p>
          <w:p w14:paraId="5117395F" w14:textId="17A99748" w:rsidR="00F5335A" w:rsidRPr="00DF2BE0" w:rsidDel="009E7685" w:rsidRDefault="00F5335A">
            <w:pPr>
              <w:spacing w:after="0" w:line="240" w:lineRule="auto"/>
              <w:rPr>
                <w:del w:id="1262" w:author="Phatthamon Jantalae" w:date="2022-06-16T16:44:00Z"/>
                <w:rFonts w:ascii="Arial" w:eastAsia="Yu Mincho" w:hAnsi="Arial" w:cs="Arial"/>
                <w:sz w:val="18"/>
                <w:szCs w:val="18"/>
                <w:lang w:eastAsia="ja-JP"/>
              </w:rPr>
            </w:pPr>
          </w:p>
          <w:p w14:paraId="0300D89E" w14:textId="26EC259F" w:rsidR="00F5335A" w:rsidRPr="00DF2BE0" w:rsidDel="009E7685" w:rsidRDefault="00795F6F">
            <w:pPr>
              <w:spacing w:after="0" w:line="240" w:lineRule="auto"/>
              <w:rPr>
                <w:del w:id="1263" w:author="Phatthamon Jantalae" w:date="2022-06-16T16:44:00Z"/>
                <w:rFonts w:ascii="Arial" w:hAnsi="Arial" w:cs="Arial"/>
                <w:sz w:val="18"/>
                <w:szCs w:val="18"/>
                <w:lang w:eastAsia="zh-CN"/>
              </w:rPr>
            </w:pPr>
            <w:del w:id="1264" w:author="Phatthamon Jantalae" w:date="2022-06-16T16:44:00Z">
              <w:r w:rsidRPr="00DF2BE0" w:rsidDel="009E7685">
                <w:rPr>
                  <w:rFonts w:ascii="Arial" w:hAnsi="Arial" w:cs="Arial"/>
                  <w:sz w:val="18"/>
                  <w:szCs w:val="18"/>
                  <w:lang w:eastAsia="zh-CN"/>
                </w:rPr>
                <w:delText xml:space="preserve">The </w:delText>
              </w:r>
              <w:r w:rsidRPr="00DF2BE0" w:rsidDel="009E7685">
                <w:rPr>
                  <w:rFonts w:ascii="Arial" w:hAnsi="Arial" w:cs="Arial"/>
                  <w:sz w:val="18"/>
                  <w:szCs w:val="18"/>
                  <w:lang w:eastAsia="ja-JP"/>
                </w:rPr>
                <w:delText xml:space="preserve">PhosChemEE Project aims to </w:delText>
              </w:r>
              <w:r w:rsidRPr="00DF2BE0" w:rsidDel="009E7685">
                <w:rPr>
                  <w:rFonts w:ascii="Arial" w:eastAsia="Yu Mincho" w:hAnsi="Arial" w:cs="Arial"/>
                  <w:sz w:val="18"/>
                  <w:szCs w:val="18"/>
                  <w:lang w:eastAsia="ja-JP"/>
                </w:rPr>
                <w:delText xml:space="preserve">enable the extensive application of low carbon and energy-efficient technologies in the phosphate chemicals industry in China. To mitigate the potential increment of GHG emissions, the demos will apply these three solutions. The demos will promote the new, advanced and energy-efficient technologies, which will directly reduce emissions in phosphate ore processing and phosphorus chemical production. The </w:delText>
              </w:r>
              <w:r w:rsidRPr="00DF2BE0" w:rsidDel="009E7685">
                <w:rPr>
                  <w:rFonts w:ascii="Arial" w:hAnsi="Arial" w:cs="Arial"/>
                  <w:sz w:val="18"/>
                  <w:szCs w:val="18"/>
                  <w:lang w:eastAsia="zh-CN"/>
                </w:rPr>
                <w:delText>demos will follow the principle of circular economy, including avoiding waste discharge, promoting the recycling and reusing of waste. Such measures will reduce the indirect emissions from intermediate material production and waste management. Additionally, GHG emissions of demos will be tracked and reported in accordance with provisions of the UNFCCC and GHG minimization measures are implemented.</w:delText>
              </w:r>
            </w:del>
          </w:p>
        </w:tc>
      </w:tr>
      <w:tr w:rsidR="00F5335A" w:rsidRPr="00DF2BE0" w:rsidDel="009E7685" w14:paraId="06B2E9CA" w14:textId="07EA7190">
        <w:trPr>
          <w:trHeight w:val="48"/>
          <w:del w:id="1265" w:author="Phatthamon Jantalae" w:date="2022-06-16T16:44:00Z"/>
        </w:trPr>
        <w:tc>
          <w:tcPr>
            <w:tcW w:w="3240" w:type="dxa"/>
            <w:vMerge w:val="restart"/>
          </w:tcPr>
          <w:p w14:paraId="006ADF31" w14:textId="6AD90BE0" w:rsidR="00F5335A" w:rsidRPr="00DF2BE0" w:rsidDel="009E7685" w:rsidRDefault="00F5335A">
            <w:pPr>
              <w:spacing w:after="0" w:line="240" w:lineRule="auto"/>
              <w:rPr>
                <w:del w:id="1266" w:author="Phatthamon Jantalae" w:date="2022-06-16T16:44:00Z"/>
                <w:rFonts w:ascii="Arial" w:hAnsi="Arial" w:cs="Arial"/>
                <w:b/>
                <w:sz w:val="18"/>
                <w:szCs w:val="18"/>
                <w:lang w:eastAsia="zh-CN"/>
              </w:rPr>
            </w:pPr>
          </w:p>
        </w:tc>
        <w:tc>
          <w:tcPr>
            <w:tcW w:w="9900" w:type="dxa"/>
            <w:gridSpan w:val="10"/>
            <w:shd w:val="clear" w:color="auto" w:fill="0F243E"/>
          </w:tcPr>
          <w:p w14:paraId="1F010F41" w14:textId="36878447" w:rsidR="00F5335A" w:rsidRPr="00DF2BE0" w:rsidDel="009E7685" w:rsidRDefault="00795F6F">
            <w:pPr>
              <w:spacing w:after="0" w:line="240" w:lineRule="auto"/>
              <w:rPr>
                <w:del w:id="1267" w:author="Phatthamon Jantalae" w:date="2022-06-16T16:44:00Z"/>
                <w:rFonts w:ascii="Arial" w:hAnsi="Arial" w:cs="Arial"/>
                <w:b/>
                <w:sz w:val="18"/>
                <w:szCs w:val="18"/>
              </w:rPr>
            </w:pPr>
            <w:del w:id="1268" w:author="Phatthamon Jantalae" w:date="2022-06-16T16:44:00Z">
              <w:r w:rsidRPr="00DF2BE0" w:rsidDel="009E7685">
                <w:rPr>
                  <w:rFonts w:ascii="Arial" w:hAnsi="Arial" w:cs="Arial"/>
                  <w:b/>
                  <w:sz w:val="18"/>
                  <w:szCs w:val="18"/>
                </w:rPr>
                <w:delText xml:space="preserve">QUESTION 4: What is the overall project risk categorization? </w:delText>
              </w:r>
            </w:del>
          </w:p>
        </w:tc>
      </w:tr>
      <w:tr w:rsidR="00F5335A" w:rsidRPr="00DF2BE0" w:rsidDel="009E7685" w14:paraId="66B2F5AD" w14:textId="63C1B38F">
        <w:trPr>
          <w:trHeight w:val="125"/>
          <w:del w:id="1269" w:author="Phatthamon Jantalae" w:date="2022-06-16T16:44:00Z"/>
        </w:trPr>
        <w:tc>
          <w:tcPr>
            <w:tcW w:w="3240" w:type="dxa"/>
            <w:vMerge/>
          </w:tcPr>
          <w:p w14:paraId="18BF99B4" w14:textId="481345A7" w:rsidR="00F5335A" w:rsidRPr="00DF2BE0" w:rsidDel="009E7685" w:rsidRDefault="00F5335A">
            <w:pPr>
              <w:spacing w:after="0" w:line="240" w:lineRule="auto"/>
              <w:rPr>
                <w:del w:id="1270" w:author="Phatthamon Jantalae" w:date="2022-06-16T16:44:00Z"/>
                <w:rFonts w:ascii="Arial" w:hAnsi="Arial" w:cs="Arial"/>
                <w:sz w:val="18"/>
                <w:szCs w:val="18"/>
                <w:u w:val="single"/>
              </w:rPr>
            </w:pPr>
          </w:p>
        </w:tc>
        <w:tc>
          <w:tcPr>
            <w:tcW w:w="9900" w:type="dxa"/>
            <w:gridSpan w:val="10"/>
          </w:tcPr>
          <w:p w14:paraId="097849C6" w14:textId="2663F52E" w:rsidR="00F5335A" w:rsidRPr="00DF2BE0" w:rsidDel="009E7685" w:rsidRDefault="00F5335A">
            <w:pPr>
              <w:spacing w:after="0" w:line="240" w:lineRule="auto"/>
              <w:jc w:val="center"/>
              <w:rPr>
                <w:del w:id="1271" w:author="Phatthamon Jantalae" w:date="2022-06-16T16:44:00Z"/>
                <w:rFonts w:ascii="Arial" w:hAnsi="Arial" w:cs="Arial"/>
                <w:b/>
                <w:sz w:val="18"/>
                <w:szCs w:val="18"/>
              </w:rPr>
            </w:pPr>
          </w:p>
        </w:tc>
      </w:tr>
      <w:tr w:rsidR="00F5335A" w:rsidRPr="00DF2BE0" w:rsidDel="009E7685" w14:paraId="691F2F78" w14:textId="44A55347">
        <w:trPr>
          <w:trHeight w:val="48"/>
          <w:del w:id="1272" w:author="Phatthamon Jantalae" w:date="2022-06-16T16:44:00Z"/>
        </w:trPr>
        <w:tc>
          <w:tcPr>
            <w:tcW w:w="3240" w:type="dxa"/>
            <w:vMerge/>
          </w:tcPr>
          <w:p w14:paraId="7A87CDA4" w14:textId="19126A97" w:rsidR="00F5335A" w:rsidRPr="00DF2BE0" w:rsidDel="009E7685" w:rsidRDefault="00F5335A">
            <w:pPr>
              <w:spacing w:after="0" w:line="240" w:lineRule="auto"/>
              <w:rPr>
                <w:del w:id="1273" w:author="Phatthamon Jantalae" w:date="2022-06-16T16:44:00Z"/>
                <w:rFonts w:ascii="Arial" w:hAnsi="Arial" w:cs="Arial"/>
                <w:sz w:val="18"/>
                <w:szCs w:val="18"/>
              </w:rPr>
            </w:pPr>
          </w:p>
        </w:tc>
        <w:tc>
          <w:tcPr>
            <w:tcW w:w="4668" w:type="dxa"/>
            <w:gridSpan w:val="5"/>
            <w:shd w:val="clear" w:color="auto" w:fill="auto"/>
          </w:tcPr>
          <w:p w14:paraId="46E9025E" w14:textId="142100EA" w:rsidR="00F5335A" w:rsidRPr="00DF2BE0" w:rsidDel="009E7685" w:rsidRDefault="00795F6F">
            <w:pPr>
              <w:spacing w:after="0" w:line="240" w:lineRule="auto"/>
              <w:jc w:val="right"/>
              <w:rPr>
                <w:del w:id="1274" w:author="Phatthamon Jantalae" w:date="2022-06-16T16:44:00Z"/>
                <w:rFonts w:ascii="Arial" w:hAnsi="Arial" w:cs="Arial"/>
                <w:b/>
                <w:i/>
                <w:sz w:val="18"/>
                <w:szCs w:val="18"/>
              </w:rPr>
            </w:pPr>
            <w:del w:id="1275" w:author="Phatthamon Jantalae" w:date="2022-06-16T16:44:00Z">
              <w:r w:rsidRPr="00DF2BE0" w:rsidDel="009E7685">
                <w:rPr>
                  <w:rFonts w:ascii="Arial" w:hAnsi="Arial" w:cs="Arial"/>
                  <w:b/>
                  <w:i/>
                  <w:sz w:val="18"/>
                  <w:szCs w:val="18"/>
                </w:rPr>
                <w:delText>Low Risk</w:delText>
              </w:r>
            </w:del>
          </w:p>
        </w:tc>
        <w:tc>
          <w:tcPr>
            <w:tcW w:w="597" w:type="dxa"/>
          </w:tcPr>
          <w:p w14:paraId="740C984D" w14:textId="3F520582" w:rsidR="00F5335A" w:rsidRPr="00DF2BE0" w:rsidDel="009E7685" w:rsidRDefault="00795F6F">
            <w:pPr>
              <w:spacing w:after="0" w:line="240" w:lineRule="auto"/>
              <w:ind w:left="-2230" w:firstLine="2230"/>
              <w:rPr>
                <w:del w:id="1276" w:author="Phatthamon Jantalae" w:date="2022-06-16T16:44:00Z"/>
                <w:rFonts w:ascii="Arial" w:hAnsi="Arial" w:cs="Arial"/>
                <w:b/>
                <w:sz w:val="18"/>
                <w:szCs w:val="18"/>
              </w:rPr>
            </w:pPr>
            <w:del w:id="1277" w:author="Phatthamon Jantalae" w:date="2022-06-16T16:44:00Z">
              <w:r w:rsidRPr="00DF2BE0" w:rsidDel="009E7685">
                <w:rPr>
                  <w:rFonts w:ascii="Segoe UI Symbol" w:hAnsi="Segoe UI Symbol" w:cs="Segoe UI Symbol"/>
                  <w:b/>
                  <w:sz w:val="18"/>
                  <w:szCs w:val="18"/>
                </w:rPr>
                <w:delText>☐</w:delText>
              </w:r>
            </w:del>
          </w:p>
        </w:tc>
        <w:tc>
          <w:tcPr>
            <w:tcW w:w="4635" w:type="dxa"/>
            <w:gridSpan w:val="4"/>
          </w:tcPr>
          <w:p w14:paraId="223BBF1B" w14:textId="48AA344D" w:rsidR="00F5335A" w:rsidRPr="00DF2BE0" w:rsidDel="009E7685" w:rsidRDefault="00F5335A">
            <w:pPr>
              <w:spacing w:after="0" w:line="240" w:lineRule="auto"/>
              <w:rPr>
                <w:del w:id="1278" w:author="Phatthamon Jantalae" w:date="2022-06-16T16:44:00Z"/>
                <w:rFonts w:ascii="Arial" w:hAnsi="Arial" w:cs="Arial"/>
                <w:b/>
                <w:sz w:val="18"/>
                <w:szCs w:val="18"/>
              </w:rPr>
            </w:pPr>
          </w:p>
        </w:tc>
      </w:tr>
      <w:tr w:rsidR="00F5335A" w:rsidRPr="00DF2BE0" w:rsidDel="009E7685" w14:paraId="178EB804" w14:textId="1106B1B6">
        <w:trPr>
          <w:trHeight w:val="48"/>
          <w:del w:id="1279" w:author="Phatthamon Jantalae" w:date="2022-06-16T16:44:00Z"/>
        </w:trPr>
        <w:tc>
          <w:tcPr>
            <w:tcW w:w="3240" w:type="dxa"/>
            <w:vMerge/>
          </w:tcPr>
          <w:p w14:paraId="6C6D056D" w14:textId="15789473" w:rsidR="00F5335A" w:rsidRPr="00DF2BE0" w:rsidDel="009E7685" w:rsidRDefault="00F5335A">
            <w:pPr>
              <w:spacing w:after="0" w:line="240" w:lineRule="auto"/>
              <w:rPr>
                <w:del w:id="1280" w:author="Phatthamon Jantalae" w:date="2022-06-16T16:44:00Z"/>
                <w:rFonts w:ascii="Arial" w:hAnsi="Arial" w:cs="Arial"/>
                <w:sz w:val="18"/>
                <w:szCs w:val="18"/>
              </w:rPr>
            </w:pPr>
          </w:p>
        </w:tc>
        <w:tc>
          <w:tcPr>
            <w:tcW w:w="4668" w:type="dxa"/>
            <w:gridSpan w:val="5"/>
            <w:shd w:val="clear" w:color="auto" w:fill="auto"/>
          </w:tcPr>
          <w:p w14:paraId="2D7629F3" w14:textId="368E11B0" w:rsidR="00F5335A" w:rsidRPr="00DF2BE0" w:rsidDel="009E7685" w:rsidRDefault="00795F6F">
            <w:pPr>
              <w:spacing w:after="0" w:line="240" w:lineRule="auto"/>
              <w:jc w:val="right"/>
              <w:rPr>
                <w:del w:id="1281" w:author="Phatthamon Jantalae" w:date="2022-06-16T16:44:00Z"/>
                <w:rFonts w:ascii="Arial" w:hAnsi="Arial" w:cs="Arial"/>
                <w:b/>
                <w:i/>
                <w:sz w:val="18"/>
                <w:szCs w:val="18"/>
              </w:rPr>
            </w:pPr>
            <w:del w:id="1282" w:author="Phatthamon Jantalae" w:date="2022-06-16T16:44:00Z">
              <w:r w:rsidRPr="00DF2BE0" w:rsidDel="009E7685">
                <w:rPr>
                  <w:rFonts w:ascii="Arial" w:hAnsi="Arial" w:cs="Arial"/>
                  <w:b/>
                  <w:i/>
                  <w:sz w:val="18"/>
                  <w:szCs w:val="18"/>
                </w:rPr>
                <w:delText>Moderate Risk</w:delText>
              </w:r>
            </w:del>
          </w:p>
        </w:tc>
        <w:tc>
          <w:tcPr>
            <w:tcW w:w="597" w:type="dxa"/>
          </w:tcPr>
          <w:p w14:paraId="293412CA" w14:textId="2F9A2D41" w:rsidR="00F5335A" w:rsidRPr="00DF2BE0" w:rsidDel="009E7685" w:rsidRDefault="00795F6F">
            <w:pPr>
              <w:spacing w:after="0" w:line="240" w:lineRule="auto"/>
              <w:ind w:left="-2230" w:firstLine="2230"/>
              <w:rPr>
                <w:del w:id="1283" w:author="Phatthamon Jantalae" w:date="2022-06-16T16:44:00Z"/>
                <w:rFonts w:ascii="Arial" w:hAnsi="Arial" w:cs="Arial"/>
                <w:b/>
                <w:sz w:val="18"/>
                <w:szCs w:val="18"/>
              </w:rPr>
            </w:pPr>
            <w:del w:id="1284" w:author="Phatthamon Jantalae" w:date="2022-06-16T16:44:00Z">
              <w:r w:rsidRPr="00DF2BE0" w:rsidDel="009E7685">
                <w:rPr>
                  <w:rFonts w:ascii="Segoe UI Symbol" w:hAnsi="Segoe UI Symbol" w:cs="Segoe UI Symbol"/>
                  <w:b/>
                  <w:sz w:val="18"/>
                  <w:szCs w:val="18"/>
                </w:rPr>
                <w:delText>☐</w:delText>
              </w:r>
            </w:del>
          </w:p>
        </w:tc>
        <w:tc>
          <w:tcPr>
            <w:tcW w:w="4635" w:type="dxa"/>
            <w:gridSpan w:val="4"/>
          </w:tcPr>
          <w:p w14:paraId="4DC19C1C" w14:textId="48C6E331" w:rsidR="00F5335A" w:rsidRPr="00DF2BE0" w:rsidDel="009E7685" w:rsidRDefault="00F5335A">
            <w:pPr>
              <w:spacing w:after="0" w:line="240" w:lineRule="auto"/>
              <w:rPr>
                <w:del w:id="1285" w:author="Phatthamon Jantalae" w:date="2022-06-16T16:44:00Z"/>
                <w:rFonts w:ascii="Arial" w:hAnsi="Arial" w:cs="Arial"/>
                <w:sz w:val="18"/>
                <w:szCs w:val="18"/>
              </w:rPr>
            </w:pPr>
          </w:p>
        </w:tc>
      </w:tr>
      <w:tr w:rsidR="00F5335A" w:rsidRPr="00DF2BE0" w:rsidDel="009E7685" w14:paraId="50A883C8" w14:textId="5DEF5A8E">
        <w:trPr>
          <w:trHeight w:val="48"/>
          <w:del w:id="1286" w:author="Phatthamon Jantalae" w:date="2022-06-16T16:44:00Z"/>
        </w:trPr>
        <w:tc>
          <w:tcPr>
            <w:tcW w:w="3240" w:type="dxa"/>
            <w:vMerge/>
          </w:tcPr>
          <w:p w14:paraId="59361CC3" w14:textId="48DC3D9A" w:rsidR="00F5335A" w:rsidRPr="00DF2BE0" w:rsidDel="009E7685" w:rsidRDefault="00F5335A">
            <w:pPr>
              <w:spacing w:after="0" w:line="240" w:lineRule="auto"/>
              <w:rPr>
                <w:del w:id="1287" w:author="Phatthamon Jantalae" w:date="2022-06-16T16:44:00Z"/>
                <w:rFonts w:ascii="Arial" w:hAnsi="Arial" w:cs="Arial"/>
                <w:sz w:val="18"/>
                <w:szCs w:val="18"/>
              </w:rPr>
            </w:pPr>
          </w:p>
        </w:tc>
        <w:tc>
          <w:tcPr>
            <w:tcW w:w="4668" w:type="dxa"/>
            <w:gridSpan w:val="5"/>
            <w:shd w:val="clear" w:color="auto" w:fill="auto"/>
          </w:tcPr>
          <w:p w14:paraId="0BFA3E3C" w14:textId="1D4C8F57" w:rsidR="00F5335A" w:rsidRPr="00DF2BE0" w:rsidDel="009E7685" w:rsidRDefault="00795F6F">
            <w:pPr>
              <w:spacing w:after="0" w:line="240" w:lineRule="auto"/>
              <w:jc w:val="right"/>
              <w:rPr>
                <w:del w:id="1288" w:author="Phatthamon Jantalae" w:date="2022-06-16T16:44:00Z"/>
                <w:rFonts w:ascii="Arial" w:hAnsi="Arial" w:cs="Arial"/>
                <w:b/>
                <w:i/>
                <w:sz w:val="18"/>
                <w:szCs w:val="18"/>
              </w:rPr>
            </w:pPr>
            <w:del w:id="1289" w:author="Phatthamon Jantalae" w:date="2022-06-16T16:44:00Z">
              <w:r w:rsidRPr="00DF2BE0" w:rsidDel="009E7685">
                <w:rPr>
                  <w:rFonts w:ascii="Arial" w:hAnsi="Arial" w:cs="Arial"/>
                  <w:b/>
                  <w:i/>
                  <w:sz w:val="18"/>
                  <w:szCs w:val="18"/>
                </w:rPr>
                <w:delText>Substantial Risk</w:delText>
              </w:r>
            </w:del>
          </w:p>
        </w:tc>
        <w:tc>
          <w:tcPr>
            <w:tcW w:w="597" w:type="dxa"/>
          </w:tcPr>
          <w:p w14:paraId="1A322BA9" w14:textId="002C2484" w:rsidR="00F5335A" w:rsidRPr="00DF2BE0" w:rsidDel="009E7685" w:rsidRDefault="00795F6F">
            <w:pPr>
              <w:spacing w:after="0" w:line="240" w:lineRule="auto"/>
              <w:ind w:left="-2230" w:firstLine="2230"/>
              <w:rPr>
                <w:del w:id="1290" w:author="Phatthamon Jantalae" w:date="2022-06-16T16:44:00Z"/>
                <w:rFonts w:ascii="Arial" w:hAnsi="Arial" w:cs="Arial"/>
                <w:b/>
                <w:sz w:val="18"/>
                <w:szCs w:val="18"/>
              </w:rPr>
            </w:pPr>
            <w:del w:id="1291" w:author="Phatthamon Jantalae" w:date="2022-06-16T16:44:00Z">
              <w:r w:rsidRPr="00DF2BE0" w:rsidDel="009E7685">
                <w:rPr>
                  <w:rFonts w:ascii="Segoe UI Symbol" w:hAnsi="Segoe UI Symbol" w:cs="Segoe UI Symbol"/>
                  <w:b/>
                  <w:sz w:val="18"/>
                  <w:szCs w:val="18"/>
                </w:rPr>
                <w:delText>☐</w:delText>
              </w:r>
            </w:del>
          </w:p>
        </w:tc>
        <w:tc>
          <w:tcPr>
            <w:tcW w:w="4635" w:type="dxa"/>
            <w:gridSpan w:val="4"/>
          </w:tcPr>
          <w:p w14:paraId="11C1BE26" w14:textId="388192F4" w:rsidR="00F5335A" w:rsidRPr="00DF2BE0" w:rsidDel="009E7685" w:rsidRDefault="00F5335A">
            <w:pPr>
              <w:spacing w:after="0" w:line="240" w:lineRule="auto"/>
              <w:rPr>
                <w:del w:id="1292" w:author="Phatthamon Jantalae" w:date="2022-06-16T16:44:00Z"/>
                <w:rFonts w:ascii="Arial" w:hAnsi="Arial" w:cs="Arial"/>
                <w:b/>
                <w:sz w:val="18"/>
                <w:szCs w:val="18"/>
              </w:rPr>
            </w:pPr>
          </w:p>
        </w:tc>
      </w:tr>
      <w:tr w:rsidR="00F5335A" w:rsidRPr="00DF2BE0" w:rsidDel="009E7685" w14:paraId="659F9D11" w14:textId="7BD16E92">
        <w:trPr>
          <w:del w:id="1293" w:author="Phatthamon Jantalae" w:date="2022-06-16T16:44:00Z"/>
        </w:trPr>
        <w:tc>
          <w:tcPr>
            <w:tcW w:w="3240" w:type="dxa"/>
            <w:vMerge/>
          </w:tcPr>
          <w:p w14:paraId="6BD47089" w14:textId="4271DF7D" w:rsidR="00F5335A" w:rsidRPr="00DF2BE0" w:rsidDel="009E7685" w:rsidRDefault="00F5335A">
            <w:pPr>
              <w:spacing w:after="0" w:line="240" w:lineRule="auto"/>
              <w:rPr>
                <w:del w:id="1294" w:author="Phatthamon Jantalae" w:date="2022-06-16T16:44:00Z"/>
                <w:rFonts w:ascii="Arial" w:hAnsi="Arial" w:cs="Arial"/>
                <w:sz w:val="18"/>
                <w:szCs w:val="18"/>
              </w:rPr>
            </w:pPr>
          </w:p>
        </w:tc>
        <w:tc>
          <w:tcPr>
            <w:tcW w:w="4668" w:type="dxa"/>
            <w:gridSpan w:val="5"/>
            <w:shd w:val="clear" w:color="auto" w:fill="auto"/>
          </w:tcPr>
          <w:p w14:paraId="4FEE32A7" w14:textId="43E69EDA" w:rsidR="00F5335A" w:rsidRPr="00DF2BE0" w:rsidDel="009E7685" w:rsidRDefault="00795F6F">
            <w:pPr>
              <w:spacing w:after="0" w:line="240" w:lineRule="auto"/>
              <w:jc w:val="right"/>
              <w:rPr>
                <w:del w:id="1295" w:author="Phatthamon Jantalae" w:date="2022-06-16T16:44:00Z"/>
                <w:rFonts w:ascii="Arial" w:hAnsi="Arial" w:cs="Arial"/>
                <w:b/>
                <w:i/>
                <w:sz w:val="18"/>
                <w:szCs w:val="18"/>
              </w:rPr>
            </w:pPr>
            <w:del w:id="1296" w:author="Phatthamon Jantalae" w:date="2022-06-16T16:44:00Z">
              <w:r w:rsidRPr="00DF2BE0" w:rsidDel="009E7685">
                <w:rPr>
                  <w:rFonts w:ascii="Arial" w:hAnsi="Arial" w:cs="Arial"/>
                  <w:b/>
                  <w:i/>
                  <w:sz w:val="18"/>
                  <w:szCs w:val="18"/>
                </w:rPr>
                <w:delText>High Risk</w:delText>
              </w:r>
            </w:del>
          </w:p>
        </w:tc>
        <w:tc>
          <w:tcPr>
            <w:tcW w:w="597" w:type="dxa"/>
          </w:tcPr>
          <w:p w14:paraId="001A0651" w14:textId="329A3818" w:rsidR="00F5335A" w:rsidRPr="00DF2BE0" w:rsidDel="009E7685" w:rsidRDefault="00795F6F">
            <w:pPr>
              <w:spacing w:after="0" w:line="240" w:lineRule="auto"/>
              <w:ind w:left="-2230" w:firstLine="2230"/>
              <w:rPr>
                <w:del w:id="1297" w:author="Phatthamon Jantalae" w:date="2022-06-16T16:44:00Z"/>
                <w:rFonts w:ascii="Arial" w:hAnsi="Arial" w:cs="Arial"/>
                <w:b/>
                <w:sz w:val="18"/>
                <w:szCs w:val="18"/>
              </w:rPr>
            </w:pPr>
            <w:del w:id="1298"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0170F625" w14:textId="3204C39F" w:rsidR="00F5335A" w:rsidRPr="00DF2BE0" w:rsidDel="009E7685" w:rsidRDefault="00795F6F">
            <w:pPr>
              <w:spacing w:after="0" w:line="240" w:lineRule="auto"/>
              <w:rPr>
                <w:del w:id="1299" w:author="Phatthamon Jantalae" w:date="2022-06-16T16:44:00Z"/>
                <w:rFonts w:ascii="Arial" w:hAnsi="Arial" w:cs="Arial"/>
                <w:b/>
                <w:sz w:val="18"/>
                <w:szCs w:val="18"/>
              </w:rPr>
            </w:pPr>
            <w:del w:id="1300" w:author="Phatthamon Jantalae" w:date="2022-06-16T16:44:00Z">
              <w:r w:rsidRPr="00DF2BE0" w:rsidDel="009E7685">
                <w:rPr>
                  <w:rFonts w:ascii="Arial" w:hAnsi="Arial" w:cs="Arial"/>
                  <w:sz w:val="18"/>
                  <w:szCs w:val="18"/>
                </w:rPr>
                <w:delText xml:space="preserve">The overall risk is </w:delText>
              </w:r>
              <w:r w:rsidRPr="00DF2BE0" w:rsidDel="009E7685">
                <w:rPr>
                  <w:rFonts w:ascii="Arial" w:hAnsi="Arial" w:cs="Arial"/>
                  <w:sz w:val="18"/>
                  <w:szCs w:val="18"/>
                  <w:lang w:eastAsia="zh-CN"/>
                </w:rPr>
                <w:delText>High</w:delText>
              </w:r>
              <w:r w:rsidRPr="00DF2BE0" w:rsidDel="009E7685">
                <w:rPr>
                  <w:rFonts w:ascii="Arial" w:hAnsi="Arial" w:cs="Arial"/>
                  <w:sz w:val="18"/>
                  <w:szCs w:val="18"/>
                </w:rPr>
                <w:delText>. An ESMF has been prepared during the PPG stage to ensure that the necessary steps are taken to manage the site-specific risks during implementation (during which site-specific assessments and management plans will be required).</w:delText>
              </w:r>
            </w:del>
          </w:p>
        </w:tc>
      </w:tr>
      <w:tr w:rsidR="00F5335A" w:rsidRPr="00DF2BE0" w:rsidDel="009E7685" w14:paraId="0707C9E9" w14:textId="41336DE0">
        <w:trPr>
          <w:trHeight w:val="48"/>
          <w:del w:id="1301" w:author="Phatthamon Jantalae" w:date="2022-06-16T16:44:00Z"/>
        </w:trPr>
        <w:tc>
          <w:tcPr>
            <w:tcW w:w="3240" w:type="dxa"/>
            <w:vMerge w:val="restart"/>
            <w:shd w:val="clear" w:color="auto" w:fill="FFFFFF"/>
          </w:tcPr>
          <w:p w14:paraId="37598329" w14:textId="0843BFF0" w:rsidR="00F5335A" w:rsidRPr="00DF2BE0" w:rsidDel="009E7685" w:rsidRDefault="00795F6F">
            <w:pPr>
              <w:spacing w:after="0" w:line="240" w:lineRule="auto"/>
              <w:ind w:hanging="18"/>
              <w:rPr>
                <w:del w:id="1302" w:author="Phatthamon Jantalae" w:date="2022-06-16T16:44:00Z"/>
                <w:rFonts w:ascii="Arial" w:hAnsi="Arial" w:cs="Arial"/>
                <w:b/>
                <w:sz w:val="18"/>
                <w:szCs w:val="18"/>
              </w:rPr>
            </w:pPr>
            <w:del w:id="1303" w:author="Phatthamon Jantalae" w:date="2022-06-16T16:44:00Z">
              <w:r w:rsidRPr="00DF2BE0" w:rsidDel="009E7685">
                <w:rPr>
                  <w:rFonts w:ascii="Arial" w:hAnsi="Arial" w:cs="Arial"/>
                  <w:b/>
                  <w:sz w:val="18"/>
                  <w:szCs w:val="18"/>
                </w:rPr>
                <w:delText xml:space="preserve"> </w:delText>
              </w:r>
            </w:del>
          </w:p>
        </w:tc>
        <w:tc>
          <w:tcPr>
            <w:tcW w:w="9900" w:type="dxa"/>
            <w:gridSpan w:val="10"/>
            <w:shd w:val="clear" w:color="auto" w:fill="0F243E"/>
            <w:vAlign w:val="center"/>
          </w:tcPr>
          <w:p w14:paraId="00097CDD" w14:textId="70EFF914" w:rsidR="00F5335A" w:rsidRPr="00DF2BE0" w:rsidDel="009E7685" w:rsidRDefault="00795F6F">
            <w:pPr>
              <w:tabs>
                <w:tab w:val="left" w:pos="360"/>
              </w:tabs>
              <w:spacing w:after="0" w:line="240" w:lineRule="auto"/>
              <w:jc w:val="center"/>
              <w:rPr>
                <w:del w:id="1304" w:author="Phatthamon Jantalae" w:date="2022-06-16T16:44:00Z"/>
                <w:rFonts w:ascii="Arial" w:hAnsi="Arial" w:cs="Arial"/>
                <w:b/>
                <w:sz w:val="18"/>
                <w:szCs w:val="18"/>
              </w:rPr>
            </w:pPr>
            <w:del w:id="1305" w:author="Phatthamon Jantalae" w:date="2022-06-16T16:44:00Z">
              <w:r w:rsidRPr="00DF2BE0" w:rsidDel="009E7685">
                <w:rPr>
                  <w:rFonts w:ascii="Arial" w:hAnsi="Arial" w:cs="Arial"/>
                  <w:b/>
                  <w:sz w:val="18"/>
                  <w:szCs w:val="18"/>
                </w:rPr>
                <w:delText>QUESTION 5: Based on the identified risks and risk categorization, what requirements of the SES are triggered? (check all that apply)</w:delText>
              </w:r>
            </w:del>
          </w:p>
        </w:tc>
      </w:tr>
      <w:tr w:rsidR="00F5335A" w:rsidRPr="00DF2BE0" w:rsidDel="009E7685" w14:paraId="225AC317" w14:textId="563AB423">
        <w:trPr>
          <w:trHeight w:val="188"/>
          <w:del w:id="1306" w:author="Phatthamon Jantalae" w:date="2022-06-16T16:44:00Z"/>
        </w:trPr>
        <w:tc>
          <w:tcPr>
            <w:tcW w:w="3240" w:type="dxa"/>
            <w:vMerge/>
            <w:shd w:val="clear" w:color="auto" w:fill="FFFFFF"/>
          </w:tcPr>
          <w:p w14:paraId="50D995C9" w14:textId="6D0AFCB8" w:rsidR="00F5335A" w:rsidRPr="00DF2BE0" w:rsidDel="009E7685" w:rsidRDefault="00F5335A">
            <w:pPr>
              <w:spacing w:after="0" w:line="240" w:lineRule="auto"/>
              <w:rPr>
                <w:del w:id="1307" w:author="Phatthamon Jantalae" w:date="2022-06-16T16:44:00Z"/>
                <w:rFonts w:ascii="Arial" w:hAnsi="Arial" w:cs="Arial"/>
                <w:sz w:val="18"/>
                <w:szCs w:val="18"/>
                <w:u w:val="single"/>
              </w:rPr>
            </w:pPr>
          </w:p>
        </w:tc>
        <w:tc>
          <w:tcPr>
            <w:tcW w:w="9900" w:type="dxa"/>
            <w:gridSpan w:val="10"/>
          </w:tcPr>
          <w:p w14:paraId="4654129C" w14:textId="3A1F1A24" w:rsidR="00F5335A" w:rsidRPr="00DF2BE0" w:rsidDel="009E7685" w:rsidRDefault="00795F6F">
            <w:pPr>
              <w:tabs>
                <w:tab w:val="left" w:pos="360"/>
              </w:tabs>
              <w:spacing w:after="0" w:line="240" w:lineRule="auto"/>
              <w:rPr>
                <w:del w:id="1308" w:author="Phatthamon Jantalae" w:date="2022-06-16T16:44:00Z"/>
                <w:rFonts w:ascii="Arial" w:hAnsi="Arial" w:cs="Arial"/>
                <w:b/>
                <w:sz w:val="18"/>
                <w:szCs w:val="18"/>
              </w:rPr>
            </w:pPr>
            <w:del w:id="1309" w:author="Phatthamon Jantalae" w:date="2022-06-16T16:44:00Z">
              <w:r w:rsidRPr="00DF2BE0" w:rsidDel="009E7685">
                <w:rPr>
                  <w:rFonts w:ascii="Arial" w:hAnsi="Arial" w:cs="Arial"/>
                  <w:sz w:val="18"/>
                  <w:szCs w:val="18"/>
                </w:rPr>
                <w:delText xml:space="preserve">Question only required for Moderate, Substantial and High Risk projects </w:delText>
              </w:r>
            </w:del>
          </w:p>
        </w:tc>
      </w:tr>
      <w:tr w:rsidR="00F5335A" w:rsidRPr="00DF2BE0" w:rsidDel="009E7685" w14:paraId="585CE39D" w14:textId="09E19FA5">
        <w:trPr>
          <w:trHeight w:val="98"/>
          <w:del w:id="1310" w:author="Phatthamon Jantalae" w:date="2022-06-16T16:44:00Z"/>
        </w:trPr>
        <w:tc>
          <w:tcPr>
            <w:tcW w:w="3240" w:type="dxa"/>
            <w:vMerge/>
            <w:shd w:val="clear" w:color="auto" w:fill="FFFFFF"/>
          </w:tcPr>
          <w:p w14:paraId="0EFB09B9" w14:textId="251D937C" w:rsidR="00F5335A" w:rsidRPr="00DF2BE0" w:rsidDel="009E7685" w:rsidRDefault="00F5335A">
            <w:pPr>
              <w:spacing w:after="0" w:line="240" w:lineRule="auto"/>
              <w:rPr>
                <w:del w:id="1311" w:author="Phatthamon Jantalae" w:date="2022-06-16T16:44:00Z"/>
                <w:rFonts w:ascii="Arial" w:hAnsi="Arial" w:cs="Arial"/>
                <w:sz w:val="18"/>
                <w:szCs w:val="18"/>
                <w:u w:val="single"/>
              </w:rPr>
            </w:pPr>
          </w:p>
        </w:tc>
        <w:tc>
          <w:tcPr>
            <w:tcW w:w="4668" w:type="dxa"/>
            <w:gridSpan w:val="5"/>
            <w:vAlign w:val="center"/>
          </w:tcPr>
          <w:p w14:paraId="4FB0B2CE" w14:textId="430CC0E9" w:rsidR="00F5335A" w:rsidRPr="00DF2BE0" w:rsidDel="009E7685" w:rsidRDefault="00795F6F">
            <w:pPr>
              <w:tabs>
                <w:tab w:val="left" w:pos="360"/>
              </w:tabs>
              <w:spacing w:after="0" w:line="240" w:lineRule="auto"/>
              <w:rPr>
                <w:del w:id="1312" w:author="Phatthamon Jantalae" w:date="2022-06-16T16:44:00Z"/>
                <w:rFonts w:ascii="Arial" w:hAnsi="Arial" w:cs="Arial"/>
                <w:b/>
                <w:i/>
                <w:sz w:val="18"/>
                <w:szCs w:val="18"/>
                <w:u w:val="single"/>
              </w:rPr>
            </w:pPr>
            <w:del w:id="1313" w:author="Phatthamon Jantalae" w:date="2022-06-16T16:44:00Z">
              <w:r w:rsidRPr="00DF2BE0" w:rsidDel="009E7685">
                <w:rPr>
                  <w:rFonts w:ascii="Arial" w:hAnsi="Arial" w:cs="Arial"/>
                  <w:b/>
                  <w:i/>
                  <w:sz w:val="18"/>
                  <w:szCs w:val="18"/>
                  <w:u w:val="single"/>
                </w:rPr>
                <w:delText>Is assessment required? (check if “yes”)</w:delText>
              </w:r>
            </w:del>
          </w:p>
        </w:tc>
        <w:tc>
          <w:tcPr>
            <w:tcW w:w="597" w:type="dxa"/>
            <w:vAlign w:val="center"/>
          </w:tcPr>
          <w:p w14:paraId="48C8764E" w14:textId="5F886F69" w:rsidR="00F5335A" w:rsidRPr="00DF2BE0" w:rsidDel="009E7685" w:rsidRDefault="00795F6F">
            <w:pPr>
              <w:tabs>
                <w:tab w:val="left" w:pos="360"/>
              </w:tabs>
              <w:spacing w:after="0" w:line="240" w:lineRule="auto"/>
              <w:rPr>
                <w:del w:id="1314" w:author="Phatthamon Jantalae" w:date="2022-06-16T16:44:00Z"/>
                <w:rFonts w:ascii="Arial" w:hAnsi="Arial" w:cs="Arial"/>
                <w:sz w:val="18"/>
                <w:szCs w:val="18"/>
                <w:u w:val="single"/>
              </w:rPr>
            </w:pPr>
            <w:del w:id="1315" w:author="Phatthamon Jantalae" w:date="2022-06-16T16:44:00Z">
              <w:r w:rsidRPr="00DF2BE0" w:rsidDel="009E7685">
                <w:rPr>
                  <w:rFonts w:ascii="Arial" w:hAnsi="Arial" w:cs="Arial"/>
                  <w:b/>
                  <w:sz w:val="18"/>
                  <w:szCs w:val="18"/>
                  <w:lang w:eastAsia="ja-JP"/>
                </w:rPr>
                <w:delText>√</w:delText>
              </w:r>
            </w:del>
          </w:p>
        </w:tc>
        <w:tc>
          <w:tcPr>
            <w:tcW w:w="307" w:type="dxa"/>
          </w:tcPr>
          <w:p w14:paraId="4D6F76A3" w14:textId="1026EFBB" w:rsidR="00F5335A" w:rsidRPr="00DF2BE0" w:rsidDel="009E7685" w:rsidRDefault="00F5335A">
            <w:pPr>
              <w:tabs>
                <w:tab w:val="left" w:pos="360"/>
              </w:tabs>
              <w:spacing w:after="0" w:line="240" w:lineRule="auto"/>
              <w:rPr>
                <w:del w:id="1316" w:author="Phatthamon Jantalae" w:date="2022-06-16T16:44:00Z"/>
                <w:rFonts w:ascii="Arial" w:hAnsi="Arial" w:cs="Arial"/>
                <w:b/>
                <w:i/>
                <w:sz w:val="18"/>
                <w:szCs w:val="18"/>
              </w:rPr>
            </w:pPr>
          </w:p>
        </w:tc>
        <w:tc>
          <w:tcPr>
            <w:tcW w:w="2168" w:type="dxa"/>
          </w:tcPr>
          <w:p w14:paraId="48271F0F" w14:textId="40C79194" w:rsidR="00F5335A" w:rsidRPr="00DF2BE0" w:rsidDel="009E7685" w:rsidRDefault="00F5335A">
            <w:pPr>
              <w:tabs>
                <w:tab w:val="left" w:pos="360"/>
              </w:tabs>
              <w:spacing w:after="0" w:line="240" w:lineRule="auto"/>
              <w:rPr>
                <w:del w:id="1317" w:author="Phatthamon Jantalae" w:date="2022-06-16T16:44:00Z"/>
                <w:rFonts w:ascii="Arial" w:hAnsi="Arial" w:cs="Arial"/>
                <w:b/>
                <w:i/>
                <w:sz w:val="18"/>
                <w:szCs w:val="18"/>
              </w:rPr>
            </w:pPr>
          </w:p>
        </w:tc>
        <w:tc>
          <w:tcPr>
            <w:tcW w:w="2160" w:type="dxa"/>
            <w:gridSpan w:val="2"/>
          </w:tcPr>
          <w:p w14:paraId="1FDF661B" w14:textId="0D7CDAC6" w:rsidR="00F5335A" w:rsidRPr="00DF2BE0" w:rsidDel="009E7685" w:rsidRDefault="00795F6F">
            <w:pPr>
              <w:tabs>
                <w:tab w:val="left" w:pos="360"/>
              </w:tabs>
              <w:spacing w:after="0" w:line="240" w:lineRule="auto"/>
              <w:rPr>
                <w:del w:id="1318" w:author="Phatthamon Jantalae" w:date="2022-06-16T16:44:00Z"/>
                <w:rFonts w:ascii="Arial" w:hAnsi="Arial" w:cs="Arial"/>
                <w:b/>
                <w:i/>
                <w:sz w:val="18"/>
                <w:szCs w:val="18"/>
              </w:rPr>
            </w:pPr>
            <w:del w:id="1319" w:author="Phatthamon Jantalae" w:date="2022-06-16T16:44:00Z">
              <w:r w:rsidRPr="00DF2BE0" w:rsidDel="009E7685">
                <w:rPr>
                  <w:rFonts w:ascii="Arial" w:hAnsi="Arial" w:cs="Arial"/>
                  <w:b/>
                  <w:i/>
                  <w:sz w:val="18"/>
                  <w:szCs w:val="18"/>
                </w:rPr>
                <w:delText>Status? (completed, planned)</w:delText>
              </w:r>
            </w:del>
          </w:p>
        </w:tc>
      </w:tr>
      <w:tr w:rsidR="00F5335A" w:rsidRPr="00DF2BE0" w:rsidDel="009E7685" w14:paraId="3371FF6D" w14:textId="7591E85D">
        <w:trPr>
          <w:del w:id="1320" w:author="Phatthamon Jantalae" w:date="2022-06-16T16:44:00Z"/>
        </w:trPr>
        <w:tc>
          <w:tcPr>
            <w:tcW w:w="3240" w:type="dxa"/>
            <w:vMerge/>
            <w:shd w:val="clear" w:color="auto" w:fill="FFFFFF"/>
          </w:tcPr>
          <w:p w14:paraId="7E94D4A6" w14:textId="2FB63BE2" w:rsidR="00F5335A" w:rsidRPr="00DF2BE0" w:rsidDel="009E7685" w:rsidRDefault="00F5335A">
            <w:pPr>
              <w:tabs>
                <w:tab w:val="left" w:pos="270"/>
              </w:tabs>
              <w:spacing w:after="0" w:line="240" w:lineRule="auto"/>
              <w:ind w:left="270" w:hanging="270"/>
              <w:rPr>
                <w:del w:id="1321" w:author="Phatthamon Jantalae" w:date="2022-06-16T16:44:00Z"/>
                <w:rFonts w:ascii="Arial" w:hAnsi="Arial" w:cs="Arial"/>
                <w:sz w:val="18"/>
                <w:szCs w:val="18"/>
              </w:rPr>
            </w:pPr>
          </w:p>
        </w:tc>
        <w:tc>
          <w:tcPr>
            <w:tcW w:w="4668" w:type="dxa"/>
            <w:gridSpan w:val="5"/>
            <w:vMerge w:val="restart"/>
            <w:shd w:val="clear" w:color="auto" w:fill="auto"/>
          </w:tcPr>
          <w:p w14:paraId="2EAEE39C" w14:textId="7F5CB4DC" w:rsidR="00F5335A" w:rsidRPr="00DF2BE0" w:rsidDel="009E7685" w:rsidRDefault="00795F6F">
            <w:pPr>
              <w:tabs>
                <w:tab w:val="left" w:pos="270"/>
              </w:tabs>
              <w:spacing w:after="0" w:line="240" w:lineRule="auto"/>
              <w:jc w:val="right"/>
              <w:rPr>
                <w:del w:id="1322" w:author="Phatthamon Jantalae" w:date="2022-06-16T16:44:00Z"/>
                <w:rFonts w:ascii="Arial" w:hAnsi="Arial" w:cs="Arial"/>
                <w:i/>
                <w:color w:val="000000"/>
                <w:sz w:val="18"/>
                <w:szCs w:val="18"/>
              </w:rPr>
            </w:pPr>
            <w:del w:id="1323" w:author="Phatthamon Jantalae" w:date="2022-06-16T16:44:00Z">
              <w:r w:rsidRPr="00DF2BE0" w:rsidDel="009E7685">
                <w:rPr>
                  <w:rFonts w:ascii="Arial" w:hAnsi="Arial" w:cs="Arial"/>
                  <w:i/>
                  <w:color w:val="000000"/>
                  <w:sz w:val="18"/>
                  <w:szCs w:val="18"/>
                </w:rPr>
                <w:delText>if yes, indicate overall type and status</w:delText>
              </w:r>
            </w:del>
          </w:p>
        </w:tc>
        <w:tc>
          <w:tcPr>
            <w:tcW w:w="597" w:type="dxa"/>
            <w:vAlign w:val="center"/>
          </w:tcPr>
          <w:p w14:paraId="065EA287" w14:textId="22935A54" w:rsidR="00F5335A" w:rsidRPr="00DF2BE0" w:rsidDel="009E7685" w:rsidRDefault="00F5335A">
            <w:pPr>
              <w:tabs>
                <w:tab w:val="left" w:pos="360"/>
              </w:tabs>
              <w:spacing w:after="0" w:line="240" w:lineRule="auto"/>
              <w:rPr>
                <w:del w:id="1324" w:author="Phatthamon Jantalae" w:date="2022-06-16T16:44:00Z"/>
                <w:rFonts w:ascii="Arial" w:hAnsi="Arial" w:cs="Arial"/>
                <w:b/>
                <w:sz w:val="18"/>
                <w:szCs w:val="18"/>
              </w:rPr>
            </w:pPr>
          </w:p>
        </w:tc>
        <w:tc>
          <w:tcPr>
            <w:tcW w:w="307" w:type="dxa"/>
          </w:tcPr>
          <w:p w14:paraId="778DDA20" w14:textId="4BD4747E" w:rsidR="00F5335A" w:rsidRPr="00DF2BE0" w:rsidDel="009E7685" w:rsidRDefault="00795F6F">
            <w:pPr>
              <w:tabs>
                <w:tab w:val="left" w:pos="360"/>
              </w:tabs>
              <w:spacing w:after="0" w:line="240" w:lineRule="auto"/>
              <w:rPr>
                <w:del w:id="1325" w:author="Phatthamon Jantalae" w:date="2022-06-16T16:44:00Z"/>
                <w:rFonts w:ascii="Arial" w:hAnsi="Arial" w:cs="Arial"/>
                <w:sz w:val="18"/>
                <w:szCs w:val="18"/>
              </w:rPr>
            </w:pPr>
            <w:del w:id="1326" w:author="Phatthamon Jantalae" w:date="2022-06-16T16:44:00Z">
              <w:r w:rsidRPr="00DF2BE0" w:rsidDel="009E7685">
                <w:rPr>
                  <w:rFonts w:ascii="Arial" w:hAnsi="Arial" w:cs="Arial"/>
                  <w:b/>
                  <w:sz w:val="18"/>
                  <w:szCs w:val="18"/>
                  <w:lang w:eastAsia="ja-JP"/>
                </w:rPr>
                <w:delText>√</w:delText>
              </w:r>
            </w:del>
          </w:p>
        </w:tc>
        <w:tc>
          <w:tcPr>
            <w:tcW w:w="2168" w:type="dxa"/>
          </w:tcPr>
          <w:p w14:paraId="17F5E999" w14:textId="1CEB842C" w:rsidR="00F5335A" w:rsidRPr="00DF2BE0" w:rsidDel="009E7685" w:rsidRDefault="00795F6F">
            <w:pPr>
              <w:tabs>
                <w:tab w:val="left" w:pos="360"/>
              </w:tabs>
              <w:spacing w:after="0" w:line="240" w:lineRule="auto"/>
              <w:rPr>
                <w:del w:id="1327" w:author="Phatthamon Jantalae" w:date="2022-06-16T16:44:00Z"/>
                <w:rFonts w:ascii="Arial" w:hAnsi="Arial" w:cs="Arial"/>
                <w:sz w:val="18"/>
                <w:szCs w:val="18"/>
              </w:rPr>
            </w:pPr>
            <w:del w:id="1328" w:author="Phatthamon Jantalae" w:date="2022-06-16T16:44:00Z">
              <w:r w:rsidRPr="00DF2BE0" w:rsidDel="009E7685">
                <w:rPr>
                  <w:rFonts w:ascii="Arial" w:hAnsi="Arial" w:cs="Arial"/>
                  <w:sz w:val="18"/>
                  <w:szCs w:val="18"/>
                </w:rPr>
                <w:delText xml:space="preserve">Targeted assessment(s) </w:delText>
              </w:r>
            </w:del>
          </w:p>
        </w:tc>
        <w:tc>
          <w:tcPr>
            <w:tcW w:w="2160" w:type="dxa"/>
            <w:gridSpan w:val="2"/>
          </w:tcPr>
          <w:p w14:paraId="500F62AE" w14:textId="62254691" w:rsidR="00F5335A" w:rsidRPr="00DF2BE0" w:rsidDel="009E7685" w:rsidRDefault="00795F6F">
            <w:pPr>
              <w:tabs>
                <w:tab w:val="left" w:pos="360"/>
              </w:tabs>
              <w:spacing w:after="0" w:line="240" w:lineRule="auto"/>
              <w:rPr>
                <w:del w:id="1329" w:author="Phatthamon Jantalae" w:date="2022-06-16T16:44:00Z"/>
                <w:rFonts w:ascii="Arial" w:eastAsia="DengXian" w:hAnsi="Arial" w:cs="Arial"/>
                <w:sz w:val="18"/>
                <w:szCs w:val="18"/>
                <w:lang w:eastAsia="zh-CN"/>
              </w:rPr>
            </w:pPr>
            <w:del w:id="1330" w:author="Phatthamon Jantalae" w:date="2022-06-16T16:44:00Z">
              <w:r w:rsidRPr="00DF2BE0" w:rsidDel="009E7685">
                <w:rPr>
                  <w:rFonts w:ascii="Arial" w:eastAsia="DengXian" w:hAnsi="Arial" w:cs="Arial"/>
                  <w:sz w:val="18"/>
                  <w:szCs w:val="18"/>
                  <w:lang w:eastAsia="zh-CN"/>
                </w:rPr>
                <w:delText>Completed: stakeholder analysis, gender analysis</w:delText>
              </w:r>
            </w:del>
          </w:p>
          <w:p w14:paraId="79498DB7" w14:textId="4B112608" w:rsidR="00F5335A" w:rsidRPr="00DF2BE0" w:rsidDel="009E7685" w:rsidRDefault="00F5335A">
            <w:pPr>
              <w:tabs>
                <w:tab w:val="left" w:pos="360"/>
              </w:tabs>
              <w:spacing w:after="0" w:line="240" w:lineRule="auto"/>
              <w:rPr>
                <w:del w:id="1331" w:author="Phatthamon Jantalae" w:date="2022-06-16T16:44:00Z"/>
                <w:rFonts w:ascii="Arial" w:eastAsia="DengXian" w:hAnsi="Arial" w:cs="Arial"/>
                <w:sz w:val="18"/>
                <w:szCs w:val="18"/>
                <w:lang w:eastAsia="zh-CN"/>
              </w:rPr>
            </w:pPr>
          </w:p>
          <w:p w14:paraId="15CEA3E3" w14:textId="77E70AB0" w:rsidR="00F5335A" w:rsidRPr="00DF2BE0" w:rsidDel="009E7685" w:rsidRDefault="00795F6F">
            <w:pPr>
              <w:tabs>
                <w:tab w:val="left" w:pos="360"/>
              </w:tabs>
              <w:spacing w:after="0" w:line="240" w:lineRule="auto"/>
              <w:rPr>
                <w:del w:id="1332" w:author="Phatthamon Jantalae" w:date="2022-06-16T16:44:00Z"/>
                <w:rFonts w:ascii="Arial" w:hAnsi="Arial" w:cs="Arial"/>
                <w:sz w:val="18"/>
                <w:szCs w:val="18"/>
              </w:rPr>
            </w:pPr>
            <w:del w:id="1333" w:author="Phatthamon Jantalae" w:date="2022-06-16T16:44:00Z">
              <w:r w:rsidRPr="00DF2BE0" w:rsidDel="009E7685">
                <w:rPr>
                  <w:rFonts w:ascii="Arial" w:eastAsia="DengXian" w:hAnsi="Arial" w:cs="Arial"/>
                  <w:sz w:val="18"/>
                  <w:szCs w:val="18"/>
                  <w:lang w:eastAsia="zh-CN"/>
                </w:rPr>
                <w:delText>Planned: TBC per the forthcoming ESMF</w:delText>
              </w:r>
            </w:del>
          </w:p>
        </w:tc>
      </w:tr>
      <w:tr w:rsidR="00F5335A" w:rsidRPr="00DF2BE0" w:rsidDel="009E7685" w14:paraId="3C442B4D" w14:textId="09371CC4">
        <w:trPr>
          <w:del w:id="1334" w:author="Phatthamon Jantalae" w:date="2022-06-16T16:44:00Z"/>
        </w:trPr>
        <w:tc>
          <w:tcPr>
            <w:tcW w:w="3240" w:type="dxa"/>
            <w:vMerge/>
            <w:shd w:val="clear" w:color="auto" w:fill="FFFFFF"/>
          </w:tcPr>
          <w:p w14:paraId="3760C8C6" w14:textId="798C1D4F" w:rsidR="00F5335A" w:rsidRPr="00DF2BE0" w:rsidDel="009E7685" w:rsidRDefault="00F5335A">
            <w:pPr>
              <w:tabs>
                <w:tab w:val="left" w:pos="270"/>
              </w:tabs>
              <w:spacing w:after="0" w:line="240" w:lineRule="auto"/>
              <w:ind w:left="270" w:hanging="270"/>
              <w:rPr>
                <w:del w:id="1335" w:author="Phatthamon Jantalae" w:date="2022-06-16T16:44:00Z"/>
                <w:rFonts w:ascii="Arial" w:hAnsi="Arial" w:cs="Arial"/>
                <w:sz w:val="18"/>
                <w:szCs w:val="18"/>
              </w:rPr>
            </w:pPr>
          </w:p>
        </w:tc>
        <w:tc>
          <w:tcPr>
            <w:tcW w:w="4668" w:type="dxa"/>
            <w:gridSpan w:val="5"/>
            <w:vMerge/>
            <w:shd w:val="clear" w:color="auto" w:fill="auto"/>
          </w:tcPr>
          <w:p w14:paraId="1703150C" w14:textId="0F4D64B3" w:rsidR="00F5335A" w:rsidRPr="00DF2BE0" w:rsidDel="009E7685" w:rsidRDefault="00F5335A">
            <w:pPr>
              <w:tabs>
                <w:tab w:val="left" w:pos="270"/>
              </w:tabs>
              <w:spacing w:after="0" w:line="240" w:lineRule="auto"/>
              <w:ind w:left="270" w:hanging="270"/>
              <w:rPr>
                <w:del w:id="1336" w:author="Phatthamon Jantalae" w:date="2022-06-16T16:44:00Z"/>
                <w:rFonts w:ascii="Arial" w:hAnsi="Arial" w:cs="Arial"/>
                <w:b/>
                <w:i/>
                <w:color w:val="000000"/>
                <w:sz w:val="18"/>
                <w:szCs w:val="18"/>
              </w:rPr>
            </w:pPr>
          </w:p>
        </w:tc>
        <w:tc>
          <w:tcPr>
            <w:tcW w:w="597" w:type="dxa"/>
            <w:vAlign w:val="center"/>
          </w:tcPr>
          <w:p w14:paraId="6C4B1AEA" w14:textId="271CEA64" w:rsidR="00F5335A" w:rsidRPr="00DF2BE0" w:rsidDel="009E7685" w:rsidRDefault="00F5335A">
            <w:pPr>
              <w:tabs>
                <w:tab w:val="left" w:pos="360"/>
              </w:tabs>
              <w:spacing w:after="0" w:line="240" w:lineRule="auto"/>
              <w:rPr>
                <w:del w:id="1337" w:author="Phatthamon Jantalae" w:date="2022-06-16T16:44:00Z"/>
                <w:rFonts w:ascii="Arial" w:hAnsi="Arial" w:cs="Arial"/>
                <w:b/>
                <w:sz w:val="18"/>
                <w:szCs w:val="18"/>
              </w:rPr>
            </w:pPr>
          </w:p>
        </w:tc>
        <w:tc>
          <w:tcPr>
            <w:tcW w:w="307" w:type="dxa"/>
          </w:tcPr>
          <w:p w14:paraId="18546DA2" w14:textId="365C09FB" w:rsidR="00F5335A" w:rsidRPr="00DF2BE0" w:rsidDel="009E7685" w:rsidRDefault="00795F6F">
            <w:pPr>
              <w:tabs>
                <w:tab w:val="left" w:pos="360"/>
              </w:tabs>
              <w:spacing w:after="0" w:line="240" w:lineRule="auto"/>
              <w:rPr>
                <w:del w:id="1338" w:author="Phatthamon Jantalae" w:date="2022-06-16T16:44:00Z"/>
                <w:rFonts w:ascii="Arial" w:hAnsi="Arial" w:cs="Arial"/>
                <w:sz w:val="18"/>
                <w:szCs w:val="18"/>
              </w:rPr>
            </w:pPr>
            <w:del w:id="1339" w:author="Phatthamon Jantalae" w:date="2022-06-16T16:44:00Z">
              <w:r w:rsidRPr="00DF2BE0" w:rsidDel="009E7685">
                <w:rPr>
                  <w:rFonts w:ascii="Arial" w:hAnsi="Arial" w:cs="Arial"/>
                  <w:b/>
                  <w:sz w:val="18"/>
                  <w:szCs w:val="18"/>
                  <w:lang w:eastAsia="ja-JP"/>
                </w:rPr>
                <w:delText>√</w:delText>
              </w:r>
            </w:del>
          </w:p>
        </w:tc>
        <w:tc>
          <w:tcPr>
            <w:tcW w:w="2168" w:type="dxa"/>
          </w:tcPr>
          <w:p w14:paraId="79FEA59B" w14:textId="509EF33E" w:rsidR="00F5335A" w:rsidRPr="00DF2BE0" w:rsidDel="009E7685" w:rsidRDefault="00795F6F">
            <w:pPr>
              <w:tabs>
                <w:tab w:val="left" w:pos="360"/>
              </w:tabs>
              <w:spacing w:after="0" w:line="240" w:lineRule="auto"/>
              <w:rPr>
                <w:del w:id="1340" w:author="Phatthamon Jantalae" w:date="2022-06-16T16:44:00Z"/>
                <w:rFonts w:ascii="Arial" w:hAnsi="Arial" w:cs="Arial"/>
                <w:sz w:val="18"/>
                <w:szCs w:val="18"/>
              </w:rPr>
            </w:pPr>
            <w:del w:id="1341" w:author="Phatthamon Jantalae" w:date="2022-06-16T16:44:00Z">
              <w:r w:rsidRPr="00DF2BE0" w:rsidDel="009E7685">
                <w:rPr>
                  <w:rFonts w:ascii="Arial" w:hAnsi="Arial" w:cs="Arial"/>
                  <w:sz w:val="18"/>
                  <w:szCs w:val="18"/>
                </w:rPr>
                <w:delText>ESIA (Environmental and Social Impact Assessment)</w:delText>
              </w:r>
            </w:del>
          </w:p>
        </w:tc>
        <w:tc>
          <w:tcPr>
            <w:tcW w:w="2160" w:type="dxa"/>
            <w:gridSpan w:val="2"/>
          </w:tcPr>
          <w:p w14:paraId="39242FA2" w14:textId="2D614F97" w:rsidR="00F5335A" w:rsidRPr="00DF2BE0" w:rsidDel="009E7685" w:rsidRDefault="00795F6F">
            <w:pPr>
              <w:tabs>
                <w:tab w:val="left" w:pos="360"/>
              </w:tabs>
              <w:spacing w:after="0" w:line="240" w:lineRule="auto"/>
              <w:rPr>
                <w:del w:id="1342" w:author="Phatthamon Jantalae" w:date="2022-06-16T16:44:00Z"/>
                <w:rFonts w:ascii="Arial" w:hAnsi="Arial" w:cs="Arial"/>
                <w:sz w:val="18"/>
                <w:szCs w:val="18"/>
              </w:rPr>
            </w:pPr>
            <w:del w:id="1343" w:author="Phatthamon Jantalae" w:date="2022-06-16T16:44:00Z">
              <w:r w:rsidRPr="00DF2BE0" w:rsidDel="009E7685">
                <w:rPr>
                  <w:rFonts w:ascii="Arial" w:hAnsi="Arial" w:cs="Arial"/>
                  <w:sz w:val="18"/>
                  <w:szCs w:val="18"/>
                </w:rPr>
                <w:delText>Planned</w:delText>
              </w:r>
            </w:del>
          </w:p>
        </w:tc>
      </w:tr>
      <w:tr w:rsidR="00F5335A" w:rsidRPr="00DF2BE0" w:rsidDel="009E7685" w14:paraId="3220628A" w14:textId="49006B75">
        <w:trPr>
          <w:del w:id="1344" w:author="Phatthamon Jantalae" w:date="2022-06-16T16:44:00Z"/>
        </w:trPr>
        <w:tc>
          <w:tcPr>
            <w:tcW w:w="3240" w:type="dxa"/>
            <w:vMerge/>
            <w:shd w:val="clear" w:color="auto" w:fill="FFFFFF"/>
          </w:tcPr>
          <w:p w14:paraId="1E3DED76" w14:textId="22573491" w:rsidR="00F5335A" w:rsidRPr="00DF2BE0" w:rsidDel="009E7685" w:rsidRDefault="00F5335A">
            <w:pPr>
              <w:tabs>
                <w:tab w:val="left" w:pos="270"/>
              </w:tabs>
              <w:spacing w:after="0" w:line="240" w:lineRule="auto"/>
              <w:ind w:left="270" w:hanging="270"/>
              <w:rPr>
                <w:del w:id="1345" w:author="Phatthamon Jantalae" w:date="2022-06-16T16:44:00Z"/>
                <w:rFonts w:ascii="Arial" w:hAnsi="Arial" w:cs="Arial"/>
                <w:sz w:val="18"/>
                <w:szCs w:val="18"/>
              </w:rPr>
            </w:pPr>
          </w:p>
        </w:tc>
        <w:tc>
          <w:tcPr>
            <w:tcW w:w="4668" w:type="dxa"/>
            <w:gridSpan w:val="5"/>
            <w:vMerge/>
            <w:shd w:val="clear" w:color="auto" w:fill="auto"/>
          </w:tcPr>
          <w:p w14:paraId="48CB7C18" w14:textId="06885C58" w:rsidR="00F5335A" w:rsidRPr="00DF2BE0" w:rsidDel="009E7685" w:rsidRDefault="00F5335A">
            <w:pPr>
              <w:tabs>
                <w:tab w:val="left" w:pos="270"/>
              </w:tabs>
              <w:spacing w:after="0" w:line="240" w:lineRule="auto"/>
              <w:ind w:left="270" w:hanging="270"/>
              <w:rPr>
                <w:del w:id="1346" w:author="Phatthamon Jantalae" w:date="2022-06-16T16:44:00Z"/>
                <w:rFonts w:ascii="Arial" w:hAnsi="Arial" w:cs="Arial"/>
                <w:b/>
                <w:i/>
                <w:color w:val="000000"/>
                <w:sz w:val="18"/>
                <w:szCs w:val="18"/>
              </w:rPr>
            </w:pPr>
          </w:p>
        </w:tc>
        <w:tc>
          <w:tcPr>
            <w:tcW w:w="597" w:type="dxa"/>
            <w:vAlign w:val="center"/>
          </w:tcPr>
          <w:p w14:paraId="41646F59" w14:textId="384B6241" w:rsidR="00F5335A" w:rsidRPr="00DF2BE0" w:rsidDel="009E7685" w:rsidRDefault="00F5335A">
            <w:pPr>
              <w:tabs>
                <w:tab w:val="left" w:pos="360"/>
              </w:tabs>
              <w:spacing w:after="0" w:line="240" w:lineRule="auto"/>
              <w:rPr>
                <w:del w:id="1347" w:author="Phatthamon Jantalae" w:date="2022-06-16T16:44:00Z"/>
                <w:rFonts w:ascii="Arial" w:hAnsi="Arial" w:cs="Arial"/>
                <w:b/>
                <w:sz w:val="18"/>
                <w:szCs w:val="18"/>
              </w:rPr>
            </w:pPr>
          </w:p>
        </w:tc>
        <w:tc>
          <w:tcPr>
            <w:tcW w:w="307" w:type="dxa"/>
          </w:tcPr>
          <w:p w14:paraId="45107FE0" w14:textId="41B4E9F0" w:rsidR="00F5335A" w:rsidRPr="00DF2BE0" w:rsidDel="009E7685" w:rsidRDefault="00795F6F">
            <w:pPr>
              <w:tabs>
                <w:tab w:val="left" w:pos="360"/>
              </w:tabs>
              <w:spacing w:after="0" w:line="240" w:lineRule="auto"/>
              <w:rPr>
                <w:del w:id="1348" w:author="Phatthamon Jantalae" w:date="2022-06-16T16:44:00Z"/>
                <w:rFonts w:ascii="Arial" w:hAnsi="Arial" w:cs="Arial"/>
                <w:b/>
                <w:sz w:val="18"/>
                <w:szCs w:val="18"/>
              </w:rPr>
            </w:pPr>
            <w:del w:id="1349" w:author="Phatthamon Jantalae" w:date="2022-06-16T16:44:00Z">
              <w:r w:rsidRPr="00DF2BE0" w:rsidDel="009E7685">
                <w:rPr>
                  <w:rFonts w:ascii="Arial" w:hAnsi="Arial" w:cs="Arial"/>
                  <w:b/>
                  <w:sz w:val="18"/>
                  <w:szCs w:val="18"/>
                  <w:lang w:eastAsia="ja-JP"/>
                </w:rPr>
                <w:delText>√</w:delText>
              </w:r>
            </w:del>
          </w:p>
        </w:tc>
        <w:tc>
          <w:tcPr>
            <w:tcW w:w="2168" w:type="dxa"/>
          </w:tcPr>
          <w:p w14:paraId="25068659" w14:textId="39BA3263" w:rsidR="00F5335A" w:rsidRPr="00DF2BE0" w:rsidDel="009E7685" w:rsidRDefault="00795F6F">
            <w:pPr>
              <w:tabs>
                <w:tab w:val="left" w:pos="360"/>
              </w:tabs>
              <w:spacing w:after="0" w:line="240" w:lineRule="auto"/>
              <w:rPr>
                <w:del w:id="1350" w:author="Phatthamon Jantalae" w:date="2022-06-16T16:44:00Z"/>
                <w:rFonts w:ascii="Arial" w:hAnsi="Arial" w:cs="Arial"/>
                <w:sz w:val="18"/>
                <w:szCs w:val="18"/>
              </w:rPr>
            </w:pPr>
            <w:del w:id="1351" w:author="Phatthamon Jantalae" w:date="2022-06-16T16:44:00Z">
              <w:r w:rsidRPr="00DF2BE0" w:rsidDel="009E7685">
                <w:rPr>
                  <w:rFonts w:ascii="Arial" w:hAnsi="Arial" w:cs="Arial"/>
                  <w:sz w:val="18"/>
                  <w:szCs w:val="18"/>
                </w:rPr>
                <w:delText xml:space="preserve">SESA (Strategic Environmental and Social Assessment) </w:delText>
              </w:r>
            </w:del>
          </w:p>
        </w:tc>
        <w:tc>
          <w:tcPr>
            <w:tcW w:w="2160" w:type="dxa"/>
            <w:gridSpan w:val="2"/>
          </w:tcPr>
          <w:p w14:paraId="065CD33C" w14:textId="274CD126" w:rsidR="00F5335A" w:rsidRPr="00DF2BE0" w:rsidDel="009E7685" w:rsidRDefault="00795F6F">
            <w:pPr>
              <w:tabs>
                <w:tab w:val="left" w:pos="360"/>
              </w:tabs>
              <w:spacing w:after="0" w:line="240" w:lineRule="auto"/>
              <w:rPr>
                <w:del w:id="1352" w:author="Phatthamon Jantalae" w:date="2022-06-16T16:44:00Z"/>
                <w:rFonts w:ascii="Arial" w:hAnsi="Arial" w:cs="Arial"/>
                <w:sz w:val="18"/>
                <w:szCs w:val="18"/>
              </w:rPr>
            </w:pPr>
            <w:del w:id="1353" w:author="Phatthamon Jantalae" w:date="2022-06-16T16:44:00Z">
              <w:r w:rsidRPr="00DF2BE0" w:rsidDel="009E7685">
                <w:rPr>
                  <w:rFonts w:ascii="Arial" w:hAnsi="Arial" w:cs="Arial"/>
                  <w:sz w:val="18"/>
                  <w:szCs w:val="18"/>
                </w:rPr>
                <w:delText>Planned</w:delText>
              </w:r>
            </w:del>
          </w:p>
        </w:tc>
      </w:tr>
      <w:tr w:rsidR="00F5335A" w:rsidRPr="00DF2BE0" w:rsidDel="009E7685" w14:paraId="5B2D5C3E" w14:textId="69A0DFC6">
        <w:trPr>
          <w:del w:id="1354" w:author="Phatthamon Jantalae" w:date="2022-06-16T16:44:00Z"/>
        </w:trPr>
        <w:tc>
          <w:tcPr>
            <w:tcW w:w="3240" w:type="dxa"/>
            <w:vMerge/>
            <w:shd w:val="clear" w:color="auto" w:fill="FFFFFF"/>
          </w:tcPr>
          <w:p w14:paraId="1F711563" w14:textId="30273A60" w:rsidR="00F5335A" w:rsidRPr="00DF2BE0" w:rsidDel="009E7685" w:rsidRDefault="00F5335A">
            <w:pPr>
              <w:tabs>
                <w:tab w:val="left" w:pos="270"/>
              </w:tabs>
              <w:spacing w:after="0" w:line="240" w:lineRule="auto"/>
              <w:ind w:left="270" w:hanging="270"/>
              <w:rPr>
                <w:del w:id="1355" w:author="Phatthamon Jantalae" w:date="2022-06-16T16:44:00Z"/>
                <w:rFonts w:ascii="Arial" w:hAnsi="Arial" w:cs="Arial"/>
                <w:sz w:val="18"/>
                <w:szCs w:val="18"/>
              </w:rPr>
            </w:pPr>
          </w:p>
        </w:tc>
        <w:tc>
          <w:tcPr>
            <w:tcW w:w="4668" w:type="dxa"/>
            <w:gridSpan w:val="5"/>
            <w:shd w:val="clear" w:color="auto" w:fill="auto"/>
            <w:vAlign w:val="center"/>
          </w:tcPr>
          <w:p w14:paraId="504E34DB" w14:textId="08F85B24" w:rsidR="00F5335A" w:rsidRPr="00DF2BE0" w:rsidDel="009E7685" w:rsidRDefault="00795F6F">
            <w:pPr>
              <w:tabs>
                <w:tab w:val="left" w:pos="270"/>
              </w:tabs>
              <w:spacing w:after="0" w:line="240" w:lineRule="auto"/>
              <w:ind w:left="270" w:hanging="270"/>
              <w:rPr>
                <w:del w:id="1356" w:author="Phatthamon Jantalae" w:date="2022-06-16T16:44:00Z"/>
                <w:rFonts w:ascii="Arial" w:hAnsi="Arial" w:cs="Arial"/>
                <w:b/>
                <w:i/>
                <w:color w:val="000000"/>
                <w:sz w:val="18"/>
                <w:szCs w:val="18"/>
              </w:rPr>
            </w:pPr>
            <w:del w:id="1357" w:author="Phatthamon Jantalae" w:date="2022-06-16T16:44:00Z">
              <w:r w:rsidRPr="00DF2BE0" w:rsidDel="009E7685">
                <w:rPr>
                  <w:rFonts w:ascii="Arial" w:hAnsi="Arial" w:cs="Arial"/>
                  <w:b/>
                  <w:i/>
                  <w:color w:val="000000"/>
                  <w:sz w:val="18"/>
                  <w:szCs w:val="18"/>
                </w:rPr>
                <w:delText>Are management plans required? (check if “yes)</w:delText>
              </w:r>
            </w:del>
          </w:p>
        </w:tc>
        <w:tc>
          <w:tcPr>
            <w:tcW w:w="597" w:type="dxa"/>
            <w:vAlign w:val="center"/>
          </w:tcPr>
          <w:p w14:paraId="634E90BF" w14:textId="6A3CD239" w:rsidR="00F5335A" w:rsidRPr="00DF2BE0" w:rsidDel="009E7685" w:rsidRDefault="00795F6F">
            <w:pPr>
              <w:tabs>
                <w:tab w:val="left" w:pos="360"/>
              </w:tabs>
              <w:spacing w:after="0" w:line="240" w:lineRule="auto"/>
              <w:rPr>
                <w:del w:id="1358" w:author="Phatthamon Jantalae" w:date="2022-06-16T16:44:00Z"/>
                <w:rFonts w:ascii="Arial" w:hAnsi="Arial" w:cs="Arial"/>
                <w:b/>
                <w:sz w:val="18"/>
                <w:szCs w:val="18"/>
              </w:rPr>
            </w:pPr>
            <w:del w:id="1359" w:author="Phatthamon Jantalae" w:date="2022-06-16T16:44:00Z">
              <w:r w:rsidRPr="00DF2BE0" w:rsidDel="009E7685">
                <w:rPr>
                  <w:rFonts w:ascii="Arial" w:hAnsi="Arial" w:cs="Arial"/>
                  <w:b/>
                  <w:sz w:val="18"/>
                  <w:szCs w:val="18"/>
                  <w:lang w:eastAsia="ja-JP"/>
                </w:rPr>
                <w:delText>√</w:delText>
              </w:r>
            </w:del>
          </w:p>
        </w:tc>
        <w:tc>
          <w:tcPr>
            <w:tcW w:w="307" w:type="dxa"/>
          </w:tcPr>
          <w:p w14:paraId="5813CB66" w14:textId="3A59C52D" w:rsidR="00F5335A" w:rsidRPr="00DF2BE0" w:rsidDel="009E7685" w:rsidRDefault="00F5335A">
            <w:pPr>
              <w:tabs>
                <w:tab w:val="left" w:pos="360"/>
              </w:tabs>
              <w:spacing w:after="0" w:line="240" w:lineRule="auto"/>
              <w:rPr>
                <w:del w:id="1360" w:author="Phatthamon Jantalae" w:date="2022-06-16T16:44:00Z"/>
                <w:rFonts w:ascii="Arial" w:hAnsi="Arial" w:cs="Arial"/>
                <w:b/>
                <w:sz w:val="18"/>
                <w:szCs w:val="18"/>
              </w:rPr>
            </w:pPr>
          </w:p>
        </w:tc>
        <w:tc>
          <w:tcPr>
            <w:tcW w:w="4328" w:type="dxa"/>
            <w:gridSpan w:val="3"/>
          </w:tcPr>
          <w:p w14:paraId="0A6EE3FF" w14:textId="20EE1B7A" w:rsidR="00F5335A" w:rsidRPr="00DF2BE0" w:rsidDel="009E7685" w:rsidRDefault="00F5335A">
            <w:pPr>
              <w:tabs>
                <w:tab w:val="left" w:pos="360"/>
              </w:tabs>
              <w:spacing w:after="0" w:line="240" w:lineRule="auto"/>
              <w:rPr>
                <w:del w:id="1361" w:author="Phatthamon Jantalae" w:date="2022-06-16T16:44:00Z"/>
                <w:rFonts w:ascii="Arial" w:hAnsi="Arial" w:cs="Arial"/>
                <w:sz w:val="18"/>
                <w:szCs w:val="18"/>
              </w:rPr>
            </w:pPr>
          </w:p>
        </w:tc>
      </w:tr>
      <w:tr w:rsidR="00F5335A" w:rsidRPr="00DF2BE0" w:rsidDel="009E7685" w14:paraId="49864FEA" w14:textId="3EAE8BED">
        <w:trPr>
          <w:del w:id="1362" w:author="Phatthamon Jantalae" w:date="2022-06-16T16:44:00Z"/>
        </w:trPr>
        <w:tc>
          <w:tcPr>
            <w:tcW w:w="3240" w:type="dxa"/>
            <w:vMerge/>
            <w:shd w:val="clear" w:color="auto" w:fill="FFFFFF"/>
          </w:tcPr>
          <w:p w14:paraId="76388F9C" w14:textId="5BB5A192" w:rsidR="00F5335A" w:rsidRPr="00DF2BE0" w:rsidDel="009E7685" w:rsidRDefault="00F5335A">
            <w:pPr>
              <w:tabs>
                <w:tab w:val="left" w:pos="270"/>
              </w:tabs>
              <w:spacing w:after="0" w:line="240" w:lineRule="auto"/>
              <w:ind w:left="270" w:hanging="270"/>
              <w:rPr>
                <w:del w:id="1363" w:author="Phatthamon Jantalae" w:date="2022-06-16T16:44:00Z"/>
                <w:rFonts w:ascii="Arial" w:hAnsi="Arial" w:cs="Arial"/>
                <w:sz w:val="18"/>
                <w:szCs w:val="18"/>
              </w:rPr>
            </w:pPr>
          </w:p>
        </w:tc>
        <w:tc>
          <w:tcPr>
            <w:tcW w:w="4668" w:type="dxa"/>
            <w:gridSpan w:val="5"/>
            <w:vMerge w:val="restart"/>
            <w:shd w:val="clear" w:color="auto" w:fill="auto"/>
          </w:tcPr>
          <w:p w14:paraId="72EA52BF" w14:textId="565C4A5C" w:rsidR="00F5335A" w:rsidRPr="00DF2BE0" w:rsidDel="009E7685" w:rsidRDefault="00795F6F">
            <w:pPr>
              <w:tabs>
                <w:tab w:val="left" w:pos="270"/>
              </w:tabs>
              <w:spacing w:after="0" w:line="240" w:lineRule="auto"/>
              <w:ind w:left="270" w:hanging="270"/>
              <w:jc w:val="right"/>
              <w:rPr>
                <w:del w:id="1364" w:author="Phatthamon Jantalae" w:date="2022-06-16T16:44:00Z"/>
                <w:rFonts w:ascii="Arial" w:hAnsi="Arial" w:cs="Arial"/>
                <w:i/>
                <w:color w:val="000000"/>
                <w:sz w:val="18"/>
                <w:szCs w:val="18"/>
              </w:rPr>
            </w:pPr>
            <w:del w:id="1365" w:author="Phatthamon Jantalae" w:date="2022-06-16T16:44:00Z">
              <w:r w:rsidRPr="00DF2BE0" w:rsidDel="009E7685">
                <w:rPr>
                  <w:rFonts w:ascii="Arial" w:hAnsi="Arial" w:cs="Arial"/>
                  <w:i/>
                  <w:color w:val="000000"/>
                  <w:sz w:val="18"/>
                  <w:szCs w:val="18"/>
                </w:rPr>
                <w:delText>If yes, indicate overall type</w:delText>
              </w:r>
            </w:del>
          </w:p>
        </w:tc>
        <w:tc>
          <w:tcPr>
            <w:tcW w:w="597" w:type="dxa"/>
            <w:vAlign w:val="center"/>
          </w:tcPr>
          <w:p w14:paraId="22756BFD" w14:textId="2D9D8291" w:rsidR="00F5335A" w:rsidRPr="00DF2BE0" w:rsidDel="009E7685" w:rsidRDefault="00F5335A">
            <w:pPr>
              <w:tabs>
                <w:tab w:val="left" w:pos="360"/>
              </w:tabs>
              <w:spacing w:after="0" w:line="240" w:lineRule="auto"/>
              <w:rPr>
                <w:del w:id="1366" w:author="Phatthamon Jantalae" w:date="2022-06-16T16:44:00Z"/>
                <w:rFonts w:ascii="Arial" w:hAnsi="Arial" w:cs="Arial"/>
                <w:b/>
                <w:sz w:val="18"/>
                <w:szCs w:val="18"/>
              </w:rPr>
            </w:pPr>
          </w:p>
        </w:tc>
        <w:tc>
          <w:tcPr>
            <w:tcW w:w="307" w:type="dxa"/>
          </w:tcPr>
          <w:p w14:paraId="0DBC9378" w14:textId="2BFAC16B" w:rsidR="00F5335A" w:rsidRPr="00DF2BE0" w:rsidDel="009E7685" w:rsidRDefault="00795F6F">
            <w:pPr>
              <w:tabs>
                <w:tab w:val="left" w:pos="360"/>
              </w:tabs>
              <w:spacing w:after="0" w:line="240" w:lineRule="auto"/>
              <w:rPr>
                <w:del w:id="1367" w:author="Phatthamon Jantalae" w:date="2022-06-16T16:44:00Z"/>
                <w:rFonts w:ascii="Arial" w:hAnsi="Arial" w:cs="Arial"/>
                <w:sz w:val="18"/>
                <w:szCs w:val="18"/>
              </w:rPr>
            </w:pPr>
            <w:del w:id="1368" w:author="Phatthamon Jantalae" w:date="2022-06-16T16:44:00Z">
              <w:r w:rsidRPr="00DF2BE0" w:rsidDel="009E7685">
                <w:rPr>
                  <w:rFonts w:ascii="Arial" w:hAnsi="Arial" w:cs="Arial"/>
                  <w:b/>
                  <w:sz w:val="18"/>
                  <w:szCs w:val="18"/>
                  <w:lang w:eastAsia="ja-JP"/>
                </w:rPr>
                <w:delText>√</w:delText>
              </w:r>
            </w:del>
          </w:p>
        </w:tc>
        <w:tc>
          <w:tcPr>
            <w:tcW w:w="2168" w:type="dxa"/>
          </w:tcPr>
          <w:p w14:paraId="16720BCF" w14:textId="61CDC61D" w:rsidR="00F5335A" w:rsidRPr="00DF2BE0" w:rsidDel="009E7685" w:rsidRDefault="00795F6F">
            <w:pPr>
              <w:tabs>
                <w:tab w:val="left" w:pos="360"/>
              </w:tabs>
              <w:spacing w:after="0" w:line="240" w:lineRule="auto"/>
              <w:rPr>
                <w:del w:id="1369" w:author="Phatthamon Jantalae" w:date="2022-06-16T16:44:00Z"/>
                <w:rFonts w:ascii="Arial" w:hAnsi="Arial" w:cs="Arial"/>
                <w:sz w:val="18"/>
                <w:szCs w:val="18"/>
              </w:rPr>
            </w:pPr>
            <w:del w:id="1370" w:author="Phatthamon Jantalae" w:date="2022-06-16T16:44:00Z">
              <w:r w:rsidRPr="00DF2BE0" w:rsidDel="009E7685">
                <w:rPr>
                  <w:rFonts w:ascii="Arial" w:hAnsi="Arial" w:cs="Arial"/>
                  <w:sz w:val="18"/>
                  <w:szCs w:val="18"/>
                </w:rPr>
                <w:delText xml:space="preserve">Targeted management plans (e.g. Gender Action Plan, Emergency Response Plan, Waste Management Plan, others) </w:delText>
              </w:r>
            </w:del>
          </w:p>
        </w:tc>
        <w:tc>
          <w:tcPr>
            <w:tcW w:w="2160" w:type="dxa"/>
            <w:gridSpan w:val="2"/>
          </w:tcPr>
          <w:p w14:paraId="303BB3EE" w14:textId="024777AD" w:rsidR="00F5335A" w:rsidRPr="00DF2BE0" w:rsidDel="009E7685" w:rsidRDefault="00795F6F">
            <w:pPr>
              <w:tabs>
                <w:tab w:val="left" w:pos="360"/>
              </w:tabs>
              <w:spacing w:after="0" w:line="240" w:lineRule="auto"/>
              <w:rPr>
                <w:del w:id="1371" w:author="Phatthamon Jantalae" w:date="2022-06-16T16:44:00Z"/>
                <w:rFonts w:ascii="Arial" w:eastAsia="DengXian" w:hAnsi="Arial" w:cs="Arial"/>
                <w:sz w:val="18"/>
                <w:szCs w:val="18"/>
                <w:lang w:eastAsia="zh-CN"/>
              </w:rPr>
            </w:pPr>
            <w:del w:id="1372" w:author="Phatthamon Jantalae" w:date="2022-06-16T16:44:00Z">
              <w:r w:rsidRPr="00DF2BE0" w:rsidDel="009E7685">
                <w:rPr>
                  <w:rFonts w:ascii="Arial" w:eastAsia="DengXian" w:hAnsi="Arial" w:cs="Arial"/>
                  <w:sz w:val="18"/>
                  <w:szCs w:val="18"/>
                </w:rPr>
                <w:delText xml:space="preserve">Completed: Gender Action Plan, Stakeholder Engagement Plan </w:delText>
              </w:r>
              <w:r w:rsidRPr="00DF2BE0" w:rsidDel="009E7685">
                <w:rPr>
                  <w:rFonts w:ascii="Arial" w:eastAsia="DengXian" w:hAnsi="Arial" w:cs="Arial"/>
                  <w:sz w:val="18"/>
                  <w:szCs w:val="18"/>
                  <w:lang w:eastAsia="zh-CN"/>
                </w:rPr>
                <w:delText>has been completed</w:delText>
              </w:r>
            </w:del>
          </w:p>
          <w:p w14:paraId="7D727FFB" w14:textId="0AC6CAD8" w:rsidR="00F5335A" w:rsidRPr="00DF2BE0" w:rsidDel="009E7685" w:rsidRDefault="00F5335A">
            <w:pPr>
              <w:tabs>
                <w:tab w:val="left" w:pos="360"/>
              </w:tabs>
              <w:spacing w:after="0" w:line="240" w:lineRule="auto"/>
              <w:rPr>
                <w:del w:id="1373" w:author="Phatthamon Jantalae" w:date="2022-06-16T16:44:00Z"/>
                <w:rFonts w:ascii="Arial" w:eastAsia="DengXian" w:hAnsi="Arial" w:cs="Arial"/>
                <w:sz w:val="18"/>
                <w:szCs w:val="18"/>
                <w:lang w:eastAsia="zh-CN"/>
              </w:rPr>
            </w:pPr>
          </w:p>
          <w:p w14:paraId="2CA4CE2D" w14:textId="194D1F18" w:rsidR="00F5335A" w:rsidRPr="00DF2BE0" w:rsidDel="009E7685" w:rsidRDefault="00795F6F">
            <w:pPr>
              <w:tabs>
                <w:tab w:val="left" w:pos="360"/>
              </w:tabs>
              <w:spacing w:after="0" w:line="240" w:lineRule="auto"/>
              <w:rPr>
                <w:del w:id="1374" w:author="Phatthamon Jantalae" w:date="2022-06-16T16:44:00Z"/>
                <w:rFonts w:ascii="Arial" w:hAnsi="Arial" w:cs="Arial"/>
                <w:sz w:val="18"/>
                <w:szCs w:val="18"/>
              </w:rPr>
            </w:pPr>
            <w:del w:id="1375" w:author="Phatthamon Jantalae" w:date="2022-06-16T16:44:00Z">
              <w:r w:rsidRPr="00DF2BE0" w:rsidDel="009E7685">
                <w:rPr>
                  <w:rFonts w:ascii="Arial" w:eastAsia="DengXian" w:hAnsi="Arial" w:cs="Arial"/>
                  <w:sz w:val="18"/>
                  <w:szCs w:val="18"/>
                  <w:lang w:eastAsia="zh-CN"/>
                </w:rPr>
                <w:delText>Planned: TBC per the forthcoming ESMF</w:delText>
              </w:r>
            </w:del>
          </w:p>
        </w:tc>
      </w:tr>
      <w:tr w:rsidR="00F5335A" w:rsidRPr="00DF2BE0" w:rsidDel="009E7685" w14:paraId="313B227C" w14:textId="63DB5029">
        <w:trPr>
          <w:del w:id="1376" w:author="Phatthamon Jantalae" w:date="2022-06-16T16:44:00Z"/>
        </w:trPr>
        <w:tc>
          <w:tcPr>
            <w:tcW w:w="3240" w:type="dxa"/>
            <w:vMerge/>
            <w:shd w:val="clear" w:color="auto" w:fill="FFFFFF"/>
          </w:tcPr>
          <w:p w14:paraId="40B4AD5B" w14:textId="493ADC7D" w:rsidR="00F5335A" w:rsidRPr="00DF2BE0" w:rsidDel="009E7685" w:rsidRDefault="00F5335A">
            <w:pPr>
              <w:tabs>
                <w:tab w:val="left" w:pos="270"/>
              </w:tabs>
              <w:spacing w:after="0" w:line="240" w:lineRule="auto"/>
              <w:ind w:left="270" w:hanging="270"/>
              <w:rPr>
                <w:del w:id="1377" w:author="Phatthamon Jantalae" w:date="2022-06-16T16:44:00Z"/>
                <w:rFonts w:ascii="Arial" w:hAnsi="Arial" w:cs="Arial"/>
                <w:sz w:val="18"/>
                <w:szCs w:val="18"/>
              </w:rPr>
            </w:pPr>
          </w:p>
        </w:tc>
        <w:tc>
          <w:tcPr>
            <w:tcW w:w="4668" w:type="dxa"/>
            <w:gridSpan w:val="5"/>
            <w:vMerge/>
            <w:shd w:val="clear" w:color="auto" w:fill="auto"/>
          </w:tcPr>
          <w:p w14:paraId="6E6B64BB" w14:textId="722975A2" w:rsidR="00F5335A" w:rsidRPr="00DF2BE0" w:rsidDel="009E7685" w:rsidRDefault="00F5335A">
            <w:pPr>
              <w:tabs>
                <w:tab w:val="left" w:pos="270"/>
              </w:tabs>
              <w:spacing w:after="0" w:line="240" w:lineRule="auto"/>
              <w:ind w:left="270" w:hanging="270"/>
              <w:rPr>
                <w:del w:id="1378" w:author="Phatthamon Jantalae" w:date="2022-06-16T16:44:00Z"/>
                <w:rFonts w:ascii="Arial" w:hAnsi="Arial" w:cs="Arial"/>
                <w:b/>
                <w:i/>
                <w:color w:val="000000"/>
                <w:sz w:val="18"/>
                <w:szCs w:val="18"/>
              </w:rPr>
            </w:pPr>
          </w:p>
        </w:tc>
        <w:tc>
          <w:tcPr>
            <w:tcW w:w="597" w:type="dxa"/>
            <w:vAlign w:val="center"/>
          </w:tcPr>
          <w:p w14:paraId="2904509F" w14:textId="3B92B9F8" w:rsidR="00F5335A" w:rsidRPr="00DF2BE0" w:rsidDel="009E7685" w:rsidRDefault="00F5335A">
            <w:pPr>
              <w:tabs>
                <w:tab w:val="left" w:pos="360"/>
              </w:tabs>
              <w:spacing w:after="0" w:line="240" w:lineRule="auto"/>
              <w:rPr>
                <w:del w:id="1379" w:author="Phatthamon Jantalae" w:date="2022-06-16T16:44:00Z"/>
                <w:rFonts w:ascii="Arial" w:hAnsi="Arial" w:cs="Arial"/>
                <w:b/>
                <w:sz w:val="18"/>
                <w:szCs w:val="18"/>
              </w:rPr>
            </w:pPr>
          </w:p>
        </w:tc>
        <w:tc>
          <w:tcPr>
            <w:tcW w:w="307" w:type="dxa"/>
          </w:tcPr>
          <w:p w14:paraId="2595B2D0" w14:textId="0685124C" w:rsidR="00F5335A" w:rsidRPr="00DF2BE0" w:rsidDel="009E7685" w:rsidRDefault="00795F6F">
            <w:pPr>
              <w:tabs>
                <w:tab w:val="left" w:pos="360"/>
              </w:tabs>
              <w:spacing w:after="0" w:line="240" w:lineRule="auto"/>
              <w:rPr>
                <w:del w:id="1380" w:author="Phatthamon Jantalae" w:date="2022-06-16T16:44:00Z"/>
                <w:rFonts w:ascii="Arial" w:hAnsi="Arial" w:cs="Arial"/>
                <w:sz w:val="18"/>
                <w:szCs w:val="18"/>
              </w:rPr>
            </w:pPr>
            <w:del w:id="1381" w:author="Phatthamon Jantalae" w:date="2022-06-16T16:44:00Z">
              <w:r w:rsidRPr="00DF2BE0" w:rsidDel="009E7685">
                <w:rPr>
                  <w:rFonts w:ascii="Arial" w:hAnsi="Arial" w:cs="Arial"/>
                  <w:b/>
                  <w:sz w:val="18"/>
                  <w:szCs w:val="18"/>
                  <w:lang w:eastAsia="ja-JP"/>
                </w:rPr>
                <w:delText>√</w:delText>
              </w:r>
            </w:del>
          </w:p>
        </w:tc>
        <w:tc>
          <w:tcPr>
            <w:tcW w:w="2168" w:type="dxa"/>
          </w:tcPr>
          <w:p w14:paraId="7AF9A13D" w14:textId="323526ED" w:rsidR="00F5335A" w:rsidRPr="00DF2BE0" w:rsidDel="009E7685" w:rsidRDefault="00795F6F">
            <w:pPr>
              <w:tabs>
                <w:tab w:val="left" w:pos="360"/>
              </w:tabs>
              <w:spacing w:after="0" w:line="240" w:lineRule="auto"/>
              <w:rPr>
                <w:del w:id="1382" w:author="Phatthamon Jantalae" w:date="2022-06-16T16:44:00Z"/>
                <w:rFonts w:ascii="Arial" w:hAnsi="Arial" w:cs="Arial"/>
                <w:sz w:val="18"/>
                <w:szCs w:val="18"/>
              </w:rPr>
            </w:pPr>
            <w:del w:id="1383" w:author="Phatthamon Jantalae" w:date="2022-06-16T16:44:00Z">
              <w:r w:rsidRPr="00DF2BE0" w:rsidDel="009E7685">
                <w:rPr>
                  <w:rFonts w:ascii="Arial" w:hAnsi="Arial" w:cs="Arial"/>
                  <w:sz w:val="18"/>
                  <w:szCs w:val="18"/>
                </w:rPr>
                <w:delText>ESMP (Environmental and Social Management Plan which may include range of targeted plans)</w:delText>
              </w:r>
            </w:del>
          </w:p>
        </w:tc>
        <w:tc>
          <w:tcPr>
            <w:tcW w:w="2160" w:type="dxa"/>
            <w:gridSpan w:val="2"/>
          </w:tcPr>
          <w:p w14:paraId="55AB8C88" w14:textId="2948AB2B" w:rsidR="00F5335A" w:rsidRPr="00DF2BE0" w:rsidDel="009E7685" w:rsidRDefault="00795F6F">
            <w:pPr>
              <w:tabs>
                <w:tab w:val="left" w:pos="360"/>
              </w:tabs>
              <w:spacing w:after="0" w:line="240" w:lineRule="auto"/>
              <w:rPr>
                <w:del w:id="1384" w:author="Phatthamon Jantalae" w:date="2022-06-16T16:44:00Z"/>
                <w:rFonts w:ascii="Arial" w:hAnsi="Arial" w:cs="Arial"/>
                <w:sz w:val="18"/>
                <w:szCs w:val="18"/>
              </w:rPr>
            </w:pPr>
            <w:del w:id="1385" w:author="Phatthamon Jantalae" w:date="2022-06-16T16:44:00Z">
              <w:r w:rsidRPr="00DF2BE0" w:rsidDel="009E7685">
                <w:rPr>
                  <w:rFonts w:ascii="Arial" w:hAnsi="Arial" w:cs="Arial"/>
                  <w:sz w:val="18"/>
                  <w:szCs w:val="18"/>
                </w:rPr>
                <w:delText>Planned</w:delText>
              </w:r>
            </w:del>
          </w:p>
        </w:tc>
      </w:tr>
      <w:tr w:rsidR="00F5335A" w:rsidRPr="00DF2BE0" w:rsidDel="009E7685" w14:paraId="55175156" w14:textId="15E5A51C">
        <w:trPr>
          <w:trHeight w:val="512"/>
          <w:del w:id="1386" w:author="Phatthamon Jantalae" w:date="2022-06-16T16:44:00Z"/>
        </w:trPr>
        <w:tc>
          <w:tcPr>
            <w:tcW w:w="3240" w:type="dxa"/>
            <w:vMerge/>
            <w:shd w:val="clear" w:color="auto" w:fill="FFFFFF"/>
          </w:tcPr>
          <w:p w14:paraId="44A6CA29" w14:textId="6F9F0FEE" w:rsidR="00F5335A" w:rsidRPr="00DF2BE0" w:rsidDel="009E7685" w:rsidRDefault="00F5335A">
            <w:pPr>
              <w:tabs>
                <w:tab w:val="left" w:pos="270"/>
              </w:tabs>
              <w:spacing w:after="0" w:line="240" w:lineRule="auto"/>
              <w:ind w:left="270" w:hanging="270"/>
              <w:rPr>
                <w:del w:id="1387" w:author="Phatthamon Jantalae" w:date="2022-06-16T16:44:00Z"/>
                <w:rFonts w:ascii="Arial" w:hAnsi="Arial" w:cs="Arial"/>
                <w:sz w:val="18"/>
                <w:szCs w:val="18"/>
              </w:rPr>
            </w:pPr>
          </w:p>
        </w:tc>
        <w:tc>
          <w:tcPr>
            <w:tcW w:w="4668" w:type="dxa"/>
            <w:gridSpan w:val="5"/>
            <w:vMerge/>
            <w:shd w:val="clear" w:color="auto" w:fill="auto"/>
          </w:tcPr>
          <w:p w14:paraId="4DA65BF0" w14:textId="443311E6" w:rsidR="00F5335A" w:rsidRPr="00DF2BE0" w:rsidDel="009E7685" w:rsidRDefault="00F5335A">
            <w:pPr>
              <w:tabs>
                <w:tab w:val="left" w:pos="270"/>
              </w:tabs>
              <w:spacing w:after="0" w:line="240" w:lineRule="auto"/>
              <w:ind w:left="270" w:hanging="270"/>
              <w:rPr>
                <w:del w:id="1388" w:author="Phatthamon Jantalae" w:date="2022-06-16T16:44:00Z"/>
                <w:rFonts w:ascii="Arial" w:hAnsi="Arial" w:cs="Arial"/>
                <w:b/>
                <w:i/>
                <w:color w:val="000000"/>
                <w:sz w:val="18"/>
                <w:szCs w:val="18"/>
              </w:rPr>
            </w:pPr>
          </w:p>
        </w:tc>
        <w:tc>
          <w:tcPr>
            <w:tcW w:w="597" w:type="dxa"/>
            <w:vAlign w:val="center"/>
          </w:tcPr>
          <w:p w14:paraId="0221E640" w14:textId="764288E1" w:rsidR="00F5335A" w:rsidRPr="00DF2BE0" w:rsidDel="009E7685" w:rsidRDefault="00F5335A">
            <w:pPr>
              <w:tabs>
                <w:tab w:val="left" w:pos="360"/>
              </w:tabs>
              <w:spacing w:after="0" w:line="240" w:lineRule="auto"/>
              <w:rPr>
                <w:del w:id="1389" w:author="Phatthamon Jantalae" w:date="2022-06-16T16:44:00Z"/>
                <w:rFonts w:ascii="Arial" w:hAnsi="Arial" w:cs="Arial"/>
                <w:b/>
                <w:sz w:val="18"/>
                <w:szCs w:val="18"/>
              </w:rPr>
            </w:pPr>
          </w:p>
        </w:tc>
        <w:tc>
          <w:tcPr>
            <w:tcW w:w="307" w:type="dxa"/>
          </w:tcPr>
          <w:p w14:paraId="698AD37B" w14:textId="5C374404" w:rsidR="00F5335A" w:rsidRPr="00DF2BE0" w:rsidDel="009E7685" w:rsidRDefault="00795F6F">
            <w:pPr>
              <w:tabs>
                <w:tab w:val="left" w:pos="360"/>
              </w:tabs>
              <w:spacing w:after="0" w:line="240" w:lineRule="auto"/>
              <w:rPr>
                <w:del w:id="1390" w:author="Phatthamon Jantalae" w:date="2022-06-16T16:44:00Z"/>
                <w:rFonts w:ascii="Arial" w:hAnsi="Arial" w:cs="Arial"/>
                <w:sz w:val="18"/>
                <w:szCs w:val="18"/>
              </w:rPr>
            </w:pPr>
            <w:del w:id="1391" w:author="Phatthamon Jantalae" w:date="2022-06-16T16:44:00Z">
              <w:r w:rsidRPr="00DF2BE0" w:rsidDel="009E7685">
                <w:rPr>
                  <w:rFonts w:ascii="Arial" w:hAnsi="Arial" w:cs="Arial"/>
                  <w:b/>
                  <w:sz w:val="18"/>
                  <w:szCs w:val="18"/>
                  <w:lang w:eastAsia="ja-JP"/>
                </w:rPr>
                <w:delText>√</w:delText>
              </w:r>
            </w:del>
          </w:p>
        </w:tc>
        <w:tc>
          <w:tcPr>
            <w:tcW w:w="2168" w:type="dxa"/>
          </w:tcPr>
          <w:p w14:paraId="0DDFF24D" w14:textId="611D9D77" w:rsidR="00F5335A" w:rsidRPr="00DF2BE0" w:rsidDel="009E7685" w:rsidRDefault="00795F6F">
            <w:pPr>
              <w:tabs>
                <w:tab w:val="left" w:pos="360"/>
              </w:tabs>
              <w:spacing w:after="0" w:line="240" w:lineRule="auto"/>
              <w:rPr>
                <w:del w:id="1392" w:author="Phatthamon Jantalae" w:date="2022-06-16T16:44:00Z"/>
                <w:rFonts w:ascii="Arial" w:hAnsi="Arial" w:cs="Arial"/>
                <w:sz w:val="18"/>
                <w:szCs w:val="18"/>
              </w:rPr>
            </w:pPr>
            <w:del w:id="1393" w:author="Phatthamon Jantalae" w:date="2022-06-16T16:44:00Z">
              <w:r w:rsidRPr="00DF2BE0" w:rsidDel="009E7685">
                <w:rPr>
                  <w:rFonts w:ascii="Arial" w:hAnsi="Arial" w:cs="Arial"/>
                  <w:sz w:val="18"/>
                  <w:szCs w:val="18"/>
                </w:rPr>
                <w:delText>ESMF (Environmental and Social Management Framework)</w:delText>
              </w:r>
            </w:del>
          </w:p>
        </w:tc>
        <w:tc>
          <w:tcPr>
            <w:tcW w:w="2160" w:type="dxa"/>
            <w:gridSpan w:val="2"/>
          </w:tcPr>
          <w:p w14:paraId="635F2B91" w14:textId="456384AC" w:rsidR="00F5335A" w:rsidRPr="00DF2BE0" w:rsidDel="009E7685" w:rsidRDefault="00795F6F">
            <w:pPr>
              <w:tabs>
                <w:tab w:val="left" w:pos="360"/>
              </w:tabs>
              <w:spacing w:after="0" w:line="240" w:lineRule="auto"/>
              <w:rPr>
                <w:del w:id="1394" w:author="Phatthamon Jantalae" w:date="2022-06-16T16:44:00Z"/>
                <w:rFonts w:ascii="Arial" w:hAnsi="Arial" w:cs="Arial"/>
                <w:sz w:val="18"/>
                <w:szCs w:val="18"/>
              </w:rPr>
            </w:pPr>
            <w:del w:id="1395" w:author="Phatthamon Jantalae" w:date="2022-06-16T16:44:00Z">
              <w:r w:rsidRPr="00DF2BE0" w:rsidDel="009E7685">
                <w:rPr>
                  <w:rFonts w:ascii="Arial" w:eastAsia="DengXian" w:hAnsi="Arial" w:cs="Arial"/>
                  <w:sz w:val="18"/>
                  <w:szCs w:val="18"/>
                  <w:lang w:eastAsia="zh-CN"/>
                </w:rPr>
                <w:delText>Completed</w:delText>
              </w:r>
            </w:del>
          </w:p>
        </w:tc>
      </w:tr>
      <w:tr w:rsidR="00F5335A" w:rsidRPr="00DF2BE0" w:rsidDel="009E7685" w14:paraId="32A604DD" w14:textId="16B35D97">
        <w:trPr>
          <w:trHeight w:val="48"/>
          <w:del w:id="1396" w:author="Phatthamon Jantalae" w:date="2022-06-16T16:44:00Z"/>
        </w:trPr>
        <w:tc>
          <w:tcPr>
            <w:tcW w:w="3240" w:type="dxa"/>
            <w:vMerge/>
            <w:shd w:val="clear" w:color="auto" w:fill="FFFFFF"/>
          </w:tcPr>
          <w:p w14:paraId="7A982D26" w14:textId="25FBE8DB" w:rsidR="00F5335A" w:rsidRPr="00DF2BE0" w:rsidDel="009E7685" w:rsidRDefault="00F5335A">
            <w:pPr>
              <w:tabs>
                <w:tab w:val="left" w:pos="270"/>
              </w:tabs>
              <w:spacing w:after="0" w:line="240" w:lineRule="auto"/>
              <w:ind w:left="270" w:hanging="270"/>
              <w:rPr>
                <w:del w:id="1397" w:author="Phatthamon Jantalae" w:date="2022-06-16T16:44:00Z"/>
                <w:rFonts w:ascii="Arial" w:hAnsi="Arial" w:cs="Arial"/>
                <w:sz w:val="18"/>
                <w:szCs w:val="18"/>
              </w:rPr>
            </w:pPr>
          </w:p>
        </w:tc>
        <w:tc>
          <w:tcPr>
            <w:tcW w:w="4668" w:type="dxa"/>
            <w:gridSpan w:val="5"/>
            <w:shd w:val="clear" w:color="auto" w:fill="auto"/>
          </w:tcPr>
          <w:p w14:paraId="3B091400" w14:textId="78B7C4E2" w:rsidR="00F5335A" w:rsidRPr="00DF2BE0" w:rsidDel="009E7685" w:rsidRDefault="00795F6F">
            <w:pPr>
              <w:tabs>
                <w:tab w:val="left" w:pos="270"/>
              </w:tabs>
              <w:spacing w:after="0" w:line="240" w:lineRule="auto"/>
              <w:rPr>
                <w:del w:id="1398" w:author="Phatthamon Jantalae" w:date="2022-06-16T16:44:00Z"/>
                <w:rFonts w:ascii="Arial" w:hAnsi="Arial" w:cs="Arial"/>
                <w:b/>
                <w:i/>
                <w:color w:val="000000"/>
                <w:sz w:val="18"/>
                <w:szCs w:val="18"/>
              </w:rPr>
            </w:pPr>
            <w:del w:id="1399" w:author="Phatthamon Jantalae" w:date="2022-06-16T16:44:00Z">
              <w:r w:rsidRPr="00DF2BE0" w:rsidDel="009E7685">
                <w:rPr>
                  <w:rFonts w:ascii="Arial" w:hAnsi="Arial" w:cs="Arial"/>
                  <w:b/>
                  <w:i/>
                  <w:color w:val="000000"/>
                  <w:sz w:val="18"/>
                  <w:szCs w:val="18"/>
                </w:rPr>
                <w:delText xml:space="preserve">Based on identified </w:delText>
              </w:r>
              <w:r w:rsidRPr="00DF2BE0" w:rsidDel="009E7685">
                <w:rPr>
                  <w:rFonts w:ascii="Arial" w:hAnsi="Arial" w:cs="Arial"/>
                  <w:b/>
                  <w:i/>
                  <w:color w:val="000000"/>
                  <w:sz w:val="18"/>
                  <w:szCs w:val="18"/>
                  <w:u w:val="single"/>
                </w:rPr>
                <w:delText>risks</w:delText>
              </w:r>
              <w:r w:rsidRPr="00DF2BE0" w:rsidDel="009E7685">
                <w:rPr>
                  <w:rFonts w:ascii="Arial" w:hAnsi="Arial" w:cs="Arial"/>
                  <w:b/>
                  <w:i/>
                  <w:color w:val="000000"/>
                  <w:sz w:val="18"/>
                  <w:szCs w:val="18"/>
                </w:rPr>
                <w:delText>, which Principles/Project-level Standards triggered?</w:delText>
              </w:r>
            </w:del>
          </w:p>
        </w:tc>
        <w:tc>
          <w:tcPr>
            <w:tcW w:w="597" w:type="dxa"/>
            <w:vAlign w:val="center"/>
          </w:tcPr>
          <w:p w14:paraId="66510DF4" w14:textId="3D0916F3" w:rsidR="00F5335A" w:rsidRPr="00DF2BE0" w:rsidDel="009E7685" w:rsidRDefault="00F5335A">
            <w:pPr>
              <w:tabs>
                <w:tab w:val="left" w:pos="360"/>
              </w:tabs>
              <w:spacing w:after="0" w:line="240" w:lineRule="auto"/>
              <w:rPr>
                <w:del w:id="1400" w:author="Phatthamon Jantalae" w:date="2022-06-16T16:44:00Z"/>
                <w:rFonts w:ascii="Arial" w:hAnsi="Arial" w:cs="Arial"/>
                <w:b/>
                <w:sz w:val="18"/>
                <w:szCs w:val="18"/>
              </w:rPr>
            </w:pPr>
          </w:p>
        </w:tc>
        <w:tc>
          <w:tcPr>
            <w:tcW w:w="4635" w:type="dxa"/>
            <w:gridSpan w:val="4"/>
            <w:vAlign w:val="center"/>
          </w:tcPr>
          <w:p w14:paraId="4E912E32" w14:textId="57BA0735" w:rsidR="00F5335A" w:rsidRPr="00DF2BE0" w:rsidDel="009E7685" w:rsidRDefault="00795F6F">
            <w:pPr>
              <w:tabs>
                <w:tab w:val="left" w:pos="360"/>
              </w:tabs>
              <w:spacing w:after="0" w:line="240" w:lineRule="auto"/>
              <w:jc w:val="center"/>
              <w:rPr>
                <w:del w:id="1401" w:author="Phatthamon Jantalae" w:date="2022-06-16T16:44:00Z"/>
                <w:rFonts w:ascii="Arial" w:hAnsi="Arial" w:cs="Arial"/>
                <w:b/>
                <w:i/>
                <w:sz w:val="18"/>
                <w:szCs w:val="18"/>
              </w:rPr>
            </w:pPr>
            <w:del w:id="1402" w:author="Phatthamon Jantalae" w:date="2022-06-16T16:44:00Z">
              <w:r w:rsidRPr="00DF2BE0" w:rsidDel="009E7685">
                <w:rPr>
                  <w:rFonts w:ascii="Arial" w:hAnsi="Arial" w:cs="Arial"/>
                  <w:b/>
                  <w:sz w:val="18"/>
                  <w:szCs w:val="18"/>
                </w:rPr>
                <w:delText>Comments (not required)</w:delText>
              </w:r>
            </w:del>
          </w:p>
        </w:tc>
      </w:tr>
      <w:tr w:rsidR="00F5335A" w:rsidRPr="00DF2BE0" w:rsidDel="009E7685" w14:paraId="7851C557" w14:textId="0B295051">
        <w:trPr>
          <w:del w:id="1403" w:author="Phatthamon Jantalae" w:date="2022-06-16T16:44:00Z"/>
        </w:trPr>
        <w:tc>
          <w:tcPr>
            <w:tcW w:w="3240" w:type="dxa"/>
            <w:vMerge/>
            <w:shd w:val="clear" w:color="auto" w:fill="FFFFFF"/>
          </w:tcPr>
          <w:p w14:paraId="26155DD1" w14:textId="7A1A1B74" w:rsidR="00F5335A" w:rsidRPr="00DF2BE0" w:rsidDel="009E7685" w:rsidRDefault="00F5335A">
            <w:pPr>
              <w:tabs>
                <w:tab w:val="left" w:pos="270"/>
              </w:tabs>
              <w:spacing w:after="0" w:line="240" w:lineRule="auto"/>
              <w:ind w:left="270" w:hanging="270"/>
              <w:rPr>
                <w:del w:id="1404" w:author="Phatthamon Jantalae" w:date="2022-06-16T16:44:00Z"/>
                <w:rFonts w:ascii="Arial" w:hAnsi="Arial" w:cs="Arial"/>
                <w:sz w:val="18"/>
                <w:szCs w:val="18"/>
              </w:rPr>
            </w:pPr>
          </w:p>
        </w:tc>
        <w:tc>
          <w:tcPr>
            <w:tcW w:w="4668" w:type="dxa"/>
            <w:gridSpan w:val="5"/>
            <w:shd w:val="clear" w:color="auto" w:fill="auto"/>
            <w:vAlign w:val="center"/>
          </w:tcPr>
          <w:p w14:paraId="1CBCD200" w14:textId="4287FE6C" w:rsidR="00F5335A" w:rsidRPr="00DF2BE0" w:rsidDel="009E7685" w:rsidRDefault="00795F6F">
            <w:pPr>
              <w:tabs>
                <w:tab w:val="left" w:pos="270"/>
              </w:tabs>
              <w:spacing w:after="0" w:line="240" w:lineRule="auto"/>
              <w:ind w:left="270" w:hanging="270"/>
              <w:rPr>
                <w:del w:id="1405" w:author="Phatthamon Jantalae" w:date="2022-06-16T16:44:00Z"/>
                <w:rFonts w:ascii="Arial" w:hAnsi="Arial" w:cs="Arial"/>
                <w:b/>
                <w:i/>
                <w:sz w:val="18"/>
                <w:szCs w:val="18"/>
              </w:rPr>
            </w:pPr>
            <w:del w:id="1406" w:author="Phatthamon Jantalae" w:date="2022-06-16T16:44:00Z">
              <w:r w:rsidRPr="00DF2BE0" w:rsidDel="009E7685">
                <w:rPr>
                  <w:rFonts w:ascii="Arial" w:hAnsi="Arial" w:cs="Arial"/>
                  <w:b/>
                  <w:i/>
                  <w:sz w:val="18"/>
                  <w:szCs w:val="18"/>
                </w:rPr>
                <w:delText xml:space="preserve">Overarching Principle: Leave No One Behind </w:delText>
              </w:r>
            </w:del>
          </w:p>
        </w:tc>
        <w:tc>
          <w:tcPr>
            <w:tcW w:w="597" w:type="dxa"/>
            <w:vAlign w:val="center"/>
          </w:tcPr>
          <w:p w14:paraId="12D110E3" w14:textId="7638410F" w:rsidR="00F5335A" w:rsidRPr="00DF2BE0" w:rsidDel="009E7685" w:rsidRDefault="00F5335A">
            <w:pPr>
              <w:tabs>
                <w:tab w:val="left" w:pos="360"/>
              </w:tabs>
              <w:spacing w:after="0" w:line="240" w:lineRule="auto"/>
              <w:rPr>
                <w:del w:id="1407" w:author="Phatthamon Jantalae" w:date="2022-06-16T16:44:00Z"/>
                <w:rFonts w:ascii="Arial" w:hAnsi="Arial" w:cs="Arial"/>
                <w:sz w:val="18"/>
                <w:szCs w:val="18"/>
              </w:rPr>
            </w:pPr>
          </w:p>
        </w:tc>
        <w:tc>
          <w:tcPr>
            <w:tcW w:w="4635" w:type="dxa"/>
            <w:gridSpan w:val="4"/>
          </w:tcPr>
          <w:p w14:paraId="7981817E" w14:textId="6724D5C2" w:rsidR="00F5335A" w:rsidRPr="00DF2BE0" w:rsidDel="009E7685" w:rsidRDefault="00F5335A">
            <w:pPr>
              <w:tabs>
                <w:tab w:val="left" w:pos="360"/>
              </w:tabs>
              <w:spacing w:after="0" w:line="240" w:lineRule="auto"/>
              <w:rPr>
                <w:del w:id="1408" w:author="Phatthamon Jantalae" w:date="2022-06-16T16:44:00Z"/>
                <w:rFonts w:ascii="Arial" w:hAnsi="Arial" w:cs="Arial"/>
                <w:sz w:val="18"/>
                <w:szCs w:val="18"/>
              </w:rPr>
            </w:pPr>
          </w:p>
        </w:tc>
      </w:tr>
      <w:tr w:rsidR="00F5335A" w:rsidRPr="00DF2BE0" w:rsidDel="009E7685" w14:paraId="0CBC4B98" w14:textId="5F22890C">
        <w:trPr>
          <w:trHeight w:val="48"/>
          <w:del w:id="1409" w:author="Phatthamon Jantalae" w:date="2022-06-16T16:44:00Z"/>
        </w:trPr>
        <w:tc>
          <w:tcPr>
            <w:tcW w:w="3240" w:type="dxa"/>
            <w:vMerge/>
            <w:shd w:val="clear" w:color="auto" w:fill="FFFFFF"/>
          </w:tcPr>
          <w:p w14:paraId="740CA37F" w14:textId="4AFAE8ED" w:rsidR="00F5335A" w:rsidRPr="00DF2BE0" w:rsidDel="009E7685" w:rsidRDefault="00F5335A">
            <w:pPr>
              <w:tabs>
                <w:tab w:val="left" w:pos="270"/>
              </w:tabs>
              <w:spacing w:after="0" w:line="240" w:lineRule="auto"/>
              <w:ind w:left="270" w:hanging="270"/>
              <w:rPr>
                <w:del w:id="1410" w:author="Phatthamon Jantalae" w:date="2022-06-16T16:44:00Z"/>
                <w:rFonts w:ascii="Arial" w:hAnsi="Arial" w:cs="Arial"/>
                <w:sz w:val="18"/>
                <w:szCs w:val="18"/>
              </w:rPr>
            </w:pPr>
          </w:p>
        </w:tc>
        <w:tc>
          <w:tcPr>
            <w:tcW w:w="4668" w:type="dxa"/>
            <w:gridSpan w:val="5"/>
            <w:shd w:val="clear" w:color="auto" w:fill="auto"/>
            <w:vAlign w:val="center"/>
          </w:tcPr>
          <w:p w14:paraId="23E939F2" w14:textId="5C128E4B" w:rsidR="00F5335A" w:rsidRPr="00DF2BE0" w:rsidDel="009E7685" w:rsidRDefault="00795F6F">
            <w:pPr>
              <w:tabs>
                <w:tab w:val="left" w:pos="270"/>
              </w:tabs>
              <w:spacing w:after="0" w:line="240" w:lineRule="auto"/>
              <w:ind w:left="640" w:hanging="270"/>
              <w:rPr>
                <w:del w:id="1411" w:author="Phatthamon Jantalae" w:date="2022-06-16T16:44:00Z"/>
                <w:rFonts w:ascii="Arial" w:hAnsi="Arial" w:cs="Arial"/>
                <w:b/>
                <w:i/>
                <w:sz w:val="18"/>
                <w:szCs w:val="18"/>
              </w:rPr>
            </w:pPr>
            <w:del w:id="1412" w:author="Phatthamon Jantalae" w:date="2022-06-16T16:44:00Z">
              <w:r w:rsidRPr="00DF2BE0" w:rsidDel="009E7685">
                <w:rPr>
                  <w:rFonts w:ascii="Arial" w:hAnsi="Arial" w:cs="Arial"/>
                  <w:b/>
                  <w:i/>
                  <w:sz w:val="18"/>
                  <w:szCs w:val="18"/>
                </w:rPr>
                <w:delText>Human Rights</w:delText>
              </w:r>
            </w:del>
          </w:p>
        </w:tc>
        <w:tc>
          <w:tcPr>
            <w:tcW w:w="597" w:type="dxa"/>
          </w:tcPr>
          <w:p w14:paraId="4560C7AA" w14:textId="7568793F" w:rsidR="00F5335A" w:rsidRPr="00DF2BE0" w:rsidDel="009E7685" w:rsidRDefault="00795F6F">
            <w:pPr>
              <w:tabs>
                <w:tab w:val="left" w:pos="360"/>
              </w:tabs>
              <w:spacing w:after="0" w:line="240" w:lineRule="auto"/>
              <w:rPr>
                <w:del w:id="1413" w:author="Phatthamon Jantalae" w:date="2022-06-16T16:44:00Z"/>
                <w:rFonts w:ascii="Arial" w:hAnsi="Arial" w:cs="Arial"/>
                <w:b/>
                <w:sz w:val="18"/>
                <w:szCs w:val="18"/>
              </w:rPr>
            </w:pPr>
            <w:del w:id="1414"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2CD89AED" w14:textId="44006B56" w:rsidR="00F5335A" w:rsidRPr="00DF2BE0" w:rsidDel="009E7685" w:rsidRDefault="00F5335A">
            <w:pPr>
              <w:tabs>
                <w:tab w:val="left" w:pos="360"/>
              </w:tabs>
              <w:spacing w:after="0" w:line="240" w:lineRule="auto"/>
              <w:rPr>
                <w:del w:id="1415" w:author="Phatthamon Jantalae" w:date="2022-06-16T16:44:00Z"/>
                <w:rFonts w:ascii="Arial" w:hAnsi="Arial" w:cs="Arial"/>
                <w:sz w:val="18"/>
                <w:szCs w:val="18"/>
              </w:rPr>
            </w:pPr>
          </w:p>
        </w:tc>
      </w:tr>
      <w:tr w:rsidR="00F5335A" w:rsidRPr="00DF2BE0" w:rsidDel="009E7685" w14:paraId="505B0D9E" w14:textId="7A898C10">
        <w:trPr>
          <w:trHeight w:val="260"/>
          <w:del w:id="1416" w:author="Phatthamon Jantalae" w:date="2022-06-16T16:44:00Z"/>
        </w:trPr>
        <w:tc>
          <w:tcPr>
            <w:tcW w:w="3240" w:type="dxa"/>
            <w:vMerge/>
            <w:shd w:val="clear" w:color="auto" w:fill="FFFFFF"/>
          </w:tcPr>
          <w:p w14:paraId="2EACC35D" w14:textId="4AF08426" w:rsidR="00F5335A" w:rsidRPr="00DF2BE0" w:rsidDel="009E7685" w:rsidRDefault="00F5335A">
            <w:pPr>
              <w:tabs>
                <w:tab w:val="left" w:pos="270"/>
              </w:tabs>
              <w:spacing w:after="0" w:line="240" w:lineRule="auto"/>
              <w:ind w:left="270" w:hanging="270"/>
              <w:rPr>
                <w:del w:id="1417" w:author="Phatthamon Jantalae" w:date="2022-06-16T16:44:00Z"/>
                <w:rFonts w:ascii="Arial" w:hAnsi="Arial" w:cs="Arial"/>
                <w:sz w:val="18"/>
                <w:szCs w:val="18"/>
              </w:rPr>
            </w:pPr>
          </w:p>
        </w:tc>
        <w:tc>
          <w:tcPr>
            <w:tcW w:w="4668" w:type="dxa"/>
            <w:gridSpan w:val="5"/>
            <w:shd w:val="clear" w:color="auto" w:fill="auto"/>
            <w:vAlign w:val="center"/>
          </w:tcPr>
          <w:p w14:paraId="34CF82A7" w14:textId="17621C83" w:rsidR="00F5335A" w:rsidRPr="00DF2BE0" w:rsidDel="009E7685" w:rsidRDefault="00795F6F">
            <w:pPr>
              <w:tabs>
                <w:tab w:val="left" w:pos="270"/>
              </w:tabs>
              <w:spacing w:after="0" w:line="240" w:lineRule="auto"/>
              <w:ind w:left="640" w:hanging="270"/>
              <w:rPr>
                <w:del w:id="1418" w:author="Phatthamon Jantalae" w:date="2022-06-16T16:44:00Z"/>
                <w:rFonts w:ascii="Arial" w:hAnsi="Arial" w:cs="Arial"/>
                <w:b/>
                <w:i/>
                <w:sz w:val="18"/>
                <w:szCs w:val="18"/>
              </w:rPr>
            </w:pPr>
            <w:del w:id="1419" w:author="Phatthamon Jantalae" w:date="2022-06-16T16:44:00Z">
              <w:r w:rsidRPr="00DF2BE0" w:rsidDel="009E7685">
                <w:rPr>
                  <w:rFonts w:ascii="Arial" w:hAnsi="Arial" w:cs="Arial"/>
                  <w:b/>
                  <w:i/>
                  <w:sz w:val="18"/>
                  <w:szCs w:val="18"/>
                </w:rPr>
                <w:delText>Gender Equality and Women’s Empowerment</w:delText>
              </w:r>
            </w:del>
          </w:p>
        </w:tc>
        <w:tc>
          <w:tcPr>
            <w:tcW w:w="597" w:type="dxa"/>
          </w:tcPr>
          <w:p w14:paraId="17D41F88" w14:textId="70D57E35" w:rsidR="00F5335A" w:rsidRPr="00DF2BE0" w:rsidDel="009E7685" w:rsidRDefault="00795F6F">
            <w:pPr>
              <w:tabs>
                <w:tab w:val="left" w:pos="360"/>
              </w:tabs>
              <w:spacing w:after="0" w:line="240" w:lineRule="auto"/>
              <w:rPr>
                <w:del w:id="1420" w:author="Phatthamon Jantalae" w:date="2022-06-16T16:44:00Z"/>
                <w:rFonts w:ascii="Arial" w:hAnsi="Arial" w:cs="Arial"/>
                <w:sz w:val="18"/>
                <w:szCs w:val="18"/>
              </w:rPr>
            </w:pPr>
            <w:del w:id="1421"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3FCA563C" w14:textId="18A484DB" w:rsidR="00F5335A" w:rsidRPr="00DF2BE0" w:rsidDel="009E7685" w:rsidRDefault="00795F6F">
            <w:pPr>
              <w:tabs>
                <w:tab w:val="left" w:pos="360"/>
              </w:tabs>
              <w:spacing w:after="0" w:line="240" w:lineRule="auto"/>
              <w:rPr>
                <w:del w:id="1422" w:author="Phatthamon Jantalae" w:date="2022-06-16T16:44:00Z"/>
                <w:rFonts w:ascii="Arial" w:hAnsi="Arial" w:cs="Arial"/>
                <w:sz w:val="18"/>
                <w:szCs w:val="18"/>
              </w:rPr>
            </w:pPr>
            <w:del w:id="1423" w:author="Phatthamon Jantalae" w:date="2022-06-16T16:44:00Z">
              <w:r w:rsidRPr="00DF2BE0" w:rsidDel="009E7685">
                <w:rPr>
                  <w:rFonts w:ascii="Arial" w:eastAsia="DengXian" w:hAnsi="Arial" w:cs="Arial"/>
                  <w:sz w:val="18"/>
                  <w:szCs w:val="18"/>
                </w:rPr>
                <w:delText>The site-specific environmental and social assessments of each demo site shall include the evaluation of impacts on gender equality and women’s empowerment. The assessments shall identify mitigation measures to be carried out during demo implementation. A gender action plan is also prepared.</w:delText>
              </w:r>
            </w:del>
          </w:p>
        </w:tc>
      </w:tr>
      <w:tr w:rsidR="00F5335A" w:rsidRPr="00DF2BE0" w:rsidDel="009E7685" w14:paraId="7A9EB9EA" w14:textId="49371505">
        <w:trPr>
          <w:trHeight w:val="48"/>
          <w:del w:id="1424" w:author="Phatthamon Jantalae" w:date="2022-06-16T16:44:00Z"/>
        </w:trPr>
        <w:tc>
          <w:tcPr>
            <w:tcW w:w="3240" w:type="dxa"/>
            <w:vMerge/>
            <w:shd w:val="clear" w:color="auto" w:fill="FFFFFF"/>
          </w:tcPr>
          <w:p w14:paraId="50264DB9" w14:textId="09CF3F19" w:rsidR="00F5335A" w:rsidRPr="00DF2BE0" w:rsidDel="009E7685" w:rsidRDefault="00F5335A">
            <w:pPr>
              <w:tabs>
                <w:tab w:val="left" w:pos="270"/>
              </w:tabs>
              <w:spacing w:after="0" w:line="240" w:lineRule="auto"/>
              <w:ind w:left="270" w:hanging="270"/>
              <w:rPr>
                <w:del w:id="1425" w:author="Phatthamon Jantalae" w:date="2022-06-16T16:44:00Z"/>
                <w:rFonts w:ascii="Arial" w:hAnsi="Arial" w:cs="Arial"/>
                <w:sz w:val="18"/>
                <w:szCs w:val="18"/>
              </w:rPr>
            </w:pPr>
          </w:p>
        </w:tc>
        <w:tc>
          <w:tcPr>
            <w:tcW w:w="4668" w:type="dxa"/>
            <w:gridSpan w:val="5"/>
            <w:shd w:val="clear" w:color="auto" w:fill="auto"/>
            <w:vAlign w:val="center"/>
          </w:tcPr>
          <w:p w14:paraId="68809E8D" w14:textId="158E3448" w:rsidR="00F5335A" w:rsidRPr="00DF2BE0" w:rsidDel="009E7685" w:rsidRDefault="00795F6F">
            <w:pPr>
              <w:tabs>
                <w:tab w:val="left" w:pos="270"/>
              </w:tabs>
              <w:spacing w:after="0" w:line="240" w:lineRule="auto"/>
              <w:ind w:left="640" w:hanging="270"/>
              <w:rPr>
                <w:del w:id="1426" w:author="Phatthamon Jantalae" w:date="2022-06-16T16:44:00Z"/>
                <w:rFonts w:ascii="Arial" w:hAnsi="Arial" w:cs="Arial"/>
                <w:b/>
                <w:i/>
                <w:sz w:val="18"/>
                <w:szCs w:val="18"/>
              </w:rPr>
            </w:pPr>
            <w:del w:id="1427" w:author="Phatthamon Jantalae" w:date="2022-06-16T16:44:00Z">
              <w:r w:rsidRPr="00DF2BE0" w:rsidDel="009E7685">
                <w:rPr>
                  <w:rFonts w:ascii="Arial" w:hAnsi="Arial" w:cs="Arial"/>
                  <w:b/>
                  <w:i/>
                  <w:sz w:val="18"/>
                  <w:szCs w:val="18"/>
                </w:rPr>
                <w:delText>Accountability</w:delText>
              </w:r>
            </w:del>
          </w:p>
        </w:tc>
        <w:tc>
          <w:tcPr>
            <w:tcW w:w="597" w:type="dxa"/>
            <w:vAlign w:val="center"/>
          </w:tcPr>
          <w:p w14:paraId="294F7A17" w14:textId="261DC051" w:rsidR="00F5335A" w:rsidRPr="00DF2BE0" w:rsidDel="009E7685" w:rsidRDefault="00795F6F">
            <w:pPr>
              <w:tabs>
                <w:tab w:val="left" w:pos="360"/>
              </w:tabs>
              <w:spacing w:after="0" w:line="240" w:lineRule="auto"/>
              <w:rPr>
                <w:del w:id="1428" w:author="Phatthamon Jantalae" w:date="2022-06-16T16:44:00Z"/>
                <w:rFonts w:ascii="Arial" w:hAnsi="Arial" w:cs="Arial"/>
                <w:b/>
                <w:sz w:val="18"/>
                <w:szCs w:val="18"/>
              </w:rPr>
            </w:pPr>
            <w:del w:id="1429" w:author="Phatthamon Jantalae" w:date="2022-06-16T16:44:00Z">
              <w:r w:rsidRPr="00DF2BE0" w:rsidDel="009E7685">
                <w:rPr>
                  <w:rFonts w:ascii="Segoe UI Symbol" w:hAnsi="Segoe UI Symbol" w:cs="Segoe UI Symbol"/>
                  <w:b/>
                  <w:sz w:val="18"/>
                  <w:szCs w:val="18"/>
                </w:rPr>
                <w:delText>☐</w:delText>
              </w:r>
            </w:del>
          </w:p>
        </w:tc>
        <w:tc>
          <w:tcPr>
            <w:tcW w:w="4635" w:type="dxa"/>
            <w:gridSpan w:val="4"/>
          </w:tcPr>
          <w:p w14:paraId="690B894A" w14:textId="5E67A523" w:rsidR="00F5335A" w:rsidRPr="00DF2BE0" w:rsidDel="009E7685" w:rsidRDefault="00F5335A">
            <w:pPr>
              <w:tabs>
                <w:tab w:val="left" w:pos="360"/>
              </w:tabs>
              <w:spacing w:after="0" w:line="240" w:lineRule="auto"/>
              <w:rPr>
                <w:del w:id="1430" w:author="Phatthamon Jantalae" w:date="2022-06-16T16:44:00Z"/>
                <w:rFonts w:ascii="Arial" w:hAnsi="Arial" w:cs="Arial"/>
                <w:sz w:val="18"/>
                <w:szCs w:val="18"/>
              </w:rPr>
            </w:pPr>
          </w:p>
        </w:tc>
      </w:tr>
      <w:tr w:rsidR="00F5335A" w:rsidRPr="00DF2BE0" w:rsidDel="009E7685" w14:paraId="49735071" w14:textId="3E483218">
        <w:trPr>
          <w:trHeight w:val="360"/>
          <w:del w:id="1431" w:author="Phatthamon Jantalae" w:date="2022-06-16T16:44:00Z"/>
        </w:trPr>
        <w:tc>
          <w:tcPr>
            <w:tcW w:w="3240" w:type="dxa"/>
            <w:vMerge/>
            <w:shd w:val="clear" w:color="auto" w:fill="FFFFFF"/>
          </w:tcPr>
          <w:p w14:paraId="364F44A3" w14:textId="612E2A78" w:rsidR="00F5335A" w:rsidRPr="00DF2BE0" w:rsidDel="009E7685" w:rsidRDefault="00F5335A">
            <w:pPr>
              <w:tabs>
                <w:tab w:val="left" w:pos="270"/>
              </w:tabs>
              <w:spacing w:after="0" w:line="240" w:lineRule="auto"/>
              <w:ind w:left="270" w:hanging="270"/>
              <w:rPr>
                <w:del w:id="1432" w:author="Phatthamon Jantalae" w:date="2022-06-16T16:44:00Z"/>
                <w:rFonts w:ascii="Arial" w:hAnsi="Arial" w:cs="Arial"/>
                <w:sz w:val="18"/>
                <w:szCs w:val="18"/>
              </w:rPr>
            </w:pPr>
          </w:p>
        </w:tc>
        <w:tc>
          <w:tcPr>
            <w:tcW w:w="4668" w:type="dxa"/>
            <w:gridSpan w:val="5"/>
            <w:shd w:val="clear" w:color="auto" w:fill="auto"/>
            <w:vAlign w:val="center"/>
          </w:tcPr>
          <w:p w14:paraId="1A08FA28" w14:textId="49FBF515" w:rsidR="00F5335A" w:rsidRPr="00DF2BE0" w:rsidDel="009E7685" w:rsidRDefault="00795F6F">
            <w:pPr>
              <w:tabs>
                <w:tab w:val="left" w:pos="270"/>
              </w:tabs>
              <w:spacing w:after="0" w:line="240" w:lineRule="auto"/>
              <w:ind w:left="270" w:hanging="270"/>
              <w:rPr>
                <w:del w:id="1433" w:author="Phatthamon Jantalae" w:date="2022-06-16T16:44:00Z"/>
                <w:rFonts w:ascii="Arial" w:hAnsi="Arial" w:cs="Arial"/>
                <w:b/>
                <w:i/>
                <w:sz w:val="18"/>
                <w:szCs w:val="18"/>
              </w:rPr>
            </w:pPr>
            <w:del w:id="1434" w:author="Phatthamon Jantalae" w:date="2022-06-16T16:44:00Z">
              <w:r w:rsidRPr="00DF2BE0" w:rsidDel="009E7685">
                <w:rPr>
                  <w:rFonts w:ascii="Arial" w:hAnsi="Arial" w:cs="Arial"/>
                  <w:b/>
                  <w:i/>
                  <w:sz w:val="18"/>
                  <w:szCs w:val="18"/>
                </w:rPr>
                <w:delText>1.</w:delText>
              </w:r>
              <w:r w:rsidRPr="00DF2BE0" w:rsidDel="009E7685">
                <w:rPr>
                  <w:rFonts w:ascii="Arial" w:hAnsi="Arial" w:cs="Arial"/>
                  <w:b/>
                  <w:i/>
                  <w:sz w:val="18"/>
                  <w:szCs w:val="18"/>
                </w:rPr>
                <w:tab/>
                <w:delText>Biodiversity Conservation and Sustainable Natural Resource Management</w:delText>
              </w:r>
            </w:del>
          </w:p>
        </w:tc>
        <w:tc>
          <w:tcPr>
            <w:tcW w:w="597" w:type="dxa"/>
            <w:vAlign w:val="center"/>
          </w:tcPr>
          <w:p w14:paraId="65719B4F" w14:textId="38232EBF" w:rsidR="00F5335A" w:rsidRPr="00DF2BE0" w:rsidDel="009E7685" w:rsidRDefault="00795F6F">
            <w:pPr>
              <w:tabs>
                <w:tab w:val="left" w:pos="360"/>
              </w:tabs>
              <w:spacing w:after="0" w:line="240" w:lineRule="auto"/>
              <w:rPr>
                <w:del w:id="1435" w:author="Phatthamon Jantalae" w:date="2022-06-16T16:44:00Z"/>
                <w:rFonts w:ascii="Arial" w:hAnsi="Arial" w:cs="Arial"/>
                <w:sz w:val="18"/>
                <w:szCs w:val="18"/>
              </w:rPr>
            </w:pPr>
            <w:del w:id="1436"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52600A2D" w14:textId="3BA183C0" w:rsidR="00F5335A" w:rsidRPr="00DF2BE0" w:rsidDel="009E7685" w:rsidRDefault="00795F6F">
            <w:pPr>
              <w:tabs>
                <w:tab w:val="left" w:pos="360"/>
              </w:tabs>
              <w:spacing w:after="0" w:line="240" w:lineRule="auto"/>
              <w:rPr>
                <w:del w:id="1437" w:author="Phatthamon Jantalae" w:date="2022-06-16T16:44:00Z"/>
                <w:rFonts w:ascii="Arial" w:hAnsi="Arial" w:cs="Arial"/>
                <w:sz w:val="18"/>
                <w:szCs w:val="18"/>
              </w:rPr>
            </w:pPr>
            <w:del w:id="1438" w:author="Phatthamon Jantalae" w:date="2022-06-16T16:44:00Z">
              <w:r w:rsidRPr="00DF2BE0" w:rsidDel="009E7685">
                <w:rPr>
                  <w:rFonts w:ascii="Arial" w:hAnsi="Arial" w:cs="Arial"/>
                  <w:sz w:val="18"/>
                  <w:szCs w:val="18"/>
                </w:rPr>
                <w:delText>All demos are subject to site-specific environmental and social assessments during their engineering design. The assessments shall include the assessment of biodiversity conservation and natural resource management issues. The assessments will identify the required mitigation measures which will be carried out during demo implementation.</w:delText>
              </w:r>
            </w:del>
          </w:p>
        </w:tc>
      </w:tr>
      <w:tr w:rsidR="00F5335A" w:rsidRPr="00DF2BE0" w:rsidDel="009E7685" w14:paraId="3707B2A8" w14:textId="282990ED">
        <w:trPr>
          <w:trHeight w:val="48"/>
          <w:del w:id="1439" w:author="Phatthamon Jantalae" w:date="2022-06-16T16:44:00Z"/>
        </w:trPr>
        <w:tc>
          <w:tcPr>
            <w:tcW w:w="3240" w:type="dxa"/>
            <w:vMerge/>
            <w:shd w:val="clear" w:color="auto" w:fill="FFFFFF"/>
          </w:tcPr>
          <w:p w14:paraId="67E1CEB3" w14:textId="72B69849" w:rsidR="00F5335A" w:rsidRPr="00DF2BE0" w:rsidDel="009E7685" w:rsidRDefault="00F5335A">
            <w:pPr>
              <w:tabs>
                <w:tab w:val="left" w:pos="270"/>
              </w:tabs>
              <w:spacing w:after="0" w:line="240" w:lineRule="auto"/>
              <w:ind w:left="270" w:hanging="270"/>
              <w:rPr>
                <w:del w:id="1440" w:author="Phatthamon Jantalae" w:date="2022-06-16T16:44:00Z"/>
                <w:rFonts w:ascii="Arial" w:hAnsi="Arial" w:cs="Arial"/>
                <w:sz w:val="18"/>
                <w:szCs w:val="18"/>
              </w:rPr>
            </w:pPr>
          </w:p>
        </w:tc>
        <w:tc>
          <w:tcPr>
            <w:tcW w:w="4668" w:type="dxa"/>
            <w:gridSpan w:val="5"/>
            <w:shd w:val="clear" w:color="auto" w:fill="auto"/>
            <w:vAlign w:val="center"/>
          </w:tcPr>
          <w:p w14:paraId="5CC38616" w14:textId="44CE7875" w:rsidR="00F5335A" w:rsidRPr="00DF2BE0" w:rsidDel="009E7685" w:rsidRDefault="00795F6F">
            <w:pPr>
              <w:tabs>
                <w:tab w:val="left" w:pos="270"/>
              </w:tabs>
              <w:spacing w:after="0" w:line="240" w:lineRule="auto"/>
              <w:ind w:left="270" w:hanging="270"/>
              <w:rPr>
                <w:del w:id="1441" w:author="Phatthamon Jantalae" w:date="2022-06-16T16:44:00Z"/>
                <w:rFonts w:ascii="Arial" w:hAnsi="Arial" w:cs="Arial"/>
                <w:b/>
                <w:i/>
                <w:sz w:val="18"/>
                <w:szCs w:val="18"/>
              </w:rPr>
            </w:pPr>
            <w:del w:id="1442" w:author="Phatthamon Jantalae" w:date="2022-06-16T16:44:00Z">
              <w:r w:rsidRPr="00DF2BE0" w:rsidDel="009E7685">
                <w:rPr>
                  <w:rFonts w:ascii="Arial" w:hAnsi="Arial" w:cs="Arial"/>
                  <w:b/>
                  <w:i/>
                  <w:sz w:val="18"/>
                  <w:szCs w:val="18"/>
                </w:rPr>
                <w:delText>2.</w:delText>
              </w:r>
              <w:r w:rsidRPr="00DF2BE0" w:rsidDel="009E7685">
                <w:rPr>
                  <w:rFonts w:ascii="Arial" w:hAnsi="Arial" w:cs="Arial"/>
                  <w:b/>
                  <w:i/>
                  <w:sz w:val="18"/>
                  <w:szCs w:val="18"/>
                </w:rPr>
                <w:tab/>
                <w:delText>Climate Change and Disaster Risks</w:delText>
              </w:r>
            </w:del>
          </w:p>
        </w:tc>
        <w:tc>
          <w:tcPr>
            <w:tcW w:w="597" w:type="dxa"/>
            <w:vAlign w:val="center"/>
          </w:tcPr>
          <w:p w14:paraId="53FBEAC2" w14:textId="763E1E4D" w:rsidR="00F5335A" w:rsidRPr="00DF2BE0" w:rsidDel="009E7685" w:rsidRDefault="00795F6F">
            <w:pPr>
              <w:tabs>
                <w:tab w:val="left" w:pos="360"/>
              </w:tabs>
              <w:spacing w:after="0" w:line="240" w:lineRule="auto"/>
              <w:rPr>
                <w:del w:id="1443" w:author="Phatthamon Jantalae" w:date="2022-06-16T16:44:00Z"/>
                <w:rFonts w:ascii="Arial" w:hAnsi="Arial" w:cs="Arial"/>
                <w:sz w:val="18"/>
                <w:szCs w:val="18"/>
              </w:rPr>
            </w:pPr>
            <w:del w:id="1444"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0269FC7B" w14:textId="481D53ED" w:rsidR="00F5335A" w:rsidRPr="00DF2BE0" w:rsidDel="009E7685" w:rsidRDefault="00F5335A">
            <w:pPr>
              <w:tabs>
                <w:tab w:val="left" w:pos="360"/>
              </w:tabs>
              <w:spacing w:after="0" w:line="240" w:lineRule="auto"/>
              <w:rPr>
                <w:del w:id="1445" w:author="Phatthamon Jantalae" w:date="2022-06-16T16:44:00Z"/>
                <w:rFonts w:ascii="Arial" w:hAnsi="Arial" w:cs="Arial"/>
                <w:sz w:val="18"/>
                <w:szCs w:val="18"/>
              </w:rPr>
            </w:pPr>
          </w:p>
        </w:tc>
      </w:tr>
      <w:tr w:rsidR="00F5335A" w:rsidRPr="00DF2BE0" w:rsidDel="009E7685" w14:paraId="28B82999" w14:textId="3BA3614C">
        <w:trPr>
          <w:trHeight w:val="332"/>
          <w:del w:id="1446" w:author="Phatthamon Jantalae" w:date="2022-06-16T16:44:00Z"/>
        </w:trPr>
        <w:tc>
          <w:tcPr>
            <w:tcW w:w="3240" w:type="dxa"/>
            <w:vMerge/>
            <w:shd w:val="clear" w:color="auto" w:fill="FFFFFF"/>
          </w:tcPr>
          <w:p w14:paraId="3D5DA4CF" w14:textId="5DA9A82A" w:rsidR="00F5335A" w:rsidRPr="00DF2BE0" w:rsidDel="009E7685" w:rsidRDefault="00F5335A">
            <w:pPr>
              <w:tabs>
                <w:tab w:val="left" w:pos="270"/>
              </w:tabs>
              <w:spacing w:after="0" w:line="240" w:lineRule="auto"/>
              <w:ind w:left="270" w:hanging="270"/>
              <w:rPr>
                <w:del w:id="1447" w:author="Phatthamon Jantalae" w:date="2022-06-16T16:44:00Z"/>
                <w:rFonts w:ascii="Arial" w:hAnsi="Arial" w:cs="Arial"/>
                <w:sz w:val="18"/>
                <w:szCs w:val="18"/>
              </w:rPr>
            </w:pPr>
          </w:p>
        </w:tc>
        <w:tc>
          <w:tcPr>
            <w:tcW w:w="4668" w:type="dxa"/>
            <w:gridSpan w:val="5"/>
            <w:shd w:val="clear" w:color="auto" w:fill="auto"/>
            <w:vAlign w:val="center"/>
          </w:tcPr>
          <w:p w14:paraId="4C887882" w14:textId="705A74BA" w:rsidR="00F5335A" w:rsidRPr="00DF2BE0" w:rsidDel="009E7685" w:rsidRDefault="00795F6F">
            <w:pPr>
              <w:tabs>
                <w:tab w:val="left" w:pos="270"/>
              </w:tabs>
              <w:spacing w:after="0" w:line="240" w:lineRule="auto"/>
              <w:ind w:left="270" w:hanging="270"/>
              <w:rPr>
                <w:del w:id="1448" w:author="Phatthamon Jantalae" w:date="2022-06-16T16:44:00Z"/>
                <w:rFonts w:ascii="Arial" w:hAnsi="Arial" w:cs="Arial"/>
                <w:b/>
                <w:i/>
                <w:sz w:val="18"/>
                <w:szCs w:val="18"/>
              </w:rPr>
            </w:pPr>
            <w:del w:id="1449" w:author="Phatthamon Jantalae" w:date="2022-06-16T16:44:00Z">
              <w:r w:rsidRPr="00DF2BE0" w:rsidDel="009E7685">
                <w:rPr>
                  <w:rFonts w:ascii="Arial" w:hAnsi="Arial" w:cs="Arial"/>
                  <w:b/>
                  <w:i/>
                  <w:sz w:val="18"/>
                  <w:szCs w:val="18"/>
                </w:rPr>
                <w:delText>3.</w:delText>
              </w:r>
              <w:r w:rsidRPr="00DF2BE0" w:rsidDel="009E7685">
                <w:rPr>
                  <w:rFonts w:ascii="Arial" w:hAnsi="Arial" w:cs="Arial"/>
                  <w:b/>
                  <w:i/>
                  <w:sz w:val="18"/>
                  <w:szCs w:val="18"/>
                </w:rPr>
                <w:tab/>
                <w:delText>Community Health, Safety and Security</w:delText>
              </w:r>
            </w:del>
          </w:p>
        </w:tc>
        <w:tc>
          <w:tcPr>
            <w:tcW w:w="597" w:type="dxa"/>
            <w:vAlign w:val="center"/>
          </w:tcPr>
          <w:p w14:paraId="2A83EEDE" w14:textId="1476184D" w:rsidR="00F5335A" w:rsidRPr="00DF2BE0" w:rsidDel="009E7685" w:rsidRDefault="00795F6F">
            <w:pPr>
              <w:tabs>
                <w:tab w:val="left" w:pos="360"/>
              </w:tabs>
              <w:spacing w:after="0" w:line="240" w:lineRule="auto"/>
              <w:rPr>
                <w:del w:id="1450" w:author="Phatthamon Jantalae" w:date="2022-06-16T16:44:00Z"/>
                <w:rFonts w:ascii="Arial" w:hAnsi="Arial" w:cs="Arial"/>
                <w:b/>
                <w:sz w:val="18"/>
                <w:szCs w:val="18"/>
              </w:rPr>
            </w:pPr>
            <w:del w:id="1451"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226F73BF" w14:textId="3D1DCF38" w:rsidR="00F5335A" w:rsidRPr="00DF2BE0" w:rsidDel="009E7685" w:rsidRDefault="00795F6F">
            <w:pPr>
              <w:tabs>
                <w:tab w:val="left" w:pos="360"/>
              </w:tabs>
              <w:spacing w:after="0" w:line="240" w:lineRule="auto"/>
              <w:rPr>
                <w:del w:id="1452" w:author="Phatthamon Jantalae" w:date="2022-06-16T16:44:00Z"/>
                <w:rFonts w:ascii="Arial" w:hAnsi="Arial" w:cs="Arial"/>
                <w:sz w:val="18"/>
                <w:szCs w:val="18"/>
              </w:rPr>
            </w:pPr>
            <w:del w:id="1453" w:author="Phatthamon Jantalae" w:date="2022-06-16T16:44:00Z">
              <w:r w:rsidRPr="00DF2BE0" w:rsidDel="009E7685">
                <w:rPr>
                  <w:rFonts w:ascii="Arial" w:eastAsia="DengXian" w:hAnsi="Arial" w:cs="Arial"/>
                  <w:sz w:val="18"/>
                  <w:szCs w:val="18"/>
                </w:rPr>
                <w:delText>The site-specific environmental and social assessments that will be conducted for each demo site shall include impact assessments on community health, safety, and working condition issues. The assessments will identify mitigation measures, which will be carried out during demo implementation.</w:delText>
              </w:r>
            </w:del>
          </w:p>
        </w:tc>
      </w:tr>
      <w:tr w:rsidR="00F5335A" w:rsidRPr="00DF2BE0" w:rsidDel="009E7685" w14:paraId="57E314F4" w14:textId="12112D76">
        <w:trPr>
          <w:trHeight w:val="242"/>
          <w:del w:id="1454" w:author="Phatthamon Jantalae" w:date="2022-06-16T16:44:00Z"/>
        </w:trPr>
        <w:tc>
          <w:tcPr>
            <w:tcW w:w="3240" w:type="dxa"/>
            <w:vMerge/>
            <w:shd w:val="clear" w:color="auto" w:fill="FFFFFF"/>
          </w:tcPr>
          <w:p w14:paraId="3C20A9CD" w14:textId="05D8852B" w:rsidR="00F5335A" w:rsidRPr="00DF2BE0" w:rsidDel="009E7685" w:rsidRDefault="00F5335A">
            <w:pPr>
              <w:tabs>
                <w:tab w:val="left" w:pos="270"/>
              </w:tabs>
              <w:spacing w:after="0" w:line="240" w:lineRule="auto"/>
              <w:ind w:left="270" w:hanging="270"/>
              <w:rPr>
                <w:del w:id="1455" w:author="Phatthamon Jantalae" w:date="2022-06-16T16:44:00Z"/>
                <w:rFonts w:ascii="Arial" w:hAnsi="Arial" w:cs="Arial"/>
                <w:sz w:val="18"/>
                <w:szCs w:val="18"/>
              </w:rPr>
            </w:pPr>
          </w:p>
        </w:tc>
        <w:tc>
          <w:tcPr>
            <w:tcW w:w="4668" w:type="dxa"/>
            <w:gridSpan w:val="5"/>
            <w:shd w:val="clear" w:color="auto" w:fill="auto"/>
            <w:vAlign w:val="center"/>
          </w:tcPr>
          <w:p w14:paraId="4C1EE16F" w14:textId="7355BE87" w:rsidR="00F5335A" w:rsidRPr="00DF2BE0" w:rsidDel="009E7685" w:rsidRDefault="00795F6F">
            <w:pPr>
              <w:tabs>
                <w:tab w:val="left" w:pos="270"/>
              </w:tabs>
              <w:spacing w:after="0" w:line="240" w:lineRule="auto"/>
              <w:ind w:left="270" w:hanging="270"/>
              <w:rPr>
                <w:del w:id="1456" w:author="Phatthamon Jantalae" w:date="2022-06-16T16:44:00Z"/>
                <w:rFonts w:ascii="Arial" w:hAnsi="Arial" w:cs="Arial"/>
                <w:b/>
                <w:i/>
                <w:sz w:val="18"/>
                <w:szCs w:val="18"/>
              </w:rPr>
            </w:pPr>
            <w:del w:id="1457" w:author="Phatthamon Jantalae" w:date="2022-06-16T16:44:00Z">
              <w:r w:rsidRPr="00DF2BE0" w:rsidDel="009E7685">
                <w:rPr>
                  <w:rFonts w:ascii="Arial" w:hAnsi="Arial" w:cs="Arial"/>
                  <w:b/>
                  <w:i/>
                  <w:sz w:val="18"/>
                  <w:szCs w:val="18"/>
                </w:rPr>
                <w:delText>4.</w:delText>
              </w:r>
              <w:r w:rsidRPr="00DF2BE0" w:rsidDel="009E7685">
                <w:rPr>
                  <w:rFonts w:ascii="Arial" w:hAnsi="Arial" w:cs="Arial"/>
                  <w:b/>
                  <w:i/>
                  <w:sz w:val="18"/>
                  <w:szCs w:val="18"/>
                </w:rPr>
                <w:tab/>
                <w:delText>Cultural Heritage</w:delText>
              </w:r>
            </w:del>
          </w:p>
        </w:tc>
        <w:tc>
          <w:tcPr>
            <w:tcW w:w="597" w:type="dxa"/>
            <w:vAlign w:val="center"/>
          </w:tcPr>
          <w:p w14:paraId="57BB2F7F" w14:textId="030CD96E" w:rsidR="00F5335A" w:rsidRPr="00DF2BE0" w:rsidDel="009E7685" w:rsidRDefault="00795F6F">
            <w:pPr>
              <w:tabs>
                <w:tab w:val="left" w:pos="360"/>
              </w:tabs>
              <w:spacing w:after="0" w:line="240" w:lineRule="auto"/>
              <w:rPr>
                <w:del w:id="1458" w:author="Phatthamon Jantalae" w:date="2022-06-16T16:44:00Z"/>
                <w:rFonts w:ascii="Arial" w:hAnsi="Arial" w:cs="Arial"/>
                <w:sz w:val="18"/>
                <w:szCs w:val="18"/>
              </w:rPr>
            </w:pPr>
            <w:del w:id="1459"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431A029D" w14:textId="1EFE04F7" w:rsidR="00F5335A" w:rsidRPr="00DF2BE0" w:rsidDel="009E7685" w:rsidRDefault="00F5335A">
            <w:pPr>
              <w:tabs>
                <w:tab w:val="left" w:pos="360"/>
              </w:tabs>
              <w:spacing w:after="0" w:line="240" w:lineRule="auto"/>
              <w:rPr>
                <w:del w:id="1460" w:author="Phatthamon Jantalae" w:date="2022-06-16T16:44:00Z"/>
                <w:rFonts w:ascii="Arial" w:hAnsi="Arial" w:cs="Arial"/>
                <w:sz w:val="18"/>
                <w:szCs w:val="18"/>
              </w:rPr>
            </w:pPr>
          </w:p>
        </w:tc>
      </w:tr>
      <w:tr w:rsidR="00F5335A" w:rsidRPr="00DF2BE0" w:rsidDel="009E7685" w14:paraId="4F09B0C5" w14:textId="1EE9A6D0">
        <w:trPr>
          <w:trHeight w:val="48"/>
          <w:del w:id="1461" w:author="Phatthamon Jantalae" w:date="2022-06-16T16:44:00Z"/>
        </w:trPr>
        <w:tc>
          <w:tcPr>
            <w:tcW w:w="3240" w:type="dxa"/>
            <w:vMerge/>
            <w:shd w:val="clear" w:color="auto" w:fill="FFFFFF"/>
          </w:tcPr>
          <w:p w14:paraId="3DA7BF44" w14:textId="3809B50D" w:rsidR="00F5335A" w:rsidRPr="00DF2BE0" w:rsidDel="009E7685" w:rsidRDefault="00F5335A">
            <w:pPr>
              <w:tabs>
                <w:tab w:val="left" w:pos="270"/>
              </w:tabs>
              <w:spacing w:after="0" w:line="240" w:lineRule="auto"/>
              <w:ind w:left="270" w:hanging="270"/>
              <w:rPr>
                <w:del w:id="1462" w:author="Phatthamon Jantalae" w:date="2022-06-16T16:44:00Z"/>
                <w:rFonts w:ascii="Arial" w:hAnsi="Arial" w:cs="Arial"/>
                <w:sz w:val="18"/>
                <w:szCs w:val="18"/>
              </w:rPr>
            </w:pPr>
          </w:p>
        </w:tc>
        <w:tc>
          <w:tcPr>
            <w:tcW w:w="4668" w:type="dxa"/>
            <w:gridSpan w:val="5"/>
            <w:shd w:val="clear" w:color="auto" w:fill="auto"/>
            <w:vAlign w:val="center"/>
          </w:tcPr>
          <w:p w14:paraId="67615962" w14:textId="5455DE27" w:rsidR="00F5335A" w:rsidRPr="00DF2BE0" w:rsidDel="009E7685" w:rsidRDefault="00795F6F">
            <w:pPr>
              <w:tabs>
                <w:tab w:val="left" w:pos="270"/>
              </w:tabs>
              <w:spacing w:after="0" w:line="240" w:lineRule="auto"/>
              <w:ind w:left="270" w:hanging="270"/>
              <w:rPr>
                <w:del w:id="1463" w:author="Phatthamon Jantalae" w:date="2022-06-16T16:44:00Z"/>
                <w:rFonts w:ascii="Arial" w:hAnsi="Arial" w:cs="Arial"/>
                <w:b/>
                <w:i/>
                <w:sz w:val="18"/>
                <w:szCs w:val="18"/>
              </w:rPr>
            </w:pPr>
            <w:del w:id="1464" w:author="Phatthamon Jantalae" w:date="2022-06-16T16:44:00Z">
              <w:r w:rsidRPr="00DF2BE0" w:rsidDel="009E7685">
                <w:rPr>
                  <w:rFonts w:ascii="Arial" w:hAnsi="Arial" w:cs="Arial"/>
                  <w:b/>
                  <w:i/>
                  <w:sz w:val="18"/>
                  <w:szCs w:val="18"/>
                </w:rPr>
                <w:delText>5.</w:delText>
              </w:r>
              <w:r w:rsidRPr="00DF2BE0" w:rsidDel="009E7685">
                <w:rPr>
                  <w:rFonts w:ascii="Arial" w:hAnsi="Arial" w:cs="Arial"/>
                  <w:b/>
                  <w:i/>
                  <w:sz w:val="18"/>
                  <w:szCs w:val="18"/>
                </w:rPr>
                <w:tab/>
                <w:delText>Displacement and Resettlement</w:delText>
              </w:r>
            </w:del>
          </w:p>
        </w:tc>
        <w:tc>
          <w:tcPr>
            <w:tcW w:w="597" w:type="dxa"/>
            <w:vAlign w:val="center"/>
          </w:tcPr>
          <w:p w14:paraId="1CAF01F6" w14:textId="74DFFE8B" w:rsidR="00F5335A" w:rsidRPr="00DF2BE0" w:rsidDel="009E7685" w:rsidRDefault="00795F6F">
            <w:pPr>
              <w:tabs>
                <w:tab w:val="left" w:pos="360"/>
              </w:tabs>
              <w:spacing w:after="0" w:line="240" w:lineRule="auto"/>
              <w:rPr>
                <w:del w:id="1465" w:author="Phatthamon Jantalae" w:date="2022-06-16T16:44:00Z"/>
                <w:rFonts w:ascii="Arial" w:hAnsi="Arial" w:cs="Arial"/>
                <w:sz w:val="18"/>
                <w:szCs w:val="18"/>
              </w:rPr>
            </w:pPr>
            <w:del w:id="1466" w:author="Phatthamon Jantalae" w:date="2022-06-16T16:44:00Z">
              <w:r w:rsidRPr="00DF2BE0" w:rsidDel="009E7685">
                <w:rPr>
                  <w:rFonts w:ascii="Segoe UI Symbol" w:hAnsi="Segoe UI Symbol" w:cs="Segoe UI Symbol"/>
                  <w:b/>
                  <w:sz w:val="18"/>
                  <w:szCs w:val="18"/>
                </w:rPr>
                <w:delText>☐</w:delText>
              </w:r>
            </w:del>
          </w:p>
        </w:tc>
        <w:tc>
          <w:tcPr>
            <w:tcW w:w="4635" w:type="dxa"/>
            <w:gridSpan w:val="4"/>
          </w:tcPr>
          <w:p w14:paraId="00EAE96D" w14:textId="50351168" w:rsidR="00F5335A" w:rsidRPr="00DF2BE0" w:rsidDel="009E7685" w:rsidRDefault="00F5335A">
            <w:pPr>
              <w:tabs>
                <w:tab w:val="left" w:pos="360"/>
              </w:tabs>
              <w:spacing w:after="0" w:line="240" w:lineRule="auto"/>
              <w:rPr>
                <w:del w:id="1467" w:author="Phatthamon Jantalae" w:date="2022-06-16T16:44:00Z"/>
                <w:rFonts w:ascii="Arial" w:hAnsi="Arial" w:cs="Arial"/>
                <w:sz w:val="18"/>
                <w:szCs w:val="18"/>
              </w:rPr>
            </w:pPr>
          </w:p>
        </w:tc>
      </w:tr>
      <w:tr w:rsidR="00F5335A" w:rsidRPr="00DF2BE0" w:rsidDel="009E7685" w14:paraId="700F683F" w14:textId="2142F4FE">
        <w:trPr>
          <w:trHeight w:val="48"/>
          <w:del w:id="1468" w:author="Phatthamon Jantalae" w:date="2022-06-16T16:44:00Z"/>
        </w:trPr>
        <w:tc>
          <w:tcPr>
            <w:tcW w:w="3240" w:type="dxa"/>
            <w:vMerge/>
            <w:shd w:val="clear" w:color="auto" w:fill="FFFFFF"/>
          </w:tcPr>
          <w:p w14:paraId="41CF5BEB" w14:textId="04B13FD9" w:rsidR="00F5335A" w:rsidRPr="00DF2BE0" w:rsidDel="009E7685" w:rsidRDefault="00F5335A">
            <w:pPr>
              <w:tabs>
                <w:tab w:val="left" w:pos="270"/>
              </w:tabs>
              <w:spacing w:after="0" w:line="240" w:lineRule="auto"/>
              <w:ind w:left="270" w:hanging="270"/>
              <w:rPr>
                <w:del w:id="1469" w:author="Phatthamon Jantalae" w:date="2022-06-16T16:44:00Z"/>
                <w:rFonts w:ascii="Arial" w:hAnsi="Arial" w:cs="Arial"/>
                <w:sz w:val="18"/>
                <w:szCs w:val="18"/>
              </w:rPr>
            </w:pPr>
          </w:p>
        </w:tc>
        <w:tc>
          <w:tcPr>
            <w:tcW w:w="4668" w:type="dxa"/>
            <w:gridSpan w:val="5"/>
            <w:shd w:val="clear" w:color="auto" w:fill="auto"/>
            <w:vAlign w:val="center"/>
          </w:tcPr>
          <w:p w14:paraId="4B063052" w14:textId="3EB11E48" w:rsidR="00F5335A" w:rsidRPr="00DF2BE0" w:rsidDel="009E7685" w:rsidRDefault="00795F6F">
            <w:pPr>
              <w:tabs>
                <w:tab w:val="left" w:pos="270"/>
              </w:tabs>
              <w:spacing w:after="0" w:line="240" w:lineRule="auto"/>
              <w:ind w:left="270" w:hanging="270"/>
              <w:rPr>
                <w:del w:id="1470" w:author="Phatthamon Jantalae" w:date="2022-06-16T16:44:00Z"/>
                <w:rFonts w:ascii="Arial" w:hAnsi="Arial" w:cs="Arial"/>
                <w:b/>
                <w:i/>
                <w:sz w:val="18"/>
                <w:szCs w:val="18"/>
              </w:rPr>
            </w:pPr>
            <w:del w:id="1471" w:author="Phatthamon Jantalae" w:date="2022-06-16T16:44:00Z">
              <w:r w:rsidRPr="00DF2BE0" w:rsidDel="009E7685">
                <w:rPr>
                  <w:rFonts w:ascii="Arial" w:hAnsi="Arial" w:cs="Arial"/>
                  <w:b/>
                  <w:i/>
                  <w:sz w:val="18"/>
                  <w:szCs w:val="18"/>
                </w:rPr>
                <w:delText>6.</w:delText>
              </w:r>
              <w:r w:rsidRPr="00DF2BE0" w:rsidDel="009E7685">
                <w:rPr>
                  <w:rFonts w:ascii="Arial" w:hAnsi="Arial" w:cs="Arial"/>
                  <w:b/>
                  <w:i/>
                  <w:sz w:val="18"/>
                  <w:szCs w:val="18"/>
                </w:rPr>
                <w:tab/>
                <w:delText>Indigenous Peoples</w:delText>
              </w:r>
            </w:del>
          </w:p>
        </w:tc>
        <w:tc>
          <w:tcPr>
            <w:tcW w:w="597" w:type="dxa"/>
            <w:vAlign w:val="center"/>
          </w:tcPr>
          <w:p w14:paraId="47788D7C" w14:textId="540C437B" w:rsidR="00F5335A" w:rsidRPr="00DF2BE0" w:rsidDel="009E7685" w:rsidRDefault="00795F6F">
            <w:pPr>
              <w:tabs>
                <w:tab w:val="left" w:pos="360"/>
              </w:tabs>
              <w:spacing w:after="0" w:line="240" w:lineRule="auto"/>
              <w:rPr>
                <w:del w:id="1472" w:author="Phatthamon Jantalae" w:date="2022-06-16T16:44:00Z"/>
                <w:rFonts w:ascii="Arial" w:hAnsi="Arial" w:cs="Arial"/>
                <w:sz w:val="18"/>
                <w:szCs w:val="18"/>
              </w:rPr>
            </w:pPr>
            <w:del w:id="1473"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76D8A3C3" w14:textId="758598C7" w:rsidR="00F5335A" w:rsidRPr="00DF2BE0" w:rsidDel="009E7685" w:rsidRDefault="00F5335A">
            <w:pPr>
              <w:tabs>
                <w:tab w:val="left" w:pos="360"/>
              </w:tabs>
              <w:spacing w:after="0" w:line="240" w:lineRule="auto"/>
              <w:rPr>
                <w:del w:id="1474" w:author="Phatthamon Jantalae" w:date="2022-06-16T16:44:00Z"/>
                <w:rFonts w:ascii="Arial" w:hAnsi="Arial" w:cs="Arial"/>
                <w:sz w:val="18"/>
                <w:szCs w:val="18"/>
              </w:rPr>
            </w:pPr>
          </w:p>
        </w:tc>
      </w:tr>
      <w:tr w:rsidR="00F5335A" w:rsidRPr="00DF2BE0" w:rsidDel="009E7685" w14:paraId="04CABC7E" w14:textId="349A5DE5">
        <w:trPr>
          <w:trHeight w:val="48"/>
          <w:del w:id="1475" w:author="Phatthamon Jantalae" w:date="2022-06-16T16:44:00Z"/>
        </w:trPr>
        <w:tc>
          <w:tcPr>
            <w:tcW w:w="3240" w:type="dxa"/>
            <w:vMerge/>
            <w:shd w:val="clear" w:color="auto" w:fill="FFFFFF"/>
          </w:tcPr>
          <w:p w14:paraId="1A1F3532" w14:textId="20BD80ED" w:rsidR="00F5335A" w:rsidRPr="00DF2BE0" w:rsidDel="009E7685" w:rsidRDefault="00F5335A">
            <w:pPr>
              <w:tabs>
                <w:tab w:val="left" w:pos="270"/>
              </w:tabs>
              <w:spacing w:after="0" w:line="240" w:lineRule="auto"/>
              <w:ind w:left="270" w:hanging="270"/>
              <w:rPr>
                <w:del w:id="1476" w:author="Phatthamon Jantalae" w:date="2022-06-16T16:44:00Z"/>
                <w:rFonts w:ascii="Arial" w:hAnsi="Arial" w:cs="Arial"/>
                <w:sz w:val="18"/>
                <w:szCs w:val="18"/>
              </w:rPr>
            </w:pPr>
          </w:p>
        </w:tc>
        <w:tc>
          <w:tcPr>
            <w:tcW w:w="4668" w:type="dxa"/>
            <w:gridSpan w:val="5"/>
            <w:shd w:val="clear" w:color="auto" w:fill="auto"/>
            <w:vAlign w:val="center"/>
          </w:tcPr>
          <w:p w14:paraId="3A487FD4" w14:textId="44CEBDE3" w:rsidR="00F5335A" w:rsidRPr="00DF2BE0" w:rsidDel="009E7685" w:rsidRDefault="00795F6F">
            <w:pPr>
              <w:tabs>
                <w:tab w:val="left" w:pos="270"/>
              </w:tabs>
              <w:spacing w:after="0" w:line="240" w:lineRule="auto"/>
              <w:ind w:left="270" w:hanging="270"/>
              <w:rPr>
                <w:del w:id="1477" w:author="Phatthamon Jantalae" w:date="2022-06-16T16:44:00Z"/>
                <w:rFonts w:ascii="Arial" w:hAnsi="Arial" w:cs="Arial"/>
                <w:b/>
                <w:i/>
                <w:sz w:val="18"/>
                <w:szCs w:val="18"/>
              </w:rPr>
            </w:pPr>
            <w:del w:id="1478" w:author="Phatthamon Jantalae" w:date="2022-06-16T16:44:00Z">
              <w:r w:rsidRPr="00DF2BE0" w:rsidDel="009E7685">
                <w:rPr>
                  <w:rFonts w:ascii="Arial" w:hAnsi="Arial" w:cs="Arial"/>
                  <w:b/>
                  <w:i/>
                  <w:sz w:val="18"/>
                  <w:szCs w:val="18"/>
                </w:rPr>
                <w:delText>7.</w:delText>
              </w:r>
              <w:r w:rsidRPr="00DF2BE0" w:rsidDel="009E7685">
                <w:rPr>
                  <w:rFonts w:ascii="Arial" w:hAnsi="Arial" w:cs="Arial"/>
                  <w:b/>
                  <w:i/>
                  <w:sz w:val="18"/>
                  <w:szCs w:val="18"/>
                </w:rPr>
                <w:tab/>
                <w:delText>Labour and Working Conditions</w:delText>
              </w:r>
            </w:del>
          </w:p>
        </w:tc>
        <w:tc>
          <w:tcPr>
            <w:tcW w:w="597" w:type="dxa"/>
            <w:vAlign w:val="center"/>
          </w:tcPr>
          <w:p w14:paraId="0A5CB87E" w14:textId="1ACEEE6F" w:rsidR="00F5335A" w:rsidRPr="00DF2BE0" w:rsidDel="009E7685" w:rsidRDefault="00795F6F">
            <w:pPr>
              <w:tabs>
                <w:tab w:val="left" w:pos="360"/>
              </w:tabs>
              <w:spacing w:after="0" w:line="240" w:lineRule="auto"/>
              <w:rPr>
                <w:del w:id="1479" w:author="Phatthamon Jantalae" w:date="2022-06-16T16:44:00Z"/>
                <w:rFonts w:ascii="Arial" w:hAnsi="Arial" w:cs="Arial"/>
                <w:b/>
                <w:sz w:val="18"/>
                <w:szCs w:val="18"/>
              </w:rPr>
            </w:pPr>
            <w:del w:id="1480"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221E7066" w14:textId="0F9DD252" w:rsidR="00F5335A" w:rsidRPr="00DF2BE0" w:rsidDel="009E7685" w:rsidRDefault="00F5335A">
            <w:pPr>
              <w:tabs>
                <w:tab w:val="left" w:pos="180"/>
              </w:tabs>
              <w:spacing w:after="0" w:line="240" w:lineRule="auto"/>
              <w:rPr>
                <w:del w:id="1481" w:author="Phatthamon Jantalae" w:date="2022-06-16T16:44:00Z"/>
                <w:rFonts w:ascii="Arial" w:hAnsi="Arial" w:cs="Arial"/>
                <w:sz w:val="18"/>
                <w:szCs w:val="18"/>
              </w:rPr>
            </w:pPr>
          </w:p>
        </w:tc>
      </w:tr>
      <w:tr w:rsidR="00F5335A" w:rsidRPr="00DF2BE0" w:rsidDel="009E7685" w14:paraId="09C40DC5" w14:textId="5A412258">
        <w:trPr>
          <w:trHeight w:val="287"/>
          <w:del w:id="1482" w:author="Phatthamon Jantalae" w:date="2022-06-16T16:44:00Z"/>
        </w:trPr>
        <w:tc>
          <w:tcPr>
            <w:tcW w:w="3240" w:type="dxa"/>
            <w:vMerge/>
            <w:shd w:val="clear" w:color="auto" w:fill="FFFFFF"/>
          </w:tcPr>
          <w:p w14:paraId="70ADF387" w14:textId="2110E652" w:rsidR="00F5335A" w:rsidRPr="00DF2BE0" w:rsidDel="009E7685" w:rsidRDefault="00F5335A">
            <w:pPr>
              <w:tabs>
                <w:tab w:val="left" w:pos="270"/>
              </w:tabs>
              <w:spacing w:after="0" w:line="240" w:lineRule="auto"/>
              <w:ind w:left="270" w:hanging="270"/>
              <w:rPr>
                <w:del w:id="1483" w:author="Phatthamon Jantalae" w:date="2022-06-16T16:44:00Z"/>
                <w:rFonts w:ascii="Arial" w:hAnsi="Arial" w:cs="Arial"/>
                <w:sz w:val="18"/>
                <w:szCs w:val="18"/>
              </w:rPr>
            </w:pPr>
          </w:p>
        </w:tc>
        <w:tc>
          <w:tcPr>
            <w:tcW w:w="4668" w:type="dxa"/>
            <w:gridSpan w:val="5"/>
            <w:shd w:val="clear" w:color="auto" w:fill="auto"/>
            <w:vAlign w:val="center"/>
          </w:tcPr>
          <w:p w14:paraId="5C64865D" w14:textId="35F05D2A" w:rsidR="00F5335A" w:rsidRPr="00DF2BE0" w:rsidDel="009E7685" w:rsidRDefault="00795F6F">
            <w:pPr>
              <w:tabs>
                <w:tab w:val="left" w:pos="270"/>
              </w:tabs>
              <w:spacing w:after="0" w:line="240" w:lineRule="auto"/>
              <w:ind w:left="270" w:hanging="270"/>
              <w:rPr>
                <w:del w:id="1484" w:author="Phatthamon Jantalae" w:date="2022-06-16T16:44:00Z"/>
                <w:rFonts w:ascii="Arial" w:hAnsi="Arial" w:cs="Arial"/>
                <w:b/>
                <w:i/>
                <w:sz w:val="18"/>
                <w:szCs w:val="18"/>
              </w:rPr>
            </w:pPr>
            <w:del w:id="1485" w:author="Phatthamon Jantalae" w:date="2022-06-16T16:44:00Z">
              <w:r w:rsidRPr="00DF2BE0" w:rsidDel="009E7685">
                <w:rPr>
                  <w:rFonts w:ascii="Arial" w:hAnsi="Arial" w:cs="Arial"/>
                  <w:b/>
                  <w:i/>
                  <w:sz w:val="18"/>
                  <w:szCs w:val="18"/>
                </w:rPr>
                <w:delText>8.</w:delText>
              </w:r>
              <w:r w:rsidRPr="00DF2BE0" w:rsidDel="009E7685">
                <w:rPr>
                  <w:rFonts w:ascii="Arial" w:hAnsi="Arial" w:cs="Arial"/>
                  <w:b/>
                  <w:i/>
                  <w:sz w:val="18"/>
                  <w:szCs w:val="18"/>
                </w:rPr>
                <w:tab/>
                <w:delText>Pollution Prevention and Resource Efficiency</w:delText>
              </w:r>
            </w:del>
          </w:p>
        </w:tc>
        <w:tc>
          <w:tcPr>
            <w:tcW w:w="597" w:type="dxa"/>
            <w:vAlign w:val="center"/>
          </w:tcPr>
          <w:p w14:paraId="17839599" w14:textId="7960CCB3" w:rsidR="00F5335A" w:rsidRPr="00DF2BE0" w:rsidDel="009E7685" w:rsidRDefault="00795F6F">
            <w:pPr>
              <w:tabs>
                <w:tab w:val="left" w:pos="360"/>
              </w:tabs>
              <w:spacing w:after="0" w:line="240" w:lineRule="auto"/>
              <w:rPr>
                <w:del w:id="1486" w:author="Phatthamon Jantalae" w:date="2022-06-16T16:44:00Z"/>
                <w:rFonts w:ascii="Arial" w:hAnsi="Arial" w:cs="Arial"/>
                <w:sz w:val="18"/>
                <w:szCs w:val="18"/>
              </w:rPr>
            </w:pPr>
            <w:del w:id="1487" w:author="Phatthamon Jantalae" w:date="2022-06-16T16:44:00Z">
              <w:r w:rsidRPr="00DF2BE0" w:rsidDel="009E7685">
                <w:rPr>
                  <w:rFonts w:ascii="Arial" w:hAnsi="Arial" w:cs="Arial"/>
                  <w:b/>
                  <w:sz w:val="18"/>
                  <w:szCs w:val="18"/>
                  <w:lang w:eastAsia="ja-JP"/>
                </w:rPr>
                <w:delText>√</w:delText>
              </w:r>
            </w:del>
          </w:p>
        </w:tc>
        <w:tc>
          <w:tcPr>
            <w:tcW w:w="4635" w:type="dxa"/>
            <w:gridSpan w:val="4"/>
          </w:tcPr>
          <w:p w14:paraId="2E0ED311" w14:textId="6F70ED01" w:rsidR="00F5335A" w:rsidRPr="00DF2BE0" w:rsidDel="009E7685" w:rsidRDefault="00795F6F">
            <w:pPr>
              <w:tabs>
                <w:tab w:val="left" w:pos="360"/>
              </w:tabs>
              <w:spacing w:after="0" w:line="240" w:lineRule="auto"/>
              <w:rPr>
                <w:del w:id="1488" w:author="Phatthamon Jantalae" w:date="2022-06-16T16:44:00Z"/>
                <w:rFonts w:ascii="Arial" w:hAnsi="Arial" w:cs="Arial"/>
                <w:sz w:val="18"/>
                <w:szCs w:val="18"/>
              </w:rPr>
            </w:pPr>
            <w:del w:id="1489" w:author="Phatthamon Jantalae" w:date="2022-06-16T16:44:00Z">
              <w:r w:rsidRPr="00DF2BE0" w:rsidDel="009E7685">
                <w:rPr>
                  <w:rFonts w:ascii="Arial" w:eastAsia="DengXian" w:hAnsi="Arial" w:cs="Arial"/>
                  <w:sz w:val="18"/>
                  <w:szCs w:val="18"/>
                </w:rPr>
                <w:delText>The site-specific environmental and social assessments of each demo site shall include the evaluation of the pollution prevention aspects. The assessments shall identify mitigation measures to be carried out during demo implementation.</w:delText>
              </w:r>
            </w:del>
          </w:p>
        </w:tc>
      </w:tr>
    </w:tbl>
    <w:p w14:paraId="4150E2D5" w14:textId="77777777" w:rsidR="00F5335A" w:rsidRDefault="00F5335A">
      <w:pPr>
        <w:spacing w:after="0" w:line="240" w:lineRule="auto"/>
        <w:rPr>
          <w:rFonts w:ascii="Calibri" w:hAnsi="Calibri" w:cs="Calibri"/>
          <w:b/>
          <w:color w:val="4F81BD"/>
          <w:sz w:val="24"/>
        </w:rPr>
      </w:pPr>
    </w:p>
    <w:p w14:paraId="571ADBEC" w14:textId="77777777" w:rsidR="00F5335A" w:rsidRDefault="00795F6F">
      <w:pPr>
        <w:spacing w:after="0" w:line="240" w:lineRule="auto"/>
        <w:rPr>
          <w:rFonts w:ascii="Calibri" w:hAnsi="Calibri" w:cs="Calibri"/>
          <w:b/>
          <w:color w:val="4F81BD"/>
          <w:sz w:val="24"/>
        </w:rPr>
      </w:pPr>
      <w:r>
        <w:rPr>
          <w:rFonts w:ascii="Calibri" w:hAnsi="Calibri" w:cs="Calibri"/>
          <w:b/>
          <w:color w:val="4F81BD"/>
          <w:sz w:val="24"/>
        </w:rPr>
        <w:t xml:space="preserve">Final Sign Off </w:t>
      </w:r>
    </w:p>
    <w:p w14:paraId="3C73BEB5" w14:textId="77777777" w:rsidR="00F5335A" w:rsidRDefault="00F5335A">
      <w:pPr>
        <w:tabs>
          <w:tab w:val="left" w:pos="360"/>
        </w:tabs>
        <w:spacing w:after="0" w:line="240" w:lineRule="auto"/>
        <w:rPr>
          <w:rFonts w:ascii="Calibri" w:hAnsi="Calibri" w:cs="Calibri"/>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F5335A" w14:paraId="3BA63BF7" w14:textId="77777777">
        <w:tc>
          <w:tcPr>
            <w:tcW w:w="2695" w:type="dxa"/>
            <w:shd w:val="clear" w:color="auto" w:fill="C6D9F1"/>
          </w:tcPr>
          <w:p w14:paraId="3F67F4A7" w14:textId="77777777" w:rsidR="00F5335A" w:rsidRDefault="00795F6F">
            <w:pPr>
              <w:tabs>
                <w:tab w:val="left" w:pos="360"/>
                <w:tab w:val="left" w:pos="4320"/>
              </w:tabs>
              <w:spacing w:after="0" w:line="240" w:lineRule="auto"/>
              <w:rPr>
                <w:rFonts w:ascii="Calibri" w:hAnsi="Calibri" w:cs="Calibri"/>
                <w:b/>
                <w:i/>
              </w:rPr>
            </w:pPr>
            <w:r>
              <w:rPr>
                <w:rFonts w:ascii="Calibri" w:hAnsi="Calibri" w:cs="Calibri"/>
                <w:b/>
                <w:i/>
              </w:rPr>
              <w:t>Signature</w:t>
            </w:r>
          </w:p>
        </w:tc>
        <w:tc>
          <w:tcPr>
            <w:tcW w:w="900" w:type="dxa"/>
            <w:shd w:val="clear" w:color="auto" w:fill="C6D9F1"/>
          </w:tcPr>
          <w:p w14:paraId="12218EC6" w14:textId="77777777" w:rsidR="00F5335A" w:rsidRDefault="00795F6F">
            <w:pPr>
              <w:tabs>
                <w:tab w:val="left" w:pos="360"/>
                <w:tab w:val="left" w:pos="4320"/>
              </w:tabs>
              <w:spacing w:after="0" w:line="240" w:lineRule="auto"/>
              <w:rPr>
                <w:rFonts w:ascii="Calibri" w:hAnsi="Calibri" w:cs="Calibri"/>
                <w:b/>
                <w:i/>
              </w:rPr>
            </w:pPr>
            <w:r>
              <w:rPr>
                <w:rFonts w:ascii="Calibri" w:hAnsi="Calibri" w:cs="Calibri"/>
                <w:b/>
                <w:i/>
              </w:rPr>
              <w:t>Date</w:t>
            </w:r>
          </w:p>
        </w:tc>
        <w:tc>
          <w:tcPr>
            <w:tcW w:w="9355" w:type="dxa"/>
            <w:shd w:val="clear" w:color="auto" w:fill="C6D9F1"/>
          </w:tcPr>
          <w:p w14:paraId="2C6F0F2F" w14:textId="77777777" w:rsidR="00F5335A" w:rsidRDefault="00795F6F">
            <w:pPr>
              <w:tabs>
                <w:tab w:val="left" w:pos="360"/>
                <w:tab w:val="left" w:pos="4320"/>
              </w:tabs>
              <w:spacing w:after="0" w:line="240" w:lineRule="auto"/>
              <w:rPr>
                <w:rFonts w:ascii="Calibri" w:hAnsi="Calibri" w:cs="Calibri"/>
                <w:b/>
                <w:i/>
              </w:rPr>
            </w:pPr>
            <w:r>
              <w:rPr>
                <w:rFonts w:ascii="Calibri" w:hAnsi="Calibri" w:cs="Calibri"/>
                <w:b/>
                <w:i/>
              </w:rPr>
              <w:t>Description</w:t>
            </w:r>
          </w:p>
        </w:tc>
      </w:tr>
      <w:tr w:rsidR="00F5335A" w14:paraId="7A676E2C" w14:textId="77777777">
        <w:trPr>
          <w:trHeight w:val="701"/>
        </w:trPr>
        <w:tc>
          <w:tcPr>
            <w:tcW w:w="2695" w:type="dxa"/>
          </w:tcPr>
          <w:p w14:paraId="73574DEA" w14:textId="77777777" w:rsidR="00F5335A" w:rsidRDefault="00795F6F">
            <w:pPr>
              <w:tabs>
                <w:tab w:val="left" w:pos="360"/>
                <w:tab w:val="left" w:pos="4320"/>
              </w:tabs>
              <w:spacing w:after="0" w:line="240" w:lineRule="auto"/>
              <w:rPr>
                <w:rFonts w:ascii="Calibri" w:hAnsi="Calibri" w:cs="Calibri"/>
                <w:szCs w:val="20"/>
              </w:rPr>
            </w:pPr>
            <w:r>
              <w:rPr>
                <w:rFonts w:ascii="Calibri" w:hAnsi="Calibri" w:cs="Calibri"/>
                <w:szCs w:val="20"/>
              </w:rPr>
              <w:t>QA Assessor</w:t>
            </w:r>
          </w:p>
        </w:tc>
        <w:tc>
          <w:tcPr>
            <w:tcW w:w="900" w:type="dxa"/>
          </w:tcPr>
          <w:p w14:paraId="77550C61" w14:textId="77777777" w:rsidR="00F5335A" w:rsidRDefault="00F5335A">
            <w:pPr>
              <w:tabs>
                <w:tab w:val="left" w:pos="360"/>
                <w:tab w:val="left" w:pos="4320"/>
              </w:tabs>
              <w:spacing w:after="0" w:line="240" w:lineRule="auto"/>
              <w:rPr>
                <w:rFonts w:ascii="Calibri" w:hAnsi="Calibri" w:cs="Calibri"/>
                <w:szCs w:val="20"/>
              </w:rPr>
            </w:pPr>
          </w:p>
        </w:tc>
        <w:tc>
          <w:tcPr>
            <w:tcW w:w="9355" w:type="dxa"/>
            <w:vAlign w:val="center"/>
          </w:tcPr>
          <w:p w14:paraId="14C8E78B" w14:textId="77777777" w:rsidR="00F5335A" w:rsidRDefault="00795F6F">
            <w:pPr>
              <w:spacing w:after="0" w:line="240" w:lineRule="auto"/>
              <w:jc w:val="both"/>
              <w:rPr>
                <w:rFonts w:ascii="Calibri" w:hAnsi="Calibri" w:cs="Calibri"/>
              </w:rPr>
            </w:pPr>
            <w:r>
              <w:rPr>
                <w:rFonts w:ascii="Calibri" w:hAnsi="Calibri" w:cs="Calibri"/>
              </w:rPr>
              <w:t>UNDP staff member responsible for the project</w:t>
            </w:r>
            <w:r>
              <w:rPr>
                <w:rFonts w:ascii="Calibri" w:hAnsi="Calibri" w:cs="Calibri"/>
                <w:lang w:val="en-GB"/>
              </w:rPr>
              <w:t>, typically a UNDP Programme Officer. Final signature confirms they have “checked” to ensure that the SESP is adequately conducted.</w:t>
            </w:r>
          </w:p>
        </w:tc>
      </w:tr>
      <w:tr w:rsidR="00F5335A" w14:paraId="16053706" w14:textId="77777777">
        <w:trPr>
          <w:trHeight w:val="980"/>
        </w:trPr>
        <w:tc>
          <w:tcPr>
            <w:tcW w:w="2695" w:type="dxa"/>
          </w:tcPr>
          <w:p w14:paraId="6CFA9467" w14:textId="77777777" w:rsidR="00F5335A" w:rsidRDefault="00795F6F">
            <w:pPr>
              <w:tabs>
                <w:tab w:val="left" w:pos="360"/>
                <w:tab w:val="left" w:pos="4320"/>
              </w:tabs>
              <w:spacing w:after="0" w:line="240" w:lineRule="auto"/>
              <w:rPr>
                <w:rFonts w:ascii="Calibri" w:hAnsi="Calibri" w:cs="Calibri"/>
                <w:szCs w:val="20"/>
              </w:rPr>
            </w:pPr>
            <w:r>
              <w:rPr>
                <w:rFonts w:ascii="Calibri" w:hAnsi="Calibri" w:cs="Calibri"/>
                <w:szCs w:val="20"/>
              </w:rPr>
              <w:t>QA Approver</w:t>
            </w:r>
          </w:p>
        </w:tc>
        <w:tc>
          <w:tcPr>
            <w:tcW w:w="900" w:type="dxa"/>
          </w:tcPr>
          <w:p w14:paraId="641C2E86" w14:textId="77777777" w:rsidR="00F5335A" w:rsidRDefault="00F5335A">
            <w:pPr>
              <w:tabs>
                <w:tab w:val="left" w:pos="360"/>
                <w:tab w:val="left" w:pos="4320"/>
              </w:tabs>
              <w:spacing w:after="0" w:line="240" w:lineRule="auto"/>
              <w:rPr>
                <w:rFonts w:ascii="Calibri" w:hAnsi="Calibri" w:cs="Calibri"/>
                <w:szCs w:val="20"/>
              </w:rPr>
            </w:pPr>
          </w:p>
        </w:tc>
        <w:tc>
          <w:tcPr>
            <w:tcW w:w="9355" w:type="dxa"/>
            <w:vAlign w:val="center"/>
          </w:tcPr>
          <w:p w14:paraId="2831B54E" w14:textId="77777777" w:rsidR="00F5335A" w:rsidRDefault="00795F6F">
            <w:pPr>
              <w:spacing w:after="0" w:line="240" w:lineRule="auto"/>
              <w:jc w:val="both"/>
              <w:rPr>
                <w:rFonts w:ascii="Calibri" w:hAnsi="Calibri" w:cs="Calibri"/>
              </w:rPr>
            </w:pPr>
            <w:r>
              <w:rPr>
                <w:rFonts w:ascii="Calibri" w:hAnsi="Calibri" w:cs="Calibri"/>
                <w:lang w:val="en-GB"/>
              </w:rPr>
              <w:t>UNDP senior manager, typically the UNDP Deputy Country Director (DCD), Country Director (CD)</w:t>
            </w:r>
            <w:r>
              <w:rPr>
                <w:rFonts w:ascii="Calibri" w:hAnsi="Calibri" w:cs="Calibri"/>
                <w:b/>
              </w:rPr>
              <w:t xml:space="preserve">, </w:t>
            </w:r>
            <w:r>
              <w:rPr>
                <w:rFonts w:ascii="Calibri" w:hAnsi="Calibri" w:cs="Calibri"/>
              </w:rPr>
              <w:t>Deputy Resident Representative (DRR), or Resident Representative (RR). The QA Approver cannot also be the QA Assessor. Final signature confirms they have “cleared” the SESP prior to submittal to the PAC.</w:t>
            </w:r>
          </w:p>
        </w:tc>
      </w:tr>
      <w:tr w:rsidR="00F5335A" w14:paraId="79037B2C" w14:textId="77777777">
        <w:trPr>
          <w:trHeight w:val="701"/>
        </w:trPr>
        <w:tc>
          <w:tcPr>
            <w:tcW w:w="2695" w:type="dxa"/>
          </w:tcPr>
          <w:p w14:paraId="611C91CE" w14:textId="77777777" w:rsidR="00F5335A" w:rsidRDefault="00795F6F">
            <w:pPr>
              <w:tabs>
                <w:tab w:val="left" w:pos="360"/>
                <w:tab w:val="left" w:pos="4320"/>
              </w:tabs>
              <w:spacing w:after="0" w:line="240" w:lineRule="auto"/>
              <w:rPr>
                <w:rFonts w:ascii="Calibri" w:hAnsi="Calibri" w:cs="Calibri"/>
                <w:szCs w:val="20"/>
              </w:rPr>
            </w:pPr>
            <w:r>
              <w:rPr>
                <w:rFonts w:ascii="Calibri" w:hAnsi="Calibri" w:cs="Calibri"/>
                <w:szCs w:val="20"/>
              </w:rPr>
              <w:t>PAC Chair</w:t>
            </w:r>
          </w:p>
        </w:tc>
        <w:tc>
          <w:tcPr>
            <w:tcW w:w="900" w:type="dxa"/>
          </w:tcPr>
          <w:p w14:paraId="2012879F" w14:textId="77777777" w:rsidR="00F5335A" w:rsidRDefault="00F5335A">
            <w:pPr>
              <w:tabs>
                <w:tab w:val="left" w:pos="360"/>
                <w:tab w:val="left" w:pos="4320"/>
              </w:tabs>
              <w:spacing w:after="0" w:line="240" w:lineRule="auto"/>
              <w:rPr>
                <w:rFonts w:ascii="Calibri" w:hAnsi="Calibri" w:cs="Calibri"/>
                <w:szCs w:val="20"/>
              </w:rPr>
            </w:pPr>
          </w:p>
        </w:tc>
        <w:tc>
          <w:tcPr>
            <w:tcW w:w="9355" w:type="dxa"/>
            <w:vAlign w:val="center"/>
          </w:tcPr>
          <w:p w14:paraId="01E994F0" w14:textId="77777777" w:rsidR="00F5335A" w:rsidRDefault="00795F6F">
            <w:pPr>
              <w:tabs>
                <w:tab w:val="left" w:pos="360"/>
                <w:tab w:val="left" w:pos="4320"/>
              </w:tabs>
              <w:spacing w:after="0" w:line="240" w:lineRule="auto"/>
              <w:jc w:val="both"/>
              <w:rPr>
                <w:rFonts w:ascii="Calibri" w:hAnsi="Calibri" w:cs="Calibri"/>
              </w:rPr>
            </w:pPr>
            <w:r>
              <w:rPr>
                <w:rFonts w:ascii="Calibri" w:hAnsi="Calibri" w:cs="Calibri"/>
              </w:rPr>
              <w:t xml:space="preserve">UNDP chair of the PAC.  In some cases PAC Chair may also be the QA Approver. Final signature confirms that the SESP was considered as part of the project appraisal and considered in recommendations of the PAC. </w:t>
            </w:r>
          </w:p>
        </w:tc>
      </w:tr>
    </w:tbl>
    <w:p w14:paraId="15994BD6" w14:textId="77777777" w:rsidR="00F5335A" w:rsidRDefault="00F5335A">
      <w:pPr>
        <w:keepNext/>
        <w:spacing w:after="0" w:line="240" w:lineRule="auto"/>
        <w:jc w:val="both"/>
        <w:outlineLvl w:val="1"/>
        <w:rPr>
          <w:rFonts w:ascii="Calibri" w:hAnsi="Calibri" w:cs="Calibri"/>
        </w:rPr>
        <w:sectPr w:rsidR="00F5335A">
          <w:pgSz w:w="15840" w:h="12240" w:orient="landscape"/>
          <w:pgMar w:top="1440" w:right="1440" w:bottom="1440" w:left="1440" w:header="720" w:footer="720" w:gutter="0"/>
          <w:cols w:space="720"/>
          <w:docGrid w:linePitch="360"/>
        </w:sectPr>
      </w:pPr>
    </w:p>
    <w:p w14:paraId="34FF1D18" w14:textId="7E61CBAD" w:rsidR="00F5335A" w:rsidRDefault="00795F6F">
      <w:pPr>
        <w:pStyle w:val="bodybullets"/>
        <w:ind w:left="360"/>
        <w:rPr>
          <w:ins w:id="1490" w:author="Phatthamon Jantalae" w:date="2022-06-16T17:01:00Z"/>
          <w:b/>
          <w:bCs/>
        </w:rPr>
      </w:pPr>
      <w:bookmarkStart w:id="1491" w:name="_Toc26282758"/>
      <w:r>
        <w:rPr>
          <w:b/>
          <w:bCs/>
        </w:rPr>
        <w:lastRenderedPageBreak/>
        <w:t>SESP Attachment 1. Social and Environmental Risk Screening Checklist</w:t>
      </w:r>
      <w:bookmarkEnd w:id="1491"/>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00"/>
      </w:tblGrid>
      <w:tr w:rsidR="00D3325E" w:rsidRPr="004B3E18" w14:paraId="01B26431" w14:textId="77777777" w:rsidTr="00D3325E">
        <w:trPr>
          <w:trHeight w:val="152"/>
          <w:ins w:id="1492" w:author="Phatthamon Jantalae" w:date="2022-06-16T17:02:00Z"/>
        </w:trPr>
        <w:tc>
          <w:tcPr>
            <w:tcW w:w="8635" w:type="dxa"/>
            <w:tcBorders>
              <w:bottom w:val="single" w:sz="4" w:space="0" w:color="auto"/>
            </w:tcBorders>
            <w:shd w:val="clear" w:color="auto" w:fill="8DB3E2"/>
            <w:vAlign w:val="center"/>
          </w:tcPr>
          <w:p w14:paraId="3B4D6EEF" w14:textId="77777777" w:rsidR="00D3325E" w:rsidRPr="00D3325E" w:rsidRDefault="00D3325E" w:rsidP="00D3325E">
            <w:pPr>
              <w:tabs>
                <w:tab w:val="left" w:pos="810"/>
              </w:tabs>
              <w:spacing w:after="0" w:line="240" w:lineRule="auto"/>
              <w:rPr>
                <w:ins w:id="1493" w:author="Phatthamon Jantalae" w:date="2022-06-16T17:02:00Z"/>
                <w:rFonts w:ascii="Arial" w:eastAsiaTheme="minorEastAsia" w:hAnsi="Arial" w:cs="Frutiger 45 Light"/>
                <w:b/>
              </w:rPr>
            </w:pPr>
            <w:ins w:id="1494" w:author="Phatthamon Jantalae" w:date="2022-06-16T17:02:00Z">
              <w:r w:rsidRPr="00D3325E">
                <w:rPr>
                  <w:rFonts w:ascii="Arial" w:eastAsiaTheme="minorEastAsia" w:hAnsi="Arial" w:cs="Frutiger 45 Light"/>
                  <w:b/>
                </w:rPr>
                <w:t xml:space="preserve">Checklist Potential Social and Environmental </w:t>
              </w:r>
              <w:r w:rsidRPr="00D3325E">
                <w:rPr>
                  <w:rFonts w:ascii="Arial" w:eastAsiaTheme="minorEastAsia" w:hAnsi="Arial" w:cs="Frutiger 45 Light"/>
                  <w:b/>
                  <w:u w:val="single"/>
                </w:rPr>
                <w:t>Risks</w:t>
              </w:r>
            </w:ins>
          </w:p>
        </w:tc>
        <w:tc>
          <w:tcPr>
            <w:tcW w:w="900" w:type="dxa"/>
            <w:tcBorders>
              <w:bottom w:val="single" w:sz="4" w:space="0" w:color="auto"/>
            </w:tcBorders>
            <w:shd w:val="clear" w:color="auto" w:fill="8DB3E2"/>
            <w:vAlign w:val="center"/>
          </w:tcPr>
          <w:p w14:paraId="24A5A4DC" w14:textId="77777777" w:rsidR="00D3325E" w:rsidRPr="004B3E18" w:rsidRDefault="00D3325E" w:rsidP="00B61ED7">
            <w:pPr>
              <w:tabs>
                <w:tab w:val="left" w:pos="810"/>
              </w:tabs>
              <w:rPr>
                <w:ins w:id="1495" w:author="Phatthamon Jantalae" w:date="2022-06-16T17:02:00Z"/>
                <w:rFonts w:eastAsia="Times New Roman"/>
              </w:rPr>
            </w:pPr>
          </w:p>
        </w:tc>
      </w:tr>
      <w:tr w:rsidR="00D3325E" w:rsidRPr="004B3E18" w14:paraId="7CA01326" w14:textId="77777777" w:rsidTr="00B61ED7">
        <w:trPr>
          <w:ins w:id="1496" w:author="Phatthamon Jantalae" w:date="2022-06-16T17:02:00Z"/>
        </w:trPr>
        <w:tc>
          <w:tcPr>
            <w:tcW w:w="8635" w:type="dxa"/>
            <w:tcBorders>
              <w:bottom w:val="single" w:sz="4" w:space="0" w:color="auto"/>
            </w:tcBorders>
            <w:shd w:val="clear" w:color="auto" w:fill="auto"/>
          </w:tcPr>
          <w:p w14:paraId="33BA5E3B" w14:textId="77777777" w:rsidR="00D3325E" w:rsidRPr="00D3325E" w:rsidRDefault="00D3325E" w:rsidP="00D3325E">
            <w:pPr>
              <w:tabs>
                <w:tab w:val="left" w:pos="810"/>
              </w:tabs>
              <w:spacing w:after="0" w:line="240" w:lineRule="auto"/>
              <w:jc w:val="both"/>
              <w:rPr>
                <w:ins w:id="1497" w:author="Phatthamon Jantalae" w:date="2022-06-16T17:02:00Z"/>
                <w:rFonts w:eastAsia="Times New Roman"/>
              </w:rPr>
            </w:pPr>
            <w:ins w:id="1498" w:author="Phatthamon Jantalae" w:date="2022-06-16T17:02:00Z">
              <w:r w:rsidRPr="00D3325E">
                <w:rPr>
                  <w:rFonts w:ascii="Arial" w:eastAsia="Times New Roman" w:hAnsi="Arial" w:cs="Frutiger 45 Light"/>
                  <w:sz w:val="18"/>
                  <w:szCs w:val="18"/>
                </w:rPr>
                <w:t>I</w:t>
              </w:r>
              <w:r w:rsidRPr="00D3325E">
                <w:rPr>
                  <w:rFonts w:ascii="Arial" w:eastAsia="Times New Roman" w:hAnsi="Arial" w:cs="Frutiger 45 Light"/>
                  <w:sz w:val="18"/>
                  <w:szCs w:val="18"/>
                  <w:u w:val="single"/>
                </w:rPr>
                <w:t>NSTRUCTIONS</w:t>
              </w:r>
              <w:r w:rsidRPr="00D3325E">
                <w:rPr>
                  <w:rFonts w:ascii="Arial" w:eastAsia="Times New Roman" w:hAnsi="Arial" w:cs="Frutiger 45 Light"/>
                  <w:sz w:val="18"/>
                  <w:szCs w:val="18"/>
                </w:rPr>
                <w:t xml:space="preserve">: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 </w:t>
              </w:r>
              <w:r w:rsidRPr="00D3325E">
                <w:rPr>
                  <w:rFonts w:ascii="Arial" w:eastAsia="Times New Roman" w:hAnsi="Arial" w:cs="Frutiger 45 Light"/>
                  <w:color w:val="0000FF"/>
                  <w:sz w:val="18"/>
                  <w:szCs w:val="18"/>
                  <w:u w:val="single"/>
                </w:rPr>
                <w:fldChar w:fldCharType="begin"/>
              </w:r>
              <w:r w:rsidRPr="00D3325E">
                <w:rPr>
                  <w:rFonts w:ascii="Arial" w:eastAsia="Times New Roman" w:hAnsi="Arial" w:cs="Frutiger 45 Light"/>
                  <w:color w:val="0000FF"/>
                  <w:sz w:val="18"/>
                  <w:szCs w:val="18"/>
                  <w:u w:val="single"/>
                </w:rPr>
                <w:instrText xml:space="preserve"> HYPERLINK "https://info.undp.org/sites/bpps/SES_Toolkit/Pages/Homepage.aspx" </w:instrText>
              </w:r>
              <w:r w:rsidRPr="00D3325E">
                <w:rPr>
                  <w:rFonts w:ascii="Arial" w:eastAsia="Times New Roman" w:hAnsi="Arial" w:cs="Frutiger 45 Light"/>
                  <w:color w:val="0000FF"/>
                  <w:sz w:val="18"/>
                  <w:szCs w:val="18"/>
                  <w:u w:val="single"/>
                </w:rPr>
                <w:fldChar w:fldCharType="separate"/>
              </w:r>
              <w:r w:rsidRPr="00D3325E">
                <w:rPr>
                  <w:rFonts w:ascii="Arial" w:eastAsia="Times New Roman" w:hAnsi="Arial" w:cs="Frutiger 45 Light"/>
                  <w:color w:val="0000FF"/>
                  <w:sz w:val="18"/>
                  <w:szCs w:val="18"/>
                  <w:u w:val="single"/>
                </w:rPr>
                <w:t>SES toolkit</w:t>
              </w:r>
              <w:r w:rsidRPr="00D3325E">
                <w:rPr>
                  <w:rFonts w:ascii="Arial" w:eastAsia="Times New Roman" w:hAnsi="Arial" w:cs="Frutiger 45 Light"/>
                  <w:color w:val="0000FF"/>
                  <w:sz w:val="18"/>
                  <w:szCs w:val="18"/>
                  <w:u w:val="single"/>
                </w:rPr>
                <w:fldChar w:fldCharType="end"/>
              </w:r>
              <w:r w:rsidRPr="00D3325E">
                <w:rPr>
                  <w:rFonts w:ascii="Arial" w:eastAsia="Times New Roman" w:hAnsi="Arial" w:cs="Frutiger 45 Light"/>
                  <w:sz w:val="18"/>
                  <w:szCs w:val="18"/>
                </w:rPr>
                <w:t xml:space="preserve"> for further guidance on addressing screening questions.</w:t>
              </w:r>
            </w:ins>
          </w:p>
        </w:tc>
        <w:tc>
          <w:tcPr>
            <w:tcW w:w="900" w:type="dxa"/>
            <w:tcBorders>
              <w:bottom w:val="single" w:sz="4" w:space="0" w:color="auto"/>
            </w:tcBorders>
            <w:shd w:val="clear" w:color="auto" w:fill="auto"/>
          </w:tcPr>
          <w:p w14:paraId="0FBDBA48" w14:textId="77777777" w:rsidR="00D3325E" w:rsidRPr="004B3E18" w:rsidRDefault="00D3325E" w:rsidP="00B61ED7">
            <w:pPr>
              <w:tabs>
                <w:tab w:val="left" w:pos="810"/>
              </w:tabs>
              <w:rPr>
                <w:ins w:id="1499" w:author="Phatthamon Jantalae" w:date="2022-06-16T17:02:00Z"/>
                <w:rFonts w:eastAsia="Times New Roman"/>
                <w:sz w:val="16"/>
                <w:szCs w:val="16"/>
              </w:rPr>
            </w:pPr>
          </w:p>
        </w:tc>
      </w:tr>
      <w:tr w:rsidR="00D3325E" w:rsidRPr="004B3E18" w14:paraId="60593430" w14:textId="77777777" w:rsidTr="00B61ED7">
        <w:trPr>
          <w:ins w:id="1500" w:author="Phatthamon Jantalae" w:date="2022-06-16T17:02:00Z"/>
        </w:trPr>
        <w:tc>
          <w:tcPr>
            <w:tcW w:w="8635" w:type="dxa"/>
            <w:tcBorders>
              <w:bottom w:val="single" w:sz="4" w:space="0" w:color="auto"/>
            </w:tcBorders>
            <w:shd w:val="clear" w:color="auto" w:fill="DBE5F1"/>
          </w:tcPr>
          <w:p w14:paraId="240BA572" w14:textId="77777777" w:rsidR="00D3325E" w:rsidRPr="00D3325E" w:rsidRDefault="00D3325E" w:rsidP="00D3325E">
            <w:pPr>
              <w:tabs>
                <w:tab w:val="left" w:pos="810"/>
              </w:tabs>
              <w:spacing w:before="120" w:after="120" w:line="240" w:lineRule="auto"/>
              <w:rPr>
                <w:ins w:id="1501" w:author="Phatthamon Jantalae" w:date="2022-06-16T17:02:00Z"/>
                <w:rFonts w:ascii="Arial" w:eastAsiaTheme="minorEastAsia" w:hAnsi="Arial" w:cs="Frutiger 45 Light"/>
                <w:b/>
                <w:sz w:val="18"/>
                <w:szCs w:val="20"/>
              </w:rPr>
            </w:pPr>
            <w:ins w:id="1502" w:author="Phatthamon Jantalae" w:date="2022-06-16T17:02:00Z">
              <w:r w:rsidRPr="00D3325E">
                <w:rPr>
                  <w:rFonts w:ascii="Arial" w:eastAsiaTheme="minorEastAsia" w:hAnsi="Arial" w:cs="Frutiger 45 Light"/>
                  <w:b/>
                  <w:sz w:val="18"/>
                  <w:szCs w:val="20"/>
                </w:rPr>
                <w:t>Overarching Principle: Leave No One Behind</w:t>
              </w:r>
            </w:ins>
          </w:p>
          <w:p w14:paraId="6DD6DE01" w14:textId="77777777" w:rsidR="00D3325E" w:rsidRPr="004B3E18" w:rsidRDefault="00D3325E" w:rsidP="00D3325E">
            <w:pPr>
              <w:tabs>
                <w:tab w:val="left" w:pos="810"/>
              </w:tabs>
              <w:spacing w:before="120" w:after="120" w:line="240" w:lineRule="auto"/>
              <w:rPr>
                <w:ins w:id="1503" w:author="Phatthamon Jantalae" w:date="2022-06-16T17:02:00Z"/>
                <w:b/>
              </w:rPr>
            </w:pPr>
            <w:ins w:id="1504" w:author="Phatthamon Jantalae" w:date="2022-06-16T17:02:00Z">
              <w:r w:rsidRPr="00D3325E">
                <w:rPr>
                  <w:rFonts w:ascii="Arial" w:eastAsiaTheme="minorEastAsia" w:hAnsi="Arial" w:cs="Frutiger 45 Light"/>
                  <w:b/>
                  <w:sz w:val="18"/>
                  <w:szCs w:val="20"/>
                </w:rPr>
                <w:t>Human Rights</w:t>
              </w:r>
            </w:ins>
          </w:p>
        </w:tc>
        <w:tc>
          <w:tcPr>
            <w:tcW w:w="900" w:type="dxa"/>
            <w:tcBorders>
              <w:bottom w:val="single" w:sz="4" w:space="0" w:color="auto"/>
            </w:tcBorders>
            <w:shd w:val="clear" w:color="auto" w:fill="DBE5F1"/>
          </w:tcPr>
          <w:p w14:paraId="670FB32A" w14:textId="77777777" w:rsidR="00D3325E" w:rsidRPr="00D3325E" w:rsidRDefault="00D3325E" w:rsidP="00D3325E">
            <w:pPr>
              <w:tabs>
                <w:tab w:val="left" w:pos="810"/>
              </w:tabs>
              <w:spacing w:after="0" w:line="240" w:lineRule="auto"/>
              <w:jc w:val="center"/>
              <w:rPr>
                <w:ins w:id="1505" w:author="Phatthamon Jantalae" w:date="2022-06-16T17:02:00Z"/>
                <w:rFonts w:ascii="Arial" w:eastAsia="Times New Roman" w:hAnsi="Arial" w:cs="Frutiger 45 Light"/>
                <w:b/>
                <w:sz w:val="16"/>
                <w:szCs w:val="16"/>
              </w:rPr>
            </w:pPr>
            <w:ins w:id="1506" w:author="Phatthamon Jantalae" w:date="2022-06-16T17:02:00Z">
              <w:r w:rsidRPr="00D3325E">
                <w:rPr>
                  <w:rFonts w:ascii="Arial" w:eastAsia="Times New Roman" w:hAnsi="Arial" w:cs="Frutiger 45 Light"/>
                  <w:b/>
                  <w:sz w:val="16"/>
                  <w:szCs w:val="16"/>
                </w:rPr>
                <w:t xml:space="preserve">Answer </w:t>
              </w:r>
              <w:r w:rsidRPr="00D3325E">
                <w:rPr>
                  <w:rFonts w:ascii="Arial" w:eastAsia="Times New Roman" w:hAnsi="Arial" w:cs="Frutiger 45 Light"/>
                  <w:b/>
                  <w:sz w:val="16"/>
                  <w:szCs w:val="16"/>
                </w:rPr>
                <w:br/>
                <w:t>(Yes/No)</w:t>
              </w:r>
            </w:ins>
          </w:p>
        </w:tc>
      </w:tr>
      <w:tr w:rsidR="00D3325E" w:rsidRPr="008C6E4C" w14:paraId="4B2B75FD" w14:textId="77777777" w:rsidTr="00B61ED7">
        <w:trPr>
          <w:ins w:id="1507" w:author="Phatthamon Jantalae" w:date="2022-06-16T17:02:00Z"/>
        </w:trPr>
        <w:tc>
          <w:tcPr>
            <w:tcW w:w="8635" w:type="dxa"/>
            <w:tcBorders>
              <w:bottom w:val="single" w:sz="4" w:space="0" w:color="auto"/>
            </w:tcBorders>
            <w:shd w:val="clear" w:color="auto" w:fill="auto"/>
          </w:tcPr>
          <w:p w14:paraId="5933FEC9" w14:textId="77777777" w:rsidR="00D3325E" w:rsidRPr="00D3325E" w:rsidRDefault="00D3325E" w:rsidP="00D3325E">
            <w:pPr>
              <w:tabs>
                <w:tab w:val="left" w:pos="900"/>
              </w:tabs>
              <w:spacing w:before="60" w:after="60" w:line="240" w:lineRule="auto"/>
              <w:ind w:left="567" w:hanging="567"/>
              <w:rPr>
                <w:ins w:id="1508" w:author="Phatthamon Jantalae" w:date="2022-06-16T17:02:00Z"/>
                <w:rFonts w:ascii="Arial" w:eastAsia="Times New Roman" w:hAnsi="Arial" w:cs="Frutiger 45 Light"/>
                <w:sz w:val="18"/>
                <w:szCs w:val="18"/>
              </w:rPr>
            </w:pPr>
            <w:ins w:id="1509" w:author="Phatthamon Jantalae" w:date="2022-06-16T17:02:00Z">
              <w:r w:rsidRPr="00D3325E">
                <w:rPr>
                  <w:rFonts w:ascii="Arial" w:eastAsia="Times New Roman" w:hAnsi="Arial" w:cs="Frutiger 45 Light"/>
                  <w:sz w:val="18"/>
                  <w:szCs w:val="18"/>
                </w:rPr>
                <w:t>P.1</w:t>
              </w:r>
              <w:r w:rsidRPr="00D3325E">
                <w:rPr>
                  <w:rFonts w:ascii="Arial" w:eastAsia="Times New Roman" w:hAnsi="Arial" w:cs="Frutiger 45 Light"/>
                  <w:sz w:val="18"/>
                  <w:szCs w:val="18"/>
                </w:rPr>
                <w:tab/>
                <w:t>Have local communities or individuals raised human rights concerns regarding the project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during the stakeholder engagement process, grievance processes, public statements)?</w:t>
              </w:r>
            </w:ins>
          </w:p>
        </w:tc>
        <w:tc>
          <w:tcPr>
            <w:tcW w:w="900" w:type="dxa"/>
            <w:tcBorders>
              <w:bottom w:val="single" w:sz="4" w:space="0" w:color="auto"/>
            </w:tcBorders>
            <w:shd w:val="clear" w:color="auto" w:fill="auto"/>
          </w:tcPr>
          <w:p w14:paraId="3AC24DB2" w14:textId="77777777" w:rsidR="00D3325E" w:rsidRPr="00D3325E" w:rsidRDefault="00D3325E" w:rsidP="00D3325E">
            <w:pPr>
              <w:tabs>
                <w:tab w:val="left" w:pos="810"/>
              </w:tabs>
              <w:spacing w:line="240" w:lineRule="auto"/>
              <w:rPr>
                <w:ins w:id="1510" w:author="Phatthamon Jantalae" w:date="2022-06-16T17:02:00Z"/>
                <w:rFonts w:ascii="Arial" w:eastAsia="Times New Roman" w:hAnsi="Arial" w:cs="Frutiger 45 Light"/>
                <w:sz w:val="18"/>
                <w:szCs w:val="18"/>
              </w:rPr>
            </w:pPr>
            <w:ins w:id="1511" w:author="Phatthamon Jantalae" w:date="2022-06-16T17:02:00Z">
              <w:r w:rsidRPr="00D3325E">
                <w:rPr>
                  <w:rFonts w:ascii="Arial" w:eastAsia="Times New Roman" w:hAnsi="Arial" w:cs="Frutiger 45 Light"/>
                  <w:sz w:val="18"/>
                  <w:szCs w:val="18"/>
                </w:rPr>
                <w:t>No</w:t>
              </w:r>
            </w:ins>
          </w:p>
        </w:tc>
      </w:tr>
      <w:tr w:rsidR="00D3325E" w:rsidRPr="008C6E4C" w14:paraId="4A1AB75E" w14:textId="77777777" w:rsidTr="00B61ED7">
        <w:trPr>
          <w:ins w:id="1512" w:author="Phatthamon Jantalae" w:date="2022-06-16T17:02:00Z"/>
        </w:trPr>
        <w:tc>
          <w:tcPr>
            <w:tcW w:w="8635" w:type="dxa"/>
            <w:tcBorders>
              <w:bottom w:val="single" w:sz="4" w:space="0" w:color="auto"/>
            </w:tcBorders>
            <w:shd w:val="clear" w:color="auto" w:fill="auto"/>
          </w:tcPr>
          <w:p w14:paraId="5D5A39F5" w14:textId="77777777" w:rsidR="00D3325E" w:rsidRPr="00D3325E" w:rsidRDefault="00D3325E" w:rsidP="00D3325E">
            <w:pPr>
              <w:tabs>
                <w:tab w:val="left" w:pos="900"/>
              </w:tabs>
              <w:spacing w:before="60" w:after="60" w:line="240" w:lineRule="auto"/>
              <w:ind w:left="567" w:hanging="567"/>
              <w:rPr>
                <w:ins w:id="1513" w:author="Phatthamon Jantalae" w:date="2022-06-16T17:02:00Z"/>
                <w:rFonts w:ascii="Arial" w:eastAsia="Times New Roman" w:hAnsi="Arial" w:cs="Frutiger 45 Light"/>
                <w:sz w:val="18"/>
                <w:szCs w:val="18"/>
              </w:rPr>
            </w:pPr>
            <w:ins w:id="1514" w:author="Phatthamon Jantalae" w:date="2022-06-16T17:02:00Z">
              <w:r w:rsidRPr="00D3325E">
                <w:rPr>
                  <w:rFonts w:ascii="Arial" w:eastAsia="Times New Roman" w:hAnsi="Arial" w:cs="Frutiger 45 Light"/>
                  <w:sz w:val="18"/>
                  <w:szCs w:val="18"/>
                </w:rPr>
                <w:t>P.2</w:t>
              </w:r>
              <w:r w:rsidRPr="00D3325E">
                <w:rPr>
                  <w:rFonts w:ascii="Arial" w:eastAsia="Times New Roman" w:hAnsi="Arial" w:cs="Frutiger 45 Light"/>
                  <w:sz w:val="18"/>
                  <w:szCs w:val="18"/>
                </w:rPr>
                <w:tab/>
                <w:t>Is there a risk that duty-bearers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government agencies) do not have the capacity to meet their obligations in the project?</w:t>
              </w:r>
            </w:ins>
          </w:p>
        </w:tc>
        <w:tc>
          <w:tcPr>
            <w:tcW w:w="900" w:type="dxa"/>
            <w:tcBorders>
              <w:bottom w:val="single" w:sz="4" w:space="0" w:color="auto"/>
            </w:tcBorders>
            <w:shd w:val="clear" w:color="auto" w:fill="auto"/>
          </w:tcPr>
          <w:p w14:paraId="696E5E0B" w14:textId="77777777" w:rsidR="00D3325E" w:rsidRPr="00D3325E" w:rsidRDefault="00D3325E" w:rsidP="00D3325E">
            <w:pPr>
              <w:tabs>
                <w:tab w:val="left" w:pos="810"/>
              </w:tabs>
              <w:spacing w:line="240" w:lineRule="auto"/>
              <w:rPr>
                <w:ins w:id="1515" w:author="Phatthamon Jantalae" w:date="2022-06-16T17:02:00Z"/>
                <w:rFonts w:ascii="Arial" w:eastAsia="Times New Roman" w:hAnsi="Arial" w:cs="Frutiger 45 Light"/>
                <w:sz w:val="18"/>
                <w:szCs w:val="18"/>
              </w:rPr>
            </w:pPr>
            <w:ins w:id="1516" w:author="Phatthamon Jantalae" w:date="2022-06-16T17:02:00Z">
              <w:r w:rsidRPr="00D3325E">
                <w:rPr>
                  <w:rFonts w:ascii="Arial" w:eastAsia="Times New Roman" w:hAnsi="Arial" w:cs="Frutiger 45 Light"/>
                  <w:sz w:val="18"/>
                  <w:szCs w:val="18"/>
                </w:rPr>
                <w:t>No</w:t>
              </w:r>
            </w:ins>
          </w:p>
        </w:tc>
      </w:tr>
      <w:tr w:rsidR="00D3325E" w:rsidRPr="008C6E4C" w14:paraId="5564F84D" w14:textId="77777777" w:rsidTr="00B61ED7">
        <w:trPr>
          <w:ins w:id="1517" w:author="Phatthamon Jantalae" w:date="2022-06-16T17:02:00Z"/>
        </w:trPr>
        <w:tc>
          <w:tcPr>
            <w:tcW w:w="8635" w:type="dxa"/>
            <w:tcBorders>
              <w:bottom w:val="single" w:sz="4" w:space="0" w:color="auto"/>
            </w:tcBorders>
            <w:shd w:val="clear" w:color="auto" w:fill="auto"/>
          </w:tcPr>
          <w:p w14:paraId="7DF97626" w14:textId="77777777" w:rsidR="00D3325E" w:rsidRPr="00D3325E" w:rsidRDefault="00D3325E" w:rsidP="00D3325E">
            <w:pPr>
              <w:tabs>
                <w:tab w:val="left" w:pos="900"/>
              </w:tabs>
              <w:spacing w:before="60" w:after="60" w:line="240" w:lineRule="auto"/>
              <w:ind w:left="567" w:hanging="567"/>
              <w:rPr>
                <w:ins w:id="1518" w:author="Phatthamon Jantalae" w:date="2022-06-16T17:02:00Z"/>
                <w:rFonts w:ascii="Arial" w:eastAsia="Times New Roman" w:hAnsi="Arial" w:cs="Frutiger 45 Light"/>
                <w:sz w:val="18"/>
                <w:szCs w:val="18"/>
              </w:rPr>
            </w:pPr>
            <w:ins w:id="1519" w:author="Phatthamon Jantalae" w:date="2022-06-16T17:02:00Z">
              <w:r w:rsidRPr="00D3325E">
                <w:rPr>
                  <w:rFonts w:ascii="Arial" w:eastAsia="Times New Roman" w:hAnsi="Arial" w:cs="Frutiger 45 Light"/>
                  <w:sz w:val="18"/>
                  <w:szCs w:val="18"/>
                </w:rPr>
                <w:t>P.3</w:t>
              </w:r>
              <w:r w:rsidRPr="00D3325E">
                <w:rPr>
                  <w:rFonts w:ascii="Arial" w:eastAsia="Times New Roman" w:hAnsi="Arial" w:cs="Frutiger 45 Light"/>
                  <w:sz w:val="18"/>
                  <w:szCs w:val="18"/>
                </w:rPr>
                <w:tab/>
                <w:t>Is there a risk that rights-holders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project-affected persons) do not have the capacity to claim their rights?</w:t>
              </w:r>
            </w:ins>
          </w:p>
        </w:tc>
        <w:tc>
          <w:tcPr>
            <w:tcW w:w="900" w:type="dxa"/>
            <w:tcBorders>
              <w:bottom w:val="single" w:sz="4" w:space="0" w:color="auto"/>
            </w:tcBorders>
            <w:shd w:val="clear" w:color="auto" w:fill="auto"/>
          </w:tcPr>
          <w:p w14:paraId="66368A4F" w14:textId="77777777" w:rsidR="00D3325E" w:rsidRPr="00D3325E" w:rsidRDefault="00D3325E" w:rsidP="00D3325E">
            <w:pPr>
              <w:tabs>
                <w:tab w:val="left" w:pos="810"/>
              </w:tabs>
              <w:spacing w:line="240" w:lineRule="auto"/>
              <w:rPr>
                <w:ins w:id="1520" w:author="Phatthamon Jantalae" w:date="2022-06-16T17:02:00Z"/>
                <w:rFonts w:ascii="Arial" w:eastAsia="Times New Roman" w:hAnsi="Arial" w:cs="Frutiger 45 Light"/>
                <w:sz w:val="18"/>
                <w:szCs w:val="18"/>
              </w:rPr>
            </w:pPr>
            <w:ins w:id="1521" w:author="Phatthamon Jantalae" w:date="2022-06-16T17:02:00Z">
              <w:r w:rsidRPr="00D3325E">
                <w:rPr>
                  <w:rFonts w:ascii="Arial" w:eastAsia="Times New Roman" w:hAnsi="Arial" w:cs="Frutiger 45 Light" w:hint="eastAsia"/>
                  <w:sz w:val="18"/>
                  <w:szCs w:val="18"/>
                </w:rPr>
                <w:t>Yes</w:t>
              </w:r>
            </w:ins>
          </w:p>
        </w:tc>
      </w:tr>
      <w:tr w:rsidR="00D3325E" w:rsidRPr="008C6E4C" w14:paraId="439D0E7D" w14:textId="77777777" w:rsidTr="00B61ED7">
        <w:trPr>
          <w:ins w:id="1522" w:author="Phatthamon Jantalae" w:date="2022-06-16T17:02:00Z"/>
        </w:trPr>
        <w:tc>
          <w:tcPr>
            <w:tcW w:w="8635" w:type="dxa"/>
            <w:tcBorders>
              <w:bottom w:val="single" w:sz="4" w:space="0" w:color="auto"/>
            </w:tcBorders>
            <w:shd w:val="clear" w:color="auto" w:fill="auto"/>
          </w:tcPr>
          <w:p w14:paraId="1D9688A0" w14:textId="77777777" w:rsidR="00D3325E" w:rsidRPr="00D3325E" w:rsidDel="00855BCB" w:rsidRDefault="00D3325E" w:rsidP="00D3325E">
            <w:pPr>
              <w:tabs>
                <w:tab w:val="left" w:pos="900"/>
              </w:tabs>
              <w:spacing w:before="60" w:after="60" w:line="240" w:lineRule="auto"/>
              <w:ind w:left="567" w:hanging="567"/>
              <w:rPr>
                <w:ins w:id="1523" w:author="Phatthamon Jantalae" w:date="2022-06-16T17:02:00Z"/>
                <w:rFonts w:ascii="Arial" w:eastAsia="Times New Roman" w:hAnsi="Arial" w:cs="Frutiger 45 Light"/>
                <w:sz w:val="18"/>
                <w:szCs w:val="18"/>
              </w:rPr>
            </w:pPr>
            <w:ins w:id="1524" w:author="Phatthamon Jantalae" w:date="2022-06-16T17:02:00Z">
              <w:r w:rsidRPr="00D3325E">
                <w:rPr>
                  <w:rFonts w:ascii="Arial" w:eastAsia="Times New Roman" w:hAnsi="Arial" w:cs="Frutiger 45 Light"/>
                  <w:sz w:val="18"/>
                  <w:szCs w:val="18"/>
                </w:rPr>
                <w:t xml:space="preserve">Would the project potentially involve or lead </w:t>
              </w:r>
              <w:proofErr w:type="gramStart"/>
              <w:r w:rsidRPr="00D3325E">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3304361F" w14:textId="77777777" w:rsidR="00D3325E" w:rsidRPr="00D3325E" w:rsidRDefault="00D3325E" w:rsidP="00D3325E">
            <w:pPr>
              <w:tabs>
                <w:tab w:val="left" w:pos="810"/>
              </w:tabs>
              <w:spacing w:line="240" w:lineRule="auto"/>
              <w:rPr>
                <w:ins w:id="1525" w:author="Phatthamon Jantalae" w:date="2022-06-16T17:02:00Z"/>
                <w:rFonts w:ascii="Arial" w:eastAsia="Times New Roman" w:hAnsi="Arial" w:cs="Frutiger 45 Light"/>
                <w:sz w:val="18"/>
                <w:szCs w:val="18"/>
              </w:rPr>
            </w:pPr>
          </w:p>
        </w:tc>
      </w:tr>
      <w:tr w:rsidR="00D3325E" w:rsidRPr="008C6E4C" w14:paraId="184805B9" w14:textId="77777777" w:rsidTr="00B61ED7">
        <w:trPr>
          <w:ins w:id="1526" w:author="Phatthamon Jantalae" w:date="2022-06-16T17:02:00Z"/>
        </w:trPr>
        <w:tc>
          <w:tcPr>
            <w:tcW w:w="8635" w:type="dxa"/>
            <w:tcBorders>
              <w:bottom w:val="single" w:sz="4" w:space="0" w:color="auto"/>
            </w:tcBorders>
            <w:shd w:val="clear" w:color="auto" w:fill="auto"/>
          </w:tcPr>
          <w:p w14:paraId="7B41B955" w14:textId="77777777" w:rsidR="00D3325E" w:rsidRPr="00D3325E" w:rsidRDefault="00D3325E" w:rsidP="00D3325E">
            <w:pPr>
              <w:tabs>
                <w:tab w:val="left" w:pos="900"/>
              </w:tabs>
              <w:spacing w:before="60" w:after="60" w:line="240" w:lineRule="auto"/>
              <w:ind w:left="567" w:hanging="567"/>
              <w:rPr>
                <w:ins w:id="1527" w:author="Phatthamon Jantalae" w:date="2022-06-16T17:02:00Z"/>
                <w:rFonts w:ascii="Arial" w:eastAsia="Times New Roman" w:hAnsi="Arial" w:cs="Frutiger 45 Light"/>
                <w:sz w:val="18"/>
                <w:szCs w:val="18"/>
              </w:rPr>
            </w:pPr>
            <w:ins w:id="1528" w:author="Phatthamon Jantalae" w:date="2022-06-16T17:02:00Z">
              <w:r w:rsidRPr="00D3325E">
                <w:rPr>
                  <w:rFonts w:ascii="Arial" w:eastAsia="Times New Roman" w:hAnsi="Arial" w:cs="Frutiger 45 Light"/>
                  <w:sz w:val="18"/>
                  <w:szCs w:val="18"/>
                </w:rPr>
                <w:t>P.4</w:t>
              </w:r>
              <w:r w:rsidRPr="00D3325E">
                <w:rPr>
                  <w:rFonts w:ascii="Arial" w:eastAsia="Times New Roman" w:hAnsi="Arial" w:cs="Frutiger 45 Light"/>
                  <w:sz w:val="18"/>
                  <w:szCs w:val="18"/>
                </w:rPr>
                <w:tab/>
                <w:t xml:space="preserve">adverse impacts on enjoyment of the human rights (civil, political, economic, </w:t>
              </w:r>
              <w:proofErr w:type="gramStart"/>
              <w:r w:rsidRPr="00D3325E">
                <w:rPr>
                  <w:rFonts w:ascii="Arial" w:eastAsia="Times New Roman" w:hAnsi="Arial" w:cs="Frutiger 45 Light"/>
                  <w:sz w:val="18"/>
                  <w:szCs w:val="18"/>
                </w:rPr>
                <w:t>social</w:t>
              </w:r>
              <w:proofErr w:type="gramEnd"/>
              <w:r w:rsidRPr="00D3325E">
                <w:rPr>
                  <w:rFonts w:ascii="Arial" w:eastAsia="Times New Roman" w:hAnsi="Arial" w:cs="Frutiger 45 Light"/>
                  <w:sz w:val="18"/>
                  <w:szCs w:val="18"/>
                </w:rPr>
                <w:t xml:space="preserve"> or cultural) of the affected population and particularly of marginalized groups?</w:t>
              </w:r>
            </w:ins>
          </w:p>
        </w:tc>
        <w:tc>
          <w:tcPr>
            <w:tcW w:w="900" w:type="dxa"/>
            <w:tcBorders>
              <w:bottom w:val="single" w:sz="4" w:space="0" w:color="auto"/>
            </w:tcBorders>
            <w:shd w:val="clear" w:color="auto" w:fill="auto"/>
          </w:tcPr>
          <w:p w14:paraId="236FEF9C" w14:textId="77777777" w:rsidR="00D3325E" w:rsidRPr="00D3325E" w:rsidRDefault="00D3325E" w:rsidP="00D3325E">
            <w:pPr>
              <w:tabs>
                <w:tab w:val="left" w:pos="810"/>
              </w:tabs>
              <w:spacing w:line="240" w:lineRule="auto"/>
              <w:rPr>
                <w:ins w:id="1529" w:author="Phatthamon Jantalae" w:date="2022-06-16T17:02:00Z"/>
                <w:rFonts w:ascii="Arial" w:eastAsia="Times New Roman" w:hAnsi="Arial" w:cs="Frutiger 45 Light"/>
                <w:sz w:val="18"/>
                <w:szCs w:val="18"/>
              </w:rPr>
            </w:pPr>
            <w:ins w:id="1530"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525B7A" w:rsidRPr="008C6E4C" w14:paraId="0A1C4213" w14:textId="77777777" w:rsidTr="00B61ED7">
        <w:trPr>
          <w:ins w:id="1531" w:author="Phatthamon Jantalae" w:date="2022-06-16T17:02:00Z"/>
        </w:trPr>
        <w:tc>
          <w:tcPr>
            <w:tcW w:w="8635" w:type="dxa"/>
            <w:tcBorders>
              <w:bottom w:val="single" w:sz="4" w:space="0" w:color="auto"/>
            </w:tcBorders>
            <w:shd w:val="clear" w:color="auto" w:fill="auto"/>
          </w:tcPr>
          <w:p w14:paraId="1E1039B7" w14:textId="1298DECC" w:rsidR="00525B7A" w:rsidRPr="00D3325E" w:rsidRDefault="00525B7A" w:rsidP="00525B7A">
            <w:pPr>
              <w:tabs>
                <w:tab w:val="left" w:pos="900"/>
              </w:tabs>
              <w:spacing w:before="60" w:after="60" w:line="240" w:lineRule="auto"/>
              <w:ind w:left="567" w:hanging="567"/>
              <w:rPr>
                <w:ins w:id="1532" w:author="Phatthamon Jantalae" w:date="2022-06-16T17:02:00Z"/>
                <w:rFonts w:ascii="Arial" w:eastAsia="Times New Roman" w:hAnsi="Arial" w:cs="Frutiger 45 Light"/>
                <w:sz w:val="18"/>
                <w:szCs w:val="18"/>
              </w:rPr>
            </w:pPr>
            <w:r w:rsidRPr="00525B7A">
              <w:rPr>
                <w:rFonts w:ascii="Arial" w:eastAsia="Times New Roman" w:hAnsi="Arial" w:cs="Arial"/>
                <w:sz w:val="18"/>
                <w:szCs w:val="18"/>
              </w:rPr>
              <w:t xml:space="preserve">P.5 </w:t>
            </w:r>
            <w:r w:rsidRPr="00525B7A">
              <w:rPr>
                <w:rFonts w:ascii="Arial" w:eastAsia="Times New Roman" w:hAnsi="Arial" w:cs="Arial"/>
                <w:sz w:val="18"/>
                <w:szCs w:val="18"/>
              </w:rPr>
              <w:tab/>
              <w:t>inequitable or discriminatory impacts on affected populations, particularly people living in poverty or marginalized or excluded individuals or groups, including persons with disabilities?</w:t>
            </w:r>
            <w:r w:rsidRPr="00525B7A">
              <w:rPr>
                <w:rStyle w:val="FootnoteReference"/>
                <w:rFonts w:eastAsia="Times New Roman" w:cs="Arial"/>
                <w:szCs w:val="18"/>
              </w:rPr>
              <w:t xml:space="preserve"> </w:t>
            </w:r>
            <w:r w:rsidRPr="00525B7A">
              <w:rPr>
                <w:rStyle w:val="FootnoteReference"/>
                <w:rFonts w:eastAsia="Times New Roman" w:cs="Arial"/>
                <w:szCs w:val="18"/>
              </w:rPr>
              <w:footnoteReference w:id="18"/>
            </w:r>
            <w:r w:rsidRPr="008C6E4C">
              <w:rPr>
                <w:rFonts w:eastAsia="Times New Roman"/>
              </w:rPr>
              <w:t xml:space="preserve"> </w:t>
            </w:r>
          </w:p>
        </w:tc>
        <w:tc>
          <w:tcPr>
            <w:tcW w:w="900" w:type="dxa"/>
            <w:tcBorders>
              <w:bottom w:val="single" w:sz="4" w:space="0" w:color="auto"/>
            </w:tcBorders>
            <w:shd w:val="clear" w:color="auto" w:fill="auto"/>
          </w:tcPr>
          <w:p w14:paraId="6F82DB19" w14:textId="77777777" w:rsidR="00525B7A" w:rsidRPr="00D3325E" w:rsidRDefault="00525B7A" w:rsidP="00525B7A">
            <w:pPr>
              <w:tabs>
                <w:tab w:val="left" w:pos="810"/>
              </w:tabs>
              <w:spacing w:line="240" w:lineRule="auto"/>
              <w:rPr>
                <w:ins w:id="1534" w:author="Phatthamon Jantalae" w:date="2022-06-16T17:02:00Z"/>
                <w:rFonts w:ascii="Arial" w:eastAsia="Times New Roman" w:hAnsi="Arial" w:cs="Frutiger 45 Light"/>
                <w:sz w:val="18"/>
                <w:szCs w:val="18"/>
              </w:rPr>
            </w:pPr>
            <w:ins w:id="1535"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D3325E" w:rsidRPr="008C6E4C" w14:paraId="7E77BA1F" w14:textId="77777777" w:rsidTr="00B61ED7">
        <w:trPr>
          <w:ins w:id="1536" w:author="Phatthamon Jantalae" w:date="2022-06-16T17:02:00Z"/>
        </w:trPr>
        <w:tc>
          <w:tcPr>
            <w:tcW w:w="8635" w:type="dxa"/>
            <w:tcBorders>
              <w:bottom w:val="single" w:sz="4" w:space="0" w:color="auto"/>
            </w:tcBorders>
            <w:shd w:val="clear" w:color="auto" w:fill="auto"/>
          </w:tcPr>
          <w:p w14:paraId="791F8D45" w14:textId="77777777" w:rsidR="00D3325E" w:rsidRPr="00D3325E" w:rsidRDefault="00D3325E" w:rsidP="00D3325E">
            <w:pPr>
              <w:tabs>
                <w:tab w:val="left" w:pos="900"/>
              </w:tabs>
              <w:spacing w:before="60" w:after="60" w:line="240" w:lineRule="auto"/>
              <w:ind w:left="567" w:hanging="567"/>
              <w:rPr>
                <w:ins w:id="1537" w:author="Phatthamon Jantalae" w:date="2022-06-16T17:02:00Z"/>
                <w:rFonts w:ascii="Arial" w:eastAsia="Times New Roman" w:hAnsi="Arial" w:cs="Frutiger 45 Light"/>
                <w:sz w:val="18"/>
                <w:szCs w:val="18"/>
              </w:rPr>
            </w:pPr>
            <w:ins w:id="1538" w:author="Phatthamon Jantalae" w:date="2022-06-16T17:02:00Z">
              <w:r w:rsidRPr="00D3325E">
                <w:rPr>
                  <w:rFonts w:ascii="Arial" w:eastAsia="Times New Roman" w:hAnsi="Arial" w:cs="Frutiger 45 Light"/>
                  <w:sz w:val="18"/>
                  <w:szCs w:val="18"/>
                </w:rPr>
                <w:t>P.6</w:t>
              </w:r>
              <w:r w:rsidRPr="00D3325E">
                <w:rPr>
                  <w:rFonts w:ascii="Arial" w:eastAsia="Times New Roman" w:hAnsi="Arial" w:cs="Frutiger 45 Light"/>
                  <w:sz w:val="18"/>
                  <w:szCs w:val="18"/>
                </w:rPr>
                <w:tab/>
                <w:t xml:space="preserve">restrictions in availability, quality of and/or access to resources or basic services, </w:t>
              </w:r>
              <w:proofErr w:type="gramStart"/>
              <w:r w:rsidRPr="00D3325E">
                <w:rPr>
                  <w:rFonts w:ascii="Arial" w:eastAsia="Times New Roman" w:hAnsi="Arial" w:cs="Frutiger 45 Light"/>
                  <w:sz w:val="18"/>
                  <w:szCs w:val="18"/>
                </w:rPr>
                <w:t>in particular to</w:t>
              </w:r>
              <w:proofErr w:type="gramEnd"/>
              <w:r w:rsidRPr="00D3325E">
                <w:rPr>
                  <w:rFonts w:ascii="Arial" w:eastAsia="Times New Roman" w:hAnsi="Arial" w:cs="Frutiger 45 Light"/>
                  <w:sz w:val="18"/>
                  <w:szCs w:val="18"/>
                </w:rPr>
                <w:t xml:space="preserve"> marginalized individuals or groups, including persons with disabilities?</w:t>
              </w:r>
            </w:ins>
          </w:p>
        </w:tc>
        <w:tc>
          <w:tcPr>
            <w:tcW w:w="900" w:type="dxa"/>
            <w:tcBorders>
              <w:bottom w:val="single" w:sz="4" w:space="0" w:color="auto"/>
            </w:tcBorders>
            <w:shd w:val="clear" w:color="auto" w:fill="auto"/>
          </w:tcPr>
          <w:p w14:paraId="4A7B7D03" w14:textId="77777777" w:rsidR="00D3325E" w:rsidRPr="00D3325E" w:rsidRDefault="00D3325E" w:rsidP="00D3325E">
            <w:pPr>
              <w:tabs>
                <w:tab w:val="left" w:pos="810"/>
              </w:tabs>
              <w:spacing w:line="240" w:lineRule="auto"/>
              <w:rPr>
                <w:ins w:id="1539" w:author="Phatthamon Jantalae" w:date="2022-06-16T17:02:00Z"/>
                <w:rFonts w:ascii="Arial" w:eastAsia="Times New Roman" w:hAnsi="Arial" w:cs="Frutiger 45 Light"/>
                <w:sz w:val="18"/>
                <w:szCs w:val="18"/>
              </w:rPr>
            </w:pPr>
            <w:ins w:id="1540" w:author="Phatthamon Jantalae" w:date="2022-06-16T17:02:00Z">
              <w:r w:rsidRPr="00D3325E">
                <w:rPr>
                  <w:rFonts w:ascii="Arial" w:eastAsia="Times New Roman" w:hAnsi="Arial" w:cs="Frutiger 45 Light" w:hint="eastAsia"/>
                  <w:sz w:val="18"/>
                  <w:szCs w:val="18"/>
                </w:rPr>
                <w:t>No</w:t>
              </w:r>
            </w:ins>
          </w:p>
        </w:tc>
      </w:tr>
      <w:tr w:rsidR="00D3325E" w:rsidRPr="008C6E4C" w14:paraId="28870459" w14:textId="77777777" w:rsidTr="00B61ED7">
        <w:trPr>
          <w:ins w:id="1541" w:author="Phatthamon Jantalae" w:date="2022-06-16T17:02:00Z"/>
        </w:trPr>
        <w:tc>
          <w:tcPr>
            <w:tcW w:w="8635" w:type="dxa"/>
            <w:tcBorders>
              <w:bottom w:val="single" w:sz="4" w:space="0" w:color="auto"/>
            </w:tcBorders>
            <w:shd w:val="clear" w:color="auto" w:fill="auto"/>
          </w:tcPr>
          <w:p w14:paraId="522C35E4" w14:textId="77777777" w:rsidR="00D3325E" w:rsidRPr="00D3325E" w:rsidRDefault="00D3325E" w:rsidP="00D3325E">
            <w:pPr>
              <w:tabs>
                <w:tab w:val="left" w:pos="900"/>
              </w:tabs>
              <w:spacing w:before="60" w:after="60" w:line="240" w:lineRule="auto"/>
              <w:ind w:left="567" w:hanging="567"/>
              <w:rPr>
                <w:ins w:id="1542" w:author="Phatthamon Jantalae" w:date="2022-06-16T17:02:00Z"/>
                <w:rFonts w:ascii="Arial" w:eastAsia="Times New Roman" w:hAnsi="Arial" w:cs="Frutiger 45 Light"/>
                <w:sz w:val="18"/>
                <w:szCs w:val="18"/>
              </w:rPr>
            </w:pPr>
            <w:ins w:id="1543" w:author="Phatthamon Jantalae" w:date="2022-06-16T17:02:00Z">
              <w:r w:rsidRPr="00D3325E">
                <w:rPr>
                  <w:rFonts w:ascii="Arial" w:eastAsia="Times New Roman" w:hAnsi="Arial" w:cs="Frutiger 45 Light"/>
                  <w:sz w:val="18"/>
                  <w:szCs w:val="18"/>
                </w:rPr>
                <w:t>P.7</w:t>
              </w:r>
              <w:r w:rsidRPr="00D3325E">
                <w:rPr>
                  <w:rFonts w:ascii="Arial" w:eastAsia="Times New Roman" w:hAnsi="Arial" w:cs="Frutiger 45 Light"/>
                  <w:sz w:val="18"/>
                  <w:szCs w:val="18"/>
                </w:rPr>
                <w:tab/>
                <w:t>exacerbation of conflicts among and/or the risk of violence to project-affected communities and individuals?</w:t>
              </w:r>
            </w:ins>
          </w:p>
        </w:tc>
        <w:tc>
          <w:tcPr>
            <w:tcW w:w="900" w:type="dxa"/>
            <w:tcBorders>
              <w:bottom w:val="single" w:sz="4" w:space="0" w:color="auto"/>
            </w:tcBorders>
            <w:shd w:val="clear" w:color="auto" w:fill="auto"/>
          </w:tcPr>
          <w:p w14:paraId="051C44C6" w14:textId="77777777" w:rsidR="00D3325E" w:rsidRPr="00D3325E" w:rsidRDefault="00D3325E" w:rsidP="00D3325E">
            <w:pPr>
              <w:tabs>
                <w:tab w:val="left" w:pos="810"/>
              </w:tabs>
              <w:spacing w:line="240" w:lineRule="auto"/>
              <w:rPr>
                <w:ins w:id="1544" w:author="Phatthamon Jantalae" w:date="2022-06-16T17:02:00Z"/>
                <w:rFonts w:ascii="Arial" w:eastAsia="Times New Roman" w:hAnsi="Arial" w:cs="Frutiger 45 Light"/>
                <w:sz w:val="18"/>
                <w:szCs w:val="18"/>
              </w:rPr>
            </w:pPr>
            <w:ins w:id="1545"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6FC6E3DF" w14:textId="77777777" w:rsidTr="00D3325E">
        <w:trPr>
          <w:trHeight w:val="395"/>
          <w:ins w:id="1546" w:author="Phatthamon Jantalae" w:date="2022-06-16T17:02:00Z"/>
        </w:trPr>
        <w:tc>
          <w:tcPr>
            <w:tcW w:w="8635" w:type="dxa"/>
            <w:tcBorders>
              <w:bottom w:val="single" w:sz="4" w:space="0" w:color="auto"/>
            </w:tcBorders>
            <w:shd w:val="clear" w:color="auto" w:fill="DBE5F1"/>
          </w:tcPr>
          <w:p w14:paraId="5EBE8872" w14:textId="77777777" w:rsidR="00D3325E" w:rsidRPr="008C6E4C" w:rsidRDefault="00D3325E" w:rsidP="00D3325E">
            <w:pPr>
              <w:tabs>
                <w:tab w:val="left" w:pos="810"/>
              </w:tabs>
              <w:spacing w:before="120" w:after="120" w:line="240" w:lineRule="auto"/>
              <w:rPr>
                <w:ins w:id="1547" w:author="Phatthamon Jantalae" w:date="2022-06-16T17:02:00Z"/>
                <w:b/>
              </w:rPr>
            </w:pPr>
            <w:ins w:id="1548" w:author="Phatthamon Jantalae" w:date="2022-06-16T17:02:00Z">
              <w:r w:rsidRPr="00D3325E">
                <w:rPr>
                  <w:rFonts w:ascii="Arial" w:eastAsiaTheme="minorEastAsia" w:hAnsi="Arial" w:cs="Frutiger 45 Light"/>
                  <w:b/>
                  <w:sz w:val="18"/>
                  <w:szCs w:val="18"/>
                </w:rPr>
                <w:t>Gender Equality and Women’s Empowerment</w:t>
              </w:r>
            </w:ins>
          </w:p>
        </w:tc>
        <w:tc>
          <w:tcPr>
            <w:tcW w:w="900" w:type="dxa"/>
            <w:tcBorders>
              <w:bottom w:val="single" w:sz="4" w:space="0" w:color="auto"/>
            </w:tcBorders>
            <w:shd w:val="clear" w:color="auto" w:fill="DBE5F1"/>
          </w:tcPr>
          <w:p w14:paraId="4E856D82" w14:textId="77777777" w:rsidR="00D3325E" w:rsidRPr="008C6E4C" w:rsidRDefault="00D3325E" w:rsidP="00B61ED7">
            <w:pPr>
              <w:tabs>
                <w:tab w:val="left" w:pos="810"/>
              </w:tabs>
              <w:spacing w:before="120" w:after="120"/>
              <w:rPr>
                <w:ins w:id="1549" w:author="Phatthamon Jantalae" w:date="2022-06-16T17:02:00Z"/>
                <w:b/>
              </w:rPr>
            </w:pPr>
          </w:p>
        </w:tc>
      </w:tr>
      <w:tr w:rsidR="00D3325E" w:rsidRPr="008C6E4C" w14:paraId="328B4E19" w14:textId="77777777" w:rsidTr="00B61ED7">
        <w:trPr>
          <w:ins w:id="1550" w:author="Phatthamon Jantalae" w:date="2022-06-16T17:02:00Z"/>
        </w:trPr>
        <w:tc>
          <w:tcPr>
            <w:tcW w:w="8635" w:type="dxa"/>
            <w:tcBorders>
              <w:bottom w:val="single" w:sz="4" w:space="0" w:color="auto"/>
            </w:tcBorders>
            <w:shd w:val="clear" w:color="auto" w:fill="auto"/>
          </w:tcPr>
          <w:p w14:paraId="3C20E570" w14:textId="77777777" w:rsidR="00D3325E" w:rsidRPr="00D3325E" w:rsidRDefault="00D3325E" w:rsidP="00D3325E">
            <w:pPr>
              <w:tabs>
                <w:tab w:val="left" w:pos="900"/>
              </w:tabs>
              <w:spacing w:before="60" w:after="60" w:line="240" w:lineRule="auto"/>
              <w:ind w:left="567" w:hanging="567"/>
              <w:rPr>
                <w:ins w:id="1551" w:author="Phatthamon Jantalae" w:date="2022-06-16T17:02:00Z"/>
                <w:rFonts w:ascii="Arial" w:eastAsia="Times New Roman" w:hAnsi="Arial" w:cs="Frutiger 45 Light"/>
                <w:sz w:val="18"/>
                <w:szCs w:val="18"/>
              </w:rPr>
            </w:pPr>
            <w:ins w:id="1552" w:author="Phatthamon Jantalae" w:date="2022-06-16T17:02:00Z">
              <w:r w:rsidRPr="00D3325E">
                <w:rPr>
                  <w:rFonts w:ascii="Arial" w:eastAsia="Times New Roman" w:hAnsi="Arial" w:cs="Frutiger 45 Light"/>
                  <w:sz w:val="18"/>
                  <w:szCs w:val="18"/>
                </w:rPr>
                <w:t>P.8</w:t>
              </w:r>
              <w:r w:rsidRPr="00D3325E">
                <w:rPr>
                  <w:rFonts w:ascii="Arial" w:eastAsia="Times New Roman" w:hAnsi="Arial" w:cs="Frutiger 45 Light"/>
                  <w:sz w:val="18"/>
                  <w:szCs w:val="18"/>
                </w:rPr>
                <w:tab/>
                <w:t>Have women’s groups/leaders raised gender equality concerns regarding the project,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during the stakeholder engagement process, grievance processes, public statements)?</w:t>
              </w:r>
            </w:ins>
          </w:p>
        </w:tc>
        <w:tc>
          <w:tcPr>
            <w:tcW w:w="900" w:type="dxa"/>
            <w:tcBorders>
              <w:bottom w:val="single" w:sz="4" w:space="0" w:color="auto"/>
            </w:tcBorders>
            <w:shd w:val="clear" w:color="auto" w:fill="auto"/>
          </w:tcPr>
          <w:p w14:paraId="550EC43D" w14:textId="77777777" w:rsidR="00D3325E" w:rsidRPr="00D3325E" w:rsidRDefault="00D3325E" w:rsidP="00D3325E">
            <w:pPr>
              <w:tabs>
                <w:tab w:val="left" w:pos="810"/>
              </w:tabs>
              <w:spacing w:line="240" w:lineRule="auto"/>
              <w:rPr>
                <w:ins w:id="1553" w:author="Phatthamon Jantalae" w:date="2022-06-16T17:02:00Z"/>
                <w:rFonts w:ascii="Arial" w:eastAsia="Times New Roman" w:hAnsi="Arial" w:cs="Frutiger 45 Light"/>
                <w:sz w:val="18"/>
                <w:szCs w:val="18"/>
              </w:rPr>
            </w:pPr>
            <w:ins w:id="1554"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1CBEB1A4" w14:textId="77777777" w:rsidTr="00B61ED7">
        <w:trPr>
          <w:ins w:id="1555" w:author="Phatthamon Jantalae" w:date="2022-06-16T17:02:00Z"/>
        </w:trPr>
        <w:tc>
          <w:tcPr>
            <w:tcW w:w="8635" w:type="dxa"/>
            <w:tcBorders>
              <w:bottom w:val="single" w:sz="4" w:space="0" w:color="auto"/>
            </w:tcBorders>
            <w:shd w:val="clear" w:color="auto" w:fill="auto"/>
          </w:tcPr>
          <w:p w14:paraId="253FEB2D" w14:textId="77777777" w:rsidR="00D3325E" w:rsidRPr="00D3325E" w:rsidRDefault="00D3325E" w:rsidP="00D3325E">
            <w:pPr>
              <w:tabs>
                <w:tab w:val="left" w:pos="900"/>
              </w:tabs>
              <w:spacing w:before="60" w:after="60" w:line="240" w:lineRule="auto"/>
              <w:ind w:left="567" w:hanging="567"/>
              <w:rPr>
                <w:ins w:id="1556" w:author="Phatthamon Jantalae" w:date="2022-06-16T17:02:00Z"/>
                <w:rFonts w:ascii="Arial" w:eastAsia="Times New Roman" w:hAnsi="Arial" w:cs="Frutiger 45 Light"/>
                <w:sz w:val="18"/>
                <w:szCs w:val="18"/>
              </w:rPr>
            </w:pPr>
            <w:ins w:id="1557" w:author="Phatthamon Jantalae" w:date="2022-06-16T17:02:00Z">
              <w:r w:rsidRPr="00D3325E">
                <w:rPr>
                  <w:rFonts w:ascii="Arial" w:eastAsia="Times New Roman" w:hAnsi="Arial" w:cs="Frutiger 45 Light"/>
                  <w:sz w:val="18"/>
                  <w:szCs w:val="18"/>
                </w:rPr>
                <w:t xml:space="preserve">Would the project potentially involve or lead </w:t>
              </w:r>
              <w:proofErr w:type="gramStart"/>
              <w:r w:rsidRPr="00D3325E">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202DEBE0" w14:textId="77777777" w:rsidR="00D3325E" w:rsidRPr="00D3325E" w:rsidRDefault="00D3325E" w:rsidP="00D3325E">
            <w:pPr>
              <w:tabs>
                <w:tab w:val="left" w:pos="810"/>
              </w:tabs>
              <w:spacing w:line="240" w:lineRule="auto"/>
              <w:rPr>
                <w:ins w:id="1558" w:author="Phatthamon Jantalae" w:date="2022-06-16T17:02:00Z"/>
                <w:rFonts w:ascii="Arial" w:eastAsia="Times New Roman" w:hAnsi="Arial" w:cs="Frutiger 45 Light"/>
                <w:sz w:val="18"/>
                <w:szCs w:val="18"/>
              </w:rPr>
            </w:pPr>
          </w:p>
        </w:tc>
      </w:tr>
      <w:tr w:rsidR="00D3325E" w:rsidRPr="008C6E4C" w14:paraId="7970642A" w14:textId="77777777" w:rsidTr="00B61ED7">
        <w:trPr>
          <w:ins w:id="1559" w:author="Phatthamon Jantalae" w:date="2022-06-16T17:02:00Z"/>
        </w:trPr>
        <w:tc>
          <w:tcPr>
            <w:tcW w:w="8635" w:type="dxa"/>
            <w:tcBorders>
              <w:bottom w:val="single" w:sz="4" w:space="0" w:color="auto"/>
            </w:tcBorders>
            <w:shd w:val="clear" w:color="auto" w:fill="auto"/>
          </w:tcPr>
          <w:p w14:paraId="5AB19C12" w14:textId="77777777" w:rsidR="00D3325E" w:rsidRPr="00D3325E" w:rsidRDefault="00D3325E" w:rsidP="00D3325E">
            <w:pPr>
              <w:tabs>
                <w:tab w:val="left" w:pos="900"/>
              </w:tabs>
              <w:spacing w:before="60" w:after="60" w:line="240" w:lineRule="auto"/>
              <w:ind w:left="567" w:hanging="567"/>
              <w:rPr>
                <w:ins w:id="1560" w:author="Phatthamon Jantalae" w:date="2022-06-16T17:02:00Z"/>
                <w:rFonts w:ascii="Arial" w:eastAsia="Times New Roman" w:hAnsi="Arial" w:cs="Frutiger 45 Light"/>
                <w:sz w:val="18"/>
                <w:szCs w:val="18"/>
              </w:rPr>
            </w:pPr>
            <w:ins w:id="1561" w:author="Phatthamon Jantalae" w:date="2022-06-16T17:02:00Z">
              <w:r w:rsidRPr="00D3325E">
                <w:rPr>
                  <w:rFonts w:ascii="Arial" w:eastAsia="Times New Roman" w:hAnsi="Arial" w:cs="Frutiger 45 Light"/>
                  <w:sz w:val="18"/>
                  <w:szCs w:val="18"/>
                </w:rPr>
                <w:t>P.9</w:t>
              </w:r>
              <w:r w:rsidRPr="00D3325E">
                <w:rPr>
                  <w:rFonts w:ascii="Arial" w:eastAsia="Times New Roman" w:hAnsi="Arial" w:cs="Frutiger 45 Light"/>
                  <w:sz w:val="18"/>
                  <w:szCs w:val="18"/>
                </w:rPr>
                <w:tab/>
                <w:t xml:space="preserve">adverse impacts on gender equality and/or the situation of women and girls? </w:t>
              </w:r>
            </w:ins>
          </w:p>
        </w:tc>
        <w:tc>
          <w:tcPr>
            <w:tcW w:w="900" w:type="dxa"/>
            <w:tcBorders>
              <w:bottom w:val="single" w:sz="4" w:space="0" w:color="auto"/>
            </w:tcBorders>
            <w:shd w:val="clear" w:color="auto" w:fill="auto"/>
          </w:tcPr>
          <w:p w14:paraId="6ABD40EB" w14:textId="77777777" w:rsidR="00D3325E" w:rsidRPr="00D3325E" w:rsidRDefault="00D3325E" w:rsidP="00D3325E">
            <w:pPr>
              <w:tabs>
                <w:tab w:val="left" w:pos="810"/>
              </w:tabs>
              <w:spacing w:line="240" w:lineRule="auto"/>
              <w:rPr>
                <w:ins w:id="1562" w:author="Phatthamon Jantalae" w:date="2022-06-16T17:02:00Z"/>
                <w:rFonts w:ascii="Arial" w:eastAsia="Times New Roman" w:hAnsi="Arial" w:cs="Frutiger 45 Light"/>
                <w:sz w:val="18"/>
                <w:szCs w:val="18"/>
              </w:rPr>
            </w:pPr>
            <w:ins w:id="1563"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 xml:space="preserve">o </w:t>
              </w:r>
            </w:ins>
          </w:p>
        </w:tc>
      </w:tr>
      <w:tr w:rsidR="00D3325E" w:rsidRPr="008C6E4C" w14:paraId="2EC124D4" w14:textId="77777777" w:rsidTr="00B61ED7">
        <w:trPr>
          <w:ins w:id="1564" w:author="Phatthamon Jantalae" w:date="2022-06-16T17:02:00Z"/>
        </w:trPr>
        <w:tc>
          <w:tcPr>
            <w:tcW w:w="8635" w:type="dxa"/>
            <w:tcBorders>
              <w:bottom w:val="single" w:sz="4" w:space="0" w:color="auto"/>
            </w:tcBorders>
            <w:shd w:val="clear" w:color="auto" w:fill="auto"/>
          </w:tcPr>
          <w:p w14:paraId="67BF9591" w14:textId="77777777" w:rsidR="00D3325E" w:rsidRPr="00D3325E" w:rsidRDefault="00D3325E" w:rsidP="00D3325E">
            <w:pPr>
              <w:tabs>
                <w:tab w:val="left" w:pos="900"/>
              </w:tabs>
              <w:spacing w:before="60" w:after="60" w:line="240" w:lineRule="auto"/>
              <w:ind w:left="567" w:hanging="567"/>
              <w:rPr>
                <w:ins w:id="1565" w:author="Phatthamon Jantalae" w:date="2022-06-16T17:02:00Z"/>
                <w:rFonts w:ascii="Arial" w:eastAsia="Times New Roman" w:hAnsi="Arial" w:cs="Frutiger 45 Light"/>
                <w:sz w:val="18"/>
                <w:szCs w:val="18"/>
              </w:rPr>
            </w:pPr>
            <w:ins w:id="1566" w:author="Phatthamon Jantalae" w:date="2022-06-16T17:02:00Z">
              <w:r w:rsidRPr="00D3325E">
                <w:rPr>
                  <w:rFonts w:ascii="Arial" w:eastAsia="Times New Roman" w:hAnsi="Arial" w:cs="Frutiger 45 Light"/>
                  <w:sz w:val="18"/>
                  <w:szCs w:val="18"/>
                </w:rPr>
                <w:t>P.10</w:t>
              </w:r>
              <w:r w:rsidRPr="00D3325E">
                <w:rPr>
                  <w:rFonts w:ascii="Arial" w:eastAsia="Times New Roman" w:hAnsi="Arial" w:cs="Frutiger 45 Light"/>
                  <w:sz w:val="18"/>
                  <w:szCs w:val="18"/>
                </w:rPr>
                <w:tab/>
                <w:t>reproducing discriminations against women based on gender, especially regarding participation in design and implementation or access to opportunities and benefits?</w:t>
              </w:r>
            </w:ins>
          </w:p>
        </w:tc>
        <w:tc>
          <w:tcPr>
            <w:tcW w:w="900" w:type="dxa"/>
            <w:tcBorders>
              <w:bottom w:val="single" w:sz="4" w:space="0" w:color="auto"/>
            </w:tcBorders>
            <w:shd w:val="clear" w:color="auto" w:fill="auto"/>
          </w:tcPr>
          <w:p w14:paraId="3BD9D4B0" w14:textId="77777777" w:rsidR="00D3325E" w:rsidRPr="00D3325E" w:rsidRDefault="00D3325E" w:rsidP="00D3325E">
            <w:pPr>
              <w:tabs>
                <w:tab w:val="left" w:pos="810"/>
              </w:tabs>
              <w:spacing w:line="240" w:lineRule="auto"/>
              <w:rPr>
                <w:ins w:id="1567" w:author="Phatthamon Jantalae" w:date="2022-06-16T17:02:00Z"/>
                <w:rFonts w:ascii="Arial" w:eastAsia="Times New Roman" w:hAnsi="Arial" w:cs="Frutiger 45 Light"/>
                <w:sz w:val="18"/>
                <w:szCs w:val="18"/>
              </w:rPr>
            </w:pPr>
            <w:ins w:id="1568" w:author="Phatthamon Jantalae" w:date="2022-06-16T17:02:00Z">
              <w:r w:rsidRPr="00D3325E">
                <w:rPr>
                  <w:rFonts w:ascii="Arial" w:eastAsia="Times New Roman" w:hAnsi="Arial" w:cs="Frutiger 45 Light"/>
                  <w:sz w:val="18"/>
                  <w:szCs w:val="18"/>
                </w:rPr>
                <w:t>Yes</w:t>
              </w:r>
            </w:ins>
          </w:p>
        </w:tc>
      </w:tr>
      <w:tr w:rsidR="00D3325E" w:rsidRPr="008C6E4C" w14:paraId="311AA94A" w14:textId="77777777" w:rsidTr="00B61ED7">
        <w:trPr>
          <w:ins w:id="1569" w:author="Phatthamon Jantalae" w:date="2022-06-16T17:02:00Z"/>
        </w:trPr>
        <w:tc>
          <w:tcPr>
            <w:tcW w:w="8635" w:type="dxa"/>
            <w:tcBorders>
              <w:bottom w:val="single" w:sz="4" w:space="0" w:color="auto"/>
            </w:tcBorders>
            <w:shd w:val="clear" w:color="auto" w:fill="auto"/>
          </w:tcPr>
          <w:p w14:paraId="42AE9808" w14:textId="77777777" w:rsidR="00D3325E" w:rsidRPr="00D3325E" w:rsidRDefault="00D3325E" w:rsidP="00D3325E">
            <w:pPr>
              <w:tabs>
                <w:tab w:val="left" w:pos="900"/>
              </w:tabs>
              <w:spacing w:before="60" w:after="60" w:line="240" w:lineRule="auto"/>
              <w:ind w:left="567" w:hanging="567"/>
              <w:rPr>
                <w:ins w:id="1570" w:author="Phatthamon Jantalae" w:date="2022-06-16T17:02:00Z"/>
                <w:rFonts w:ascii="Arial" w:eastAsia="Times New Roman" w:hAnsi="Arial" w:cs="Frutiger 45 Light"/>
                <w:sz w:val="18"/>
                <w:szCs w:val="18"/>
              </w:rPr>
            </w:pPr>
            <w:ins w:id="1571" w:author="Phatthamon Jantalae" w:date="2022-06-16T17:02:00Z">
              <w:r w:rsidRPr="00D3325E">
                <w:rPr>
                  <w:rFonts w:ascii="Arial" w:eastAsia="Times New Roman" w:hAnsi="Arial" w:cs="Frutiger 45 Light"/>
                  <w:sz w:val="18"/>
                  <w:szCs w:val="18"/>
                </w:rPr>
                <w:t>P.11</w:t>
              </w:r>
              <w:r w:rsidRPr="00D3325E">
                <w:rPr>
                  <w:rFonts w:ascii="Arial" w:eastAsia="Times New Roman" w:hAnsi="Arial" w:cs="Frutiger 45 Light"/>
                  <w:sz w:val="18"/>
                  <w:szCs w:val="18"/>
                </w:rPr>
                <w:tab/>
                <w:t xml:space="preserve">limitations on women’s ability to use, develop and protect natural resources, </w:t>
              </w:r>
              <w:proofErr w:type="gramStart"/>
              <w:r w:rsidRPr="00D3325E">
                <w:rPr>
                  <w:rFonts w:ascii="Arial" w:eastAsia="Times New Roman" w:hAnsi="Arial" w:cs="Frutiger 45 Light"/>
                  <w:sz w:val="18"/>
                  <w:szCs w:val="18"/>
                </w:rPr>
                <w:t>taking into account</w:t>
              </w:r>
              <w:proofErr w:type="gramEnd"/>
              <w:r w:rsidRPr="00D3325E">
                <w:rPr>
                  <w:rFonts w:ascii="Arial" w:eastAsia="Times New Roman" w:hAnsi="Arial" w:cs="Frutiger 45 Light"/>
                  <w:sz w:val="18"/>
                  <w:szCs w:val="18"/>
                </w:rPr>
                <w:t xml:space="preserve"> different roles and positions of women and men in accessing environmental goods and services?</w:t>
              </w:r>
            </w:ins>
          </w:p>
          <w:p w14:paraId="3F0B3B88" w14:textId="77777777" w:rsidR="00D3325E" w:rsidRPr="00D3325E" w:rsidRDefault="00D3325E" w:rsidP="00D3325E">
            <w:pPr>
              <w:tabs>
                <w:tab w:val="left" w:pos="900"/>
              </w:tabs>
              <w:spacing w:before="60" w:after="60" w:line="240" w:lineRule="auto"/>
              <w:ind w:left="567" w:hanging="567"/>
              <w:rPr>
                <w:ins w:id="1572" w:author="Phatthamon Jantalae" w:date="2022-06-16T17:02:00Z"/>
                <w:rFonts w:ascii="Arial" w:eastAsia="Times New Roman" w:hAnsi="Arial" w:cs="Frutiger 45 Light"/>
                <w:sz w:val="18"/>
                <w:szCs w:val="18"/>
              </w:rPr>
            </w:pPr>
            <w:ins w:id="1573" w:author="Phatthamon Jantalae" w:date="2022-06-16T17:02:00Z">
              <w:r w:rsidRPr="00D3325E">
                <w:rPr>
                  <w:rFonts w:ascii="Arial" w:eastAsia="Times New Roman" w:hAnsi="Arial" w:cs="Frutiger 45 Light"/>
                  <w:sz w:val="18"/>
                  <w:szCs w:val="18"/>
                </w:rPr>
                <w:tab/>
                <w:t>For example, activities that could lead to natural resources degradation or depletion in communities who depend on these resources for their livelihoods and well being</w:t>
              </w:r>
            </w:ins>
          </w:p>
        </w:tc>
        <w:tc>
          <w:tcPr>
            <w:tcW w:w="900" w:type="dxa"/>
            <w:tcBorders>
              <w:bottom w:val="single" w:sz="4" w:space="0" w:color="auto"/>
            </w:tcBorders>
            <w:shd w:val="clear" w:color="auto" w:fill="auto"/>
          </w:tcPr>
          <w:p w14:paraId="2CF794F8" w14:textId="77777777" w:rsidR="00D3325E" w:rsidRPr="00D3325E" w:rsidRDefault="00D3325E" w:rsidP="00D3325E">
            <w:pPr>
              <w:tabs>
                <w:tab w:val="left" w:pos="810"/>
              </w:tabs>
              <w:spacing w:line="240" w:lineRule="auto"/>
              <w:rPr>
                <w:ins w:id="1574" w:author="Phatthamon Jantalae" w:date="2022-06-16T17:02:00Z"/>
                <w:rFonts w:ascii="Arial" w:eastAsia="Times New Roman" w:hAnsi="Arial" w:cs="Frutiger 45 Light"/>
                <w:sz w:val="18"/>
                <w:szCs w:val="18"/>
              </w:rPr>
            </w:pPr>
            <w:ins w:id="1575"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440A9BE6" w14:textId="77777777" w:rsidTr="00B61ED7">
        <w:trPr>
          <w:ins w:id="1576" w:author="Phatthamon Jantalae" w:date="2022-06-16T17:02:00Z"/>
        </w:trPr>
        <w:tc>
          <w:tcPr>
            <w:tcW w:w="8635" w:type="dxa"/>
            <w:tcBorders>
              <w:bottom w:val="single" w:sz="4" w:space="0" w:color="auto"/>
            </w:tcBorders>
            <w:shd w:val="clear" w:color="auto" w:fill="auto"/>
          </w:tcPr>
          <w:p w14:paraId="66DD4263" w14:textId="77777777" w:rsidR="00D3325E" w:rsidRPr="00D3325E" w:rsidRDefault="00D3325E" w:rsidP="00D3325E">
            <w:pPr>
              <w:tabs>
                <w:tab w:val="left" w:pos="900"/>
              </w:tabs>
              <w:spacing w:before="60" w:after="60" w:line="240" w:lineRule="auto"/>
              <w:ind w:left="567" w:hanging="567"/>
              <w:rPr>
                <w:ins w:id="1577" w:author="Phatthamon Jantalae" w:date="2022-06-16T17:02:00Z"/>
                <w:rFonts w:ascii="Arial" w:eastAsia="Times New Roman" w:hAnsi="Arial" w:cs="Frutiger 45 Light"/>
                <w:sz w:val="18"/>
                <w:szCs w:val="18"/>
              </w:rPr>
            </w:pPr>
            <w:ins w:id="1578" w:author="Phatthamon Jantalae" w:date="2022-06-16T17:02:00Z">
              <w:r w:rsidRPr="00D3325E">
                <w:rPr>
                  <w:rFonts w:ascii="Arial" w:eastAsia="Times New Roman" w:hAnsi="Arial" w:cs="Frutiger 45 Light"/>
                  <w:sz w:val="18"/>
                  <w:szCs w:val="18"/>
                </w:rPr>
                <w:t>P.12</w:t>
              </w:r>
              <w:r w:rsidRPr="00D3325E">
                <w:rPr>
                  <w:rFonts w:ascii="Arial" w:eastAsia="Times New Roman" w:hAnsi="Arial" w:cs="Frutiger 45 Light"/>
                  <w:sz w:val="18"/>
                  <w:szCs w:val="18"/>
                </w:rPr>
                <w:tab/>
                <w:t>exacerbation of risks of gender-based violence?</w:t>
              </w:r>
            </w:ins>
          </w:p>
          <w:p w14:paraId="5148CD3F" w14:textId="77777777" w:rsidR="00D3325E" w:rsidRPr="00D3325E" w:rsidRDefault="00D3325E" w:rsidP="00D3325E">
            <w:pPr>
              <w:tabs>
                <w:tab w:val="left" w:pos="900"/>
              </w:tabs>
              <w:spacing w:before="60" w:after="60" w:line="240" w:lineRule="auto"/>
              <w:ind w:left="567" w:hanging="567"/>
              <w:rPr>
                <w:ins w:id="1579" w:author="Phatthamon Jantalae" w:date="2022-06-16T17:02:00Z"/>
                <w:rFonts w:ascii="Arial" w:eastAsia="Times New Roman" w:hAnsi="Arial" w:cs="Frutiger 45 Light"/>
                <w:sz w:val="18"/>
                <w:szCs w:val="18"/>
              </w:rPr>
            </w:pPr>
            <w:ins w:id="1580" w:author="Phatthamon Jantalae" w:date="2022-06-16T17:02:00Z">
              <w:r w:rsidRPr="00D3325E">
                <w:rPr>
                  <w:rFonts w:ascii="Arial" w:eastAsia="Times New Roman" w:hAnsi="Arial" w:cs="Frutiger 45 Light"/>
                  <w:sz w:val="18"/>
                  <w:szCs w:val="18"/>
                </w:rPr>
                <w:tab/>
                <w:t>For example, through the influx of workers to a community, changes in community and household power dynamics, increased exposure to unsafe public places and/or transport, etc.</w:t>
              </w:r>
            </w:ins>
          </w:p>
        </w:tc>
        <w:tc>
          <w:tcPr>
            <w:tcW w:w="900" w:type="dxa"/>
            <w:tcBorders>
              <w:bottom w:val="single" w:sz="4" w:space="0" w:color="auto"/>
            </w:tcBorders>
            <w:shd w:val="clear" w:color="auto" w:fill="auto"/>
          </w:tcPr>
          <w:p w14:paraId="70F6B855" w14:textId="77777777" w:rsidR="00D3325E" w:rsidRPr="00D3325E" w:rsidRDefault="00D3325E" w:rsidP="00D3325E">
            <w:pPr>
              <w:tabs>
                <w:tab w:val="left" w:pos="810"/>
              </w:tabs>
              <w:spacing w:line="240" w:lineRule="auto"/>
              <w:rPr>
                <w:ins w:id="1581" w:author="Phatthamon Jantalae" w:date="2022-06-16T17:02:00Z"/>
                <w:rFonts w:ascii="Arial" w:eastAsia="Times New Roman" w:hAnsi="Arial" w:cs="Frutiger 45 Light"/>
                <w:sz w:val="18"/>
                <w:szCs w:val="18"/>
              </w:rPr>
            </w:pPr>
            <w:ins w:id="1582"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53D6E33E" w14:textId="77777777" w:rsidTr="00B61ED7">
        <w:trPr>
          <w:ins w:id="1583" w:author="Phatthamon Jantalae" w:date="2022-06-16T17:02:00Z"/>
        </w:trPr>
        <w:tc>
          <w:tcPr>
            <w:tcW w:w="8635" w:type="dxa"/>
            <w:tcBorders>
              <w:bottom w:val="single" w:sz="4" w:space="0" w:color="auto"/>
            </w:tcBorders>
            <w:shd w:val="clear" w:color="auto" w:fill="DBE5F1"/>
          </w:tcPr>
          <w:p w14:paraId="660BACAE" w14:textId="77777777" w:rsidR="00D3325E" w:rsidRPr="008C6E4C" w:rsidDel="008B0622" w:rsidRDefault="00D3325E" w:rsidP="00D3325E">
            <w:pPr>
              <w:tabs>
                <w:tab w:val="left" w:pos="810"/>
              </w:tabs>
              <w:spacing w:before="120" w:after="120" w:line="240" w:lineRule="auto"/>
              <w:rPr>
                <w:ins w:id="1584" w:author="Phatthamon Jantalae" w:date="2022-06-16T17:02:00Z"/>
                <w:b/>
              </w:rPr>
            </w:pPr>
            <w:ins w:id="1585" w:author="Phatthamon Jantalae" w:date="2022-06-16T17:02:00Z">
              <w:r w:rsidRPr="00D3325E">
                <w:rPr>
                  <w:rFonts w:ascii="Arial" w:eastAsiaTheme="minorEastAsia" w:hAnsi="Arial" w:cs="Frutiger 45 Light"/>
                  <w:b/>
                  <w:sz w:val="18"/>
                  <w:szCs w:val="18"/>
                </w:rPr>
                <w:lastRenderedPageBreak/>
                <w:t xml:space="preserve">Sustainability and Resilience: </w:t>
              </w:r>
              <w:r w:rsidRPr="00D3325E">
                <w:rPr>
                  <w:rFonts w:ascii="Arial" w:eastAsiaTheme="minorEastAsia" w:hAnsi="Arial" w:cs="Frutiger 45 Light"/>
                  <w:bCs/>
                  <w:sz w:val="18"/>
                  <w:szCs w:val="18"/>
                </w:rPr>
                <w:t>Screening questions regarding risks associated with sustainability and resilience are encompassed by the Standard-specific questions below</w:t>
              </w:r>
            </w:ins>
          </w:p>
        </w:tc>
        <w:tc>
          <w:tcPr>
            <w:tcW w:w="900" w:type="dxa"/>
            <w:tcBorders>
              <w:bottom w:val="single" w:sz="4" w:space="0" w:color="auto"/>
            </w:tcBorders>
            <w:shd w:val="clear" w:color="auto" w:fill="DBE5F1"/>
          </w:tcPr>
          <w:p w14:paraId="68EC7F27" w14:textId="77777777" w:rsidR="00D3325E" w:rsidRPr="008C6E4C" w:rsidRDefault="00D3325E" w:rsidP="00B61ED7">
            <w:pPr>
              <w:tabs>
                <w:tab w:val="left" w:pos="810"/>
              </w:tabs>
              <w:rPr>
                <w:ins w:id="1586" w:author="Phatthamon Jantalae" w:date="2022-06-16T17:02:00Z"/>
              </w:rPr>
            </w:pPr>
          </w:p>
        </w:tc>
      </w:tr>
      <w:tr w:rsidR="00D3325E" w:rsidRPr="008C6E4C" w14:paraId="6B127B3D" w14:textId="77777777" w:rsidTr="00B61ED7">
        <w:trPr>
          <w:ins w:id="1587" w:author="Phatthamon Jantalae" w:date="2022-06-16T17:02:00Z"/>
        </w:trPr>
        <w:tc>
          <w:tcPr>
            <w:tcW w:w="8635" w:type="dxa"/>
            <w:tcBorders>
              <w:bottom w:val="single" w:sz="4" w:space="0" w:color="auto"/>
            </w:tcBorders>
            <w:shd w:val="clear" w:color="auto" w:fill="DBE5F1"/>
          </w:tcPr>
          <w:p w14:paraId="75D8A6D3" w14:textId="77777777" w:rsidR="00D3325E" w:rsidRPr="00D3325E" w:rsidDel="002666A6" w:rsidRDefault="00D3325E" w:rsidP="00D3325E">
            <w:pPr>
              <w:tabs>
                <w:tab w:val="left" w:pos="810"/>
              </w:tabs>
              <w:spacing w:before="120" w:after="120" w:line="240" w:lineRule="auto"/>
              <w:rPr>
                <w:ins w:id="1588" w:author="Phatthamon Jantalae" w:date="2022-06-16T17:02:00Z"/>
                <w:rFonts w:ascii="Arial" w:eastAsiaTheme="minorEastAsia" w:hAnsi="Arial" w:cs="Frutiger 45 Light"/>
                <w:b/>
                <w:sz w:val="18"/>
                <w:szCs w:val="18"/>
              </w:rPr>
            </w:pPr>
            <w:ins w:id="1589" w:author="Phatthamon Jantalae" w:date="2022-06-16T17:02:00Z">
              <w:r w:rsidRPr="00D3325E">
                <w:rPr>
                  <w:rFonts w:ascii="Arial" w:eastAsiaTheme="minorEastAsia" w:hAnsi="Arial" w:cs="Frutiger 45 Light"/>
                  <w:b/>
                  <w:sz w:val="18"/>
                  <w:szCs w:val="18"/>
                </w:rPr>
                <w:t xml:space="preserve">Accountability </w:t>
              </w:r>
            </w:ins>
          </w:p>
        </w:tc>
        <w:tc>
          <w:tcPr>
            <w:tcW w:w="900" w:type="dxa"/>
            <w:tcBorders>
              <w:bottom w:val="single" w:sz="4" w:space="0" w:color="auto"/>
            </w:tcBorders>
            <w:shd w:val="clear" w:color="auto" w:fill="DBE5F1"/>
          </w:tcPr>
          <w:p w14:paraId="1384DCAC" w14:textId="77777777" w:rsidR="00D3325E" w:rsidRPr="008C6E4C" w:rsidRDefault="00D3325E" w:rsidP="00B61ED7">
            <w:pPr>
              <w:tabs>
                <w:tab w:val="left" w:pos="810"/>
              </w:tabs>
              <w:rPr>
                <w:ins w:id="1590" w:author="Phatthamon Jantalae" w:date="2022-06-16T17:02:00Z"/>
              </w:rPr>
            </w:pPr>
          </w:p>
        </w:tc>
      </w:tr>
      <w:tr w:rsidR="00D3325E" w:rsidRPr="008C6E4C" w14:paraId="07A222BC" w14:textId="77777777" w:rsidTr="00D3325E">
        <w:trPr>
          <w:trHeight w:val="305"/>
          <w:ins w:id="1591" w:author="Phatthamon Jantalae" w:date="2022-06-16T17:02:00Z"/>
        </w:trPr>
        <w:tc>
          <w:tcPr>
            <w:tcW w:w="8635" w:type="dxa"/>
            <w:tcBorders>
              <w:bottom w:val="single" w:sz="4" w:space="0" w:color="auto"/>
            </w:tcBorders>
            <w:shd w:val="clear" w:color="auto" w:fill="auto"/>
          </w:tcPr>
          <w:p w14:paraId="3F0EBB50" w14:textId="77777777" w:rsidR="00D3325E" w:rsidRPr="008C6E4C" w:rsidDel="008B0622" w:rsidRDefault="00D3325E" w:rsidP="00D3325E">
            <w:pPr>
              <w:tabs>
                <w:tab w:val="left" w:pos="900"/>
              </w:tabs>
              <w:spacing w:before="60" w:after="60" w:line="240" w:lineRule="auto"/>
              <w:ind w:left="567" w:hanging="567"/>
              <w:rPr>
                <w:ins w:id="1592" w:author="Phatthamon Jantalae" w:date="2022-06-16T17:02:00Z"/>
                <w:rFonts w:eastAsia="Times New Roman"/>
              </w:rPr>
            </w:pPr>
            <w:ins w:id="1593" w:author="Phatthamon Jantalae" w:date="2022-06-16T17:02:00Z">
              <w:r w:rsidRPr="00D3325E">
                <w:rPr>
                  <w:rFonts w:ascii="Arial" w:eastAsia="Times New Roman" w:hAnsi="Arial" w:cs="Frutiger 45 Light"/>
                  <w:sz w:val="18"/>
                  <w:szCs w:val="18"/>
                </w:rPr>
                <w:t xml:space="preserve">Would the project potentially involve or lead </w:t>
              </w:r>
              <w:proofErr w:type="gramStart"/>
              <w:r w:rsidRPr="00D3325E">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3334B21F" w14:textId="77777777" w:rsidR="00D3325E" w:rsidRPr="008C6E4C" w:rsidRDefault="00D3325E" w:rsidP="00B61ED7">
            <w:pPr>
              <w:tabs>
                <w:tab w:val="left" w:pos="810"/>
              </w:tabs>
              <w:rPr>
                <w:ins w:id="1594" w:author="Phatthamon Jantalae" w:date="2022-06-16T17:02:00Z"/>
              </w:rPr>
            </w:pPr>
          </w:p>
        </w:tc>
      </w:tr>
      <w:tr w:rsidR="00D3325E" w:rsidRPr="008C6E4C" w14:paraId="2C8BB7E0" w14:textId="77777777" w:rsidTr="00B61ED7">
        <w:trPr>
          <w:ins w:id="1595" w:author="Phatthamon Jantalae" w:date="2022-06-16T17:02:00Z"/>
        </w:trPr>
        <w:tc>
          <w:tcPr>
            <w:tcW w:w="8635" w:type="dxa"/>
            <w:tcBorders>
              <w:bottom w:val="single" w:sz="4" w:space="0" w:color="auto"/>
            </w:tcBorders>
            <w:shd w:val="clear" w:color="auto" w:fill="auto"/>
          </w:tcPr>
          <w:p w14:paraId="721B471B" w14:textId="77777777" w:rsidR="00D3325E" w:rsidRPr="00D3325E" w:rsidDel="002666A6" w:rsidRDefault="00D3325E" w:rsidP="00D3325E">
            <w:pPr>
              <w:tabs>
                <w:tab w:val="left" w:pos="900"/>
              </w:tabs>
              <w:spacing w:before="60" w:after="60" w:line="240" w:lineRule="auto"/>
              <w:ind w:left="567" w:hanging="567"/>
              <w:rPr>
                <w:ins w:id="1596" w:author="Phatthamon Jantalae" w:date="2022-06-16T17:02:00Z"/>
                <w:rFonts w:ascii="Arial" w:eastAsia="Times New Roman" w:hAnsi="Arial" w:cs="Frutiger 45 Light"/>
                <w:sz w:val="18"/>
                <w:szCs w:val="18"/>
              </w:rPr>
            </w:pPr>
            <w:ins w:id="1597" w:author="Phatthamon Jantalae" w:date="2022-06-16T17:02:00Z">
              <w:r w:rsidRPr="00D3325E">
                <w:rPr>
                  <w:rFonts w:ascii="Arial" w:eastAsia="Times New Roman" w:hAnsi="Arial" w:cs="Frutiger 45 Light"/>
                  <w:sz w:val="18"/>
                  <w:szCs w:val="18"/>
                </w:rPr>
                <w:t>P.13</w:t>
              </w:r>
              <w:r w:rsidRPr="00D3325E">
                <w:rPr>
                  <w:rFonts w:ascii="Arial" w:eastAsia="Times New Roman" w:hAnsi="Arial" w:cs="Frutiger 45 Light"/>
                  <w:sz w:val="18"/>
                  <w:szCs w:val="18"/>
                </w:rPr>
                <w:tab/>
                <w:t>exclusion of any potentially affected stakeholders, in particular marginalized groups and excluded individuals (including persons with disabilities), from fully participating in decisions that may affect them?</w:t>
              </w:r>
            </w:ins>
          </w:p>
        </w:tc>
        <w:tc>
          <w:tcPr>
            <w:tcW w:w="900" w:type="dxa"/>
            <w:tcBorders>
              <w:bottom w:val="single" w:sz="4" w:space="0" w:color="auto"/>
            </w:tcBorders>
            <w:shd w:val="clear" w:color="auto" w:fill="auto"/>
          </w:tcPr>
          <w:p w14:paraId="1B83DB96" w14:textId="77777777" w:rsidR="00D3325E" w:rsidRPr="00D3325E" w:rsidRDefault="00D3325E" w:rsidP="00D3325E">
            <w:pPr>
              <w:tabs>
                <w:tab w:val="left" w:pos="810"/>
              </w:tabs>
              <w:spacing w:line="240" w:lineRule="auto"/>
              <w:rPr>
                <w:ins w:id="1598" w:author="Phatthamon Jantalae" w:date="2022-06-16T17:02:00Z"/>
                <w:rFonts w:ascii="Arial" w:eastAsia="Times New Roman" w:hAnsi="Arial" w:cs="Frutiger 45 Light"/>
                <w:sz w:val="18"/>
                <w:szCs w:val="18"/>
              </w:rPr>
            </w:pPr>
            <w:ins w:id="1599" w:author="Phatthamon Jantalae" w:date="2022-06-16T17:02:00Z">
              <w:r w:rsidRPr="00D3325E">
                <w:rPr>
                  <w:rFonts w:ascii="Arial" w:eastAsia="Times New Roman" w:hAnsi="Arial" w:cs="Frutiger 45 Light"/>
                  <w:sz w:val="18"/>
                  <w:szCs w:val="18"/>
                </w:rPr>
                <w:t>Yes</w:t>
              </w:r>
            </w:ins>
          </w:p>
        </w:tc>
      </w:tr>
      <w:tr w:rsidR="00D3325E" w:rsidRPr="008C6E4C" w14:paraId="60AC5EA7" w14:textId="77777777" w:rsidTr="00B61ED7">
        <w:trPr>
          <w:ins w:id="1600" w:author="Phatthamon Jantalae" w:date="2022-06-16T17:02:00Z"/>
        </w:trPr>
        <w:tc>
          <w:tcPr>
            <w:tcW w:w="8635" w:type="dxa"/>
            <w:tcBorders>
              <w:bottom w:val="single" w:sz="4" w:space="0" w:color="auto"/>
            </w:tcBorders>
            <w:shd w:val="clear" w:color="auto" w:fill="auto"/>
          </w:tcPr>
          <w:p w14:paraId="0719D090" w14:textId="77777777" w:rsidR="00D3325E" w:rsidRPr="00D3325E" w:rsidRDefault="00D3325E" w:rsidP="00D3325E">
            <w:pPr>
              <w:tabs>
                <w:tab w:val="left" w:pos="900"/>
              </w:tabs>
              <w:spacing w:before="60" w:after="60" w:line="240" w:lineRule="auto"/>
              <w:ind w:left="567" w:hanging="567"/>
              <w:rPr>
                <w:ins w:id="1601" w:author="Phatthamon Jantalae" w:date="2022-06-16T17:02:00Z"/>
                <w:rFonts w:ascii="Arial" w:eastAsia="Times New Roman" w:hAnsi="Arial" w:cs="Frutiger 45 Light"/>
                <w:sz w:val="18"/>
                <w:szCs w:val="18"/>
              </w:rPr>
            </w:pPr>
            <w:ins w:id="1602" w:author="Phatthamon Jantalae" w:date="2022-06-16T17:02:00Z">
              <w:r w:rsidRPr="00D3325E">
                <w:rPr>
                  <w:rFonts w:ascii="Arial" w:eastAsia="Times New Roman" w:hAnsi="Arial" w:cs="Frutiger 45 Light"/>
                  <w:sz w:val="18"/>
                  <w:szCs w:val="18"/>
                </w:rPr>
                <w:t xml:space="preserve">P.14 </w:t>
              </w:r>
              <w:r w:rsidRPr="00D3325E">
                <w:rPr>
                  <w:rFonts w:ascii="Arial" w:eastAsia="Times New Roman" w:hAnsi="Arial" w:cs="Frutiger 45 Light"/>
                  <w:sz w:val="18"/>
                  <w:szCs w:val="18"/>
                </w:rPr>
                <w:tab/>
                <w:t>grievances or objections from potentially affected stakeholders?</w:t>
              </w:r>
            </w:ins>
          </w:p>
        </w:tc>
        <w:tc>
          <w:tcPr>
            <w:tcW w:w="900" w:type="dxa"/>
            <w:tcBorders>
              <w:bottom w:val="single" w:sz="4" w:space="0" w:color="auto"/>
            </w:tcBorders>
            <w:shd w:val="clear" w:color="auto" w:fill="auto"/>
          </w:tcPr>
          <w:p w14:paraId="0462E308" w14:textId="77777777" w:rsidR="00D3325E" w:rsidRPr="00D3325E" w:rsidRDefault="00D3325E" w:rsidP="00D3325E">
            <w:pPr>
              <w:tabs>
                <w:tab w:val="left" w:pos="810"/>
              </w:tabs>
              <w:spacing w:line="240" w:lineRule="auto"/>
              <w:rPr>
                <w:ins w:id="1603" w:author="Phatthamon Jantalae" w:date="2022-06-16T17:02:00Z"/>
                <w:rFonts w:ascii="Arial" w:eastAsia="Times New Roman" w:hAnsi="Arial" w:cs="Frutiger 45 Light"/>
                <w:sz w:val="18"/>
                <w:szCs w:val="18"/>
              </w:rPr>
            </w:pPr>
            <w:ins w:id="1604" w:author="Phatthamon Jantalae" w:date="2022-06-16T17:02:00Z">
              <w:r w:rsidRPr="00D3325E">
                <w:rPr>
                  <w:rFonts w:ascii="Arial" w:eastAsia="Times New Roman" w:hAnsi="Arial" w:cs="Frutiger 45 Light"/>
                  <w:sz w:val="18"/>
                  <w:szCs w:val="18"/>
                </w:rPr>
                <w:t>Yes</w:t>
              </w:r>
            </w:ins>
          </w:p>
        </w:tc>
      </w:tr>
      <w:tr w:rsidR="00D3325E" w:rsidRPr="008C6E4C" w14:paraId="2A56F1F6" w14:textId="77777777" w:rsidTr="00B61ED7">
        <w:trPr>
          <w:ins w:id="1605" w:author="Phatthamon Jantalae" w:date="2022-06-16T17:02:00Z"/>
        </w:trPr>
        <w:tc>
          <w:tcPr>
            <w:tcW w:w="8635" w:type="dxa"/>
            <w:tcBorders>
              <w:bottom w:val="single" w:sz="4" w:space="0" w:color="auto"/>
            </w:tcBorders>
            <w:shd w:val="clear" w:color="auto" w:fill="auto"/>
          </w:tcPr>
          <w:p w14:paraId="4FB82813" w14:textId="77777777" w:rsidR="00D3325E" w:rsidRPr="00D3325E" w:rsidRDefault="00D3325E" w:rsidP="00D3325E">
            <w:pPr>
              <w:tabs>
                <w:tab w:val="left" w:pos="900"/>
              </w:tabs>
              <w:spacing w:before="60" w:after="60" w:line="240" w:lineRule="auto"/>
              <w:ind w:left="567" w:hanging="567"/>
              <w:rPr>
                <w:ins w:id="1606" w:author="Phatthamon Jantalae" w:date="2022-06-16T17:02:00Z"/>
                <w:rFonts w:ascii="Arial" w:eastAsia="Times New Roman" w:hAnsi="Arial" w:cs="Frutiger 45 Light"/>
                <w:sz w:val="18"/>
                <w:szCs w:val="18"/>
              </w:rPr>
            </w:pPr>
            <w:ins w:id="1607" w:author="Phatthamon Jantalae" w:date="2022-06-16T17:02:00Z">
              <w:r w:rsidRPr="00D3325E">
                <w:rPr>
                  <w:rFonts w:ascii="Arial" w:eastAsia="Times New Roman" w:hAnsi="Arial" w:cs="Frutiger 45 Light"/>
                  <w:sz w:val="18"/>
                  <w:szCs w:val="18"/>
                </w:rPr>
                <w:t>P.15</w:t>
              </w:r>
              <w:r w:rsidRPr="00D3325E">
                <w:rPr>
                  <w:rFonts w:ascii="Arial" w:eastAsia="Times New Roman" w:hAnsi="Arial" w:cs="Frutiger 45 Light"/>
                  <w:sz w:val="18"/>
                  <w:szCs w:val="18"/>
                </w:rPr>
                <w:tab/>
                <w:t>risks of retaliation or reprisals against stakeholders who express concerns or grievances, or who seek to participate in or to obtain information on the project?</w:t>
              </w:r>
            </w:ins>
          </w:p>
        </w:tc>
        <w:tc>
          <w:tcPr>
            <w:tcW w:w="900" w:type="dxa"/>
            <w:tcBorders>
              <w:bottom w:val="single" w:sz="4" w:space="0" w:color="auto"/>
            </w:tcBorders>
            <w:shd w:val="clear" w:color="auto" w:fill="auto"/>
          </w:tcPr>
          <w:p w14:paraId="66E640F5" w14:textId="77777777" w:rsidR="00D3325E" w:rsidRPr="00D3325E" w:rsidRDefault="00D3325E" w:rsidP="00D3325E">
            <w:pPr>
              <w:tabs>
                <w:tab w:val="left" w:pos="810"/>
              </w:tabs>
              <w:spacing w:line="240" w:lineRule="auto"/>
              <w:rPr>
                <w:ins w:id="1608" w:author="Phatthamon Jantalae" w:date="2022-06-16T17:02:00Z"/>
                <w:rFonts w:ascii="Arial" w:eastAsia="Times New Roman" w:hAnsi="Arial" w:cs="Frutiger 45 Light"/>
                <w:sz w:val="18"/>
                <w:szCs w:val="18"/>
              </w:rPr>
            </w:pPr>
            <w:ins w:id="1609"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70D28970" w14:textId="77777777" w:rsidTr="00B61ED7">
        <w:trPr>
          <w:ins w:id="1610" w:author="Phatthamon Jantalae" w:date="2022-06-16T17:02:00Z"/>
        </w:trPr>
        <w:tc>
          <w:tcPr>
            <w:tcW w:w="8635" w:type="dxa"/>
            <w:tcBorders>
              <w:bottom w:val="single" w:sz="4" w:space="0" w:color="auto"/>
            </w:tcBorders>
            <w:shd w:val="clear" w:color="auto" w:fill="DBE5F1"/>
            <w:vAlign w:val="center"/>
          </w:tcPr>
          <w:p w14:paraId="648D46FA" w14:textId="77777777" w:rsidR="00D3325E" w:rsidRPr="008C6E4C" w:rsidRDefault="00D3325E" w:rsidP="00D3325E">
            <w:pPr>
              <w:tabs>
                <w:tab w:val="left" w:pos="570"/>
              </w:tabs>
              <w:spacing w:before="120" w:after="120" w:line="240" w:lineRule="auto"/>
              <w:rPr>
                <w:ins w:id="1611" w:author="Phatthamon Jantalae" w:date="2022-06-16T17:02:00Z"/>
                <w:rFonts w:eastAsia="Times New Roman"/>
                <w:b/>
              </w:rPr>
            </w:pPr>
            <w:ins w:id="1612" w:author="Phatthamon Jantalae" w:date="2022-06-16T17:02:00Z">
              <w:r w:rsidRPr="00D3325E">
                <w:rPr>
                  <w:rFonts w:ascii="Arial" w:eastAsia="Times New Roman" w:hAnsi="Arial" w:cs="Frutiger 45 Light"/>
                  <w:b/>
                  <w:sz w:val="18"/>
                  <w:szCs w:val="18"/>
                </w:rPr>
                <w:t>Project-Level Standards</w:t>
              </w:r>
            </w:ins>
          </w:p>
        </w:tc>
        <w:tc>
          <w:tcPr>
            <w:tcW w:w="900" w:type="dxa"/>
            <w:tcBorders>
              <w:bottom w:val="single" w:sz="4" w:space="0" w:color="auto"/>
            </w:tcBorders>
            <w:shd w:val="clear" w:color="auto" w:fill="DBE5F1"/>
          </w:tcPr>
          <w:p w14:paraId="1AE8D225" w14:textId="77777777" w:rsidR="00D3325E" w:rsidRPr="008C6E4C" w:rsidRDefault="00D3325E" w:rsidP="00B61ED7">
            <w:pPr>
              <w:rPr>
                <w:ins w:id="1613" w:author="Phatthamon Jantalae" w:date="2022-06-16T17:02:00Z"/>
                <w:rFonts w:eastAsia="Times New Roman"/>
                <w:b/>
              </w:rPr>
            </w:pPr>
          </w:p>
        </w:tc>
      </w:tr>
      <w:tr w:rsidR="00D3325E" w:rsidRPr="008C6E4C" w14:paraId="7A0B917A" w14:textId="77777777" w:rsidTr="00B61ED7">
        <w:trPr>
          <w:ins w:id="1614" w:author="Phatthamon Jantalae" w:date="2022-06-16T17:02:00Z"/>
        </w:trPr>
        <w:tc>
          <w:tcPr>
            <w:tcW w:w="8635" w:type="dxa"/>
            <w:tcBorders>
              <w:bottom w:val="single" w:sz="4" w:space="0" w:color="auto"/>
            </w:tcBorders>
            <w:shd w:val="clear" w:color="auto" w:fill="DBE5F1"/>
            <w:vAlign w:val="center"/>
          </w:tcPr>
          <w:p w14:paraId="57EF9023" w14:textId="77777777" w:rsidR="00D3325E" w:rsidRPr="008C6E4C" w:rsidRDefault="00D3325E" w:rsidP="00D3325E">
            <w:pPr>
              <w:tabs>
                <w:tab w:val="left" w:pos="570"/>
              </w:tabs>
              <w:spacing w:before="120" w:after="120" w:line="240" w:lineRule="auto"/>
              <w:rPr>
                <w:ins w:id="1615" w:author="Phatthamon Jantalae" w:date="2022-06-16T17:02:00Z"/>
                <w:rFonts w:eastAsia="Times New Roman"/>
                <w:b/>
              </w:rPr>
            </w:pPr>
            <w:ins w:id="1616" w:author="Phatthamon Jantalae" w:date="2022-06-16T17:02:00Z">
              <w:r w:rsidRPr="00D3325E">
                <w:rPr>
                  <w:rFonts w:ascii="Arial" w:eastAsia="Times New Roman" w:hAnsi="Arial" w:cs="Frutiger 45 Light"/>
                  <w:b/>
                  <w:sz w:val="18"/>
                  <w:szCs w:val="18"/>
                </w:rPr>
                <w:t xml:space="preserve">Standard 1: Biodiversity Conservation and Sustainable </w:t>
              </w:r>
              <w:r w:rsidRPr="00D3325E">
                <w:rPr>
                  <w:rFonts w:ascii="Arial" w:eastAsia="Times New Roman" w:hAnsi="Arial" w:cs="Frutiger 45 Light"/>
                  <w:b/>
                  <w:sz w:val="18"/>
                  <w:szCs w:val="18"/>
                </w:rPr>
                <w:fldChar w:fldCharType="begin"/>
              </w:r>
              <w:r w:rsidRPr="00D3325E">
                <w:rPr>
                  <w:rFonts w:ascii="Arial" w:eastAsia="Times New Roman" w:hAnsi="Arial" w:cs="Frutiger 45 Light"/>
                  <w:b/>
                  <w:sz w:val="18"/>
                  <w:szCs w:val="18"/>
                </w:rPr>
                <w:instrText xml:space="preserve"> HYPERLINK \l "SustNatResManGlossary" </w:instrText>
              </w:r>
              <w:r w:rsidRPr="00D3325E">
                <w:rPr>
                  <w:rFonts w:ascii="Arial" w:eastAsia="Times New Roman" w:hAnsi="Arial" w:cs="Frutiger 45 Light"/>
                  <w:b/>
                  <w:sz w:val="18"/>
                  <w:szCs w:val="18"/>
                </w:rPr>
                <w:fldChar w:fldCharType="separate"/>
              </w:r>
              <w:r w:rsidRPr="00D3325E">
                <w:rPr>
                  <w:rFonts w:ascii="Arial" w:eastAsia="Times New Roman" w:hAnsi="Arial" w:cs="Frutiger 45 Light"/>
                  <w:b/>
                  <w:sz w:val="18"/>
                  <w:szCs w:val="18"/>
                </w:rPr>
                <w:t>Natural</w:t>
              </w:r>
              <w:r w:rsidRPr="00D3325E">
                <w:rPr>
                  <w:rFonts w:ascii="Arial" w:eastAsia="Times New Roman" w:hAnsi="Arial" w:cs="Frutiger 45 Light"/>
                  <w:b/>
                  <w:sz w:val="18"/>
                  <w:szCs w:val="18"/>
                </w:rPr>
                <w:fldChar w:fldCharType="end"/>
              </w:r>
              <w:r w:rsidRPr="00D3325E">
                <w:rPr>
                  <w:rFonts w:ascii="Arial" w:eastAsia="Times New Roman" w:hAnsi="Arial" w:cs="Frutiger 45 Light"/>
                  <w:b/>
                  <w:sz w:val="18"/>
                  <w:szCs w:val="18"/>
                </w:rPr>
                <w:t xml:space="preserve"> Resource Management</w:t>
              </w:r>
            </w:ins>
          </w:p>
        </w:tc>
        <w:tc>
          <w:tcPr>
            <w:tcW w:w="900" w:type="dxa"/>
            <w:tcBorders>
              <w:bottom w:val="single" w:sz="4" w:space="0" w:color="auto"/>
            </w:tcBorders>
            <w:shd w:val="clear" w:color="auto" w:fill="DBE5F1"/>
          </w:tcPr>
          <w:p w14:paraId="1C7971B3" w14:textId="77777777" w:rsidR="00D3325E" w:rsidRPr="008C6E4C" w:rsidRDefault="00D3325E" w:rsidP="00B61ED7">
            <w:pPr>
              <w:rPr>
                <w:ins w:id="1617" w:author="Phatthamon Jantalae" w:date="2022-06-16T17:02:00Z"/>
                <w:rFonts w:eastAsia="Times New Roman"/>
                <w:b/>
              </w:rPr>
            </w:pPr>
          </w:p>
        </w:tc>
      </w:tr>
      <w:tr w:rsidR="00D3325E" w:rsidRPr="008C6E4C" w14:paraId="09ED4F85" w14:textId="77777777" w:rsidTr="00B61ED7">
        <w:trPr>
          <w:ins w:id="1618" w:author="Phatthamon Jantalae" w:date="2022-06-16T17:02:00Z"/>
        </w:trPr>
        <w:tc>
          <w:tcPr>
            <w:tcW w:w="8635" w:type="dxa"/>
            <w:shd w:val="clear" w:color="auto" w:fill="auto"/>
          </w:tcPr>
          <w:p w14:paraId="28D8F107" w14:textId="77777777" w:rsidR="00D3325E" w:rsidRPr="008C6E4C" w:rsidRDefault="00D3325E" w:rsidP="00D3325E">
            <w:pPr>
              <w:tabs>
                <w:tab w:val="left" w:pos="900"/>
              </w:tabs>
              <w:spacing w:before="60" w:after="60" w:line="240" w:lineRule="auto"/>
              <w:ind w:left="567" w:hanging="567"/>
              <w:rPr>
                <w:ins w:id="1619" w:author="Phatthamon Jantalae" w:date="2022-06-16T17:02:00Z"/>
                <w:rFonts w:eastAsia="Times New Roman"/>
              </w:rPr>
            </w:pPr>
            <w:ins w:id="1620" w:author="Phatthamon Jantalae" w:date="2022-06-16T17:02:00Z">
              <w:r w:rsidRPr="00D3325E">
                <w:rPr>
                  <w:rFonts w:ascii="Arial" w:eastAsia="Times New Roman" w:hAnsi="Arial" w:cs="Frutiger 45 Light"/>
                  <w:sz w:val="18"/>
                  <w:szCs w:val="18"/>
                </w:rPr>
                <w:t xml:space="preserve">Would the project potentially involve or lead </w:t>
              </w:r>
              <w:proofErr w:type="gramStart"/>
              <w:r w:rsidRPr="00D3325E">
                <w:rPr>
                  <w:rFonts w:ascii="Arial" w:eastAsia="Times New Roman" w:hAnsi="Arial" w:cs="Frutiger 45 Light"/>
                  <w:sz w:val="18"/>
                  <w:szCs w:val="18"/>
                </w:rPr>
                <w:t>to:</w:t>
              </w:r>
              <w:proofErr w:type="gramEnd"/>
            </w:ins>
          </w:p>
        </w:tc>
        <w:tc>
          <w:tcPr>
            <w:tcW w:w="900" w:type="dxa"/>
            <w:shd w:val="clear" w:color="auto" w:fill="auto"/>
          </w:tcPr>
          <w:p w14:paraId="25A36F30" w14:textId="77777777" w:rsidR="00D3325E" w:rsidRPr="008C6E4C" w:rsidRDefault="00D3325E" w:rsidP="00B61ED7">
            <w:pPr>
              <w:rPr>
                <w:ins w:id="1621" w:author="Phatthamon Jantalae" w:date="2022-06-16T17:02:00Z"/>
                <w:rFonts w:eastAsia="Times New Roman"/>
              </w:rPr>
            </w:pPr>
          </w:p>
        </w:tc>
      </w:tr>
      <w:tr w:rsidR="00D3325E" w:rsidRPr="008C6E4C" w14:paraId="36A71BF9" w14:textId="77777777" w:rsidTr="00B61ED7">
        <w:trPr>
          <w:ins w:id="1622" w:author="Phatthamon Jantalae" w:date="2022-06-16T17:02:00Z"/>
        </w:trPr>
        <w:tc>
          <w:tcPr>
            <w:tcW w:w="8635" w:type="dxa"/>
            <w:shd w:val="clear" w:color="auto" w:fill="auto"/>
          </w:tcPr>
          <w:p w14:paraId="701054F0" w14:textId="77777777" w:rsidR="00D3325E" w:rsidRPr="00D3325E" w:rsidRDefault="00D3325E" w:rsidP="00D3325E">
            <w:pPr>
              <w:tabs>
                <w:tab w:val="left" w:pos="900"/>
              </w:tabs>
              <w:spacing w:before="60" w:after="60" w:line="240" w:lineRule="auto"/>
              <w:ind w:left="567" w:hanging="567"/>
              <w:rPr>
                <w:ins w:id="1623" w:author="Phatthamon Jantalae" w:date="2022-06-16T17:02:00Z"/>
                <w:rFonts w:ascii="Arial" w:eastAsia="Times New Roman" w:hAnsi="Arial" w:cs="Frutiger 45 Light"/>
                <w:sz w:val="18"/>
                <w:szCs w:val="18"/>
              </w:rPr>
            </w:pPr>
            <w:ins w:id="1624" w:author="Phatthamon Jantalae" w:date="2022-06-16T17:02:00Z">
              <w:r w:rsidRPr="00D3325E">
                <w:rPr>
                  <w:rFonts w:ascii="Arial" w:eastAsia="Times New Roman" w:hAnsi="Arial" w:cs="Frutiger 45 Light"/>
                  <w:sz w:val="18"/>
                  <w:szCs w:val="18"/>
                </w:rPr>
                <w:t xml:space="preserve">1.1 </w:t>
              </w:r>
              <w:r w:rsidRPr="00D3325E">
                <w:rPr>
                  <w:rFonts w:ascii="Arial" w:eastAsia="Times New Roman" w:hAnsi="Arial" w:cs="Frutiger 45 Light"/>
                  <w:sz w:val="18"/>
                  <w:szCs w:val="18"/>
                </w:rPr>
                <w:tab/>
                <w:t>adverse impacts to habitats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modified, natural, and critical habitats) and/or ecosystems and ecosystem services?</w:t>
              </w:r>
            </w:ins>
          </w:p>
          <w:p w14:paraId="3D978129" w14:textId="77777777" w:rsidR="00D3325E" w:rsidRPr="00D3325E" w:rsidRDefault="00D3325E" w:rsidP="00D3325E">
            <w:pPr>
              <w:tabs>
                <w:tab w:val="left" w:pos="900"/>
              </w:tabs>
              <w:spacing w:before="60" w:after="60" w:line="240" w:lineRule="auto"/>
              <w:ind w:left="567" w:hanging="567"/>
              <w:rPr>
                <w:ins w:id="1625" w:author="Phatthamon Jantalae" w:date="2022-06-16T17:02:00Z"/>
                <w:rFonts w:ascii="Arial" w:eastAsia="Times New Roman" w:hAnsi="Arial" w:cs="Frutiger 45 Light"/>
                <w:sz w:val="18"/>
                <w:szCs w:val="18"/>
              </w:rPr>
            </w:pPr>
            <w:ins w:id="1626" w:author="Phatthamon Jantalae" w:date="2022-06-16T17:02:00Z">
              <w:r w:rsidRPr="00D3325E">
                <w:rPr>
                  <w:rFonts w:ascii="Arial" w:eastAsia="Times New Roman" w:hAnsi="Arial" w:cs="Frutiger 45 Light"/>
                  <w:sz w:val="18"/>
                  <w:szCs w:val="18"/>
                </w:rPr>
                <w:tab/>
                <w:t>For example, through habitat loss, conversion or degradation, fragmentation, hydrological changes</w:t>
              </w:r>
            </w:ins>
          </w:p>
        </w:tc>
        <w:tc>
          <w:tcPr>
            <w:tcW w:w="900" w:type="dxa"/>
            <w:shd w:val="clear" w:color="auto" w:fill="auto"/>
          </w:tcPr>
          <w:p w14:paraId="7842D30A" w14:textId="77777777" w:rsidR="00D3325E" w:rsidRPr="00D3325E" w:rsidRDefault="00D3325E" w:rsidP="00D3325E">
            <w:pPr>
              <w:spacing w:line="240" w:lineRule="auto"/>
              <w:rPr>
                <w:ins w:id="1627" w:author="Phatthamon Jantalae" w:date="2022-06-16T17:02:00Z"/>
                <w:rFonts w:ascii="Arial" w:eastAsia="Times New Roman" w:hAnsi="Arial" w:cs="Frutiger 45 Light"/>
                <w:sz w:val="18"/>
                <w:szCs w:val="18"/>
              </w:rPr>
            </w:pPr>
            <w:ins w:id="1628"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D3325E" w:rsidRPr="008C6E4C" w14:paraId="067D942A" w14:textId="77777777" w:rsidTr="00B61ED7">
        <w:trPr>
          <w:ins w:id="1629" w:author="Phatthamon Jantalae" w:date="2022-06-16T17:02:00Z"/>
        </w:trPr>
        <w:tc>
          <w:tcPr>
            <w:tcW w:w="8635" w:type="dxa"/>
            <w:tcBorders>
              <w:bottom w:val="single" w:sz="4" w:space="0" w:color="auto"/>
            </w:tcBorders>
            <w:shd w:val="clear" w:color="auto" w:fill="auto"/>
          </w:tcPr>
          <w:p w14:paraId="43E8E451" w14:textId="77777777" w:rsidR="00D3325E" w:rsidRPr="00D3325E" w:rsidRDefault="00D3325E" w:rsidP="00D3325E">
            <w:pPr>
              <w:tabs>
                <w:tab w:val="left" w:pos="900"/>
              </w:tabs>
              <w:spacing w:before="60" w:after="60" w:line="240" w:lineRule="auto"/>
              <w:ind w:left="567" w:hanging="567"/>
              <w:rPr>
                <w:ins w:id="1630" w:author="Phatthamon Jantalae" w:date="2022-06-16T17:02:00Z"/>
                <w:rFonts w:ascii="Arial" w:eastAsia="Times New Roman" w:hAnsi="Arial" w:cs="Frutiger 45 Light"/>
                <w:sz w:val="18"/>
                <w:szCs w:val="18"/>
              </w:rPr>
            </w:pPr>
            <w:ins w:id="1631" w:author="Phatthamon Jantalae" w:date="2022-06-16T17:02:00Z">
              <w:r w:rsidRPr="00D3325E">
                <w:rPr>
                  <w:rFonts w:ascii="Arial" w:eastAsia="Times New Roman" w:hAnsi="Arial" w:cs="Frutiger 45 Light"/>
                  <w:sz w:val="18"/>
                  <w:szCs w:val="18"/>
                </w:rPr>
                <w:t>1.2</w:t>
              </w:r>
              <w:r w:rsidRPr="00D3325E">
                <w:rPr>
                  <w:rFonts w:ascii="Arial" w:eastAsia="Times New Roman" w:hAnsi="Arial" w:cs="Frutiger 45 Light"/>
                  <w:sz w:val="18"/>
                  <w:szCs w:val="18"/>
                </w:rPr>
                <w:tab/>
                <w:t>activities within or adjacent to critical habitats and/or environmentally sensitive areas, including (but not limited to) legally protected areas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nature reserve, national park), areas proposed for protection, or recognized as such by authoritative sources and/or indigenous peoples or local communities?</w:t>
              </w:r>
            </w:ins>
          </w:p>
        </w:tc>
        <w:tc>
          <w:tcPr>
            <w:tcW w:w="900" w:type="dxa"/>
            <w:tcBorders>
              <w:bottom w:val="single" w:sz="4" w:space="0" w:color="auto"/>
            </w:tcBorders>
            <w:shd w:val="clear" w:color="auto" w:fill="auto"/>
          </w:tcPr>
          <w:p w14:paraId="588BCE7E" w14:textId="77777777" w:rsidR="00D3325E" w:rsidRPr="00D3325E" w:rsidRDefault="00D3325E" w:rsidP="00D3325E">
            <w:pPr>
              <w:spacing w:line="240" w:lineRule="auto"/>
              <w:rPr>
                <w:ins w:id="1632" w:author="Phatthamon Jantalae" w:date="2022-06-16T17:02:00Z"/>
                <w:rFonts w:ascii="Arial" w:eastAsia="Times New Roman" w:hAnsi="Arial" w:cs="Frutiger 45 Light"/>
                <w:sz w:val="18"/>
                <w:szCs w:val="18"/>
              </w:rPr>
            </w:pPr>
            <w:ins w:id="1633"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D3325E" w:rsidRPr="008C6E4C" w14:paraId="60ED628F" w14:textId="77777777" w:rsidTr="00B61ED7">
        <w:trPr>
          <w:ins w:id="1634" w:author="Phatthamon Jantalae" w:date="2022-06-16T17:02:00Z"/>
        </w:trPr>
        <w:tc>
          <w:tcPr>
            <w:tcW w:w="8635" w:type="dxa"/>
            <w:tcBorders>
              <w:bottom w:val="single" w:sz="4" w:space="0" w:color="auto"/>
            </w:tcBorders>
            <w:shd w:val="clear" w:color="auto" w:fill="auto"/>
          </w:tcPr>
          <w:p w14:paraId="1AA9C150" w14:textId="77777777" w:rsidR="00D3325E" w:rsidRPr="00D3325E" w:rsidRDefault="00D3325E" w:rsidP="00D3325E">
            <w:pPr>
              <w:tabs>
                <w:tab w:val="left" w:pos="900"/>
              </w:tabs>
              <w:spacing w:before="60" w:after="60" w:line="240" w:lineRule="auto"/>
              <w:ind w:left="567" w:hanging="567"/>
              <w:rPr>
                <w:ins w:id="1635" w:author="Phatthamon Jantalae" w:date="2022-06-16T17:02:00Z"/>
                <w:rFonts w:ascii="Arial" w:eastAsia="Times New Roman" w:hAnsi="Arial" w:cs="Frutiger 45 Light"/>
                <w:sz w:val="18"/>
                <w:szCs w:val="18"/>
              </w:rPr>
            </w:pPr>
            <w:ins w:id="1636" w:author="Phatthamon Jantalae" w:date="2022-06-16T17:02:00Z">
              <w:r w:rsidRPr="00D3325E">
                <w:rPr>
                  <w:rFonts w:ascii="Arial" w:eastAsia="Times New Roman" w:hAnsi="Arial" w:cs="Frutiger 45 Light"/>
                  <w:sz w:val="18"/>
                  <w:szCs w:val="18"/>
                </w:rPr>
                <w:t>1.3</w:t>
              </w:r>
              <w:r w:rsidRPr="00D3325E">
                <w:rPr>
                  <w:rFonts w:ascii="Arial" w:eastAsia="Times New Roman" w:hAnsi="Arial" w:cs="Frutiger 45 Light"/>
                  <w:sz w:val="18"/>
                  <w:szCs w:val="18"/>
                </w:rPr>
                <w:tab/>
                <w:t>changes to the use of lands and resources that may have adverse impacts on habitats, ecosystems, and/or livelihoods? (Note: if restrictions and/or limitations of access to lands would apply, refer to Standard 5)</w:t>
              </w:r>
            </w:ins>
          </w:p>
        </w:tc>
        <w:tc>
          <w:tcPr>
            <w:tcW w:w="900" w:type="dxa"/>
            <w:tcBorders>
              <w:bottom w:val="single" w:sz="4" w:space="0" w:color="auto"/>
            </w:tcBorders>
            <w:shd w:val="clear" w:color="auto" w:fill="auto"/>
          </w:tcPr>
          <w:p w14:paraId="7D69DA6C" w14:textId="77777777" w:rsidR="00D3325E" w:rsidRPr="00D3325E" w:rsidRDefault="00D3325E" w:rsidP="00D3325E">
            <w:pPr>
              <w:spacing w:line="240" w:lineRule="auto"/>
              <w:rPr>
                <w:ins w:id="1637" w:author="Phatthamon Jantalae" w:date="2022-06-16T17:02:00Z"/>
                <w:rFonts w:ascii="Arial" w:eastAsia="Times New Roman" w:hAnsi="Arial" w:cs="Frutiger 45 Light"/>
                <w:sz w:val="18"/>
                <w:szCs w:val="18"/>
              </w:rPr>
            </w:pPr>
            <w:ins w:id="1638"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D3325E" w:rsidRPr="008C6E4C" w14:paraId="4C45299C" w14:textId="77777777" w:rsidTr="00B61ED7">
        <w:trPr>
          <w:trHeight w:val="368"/>
          <w:ins w:id="1639" w:author="Phatthamon Jantalae" w:date="2022-06-16T17:02:00Z"/>
        </w:trPr>
        <w:tc>
          <w:tcPr>
            <w:tcW w:w="8635" w:type="dxa"/>
            <w:tcBorders>
              <w:bottom w:val="single" w:sz="4" w:space="0" w:color="auto"/>
            </w:tcBorders>
            <w:shd w:val="clear" w:color="auto" w:fill="auto"/>
          </w:tcPr>
          <w:p w14:paraId="0DEAF593" w14:textId="77777777" w:rsidR="00D3325E" w:rsidRPr="00D3325E" w:rsidRDefault="00D3325E" w:rsidP="00D3325E">
            <w:pPr>
              <w:tabs>
                <w:tab w:val="left" w:pos="900"/>
              </w:tabs>
              <w:spacing w:before="60" w:after="60" w:line="240" w:lineRule="auto"/>
              <w:ind w:left="567" w:hanging="567"/>
              <w:rPr>
                <w:ins w:id="1640" w:author="Phatthamon Jantalae" w:date="2022-06-16T17:02:00Z"/>
                <w:rFonts w:ascii="Arial" w:eastAsia="Times New Roman" w:hAnsi="Arial" w:cs="Frutiger 45 Light"/>
                <w:sz w:val="18"/>
                <w:szCs w:val="18"/>
              </w:rPr>
            </w:pPr>
            <w:ins w:id="1641" w:author="Phatthamon Jantalae" w:date="2022-06-16T17:02:00Z">
              <w:r w:rsidRPr="00D3325E">
                <w:rPr>
                  <w:rFonts w:ascii="Arial" w:eastAsia="Times New Roman" w:hAnsi="Arial" w:cs="Frutiger 45 Light"/>
                  <w:sz w:val="18"/>
                  <w:szCs w:val="18"/>
                </w:rPr>
                <w:t>1.4</w:t>
              </w:r>
              <w:r w:rsidRPr="00D3325E">
                <w:rPr>
                  <w:rFonts w:ascii="Arial" w:eastAsia="Times New Roman" w:hAnsi="Arial" w:cs="Frutiger 45 Light"/>
                  <w:sz w:val="18"/>
                  <w:szCs w:val="18"/>
                </w:rPr>
                <w:tab/>
                <w:t>risks to endangered species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reduction, encroachment on habitat)?</w:t>
              </w:r>
            </w:ins>
          </w:p>
        </w:tc>
        <w:tc>
          <w:tcPr>
            <w:tcW w:w="900" w:type="dxa"/>
            <w:tcBorders>
              <w:bottom w:val="single" w:sz="4" w:space="0" w:color="auto"/>
            </w:tcBorders>
            <w:shd w:val="clear" w:color="auto" w:fill="auto"/>
          </w:tcPr>
          <w:p w14:paraId="09DBB1EB" w14:textId="77777777" w:rsidR="00D3325E" w:rsidRPr="00D3325E" w:rsidRDefault="00D3325E" w:rsidP="00D3325E">
            <w:pPr>
              <w:spacing w:line="240" w:lineRule="auto"/>
              <w:rPr>
                <w:ins w:id="1642" w:author="Phatthamon Jantalae" w:date="2022-06-16T17:02:00Z"/>
                <w:rFonts w:ascii="Arial" w:eastAsia="Times New Roman" w:hAnsi="Arial" w:cs="Frutiger 45 Light"/>
                <w:sz w:val="18"/>
                <w:szCs w:val="18"/>
              </w:rPr>
            </w:pPr>
            <w:ins w:id="1643"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28605451" w14:textId="77777777" w:rsidTr="00B61ED7">
        <w:trPr>
          <w:ins w:id="1644" w:author="Phatthamon Jantalae" w:date="2022-06-16T17:02:00Z"/>
        </w:trPr>
        <w:tc>
          <w:tcPr>
            <w:tcW w:w="8635" w:type="dxa"/>
            <w:tcBorders>
              <w:bottom w:val="single" w:sz="4" w:space="0" w:color="auto"/>
            </w:tcBorders>
            <w:shd w:val="clear" w:color="auto" w:fill="auto"/>
          </w:tcPr>
          <w:p w14:paraId="145A2A14" w14:textId="77777777" w:rsidR="00D3325E" w:rsidRPr="00D3325E" w:rsidRDefault="00D3325E" w:rsidP="00D3325E">
            <w:pPr>
              <w:tabs>
                <w:tab w:val="left" w:pos="900"/>
              </w:tabs>
              <w:spacing w:before="60" w:after="60" w:line="240" w:lineRule="auto"/>
              <w:ind w:left="567" w:hanging="567"/>
              <w:rPr>
                <w:ins w:id="1645" w:author="Phatthamon Jantalae" w:date="2022-06-16T17:02:00Z"/>
                <w:rFonts w:ascii="Arial" w:eastAsia="Times New Roman" w:hAnsi="Arial" w:cs="Frutiger 45 Light"/>
                <w:sz w:val="18"/>
                <w:szCs w:val="18"/>
              </w:rPr>
            </w:pPr>
            <w:ins w:id="1646" w:author="Phatthamon Jantalae" w:date="2022-06-16T17:02:00Z">
              <w:r w:rsidRPr="00D3325E">
                <w:rPr>
                  <w:rFonts w:ascii="Arial" w:eastAsia="Times New Roman" w:hAnsi="Arial" w:cs="Frutiger 45 Light"/>
                  <w:sz w:val="18"/>
                  <w:szCs w:val="18"/>
                </w:rPr>
                <w:t>1.5</w:t>
              </w:r>
              <w:r w:rsidRPr="00D3325E">
                <w:rPr>
                  <w:rFonts w:ascii="Arial" w:eastAsia="Times New Roman" w:hAnsi="Arial" w:cs="Frutiger 45 Light"/>
                  <w:sz w:val="18"/>
                  <w:szCs w:val="18"/>
                </w:rPr>
                <w:tab/>
                <w:t>exacerbation of illegal wildlife trade?</w:t>
              </w:r>
            </w:ins>
          </w:p>
        </w:tc>
        <w:tc>
          <w:tcPr>
            <w:tcW w:w="900" w:type="dxa"/>
            <w:tcBorders>
              <w:bottom w:val="single" w:sz="4" w:space="0" w:color="auto"/>
            </w:tcBorders>
            <w:shd w:val="clear" w:color="auto" w:fill="auto"/>
          </w:tcPr>
          <w:p w14:paraId="620D0406" w14:textId="77777777" w:rsidR="00D3325E" w:rsidRPr="00D3325E" w:rsidRDefault="00D3325E" w:rsidP="00D3325E">
            <w:pPr>
              <w:spacing w:line="240" w:lineRule="auto"/>
              <w:rPr>
                <w:ins w:id="1647" w:author="Phatthamon Jantalae" w:date="2022-06-16T17:02:00Z"/>
                <w:rFonts w:ascii="Arial" w:eastAsia="Times New Roman" w:hAnsi="Arial" w:cs="Frutiger 45 Light"/>
                <w:sz w:val="18"/>
                <w:szCs w:val="18"/>
              </w:rPr>
            </w:pPr>
            <w:ins w:id="1648"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724C2F16" w14:textId="77777777" w:rsidTr="00B61ED7">
        <w:trPr>
          <w:ins w:id="1649" w:author="Phatthamon Jantalae" w:date="2022-06-16T17:02:00Z"/>
        </w:trPr>
        <w:tc>
          <w:tcPr>
            <w:tcW w:w="8635" w:type="dxa"/>
            <w:tcBorders>
              <w:bottom w:val="single" w:sz="4" w:space="0" w:color="auto"/>
            </w:tcBorders>
            <w:shd w:val="clear" w:color="auto" w:fill="auto"/>
          </w:tcPr>
          <w:p w14:paraId="128F5DC0" w14:textId="77777777" w:rsidR="00D3325E" w:rsidRPr="00D3325E" w:rsidRDefault="00D3325E" w:rsidP="00D3325E">
            <w:pPr>
              <w:tabs>
                <w:tab w:val="left" w:pos="900"/>
              </w:tabs>
              <w:spacing w:before="60" w:after="60" w:line="240" w:lineRule="auto"/>
              <w:ind w:left="567" w:hanging="567"/>
              <w:rPr>
                <w:ins w:id="1650" w:author="Phatthamon Jantalae" w:date="2022-06-16T17:02:00Z"/>
                <w:rFonts w:ascii="Arial" w:eastAsia="Times New Roman" w:hAnsi="Arial" w:cs="Frutiger 45 Light"/>
                <w:sz w:val="18"/>
                <w:szCs w:val="18"/>
              </w:rPr>
            </w:pPr>
            <w:ins w:id="1651" w:author="Phatthamon Jantalae" w:date="2022-06-16T17:02:00Z">
              <w:r w:rsidRPr="00D3325E">
                <w:rPr>
                  <w:rFonts w:ascii="Arial" w:eastAsia="Times New Roman" w:hAnsi="Arial" w:cs="Frutiger 45 Light"/>
                  <w:sz w:val="18"/>
                  <w:szCs w:val="18"/>
                </w:rPr>
                <w:t xml:space="preserve">1.6 </w:t>
              </w:r>
              <w:r w:rsidRPr="00D3325E">
                <w:rPr>
                  <w:rFonts w:ascii="Arial" w:eastAsia="Times New Roman" w:hAnsi="Arial" w:cs="Frutiger 45 Light"/>
                  <w:sz w:val="18"/>
                  <w:szCs w:val="18"/>
                </w:rPr>
                <w:tab/>
                <w:t xml:space="preserve">introduction of invasive alien species? </w:t>
              </w:r>
            </w:ins>
          </w:p>
        </w:tc>
        <w:tc>
          <w:tcPr>
            <w:tcW w:w="900" w:type="dxa"/>
            <w:tcBorders>
              <w:bottom w:val="single" w:sz="4" w:space="0" w:color="auto"/>
            </w:tcBorders>
            <w:shd w:val="clear" w:color="auto" w:fill="auto"/>
          </w:tcPr>
          <w:p w14:paraId="210C5CAD" w14:textId="77777777" w:rsidR="00D3325E" w:rsidRPr="00D3325E" w:rsidRDefault="00D3325E" w:rsidP="00D3325E">
            <w:pPr>
              <w:spacing w:line="240" w:lineRule="auto"/>
              <w:rPr>
                <w:ins w:id="1652" w:author="Phatthamon Jantalae" w:date="2022-06-16T17:02:00Z"/>
                <w:rFonts w:ascii="Arial" w:eastAsia="Times New Roman" w:hAnsi="Arial" w:cs="Frutiger 45 Light"/>
                <w:sz w:val="18"/>
                <w:szCs w:val="18"/>
              </w:rPr>
            </w:pPr>
            <w:ins w:id="1653"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020A6F20" w14:textId="77777777" w:rsidTr="00B61ED7">
        <w:trPr>
          <w:ins w:id="1654" w:author="Phatthamon Jantalae" w:date="2022-06-16T17:02:00Z"/>
        </w:trPr>
        <w:tc>
          <w:tcPr>
            <w:tcW w:w="8635" w:type="dxa"/>
            <w:tcBorders>
              <w:bottom w:val="single" w:sz="4" w:space="0" w:color="auto"/>
            </w:tcBorders>
            <w:shd w:val="clear" w:color="auto" w:fill="auto"/>
          </w:tcPr>
          <w:p w14:paraId="6FB761D0" w14:textId="77777777" w:rsidR="00D3325E" w:rsidRPr="00D3325E" w:rsidRDefault="00D3325E" w:rsidP="00D3325E">
            <w:pPr>
              <w:tabs>
                <w:tab w:val="left" w:pos="900"/>
              </w:tabs>
              <w:spacing w:before="60" w:after="60" w:line="240" w:lineRule="auto"/>
              <w:ind w:left="567" w:hanging="567"/>
              <w:rPr>
                <w:ins w:id="1655" w:author="Phatthamon Jantalae" w:date="2022-06-16T17:02:00Z"/>
                <w:rFonts w:ascii="Arial" w:eastAsia="Times New Roman" w:hAnsi="Arial" w:cs="Frutiger 45 Light"/>
                <w:sz w:val="18"/>
                <w:szCs w:val="18"/>
              </w:rPr>
            </w:pPr>
            <w:ins w:id="1656" w:author="Phatthamon Jantalae" w:date="2022-06-16T17:02:00Z">
              <w:r w:rsidRPr="00D3325E">
                <w:rPr>
                  <w:rFonts w:ascii="Arial" w:eastAsia="Times New Roman" w:hAnsi="Arial" w:cs="Frutiger 45 Light"/>
                  <w:sz w:val="18"/>
                  <w:szCs w:val="18"/>
                </w:rPr>
                <w:t>1.7</w:t>
              </w:r>
              <w:r w:rsidRPr="00D3325E">
                <w:rPr>
                  <w:rFonts w:ascii="Arial" w:eastAsia="Times New Roman" w:hAnsi="Arial" w:cs="Frutiger 45 Light"/>
                  <w:sz w:val="18"/>
                  <w:szCs w:val="18"/>
                </w:rPr>
                <w:tab/>
                <w:t>adverse impacts on soils?</w:t>
              </w:r>
            </w:ins>
          </w:p>
        </w:tc>
        <w:tc>
          <w:tcPr>
            <w:tcW w:w="900" w:type="dxa"/>
            <w:tcBorders>
              <w:bottom w:val="single" w:sz="4" w:space="0" w:color="auto"/>
            </w:tcBorders>
            <w:shd w:val="clear" w:color="auto" w:fill="auto"/>
          </w:tcPr>
          <w:p w14:paraId="69306E75" w14:textId="77777777" w:rsidR="00D3325E" w:rsidRPr="00D3325E" w:rsidRDefault="00D3325E" w:rsidP="00D3325E">
            <w:pPr>
              <w:spacing w:line="240" w:lineRule="auto"/>
              <w:rPr>
                <w:ins w:id="1657" w:author="Phatthamon Jantalae" w:date="2022-06-16T17:02:00Z"/>
                <w:rFonts w:ascii="Arial" w:eastAsia="Times New Roman" w:hAnsi="Arial" w:cs="Frutiger 45 Light"/>
                <w:sz w:val="18"/>
                <w:szCs w:val="18"/>
              </w:rPr>
            </w:pPr>
            <w:ins w:id="1658" w:author="Phatthamon Jantalae" w:date="2022-06-16T17:02:00Z">
              <w:r w:rsidRPr="00D3325E">
                <w:rPr>
                  <w:rFonts w:ascii="Arial" w:eastAsia="Times New Roman" w:hAnsi="Arial" w:cs="Frutiger 45 Light"/>
                  <w:sz w:val="18"/>
                  <w:szCs w:val="18"/>
                </w:rPr>
                <w:t xml:space="preserve">Yes </w:t>
              </w:r>
            </w:ins>
          </w:p>
        </w:tc>
      </w:tr>
      <w:tr w:rsidR="00D3325E" w:rsidRPr="008C6E4C" w14:paraId="508D09F6" w14:textId="77777777" w:rsidTr="00B61ED7">
        <w:trPr>
          <w:ins w:id="1659" w:author="Phatthamon Jantalae" w:date="2022-06-16T17:02:00Z"/>
        </w:trPr>
        <w:tc>
          <w:tcPr>
            <w:tcW w:w="8635" w:type="dxa"/>
            <w:tcBorders>
              <w:bottom w:val="single" w:sz="4" w:space="0" w:color="auto"/>
            </w:tcBorders>
            <w:shd w:val="clear" w:color="auto" w:fill="auto"/>
          </w:tcPr>
          <w:p w14:paraId="6555D253" w14:textId="77777777" w:rsidR="00D3325E" w:rsidRPr="00D3325E" w:rsidRDefault="00D3325E" w:rsidP="00D3325E">
            <w:pPr>
              <w:tabs>
                <w:tab w:val="left" w:pos="900"/>
              </w:tabs>
              <w:spacing w:before="60" w:after="60" w:line="240" w:lineRule="auto"/>
              <w:ind w:left="567" w:hanging="567"/>
              <w:rPr>
                <w:ins w:id="1660" w:author="Phatthamon Jantalae" w:date="2022-06-16T17:02:00Z"/>
                <w:rFonts w:ascii="Arial" w:eastAsia="Times New Roman" w:hAnsi="Arial" w:cs="Frutiger 45 Light"/>
                <w:sz w:val="18"/>
                <w:szCs w:val="18"/>
              </w:rPr>
            </w:pPr>
            <w:ins w:id="1661" w:author="Phatthamon Jantalae" w:date="2022-06-16T17:02:00Z">
              <w:r w:rsidRPr="00D3325E">
                <w:rPr>
                  <w:rFonts w:ascii="Arial" w:eastAsia="Times New Roman" w:hAnsi="Arial" w:cs="Frutiger 45 Light"/>
                  <w:sz w:val="18"/>
                  <w:szCs w:val="18"/>
                </w:rPr>
                <w:t>1.8</w:t>
              </w:r>
              <w:r w:rsidRPr="00D3325E">
                <w:rPr>
                  <w:rFonts w:ascii="Arial" w:eastAsia="Times New Roman" w:hAnsi="Arial" w:cs="Frutiger 45 Light"/>
                  <w:sz w:val="18"/>
                  <w:szCs w:val="18"/>
                </w:rPr>
                <w:tab/>
                <w:t>harvesting of natural forests, plantation development, or reforestation?</w:t>
              </w:r>
            </w:ins>
          </w:p>
        </w:tc>
        <w:tc>
          <w:tcPr>
            <w:tcW w:w="900" w:type="dxa"/>
            <w:tcBorders>
              <w:bottom w:val="single" w:sz="4" w:space="0" w:color="auto"/>
            </w:tcBorders>
            <w:shd w:val="clear" w:color="auto" w:fill="auto"/>
          </w:tcPr>
          <w:p w14:paraId="2872A0BC" w14:textId="77777777" w:rsidR="00D3325E" w:rsidRPr="00D3325E" w:rsidRDefault="00D3325E" w:rsidP="00D3325E">
            <w:pPr>
              <w:spacing w:line="240" w:lineRule="auto"/>
              <w:rPr>
                <w:ins w:id="1662" w:author="Phatthamon Jantalae" w:date="2022-06-16T17:02:00Z"/>
                <w:rFonts w:ascii="Arial" w:eastAsia="Times New Roman" w:hAnsi="Arial" w:cs="Frutiger 45 Light"/>
                <w:sz w:val="18"/>
                <w:szCs w:val="18"/>
              </w:rPr>
            </w:pPr>
            <w:ins w:id="1663"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697D860B" w14:textId="77777777" w:rsidTr="00B61ED7">
        <w:trPr>
          <w:ins w:id="1664" w:author="Phatthamon Jantalae" w:date="2022-06-16T17:02:00Z"/>
        </w:trPr>
        <w:tc>
          <w:tcPr>
            <w:tcW w:w="8635" w:type="dxa"/>
            <w:tcBorders>
              <w:bottom w:val="single" w:sz="4" w:space="0" w:color="auto"/>
            </w:tcBorders>
            <w:shd w:val="clear" w:color="auto" w:fill="auto"/>
          </w:tcPr>
          <w:p w14:paraId="4DC40F03" w14:textId="77777777" w:rsidR="00D3325E" w:rsidRPr="00D3325E" w:rsidRDefault="00D3325E" w:rsidP="00D3325E">
            <w:pPr>
              <w:tabs>
                <w:tab w:val="left" w:pos="900"/>
              </w:tabs>
              <w:spacing w:before="60" w:after="60" w:line="240" w:lineRule="auto"/>
              <w:ind w:left="567" w:hanging="567"/>
              <w:rPr>
                <w:ins w:id="1665" w:author="Phatthamon Jantalae" w:date="2022-06-16T17:02:00Z"/>
                <w:rFonts w:ascii="Arial" w:eastAsia="Times New Roman" w:hAnsi="Arial" w:cs="Frutiger 45 Light"/>
                <w:sz w:val="18"/>
                <w:szCs w:val="18"/>
              </w:rPr>
            </w:pPr>
            <w:ins w:id="1666" w:author="Phatthamon Jantalae" w:date="2022-06-16T17:02:00Z">
              <w:r w:rsidRPr="00D3325E">
                <w:rPr>
                  <w:rFonts w:ascii="Arial" w:eastAsia="Times New Roman" w:hAnsi="Arial" w:cs="Frutiger 45 Light"/>
                  <w:sz w:val="18"/>
                  <w:szCs w:val="18"/>
                </w:rPr>
                <w:t>1.9</w:t>
              </w:r>
              <w:r w:rsidRPr="00D3325E">
                <w:rPr>
                  <w:rFonts w:ascii="Arial" w:eastAsia="Times New Roman" w:hAnsi="Arial" w:cs="Frutiger 45 Light"/>
                  <w:sz w:val="18"/>
                  <w:szCs w:val="18"/>
                </w:rPr>
                <w:tab/>
                <w:t xml:space="preserve">significant agricultural production? </w:t>
              </w:r>
            </w:ins>
          </w:p>
        </w:tc>
        <w:tc>
          <w:tcPr>
            <w:tcW w:w="900" w:type="dxa"/>
            <w:tcBorders>
              <w:bottom w:val="single" w:sz="4" w:space="0" w:color="auto"/>
            </w:tcBorders>
            <w:shd w:val="clear" w:color="auto" w:fill="auto"/>
          </w:tcPr>
          <w:p w14:paraId="7580CE76" w14:textId="77777777" w:rsidR="00D3325E" w:rsidRPr="00D3325E" w:rsidRDefault="00D3325E" w:rsidP="00D3325E">
            <w:pPr>
              <w:spacing w:line="240" w:lineRule="auto"/>
              <w:rPr>
                <w:ins w:id="1667" w:author="Phatthamon Jantalae" w:date="2022-06-16T17:02:00Z"/>
                <w:rFonts w:ascii="Arial" w:eastAsia="Times New Roman" w:hAnsi="Arial" w:cs="Frutiger 45 Light"/>
                <w:sz w:val="18"/>
                <w:szCs w:val="18"/>
              </w:rPr>
            </w:pPr>
            <w:ins w:id="1668"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264CF797" w14:textId="77777777" w:rsidTr="00B61ED7">
        <w:trPr>
          <w:ins w:id="1669" w:author="Phatthamon Jantalae" w:date="2022-06-16T17:02:00Z"/>
        </w:trPr>
        <w:tc>
          <w:tcPr>
            <w:tcW w:w="8635" w:type="dxa"/>
            <w:tcBorders>
              <w:bottom w:val="single" w:sz="4" w:space="0" w:color="auto"/>
            </w:tcBorders>
            <w:shd w:val="clear" w:color="auto" w:fill="auto"/>
          </w:tcPr>
          <w:p w14:paraId="0F8C3388" w14:textId="77777777" w:rsidR="00D3325E" w:rsidRPr="00D3325E" w:rsidRDefault="00D3325E" w:rsidP="00D3325E">
            <w:pPr>
              <w:tabs>
                <w:tab w:val="left" w:pos="900"/>
              </w:tabs>
              <w:spacing w:before="60" w:after="60" w:line="240" w:lineRule="auto"/>
              <w:ind w:left="567" w:hanging="567"/>
              <w:rPr>
                <w:ins w:id="1670" w:author="Phatthamon Jantalae" w:date="2022-06-16T17:02:00Z"/>
                <w:rFonts w:ascii="Arial" w:eastAsia="Times New Roman" w:hAnsi="Arial" w:cs="Frutiger 45 Light"/>
                <w:sz w:val="18"/>
                <w:szCs w:val="18"/>
              </w:rPr>
            </w:pPr>
            <w:ins w:id="1671" w:author="Phatthamon Jantalae" w:date="2022-06-16T17:02:00Z">
              <w:r w:rsidRPr="00D3325E">
                <w:rPr>
                  <w:rFonts w:ascii="Arial" w:eastAsia="Times New Roman" w:hAnsi="Arial" w:cs="Frutiger 45 Light"/>
                  <w:sz w:val="18"/>
                  <w:szCs w:val="18"/>
                </w:rPr>
                <w:t>1.10</w:t>
              </w:r>
              <w:r w:rsidRPr="00D3325E">
                <w:rPr>
                  <w:rFonts w:ascii="Arial" w:eastAsia="Times New Roman" w:hAnsi="Arial" w:cs="Frutiger 45 Light"/>
                  <w:sz w:val="18"/>
                  <w:szCs w:val="18"/>
                </w:rPr>
                <w:tab/>
                <w:t>animal husbandry or harvesting of fish populations or other aquatic species?</w:t>
              </w:r>
            </w:ins>
          </w:p>
        </w:tc>
        <w:tc>
          <w:tcPr>
            <w:tcW w:w="900" w:type="dxa"/>
            <w:tcBorders>
              <w:bottom w:val="single" w:sz="4" w:space="0" w:color="auto"/>
            </w:tcBorders>
            <w:shd w:val="clear" w:color="auto" w:fill="auto"/>
          </w:tcPr>
          <w:p w14:paraId="10A1B297" w14:textId="77777777" w:rsidR="00D3325E" w:rsidRPr="00D3325E" w:rsidRDefault="00D3325E" w:rsidP="00D3325E">
            <w:pPr>
              <w:spacing w:line="240" w:lineRule="auto"/>
              <w:rPr>
                <w:ins w:id="1672" w:author="Phatthamon Jantalae" w:date="2022-06-16T17:02:00Z"/>
                <w:rFonts w:ascii="Arial" w:eastAsia="Times New Roman" w:hAnsi="Arial" w:cs="Frutiger 45 Light"/>
                <w:sz w:val="18"/>
                <w:szCs w:val="18"/>
              </w:rPr>
            </w:pPr>
            <w:ins w:id="1673"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781B4DC0" w14:textId="77777777" w:rsidTr="00B61ED7">
        <w:trPr>
          <w:ins w:id="1674" w:author="Phatthamon Jantalae" w:date="2022-06-16T17:02:00Z"/>
        </w:trPr>
        <w:tc>
          <w:tcPr>
            <w:tcW w:w="8635" w:type="dxa"/>
            <w:tcBorders>
              <w:bottom w:val="single" w:sz="4" w:space="0" w:color="auto"/>
            </w:tcBorders>
            <w:shd w:val="clear" w:color="auto" w:fill="auto"/>
          </w:tcPr>
          <w:p w14:paraId="71C32030" w14:textId="77777777" w:rsidR="00D3325E" w:rsidRPr="00D3325E" w:rsidRDefault="00D3325E" w:rsidP="00D3325E">
            <w:pPr>
              <w:tabs>
                <w:tab w:val="left" w:pos="900"/>
              </w:tabs>
              <w:spacing w:before="60" w:after="60" w:line="240" w:lineRule="auto"/>
              <w:ind w:left="567" w:hanging="567"/>
              <w:rPr>
                <w:ins w:id="1675" w:author="Phatthamon Jantalae" w:date="2022-06-16T17:02:00Z"/>
                <w:rFonts w:ascii="Arial" w:eastAsia="Times New Roman" w:hAnsi="Arial" w:cs="Frutiger 45 Light"/>
                <w:sz w:val="18"/>
                <w:szCs w:val="18"/>
              </w:rPr>
            </w:pPr>
            <w:ins w:id="1676" w:author="Phatthamon Jantalae" w:date="2022-06-16T17:02:00Z">
              <w:r w:rsidRPr="00D3325E">
                <w:rPr>
                  <w:rFonts w:ascii="Arial" w:eastAsia="Times New Roman" w:hAnsi="Arial" w:cs="Frutiger 45 Light"/>
                  <w:sz w:val="18"/>
                  <w:szCs w:val="18"/>
                </w:rPr>
                <w:t xml:space="preserve">1.11 </w:t>
              </w:r>
              <w:r w:rsidRPr="00D3325E">
                <w:rPr>
                  <w:rFonts w:ascii="Arial" w:eastAsia="Times New Roman" w:hAnsi="Arial" w:cs="Frutiger 45 Light"/>
                  <w:sz w:val="18"/>
                  <w:szCs w:val="18"/>
                </w:rPr>
                <w:tab/>
                <w:t>significant extraction, diversion or containment of surface or ground water?</w:t>
              </w:r>
            </w:ins>
          </w:p>
          <w:p w14:paraId="65B6C473" w14:textId="77777777" w:rsidR="00D3325E" w:rsidRPr="00D3325E" w:rsidRDefault="00D3325E" w:rsidP="00D3325E">
            <w:pPr>
              <w:tabs>
                <w:tab w:val="left" w:pos="900"/>
              </w:tabs>
              <w:spacing w:before="60" w:after="60" w:line="240" w:lineRule="auto"/>
              <w:ind w:left="567" w:hanging="567"/>
              <w:rPr>
                <w:ins w:id="1677" w:author="Phatthamon Jantalae" w:date="2022-06-16T17:02:00Z"/>
                <w:rFonts w:ascii="Arial" w:eastAsia="Times New Roman" w:hAnsi="Arial" w:cs="Frutiger 45 Light"/>
                <w:sz w:val="18"/>
                <w:szCs w:val="18"/>
              </w:rPr>
            </w:pPr>
            <w:ins w:id="1678" w:author="Phatthamon Jantalae" w:date="2022-06-16T17:02:00Z">
              <w:r w:rsidRPr="00D3325E">
                <w:rPr>
                  <w:rFonts w:ascii="Arial" w:eastAsia="Times New Roman" w:hAnsi="Arial" w:cs="Frutiger 45 Light"/>
                  <w:sz w:val="18"/>
                  <w:szCs w:val="18"/>
                </w:rPr>
                <w:tab/>
                <w:t>For example, construction of dams, reservoirs, river basin developments, groundwater extraction</w:t>
              </w:r>
            </w:ins>
          </w:p>
        </w:tc>
        <w:tc>
          <w:tcPr>
            <w:tcW w:w="900" w:type="dxa"/>
            <w:tcBorders>
              <w:bottom w:val="single" w:sz="4" w:space="0" w:color="auto"/>
            </w:tcBorders>
            <w:shd w:val="clear" w:color="auto" w:fill="auto"/>
          </w:tcPr>
          <w:p w14:paraId="2F9B6916" w14:textId="77777777" w:rsidR="00D3325E" w:rsidRPr="00D3325E" w:rsidRDefault="00D3325E" w:rsidP="00D3325E">
            <w:pPr>
              <w:spacing w:line="240" w:lineRule="auto"/>
              <w:rPr>
                <w:ins w:id="1679" w:author="Phatthamon Jantalae" w:date="2022-06-16T17:02:00Z"/>
                <w:rFonts w:ascii="Arial" w:eastAsia="Times New Roman" w:hAnsi="Arial" w:cs="Frutiger 45 Light"/>
                <w:sz w:val="18"/>
                <w:szCs w:val="18"/>
              </w:rPr>
            </w:pPr>
            <w:ins w:id="1680" w:author="Phatthamon Jantalae" w:date="2022-06-16T17:02:00Z">
              <w:r w:rsidRPr="00D3325E">
                <w:rPr>
                  <w:rFonts w:ascii="Arial" w:eastAsia="Times New Roman" w:hAnsi="Arial" w:cs="Frutiger 45 Light" w:hint="eastAsia"/>
                  <w:sz w:val="18"/>
                  <w:szCs w:val="18"/>
                </w:rPr>
                <w:t>Yes</w:t>
              </w:r>
            </w:ins>
          </w:p>
        </w:tc>
      </w:tr>
      <w:tr w:rsidR="00D3325E" w:rsidRPr="008C6E4C" w14:paraId="2B5E318A" w14:textId="77777777" w:rsidTr="00B61ED7">
        <w:trPr>
          <w:ins w:id="1681" w:author="Phatthamon Jantalae" w:date="2022-06-16T17:02:00Z"/>
        </w:trPr>
        <w:tc>
          <w:tcPr>
            <w:tcW w:w="8635" w:type="dxa"/>
            <w:tcBorders>
              <w:bottom w:val="single" w:sz="4" w:space="0" w:color="auto"/>
            </w:tcBorders>
            <w:shd w:val="clear" w:color="auto" w:fill="auto"/>
          </w:tcPr>
          <w:p w14:paraId="4A82BA02" w14:textId="77777777" w:rsidR="00D3325E" w:rsidRPr="00D3325E" w:rsidRDefault="00D3325E" w:rsidP="00D3325E">
            <w:pPr>
              <w:tabs>
                <w:tab w:val="left" w:pos="900"/>
              </w:tabs>
              <w:spacing w:before="60" w:after="60" w:line="240" w:lineRule="auto"/>
              <w:ind w:left="567" w:hanging="567"/>
              <w:rPr>
                <w:ins w:id="1682" w:author="Phatthamon Jantalae" w:date="2022-06-16T17:02:00Z"/>
                <w:rFonts w:ascii="Arial" w:eastAsia="Times New Roman" w:hAnsi="Arial" w:cs="Frutiger 45 Light"/>
                <w:sz w:val="18"/>
                <w:szCs w:val="18"/>
              </w:rPr>
            </w:pPr>
            <w:ins w:id="1683" w:author="Phatthamon Jantalae" w:date="2022-06-16T17:02:00Z">
              <w:r w:rsidRPr="00D3325E">
                <w:rPr>
                  <w:rFonts w:ascii="Arial" w:eastAsia="Times New Roman" w:hAnsi="Arial" w:cs="Frutiger 45 Light"/>
                  <w:sz w:val="18"/>
                  <w:szCs w:val="18"/>
                </w:rPr>
                <w:t>1.12</w:t>
              </w:r>
              <w:r w:rsidRPr="00D3325E">
                <w:rPr>
                  <w:rFonts w:ascii="Arial" w:eastAsia="Times New Roman" w:hAnsi="Arial" w:cs="Frutiger 45 Light"/>
                  <w:sz w:val="18"/>
                  <w:szCs w:val="18"/>
                </w:rPr>
                <w:tab/>
                <w:t>handling or utilization of genetically modified organisms/living modified organisms?</w:t>
              </w:r>
              <w:r w:rsidRPr="00D3325E">
                <w:rPr>
                  <w:rFonts w:cs="Frutiger 45 Light"/>
                  <w:szCs w:val="18"/>
                </w:rPr>
                <w:footnoteReference w:id="19"/>
              </w:r>
            </w:ins>
          </w:p>
        </w:tc>
        <w:tc>
          <w:tcPr>
            <w:tcW w:w="900" w:type="dxa"/>
            <w:tcBorders>
              <w:bottom w:val="single" w:sz="4" w:space="0" w:color="auto"/>
            </w:tcBorders>
            <w:shd w:val="clear" w:color="auto" w:fill="auto"/>
          </w:tcPr>
          <w:p w14:paraId="1426B0ED" w14:textId="77777777" w:rsidR="00D3325E" w:rsidRPr="00D3325E" w:rsidRDefault="00D3325E" w:rsidP="00D3325E">
            <w:pPr>
              <w:tabs>
                <w:tab w:val="left" w:pos="585"/>
              </w:tabs>
              <w:spacing w:before="60" w:after="60" w:line="240" w:lineRule="auto"/>
              <w:ind w:left="567" w:hanging="567"/>
              <w:rPr>
                <w:ins w:id="1686" w:author="Phatthamon Jantalae" w:date="2022-06-16T17:02:00Z"/>
                <w:rFonts w:ascii="Arial" w:eastAsia="Times New Roman" w:hAnsi="Arial" w:cs="Frutiger 45 Light"/>
                <w:sz w:val="18"/>
                <w:szCs w:val="18"/>
              </w:rPr>
            </w:pPr>
            <w:ins w:id="1687"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76BD8470" w14:textId="77777777" w:rsidTr="00B61ED7">
        <w:trPr>
          <w:ins w:id="1688" w:author="Phatthamon Jantalae" w:date="2022-06-16T17:02:00Z"/>
        </w:trPr>
        <w:tc>
          <w:tcPr>
            <w:tcW w:w="8635" w:type="dxa"/>
            <w:tcBorders>
              <w:bottom w:val="single" w:sz="4" w:space="0" w:color="auto"/>
            </w:tcBorders>
            <w:shd w:val="clear" w:color="auto" w:fill="auto"/>
          </w:tcPr>
          <w:p w14:paraId="579F52DF" w14:textId="77777777" w:rsidR="00D3325E" w:rsidRPr="00D3325E" w:rsidRDefault="00D3325E" w:rsidP="00D3325E">
            <w:pPr>
              <w:tabs>
                <w:tab w:val="left" w:pos="900"/>
              </w:tabs>
              <w:spacing w:before="60" w:after="60" w:line="240" w:lineRule="auto"/>
              <w:ind w:left="567" w:hanging="567"/>
              <w:rPr>
                <w:ins w:id="1689" w:author="Phatthamon Jantalae" w:date="2022-06-16T17:02:00Z"/>
                <w:rFonts w:ascii="Arial" w:eastAsia="Times New Roman" w:hAnsi="Arial" w:cs="Frutiger 45 Light"/>
                <w:sz w:val="18"/>
                <w:szCs w:val="18"/>
              </w:rPr>
            </w:pPr>
            <w:ins w:id="1690" w:author="Phatthamon Jantalae" w:date="2022-06-16T17:02:00Z">
              <w:r w:rsidRPr="00D3325E">
                <w:rPr>
                  <w:rFonts w:ascii="Arial" w:eastAsia="Times New Roman" w:hAnsi="Arial" w:cs="Frutiger 45 Light"/>
                  <w:sz w:val="18"/>
                  <w:szCs w:val="18"/>
                </w:rPr>
                <w:t>1.13</w:t>
              </w:r>
              <w:r w:rsidRPr="00D3325E">
                <w:rPr>
                  <w:rFonts w:ascii="Arial" w:eastAsia="Times New Roman" w:hAnsi="Arial" w:cs="Frutiger 45 Light"/>
                  <w:sz w:val="18"/>
                  <w:szCs w:val="18"/>
                </w:rPr>
                <w:tab/>
                <w:t>utilization of genetic resources? (</w:t>
              </w:r>
              <w:proofErr w:type="gramStart"/>
              <w:r w:rsidRPr="00D3325E">
                <w:rPr>
                  <w:rFonts w:ascii="Arial" w:eastAsia="Times New Roman" w:hAnsi="Arial" w:cs="Frutiger 45 Light"/>
                  <w:sz w:val="18"/>
                  <w:szCs w:val="18"/>
                </w:rPr>
                <w:t>e.g.</w:t>
              </w:r>
              <w:proofErr w:type="gramEnd"/>
              <w:r w:rsidRPr="00D3325E">
                <w:rPr>
                  <w:rFonts w:ascii="Arial" w:eastAsia="Times New Roman" w:hAnsi="Arial" w:cs="Frutiger 45 Light"/>
                  <w:sz w:val="18"/>
                  <w:szCs w:val="18"/>
                </w:rPr>
                <w:t xml:space="preserve"> collection and/or harvesting, commercial development)</w:t>
              </w:r>
              <w:r w:rsidRPr="00D3325E">
                <w:rPr>
                  <w:rFonts w:cs="Frutiger 45 Light"/>
                  <w:szCs w:val="18"/>
                </w:rPr>
                <w:footnoteReference w:id="20"/>
              </w:r>
              <w:r w:rsidRPr="00D3325E">
                <w:rPr>
                  <w:rFonts w:ascii="Arial" w:eastAsia="Times New Roman" w:hAnsi="Arial" w:cs="Frutiger 45 Light"/>
                  <w:sz w:val="18"/>
                  <w:szCs w:val="18"/>
                </w:rPr>
                <w:t xml:space="preserve"> </w:t>
              </w:r>
            </w:ins>
          </w:p>
        </w:tc>
        <w:tc>
          <w:tcPr>
            <w:tcW w:w="900" w:type="dxa"/>
            <w:tcBorders>
              <w:bottom w:val="single" w:sz="4" w:space="0" w:color="auto"/>
            </w:tcBorders>
            <w:shd w:val="clear" w:color="auto" w:fill="auto"/>
          </w:tcPr>
          <w:p w14:paraId="163B29C1" w14:textId="77777777" w:rsidR="00D3325E" w:rsidRPr="00D3325E" w:rsidRDefault="00D3325E" w:rsidP="00D3325E">
            <w:pPr>
              <w:tabs>
                <w:tab w:val="left" w:pos="585"/>
              </w:tabs>
              <w:spacing w:before="60" w:after="60" w:line="240" w:lineRule="auto"/>
              <w:ind w:left="567" w:hanging="567"/>
              <w:rPr>
                <w:ins w:id="1693" w:author="Phatthamon Jantalae" w:date="2022-06-16T17:02:00Z"/>
                <w:rFonts w:ascii="Arial" w:eastAsia="Times New Roman" w:hAnsi="Arial" w:cs="Frutiger 45 Light"/>
                <w:sz w:val="18"/>
                <w:szCs w:val="18"/>
              </w:rPr>
            </w:pPr>
            <w:ins w:id="1694"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0D532A26" w14:textId="77777777" w:rsidTr="00B61ED7">
        <w:trPr>
          <w:ins w:id="1695" w:author="Phatthamon Jantalae" w:date="2022-06-16T17:02:00Z"/>
        </w:trPr>
        <w:tc>
          <w:tcPr>
            <w:tcW w:w="8635" w:type="dxa"/>
            <w:tcBorders>
              <w:bottom w:val="single" w:sz="4" w:space="0" w:color="auto"/>
            </w:tcBorders>
            <w:shd w:val="clear" w:color="auto" w:fill="auto"/>
          </w:tcPr>
          <w:p w14:paraId="5F8EA6C9" w14:textId="77777777" w:rsidR="00D3325E" w:rsidRPr="00D3325E" w:rsidRDefault="00D3325E" w:rsidP="00D3325E">
            <w:pPr>
              <w:tabs>
                <w:tab w:val="left" w:pos="900"/>
              </w:tabs>
              <w:spacing w:before="60" w:after="60" w:line="240" w:lineRule="auto"/>
              <w:ind w:left="567" w:hanging="567"/>
              <w:rPr>
                <w:ins w:id="1696" w:author="Phatthamon Jantalae" w:date="2022-06-16T17:02:00Z"/>
                <w:rFonts w:ascii="Arial" w:eastAsia="Times New Roman" w:hAnsi="Arial" w:cs="Frutiger 45 Light"/>
                <w:sz w:val="18"/>
                <w:szCs w:val="18"/>
              </w:rPr>
            </w:pPr>
            <w:ins w:id="1697" w:author="Phatthamon Jantalae" w:date="2022-06-16T17:02:00Z">
              <w:r w:rsidRPr="00D3325E">
                <w:rPr>
                  <w:rFonts w:ascii="Arial" w:eastAsia="Times New Roman" w:hAnsi="Arial" w:cs="Frutiger 45 Light"/>
                  <w:sz w:val="18"/>
                  <w:szCs w:val="18"/>
                </w:rPr>
                <w:t>1.14</w:t>
              </w:r>
              <w:r w:rsidRPr="00D3325E">
                <w:rPr>
                  <w:rFonts w:ascii="Arial" w:eastAsia="Times New Roman" w:hAnsi="Arial" w:cs="Frutiger 45 Light"/>
                  <w:sz w:val="18"/>
                  <w:szCs w:val="18"/>
                </w:rPr>
                <w:tab/>
                <w:t>adverse transboundary or global environmental concerns?</w:t>
              </w:r>
            </w:ins>
          </w:p>
        </w:tc>
        <w:tc>
          <w:tcPr>
            <w:tcW w:w="900" w:type="dxa"/>
            <w:tcBorders>
              <w:bottom w:val="single" w:sz="4" w:space="0" w:color="auto"/>
            </w:tcBorders>
            <w:shd w:val="clear" w:color="auto" w:fill="auto"/>
          </w:tcPr>
          <w:p w14:paraId="7EA14EA6" w14:textId="77777777" w:rsidR="00D3325E" w:rsidRPr="00D3325E" w:rsidRDefault="00D3325E" w:rsidP="00D3325E">
            <w:pPr>
              <w:tabs>
                <w:tab w:val="left" w:pos="585"/>
              </w:tabs>
              <w:spacing w:before="60" w:after="60" w:line="240" w:lineRule="auto"/>
              <w:ind w:left="567" w:hanging="567"/>
              <w:rPr>
                <w:ins w:id="1698" w:author="Phatthamon Jantalae" w:date="2022-06-16T17:02:00Z"/>
                <w:rFonts w:ascii="Arial" w:eastAsia="Times New Roman" w:hAnsi="Arial" w:cs="Frutiger 45 Light"/>
                <w:sz w:val="18"/>
                <w:szCs w:val="18"/>
              </w:rPr>
            </w:pPr>
            <w:ins w:id="1699" w:author="Phatthamon Jantalae" w:date="2022-06-16T17:02:00Z">
              <w:r w:rsidRPr="00D3325E">
                <w:rPr>
                  <w:rFonts w:ascii="Arial" w:eastAsia="Times New Roman" w:hAnsi="Arial" w:cs="Frutiger 45 Light"/>
                  <w:sz w:val="18"/>
                  <w:szCs w:val="18"/>
                </w:rPr>
                <w:t xml:space="preserve">Yes </w:t>
              </w:r>
            </w:ins>
          </w:p>
        </w:tc>
      </w:tr>
      <w:tr w:rsidR="00D3325E" w:rsidRPr="008C6E4C" w14:paraId="5CE5FE76" w14:textId="77777777" w:rsidTr="00B61ED7">
        <w:trPr>
          <w:trHeight w:val="530"/>
          <w:ins w:id="1700" w:author="Phatthamon Jantalae" w:date="2022-06-16T17:02:00Z"/>
        </w:trPr>
        <w:tc>
          <w:tcPr>
            <w:tcW w:w="8635" w:type="dxa"/>
            <w:tcBorders>
              <w:bottom w:val="single" w:sz="4" w:space="0" w:color="auto"/>
            </w:tcBorders>
            <w:shd w:val="clear" w:color="auto" w:fill="DBE5F1"/>
            <w:vAlign w:val="center"/>
          </w:tcPr>
          <w:p w14:paraId="4A84A063" w14:textId="77777777" w:rsidR="00D3325E" w:rsidRPr="008C6E4C" w:rsidRDefault="00D3325E" w:rsidP="00D3325E">
            <w:pPr>
              <w:tabs>
                <w:tab w:val="left" w:pos="555"/>
              </w:tabs>
              <w:spacing w:before="120" w:after="120" w:line="240" w:lineRule="auto"/>
              <w:rPr>
                <w:ins w:id="1701" w:author="Phatthamon Jantalae" w:date="2022-06-16T17:02:00Z"/>
                <w:rFonts w:eastAsia="Times New Roman"/>
                <w:b/>
              </w:rPr>
            </w:pPr>
            <w:ins w:id="1702" w:author="Phatthamon Jantalae" w:date="2022-06-16T17:02:00Z">
              <w:r w:rsidRPr="00D3325E">
                <w:rPr>
                  <w:rFonts w:ascii="Arial" w:eastAsia="Times New Roman" w:hAnsi="Arial" w:cs="Frutiger 45 Light"/>
                  <w:b/>
                  <w:sz w:val="18"/>
                  <w:szCs w:val="18"/>
                </w:rPr>
                <w:lastRenderedPageBreak/>
                <w:t>Standard 2: Climate Change and Disaster Risks</w:t>
              </w:r>
            </w:ins>
          </w:p>
        </w:tc>
        <w:tc>
          <w:tcPr>
            <w:tcW w:w="900" w:type="dxa"/>
            <w:tcBorders>
              <w:bottom w:val="single" w:sz="4" w:space="0" w:color="auto"/>
            </w:tcBorders>
            <w:shd w:val="clear" w:color="auto" w:fill="DBE5F1"/>
          </w:tcPr>
          <w:p w14:paraId="5D09D2BA" w14:textId="77777777" w:rsidR="00D3325E" w:rsidRPr="008C6E4C" w:rsidRDefault="00D3325E" w:rsidP="00B61ED7">
            <w:pPr>
              <w:tabs>
                <w:tab w:val="left" w:pos="585"/>
              </w:tabs>
              <w:spacing w:before="60" w:after="60"/>
              <w:ind w:left="567" w:hanging="567"/>
              <w:rPr>
                <w:ins w:id="1703" w:author="Phatthamon Jantalae" w:date="2022-06-16T17:02:00Z"/>
                <w:rFonts w:eastAsia="Times New Roman"/>
              </w:rPr>
            </w:pPr>
          </w:p>
        </w:tc>
      </w:tr>
      <w:tr w:rsidR="00D3325E" w:rsidRPr="008C6E4C" w14:paraId="3B33A758" w14:textId="77777777" w:rsidTr="00B61ED7">
        <w:trPr>
          <w:ins w:id="1704" w:author="Phatthamon Jantalae" w:date="2022-06-16T17:02:00Z"/>
        </w:trPr>
        <w:tc>
          <w:tcPr>
            <w:tcW w:w="8635" w:type="dxa"/>
            <w:tcBorders>
              <w:bottom w:val="single" w:sz="4" w:space="0" w:color="auto"/>
            </w:tcBorders>
            <w:shd w:val="clear" w:color="auto" w:fill="auto"/>
          </w:tcPr>
          <w:p w14:paraId="7E5FED59" w14:textId="77777777" w:rsidR="00D3325E" w:rsidRPr="00D3325E" w:rsidRDefault="00D3325E" w:rsidP="00D3325E">
            <w:pPr>
              <w:tabs>
                <w:tab w:val="left" w:pos="585"/>
              </w:tabs>
              <w:spacing w:before="60" w:after="60" w:line="240" w:lineRule="auto"/>
              <w:ind w:left="567" w:hanging="567"/>
              <w:rPr>
                <w:ins w:id="1705" w:author="Phatthamon Jantalae" w:date="2022-06-16T17:02:00Z"/>
                <w:rFonts w:ascii="Arial" w:eastAsia="Times New Roman" w:hAnsi="Arial" w:cs="Frutiger 45 Light"/>
                <w:sz w:val="18"/>
                <w:szCs w:val="18"/>
              </w:rPr>
            </w:pPr>
            <w:ins w:id="1706" w:author="Phatthamon Jantalae" w:date="2022-06-16T17:02:00Z">
              <w:r w:rsidRPr="00D3325E">
                <w:rPr>
                  <w:rFonts w:ascii="Arial" w:eastAsia="Times New Roman" w:hAnsi="Arial" w:cs="Frutiger 45 Light"/>
                  <w:sz w:val="18"/>
                  <w:szCs w:val="18"/>
                </w:rPr>
                <w:t xml:space="preserve">Would the project potentially involve or lead </w:t>
              </w:r>
              <w:proofErr w:type="gramStart"/>
              <w:r w:rsidRPr="00D3325E">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41217288" w14:textId="77777777" w:rsidR="00D3325E" w:rsidRPr="008C6E4C" w:rsidRDefault="00D3325E" w:rsidP="00B61ED7">
            <w:pPr>
              <w:tabs>
                <w:tab w:val="left" w:pos="585"/>
              </w:tabs>
              <w:spacing w:before="60" w:after="60"/>
              <w:ind w:left="567" w:hanging="567"/>
              <w:rPr>
                <w:ins w:id="1707" w:author="Phatthamon Jantalae" w:date="2022-06-16T17:02:00Z"/>
                <w:rFonts w:eastAsia="Times New Roman"/>
              </w:rPr>
            </w:pPr>
          </w:p>
        </w:tc>
      </w:tr>
      <w:tr w:rsidR="00D3325E" w:rsidRPr="00350ADD" w14:paraId="5A8E7382" w14:textId="77777777" w:rsidTr="00B61ED7">
        <w:trPr>
          <w:ins w:id="1708" w:author="Phatthamon Jantalae" w:date="2022-06-16T17:02:00Z"/>
        </w:trPr>
        <w:tc>
          <w:tcPr>
            <w:tcW w:w="8635" w:type="dxa"/>
            <w:tcBorders>
              <w:bottom w:val="single" w:sz="4" w:space="0" w:color="auto"/>
            </w:tcBorders>
            <w:shd w:val="clear" w:color="auto" w:fill="auto"/>
          </w:tcPr>
          <w:p w14:paraId="47A7AFF0" w14:textId="77777777" w:rsidR="00D3325E" w:rsidRPr="00D3325E" w:rsidRDefault="00D3325E" w:rsidP="00D3325E">
            <w:pPr>
              <w:tabs>
                <w:tab w:val="left" w:pos="585"/>
              </w:tabs>
              <w:spacing w:before="60" w:after="60" w:line="240" w:lineRule="auto"/>
              <w:ind w:left="567" w:hanging="567"/>
              <w:rPr>
                <w:ins w:id="1709" w:author="Phatthamon Jantalae" w:date="2022-06-16T17:02:00Z"/>
                <w:rFonts w:ascii="Arial" w:eastAsia="Times New Roman" w:hAnsi="Arial" w:cs="Frutiger 45 Light"/>
                <w:sz w:val="18"/>
                <w:szCs w:val="18"/>
              </w:rPr>
            </w:pPr>
            <w:ins w:id="1710" w:author="Phatthamon Jantalae" w:date="2022-06-16T17:02:00Z">
              <w:r w:rsidRPr="00D3325E">
                <w:rPr>
                  <w:rFonts w:ascii="Arial" w:eastAsia="Times New Roman" w:hAnsi="Arial" w:cs="Frutiger 45 Light"/>
                  <w:sz w:val="18"/>
                  <w:szCs w:val="18"/>
                </w:rPr>
                <w:t>2.1</w:t>
              </w:r>
              <w:r w:rsidRPr="00D3325E">
                <w:rPr>
                  <w:rFonts w:ascii="Arial" w:eastAsia="Times New Roman" w:hAnsi="Arial" w:cs="Frutiger 45 Light"/>
                  <w:sz w:val="18"/>
                  <w:szCs w:val="18"/>
                </w:rPr>
                <w:tab/>
                <w:t xml:space="preserve">areas subject to hazards such as earthquakes, floods, landslides, severe winds, storm surges, </w:t>
              </w:r>
              <w:proofErr w:type="gramStart"/>
              <w:r w:rsidRPr="00D3325E">
                <w:rPr>
                  <w:rFonts w:ascii="Arial" w:eastAsia="Times New Roman" w:hAnsi="Arial" w:cs="Frutiger 45 Light"/>
                  <w:sz w:val="18"/>
                  <w:szCs w:val="18"/>
                </w:rPr>
                <w:t>tsunami</w:t>
              </w:r>
              <w:proofErr w:type="gramEnd"/>
              <w:r w:rsidRPr="00D3325E">
                <w:rPr>
                  <w:rFonts w:ascii="Arial" w:eastAsia="Times New Roman" w:hAnsi="Arial" w:cs="Frutiger 45 Light"/>
                  <w:sz w:val="18"/>
                  <w:szCs w:val="18"/>
                </w:rPr>
                <w:t xml:space="preserve"> or volcanic eruptions?</w:t>
              </w:r>
            </w:ins>
          </w:p>
        </w:tc>
        <w:tc>
          <w:tcPr>
            <w:tcW w:w="900" w:type="dxa"/>
            <w:tcBorders>
              <w:bottom w:val="single" w:sz="4" w:space="0" w:color="auto"/>
            </w:tcBorders>
            <w:shd w:val="clear" w:color="auto" w:fill="auto"/>
          </w:tcPr>
          <w:p w14:paraId="07156348" w14:textId="77777777" w:rsidR="00D3325E" w:rsidRPr="00D3325E" w:rsidRDefault="00D3325E" w:rsidP="00D3325E">
            <w:pPr>
              <w:tabs>
                <w:tab w:val="left" w:pos="585"/>
              </w:tabs>
              <w:spacing w:before="60" w:after="60" w:line="240" w:lineRule="auto"/>
              <w:ind w:left="567" w:hanging="567"/>
              <w:rPr>
                <w:ins w:id="1711" w:author="Phatthamon Jantalae" w:date="2022-06-16T17:02:00Z"/>
                <w:rFonts w:ascii="Arial" w:eastAsia="Times New Roman" w:hAnsi="Arial" w:cs="Frutiger 45 Light"/>
                <w:sz w:val="18"/>
                <w:szCs w:val="18"/>
              </w:rPr>
            </w:pPr>
            <w:ins w:id="1712" w:author="Phatthamon Jantalae" w:date="2022-06-16T17:02:00Z">
              <w:r w:rsidRPr="00D3325E">
                <w:rPr>
                  <w:rFonts w:ascii="Arial" w:eastAsia="Times New Roman" w:hAnsi="Arial" w:cs="Frutiger 45 Light" w:hint="eastAsia"/>
                  <w:sz w:val="18"/>
                  <w:szCs w:val="18"/>
                </w:rPr>
                <w:t>N</w:t>
              </w:r>
              <w:r w:rsidRPr="00D3325E">
                <w:rPr>
                  <w:rFonts w:ascii="Arial" w:eastAsia="Times New Roman" w:hAnsi="Arial" w:cs="Frutiger 45 Light"/>
                  <w:sz w:val="18"/>
                  <w:szCs w:val="18"/>
                </w:rPr>
                <w:t>o</w:t>
              </w:r>
            </w:ins>
          </w:p>
        </w:tc>
      </w:tr>
      <w:tr w:rsidR="00D3325E" w:rsidRPr="008C6E4C" w14:paraId="1162166D" w14:textId="77777777" w:rsidTr="00B61ED7">
        <w:trPr>
          <w:ins w:id="1713" w:author="Phatthamon Jantalae" w:date="2022-06-16T17:02:00Z"/>
        </w:trPr>
        <w:tc>
          <w:tcPr>
            <w:tcW w:w="8635" w:type="dxa"/>
            <w:tcBorders>
              <w:bottom w:val="single" w:sz="4" w:space="0" w:color="auto"/>
            </w:tcBorders>
            <w:shd w:val="clear" w:color="auto" w:fill="auto"/>
          </w:tcPr>
          <w:p w14:paraId="25F21E77" w14:textId="77777777" w:rsidR="00D3325E" w:rsidRPr="00D3325E" w:rsidRDefault="00D3325E" w:rsidP="00D3325E">
            <w:pPr>
              <w:tabs>
                <w:tab w:val="left" w:pos="585"/>
              </w:tabs>
              <w:spacing w:before="60" w:after="60" w:line="240" w:lineRule="auto"/>
              <w:ind w:left="567" w:hanging="567"/>
              <w:rPr>
                <w:ins w:id="1714" w:author="Phatthamon Jantalae" w:date="2022-06-16T17:02:00Z"/>
                <w:rFonts w:ascii="Arial" w:eastAsia="Times New Roman" w:hAnsi="Arial" w:cs="Frutiger 45 Light"/>
                <w:sz w:val="18"/>
                <w:szCs w:val="18"/>
              </w:rPr>
            </w:pPr>
            <w:ins w:id="1715" w:author="Phatthamon Jantalae" w:date="2022-06-16T17:02:00Z">
              <w:r w:rsidRPr="00D3325E">
                <w:rPr>
                  <w:rFonts w:ascii="Arial" w:eastAsia="Times New Roman" w:hAnsi="Arial" w:cs="Frutiger 45 Light"/>
                  <w:sz w:val="18"/>
                  <w:szCs w:val="18"/>
                </w:rPr>
                <w:t>2.2</w:t>
              </w:r>
              <w:r w:rsidRPr="00D3325E">
                <w:rPr>
                  <w:rFonts w:ascii="Arial" w:eastAsia="Times New Roman" w:hAnsi="Arial" w:cs="Frutiger 45 Light"/>
                  <w:sz w:val="18"/>
                  <w:szCs w:val="18"/>
                </w:rPr>
                <w:tab/>
                <w:t xml:space="preserve">outputs and outcomes sensitive or vulnerable to potential impacts of climate change or disasters? </w:t>
              </w:r>
            </w:ins>
          </w:p>
          <w:p w14:paraId="548785B5" w14:textId="77777777" w:rsidR="00D3325E" w:rsidRPr="00D3325E" w:rsidRDefault="00D3325E" w:rsidP="00D3325E">
            <w:pPr>
              <w:tabs>
                <w:tab w:val="left" w:pos="585"/>
              </w:tabs>
              <w:spacing w:before="60" w:after="60" w:line="240" w:lineRule="auto"/>
              <w:ind w:left="567" w:hanging="567"/>
              <w:rPr>
                <w:ins w:id="1716" w:author="Phatthamon Jantalae" w:date="2022-06-16T17:02:00Z"/>
                <w:rFonts w:ascii="Arial" w:eastAsia="Times New Roman" w:hAnsi="Arial" w:cs="Frutiger 45 Light"/>
                <w:sz w:val="18"/>
                <w:szCs w:val="18"/>
              </w:rPr>
            </w:pPr>
            <w:ins w:id="1717" w:author="Phatthamon Jantalae" w:date="2022-06-16T17:02:00Z">
              <w:r w:rsidRPr="00D3325E">
                <w:rPr>
                  <w:rFonts w:ascii="Arial" w:eastAsia="Times New Roman" w:hAnsi="Arial" w:cs="Frutiger 45 Light"/>
                  <w:sz w:val="18"/>
                  <w:szCs w:val="18"/>
                </w:rPr>
                <w:tab/>
                <w:t>For example, through increased precipitation, drought, temperature, salinity, extreme events, earthquakes</w:t>
              </w:r>
            </w:ins>
          </w:p>
        </w:tc>
        <w:tc>
          <w:tcPr>
            <w:tcW w:w="900" w:type="dxa"/>
            <w:tcBorders>
              <w:bottom w:val="single" w:sz="4" w:space="0" w:color="auto"/>
            </w:tcBorders>
            <w:shd w:val="clear" w:color="auto" w:fill="auto"/>
          </w:tcPr>
          <w:p w14:paraId="6E215FB8" w14:textId="77777777" w:rsidR="00D3325E" w:rsidRPr="00D3325E" w:rsidRDefault="00D3325E" w:rsidP="00D3325E">
            <w:pPr>
              <w:tabs>
                <w:tab w:val="left" w:pos="585"/>
              </w:tabs>
              <w:spacing w:before="60" w:after="60" w:line="240" w:lineRule="auto"/>
              <w:ind w:left="567" w:hanging="567"/>
              <w:rPr>
                <w:ins w:id="1718" w:author="Phatthamon Jantalae" w:date="2022-06-16T17:02:00Z"/>
                <w:rFonts w:ascii="Arial" w:eastAsia="Times New Roman" w:hAnsi="Arial" w:cs="Frutiger 45 Light"/>
                <w:sz w:val="18"/>
                <w:szCs w:val="18"/>
              </w:rPr>
            </w:pPr>
            <w:ins w:id="1719" w:author="Phatthamon Jantalae" w:date="2022-06-16T17:02:00Z">
              <w:r w:rsidRPr="00D3325E">
                <w:rPr>
                  <w:rFonts w:ascii="Arial" w:eastAsia="Times New Roman" w:hAnsi="Arial" w:cs="Frutiger 45 Light" w:hint="eastAsia"/>
                  <w:sz w:val="18"/>
                  <w:szCs w:val="18"/>
                </w:rPr>
                <w:t>Y</w:t>
              </w:r>
              <w:r w:rsidRPr="00D3325E">
                <w:rPr>
                  <w:rFonts w:ascii="Arial" w:eastAsia="Times New Roman" w:hAnsi="Arial" w:cs="Frutiger 45 Light"/>
                  <w:sz w:val="18"/>
                  <w:szCs w:val="18"/>
                </w:rPr>
                <w:t>es</w:t>
              </w:r>
            </w:ins>
          </w:p>
        </w:tc>
      </w:tr>
      <w:tr w:rsidR="00D3325E" w:rsidRPr="008C6E4C" w14:paraId="50F11715" w14:textId="77777777" w:rsidTr="00B61ED7">
        <w:trPr>
          <w:ins w:id="1720" w:author="Phatthamon Jantalae" w:date="2022-06-16T17:02:00Z"/>
        </w:trPr>
        <w:tc>
          <w:tcPr>
            <w:tcW w:w="8635" w:type="dxa"/>
            <w:tcBorders>
              <w:bottom w:val="single" w:sz="4" w:space="0" w:color="auto"/>
            </w:tcBorders>
            <w:shd w:val="clear" w:color="auto" w:fill="auto"/>
          </w:tcPr>
          <w:p w14:paraId="7B02FB62" w14:textId="77777777" w:rsidR="00D3325E" w:rsidRPr="00D3325E" w:rsidRDefault="00D3325E" w:rsidP="00D3325E">
            <w:pPr>
              <w:tabs>
                <w:tab w:val="left" w:pos="585"/>
              </w:tabs>
              <w:spacing w:before="60" w:after="60" w:line="240" w:lineRule="auto"/>
              <w:ind w:left="567" w:hanging="567"/>
              <w:rPr>
                <w:ins w:id="1721" w:author="Phatthamon Jantalae" w:date="2022-06-16T17:02:00Z"/>
                <w:rFonts w:ascii="Arial" w:eastAsia="Times New Roman" w:hAnsi="Arial" w:cs="Frutiger 45 Light"/>
                <w:sz w:val="18"/>
                <w:szCs w:val="18"/>
              </w:rPr>
            </w:pPr>
            <w:ins w:id="1722" w:author="Phatthamon Jantalae" w:date="2022-06-16T17:02:00Z">
              <w:r w:rsidRPr="00D3325E">
                <w:rPr>
                  <w:rFonts w:ascii="Arial" w:eastAsia="Times New Roman" w:hAnsi="Arial" w:cs="Frutiger 45 Light"/>
                  <w:sz w:val="18"/>
                  <w:szCs w:val="18"/>
                </w:rPr>
                <w:t>2.3</w:t>
              </w:r>
              <w:r w:rsidRPr="00D3325E">
                <w:rPr>
                  <w:rFonts w:ascii="Arial" w:eastAsia="Times New Roman" w:hAnsi="Arial" w:cs="Frutiger 45 Light"/>
                  <w:sz w:val="18"/>
                  <w:szCs w:val="18"/>
                </w:rPr>
                <w:tab/>
                <w:t xml:space="preserve">increases in </w:t>
              </w:r>
              <w:r w:rsidRPr="00D3325E">
                <w:rPr>
                  <w:rFonts w:ascii="Arial" w:eastAsia="Times New Roman" w:hAnsi="Arial" w:cs="Frutiger 45 Light"/>
                  <w:sz w:val="18"/>
                  <w:szCs w:val="18"/>
                </w:rPr>
                <w:fldChar w:fldCharType="begin"/>
              </w:r>
              <w:r w:rsidRPr="00D3325E">
                <w:rPr>
                  <w:rFonts w:ascii="Arial" w:eastAsia="Times New Roman" w:hAnsi="Arial" w:cs="Frutiger 45 Light"/>
                  <w:sz w:val="18"/>
                  <w:szCs w:val="18"/>
                </w:rPr>
                <w:instrText xml:space="preserve"> HYPERLINK \l "CCVulnerabilityGlossary" </w:instrText>
              </w:r>
              <w:r w:rsidRPr="00D3325E">
                <w:rPr>
                  <w:rFonts w:ascii="Arial" w:eastAsia="Times New Roman" w:hAnsi="Arial" w:cs="Frutiger 45 Light"/>
                  <w:sz w:val="18"/>
                  <w:szCs w:val="18"/>
                </w:rPr>
                <w:fldChar w:fldCharType="separate"/>
              </w:r>
              <w:r w:rsidRPr="00D3325E">
                <w:rPr>
                  <w:rFonts w:ascii="Arial" w:eastAsia="Times New Roman" w:hAnsi="Arial" w:cs="Frutiger 45 Light"/>
                  <w:sz w:val="18"/>
                  <w:szCs w:val="18"/>
                </w:rPr>
                <w:t>vulnerability to climate change</w:t>
              </w:r>
              <w:r w:rsidRPr="00D3325E">
                <w:rPr>
                  <w:rFonts w:ascii="Arial" w:eastAsia="Times New Roman" w:hAnsi="Arial" w:cs="Frutiger 45 Light"/>
                  <w:sz w:val="18"/>
                  <w:szCs w:val="18"/>
                </w:rPr>
                <w:fldChar w:fldCharType="end"/>
              </w:r>
              <w:r w:rsidRPr="00D3325E">
                <w:rPr>
                  <w:rFonts w:ascii="Arial" w:eastAsia="Times New Roman" w:hAnsi="Arial" w:cs="Frutiger 45 Light"/>
                  <w:sz w:val="18"/>
                  <w:szCs w:val="18"/>
                </w:rPr>
                <w:t xml:space="preserve"> impacts or disaster risks now or in the future (also known as maladaptive or negative coping practices)?</w:t>
              </w:r>
            </w:ins>
          </w:p>
          <w:p w14:paraId="3C72C9C0" w14:textId="77777777" w:rsidR="00D3325E" w:rsidRPr="00D3325E" w:rsidRDefault="00D3325E" w:rsidP="00D3325E">
            <w:pPr>
              <w:tabs>
                <w:tab w:val="left" w:pos="630"/>
              </w:tabs>
              <w:spacing w:before="60" w:after="60" w:line="240" w:lineRule="auto"/>
              <w:ind w:left="630"/>
              <w:rPr>
                <w:ins w:id="1723" w:author="Phatthamon Jantalae" w:date="2022-06-16T17:02:00Z"/>
                <w:rFonts w:ascii="Arial" w:eastAsia="Times New Roman" w:hAnsi="Arial" w:cs="Frutiger 45 Light"/>
                <w:sz w:val="18"/>
                <w:szCs w:val="18"/>
              </w:rPr>
            </w:pPr>
            <w:ins w:id="1724" w:author="Phatthamon Jantalae" w:date="2022-06-16T17:02:00Z">
              <w:r w:rsidRPr="00D3325E">
                <w:rPr>
                  <w:rFonts w:ascii="Arial" w:eastAsia="Times New Roman" w:hAnsi="Arial" w:cs="Frutiger 45 Light"/>
                  <w:sz w:val="18"/>
                  <w:szCs w:val="18"/>
                </w:rPr>
                <w:t>For example, changes to land use planning may encourage further development of floodplains, potentially increasing the population’s vulnerability to climate change, specifically flooding</w:t>
              </w:r>
            </w:ins>
          </w:p>
        </w:tc>
        <w:tc>
          <w:tcPr>
            <w:tcW w:w="900" w:type="dxa"/>
            <w:tcBorders>
              <w:bottom w:val="single" w:sz="4" w:space="0" w:color="auto"/>
            </w:tcBorders>
            <w:shd w:val="clear" w:color="auto" w:fill="auto"/>
          </w:tcPr>
          <w:p w14:paraId="1AB29B00" w14:textId="77777777" w:rsidR="00D3325E" w:rsidRPr="00D3325E" w:rsidRDefault="00D3325E" w:rsidP="00D3325E">
            <w:pPr>
              <w:tabs>
                <w:tab w:val="left" w:pos="585"/>
              </w:tabs>
              <w:spacing w:before="60" w:after="60" w:line="240" w:lineRule="auto"/>
              <w:ind w:left="567" w:hanging="567"/>
              <w:rPr>
                <w:ins w:id="1725" w:author="Phatthamon Jantalae" w:date="2022-06-16T17:02:00Z"/>
                <w:rFonts w:ascii="Arial" w:eastAsia="Times New Roman" w:hAnsi="Arial" w:cs="Frutiger 45 Light"/>
                <w:sz w:val="18"/>
                <w:szCs w:val="18"/>
              </w:rPr>
            </w:pPr>
            <w:ins w:id="1726" w:author="Phatthamon Jantalae" w:date="2022-06-16T17:02:00Z">
              <w:r w:rsidRPr="00D3325E">
                <w:rPr>
                  <w:rFonts w:ascii="Arial" w:eastAsia="Times New Roman" w:hAnsi="Arial" w:cs="Frutiger 45 Light"/>
                  <w:sz w:val="18"/>
                  <w:szCs w:val="18"/>
                </w:rPr>
                <w:t>Yes</w:t>
              </w:r>
            </w:ins>
          </w:p>
        </w:tc>
      </w:tr>
      <w:tr w:rsidR="00D3325E" w:rsidRPr="008C6E4C" w14:paraId="0259BFBF" w14:textId="77777777" w:rsidTr="00B61ED7">
        <w:trPr>
          <w:ins w:id="1727" w:author="Phatthamon Jantalae" w:date="2022-06-16T17:02:00Z"/>
        </w:trPr>
        <w:tc>
          <w:tcPr>
            <w:tcW w:w="8635" w:type="dxa"/>
            <w:tcBorders>
              <w:bottom w:val="single" w:sz="4" w:space="0" w:color="auto"/>
            </w:tcBorders>
            <w:shd w:val="clear" w:color="auto" w:fill="auto"/>
          </w:tcPr>
          <w:p w14:paraId="4C0F506D" w14:textId="77777777" w:rsidR="00D3325E" w:rsidRPr="00D3325E" w:rsidRDefault="00D3325E" w:rsidP="00D3325E">
            <w:pPr>
              <w:tabs>
                <w:tab w:val="left" w:pos="585"/>
              </w:tabs>
              <w:spacing w:before="60" w:after="60" w:line="240" w:lineRule="auto"/>
              <w:ind w:left="567" w:hanging="567"/>
              <w:rPr>
                <w:ins w:id="1728" w:author="Phatthamon Jantalae" w:date="2022-06-16T17:02:00Z"/>
                <w:rFonts w:ascii="Arial" w:eastAsia="Times New Roman" w:hAnsi="Arial" w:cs="Frutiger 45 Light"/>
                <w:sz w:val="18"/>
                <w:szCs w:val="18"/>
              </w:rPr>
            </w:pPr>
            <w:ins w:id="1729" w:author="Phatthamon Jantalae" w:date="2022-06-16T17:02:00Z">
              <w:r w:rsidRPr="00D3325E">
                <w:rPr>
                  <w:rFonts w:ascii="Arial" w:eastAsia="Times New Roman" w:hAnsi="Arial" w:cs="Frutiger 45 Light"/>
                  <w:sz w:val="18"/>
                  <w:szCs w:val="18"/>
                </w:rPr>
                <w:t xml:space="preserve">2.4 </w:t>
              </w:r>
              <w:r w:rsidRPr="00D3325E">
                <w:rPr>
                  <w:rFonts w:ascii="Arial" w:eastAsia="Times New Roman" w:hAnsi="Arial" w:cs="Frutiger 45 Light"/>
                  <w:sz w:val="18"/>
                  <w:szCs w:val="18"/>
                </w:rPr>
                <w:tab/>
                <w:t>increases of greenhouse gas emissions, black carbon emissions or other drivers of climate change?</w:t>
              </w:r>
            </w:ins>
          </w:p>
        </w:tc>
        <w:tc>
          <w:tcPr>
            <w:tcW w:w="900" w:type="dxa"/>
            <w:tcBorders>
              <w:bottom w:val="single" w:sz="4" w:space="0" w:color="auto"/>
            </w:tcBorders>
            <w:shd w:val="clear" w:color="auto" w:fill="auto"/>
          </w:tcPr>
          <w:p w14:paraId="028D5099" w14:textId="77777777" w:rsidR="00D3325E" w:rsidRPr="00D3325E" w:rsidRDefault="00D3325E" w:rsidP="00D3325E">
            <w:pPr>
              <w:tabs>
                <w:tab w:val="left" w:pos="585"/>
              </w:tabs>
              <w:spacing w:before="60" w:after="60" w:line="240" w:lineRule="auto"/>
              <w:ind w:left="567" w:hanging="567"/>
              <w:rPr>
                <w:ins w:id="1730" w:author="Phatthamon Jantalae" w:date="2022-06-16T17:02:00Z"/>
                <w:rFonts w:ascii="Arial" w:eastAsia="Times New Roman" w:hAnsi="Arial" w:cs="Frutiger 45 Light"/>
                <w:sz w:val="18"/>
                <w:szCs w:val="18"/>
              </w:rPr>
            </w:pPr>
            <w:ins w:id="1731" w:author="Phatthamon Jantalae" w:date="2022-06-16T17:02:00Z">
              <w:r w:rsidRPr="00D3325E">
                <w:rPr>
                  <w:rFonts w:ascii="Arial" w:eastAsia="Times New Roman" w:hAnsi="Arial" w:cs="Frutiger 45 Light" w:hint="eastAsia"/>
                  <w:sz w:val="18"/>
                  <w:szCs w:val="18"/>
                </w:rPr>
                <w:t>Yes</w:t>
              </w:r>
            </w:ins>
          </w:p>
        </w:tc>
      </w:tr>
      <w:tr w:rsidR="00D3325E" w:rsidRPr="008C6E4C" w14:paraId="217E1AEE" w14:textId="77777777" w:rsidTr="00B61ED7">
        <w:trPr>
          <w:trHeight w:val="539"/>
          <w:ins w:id="1732" w:author="Phatthamon Jantalae" w:date="2022-06-16T17:02:00Z"/>
        </w:trPr>
        <w:tc>
          <w:tcPr>
            <w:tcW w:w="8635" w:type="dxa"/>
            <w:tcBorders>
              <w:bottom w:val="single" w:sz="4" w:space="0" w:color="auto"/>
            </w:tcBorders>
            <w:shd w:val="clear" w:color="auto" w:fill="DBE5F1"/>
            <w:vAlign w:val="center"/>
          </w:tcPr>
          <w:p w14:paraId="481DC4C6" w14:textId="77777777" w:rsidR="00D3325E" w:rsidRPr="008C6E4C" w:rsidRDefault="00D3325E" w:rsidP="00525B7A">
            <w:pPr>
              <w:tabs>
                <w:tab w:val="left" w:pos="0"/>
                <w:tab w:val="left" w:pos="555"/>
              </w:tabs>
              <w:spacing w:before="60" w:after="60" w:line="240" w:lineRule="auto"/>
              <w:rPr>
                <w:ins w:id="1733" w:author="Phatthamon Jantalae" w:date="2022-06-16T17:02:00Z"/>
                <w:rFonts w:eastAsia="Times New Roman"/>
                <w:b/>
              </w:rPr>
            </w:pPr>
            <w:ins w:id="1734" w:author="Phatthamon Jantalae" w:date="2022-06-16T17:02:00Z">
              <w:r w:rsidRPr="00525B7A">
                <w:rPr>
                  <w:rFonts w:ascii="Arial" w:eastAsia="Times New Roman" w:hAnsi="Arial" w:cs="Frutiger 45 Light"/>
                  <w:b/>
                  <w:sz w:val="18"/>
                  <w:szCs w:val="18"/>
                </w:rPr>
                <w:t>Standard 3: Community Health, Safety and Security</w:t>
              </w:r>
            </w:ins>
          </w:p>
        </w:tc>
        <w:tc>
          <w:tcPr>
            <w:tcW w:w="900" w:type="dxa"/>
            <w:tcBorders>
              <w:bottom w:val="single" w:sz="4" w:space="0" w:color="auto"/>
            </w:tcBorders>
            <w:shd w:val="clear" w:color="auto" w:fill="DBE5F1"/>
            <w:vAlign w:val="center"/>
          </w:tcPr>
          <w:p w14:paraId="3912CE38" w14:textId="77777777" w:rsidR="00D3325E" w:rsidRPr="008C6E4C" w:rsidRDefault="00D3325E" w:rsidP="00B61ED7">
            <w:pPr>
              <w:tabs>
                <w:tab w:val="left" w:pos="585"/>
              </w:tabs>
              <w:spacing w:before="60" w:after="60"/>
              <w:ind w:left="567" w:hanging="567"/>
              <w:rPr>
                <w:ins w:id="1735" w:author="Phatthamon Jantalae" w:date="2022-06-16T17:02:00Z"/>
                <w:rFonts w:eastAsia="Times New Roman"/>
              </w:rPr>
            </w:pPr>
          </w:p>
        </w:tc>
      </w:tr>
      <w:tr w:rsidR="00D3325E" w:rsidRPr="008C6E4C" w14:paraId="7CF98AD7" w14:textId="77777777" w:rsidTr="00B61ED7">
        <w:trPr>
          <w:ins w:id="1736" w:author="Phatthamon Jantalae" w:date="2022-06-16T17:02:00Z"/>
        </w:trPr>
        <w:tc>
          <w:tcPr>
            <w:tcW w:w="8635" w:type="dxa"/>
            <w:tcBorders>
              <w:bottom w:val="single" w:sz="4" w:space="0" w:color="auto"/>
            </w:tcBorders>
            <w:shd w:val="clear" w:color="auto" w:fill="auto"/>
          </w:tcPr>
          <w:p w14:paraId="7DDBD51A" w14:textId="77777777" w:rsidR="00D3325E" w:rsidRPr="008C6E4C" w:rsidRDefault="00D3325E" w:rsidP="00525B7A">
            <w:pPr>
              <w:tabs>
                <w:tab w:val="left" w:pos="585"/>
              </w:tabs>
              <w:spacing w:before="60" w:after="60" w:line="240" w:lineRule="auto"/>
              <w:ind w:left="567" w:hanging="567"/>
              <w:rPr>
                <w:ins w:id="1737" w:author="Phatthamon Jantalae" w:date="2022-06-16T17:02:00Z"/>
                <w:rFonts w:eastAsia="Times New Roman"/>
              </w:rPr>
            </w:pPr>
            <w:ins w:id="1738" w:author="Phatthamon Jantalae" w:date="2022-06-16T17:02:00Z">
              <w:r w:rsidRPr="00525B7A">
                <w:rPr>
                  <w:rFonts w:ascii="Arial" w:eastAsia="Times New Roman" w:hAnsi="Arial" w:cs="Frutiger 45 Light"/>
                  <w:sz w:val="18"/>
                  <w:szCs w:val="18"/>
                </w:rPr>
                <w:t xml:space="preserve">Would the project potentially involve or lead </w:t>
              </w:r>
              <w:proofErr w:type="gramStart"/>
              <w:r w:rsidRPr="00525B7A">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758B52EF" w14:textId="77777777" w:rsidR="00D3325E" w:rsidRPr="008C6E4C" w:rsidRDefault="00D3325E" w:rsidP="00B61ED7">
            <w:pPr>
              <w:tabs>
                <w:tab w:val="left" w:pos="585"/>
              </w:tabs>
              <w:spacing w:before="60" w:after="60"/>
              <w:ind w:left="567" w:hanging="567"/>
              <w:rPr>
                <w:ins w:id="1739" w:author="Phatthamon Jantalae" w:date="2022-06-16T17:02:00Z"/>
                <w:rFonts w:eastAsia="Times New Roman"/>
              </w:rPr>
            </w:pPr>
          </w:p>
        </w:tc>
      </w:tr>
      <w:tr w:rsidR="00D3325E" w:rsidRPr="00D05A10" w14:paraId="08D558B4" w14:textId="77777777" w:rsidTr="00B61ED7">
        <w:trPr>
          <w:ins w:id="1740" w:author="Phatthamon Jantalae" w:date="2022-06-16T17:02:00Z"/>
        </w:trPr>
        <w:tc>
          <w:tcPr>
            <w:tcW w:w="8635" w:type="dxa"/>
            <w:tcBorders>
              <w:bottom w:val="single" w:sz="4" w:space="0" w:color="auto"/>
            </w:tcBorders>
            <w:shd w:val="clear" w:color="auto" w:fill="auto"/>
          </w:tcPr>
          <w:p w14:paraId="0C50493A" w14:textId="77777777" w:rsidR="00D3325E" w:rsidRPr="00525B7A" w:rsidRDefault="00D3325E" w:rsidP="00525B7A">
            <w:pPr>
              <w:tabs>
                <w:tab w:val="left" w:pos="585"/>
              </w:tabs>
              <w:spacing w:before="60" w:after="60" w:line="240" w:lineRule="auto"/>
              <w:ind w:left="567" w:hanging="567"/>
              <w:rPr>
                <w:ins w:id="1741" w:author="Phatthamon Jantalae" w:date="2022-06-16T17:02:00Z"/>
                <w:rFonts w:ascii="Arial" w:eastAsia="Times New Roman" w:hAnsi="Arial" w:cs="Frutiger 45 Light"/>
                <w:sz w:val="18"/>
                <w:szCs w:val="18"/>
              </w:rPr>
            </w:pPr>
            <w:ins w:id="1742" w:author="Phatthamon Jantalae" w:date="2022-06-16T17:02:00Z">
              <w:r w:rsidRPr="00525B7A">
                <w:rPr>
                  <w:rFonts w:ascii="Arial" w:eastAsia="Times New Roman" w:hAnsi="Arial" w:cs="Frutiger 45 Light"/>
                  <w:sz w:val="18"/>
                  <w:szCs w:val="18"/>
                </w:rPr>
                <w:t>3.1</w:t>
              </w:r>
              <w:r w:rsidRPr="00525B7A">
                <w:rPr>
                  <w:rFonts w:ascii="Arial" w:eastAsia="Times New Roman" w:hAnsi="Arial" w:cs="Frutiger 45 Light"/>
                  <w:sz w:val="18"/>
                  <w:szCs w:val="18"/>
                </w:rPr>
                <w:tab/>
                <w:t>construction and/or infrastructure development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roads, buildings, dams)? (Note: the GEF does not finance projects that would involve the construction or rehabilitation of large or complex dams)</w:t>
              </w:r>
            </w:ins>
          </w:p>
        </w:tc>
        <w:tc>
          <w:tcPr>
            <w:tcW w:w="900" w:type="dxa"/>
            <w:tcBorders>
              <w:bottom w:val="single" w:sz="4" w:space="0" w:color="auto"/>
            </w:tcBorders>
            <w:shd w:val="clear" w:color="auto" w:fill="auto"/>
          </w:tcPr>
          <w:p w14:paraId="7F15F7EE" w14:textId="77777777" w:rsidR="00D3325E" w:rsidRPr="00525B7A" w:rsidRDefault="00D3325E" w:rsidP="00525B7A">
            <w:pPr>
              <w:tabs>
                <w:tab w:val="left" w:pos="585"/>
              </w:tabs>
              <w:spacing w:before="60" w:after="60" w:line="240" w:lineRule="auto"/>
              <w:ind w:left="567" w:hanging="567"/>
              <w:rPr>
                <w:ins w:id="1743" w:author="Phatthamon Jantalae" w:date="2022-06-16T17:02:00Z"/>
                <w:rFonts w:ascii="Arial" w:eastAsia="Times New Roman" w:hAnsi="Arial" w:cs="Frutiger 45 Light"/>
                <w:sz w:val="18"/>
                <w:szCs w:val="18"/>
              </w:rPr>
            </w:pPr>
            <w:ins w:id="1744"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r w:rsidR="00D3325E" w:rsidRPr="00350ADD" w14:paraId="1EDDA8C7" w14:textId="77777777" w:rsidTr="00B61ED7">
        <w:trPr>
          <w:ins w:id="1745" w:author="Phatthamon Jantalae" w:date="2022-06-16T17:02:00Z"/>
        </w:trPr>
        <w:tc>
          <w:tcPr>
            <w:tcW w:w="8635" w:type="dxa"/>
            <w:tcBorders>
              <w:bottom w:val="single" w:sz="4" w:space="0" w:color="auto"/>
            </w:tcBorders>
            <w:shd w:val="clear" w:color="auto" w:fill="auto"/>
          </w:tcPr>
          <w:p w14:paraId="7BB8B2F3" w14:textId="77777777" w:rsidR="00D3325E" w:rsidRPr="00525B7A" w:rsidRDefault="00D3325E" w:rsidP="00525B7A">
            <w:pPr>
              <w:tabs>
                <w:tab w:val="left" w:pos="585"/>
              </w:tabs>
              <w:spacing w:before="60" w:after="60" w:line="240" w:lineRule="auto"/>
              <w:ind w:left="567" w:hanging="567"/>
              <w:rPr>
                <w:ins w:id="1746" w:author="Phatthamon Jantalae" w:date="2022-06-16T17:02:00Z"/>
                <w:rFonts w:ascii="Arial" w:eastAsia="Times New Roman" w:hAnsi="Arial" w:cs="Frutiger 45 Light"/>
                <w:sz w:val="18"/>
                <w:szCs w:val="18"/>
              </w:rPr>
            </w:pPr>
            <w:ins w:id="1747" w:author="Phatthamon Jantalae" w:date="2022-06-16T17:02:00Z">
              <w:r w:rsidRPr="00525B7A">
                <w:rPr>
                  <w:rFonts w:ascii="Arial" w:eastAsia="Times New Roman" w:hAnsi="Arial" w:cs="Frutiger 45 Light"/>
                  <w:sz w:val="18"/>
                  <w:szCs w:val="18"/>
                </w:rPr>
                <w:t>3.2</w:t>
              </w:r>
              <w:r w:rsidRPr="00525B7A">
                <w:rPr>
                  <w:rFonts w:ascii="Arial" w:eastAsia="Times New Roman" w:hAnsi="Arial" w:cs="Frutiger 45 Light"/>
                  <w:sz w:val="18"/>
                  <w:szCs w:val="18"/>
                </w:rPr>
                <w:tab/>
                <w:t>air pollution, noise, vibration, traffic, injuries, physical hazards, poor surface water quality due to runoff, erosion, sanitation?</w:t>
              </w:r>
            </w:ins>
          </w:p>
        </w:tc>
        <w:tc>
          <w:tcPr>
            <w:tcW w:w="900" w:type="dxa"/>
            <w:tcBorders>
              <w:bottom w:val="single" w:sz="4" w:space="0" w:color="auto"/>
            </w:tcBorders>
            <w:shd w:val="clear" w:color="auto" w:fill="auto"/>
          </w:tcPr>
          <w:p w14:paraId="77B61201" w14:textId="77777777" w:rsidR="00D3325E" w:rsidRPr="00525B7A" w:rsidRDefault="00D3325E" w:rsidP="00525B7A">
            <w:pPr>
              <w:tabs>
                <w:tab w:val="left" w:pos="585"/>
              </w:tabs>
              <w:spacing w:before="60" w:after="60" w:line="240" w:lineRule="auto"/>
              <w:ind w:left="567" w:hanging="567"/>
              <w:rPr>
                <w:ins w:id="1748" w:author="Phatthamon Jantalae" w:date="2022-06-16T17:02:00Z"/>
                <w:rFonts w:ascii="Arial" w:eastAsia="Times New Roman" w:hAnsi="Arial" w:cs="Frutiger 45 Light"/>
                <w:sz w:val="18"/>
                <w:szCs w:val="18"/>
              </w:rPr>
            </w:pPr>
            <w:ins w:id="1749"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r w:rsidR="00D3325E" w:rsidRPr="00D05A10" w14:paraId="0D3BCB3D" w14:textId="77777777" w:rsidTr="00B61ED7">
        <w:trPr>
          <w:ins w:id="1750" w:author="Phatthamon Jantalae" w:date="2022-06-16T17:02:00Z"/>
        </w:trPr>
        <w:tc>
          <w:tcPr>
            <w:tcW w:w="8635" w:type="dxa"/>
            <w:tcBorders>
              <w:bottom w:val="single" w:sz="4" w:space="0" w:color="auto"/>
            </w:tcBorders>
            <w:shd w:val="clear" w:color="auto" w:fill="auto"/>
          </w:tcPr>
          <w:p w14:paraId="38A089E0" w14:textId="77777777" w:rsidR="00D3325E" w:rsidRPr="00525B7A" w:rsidRDefault="00D3325E" w:rsidP="00525B7A">
            <w:pPr>
              <w:tabs>
                <w:tab w:val="left" w:pos="585"/>
              </w:tabs>
              <w:spacing w:before="60" w:after="60" w:line="240" w:lineRule="auto"/>
              <w:ind w:left="567" w:hanging="567"/>
              <w:rPr>
                <w:ins w:id="1751" w:author="Phatthamon Jantalae" w:date="2022-06-16T17:02:00Z"/>
                <w:rFonts w:ascii="Arial" w:eastAsia="Times New Roman" w:hAnsi="Arial" w:cs="Frutiger 45 Light"/>
                <w:sz w:val="18"/>
                <w:szCs w:val="18"/>
              </w:rPr>
            </w:pPr>
            <w:ins w:id="1752" w:author="Phatthamon Jantalae" w:date="2022-06-16T17:02:00Z">
              <w:r w:rsidRPr="00525B7A">
                <w:rPr>
                  <w:rFonts w:ascii="Arial" w:eastAsia="Times New Roman" w:hAnsi="Arial" w:cs="Frutiger 45 Light"/>
                  <w:sz w:val="18"/>
                  <w:szCs w:val="18"/>
                </w:rPr>
                <w:t>3.3</w:t>
              </w:r>
              <w:r w:rsidRPr="00525B7A">
                <w:rPr>
                  <w:rFonts w:ascii="Arial" w:eastAsia="Times New Roman" w:hAnsi="Arial" w:cs="Frutiger 45 Light"/>
                  <w:sz w:val="18"/>
                  <w:szCs w:val="18"/>
                </w:rPr>
                <w:tab/>
                <w:t>harm or losses due to failure of structural elements of the project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collapse of buildings or infrastructure)?</w:t>
              </w:r>
            </w:ins>
          </w:p>
        </w:tc>
        <w:tc>
          <w:tcPr>
            <w:tcW w:w="900" w:type="dxa"/>
            <w:tcBorders>
              <w:bottom w:val="single" w:sz="4" w:space="0" w:color="auto"/>
            </w:tcBorders>
            <w:shd w:val="clear" w:color="auto" w:fill="auto"/>
          </w:tcPr>
          <w:p w14:paraId="01D616F8" w14:textId="77777777" w:rsidR="00D3325E" w:rsidRPr="00525B7A" w:rsidRDefault="00D3325E" w:rsidP="00525B7A">
            <w:pPr>
              <w:tabs>
                <w:tab w:val="left" w:pos="585"/>
              </w:tabs>
              <w:spacing w:before="60" w:after="60" w:line="240" w:lineRule="auto"/>
              <w:ind w:left="567" w:hanging="567"/>
              <w:rPr>
                <w:ins w:id="1753" w:author="Phatthamon Jantalae" w:date="2022-06-16T17:02:00Z"/>
                <w:rFonts w:ascii="Arial" w:eastAsia="Times New Roman" w:hAnsi="Arial" w:cs="Frutiger 45 Light"/>
                <w:sz w:val="18"/>
                <w:szCs w:val="18"/>
              </w:rPr>
            </w:pPr>
            <w:ins w:id="1754"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D05A10" w14:paraId="61AE6588" w14:textId="77777777" w:rsidTr="00B61ED7">
        <w:trPr>
          <w:ins w:id="1755" w:author="Phatthamon Jantalae" w:date="2022-06-16T17:02:00Z"/>
        </w:trPr>
        <w:tc>
          <w:tcPr>
            <w:tcW w:w="8635" w:type="dxa"/>
            <w:tcBorders>
              <w:bottom w:val="single" w:sz="4" w:space="0" w:color="auto"/>
            </w:tcBorders>
            <w:shd w:val="clear" w:color="auto" w:fill="auto"/>
          </w:tcPr>
          <w:p w14:paraId="49F09DE8" w14:textId="77777777" w:rsidR="00D3325E" w:rsidRPr="00525B7A" w:rsidRDefault="00D3325E" w:rsidP="00525B7A">
            <w:pPr>
              <w:tabs>
                <w:tab w:val="left" w:pos="585"/>
              </w:tabs>
              <w:spacing w:before="60" w:after="60" w:line="240" w:lineRule="auto"/>
              <w:ind w:left="567" w:hanging="567"/>
              <w:rPr>
                <w:ins w:id="1756" w:author="Phatthamon Jantalae" w:date="2022-06-16T17:02:00Z"/>
                <w:rFonts w:ascii="Arial" w:eastAsia="Times New Roman" w:hAnsi="Arial" w:cs="Frutiger 45 Light"/>
                <w:sz w:val="18"/>
                <w:szCs w:val="18"/>
              </w:rPr>
            </w:pPr>
            <w:ins w:id="1757" w:author="Phatthamon Jantalae" w:date="2022-06-16T17:02:00Z">
              <w:r w:rsidRPr="00525B7A">
                <w:rPr>
                  <w:rFonts w:ascii="Arial" w:eastAsia="Times New Roman" w:hAnsi="Arial" w:cs="Frutiger 45 Light"/>
                  <w:sz w:val="18"/>
                  <w:szCs w:val="18"/>
                </w:rPr>
                <w:t>3.4</w:t>
              </w:r>
              <w:r w:rsidRPr="00525B7A">
                <w:rPr>
                  <w:rFonts w:ascii="Arial" w:eastAsia="Times New Roman" w:hAnsi="Arial" w:cs="Frutiger 45 Light"/>
                  <w:sz w:val="18"/>
                  <w:szCs w:val="18"/>
                </w:rPr>
                <w:tab/>
                <w:t>risks of water-borne or other vector-borne diseases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temporary breeding habitats), communicable and noncommunicable diseases, nutritional disorders, mental health?</w:t>
              </w:r>
            </w:ins>
          </w:p>
        </w:tc>
        <w:tc>
          <w:tcPr>
            <w:tcW w:w="900" w:type="dxa"/>
            <w:tcBorders>
              <w:bottom w:val="single" w:sz="4" w:space="0" w:color="auto"/>
            </w:tcBorders>
            <w:shd w:val="clear" w:color="auto" w:fill="auto"/>
          </w:tcPr>
          <w:p w14:paraId="2EE6A756" w14:textId="77777777" w:rsidR="00D3325E" w:rsidRPr="00525B7A" w:rsidRDefault="00D3325E" w:rsidP="00525B7A">
            <w:pPr>
              <w:tabs>
                <w:tab w:val="left" w:pos="585"/>
              </w:tabs>
              <w:spacing w:before="60" w:after="60" w:line="240" w:lineRule="auto"/>
              <w:ind w:left="567" w:hanging="567"/>
              <w:rPr>
                <w:ins w:id="1758" w:author="Phatthamon Jantalae" w:date="2022-06-16T17:02:00Z"/>
                <w:rFonts w:ascii="Arial" w:eastAsia="Times New Roman" w:hAnsi="Arial" w:cs="Frutiger 45 Light"/>
                <w:sz w:val="18"/>
                <w:szCs w:val="18"/>
              </w:rPr>
            </w:pPr>
            <w:ins w:id="1759"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D05A10" w14:paraId="55120531" w14:textId="77777777" w:rsidTr="00B61ED7">
        <w:trPr>
          <w:ins w:id="1760" w:author="Phatthamon Jantalae" w:date="2022-06-16T17:02:00Z"/>
        </w:trPr>
        <w:tc>
          <w:tcPr>
            <w:tcW w:w="8635" w:type="dxa"/>
            <w:tcBorders>
              <w:bottom w:val="single" w:sz="4" w:space="0" w:color="auto"/>
            </w:tcBorders>
            <w:shd w:val="clear" w:color="auto" w:fill="auto"/>
          </w:tcPr>
          <w:p w14:paraId="7A7A03B2" w14:textId="77777777" w:rsidR="00D3325E" w:rsidRPr="00525B7A" w:rsidRDefault="00D3325E" w:rsidP="00525B7A">
            <w:pPr>
              <w:tabs>
                <w:tab w:val="left" w:pos="585"/>
              </w:tabs>
              <w:spacing w:before="60" w:after="60" w:line="240" w:lineRule="auto"/>
              <w:ind w:left="567" w:hanging="567"/>
              <w:rPr>
                <w:ins w:id="1761" w:author="Phatthamon Jantalae" w:date="2022-06-16T17:02:00Z"/>
                <w:rFonts w:ascii="Arial" w:eastAsia="Times New Roman" w:hAnsi="Arial" w:cs="Frutiger 45 Light"/>
                <w:sz w:val="18"/>
                <w:szCs w:val="18"/>
              </w:rPr>
            </w:pPr>
            <w:ins w:id="1762" w:author="Phatthamon Jantalae" w:date="2022-06-16T17:02:00Z">
              <w:r w:rsidRPr="00525B7A">
                <w:rPr>
                  <w:rFonts w:ascii="Arial" w:eastAsia="Times New Roman" w:hAnsi="Arial" w:cs="Frutiger 45 Light"/>
                  <w:sz w:val="18"/>
                  <w:szCs w:val="18"/>
                </w:rPr>
                <w:t>3.5</w:t>
              </w:r>
              <w:r w:rsidRPr="00525B7A">
                <w:rPr>
                  <w:rFonts w:ascii="Arial" w:eastAsia="Times New Roman" w:hAnsi="Arial" w:cs="Frutiger 45 Light"/>
                  <w:sz w:val="18"/>
                  <w:szCs w:val="18"/>
                </w:rPr>
                <w:tab/>
                <w:t>transport, storage, and use and/or disposal of hazardous or dangerous materials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explosives, fuel and other chemicals during construction and operation)?</w:t>
              </w:r>
            </w:ins>
          </w:p>
        </w:tc>
        <w:tc>
          <w:tcPr>
            <w:tcW w:w="900" w:type="dxa"/>
            <w:tcBorders>
              <w:bottom w:val="single" w:sz="4" w:space="0" w:color="auto"/>
            </w:tcBorders>
            <w:shd w:val="clear" w:color="auto" w:fill="auto"/>
          </w:tcPr>
          <w:p w14:paraId="35ECB615" w14:textId="77777777" w:rsidR="00D3325E" w:rsidRPr="00525B7A" w:rsidRDefault="00D3325E" w:rsidP="00525B7A">
            <w:pPr>
              <w:tabs>
                <w:tab w:val="left" w:pos="585"/>
              </w:tabs>
              <w:spacing w:before="60" w:after="60" w:line="240" w:lineRule="auto"/>
              <w:ind w:left="567" w:hanging="567"/>
              <w:rPr>
                <w:ins w:id="1763" w:author="Phatthamon Jantalae" w:date="2022-06-16T17:02:00Z"/>
                <w:rFonts w:ascii="Arial" w:eastAsia="Times New Roman" w:hAnsi="Arial" w:cs="Frutiger 45 Light"/>
                <w:sz w:val="18"/>
                <w:szCs w:val="18"/>
              </w:rPr>
            </w:pPr>
            <w:ins w:id="1764"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r w:rsidR="00D3325E" w:rsidRPr="00D05A10" w14:paraId="63E00D3F" w14:textId="77777777" w:rsidTr="00B61ED7">
        <w:trPr>
          <w:ins w:id="1765" w:author="Phatthamon Jantalae" w:date="2022-06-16T17:02:00Z"/>
        </w:trPr>
        <w:tc>
          <w:tcPr>
            <w:tcW w:w="8635" w:type="dxa"/>
            <w:tcBorders>
              <w:bottom w:val="single" w:sz="4" w:space="0" w:color="auto"/>
            </w:tcBorders>
            <w:shd w:val="clear" w:color="auto" w:fill="auto"/>
          </w:tcPr>
          <w:p w14:paraId="2F5E002B" w14:textId="77777777" w:rsidR="00D3325E" w:rsidRPr="00525B7A" w:rsidRDefault="00D3325E" w:rsidP="00525B7A">
            <w:pPr>
              <w:tabs>
                <w:tab w:val="left" w:pos="585"/>
              </w:tabs>
              <w:spacing w:before="60" w:after="60" w:line="240" w:lineRule="auto"/>
              <w:ind w:left="567" w:hanging="567"/>
              <w:rPr>
                <w:ins w:id="1766" w:author="Phatthamon Jantalae" w:date="2022-06-16T17:02:00Z"/>
                <w:rFonts w:ascii="Arial" w:eastAsia="Times New Roman" w:hAnsi="Arial" w:cs="Frutiger 45 Light"/>
                <w:sz w:val="18"/>
                <w:szCs w:val="18"/>
              </w:rPr>
            </w:pPr>
            <w:ins w:id="1767" w:author="Phatthamon Jantalae" w:date="2022-06-16T17:02:00Z">
              <w:r w:rsidRPr="00525B7A">
                <w:rPr>
                  <w:rFonts w:ascii="Arial" w:eastAsia="Times New Roman" w:hAnsi="Arial" w:cs="Frutiger 45 Light"/>
                  <w:sz w:val="18"/>
                  <w:szCs w:val="18"/>
                </w:rPr>
                <w:t>3.6</w:t>
              </w:r>
              <w:r w:rsidRPr="00525B7A">
                <w:rPr>
                  <w:rFonts w:ascii="Arial" w:eastAsia="Times New Roman" w:hAnsi="Arial" w:cs="Frutiger 45 Light"/>
                  <w:sz w:val="18"/>
                  <w:szCs w:val="18"/>
                </w:rPr>
                <w:tab/>
                <w:t>adverse impacts on ecosystems and ecosystem services relevant to communities’ health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food, surface water purification, natural buffers from flooding)?</w:t>
              </w:r>
            </w:ins>
          </w:p>
        </w:tc>
        <w:tc>
          <w:tcPr>
            <w:tcW w:w="900" w:type="dxa"/>
            <w:tcBorders>
              <w:bottom w:val="single" w:sz="4" w:space="0" w:color="auto"/>
            </w:tcBorders>
            <w:shd w:val="clear" w:color="auto" w:fill="auto"/>
          </w:tcPr>
          <w:p w14:paraId="44394385" w14:textId="77777777" w:rsidR="00D3325E" w:rsidRPr="00525B7A" w:rsidRDefault="00D3325E" w:rsidP="00525B7A">
            <w:pPr>
              <w:tabs>
                <w:tab w:val="left" w:pos="585"/>
              </w:tabs>
              <w:spacing w:before="60" w:after="60" w:line="240" w:lineRule="auto"/>
              <w:ind w:left="567" w:hanging="567"/>
              <w:rPr>
                <w:ins w:id="1768" w:author="Phatthamon Jantalae" w:date="2022-06-16T17:02:00Z"/>
                <w:rFonts w:ascii="Arial" w:eastAsia="Times New Roman" w:hAnsi="Arial" w:cs="Frutiger 45 Light"/>
                <w:sz w:val="18"/>
                <w:szCs w:val="18"/>
              </w:rPr>
            </w:pPr>
            <w:ins w:id="1769"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r w:rsidR="00D3325E" w:rsidRPr="00D05A10" w14:paraId="5B9E36EB" w14:textId="77777777" w:rsidTr="00B61ED7">
        <w:trPr>
          <w:ins w:id="1770" w:author="Phatthamon Jantalae" w:date="2022-06-16T17:02:00Z"/>
        </w:trPr>
        <w:tc>
          <w:tcPr>
            <w:tcW w:w="8635" w:type="dxa"/>
            <w:tcBorders>
              <w:bottom w:val="single" w:sz="4" w:space="0" w:color="auto"/>
            </w:tcBorders>
            <w:shd w:val="clear" w:color="auto" w:fill="auto"/>
          </w:tcPr>
          <w:p w14:paraId="2569121D" w14:textId="77777777" w:rsidR="00D3325E" w:rsidRPr="00525B7A" w:rsidRDefault="00D3325E" w:rsidP="00525B7A">
            <w:pPr>
              <w:tabs>
                <w:tab w:val="left" w:pos="585"/>
              </w:tabs>
              <w:spacing w:before="60" w:after="60" w:line="240" w:lineRule="auto"/>
              <w:ind w:left="567" w:hanging="567"/>
              <w:rPr>
                <w:ins w:id="1771" w:author="Phatthamon Jantalae" w:date="2022-06-16T17:02:00Z"/>
                <w:rFonts w:ascii="Arial" w:eastAsia="Times New Roman" w:hAnsi="Arial" w:cs="Frutiger 45 Light"/>
                <w:sz w:val="18"/>
                <w:szCs w:val="18"/>
              </w:rPr>
            </w:pPr>
            <w:ins w:id="1772" w:author="Phatthamon Jantalae" w:date="2022-06-16T17:02:00Z">
              <w:r w:rsidRPr="00525B7A">
                <w:rPr>
                  <w:rFonts w:ascii="Arial" w:eastAsia="Times New Roman" w:hAnsi="Arial" w:cs="Frutiger 45 Light"/>
                  <w:sz w:val="18"/>
                  <w:szCs w:val="18"/>
                </w:rPr>
                <w:t>3.7</w:t>
              </w:r>
              <w:r w:rsidRPr="00525B7A">
                <w:rPr>
                  <w:rFonts w:ascii="Arial" w:eastAsia="Times New Roman" w:hAnsi="Arial" w:cs="Frutiger 45 Light"/>
                  <w:sz w:val="18"/>
                  <w:szCs w:val="18"/>
                </w:rPr>
                <w:tab/>
                <w:t>influx of project workers to project areas?</w:t>
              </w:r>
            </w:ins>
          </w:p>
        </w:tc>
        <w:tc>
          <w:tcPr>
            <w:tcW w:w="900" w:type="dxa"/>
            <w:tcBorders>
              <w:bottom w:val="single" w:sz="4" w:space="0" w:color="auto"/>
            </w:tcBorders>
            <w:shd w:val="clear" w:color="auto" w:fill="auto"/>
          </w:tcPr>
          <w:p w14:paraId="4AE8AF69" w14:textId="77777777" w:rsidR="00D3325E" w:rsidRPr="00525B7A" w:rsidRDefault="00D3325E" w:rsidP="00525B7A">
            <w:pPr>
              <w:tabs>
                <w:tab w:val="left" w:pos="585"/>
              </w:tabs>
              <w:spacing w:before="60" w:after="60" w:line="240" w:lineRule="auto"/>
              <w:ind w:left="567" w:hanging="567"/>
              <w:rPr>
                <w:ins w:id="1773" w:author="Phatthamon Jantalae" w:date="2022-06-16T17:02:00Z"/>
                <w:rFonts w:ascii="Arial" w:eastAsia="Times New Roman" w:hAnsi="Arial" w:cs="Frutiger 45 Light"/>
                <w:sz w:val="18"/>
                <w:szCs w:val="18"/>
              </w:rPr>
            </w:pPr>
            <w:ins w:id="1774" w:author="Phatthamon Jantalae" w:date="2022-06-16T17:02:00Z">
              <w:r w:rsidRPr="00525B7A">
                <w:rPr>
                  <w:rFonts w:ascii="Arial" w:eastAsia="Times New Roman" w:hAnsi="Arial" w:cs="Frutiger 45 Light"/>
                  <w:sz w:val="18"/>
                  <w:szCs w:val="18"/>
                </w:rPr>
                <w:t>Yes</w:t>
              </w:r>
            </w:ins>
          </w:p>
        </w:tc>
      </w:tr>
      <w:tr w:rsidR="00D3325E" w:rsidRPr="00D05A10" w14:paraId="2D6F2E3D" w14:textId="77777777" w:rsidTr="00B61ED7">
        <w:trPr>
          <w:ins w:id="1775" w:author="Phatthamon Jantalae" w:date="2022-06-16T17:02:00Z"/>
        </w:trPr>
        <w:tc>
          <w:tcPr>
            <w:tcW w:w="8635" w:type="dxa"/>
            <w:tcBorders>
              <w:bottom w:val="single" w:sz="4" w:space="0" w:color="auto"/>
            </w:tcBorders>
            <w:shd w:val="clear" w:color="auto" w:fill="auto"/>
          </w:tcPr>
          <w:p w14:paraId="5FADC52A" w14:textId="77777777" w:rsidR="00D3325E" w:rsidRPr="00525B7A" w:rsidRDefault="00D3325E" w:rsidP="00525B7A">
            <w:pPr>
              <w:tabs>
                <w:tab w:val="left" w:pos="585"/>
              </w:tabs>
              <w:spacing w:before="60" w:after="60" w:line="240" w:lineRule="auto"/>
              <w:ind w:left="567" w:hanging="567"/>
              <w:rPr>
                <w:ins w:id="1776" w:author="Phatthamon Jantalae" w:date="2022-06-16T17:02:00Z"/>
                <w:rFonts w:ascii="Arial" w:eastAsia="Times New Roman" w:hAnsi="Arial" w:cs="Frutiger 45 Light"/>
                <w:sz w:val="18"/>
                <w:szCs w:val="18"/>
              </w:rPr>
            </w:pPr>
            <w:ins w:id="1777" w:author="Phatthamon Jantalae" w:date="2022-06-16T17:02:00Z">
              <w:r w:rsidRPr="00525B7A">
                <w:rPr>
                  <w:rFonts w:ascii="Arial" w:eastAsia="Times New Roman" w:hAnsi="Arial" w:cs="Frutiger 45 Light"/>
                  <w:sz w:val="18"/>
                  <w:szCs w:val="18"/>
                </w:rPr>
                <w:t>3.8</w:t>
              </w:r>
              <w:r w:rsidRPr="00525B7A">
                <w:rPr>
                  <w:rFonts w:ascii="Arial" w:eastAsia="Times New Roman" w:hAnsi="Arial" w:cs="Frutiger 45 Light"/>
                  <w:sz w:val="18"/>
                  <w:szCs w:val="18"/>
                </w:rPr>
                <w:tab/>
                <w:t>engagement of security personnel to protect facilities and property or to support project activities?</w:t>
              </w:r>
            </w:ins>
          </w:p>
        </w:tc>
        <w:tc>
          <w:tcPr>
            <w:tcW w:w="900" w:type="dxa"/>
            <w:tcBorders>
              <w:bottom w:val="single" w:sz="4" w:space="0" w:color="auto"/>
            </w:tcBorders>
            <w:shd w:val="clear" w:color="auto" w:fill="auto"/>
          </w:tcPr>
          <w:p w14:paraId="2871B666" w14:textId="77777777" w:rsidR="00D3325E" w:rsidRPr="00525B7A" w:rsidRDefault="00D3325E" w:rsidP="00525B7A">
            <w:pPr>
              <w:tabs>
                <w:tab w:val="left" w:pos="585"/>
              </w:tabs>
              <w:spacing w:before="60" w:after="60" w:line="240" w:lineRule="auto"/>
              <w:ind w:left="567" w:hanging="567"/>
              <w:rPr>
                <w:ins w:id="1778" w:author="Phatthamon Jantalae" w:date="2022-06-16T17:02:00Z"/>
                <w:rFonts w:ascii="Arial" w:eastAsia="Times New Roman" w:hAnsi="Arial" w:cs="Frutiger 45 Light"/>
                <w:sz w:val="18"/>
                <w:szCs w:val="18"/>
              </w:rPr>
            </w:pPr>
            <w:ins w:id="1779"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8C6E4C" w14:paraId="27916596" w14:textId="77777777" w:rsidTr="00B61ED7">
        <w:trPr>
          <w:trHeight w:val="503"/>
          <w:ins w:id="1780" w:author="Phatthamon Jantalae" w:date="2022-06-16T17:02:00Z"/>
        </w:trPr>
        <w:tc>
          <w:tcPr>
            <w:tcW w:w="8635" w:type="dxa"/>
            <w:tcBorders>
              <w:bottom w:val="single" w:sz="4" w:space="0" w:color="auto"/>
            </w:tcBorders>
            <w:shd w:val="clear" w:color="auto" w:fill="DBE5F1"/>
            <w:vAlign w:val="center"/>
          </w:tcPr>
          <w:p w14:paraId="1D4DA311" w14:textId="77777777" w:rsidR="00D3325E" w:rsidRPr="008C6E4C" w:rsidRDefault="00D3325E" w:rsidP="00525B7A">
            <w:pPr>
              <w:tabs>
                <w:tab w:val="left" w:pos="0"/>
                <w:tab w:val="left" w:pos="555"/>
              </w:tabs>
              <w:spacing w:before="60" w:after="60" w:line="240" w:lineRule="auto"/>
              <w:rPr>
                <w:ins w:id="1781" w:author="Phatthamon Jantalae" w:date="2022-06-16T17:02:00Z"/>
                <w:rFonts w:eastAsia="Times New Roman"/>
                <w:b/>
              </w:rPr>
            </w:pPr>
            <w:ins w:id="1782" w:author="Phatthamon Jantalae" w:date="2022-06-16T17:02:00Z">
              <w:r w:rsidRPr="00525B7A">
                <w:rPr>
                  <w:rFonts w:ascii="Arial" w:eastAsia="Times New Roman" w:hAnsi="Arial" w:cs="Frutiger 45 Light"/>
                  <w:b/>
                  <w:sz w:val="18"/>
                  <w:szCs w:val="18"/>
                </w:rPr>
                <w:t>Standard 4: Cultural Heritage</w:t>
              </w:r>
            </w:ins>
          </w:p>
        </w:tc>
        <w:tc>
          <w:tcPr>
            <w:tcW w:w="900" w:type="dxa"/>
            <w:tcBorders>
              <w:bottom w:val="single" w:sz="4" w:space="0" w:color="auto"/>
            </w:tcBorders>
            <w:shd w:val="clear" w:color="auto" w:fill="DBE5F1"/>
            <w:vAlign w:val="center"/>
          </w:tcPr>
          <w:p w14:paraId="467592E6" w14:textId="77777777" w:rsidR="00D3325E" w:rsidRPr="008C6E4C" w:rsidRDefault="00D3325E" w:rsidP="00B61ED7">
            <w:pPr>
              <w:tabs>
                <w:tab w:val="left" w:pos="585"/>
              </w:tabs>
              <w:spacing w:before="60" w:after="60"/>
              <w:ind w:left="567" w:hanging="567"/>
              <w:rPr>
                <w:ins w:id="1783" w:author="Phatthamon Jantalae" w:date="2022-06-16T17:02:00Z"/>
                <w:rFonts w:eastAsia="Times New Roman"/>
              </w:rPr>
            </w:pPr>
          </w:p>
        </w:tc>
      </w:tr>
      <w:tr w:rsidR="00D3325E" w:rsidRPr="008C6E4C" w14:paraId="7C348825" w14:textId="77777777" w:rsidTr="00B61ED7">
        <w:trPr>
          <w:ins w:id="1784" w:author="Phatthamon Jantalae" w:date="2022-06-16T17:02:00Z"/>
        </w:trPr>
        <w:tc>
          <w:tcPr>
            <w:tcW w:w="8635" w:type="dxa"/>
            <w:tcBorders>
              <w:bottom w:val="single" w:sz="4" w:space="0" w:color="auto"/>
            </w:tcBorders>
            <w:shd w:val="clear" w:color="auto" w:fill="auto"/>
          </w:tcPr>
          <w:p w14:paraId="0FF2F1C7" w14:textId="77777777" w:rsidR="00D3325E" w:rsidRPr="00525B7A" w:rsidRDefault="00D3325E" w:rsidP="00525B7A">
            <w:pPr>
              <w:tabs>
                <w:tab w:val="left" w:pos="585"/>
              </w:tabs>
              <w:spacing w:before="60" w:after="60" w:line="240" w:lineRule="auto"/>
              <w:ind w:left="567" w:hanging="567"/>
              <w:rPr>
                <w:ins w:id="1785" w:author="Phatthamon Jantalae" w:date="2022-06-16T17:02:00Z"/>
                <w:rFonts w:ascii="Arial" w:eastAsia="Times New Roman" w:hAnsi="Arial" w:cs="Frutiger 45 Light"/>
                <w:sz w:val="18"/>
                <w:szCs w:val="18"/>
              </w:rPr>
            </w:pPr>
            <w:ins w:id="1786" w:author="Phatthamon Jantalae" w:date="2022-06-16T17:02:00Z">
              <w:r w:rsidRPr="00525B7A">
                <w:rPr>
                  <w:rFonts w:ascii="Arial" w:eastAsia="Times New Roman" w:hAnsi="Arial" w:cs="Frutiger 45 Light"/>
                  <w:sz w:val="18"/>
                  <w:szCs w:val="18"/>
                </w:rPr>
                <w:t xml:space="preserve">Would the project potentially involve or lead </w:t>
              </w:r>
              <w:proofErr w:type="gramStart"/>
              <w:r w:rsidRPr="00525B7A">
                <w:rPr>
                  <w:rFonts w:ascii="Arial" w:eastAsia="Times New Roman" w:hAnsi="Arial" w:cs="Frutiger 45 Light"/>
                  <w:sz w:val="18"/>
                  <w:szCs w:val="18"/>
                </w:rPr>
                <w:t>to:</w:t>
              </w:r>
              <w:proofErr w:type="gramEnd"/>
            </w:ins>
          </w:p>
        </w:tc>
        <w:tc>
          <w:tcPr>
            <w:tcW w:w="900" w:type="dxa"/>
            <w:tcBorders>
              <w:bottom w:val="single" w:sz="4" w:space="0" w:color="auto"/>
            </w:tcBorders>
            <w:shd w:val="clear" w:color="auto" w:fill="auto"/>
          </w:tcPr>
          <w:p w14:paraId="7632214D" w14:textId="77777777" w:rsidR="00D3325E" w:rsidRPr="008C6E4C" w:rsidRDefault="00D3325E" w:rsidP="00B61ED7">
            <w:pPr>
              <w:tabs>
                <w:tab w:val="left" w:pos="585"/>
              </w:tabs>
              <w:spacing w:before="60" w:after="60"/>
              <w:ind w:left="567" w:hanging="567"/>
              <w:rPr>
                <w:ins w:id="1787" w:author="Phatthamon Jantalae" w:date="2022-06-16T17:02:00Z"/>
                <w:rFonts w:eastAsia="Times New Roman"/>
              </w:rPr>
            </w:pPr>
          </w:p>
        </w:tc>
      </w:tr>
      <w:tr w:rsidR="00D3325E" w:rsidRPr="00D05A10" w14:paraId="7DC8F9FB" w14:textId="77777777" w:rsidTr="00B61ED7">
        <w:trPr>
          <w:ins w:id="1788" w:author="Phatthamon Jantalae" w:date="2022-06-16T17:02:00Z"/>
        </w:trPr>
        <w:tc>
          <w:tcPr>
            <w:tcW w:w="8635" w:type="dxa"/>
            <w:tcBorders>
              <w:bottom w:val="single" w:sz="4" w:space="0" w:color="auto"/>
            </w:tcBorders>
            <w:shd w:val="clear" w:color="auto" w:fill="auto"/>
          </w:tcPr>
          <w:p w14:paraId="0657F958" w14:textId="77777777" w:rsidR="00D3325E" w:rsidRPr="00525B7A" w:rsidRDefault="00D3325E" w:rsidP="00525B7A">
            <w:pPr>
              <w:tabs>
                <w:tab w:val="left" w:pos="585"/>
              </w:tabs>
              <w:spacing w:before="60" w:after="60" w:line="240" w:lineRule="auto"/>
              <w:ind w:left="567" w:hanging="567"/>
              <w:rPr>
                <w:ins w:id="1789" w:author="Phatthamon Jantalae" w:date="2022-06-16T17:02:00Z"/>
                <w:rFonts w:ascii="Arial" w:eastAsia="Times New Roman" w:hAnsi="Arial" w:cs="Frutiger 45 Light"/>
                <w:sz w:val="18"/>
                <w:szCs w:val="18"/>
              </w:rPr>
            </w:pPr>
            <w:ins w:id="1790" w:author="Phatthamon Jantalae" w:date="2022-06-16T17:02:00Z">
              <w:r w:rsidRPr="00525B7A">
                <w:rPr>
                  <w:rFonts w:ascii="Arial" w:eastAsia="Times New Roman" w:hAnsi="Arial" w:cs="Frutiger 45 Light"/>
                  <w:sz w:val="18"/>
                  <w:szCs w:val="18"/>
                </w:rPr>
                <w:t>4.1</w:t>
              </w:r>
              <w:r w:rsidRPr="00525B7A">
                <w:rPr>
                  <w:rFonts w:ascii="Arial" w:eastAsia="Times New Roman" w:hAnsi="Arial" w:cs="Frutiger 45 Light"/>
                  <w:sz w:val="18"/>
                  <w:szCs w:val="18"/>
                </w:rPr>
                <w:tab/>
                <w:t>activities adjacent to or within a Cultural Heritage site?</w:t>
              </w:r>
            </w:ins>
          </w:p>
        </w:tc>
        <w:tc>
          <w:tcPr>
            <w:tcW w:w="900" w:type="dxa"/>
            <w:tcBorders>
              <w:bottom w:val="single" w:sz="4" w:space="0" w:color="auto"/>
            </w:tcBorders>
            <w:shd w:val="clear" w:color="auto" w:fill="auto"/>
          </w:tcPr>
          <w:p w14:paraId="780548DB" w14:textId="77777777" w:rsidR="00D3325E" w:rsidRPr="00525B7A" w:rsidRDefault="00D3325E" w:rsidP="00B61ED7">
            <w:pPr>
              <w:tabs>
                <w:tab w:val="left" w:pos="585"/>
              </w:tabs>
              <w:spacing w:before="60" w:after="60"/>
              <w:ind w:left="567" w:hanging="567"/>
              <w:rPr>
                <w:ins w:id="1791" w:author="Phatthamon Jantalae" w:date="2022-06-16T17:02:00Z"/>
                <w:rFonts w:ascii="Arial" w:eastAsia="Times New Roman" w:hAnsi="Arial" w:cs="Frutiger 45 Light"/>
                <w:sz w:val="18"/>
                <w:szCs w:val="18"/>
              </w:rPr>
            </w:pPr>
            <w:ins w:id="1792"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D05A10" w14:paraId="346818AC" w14:textId="77777777" w:rsidTr="00B61ED7">
        <w:trPr>
          <w:ins w:id="1793" w:author="Phatthamon Jantalae" w:date="2022-06-16T17:02:00Z"/>
        </w:trPr>
        <w:tc>
          <w:tcPr>
            <w:tcW w:w="8635" w:type="dxa"/>
            <w:tcBorders>
              <w:bottom w:val="single" w:sz="4" w:space="0" w:color="auto"/>
            </w:tcBorders>
            <w:shd w:val="clear" w:color="auto" w:fill="auto"/>
          </w:tcPr>
          <w:p w14:paraId="222B1F47" w14:textId="77777777" w:rsidR="00D3325E" w:rsidRPr="00525B7A" w:rsidRDefault="00D3325E" w:rsidP="00525B7A">
            <w:pPr>
              <w:tabs>
                <w:tab w:val="left" w:pos="585"/>
              </w:tabs>
              <w:spacing w:before="60" w:after="60" w:line="240" w:lineRule="auto"/>
              <w:ind w:left="567" w:hanging="567"/>
              <w:rPr>
                <w:ins w:id="1794" w:author="Phatthamon Jantalae" w:date="2022-06-16T17:02:00Z"/>
                <w:rFonts w:ascii="Arial" w:eastAsia="Times New Roman" w:hAnsi="Arial" w:cs="Frutiger 45 Light"/>
                <w:sz w:val="18"/>
                <w:szCs w:val="18"/>
              </w:rPr>
            </w:pPr>
            <w:ins w:id="1795" w:author="Phatthamon Jantalae" w:date="2022-06-16T17:02:00Z">
              <w:r w:rsidRPr="00525B7A">
                <w:rPr>
                  <w:rFonts w:ascii="Arial" w:eastAsia="Times New Roman" w:hAnsi="Arial" w:cs="Frutiger 45 Light"/>
                  <w:sz w:val="18"/>
                  <w:szCs w:val="18"/>
                </w:rPr>
                <w:t>4.2</w:t>
              </w:r>
              <w:r w:rsidRPr="00525B7A">
                <w:rPr>
                  <w:rFonts w:ascii="Arial" w:eastAsia="Times New Roman" w:hAnsi="Arial" w:cs="Frutiger 45 Light"/>
                  <w:sz w:val="18"/>
                  <w:szCs w:val="18"/>
                </w:rPr>
                <w:tab/>
                <w:t>significant excavations, demolitions, movement of earth, flooding or other environmental changes?</w:t>
              </w:r>
            </w:ins>
          </w:p>
        </w:tc>
        <w:tc>
          <w:tcPr>
            <w:tcW w:w="900" w:type="dxa"/>
            <w:tcBorders>
              <w:bottom w:val="single" w:sz="4" w:space="0" w:color="auto"/>
            </w:tcBorders>
            <w:shd w:val="clear" w:color="auto" w:fill="auto"/>
          </w:tcPr>
          <w:p w14:paraId="6B5B9B77" w14:textId="77777777" w:rsidR="00D3325E" w:rsidRPr="00525B7A" w:rsidRDefault="00D3325E" w:rsidP="00B61ED7">
            <w:pPr>
              <w:tabs>
                <w:tab w:val="left" w:pos="585"/>
              </w:tabs>
              <w:spacing w:before="60" w:after="60"/>
              <w:ind w:left="567" w:hanging="567"/>
              <w:rPr>
                <w:ins w:id="1796" w:author="Phatthamon Jantalae" w:date="2022-06-16T17:02:00Z"/>
                <w:rFonts w:ascii="Arial" w:eastAsia="Times New Roman" w:hAnsi="Arial" w:cs="Frutiger 45 Light"/>
                <w:sz w:val="18"/>
                <w:szCs w:val="18"/>
              </w:rPr>
            </w:pPr>
            <w:ins w:id="1797" w:author="Phatthamon Jantalae" w:date="2022-06-16T17:02:00Z">
              <w:r w:rsidRPr="00525B7A">
                <w:rPr>
                  <w:rFonts w:ascii="Arial" w:eastAsia="Times New Roman" w:hAnsi="Arial" w:cs="Frutiger 45 Light"/>
                  <w:sz w:val="18"/>
                  <w:szCs w:val="18"/>
                </w:rPr>
                <w:t>Yes</w:t>
              </w:r>
            </w:ins>
          </w:p>
        </w:tc>
      </w:tr>
      <w:tr w:rsidR="00D3325E" w:rsidRPr="00D05A10" w14:paraId="4AE94DB7" w14:textId="77777777" w:rsidTr="00B61ED7">
        <w:trPr>
          <w:ins w:id="1798" w:author="Phatthamon Jantalae" w:date="2022-06-16T17:02:00Z"/>
        </w:trPr>
        <w:tc>
          <w:tcPr>
            <w:tcW w:w="8635" w:type="dxa"/>
            <w:tcBorders>
              <w:bottom w:val="single" w:sz="4" w:space="0" w:color="auto"/>
            </w:tcBorders>
            <w:shd w:val="clear" w:color="auto" w:fill="auto"/>
          </w:tcPr>
          <w:p w14:paraId="18873C74" w14:textId="77777777" w:rsidR="00D3325E" w:rsidRPr="00525B7A" w:rsidRDefault="00D3325E" w:rsidP="00525B7A">
            <w:pPr>
              <w:tabs>
                <w:tab w:val="left" w:pos="585"/>
              </w:tabs>
              <w:spacing w:before="60" w:after="60" w:line="240" w:lineRule="auto"/>
              <w:ind w:left="567" w:hanging="567"/>
              <w:rPr>
                <w:ins w:id="1799" w:author="Phatthamon Jantalae" w:date="2022-06-16T17:02:00Z"/>
                <w:rFonts w:ascii="Arial" w:eastAsia="Times New Roman" w:hAnsi="Arial" w:cs="Frutiger 45 Light"/>
                <w:sz w:val="18"/>
                <w:szCs w:val="18"/>
              </w:rPr>
            </w:pPr>
            <w:ins w:id="1800" w:author="Phatthamon Jantalae" w:date="2022-06-16T17:02:00Z">
              <w:r w:rsidRPr="00525B7A">
                <w:rPr>
                  <w:rFonts w:ascii="Arial" w:eastAsia="Times New Roman" w:hAnsi="Arial" w:cs="Frutiger 45 Light"/>
                  <w:sz w:val="18"/>
                  <w:szCs w:val="18"/>
                </w:rPr>
                <w:t>4.3</w:t>
              </w:r>
              <w:r w:rsidRPr="00525B7A">
                <w:rPr>
                  <w:rFonts w:ascii="Arial" w:eastAsia="Times New Roman" w:hAnsi="Arial" w:cs="Frutiger 45 Light"/>
                  <w:sz w:val="18"/>
                  <w:szCs w:val="18"/>
                </w:rPr>
                <w:tab/>
                <w:t>adverse impacts to sites, structures, or objects with historical, cultural, artistic, traditional or religious values or intangible forms of culture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knowledge, innovations, practices)? (Note: projects intended to protect, and conserve Cultural Heritage may also have inadvertent adverse impacts)</w:t>
              </w:r>
            </w:ins>
          </w:p>
        </w:tc>
        <w:tc>
          <w:tcPr>
            <w:tcW w:w="900" w:type="dxa"/>
            <w:tcBorders>
              <w:bottom w:val="single" w:sz="4" w:space="0" w:color="auto"/>
            </w:tcBorders>
            <w:shd w:val="clear" w:color="auto" w:fill="auto"/>
          </w:tcPr>
          <w:p w14:paraId="1726E9F0" w14:textId="77777777" w:rsidR="00D3325E" w:rsidRPr="00525B7A" w:rsidRDefault="00D3325E" w:rsidP="00525B7A">
            <w:pPr>
              <w:tabs>
                <w:tab w:val="left" w:pos="585"/>
              </w:tabs>
              <w:spacing w:before="60" w:after="60" w:line="240" w:lineRule="auto"/>
              <w:ind w:left="567" w:hanging="567"/>
              <w:rPr>
                <w:ins w:id="1801" w:author="Phatthamon Jantalae" w:date="2022-06-16T17:02:00Z"/>
                <w:rFonts w:ascii="Arial" w:eastAsia="Times New Roman" w:hAnsi="Arial" w:cs="Frutiger 45 Light"/>
                <w:sz w:val="18"/>
                <w:szCs w:val="18"/>
              </w:rPr>
            </w:pPr>
            <w:ins w:id="1802" w:author="Phatthamon Jantalae" w:date="2022-06-16T17:02:00Z">
              <w:r w:rsidRPr="00525B7A">
                <w:rPr>
                  <w:rFonts w:ascii="Arial" w:eastAsia="Times New Roman" w:hAnsi="Arial" w:cs="Frutiger 45 Light"/>
                  <w:sz w:val="18"/>
                  <w:szCs w:val="18"/>
                </w:rPr>
                <w:t>Yes</w:t>
              </w:r>
            </w:ins>
          </w:p>
        </w:tc>
      </w:tr>
      <w:tr w:rsidR="00D3325E" w:rsidRPr="008C6E4C" w14:paraId="5E5674B9" w14:textId="77777777" w:rsidTr="00B61ED7">
        <w:trPr>
          <w:ins w:id="1803" w:author="Phatthamon Jantalae" w:date="2022-06-16T17:02:00Z"/>
        </w:trPr>
        <w:tc>
          <w:tcPr>
            <w:tcW w:w="8635" w:type="dxa"/>
            <w:tcBorders>
              <w:bottom w:val="single" w:sz="4" w:space="0" w:color="auto"/>
            </w:tcBorders>
            <w:shd w:val="clear" w:color="auto" w:fill="auto"/>
          </w:tcPr>
          <w:p w14:paraId="735741CA" w14:textId="77777777" w:rsidR="00D3325E" w:rsidRPr="00525B7A" w:rsidRDefault="00D3325E" w:rsidP="00525B7A">
            <w:pPr>
              <w:tabs>
                <w:tab w:val="left" w:pos="585"/>
              </w:tabs>
              <w:spacing w:before="60" w:after="60" w:line="240" w:lineRule="auto"/>
              <w:ind w:left="567" w:hanging="567"/>
              <w:rPr>
                <w:ins w:id="1804" w:author="Phatthamon Jantalae" w:date="2022-06-16T17:02:00Z"/>
                <w:rFonts w:ascii="Arial" w:eastAsia="Times New Roman" w:hAnsi="Arial" w:cs="Frutiger 45 Light"/>
                <w:sz w:val="18"/>
                <w:szCs w:val="18"/>
              </w:rPr>
            </w:pPr>
            <w:ins w:id="1805" w:author="Phatthamon Jantalae" w:date="2022-06-16T17:02:00Z">
              <w:r w:rsidRPr="00525B7A">
                <w:rPr>
                  <w:rFonts w:ascii="Arial" w:eastAsia="Times New Roman" w:hAnsi="Arial" w:cs="Frutiger 45 Light"/>
                  <w:sz w:val="18"/>
                  <w:szCs w:val="18"/>
                </w:rPr>
                <w:t>4.4</w:t>
              </w:r>
              <w:r w:rsidRPr="00525B7A">
                <w:rPr>
                  <w:rFonts w:ascii="Arial" w:eastAsia="Times New Roman" w:hAnsi="Arial" w:cs="Frutiger 45 Light"/>
                  <w:sz w:val="18"/>
                  <w:szCs w:val="18"/>
                </w:rPr>
                <w:tab/>
                <w:t>alterations to landscapes and natural features with cultural significance?</w:t>
              </w:r>
            </w:ins>
          </w:p>
        </w:tc>
        <w:tc>
          <w:tcPr>
            <w:tcW w:w="900" w:type="dxa"/>
            <w:tcBorders>
              <w:bottom w:val="single" w:sz="4" w:space="0" w:color="auto"/>
            </w:tcBorders>
            <w:shd w:val="clear" w:color="auto" w:fill="auto"/>
          </w:tcPr>
          <w:p w14:paraId="7583DA31" w14:textId="77777777" w:rsidR="00D3325E" w:rsidRPr="00525B7A" w:rsidRDefault="00D3325E" w:rsidP="00525B7A">
            <w:pPr>
              <w:tabs>
                <w:tab w:val="left" w:pos="585"/>
              </w:tabs>
              <w:spacing w:before="60" w:after="60" w:line="240" w:lineRule="auto"/>
              <w:ind w:left="567" w:hanging="567"/>
              <w:rPr>
                <w:ins w:id="1806" w:author="Phatthamon Jantalae" w:date="2022-06-16T17:02:00Z"/>
                <w:rFonts w:ascii="Arial" w:eastAsia="Times New Roman" w:hAnsi="Arial" w:cs="Frutiger 45 Light"/>
                <w:sz w:val="18"/>
                <w:szCs w:val="18"/>
              </w:rPr>
            </w:pPr>
            <w:ins w:id="1807"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8C6E4C" w14:paraId="5A1F25EC" w14:textId="77777777" w:rsidTr="00B61ED7">
        <w:trPr>
          <w:ins w:id="1808" w:author="Phatthamon Jantalae" w:date="2022-06-16T17:02:00Z"/>
        </w:trPr>
        <w:tc>
          <w:tcPr>
            <w:tcW w:w="8635" w:type="dxa"/>
            <w:tcBorders>
              <w:bottom w:val="single" w:sz="4" w:space="0" w:color="auto"/>
            </w:tcBorders>
            <w:shd w:val="clear" w:color="auto" w:fill="auto"/>
          </w:tcPr>
          <w:p w14:paraId="35C8BED7" w14:textId="77777777" w:rsidR="00D3325E" w:rsidRPr="00525B7A" w:rsidRDefault="00D3325E" w:rsidP="00525B7A">
            <w:pPr>
              <w:tabs>
                <w:tab w:val="left" w:pos="585"/>
              </w:tabs>
              <w:spacing w:before="60" w:after="60" w:line="240" w:lineRule="auto"/>
              <w:ind w:left="567" w:hanging="567"/>
              <w:rPr>
                <w:ins w:id="1809" w:author="Phatthamon Jantalae" w:date="2022-06-16T17:02:00Z"/>
                <w:rFonts w:ascii="Arial" w:eastAsia="Times New Roman" w:hAnsi="Arial" w:cs="Frutiger 45 Light"/>
                <w:sz w:val="18"/>
                <w:szCs w:val="18"/>
              </w:rPr>
            </w:pPr>
            <w:ins w:id="1810" w:author="Phatthamon Jantalae" w:date="2022-06-16T17:02:00Z">
              <w:r w:rsidRPr="00525B7A">
                <w:rPr>
                  <w:rFonts w:ascii="Arial" w:eastAsia="Times New Roman" w:hAnsi="Arial" w:cs="Frutiger 45 Light"/>
                  <w:sz w:val="18"/>
                  <w:szCs w:val="18"/>
                </w:rPr>
                <w:t>4.5</w:t>
              </w:r>
              <w:r w:rsidRPr="00525B7A">
                <w:rPr>
                  <w:rFonts w:ascii="Arial" w:eastAsia="Times New Roman" w:hAnsi="Arial" w:cs="Frutiger 45 Light"/>
                  <w:sz w:val="18"/>
                  <w:szCs w:val="18"/>
                </w:rPr>
                <w:tab/>
                <w:t>utilization of tangible and/or intangible forms (</w:t>
              </w:r>
              <w:proofErr w:type="gramStart"/>
              <w:r w:rsidRPr="00525B7A">
                <w:rPr>
                  <w:rFonts w:ascii="Arial" w:eastAsia="Times New Roman" w:hAnsi="Arial" w:cs="Frutiger 45 Light"/>
                  <w:sz w:val="18"/>
                  <w:szCs w:val="18"/>
                </w:rPr>
                <w:t>e.g.</w:t>
              </w:r>
              <w:proofErr w:type="gramEnd"/>
              <w:r w:rsidRPr="00525B7A">
                <w:rPr>
                  <w:rFonts w:ascii="Arial" w:eastAsia="Times New Roman" w:hAnsi="Arial" w:cs="Frutiger 45 Light"/>
                  <w:sz w:val="18"/>
                  <w:szCs w:val="18"/>
                </w:rPr>
                <w:t xml:space="preserve"> practices, traditional knowledge) of Cultural Heritage for commercial or other purposes?</w:t>
              </w:r>
            </w:ins>
          </w:p>
        </w:tc>
        <w:tc>
          <w:tcPr>
            <w:tcW w:w="900" w:type="dxa"/>
            <w:tcBorders>
              <w:bottom w:val="single" w:sz="4" w:space="0" w:color="auto"/>
            </w:tcBorders>
            <w:shd w:val="clear" w:color="auto" w:fill="auto"/>
          </w:tcPr>
          <w:p w14:paraId="714E0B94" w14:textId="77777777" w:rsidR="00D3325E" w:rsidRPr="00525B7A" w:rsidRDefault="00D3325E" w:rsidP="00525B7A">
            <w:pPr>
              <w:tabs>
                <w:tab w:val="left" w:pos="585"/>
              </w:tabs>
              <w:spacing w:before="60" w:after="60" w:line="240" w:lineRule="auto"/>
              <w:ind w:left="567" w:hanging="567"/>
              <w:rPr>
                <w:ins w:id="1811" w:author="Phatthamon Jantalae" w:date="2022-06-16T17:02:00Z"/>
                <w:rFonts w:ascii="Arial" w:eastAsia="Times New Roman" w:hAnsi="Arial" w:cs="Frutiger 45 Light"/>
                <w:sz w:val="18"/>
                <w:szCs w:val="18"/>
              </w:rPr>
            </w:pPr>
            <w:ins w:id="1812"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8C6E4C" w14:paraId="5C93D346" w14:textId="77777777" w:rsidTr="00B61ED7">
        <w:trPr>
          <w:trHeight w:val="566"/>
          <w:ins w:id="1813" w:author="Phatthamon Jantalae" w:date="2022-06-16T17:02:00Z"/>
        </w:trPr>
        <w:tc>
          <w:tcPr>
            <w:tcW w:w="8635" w:type="dxa"/>
            <w:tcBorders>
              <w:bottom w:val="single" w:sz="4" w:space="0" w:color="auto"/>
            </w:tcBorders>
            <w:shd w:val="clear" w:color="auto" w:fill="DBE5F1"/>
            <w:vAlign w:val="center"/>
          </w:tcPr>
          <w:p w14:paraId="77FEC3FE" w14:textId="77777777" w:rsidR="00D3325E" w:rsidRPr="00525B7A" w:rsidRDefault="00D3325E" w:rsidP="00525B7A">
            <w:pPr>
              <w:tabs>
                <w:tab w:val="left" w:pos="0"/>
                <w:tab w:val="left" w:pos="555"/>
              </w:tabs>
              <w:spacing w:before="60" w:after="60" w:line="240" w:lineRule="auto"/>
              <w:rPr>
                <w:ins w:id="1814" w:author="Phatthamon Jantalae" w:date="2022-06-16T17:02:00Z"/>
                <w:rFonts w:ascii="Arial" w:eastAsia="Times New Roman" w:hAnsi="Arial" w:cs="Frutiger 45 Light"/>
                <w:b/>
                <w:sz w:val="18"/>
                <w:szCs w:val="18"/>
              </w:rPr>
            </w:pPr>
            <w:ins w:id="1815" w:author="Phatthamon Jantalae" w:date="2022-06-16T17:02:00Z">
              <w:r w:rsidRPr="00525B7A">
                <w:rPr>
                  <w:rFonts w:ascii="Arial" w:eastAsia="Times New Roman" w:hAnsi="Arial" w:cs="Frutiger 45 Light"/>
                  <w:b/>
                  <w:sz w:val="18"/>
                  <w:szCs w:val="18"/>
                </w:rPr>
                <w:lastRenderedPageBreak/>
                <w:t>Standard 5: Displacement and Resettlement</w:t>
              </w:r>
            </w:ins>
          </w:p>
        </w:tc>
        <w:tc>
          <w:tcPr>
            <w:tcW w:w="900" w:type="dxa"/>
            <w:tcBorders>
              <w:bottom w:val="single" w:sz="4" w:space="0" w:color="auto"/>
            </w:tcBorders>
            <w:shd w:val="clear" w:color="auto" w:fill="DBE5F1"/>
            <w:vAlign w:val="center"/>
          </w:tcPr>
          <w:p w14:paraId="03B1F1BF" w14:textId="77777777" w:rsidR="00D3325E" w:rsidRPr="008C6E4C" w:rsidRDefault="00D3325E" w:rsidP="00B61ED7">
            <w:pPr>
              <w:tabs>
                <w:tab w:val="left" w:pos="585"/>
              </w:tabs>
              <w:spacing w:before="60" w:after="60"/>
              <w:ind w:left="567" w:hanging="567"/>
              <w:rPr>
                <w:ins w:id="1816" w:author="Phatthamon Jantalae" w:date="2022-06-16T17:02:00Z"/>
                <w:rFonts w:eastAsia="Times New Roman"/>
              </w:rPr>
            </w:pPr>
          </w:p>
        </w:tc>
      </w:tr>
      <w:tr w:rsidR="00D3325E" w:rsidRPr="008C6E4C" w14:paraId="6107A0DA" w14:textId="77777777" w:rsidTr="00B61ED7">
        <w:trPr>
          <w:ins w:id="1817" w:author="Phatthamon Jantalae" w:date="2022-06-16T17:02:00Z"/>
        </w:trPr>
        <w:tc>
          <w:tcPr>
            <w:tcW w:w="8635" w:type="dxa"/>
            <w:tcBorders>
              <w:bottom w:val="single" w:sz="4" w:space="0" w:color="auto"/>
            </w:tcBorders>
            <w:shd w:val="clear" w:color="auto" w:fill="auto"/>
          </w:tcPr>
          <w:p w14:paraId="2E1D08AF" w14:textId="77777777" w:rsidR="00D3325E" w:rsidRPr="00525B7A" w:rsidRDefault="00D3325E" w:rsidP="00525B7A">
            <w:pPr>
              <w:tabs>
                <w:tab w:val="left" w:pos="585"/>
              </w:tabs>
              <w:spacing w:before="60" w:after="60" w:line="240" w:lineRule="auto"/>
              <w:ind w:left="567" w:hanging="567"/>
              <w:rPr>
                <w:ins w:id="1818" w:author="Phatthamon Jantalae" w:date="2022-06-16T17:02:00Z"/>
                <w:rFonts w:ascii="Arial" w:eastAsiaTheme="minorEastAsia" w:hAnsi="Arial" w:cs="Frutiger 45 Light"/>
                <w:sz w:val="18"/>
                <w:szCs w:val="18"/>
              </w:rPr>
            </w:pPr>
            <w:ins w:id="1819" w:author="Phatthamon Jantalae" w:date="2022-06-16T17:02:00Z">
              <w:r w:rsidRPr="00525B7A">
                <w:rPr>
                  <w:rFonts w:ascii="Arial" w:eastAsiaTheme="minorEastAsia" w:hAnsi="Arial" w:cs="Frutiger 45 Light"/>
                  <w:sz w:val="18"/>
                  <w:szCs w:val="18"/>
                </w:rPr>
                <w:t xml:space="preserve">Would the project potentially involve or lead </w:t>
              </w:r>
              <w:proofErr w:type="gramStart"/>
              <w:r w:rsidRPr="00525B7A">
                <w:rPr>
                  <w:rFonts w:ascii="Arial" w:eastAsiaTheme="minorEastAsia" w:hAnsi="Arial" w:cs="Frutiger 45 Light"/>
                  <w:sz w:val="18"/>
                  <w:szCs w:val="18"/>
                </w:rPr>
                <w:t>to:</w:t>
              </w:r>
              <w:proofErr w:type="gramEnd"/>
            </w:ins>
          </w:p>
        </w:tc>
        <w:tc>
          <w:tcPr>
            <w:tcW w:w="900" w:type="dxa"/>
            <w:tcBorders>
              <w:bottom w:val="single" w:sz="4" w:space="0" w:color="auto"/>
            </w:tcBorders>
            <w:shd w:val="clear" w:color="auto" w:fill="auto"/>
          </w:tcPr>
          <w:p w14:paraId="2AE2FCC3" w14:textId="77777777" w:rsidR="00D3325E" w:rsidRPr="00525B7A" w:rsidRDefault="00D3325E" w:rsidP="00525B7A">
            <w:pPr>
              <w:tabs>
                <w:tab w:val="left" w:pos="585"/>
              </w:tabs>
              <w:spacing w:before="60" w:after="60" w:line="240" w:lineRule="auto"/>
              <w:ind w:left="567" w:hanging="567"/>
              <w:rPr>
                <w:ins w:id="1820" w:author="Phatthamon Jantalae" w:date="2022-06-16T17:02:00Z"/>
                <w:rFonts w:ascii="Arial" w:eastAsiaTheme="minorEastAsia" w:hAnsi="Arial" w:cs="Frutiger 45 Light"/>
                <w:sz w:val="18"/>
                <w:szCs w:val="18"/>
              </w:rPr>
            </w:pPr>
          </w:p>
        </w:tc>
      </w:tr>
      <w:tr w:rsidR="00D3325E" w:rsidRPr="00D05A10" w14:paraId="005A5B08" w14:textId="77777777" w:rsidTr="00B61ED7">
        <w:trPr>
          <w:ins w:id="1821" w:author="Phatthamon Jantalae" w:date="2022-06-16T17:02:00Z"/>
        </w:trPr>
        <w:tc>
          <w:tcPr>
            <w:tcW w:w="8635" w:type="dxa"/>
            <w:tcBorders>
              <w:bottom w:val="single" w:sz="4" w:space="0" w:color="auto"/>
            </w:tcBorders>
            <w:shd w:val="clear" w:color="auto" w:fill="auto"/>
          </w:tcPr>
          <w:p w14:paraId="7CB2A721" w14:textId="77777777" w:rsidR="00D3325E" w:rsidRPr="00525B7A" w:rsidRDefault="00D3325E" w:rsidP="00525B7A">
            <w:pPr>
              <w:tabs>
                <w:tab w:val="left" w:pos="585"/>
              </w:tabs>
              <w:spacing w:before="60" w:after="60" w:line="240" w:lineRule="auto"/>
              <w:ind w:left="567" w:hanging="567"/>
              <w:rPr>
                <w:ins w:id="1822" w:author="Phatthamon Jantalae" w:date="2022-06-16T17:02:00Z"/>
                <w:rFonts w:ascii="Arial" w:eastAsiaTheme="minorEastAsia" w:hAnsi="Arial" w:cs="Frutiger 45 Light"/>
                <w:sz w:val="18"/>
                <w:szCs w:val="18"/>
              </w:rPr>
            </w:pPr>
            <w:ins w:id="1823" w:author="Phatthamon Jantalae" w:date="2022-06-16T17:02:00Z">
              <w:r w:rsidRPr="00525B7A">
                <w:rPr>
                  <w:rFonts w:ascii="Arial" w:eastAsiaTheme="minorEastAsia" w:hAnsi="Arial" w:cs="Frutiger 45 Light"/>
                  <w:sz w:val="18"/>
                  <w:szCs w:val="18"/>
                </w:rPr>
                <w:t>5.1</w:t>
              </w:r>
              <w:r w:rsidRPr="00525B7A">
                <w:rPr>
                  <w:rFonts w:ascii="Arial" w:eastAsiaTheme="minorEastAsia" w:hAnsi="Arial" w:cs="Frutiger 45 Light"/>
                  <w:sz w:val="18"/>
                  <w:szCs w:val="18"/>
                </w:rPr>
                <w:tab/>
                <w:t>temporary or permanent and full or partial physical displacement (including people without legally recognizable claims to land)?</w:t>
              </w:r>
            </w:ins>
          </w:p>
        </w:tc>
        <w:tc>
          <w:tcPr>
            <w:tcW w:w="900" w:type="dxa"/>
            <w:tcBorders>
              <w:bottom w:val="single" w:sz="4" w:space="0" w:color="auto"/>
            </w:tcBorders>
            <w:shd w:val="clear" w:color="auto" w:fill="auto"/>
          </w:tcPr>
          <w:p w14:paraId="6CC29851" w14:textId="77777777" w:rsidR="00D3325E" w:rsidRPr="00525B7A" w:rsidRDefault="00D3325E" w:rsidP="00525B7A">
            <w:pPr>
              <w:tabs>
                <w:tab w:val="left" w:pos="585"/>
              </w:tabs>
              <w:spacing w:before="60" w:after="60" w:line="240" w:lineRule="auto"/>
              <w:ind w:left="567" w:hanging="567"/>
              <w:rPr>
                <w:ins w:id="1824" w:author="Phatthamon Jantalae" w:date="2022-06-16T17:02:00Z"/>
                <w:rFonts w:ascii="Arial" w:eastAsiaTheme="minorEastAsia" w:hAnsi="Arial" w:cs="Frutiger 45 Light"/>
                <w:sz w:val="18"/>
                <w:szCs w:val="18"/>
              </w:rPr>
            </w:pPr>
            <w:ins w:id="1825" w:author="Phatthamon Jantalae" w:date="2022-06-16T17:02:00Z">
              <w:r w:rsidRPr="00525B7A">
                <w:rPr>
                  <w:rFonts w:ascii="Arial" w:eastAsiaTheme="minorEastAsia" w:hAnsi="Arial" w:cs="Frutiger 45 Light" w:hint="eastAsia"/>
                  <w:sz w:val="18"/>
                  <w:szCs w:val="18"/>
                </w:rPr>
                <w:t>No</w:t>
              </w:r>
            </w:ins>
          </w:p>
        </w:tc>
      </w:tr>
      <w:tr w:rsidR="00D3325E" w:rsidRPr="00D05A10" w14:paraId="551DC466" w14:textId="77777777" w:rsidTr="00B61ED7">
        <w:trPr>
          <w:ins w:id="1826" w:author="Phatthamon Jantalae" w:date="2022-06-16T17:02:00Z"/>
        </w:trPr>
        <w:tc>
          <w:tcPr>
            <w:tcW w:w="8635" w:type="dxa"/>
            <w:tcBorders>
              <w:bottom w:val="single" w:sz="4" w:space="0" w:color="auto"/>
            </w:tcBorders>
            <w:shd w:val="clear" w:color="auto" w:fill="auto"/>
          </w:tcPr>
          <w:p w14:paraId="25630246" w14:textId="77777777" w:rsidR="00D3325E" w:rsidRPr="00525B7A" w:rsidRDefault="00D3325E" w:rsidP="00525B7A">
            <w:pPr>
              <w:tabs>
                <w:tab w:val="left" w:pos="585"/>
              </w:tabs>
              <w:spacing w:before="60" w:after="60" w:line="240" w:lineRule="auto"/>
              <w:ind w:left="567" w:hanging="567"/>
              <w:rPr>
                <w:ins w:id="1827" w:author="Phatthamon Jantalae" w:date="2022-06-16T17:02:00Z"/>
                <w:rFonts w:ascii="Arial" w:eastAsiaTheme="minorEastAsia" w:hAnsi="Arial" w:cs="Frutiger 45 Light"/>
                <w:sz w:val="18"/>
                <w:szCs w:val="18"/>
              </w:rPr>
            </w:pPr>
            <w:ins w:id="1828" w:author="Phatthamon Jantalae" w:date="2022-06-16T17:02:00Z">
              <w:r w:rsidRPr="00525B7A">
                <w:rPr>
                  <w:rFonts w:ascii="Arial" w:eastAsiaTheme="minorEastAsia" w:hAnsi="Arial" w:cs="Frutiger 45 Light"/>
                  <w:sz w:val="18"/>
                  <w:szCs w:val="18"/>
                </w:rPr>
                <w:t>5.2</w:t>
              </w:r>
              <w:r w:rsidRPr="00525B7A">
                <w:rPr>
                  <w:rFonts w:ascii="Arial" w:eastAsiaTheme="minorEastAsia" w:hAnsi="Arial" w:cs="Frutiger 45 Light"/>
                  <w:sz w:val="18"/>
                  <w:szCs w:val="18"/>
                </w:rPr>
                <w:tab/>
                <w:t>economic displacement (</w:t>
              </w:r>
              <w:proofErr w:type="gramStart"/>
              <w:r w:rsidRPr="00525B7A">
                <w:rPr>
                  <w:rFonts w:ascii="Arial" w:eastAsiaTheme="minorEastAsia" w:hAnsi="Arial" w:cs="Frutiger 45 Light"/>
                  <w:sz w:val="18"/>
                  <w:szCs w:val="18"/>
                </w:rPr>
                <w:t>e.g.</w:t>
              </w:r>
              <w:proofErr w:type="gramEnd"/>
              <w:r w:rsidRPr="00525B7A">
                <w:rPr>
                  <w:rFonts w:ascii="Arial" w:eastAsiaTheme="minorEastAsia" w:hAnsi="Arial" w:cs="Frutiger 45 Light"/>
                  <w:sz w:val="18"/>
                  <w:szCs w:val="18"/>
                </w:rPr>
                <w:t xml:space="preserve"> loss of assets or access to resources due to land acquisition or access restrictions – even in the absence of physical relocation)? </w:t>
              </w:r>
            </w:ins>
          </w:p>
        </w:tc>
        <w:tc>
          <w:tcPr>
            <w:tcW w:w="900" w:type="dxa"/>
            <w:tcBorders>
              <w:bottom w:val="single" w:sz="4" w:space="0" w:color="auto"/>
            </w:tcBorders>
            <w:shd w:val="clear" w:color="auto" w:fill="auto"/>
          </w:tcPr>
          <w:p w14:paraId="625AEC07" w14:textId="77777777" w:rsidR="00D3325E" w:rsidRPr="00525B7A" w:rsidRDefault="00D3325E" w:rsidP="00525B7A">
            <w:pPr>
              <w:tabs>
                <w:tab w:val="left" w:pos="585"/>
              </w:tabs>
              <w:spacing w:before="60" w:after="60" w:line="240" w:lineRule="auto"/>
              <w:ind w:left="567" w:hanging="567"/>
              <w:rPr>
                <w:ins w:id="1829" w:author="Phatthamon Jantalae" w:date="2022-06-16T17:02:00Z"/>
                <w:rFonts w:ascii="Arial" w:eastAsiaTheme="minorEastAsia" w:hAnsi="Arial" w:cs="Frutiger 45 Light"/>
                <w:sz w:val="18"/>
                <w:szCs w:val="18"/>
              </w:rPr>
            </w:pPr>
            <w:ins w:id="1830"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8C6E4C" w14:paraId="6EBA33A4" w14:textId="77777777" w:rsidTr="00B61ED7">
        <w:trPr>
          <w:ins w:id="1831" w:author="Phatthamon Jantalae" w:date="2022-06-16T17:02:00Z"/>
        </w:trPr>
        <w:tc>
          <w:tcPr>
            <w:tcW w:w="8635" w:type="dxa"/>
            <w:tcBorders>
              <w:bottom w:val="single" w:sz="4" w:space="0" w:color="auto"/>
            </w:tcBorders>
            <w:shd w:val="clear" w:color="auto" w:fill="auto"/>
          </w:tcPr>
          <w:p w14:paraId="7204608F" w14:textId="77777777" w:rsidR="00D3325E" w:rsidRPr="00525B7A" w:rsidRDefault="00D3325E" w:rsidP="00525B7A">
            <w:pPr>
              <w:tabs>
                <w:tab w:val="left" w:pos="585"/>
              </w:tabs>
              <w:spacing w:before="60" w:after="60" w:line="240" w:lineRule="auto"/>
              <w:ind w:left="567" w:hanging="567"/>
              <w:rPr>
                <w:ins w:id="1832" w:author="Phatthamon Jantalae" w:date="2022-06-16T17:02:00Z"/>
                <w:rFonts w:ascii="Arial" w:eastAsiaTheme="minorEastAsia" w:hAnsi="Arial" w:cs="Frutiger 45 Light"/>
                <w:sz w:val="18"/>
                <w:szCs w:val="18"/>
              </w:rPr>
            </w:pPr>
            <w:ins w:id="1833" w:author="Phatthamon Jantalae" w:date="2022-06-16T17:02:00Z">
              <w:r w:rsidRPr="00525B7A">
                <w:rPr>
                  <w:rFonts w:ascii="Arial" w:eastAsiaTheme="minorEastAsia" w:hAnsi="Arial" w:cs="Frutiger 45 Light"/>
                  <w:sz w:val="18"/>
                  <w:szCs w:val="18"/>
                </w:rPr>
                <w:t>5.3</w:t>
              </w:r>
              <w:r w:rsidRPr="00525B7A">
                <w:rPr>
                  <w:rFonts w:ascii="Arial" w:eastAsiaTheme="minorEastAsia" w:hAnsi="Arial" w:cs="Frutiger 45 Light"/>
                  <w:sz w:val="18"/>
                  <w:szCs w:val="18"/>
                </w:rPr>
                <w:tab/>
                <w:t>risk of forced evictions?</w:t>
              </w:r>
              <w:r w:rsidRPr="00525B7A">
                <w:rPr>
                  <w:rFonts w:eastAsiaTheme="minorEastAsia" w:cs="Frutiger 45 Light"/>
                  <w:szCs w:val="18"/>
                </w:rPr>
                <w:footnoteReference w:id="21"/>
              </w:r>
            </w:ins>
          </w:p>
        </w:tc>
        <w:tc>
          <w:tcPr>
            <w:tcW w:w="900" w:type="dxa"/>
            <w:tcBorders>
              <w:bottom w:val="single" w:sz="4" w:space="0" w:color="auto"/>
            </w:tcBorders>
            <w:shd w:val="clear" w:color="auto" w:fill="auto"/>
          </w:tcPr>
          <w:p w14:paraId="2CF9302F" w14:textId="77777777" w:rsidR="00D3325E" w:rsidRPr="00525B7A" w:rsidRDefault="00D3325E" w:rsidP="00525B7A">
            <w:pPr>
              <w:tabs>
                <w:tab w:val="left" w:pos="585"/>
              </w:tabs>
              <w:spacing w:before="60" w:after="60" w:line="240" w:lineRule="auto"/>
              <w:ind w:left="567" w:hanging="567"/>
              <w:rPr>
                <w:ins w:id="1836" w:author="Phatthamon Jantalae" w:date="2022-06-16T17:02:00Z"/>
                <w:rFonts w:ascii="Arial" w:eastAsiaTheme="minorEastAsia" w:hAnsi="Arial" w:cs="Frutiger 45 Light"/>
                <w:sz w:val="18"/>
                <w:szCs w:val="18"/>
              </w:rPr>
            </w:pPr>
          </w:p>
        </w:tc>
      </w:tr>
      <w:tr w:rsidR="00D3325E" w:rsidRPr="00D05A10" w14:paraId="4EB059F5" w14:textId="77777777" w:rsidTr="00B61ED7">
        <w:trPr>
          <w:ins w:id="1837" w:author="Phatthamon Jantalae" w:date="2022-06-16T17:02:00Z"/>
        </w:trPr>
        <w:tc>
          <w:tcPr>
            <w:tcW w:w="8635" w:type="dxa"/>
            <w:tcBorders>
              <w:bottom w:val="single" w:sz="4" w:space="0" w:color="auto"/>
            </w:tcBorders>
            <w:shd w:val="clear" w:color="auto" w:fill="auto"/>
          </w:tcPr>
          <w:p w14:paraId="785C2019" w14:textId="77777777" w:rsidR="00D3325E" w:rsidRPr="00525B7A" w:rsidRDefault="00D3325E" w:rsidP="00525B7A">
            <w:pPr>
              <w:tabs>
                <w:tab w:val="left" w:pos="585"/>
              </w:tabs>
              <w:spacing w:before="60" w:after="60" w:line="240" w:lineRule="auto"/>
              <w:ind w:left="567" w:hanging="567"/>
              <w:rPr>
                <w:ins w:id="1838" w:author="Phatthamon Jantalae" w:date="2022-06-16T17:02:00Z"/>
                <w:rFonts w:ascii="Arial" w:eastAsiaTheme="minorEastAsia" w:hAnsi="Arial" w:cs="Frutiger 45 Light"/>
                <w:sz w:val="18"/>
                <w:szCs w:val="18"/>
              </w:rPr>
            </w:pPr>
            <w:ins w:id="1839" w:author="Phatthamon Jantalae" w:date="2022-06-16T17:02:00Z">
              <w:r w:rsidRPr="00525B7A">
                <w:rPr>
                  <w:rFonts w:ascii="Arial" w:eastAsiaTheme="minorEastAsia" w:hAnsi="Arial" w:cs="Frutiger 45 Light"/>
                  <w:sz w:val="18"/>
                  <w:szCs w:val="18"/>
                </w:rPr>
                <w:t>5.4</w:t>
              </w:r>
              <w:r w:rsidRPr="00525B7A">
                <w:rPr>
                  <w:rFonts w:ascii="Arial" w:eastAsiaTheme="minorEastAsia" w:hAnsi="Arial" w:cs="Frutiger 45 Light"/>
                  <w:sz w:val="18"/>
                  <w:szCs w:val="18"/>
                </w:rPr>
                <w:tab/>
                <w:t xml:space="preserve">impacts on or changes to land tenure arrangements and/or </w:t>
              </w:r>
              <w:proofErr w:type="gramStart"/>
              <w:r w:rsidRPr="00525B7A">
                <w:rPr>
                  <w:rFonts w:ascii="Arial" w:eastAsiaTheme="minorEastAsia" w:hAnsi="Arial" w:cs="Frutiger 45 Light"/>
                  <w:sz w:val="18"/>
                  <w:szCs w:val="18"/>
                </w:rPr>
                <w:t>community based</w:t>
              </w:r>
              <w:proofErr w:type="gramEnd"/>
              <w:r w:rsidRPr="00525B7A">
                <w:rPr>
                  <w:rFonts w:ascii="Arial" w:eastAsiaTheme="minorEastAsia" w:hAnsi="Arial" w:cs="Frutiger 45 Light"/>
                  <w:sz w:val="18"/>
                  <w:szCs w:val="18"/>
                </w:rPr>
                <w:t xml:space="preserve"> property rights/customary rights to land, territories and/or resources? </w:t>
              </w:r>
            </w:ins>
          </w:p>
        </w:tc>
        <w:tc>
          <w:tcPr>
            <w:tcW w:w="900" w:type="dxa"/>
            <w:tcBorders>
              <w:bottom w:val="single" w:sz="4" w:space="0" w:color="auto"/>
            </w:tcBorders>
            <w:shd w:val="clear" w:color="auto" w:fill="auto"/>
          </w:tcPr>
          <w:p w14:paraId="0148534D" w14:textId="77777777" w:rsidR="00D3325E" w:rsidRPr="00525B7A" w:rsidRDefault="00D3325E" w:rsidP="00525B7A">
            <w:pPr>
              <w:tabs>
                <w:tab w:val="left" w:pos="585"/>
              </w:tabs>
              <w:spacing w:before="60" w:after="60" w:line="240" w:lineRule="auto"/>
              <w:ind w:left="567" w:hanging="567"/>
              <w:rPr>
                <w:ins w:id="1840" w:author="Phatthamon Jantalae" w:date="2022-06-16T17:02:00Z"/>
                <w:rFonts w:ascii="Arial" w:eastAsiaTheme="minorEastAsia" w:hAnsi="Arial" w:cs="Frutiger 45 Light"/>
                <w:sz w:val="18"/>
                <w:szCs w:val="18"/>
              </w:rPr>
            </w:pPr>
            <w:ins w:id="1841" w:author="Phatthamon Jantalae" w:date="2022-06-16T17:02:00Z">
              <w:r w:rsidRPr="00525B7A">
                <w:rPr>
                  <w:rFonts w:ascii="Arial" w:eastAsiaTheme="minorEastAsia" w:hAnsi="Arial" w:cs="Frutiger 45 Light"/>
                  <w:sz w:val="18"/>
                  <w:szCs w:val="18"/>
                </w:rPr>
                <w:t>Yes</w:t>
              </w:r>
            </w:ins>
          </w:p>
        </w:tc>
      </w:tr>
      <w:tr w:rsidR="00D3325E" w:rsidRPr="008C6E4C" w14:paraId="10DDF9AD" w14:textId="77777777" w:rsidTr="00B61ED7">
        <w:trPr>
          <w:trHeight w:val="584"/>
          <w:ins w:id="1842" w:author="Phatthamon Jantalae" w:date="2022-06-16T17:02:00Z"/>
        </w:trPr>
        <w:tc>
          <w:tcPr>
            <w:tcW w:w="8635" w:type="dxa"/>
            <w:tcBorders>
              <w:bottom w:val="single" w:sz="4" w:space="0" w:color="auto"/>
            </w:tcBorders>
            <w:shd w:val="clear" w:color="auto" w:fill="DBE5F1"/>
            <w:vAlign w:val="center"/>
          </w:tcPr>
          <w:p w14:paraId="5E77F38E" w14:textId="77777777" w:rsidR="00D3325E" w:rsidRPr="008C6E4C" w:rsidRDefault="00D3325E" w:rsidP="00525B7A">
            <w:pPr>
              <w:tabs>
                <w:tab w:val="left" w:pos="0"/>
                <w:tab w:val="left" w:pos="555"/>
              </w:tabs>
              <w:spacing w:before="60" w:after="60" w:line="240" w:lineRule="auto"/>
              <w:rPr>
                <w:ins w:id="1843" w:author="Phatthamon Jantalae" w:date="2022-06-16T17:02:00Z"/>
                <w:rFonts w:eastAsia="Times New Roman"/>
                <w:b/>
              </w:rPr>
            </w:pPr>
            <w:ins w:id="1844" w:author="Phatthamon Jantalae" w:date="2022-06-16T17:02:00Z">
              <w:r w:rsidRPr="00525B7A">
                <w:rPr>
                  <w:rFonts w:ascii="Arial" w:eastAsia="Times New Roman" w:hAnsi="Arial" w:cs="Frutiger 45 Light"/>
                  <w:b/>
                  <w:sz w:val="18"/>
                  <w:szCs w:val="18"/>
                </w:rPr>
                <w:t>Standard 6: Indigenous Peoples</w:t>
              </w:r>
            </w:ins>
          </w:p>
        </w:tc>
        <w:tc>
          <w:tcPr>
            <w:tcW w:w="900" w:type="dxa"/>
            <w:tcBorders>
              <w:bottom w:val="single" w:sz="4" w:space="0" w:color="auto"/>
            </w:tcBorders>
            <w:shd w:val="clear" w:color="auto" w:fill="DBE5F1"/>
            <w:vAlign w:val="center"/>
          </w:tcPr>
          <w:p w14:paraId="3AC774F0" w14:textId="77777777" w:rsidR="00D3325E" w:rsidRPr="008C6E4C" w:rsidRDefault="00D3325E" w:rsidP="00B61ED7">
            <w:pPr>
              <w:tabs>
                <w:tab w:val="left" w:pos="585"/>
              </w:tabs>
              <w:spacing w:before="60" w:after="60"/>
              <w:ind w:left="567" w:hanging="567"/>
              <w:rPr>
                <w:ins w:id="1845" w:author="Phatthamon Jantalae" w:date="2022-06-16T17:02:00Z"/>
                <w:rFonts w:eastAsia="Times New Roman"/>
              </w:rPr>
            </w:pPr>
          </w:p>
        </w:tc>
      </w:tr>
      <w:tr w:rsidR="00D3325E" w:rsidRPr="008C6E4C" w14:paraId="2730E94F" w14:textId="77777777" w:rsidTr="00B61ED7">
        <w:trPr>
          <w:ins w:id="1846" w:author="Phatthamon Jantalae" w:date="2022-06-16T17:02:00Z"/>
        </w:trPr>
        <w:tc>
          <w:tcPr>
            <w:tcW w:w="8635" w:type="dxa"/>
            <w:tcBorders>
              <w:bottom w:val="single" w:sz="4" w:space="0" w:color="auto"/>
            </w:tcBorders>
            <w:shd w:val="clear" w:color="auto" w:fill="auto"/>
          </w:tcPr>
          <w:p w14:paraId="2EC01733" w14:textId="77777777" w:rsidR="00D3325E" w:rsidRPr="008C6E4C" w:rsidRDefault="00D3325E" w:rsidP="00B61ED7">
            <w:pPr>
              <w:tabs>
                <w:tab w:val="left" w:pos="585"/>
              </w:tabs>
              <w:spacing w:before="60" w:after="60"/>
              <w:ind w:left="567" w:hanging="567"/>
              <w:rPr>
                <w:ins w:id="1847" w:author="Phatthamon Jantalae" w:date="2022-06-16T17:02:00Z"/>
              </w:rPr>
            </w:pPr>
            <w:ins w:id="1848" w:author="Phatthamon Jantalae" w:date="2022-06-16T17:02:00Z">
              <w:r w:rsidRPr="008C6E4C">
                <w:t xml:space="preserve">Would the project potentially involve or lead </w:t>
              </w:r>
              <w:proofErr w:type="gramStart"/>
              <w:r w:rsidRPr="008C6E4C">
                <w:t>to:</w:t>
              </w:r>
              <w:proofErr w:type="gramEnd"/>
              <w:r w:rsidRPr="008C6E4C">
                <w:t xml:space="preserve"> </w:t>
              </w:r>
            </w:ins>
          </w:p>
        </w:tc>
        <w:tc>
          <w:tcPr>
            <w:tcW w:w="900" w:type="dxa"/>
            <w:tcBorders>
              <w:bottom w:val="single" w:sz="4" w:space="0" w:color="auto"/>
            </w:tcBorders>
            <w:shd w:val="clear" w:color="auto" w:fill="auto"/>
          </w:tcPr>
          <w:p w14:paraId="1A46BF98" w14:textId="77777777" w:rsidR="00D3325E" w:rsidRPr="008C6E4C" w:rsidRDefault="00D3325E" w:rsidP="00B61ED7">
            <w:pPr>
              <w:tabs>
                <w:tab w:val="left" w:pos="585"/>
              </w:tabs>
              <w:spacing w:before="60" w:after="60"/>
              <w:ind w:left="567" w:hanging="567"/>
              <w:rPr>
                <w:ins w:id="1849" w:author="Phatthamon Jantalae" w:date="2022-06-16T17:02:00Z"/>
                <w:rFonts w:eastAsia="Times New Roman"/>
              </w:rPr>
            </w:pPr>
          </w:p>
        </w:tc>
      </w:tr>
      <w:tr w:rsidR="00D3325E" w:rsidRPr="00D05A10" w14:paraId="583F2F81" w14:textId="77777777" w:rsidTr="00B61ED7">
        <w:trPr>
          <w:ins w:id="1850" w:author="Phatthamon Jantalae" w:date="2022-06-16T17:02:00Z"/>
        </w:trPr>
        <w:tc>
          <w:tcPr>
            <w:tcW w:w="8635" w:type="dxa"/>
            <w:tcBorders>
              <w:bottom w:val="single" w:sz="4" w:space="0" w:color="auto"/>
            </w:tcBorders>
            <w:shd w:val="clear" w:color="auto" w:fill="auto"/>
          </w:tcPr>
          <w:p w14:paraId="1A73534B" w14:textId="77777777" w:rsidR="00D3325E" w:rsidRPr="008C6E4C" w:rsidRDefault="00D3325E" w:rsidP="00B61ED7">
            <w:pPr>
              <w:tabs>
                <w:tab w:val="left" w:pos="585"/>
              </w:tabs>
              <w:spacing w:before="60" w:after="60"/>
              <w:ind w:left="567" w:hanging="567"/>
              <w:rPr>
                <w:ins w:id="1851" w:author="Phatthamon Jantalae" w:date="2022-06-16T17:02:00Z"/>
              </w:rPr>
            </w:pPr>
            <w:ins w:id="1852" w:author="Phatthamon Jantalae" w:date="2022-06-16T17:02:00Z">
              <w:r w:rsidRPr="008C6E4C">
                <w:t>6.1</w:t>
              </w:r>
              <w:r w:rsidRPr="008C6E4C">
                <w:tab/>
                <w:t>areas where indigenous peoples are present (including project area of influence)?</w:t>
              </w:r>
            </w:ins>
          </w:p>
        </w:tc>
        <w:tc>
          <w:tcPr>
            <w:tcW w:w="900" w:type="dxa"/>
            <w:tcBorders>
              <w:bottom w:val="single" w:sz="4" w:space="0" w:color="auto"/>
            </w:tcBorders>
            <w:shd w:val="clear" w:color="auto" w:fill="auto"/>
          </w:tcPr>
          <w:p w14:paraId="554F24AF" w14:textId="77777777" w:rsidR="00D3325E" w:rsidRPr="00D05A10" w:rsidRDefault="00D3325E" w:rsidP="00B61ED7">
            <w:pPr>
              <w:tabs>
                <w:tab w:val="left" w:pos="585"/>
              </w:tabs>
              <w:spacing w:before="60" w:after="60"/>
              <w:ind w:left="567" w:hanging="567"/>
              <w:rPr>
                <w:ins w:id="1853" w:author="Phatthamon Jantalae" w:date="2022-06-16T17:02:00Z"/>
                <w:lang w:eastAsia="zh-CN"/>
              </w:rPr>
            </w:pPr>
            <w:ins w:id="1854" w:author="Phatthamon Jantalae" w:date="2022-06-16T17:02:00Z">
              <w:r>
                <w:rPr>
                  <w:rFonts w:hint="eastAsia"/>
                  <w:lang w:eastAsia="zh-CN"/>
                </w:rPr>
                <w:t>Y</w:t>
              </w:r>
              <w:r>
                <w:rPr>
                  <w:lang w:eastAsia="zh-CN"/>
                </w:rPr>
                <w:t>es</w:t>
              </w:r>
            </w:ins>
          </w:p>
        </w:tc>
      </w:tr>
      <w:tr w:rsidR="00D3325E" w:rsidRPr="00D05A10" w14:paraId="3EC3A692" w14:textId="77777777" w:rsidTr="00B61ED7">
        <w:trPr>
          <w:ins w:id="1855" w:author="Phatthamon Jantalae" w:date="2022-06-16T17:02:00Z"/>
        </w:trPr>
        <w:tc>
          <w:tcPr>
            <w:tcW w:w="8635" w:type="dxa"/>
            <w:tcBorders>
              <w:bottom w:val="single" w:sz="4" w:space="0" w:color="auto"/>
            </w:tcBorders>
            <w:shd w:val="clear" w:color="auto" w:fill="auto"/>
          </w:tcPr>
          <w:p w14:paraId="0B0E5137" w14:textId="77777777" w:rsidR="00D3325E" w:rsidRPr="00525B7A" w:rsidRDefault="00D3325E" w:rsidP="00525B7A">
            <w:pPr>
              <w:tabs>
                <w:tab w:val="left" w:pos="585"/>
              </w:tabs>
              <w:spacing w:before="60" w:after="60" w:line="240" w:lineRule="auto"/>
              <w:ind w:left="567" w:hanging="567"/>
              <w:rPr>
                <w:ins w:id="1856" w:author="Phatthamon Jantalae" w:date="2022-06-16T17:02:00Z"/>
                <w:rFonts w:ascii="Arial" w:eastAsiaTheme="minorEastAsia" w:hAnsi="Arial" w:cs="Frutiger 45 Light"/>
                <w:sz w:val="18"/>
                <w:szCs w:val="18"/>
              </w:rPr>
            </w:pPr>
            <w:ins w:id="1857" w:author="Phatthamon Jantalae" w:date="2022-06-16T17:02:00Z">
              <w:r w:rsidRPr="00525B7A">
                <w:rPr>
                  <w:rFonts w:ascii="Arial" w:eastAsiaTheme="minorEastAsia" w:hAnsi="Arial" w:cs="Frutiger 45 Light"/>
                  <w:sz w:val="18"/>
                  <w:szCs w:val="18"/>
                </w:rPr>
                <w:t>6.2</w:t>
              </w:r>
              <w:r w:rsidRPr="00525B7A">
                <w:rPr>
                  <w:rFonts w:ascii="Arial" w:eastAsiaTheme="minorEastAsia" w:hAnsi="Arial" w:cs="Frutiger 45 Light"/>
                  <w:sz w:val="18"/>
                  <w:szCs w:val="18"/>
                </w:rPr>
                <w:tab/>
                <w:t>activities located on lands and territories claimed by indigenous peoples?</w:t>
              </w:r>
            </w:ins>
          </w:p>
        </w:tc>
        <w:tc>
          <w:tcPr>
            <w:tcW w:w="900" w:type="dxa"/>
            <w:tcBorders>
              <w:bottom w:val="single" w:sz="4" w:space="0" w:color="auto"/>
            </w:tcBorders>
            <w:shd w:val="clear" w:color="auto" w:fill="auto"/>
          </w:tcPr>
          <w:p w14:paraId="3F4E6D4B" w14:textId="77777777" w:rsidR="00D3325E" w:rsidRPr="00525B7A" w:rsidRDefault="00D3325E" w:rsidP="00525B7A">
            <w:pPr>
              <w:tabs>
                <w:tab w:val="left" w:pos="585"/>
              </w:tabs>
              <w:spacing w:before="60" w:after="60" w:line="240" w:lineRule="auto"/>
              <w:ind w:left="567" w:hanging="567"/>
              <w:rPr>
                <w:ins w:id="1858" w:author="Phatthamon Jantalae" w:date="2022-06-16T17:02:00Z"/>
                <w:rFonts w:ascii="Arial" w:eastAsiaTheme="minorEastAsia" w:hAnsi="Arial" w:cs="Frutiger 45 Light"/>
                <w:sz w:val="18"/>
                <w:szCs w:val="18"/>
              </w:rPr>
            </w:pPr>
            <w:ins w:id="1859"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D05A10" w14:paraId="6DEAD289" w14:textId="77777777" w:rsidTr="00B61ED7">
        <w:trPr>
          <w:ins w:id="1860" w:author="Phatthamon Jantalae" w:date="2022-06-16T17:02:00Z"/>
        </w:trPr>
        <w:tc>
          <w:tcPr>
            <w:tcW w:w="8635" w:type="dxa"/>
            <w:tcBorders>
              <w:bottom w:val="single" w:sz="4" w:space="0" w:color="auto"/>
            </w:tcBorders>
            <w:shd w:val="clear" w:color="auto" w:fill="auto"/>
          </w:tcPr>
          <w:p w14:paraId="72D9FE16" w14:textId="77777777" w:rsidR="00D3325E" w:rsidRPr="00525B7A" w:rsidRDefault="00D3325E" w:rsidP="00525B7A">
            <w:pPr>
              <w:tabs>
                <w:tab w:val="left" w:pos="585"/>
              </w:tabs>
              <w:spacing w:before="60" w:after="60" w:line="240" w:lineRule="auto"/>
              <w:ind w:left="567" w:hanging="567"/>
              <w:rPr>
                <w:ins w:id="1861" w:author="Phatthamon Jantalae" w:date="2022-06-16T17:02:00Z"/>
                <w:rFonts w:ascii="Arial" w:eastAsiaTheme="minorEastAsia" w:hAnsi="Arial" w:cs="Frutiger 45 Light"/>
                <w:sz w:val="18"/>
                <w:szCs w:val="18"/>
              </w:rPr>
            </w:pPr>
            <w:ins w:id="1862" w:author="Phatthamon Jantalae" w:date="2022-06-16T17:02:00Z">
              <w:r w:rsidRPr="00525B7A">
                <w:rPr>
                  <w:rFonts w:ascii="Arial" w:eastAsiaTheme="minorEastAsia" w:hAnsi="Arial" w:cs="Frutiger 45 Light"/>
                  <w:sz w:val="18"/>
                  <w:szCs w:val="18"/>
                </w:rPr>
                <w:t>6.3</w:t>
              </w:r>
              <w:r w:rsidRPr="00525B7A">
                <w:rPr>
                  <w:rFonts w:ascii="Arial" w:eastAsiaTheme="minorEastAsia" w:hAnsi="Arial" w:cs="Frutiger 45 Light"/>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ins>
          </w:p>
          <w:p w14:paraId="2FF58409" w14:textId="77777777" w:rsidR="00D3325E" w:rsidRPr="00525B7A" w:rsidRDefault="00D3325E" w:rsidP="00525B7A">
            <w:pPr>
              <w:tabs>
                <w:tab w:val="left" w:pos="630"/>
              </w:tabs>
              <w:spacing w:before="60" w:after="60" w:line="240" w:lineRule="auto"/>
              <w:ind w:left="630"/>
              <w:rPr>
                <w:ins w:id="1863" w:author="Phatthamon Jantalae" w:date="2022-06-16T17:02:00Z"/>
                <w:rFonts w:ascii="Arial" w:eastAsiaTheme="minorEastAsia" w:hAnsi="Arial" w:cs="Frutiger 45 Light"/>
                <w:sz w:val="18"/>
                <w:szCs w:val="18"/>
              </w:rPr>
            </w:pPr>
            <w:ins w:id="1864" w:author="Phatthamon Jantalae" w:date="2022-06-16T17:02:00Z">
              <w:r w:rsidRPr="00525B7A">
                <w:rPr>
                  <w:rFonts w:ascii="Arial" w:eastAsiaTheme="minorEastAsia" w:hAnsi="Arial" w:cs="Frutiger 45 Light"/>
                  <w:sz w:val="18"/>
                  <w:szCs w:val="18"/>
                </w:rPr>
                <w:t xml:space="preserve">If the answer to screening question 6.3 is “yes”, then the potential risk impacts are considered </w:t>
              </w:r>
              <w:proofErr w:type="gramStart"/>
              <w:r w:rsidRPr="00525B7A">
                <w:rPr>
                  <w:rFonts w:ascii="Arial" w:eastAsiaTheme="minorEastAsia" w:hAnsi="Arial" w:cs="Frutiger 45 Light"/>
                  <w:sz w:val="18"/>
                  <w:szCs w:val="18"/>
                </w:rPr>
                <w:t>significant</w:t>
              </w:r>
              <w:proofErr w:type="gramEnd"/>
              <w:r w:rsidRPr="00525B7A">
                <w:rPr>
                  <w:rFonts w:ascii="Arial" w:eastAsiaTheme="minorEastAsia" w:hAnsi="Arial" w:cs="Frutiger 45 Light"/>
                  <w:sz w:val="18"/>
                  <w:szCs w:val="18"/>
                </w:rPr>
                <w:t xml:space="preserve"> and the project would be categorized as either Substantial Risk or High Risk</w:t>
              </w:r>
            </w:ins>
          </w:p>
        </w:tc>
        <w:tc>
          <w:tcPr>
            <w:tcW w:w="900" w:type="dxa"/>
            <w:tcBorders>
              <w:bottom w:val="single" w:sz="4" w:space="0" w:color="auto"/>
            </w:tcBorders>
            <w:shd w:val="clear" w:color="auto" w:fill="auto"/>
          </w:tcPr>
          <w:p w14:paraId="78D7126D" w14:textId="77777777" w:rsidR="00D3325E" w:rsidRPr="00525B7A" w:rsidRDefault="00D3325E" w:rsidP="00525B7A">
            <w:pPr>
              <w:tabs>
                <w:tab w:val="left" w:pos="585"/>
              </w:tabs>
              <w:spacing w:before="60" w:after="60" w:line="240" w:lineRule="auto"/>
              <w:ind w:left="567" w:hanging="567"/>
              <w:rPr>
                <w:ins w:id="1865" w:author="Phatthamon Jantalae" w:date="2022-06-16T17:02:00Z"/>
                <w:rFonts w:ascii="Arial" w:eastAsiaTheme="minorEastAsia" w:hAnsi="Arial" w:cs="Frutiger 45 Light"/>
                <w:sz w:val="18"/>
                <w:szCs w:val="18"/>
              </w:rPr>
            </w:pPr>
            <w:ins w:id="1866" w:author="Phatthamon Jantalae" w:date="2022-06-16T17:02:00Z">
              <w:r w:rsidRPr="00525B7A">
                <w:rPr>
                  <w:rFonts w:ascii="Arial" w:eastAsiaTheme="minorEastAsia" w:hAnsi="Arial" w:cs="Frutiger 45 Light" w:hint="eastAsia"/>
                  <w:sz w:val="18"/>
                  <w:szCs w:val="18"/>
                </w:rPr>
                <w:t>Yes</w:t>
              </w:r>
            </w:ins>
          </w:p>
        </w:tc>
      </w:tr>
      <w:tr w:rsidR="00D3325E" w:rsidRPr="00D05A10" w14:paraId="215F025E" w14:textId="77777777" w:rsidTr="00B61ED7">
        <w:trPr>
          <w:ins w:id="1867" w:author="Phatthamon Jantalae" w:date="2022-06-16T17:02:00Z"/>
        </w:trPr>
        <w:tc>
          <w:tcPr>
            <w:tcW w:w="8635" w:type="dxa"/>
            <w:tcBorders>
              <w:bottom w:val="single" w:sz="4" w:space="0" w:color="auto"/>
            </w:tcBorders>
            <w:shd w:val="clear" w:color="auto" w:fill="auto"/>
          </w:tcPr>
          <w:p w14:paraId="649BC42F" w14:textId="77777777" w:rsidR="00D3325E" w:rsidRPr="00525B7A" w:rsidRDefault="00D3325E" w:rsidP="00525B7A">
            <w:pPr>
              <w:tabs>
                <w:tab w:val="left" w:pos="585"/>
              </w:tabs>
              <w:spacing w:before="60" w:after="60" w:line="240" w:lineRule="auto"/>
              <w:ind w:left="567" w:hanging="567"/>
              <w:rPr>
                <w:ins w:id="1868" w:author="Phatthamon Jantalae" w:date="2022-06-16T17:02:00Z"/>
                <w:rFonts w:ascii="Arial" w:eastAsiaTheme="minorEastAsia" w:hAnsi="Arial" w:cs="Frutiger 45 Light"/>
                <w:sz w:val="18"/>
                <w:szCs w:val="18"/>
              </w:rPr>
            </w:pPr>
            <w:ins w:id="1869" w:author="Phatthamon Jantalae" w:date="2022-06-16T17:02:00Z">
              <w:r w:rsidRPr="00525B7A">
                <w:rPr>
                  <w:rFonts w:ascii="Arial" w:eastAsiaTheme="minorEastAsia" w:hAnsi="Arial" w:cs="Frutiger 45 Light"/>
                  <w:sz w:val="18"/>
                  <w:szCs w:val="18"/>
                </w:rPr>
                <w:t>6.4</w:t>
              </w:r>
              <w:r w:rsidRPr="00525B7A">
                <w:rPr>
                  <w:rFonts w:ascii="Arial" w:eastAsiaTheme="minorEastAsia" w:hAnsi="Arial" w:cs="Frutiger 45 Light"/>
                  <w:sz w:val="18"/>
                  <w:szCs w:val="18"/>
                </w:rPr>
                <w:tab/>
                <w:t xml:space="preserve">the absence of culturally appropriate consultations carried out with the objective of achieving FPIC on matters that may affect the rights and interests, lands, resources, </w:t>
              </w:r>
              <w:proofErr w:type="gramStart"/>
              <w:r w:rsidRPr="00525B7A">
                <w:rPr>
                  <w:rFonts w:ascii="Arial" w:eastAsiaTheme="minorEastAsia" w:hAnsi="Arial" w:cs="Frutiger 45 Light"/>
                  <w:sz w:val="18"/>
                  <w:szCs w:val="18"/>
                </w:rPr>
                <w:t>territories</w:t>
              </w:r>
              <w:proofErr w:type="gramEnd"/>
              <w:r w:rsidRPr="00525B7A">
                <w:rPr>
                  <w:rFonts w:ascii="Arial" w:eastAsiaTheme="minorEastAsia" w:hAnsi="Arial" w:cs="Frutiger 45 Light"/>
                  <w:sz w:val="18"/>
                  <w:szCs w:val="18"/>
                </w:rPr>
                <w:t xml:space="preserve"> and traditional livelihoods of the indigenous peoples concerned?</w:t>
              </w:r>
            </w:ins>
          </w:p>
        </w:tc>
        <w:tc>
          <w:tcPr>
            <w:tcW w:w="900" w:type="dxa"/>
            <w:tcBorders>
              <w:bottom w:val="single" w:sz="4" w:space="0" w:color="auto"/>
            </w:tcBorders>
            <w:shd w:val="clear" w:color="auto" w:fill="auto"/>
          </w:tcPr>
          <w:p w14:paraId="46C22700" w14:textId="77777777" w:rsidR="00D3325E" w:rsidRPr="00525B7A" w:rsidRDefault="00D3325E" w:rsidP="00525B7A">
            <w:pPr>
              <w:tabs>
                <w:tab w:val="left" w:pos="585"/>
              </w:tabs>
              <w:spacing w:before="60" w:after="60" w:line="240" w:lineRule="auto"/>
              <w:ind w:left="567" w:hanging="567"/>
              <w:rPr>
                <w:ins w:id="1870" w:author="Phatthamon Jantalae" w:date="2022-06-16T17:02:00Z"/>
                <w:rFonts w:ascii="Arial" w:eastAsiaTheme="minorEastAsia" w:hAnsi="Arial" w:cs="Frutiger 45 Light"/>
                <w:sz w:val="18"/>
                <w:szCs w:val="18"/>
              </w:rPr>
            </w:pPr>
            <w:ins w:id="1871" w:author="Phatthamon Jantalae" w:date="2022-06-16T17:02:00Z">
              <w:r w:rsidRPr="00525B7A">
                <w:rPr>
                  <w:rFonts w:ascii="Arial" w:eastAsiaTheme="minorEastAsia" w:hAnsi="Arial" w:cs="Frutiger 45 Light" w:hint="eastAsia"/>
                  <w:sz w:val="18"/>
                  <w:szCs w:val="18"/>
                </w:rPr>
                <w:t>Yes</w:t>
              </w:r>
            </w:ins>
          </w:p>
        </w:tc>
      </w:tr>
      <w:tr w:rsidR="00D3325E" w:rsidRPr="00D05A10" w14:paraId="5D2EF51B" w14:textId="77777777" w:rsidTr="00B61ED7">
        <w:trPr>
          <w:ins w:id="1872" w:author="Phatthamon Jantalae" w:date="2022-06-16T17:02:00Z"/>
        </w:trPr>
        <w:tc>
          <w:tcPr>
            <w:tcW w:w="8635" w:type="dxa"/>
            <w:tcBorders>
              <w:bottom w:val="single" w:sz="4" w:space="0" w:color="auto"/>
            </w:tcBorders>
            <w:shd w:val="clear" w:color="auto" w:fill="auto"/>
          </w:tcPr>
          <w:p w14:paraId="54EAA20B" w14:textId="77777777" w:rsidR="00D3325E" w:rsidRPr="00525B7A" w:rsidRDefault="00D3325E" w:rsidP="00525B7A">
            <w:pPr>
              <w:tabs>
                <w:tab w:val="left" w:pos="585"/>
              </w:tabs>
              <w:spacing w:before="60" w:after="60" w:line="240" w:lineRule="auto"/>
              <w:ind w:left="567" w:hanging="567"/>
              <w:rPr>
                <w:ins w:id="1873" w:author="Phatthamon Jantalae" w:date="2022-06-16T17:02:00Z"/>
                <w:rFonts w:ascii="Arial" w:eastAsiaTheme="minorEastAsia" w:hAnsi="Arial" w:cs="Frutiger 45 Light"/>
                <w:sz w:val="18"/>
                <w:szCs w:val="18"/>
              </w:rPr>
            </w:pPr>
            <w:ins w:id="1874" w:author="Phatthamon Jantalae" w:date="2022-06-16T17:02:00Z">
              <w:r w:rsidRPr="00525B7A">
                <w:rPr>
                  <w:rFonts w:ascii="Arial" w:eastAsiaTheme="minorEastAsia" w:hAnsi="Arial" w:cs="Frutiger 45 Light"/>
                  <w:sz w:val="18"/>
                  <w:szCs w:val="18"/>
                </w:rPr>
                <w:t>6.5</w:t>
              </w:r>
              <w:r w:rsidRPr="00525B7A">
                <w:rPr>
                  <w:rFonts w:ascii="Arial" w:eastAsiaTheme="minorEastAsia" w:hAnsi="Arial" w:cs="Frutiger 45 Light"/>
                  <w:sz w:val="18"/>
                  <w:szCs w:val="18"/>
                </w:rPr>
                <w:tab/>
                <w:t>the utilization and/or commercial development of natural resources on lands and territories claimed by indigenous peoples?</w:t>
              </w:r>
            </w:ins>
          </w:p>
        </w:tc>
        <w:tc>
          <w:tcPr>
            <w:tcW w:w="900" w:type="dxa"/>
            <w:tcBorders>
              <w:bottom w:val="single" w:sz="4" w:space="0" w:color="auto"/>
            </w:tcBorders>
            <w:shd w:val="clear" w:color="auto" w:fill="auto"/>
          </w:tcPr>
          <w:p w14:paraId="48576E4A" w14:textId="77777777" w:rsidR="00D3325E" w:rsidRPr="00525B7A" w:rsidRDefault="00D3325E" w:rsidP="00525B7A">
            <w:pPr>
              <w:tabs>
                <w:tab w:val="left" w:pos="585"/>
              </w:tabs>
              <w:spacing w:before="60" w:after="60" w:line="240" w:lineRule="auto"/>
              <w:ind w:left="567" w:hanging="567"/>
              <w:rPr>
                <w:ins w:id="1875" w:author="Phatthamon Jantalae" w:date="2022-06-16T17:02:00Z"/>
                <w:rFonts w:ascii="Arial" w:eastAsiaTheme="minorEastAsia" w:hAnsi="Arial" w:cs="Frutiger 45 Light"/>
                <w:sz w:val="18"/>
                <w:szCs w:val="18"/>
              </w:rPr>
            </w:pPr>
            <w:ins w:id="1876"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D05A10" w14:paraId="16B78174" w14:textId="77777777" w:rsidTr="00B61ED7">
        <w:trPr>
          <w:ins w:id="1877" w:author="Phatthamon Jantalae" w:date="2022-06-16T17:02:00Z"/>
        </w:trPr>
        <w:tc>
          <w:tcPr>
            <w:tcW w:w="8635" w:type="dxa"/>
            <w:tcBorders>
              <w:bottom w:val="single" w:sz="4" w:space="0" w:color="auto"/>
            </w:tcBorders>
            <w:shd w:val="clear" w:color="auto" w:fill="auto"/>
          </w:tcPr>
          <w:p w14:paraId="6D7E000C" w14:textId="77777777" w:rsidR="00D3325E" w:rsidRPr="00525B7A" w:rsidRDefault="00D3325E" w:rsidP="00525B7A">
            <w:pPr>
              <w:tabs>
                <w:tab w:val="left" w:pos="585"/>
              </w:tabs>
              <w:spacing w:before="60" w:after="60" w:line="240" w:lineRule="auto"/>
              <w:ind w:left="567" w:hanging="567"/>
              <w:rPr>
                <w:ins w:id="1878" w:author="Phatthamon Jantalae" w:date="2022-06-16T17:02:00Z"/>
                <w:rFonts w:ascii="Arial" w:eastAsiaTheme="minorEastAsia" w:hAnsi="Arial" w:cs="Frutiger 45 Light"/>
                <w:sz w:val="18"/>
                <w:szCs w:val="18"/>
              </w:rPr>
            </w:pPr>
            <w:ins w:id="1879" w:author="Phatthamon Jantalae" w:date="2022-06-16T17:02:00Z">
              <w:r w:rsidRPr="00525B7A">
                <w:rPr>
                  <w:rFonts w:ascii="Arial" w:eastAsiaTheme="minorEastAsia" w:hAnsi="Arial" w:cs="Frutiger 45 Light"/>
                  <w:sz w:val="18"/>
                  <w:szCs w:val="18"/>
                </w:rPr>
                <w:t>6.6</w:t>
              </w:r>
              <w:r w:rsidRPr="00525B7A">
                <w:rPr>
                  <w:rFonts w:ascii="Arial" w:eastAsiaTheme="minorEastAsia" w:hAnsi="Arial" w:cs="Frutiger 45 Light"/>
                  <w:sz w:val="18"/>
                  <w:szCs w:val="18"/>
                </w:rPr>
                <w:tab/>
                <w:t xml:space="preserve">forced eviction or the whole or partial physical or economic displacement of indigenous peoples, including through access restrictions to lands, territories, and resources? </w:t>
              </w:r>
            </w:ins>
          </w:p>
          <w:p w14:paraId="15D4B423" w14:textId="77777777" w:rsidR="00D3325E" w:rsidRPr="00525B7A" w:rsidRDefault="00D3325E" w:rsidP="00525B7A">
            <w:pPr>
              <w:tabs>
                <w:tab w:val="left" w:pos="585"/>
              </w:tabs>
              <w:spacing w:before="60" w:after="60" w:line="240" w:lineRule="auto"/>
              <w:ind w:left="567" w:hanging="27"/>
              <w:rPr>
                <w:ins w:id="1880" w:author="Phatthamon Jantalae" w:date="2022-06-16T17:02:00Z"/>
                <w:rFonts w:ascii="Arial" w:eastAsiaTheme="minorEastAsia" w:hAnsi="Arial" w:cs="Frutiger 45 Light"/>
                <w:sz w:val="18"/>
                <w:szCs w:val="18"/>
              </w:rPr>
            </w:pPr>
            <w:ins w:id="1881" w:author="Phatthamon Jantalae" w:date="2022-06-16T17:02:00Z">
              <w:r w:rsidRPr="00525B7A">
                <w:rPr>
                  <w:rFonts w:ascii="Arial" w:eastAsiaTheme="minorEastAsia" w:hAnsi="Arial" w:cs="Frutiger 45 Light"/>
                  <w:sz w:val="18"/>
                  <w:szCs w:val="18"/>
                </w:rPr>
                <w:t>Consider, and where appropriate ensure, consistency with the answers under Standard 5 above</w:t>
              </w:r>
            </w:ins>
          </w:p>
        </w:tc>
        <w:tc>
          <w:tcPr>
            <w:tcW w:w="900" w:type="dxa"/>
            <w:tcBorders>
              <w:bottom w:val="single" w:sz="4" w:space="0" w:color="auto"/>
            </w:tcBorders>
            <w:shd w:val="clear" w:color="auto" w:fill="auto"/>
          </w:tcPr>
          <w:p w14:paraId="1C0F6C39" w14:textId="77777777" w:rsidR="00D3325E" w:rsidRPr="00525B7A" w:rsidRDefault="00D3325E" w:rsidP="00525B7A">
            <w:pPr>
              <w:tabs>
                <w:tab w:val="left" w:pos="585"/>
              </w:tabs>
              <w:spacing w:before="60" w:after="60" w:line="240" w:lineRule="auto"/>
              <w:ind w:left="567" w:hanging="567"/>
              <w:rPr>
                <w:ins w:id="1882" w:author="Phatthamon Jantalae" w:date="2022-06-16T17:02:00Z"/>
                <w:rFonts w:ascii="Arial" w:eastAsiaTheme="minorEastAsia" w:hAnsi="Arial" w:cs="Frutiger 45 Light"/>
                <w:sz w:val="18"/>
                <w:szCs w:val="18"/>
              </w:rPr>
            </w:pPr>
            <w:ins w:id="1883"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D05A10" w14:paraId="47DEBA30" w14:textId="77777777" w:rsidTr="00B61ED7">
        <w:trPr>
          <w:ins w:id="1884" w:author="Phatthamon Jantalae" w:date="2022-06-16T17:02:00Z"/>
        </w:trPr>
        <w:tc>
          <w:tcPr>
            <w:tcW w:w="8635" w:type="dxa"/>
            <w:tcBorders>
              <w:bottom w:val="single" w:sz="4" w:space="0" w:color="auto"/>
            </w:tcBorders>
            <w:shd w:val="clear" w:color="auto" w:fill="auto"/>
          </w:tcPr>
          <w:p w14:paraId="18EE0234" w14:textId="77777777" w:rsidR="00D3325E" w:rsidRPr="00525B7A" w:rsidRDefault="00D3325E" w:rsidP="00525B7A">
            <w:pPr>
              <w:tabs>
                <w:tab w:val="left" w:pos="585"/>
              </w:tabs>
              <w:spacing w:before="60" w:after="60" w:line="240" w:lineRule="auto"/>
              <w:ind w:left="567" w:hanging="567"/>
              <w:rPr>
                <w:ins w:id="1885" w:author="Phatthamon Jantalae" w:date="2022-06-16T17:02:00Z"/>
                <w:rFonts w:ascii="Arial" w:eastAsiaTheme="minorEastAsia" w:hAnsi="Arial" w:cs="Frutiger 45 Light"/>
                <w:sz w:val="18"/>
                <w:szCs w:val="18"/>
              </w:rPr>
            </w:pPr>
            <w:ins w:id="1886" w:author="Phatthamon Jantalae" w:date="2022-06-16T17:02:00Z">
              <w:r w:rsidRPr="00525B7A">
                <w:rPr>
                  <w:rFonts w:ascii="Arial" w:eastAsiaTheme="minorEastAsia" w:hAnsi="Arial" w:cs="Frutiger 45 Light"/>
                  <w:sz w:val="18"/>
                  <w:szCs w:val="18"/>
                </w:rPr>
                <w:t>6.7</w:t>
              </w:r>
              <w:r w:rsidRPr="00525B7A">
                <w:rPr>
                  <w:rFonts w:ascii="Arial" w:eastAsiaTheme="minorEastAsia" w:hAnsi="Arial" w:cs="Frutiger 45 Light"/>
                  <w:sz w:val="18"/>
                  <w:szCs w:val="18"/>
                </w:rPr>
                <w:tab/>
                <w:t>adverse impacts on the development priorities of indigenous peoples as defined by them?</w:t>
              </w:r>
            </w:ins>
          </w:p>
        </w:tc>
        <w:tc>
          <w:tcPr>
            <w:tcW w:w="900" w:type="dxa"/>
            <w:tcBorders>
              <w:bottom w:val="single" w:sz="4" w:space="0" w:color="auto"/>
            </w:tcBorders>
            <w:shd w:val="clear" w:color="auto" w:fill="auto"/>
          </w:tcPr>
          <w:p w14:paraId="7DD74E2B" w14:textId="77777777" w:rsidR="00D3325E" w:rsidRPr="00525B7A" w:rsidRDefault="00D3325E" w:rsidP="00525B7A">
            <w:pPr>
              <w:tabs>
                <w:tab w:val="left" w:pos="585"/>
              </w:tabs>
              <w:spacing w:before="60" w:after="60" w:line="240" w:lineRule="auto"/>
              <w:ind w:left="567" w:hanging="567"/>
              <w:rPr>
                <w:ins w:id="1887" w:author="Phatthamon Jantalae" w:date="2022-06-16T17:02:00Z"/>
                <w:rFonts w:ascii="Arial" w:eastAsiaTheme="minorEastAsia" w:hAnsi="Arial" w:cs="Frutiger 45 Light"/>
                <w:sz w:val="18"/>
                <w:szCs w:val="18"/>
              </w:rPr>
            </w:pPr>
            <w:ins w:id="1888"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D05A10" w14:paraId="76925FB5" w14:textId="77777777" w:rsidTr="00B61ED7">
        <w:trPr>
          <w:ins w:id="1889" w:author="Phatthamon Jantalae" w:date="2022-06-16T17:02:00Z"/>
        </w:trPr>
        <w:tc>
          <w:tcPr>
            <w:tcW w:w="8635" w:type="dxa"/>
            <w:tcBorders>
              <w:bottom w:val="single" w:sz="4" w:space="0" w:color="auto"/>
            </w:tcBorders>
            <w:shd w:val="clear" w:color="auto" w:fill="auto"/>
          </w:tcPr>
          <w:p w14:paraId="469992F0" w14:textId="77777777" w:rsidR="00D3325E" w:rsidRPr="00525B7A" w:rsidRDefault="00D3325E" w:rsidP="00525B7A">
            <w:pPr>
              <w:tabs>
                <w:tab w:val="left" w:pos="585"/>
              </w:tabs>
              <w:spacing w:before="60" w:after="60" w:line="240" w:lineRule="auto"/>
              <w:ind w:left="567" w:hanging="567"/>
              <w:rPr>
                <w:ins w:id="1890" w:author="Phatthamon Jantalae" w:date="2022-06-16T17:02:00Z"/>
                <w:rFonts w:ascii="Arial" w:eastAsiaTheme="minorEastAsia" w:hAnsi="Arial" w:cs="Frutiger 45 Light"/>
                <w:sz w:val="18"/>
                <w:szCs w:val="18"/>
              </w:rPr>
            </w:pPr>
            <w:ins w:id="1891" w:author="Phatthamon Jantalae" w:date="2022-06-16T17:02:00Z">
              <w:r w:rsidRPr="00525B7A">
                <w:rPr>
                  <w:rFonts w:ascii="Arial" w:eastAsiaTheme="minorEastAsia" w:hAnsi="Arial" w:cs="Frutiger 45 Light"/>
                  <w:sz w:val="18"/>
                  <w:szCs w:val="18"/>
                </w:rPr>
                <w:t>6.8</w:t>
              </w:r>
              <w:r w:rsidRPr="00525B7A">
                <w:rPr>
                  <w:rFonts w:ascii="Arial" w:eastAsiaTheme="minorEastAsia" w:hAnsi="Arial" w:cs="Frutiger 45 Light"/>
                  <w:sz w:val="18"/>
                  <w:szCs w:val="18"/>
                </w:rPr>
                <w:tab/>
                <w:t>risks to the physical and cultural survival of indigenous peoples?</w:t>
              </w:r>
            </w:ins>
          </w:p>
        </w:tc>
        <w:tc>
          <w:tcPr>
            <w:tcW w:w="900" w:type="dxa"/>
            <w:tcBorders>
              <w:bottom w:val="single" w:sz="4" w:space="0" w:color="auto"/>
            </w:tcBorders>
            <w:shd w:val="clear" w:color="auto" w:fill="auto"/>
          </w:tcPr>
          <w:p w14:paraId="0CA6D051" w14:textId="77777777" w:rsidR="00D3325E" w:rsidRPr="00525B7A" w:rsidRDefault="00D3325E" w:rsidP="00525B7A">
            <w:pPr>
              <w:tabs>
                <w:tab w:val="left" w:pos="585"/>
              </w:tabs>
              <w:spacing w:before="60" w:after="60" w:line="240" w:lineRule="auto"/>
              <w:ind w:left="567" w:hanging="567"/>
              <w:rPr>
                <w:ins w:id="1892" w:author="Phatthamon Jantalae" w:date="2022-06-16T17:02:00Z"/>
                <w:rFonts w:ascii="Arial" w:eastAsiaTheme="minorEastAsia" w:hAnsi="Arial" w:cs="Frutiger 45 Light"/>
                <w:sz w:val="18"/>
                <w:szCs w:val="18"/>
              </w:rPr>
            </w:pPr>
            <w:ins w:id="1893"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D05A10" w14:paraId="2DDD52CC" w14:textId="77777777" w:rsidTr="00B61ED7">
        <w:trPr>
          <w:ins w:id="1894" w:author="Phatthamon Jantalae" w:date="2022-06-16T17:02:00Z"/>
        </w:trPr>
        <w:tc>
          <w:tcPr>
            <w:tcW w:w="8635" w:type="dxa"/>
            <w:tcBorders>
              <w:bottom w:val="single" w:sz="4" w:space="0" w:color="auto"/>
            </w:tcBorders>
            <w:shd w:val="clear" w:color="auto" w:fill="auto"/>
          </w:tcPr>
          <w:p w14:paraId="686E8A01" w14:textId="77777777" w:rsidR="00D3325E" w:rsidRPr="00525B7A" w:rsidRDefault="00D3325E" w:rsidP="00525B7A">
            <w:pPr>
              <w:tabs>
                <w:tab w:val="left" w:pos="585"/>
              </w:tabs>
              <w:spacing w:before="60" w:after="60" w:line="240" w:lineRule="auto"/>
              <w:ind w:left="567" w:hanging="567"/>
              <w:rPr>
                <w:ins w:id="1895" w:author="Phatthamon Jantalae" w:date="2022-06-16T17:02:00Z"/>
                <w:rFonts w:ascii="Arial" w:eastAsiaTheme="minorEastAsia" w:hAnsi="Arial" w:cs="Frutiger 45 Light"/>
                <w:sz w:val="18"/>
                <w:szCs w:val="18"/>
              </w:rPr>
            </w:pPr>
            <w:ins w:id="1896" w:author="Phatthamon Jantalae" w:date="2022-06-16T17:02:00Z">
              <w:r w:rsidRPr="00525B7A">
                <w:rPr>
                  <w:rFonts w:ascii="Arial" w:eastAsiaTheme="minorEastAsia" w:hAnsi="Arial" w:cs="Frutiger 45 Light"/>
                  <w:sz w:val="18"/>
                  <w:szCs w:val="18"/>
                </w:rPr>
                <w:t>6.9</w:t>
              </w:r>
              <w:r w:rsidRPr="00525B7A">
                <w:rPr>
                  <w:rFonts w:ascii="Arial" w:eastAsiaTheme="minorEastAsia" w:hAnsi="Arial" w:cs="Frutiger 45 Light"/>
                  <w:sz w:val="18"/>
                  <w:szCs w:val="18"/>
                </w:rPr>
                <w:tab/>
                <w:t xml:space="preserve">impacts on the Cultural Heritage of indigenous peoples, including through the commercialization or use of their traditional knowledge and practices? </w:t>
              </w:r>
            </w:ins>
          </w:p>
          <w:p w14:paraId="73B12DE3" w14:textId="77777777" w:rsidR="00D3325E" w:rsidRPr="00525B7A" w:rsidRDefault="00D3325E" w:rsidP="00525B7A">
            <w:pPr>
              <w:tabs>
                <w:tab w:val="left" w:pos="585"/>
              </w:tabs>
              <w:spacing w:before="60" w:after="60" w:line="240" w:lineRule="auto"/>
              <w:ind w:left="567" w:hanging="27"/>
              <w:rPr>
                <w:ins w:id="1897" w:author="Phatthamon Jantalae" w:date="2022-06-16T17:02:00Z"/>
                <w:rFonts w:ascii="Arial" w:eastAsiaTheme="minorEastAsia" w:hAnsi="Arial" w:cs="Frutiger 45 Light"/>
                <w:sz w:val="18"/>
                <w:szCs w:val="18"/>
              </w:rPr>
            </w:pPr>
            <w:ins w:id="1898" w:author="Phatthamon Jantalae" w:date="2022-06-16T17:02:00Z">
              <w:r w:rsidRPr="00525B7A">
                <w:rPr>
                  <w:rFonts w:ascii="Arial" w:eastAsiaTheme="minorEastAsia" w:hAnsi="Arial" w:cs="Frutiger 45 Light"/>
                  <w:sz w:val="18"/>
                  <w:szCs w:val="18"/>
                </w:rPr>
                <w:t>Consider, and where appropriate ensure, consistency with the answers under Standard 4 above.</w:t>
              </w:r>
            </w:ins>
          </w:p>
        </w:tc>
        <w:tc>
          <w:tcPr>
            <w:tcW w:w="900" w:type="dxa"/>
            <w:tcBorders>
              <w:bottom w:val="single" w:sz="4" w:space="0" w:color="auto"/>
            </w:tcBorders>
            <w:shd w:val="clear" w:color="auto" w:fill="auto"/>
          </w:tcPr>
          <w:p w14:paraId="6F3A6263" w14:textId="77777777" w:rsidR="00D3325E" w:rsidRPr="00525B7A" w:rsidRDefault="00D3325E" w:rsidP="00525B7A">
            <w:pPr>
              <w:tabs>
                <w:tab w:val="left" w:pos="585"/>
              </w:tabs>
              <w:spacing w:before="60" w:after="60" w:line="240" w:lineRule="auto"/>
              <w:ind w:left="567" w:hanging="567"/>
              <w:rPr>
                <w:ins w:id="1899" w:author="Phatthamon Jantalae" w:date="2022-06-16T17:02:00Z"/>
                <w:rFonts w:ascii="Arial" w:eastAsiaTheme="minorEastAsia" w:hAnsi="Arial" w:cs="Frutiger 45 Light"/>
                <w:sz w:val="18"/>
                <w:szCs w:val="18"/>
              </w:rPr>
            </w:pPr>
            <w:ins w:id="1900"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8C6E4C" w14:paraId="13FE9ED9" w14:textId="77777777" w:rsidTr="00B61ED7">
        <w:trPr>
          <w:trHeight w:val="576"/>
          <w:ins w:id="1901" w:author="Phatthamon Jantalae" w:date="2022-06-16T17:02:00Z"/>
        </w:trPr>
        <w:tc>
          <w:tcPr>
            <w:tcW w:w="8635" w:type="dxa"/>
            <w:tcBorders>
              <w:bottom w:val="single" w:sz="4" w:space="0" w:color="auto"/>
            </w:tcBorders>
            <w:shd w:val="clear" w:color="auto" w:fill="D9E2F3"/>
            <w:vAlign w:val="center"/>
          </w:tcPr>
          <w:p w14:paraId="1EBE2611" w14:textId="77777777" w:rsidR="00D3325E" w:rsidRPr="008C6E4C" w:rsidRDefault="00D3325E" w:rsidP="00525B7A">
            <w:pPr>
              <w:tabs>
                <w:tab w:val="left" w:pos="585"/>
              </w:tabs>
              <w:spacing w:before="60" w:after="60" w:line="240" w:lineRule="auto"/>
              <w:ind w:left="567" w:hanging="567"/>
              <w:rPr>
                <w:ins w:id="1902" w:author="Phatthamon Jantalae" w:date="2022-06-16T17:02:00Z"/>
              </w:rPr>
            </w:pPr>
            <w:ins w:id="1903" w:author="Phatthamon Jantalae" w:date="2022-06-16T17:02:00Z">
              <w:r w:rsidRPr="00525B7A">
                <w:rPr>
                  <w:rFonts w:ascii="Arial" w:eastAsia="Times New Roman" w:hAnsi="Arial" w:cs="Frutiger 45 Light"/>
                  <w:b/>
                  <w:sz w:val="18"/>
                  <w:szCs w:val="18"/>
                </w:rPr>
                <w:t xml:space="preserve">Standard 7: </w:t>
              </w:r>
              <w:proofErr w:type="spellStart"/>
              <w:r w:rsidRPr="00525B7A">
                <w:rPr>
                  <w:rFonts w:ascii="Arial" w:eastAsia="Times New Roman" w:hAnsi="Arial" w:cs="Frutiger 45 Light"/>
                  <w:b/>
                  <w:sz w:val="18"/>
                  <w:szCs w:val="18"/>
                </w:rPr>
                <w:t>Labour</w:t>
              </w:r>
              <w:proofErr w:type="spellEnd"/>
              <w:r w:rsidRPr="00525B7A">
                <w:rPr>
                  <w:rFonts w:ascii="Arial" w:eastAsia="Times New Roman" w:hAnsi="Arial" w:cs="Frutiger 45 Light"/>
                  <w:b/>
                  <w:sz w:val="18"/>
                  <w:szCs w:val="18"/>
                </w:rPr>
                <w:t xml:space="preserve"> and Working Conditions</w:t>
              </w:r>
              <w:r w:rsidRPr="008C6E4C">
                <w:rPr>
                  <w:rFonts w:eastAsia="Times New Roman"/>
                  <w:b/>
                </w:rPr>
                <w:t xml:space="preserve"> </w:t>
              </w:r>
            </w:ins>
          </w:p>
        </w:tc>
        <w:tc>
          <w:tcPr>
            <w:tcW w:w="900" w:type="dxa"/>
            <w:tcBorders>
              <w:bottom w:val="single" w:sz="4" w:space="0" w:color="auto"/>
            </w:tcBorders>
            <w:shd w:val="clear" w:color="auto" w:fill="D9E2F3"/>
          </w:tcPr>
          <w:p w14:paraId="7FC7185D" w14:textId="77777777" w:rsidR="00D3325E" w:rsidRPr="008C6E4C" w:rsidRDefault="00D3325E" w:rsidP="00B61ED7">
            <w:pPr>
              <w:tabs>
                <w:tab w:val="left" w:pos="585"/>
              </w:tabs>
              <w:spacing w:before="60" w:after="60"/>
              <w:ind w:left="567" w:hanging="567"/>
              <w:rPr>
                <w:ins w:id="1904" w:author="Phatthamon Jantalae" w:date="2022-06-16T17:02:00Z"/>
                <w:rFonts w:eastAsia="Times New Roman"/>
              </w:rPr>
            </w:pPr>
          </w:p>
        </w:tc>
      </w:tr>
      <w:tr w:rsidR="00D3325E" w:rsidRPr="008C6E4C" w14:paraId="5AD35CB2" w14:textId="77777777" w:rsidTr="00B61ED7">
        <w:trPr>
          <w:ins w:id="1905" w:author="Phatthamon Jantalae" w:date="2022-06-16T17:02:00Z"/>
        </w:trPr>
        <w:tc>
          <w:tcPr>
            <w:tcW w:w="8635" w:type="dxa"/>
            <w:tcBorders>
              <w:bottom w:val="single" w:sz="4" w:space="0" w:color="auto"/>
            </w:tcBorders>
            <w:shd w:val="clear" w:color="auto" w:fill="auto"/>
          </w:tcPr>
          <w:p w14:paraId="2A20B670" w14:textId="77777777" w:rsidR="00D3325E" w:rsidRPr="008C6E4C" w:rsidRDefault="00D3325E" w:rsidP="00525B7A">
            <w:pPr>
              <w:tabs>
                <w:tab w:val="left" w:pos="585"/>
              </w:tabs>
              <w:spacing w:before="60" w:after="60" w:line="240" w:lineRule="auto"/>
              <w:ind w:left="567" w:hanging="567"/>
              <w:rPr>
                <w:ins w:id="1906" w:author="Phatthamon Jantalae" w:date="2022-06-16T17:02:00Z"/>
              </w:rPr>
            </w:pPr>
            <w:ins w:id="1907" w:author="Phatthamon Jantalae" w:date="2022-06-16T17:02:00Z">
              <w:r w:rsidRPr="00525B7A">
                <w:rPr>
                  <w:rFonts w:ascii="Arial" w:eastAsiaTheme="minorEastAsia" w:hAnsi="Arial" w:cs="Frutiger 45 Light"/>
                  <w:sz w:val="18"/>
                  <w:szCs w:val="18"/>
                </w:rPr>
                <w:t>Would the project potentially involve or lead to: (</w:t>
              </w:r>
              <w:proofErr w:type="gramStart"/>
              <w:r w:rsidRPr="00525B7A">
                <w:rPr>
                  <w:rFonts w:ascii="Arial" w:eastAsiaTheme="minorEastAsia" w:hAnsi="Arial" w:cs="Frutiger 45 Light"/>
                  <w:sz w:val="18"/>
                  <w:szCs w:val="18"/>
                </w:rPr>
                <w:t>note:</w:t>
              </w:r>
              <w:proofErr w:type="gramEnd"/>
              <w:r w:rsidRPr="00525B7A">
                <w:rPr>
                  <w:rFonts w:ascii="Arial" w:eastAsiaTheme="minorEastAsia" w:hAnsi="Arial" w:cs="Frutiger 45 Light"/>
                  <w:sz w:val="18"/>
                  <w:szCs w:val="18"/>
                </w:rPr>
                <w:t xml:space="preserve"> applies to project and contractor workers)</w:t>
              </w:r>
            </w:ins>
          </w:p>
        </w:tc>
        <w:tc>
          <w:tcPr>
            <w:tcW w:w="900" w:type="dxa"/>
            <w:tcBorders>
              <w:bottom w:val="single" w:sz="4" w:space="0" w:color="auto"/>
            </w:tcBorders>
            <w:shd w:val="clear" w:color="auto" w:fill="auto"/>
          </w:tcPr>
          <w:p w14:paraId="4403A4BA" w14:textId="77777777" w:rsidR="00D3325E" w:rsidRPr="008C6E4C" w:rsidRDefault="00D3325E" w:rsidP="00B61ED7">
            <w:pPr>
              <w:tabs>
                <w:tab w:val="left" w:pos="585"/>
              </w:tabs>
              <w:spacing w:before="60" w:after="60"/>
              <w:ind w:left="567" w:hanging="567"/>
              <w:rPr>
                <w:ins w:id="1908" w:author="Phatthamon Jantalae" w:date="2022-06-16T17:02:00Z"/>
                <w:rFonts w:eastAsia="Times New Roman"/>
              </w:rPr>
            </w:pPr>
          </w:p>
        </w:tc>
      </w:tr>
      <w:tr w:rsidR="00D3325E" w:rsidRPr="006D3130" w14:paraId="0B22B018" w14:textId="77777777" w:rsidTr="00B61ED7">
        <w:trPr>
          <w:ins w:id="1909" w:author="Phatthamon Jantalae" w:date="2022-06-16T17:02:00Z"/>
        </w:trPr>
        <w:tc>
          <w:tcPr>
            <w:tcW w:w="8635" w:type="dxa"/>
            <w:tcBorders>
              <w:bottom w:val="single" w:sz="4" w:space="0" w:color="auto"/>
            </w:tcBorders>
            <w:shd w:val="clear" w:color="auto" w:fill="auto"/>
          </w:tcPr>
          <w:p w14:paraId="7997EC6E" w14:textId="77777777" w:rsidR="00D3325E" w:rsidRPr="00525B7A" w:rsidRDefault="00D3325E" w:rsidP="00525B7A">
            <w:pPr>
              <w:tabs>
                <w:tab w:val="left" w:pos="585"/>
              </w:tabs>
              <w:spacing w:before="60" w:after="60" w:line="240" w:lineRule="auto"/>
              <w:ind w:left="567" w:hanging="567"/>
              <w:rPr>
                <w:ins w:id="1910" w:author="Phatthamon Jantalae" w:date="2022-06-16T17:02:00Z"/>
                <w:rFonts w:ascii="Arial" w:eastAsiaTheme="minorEastAsia" w:hAnsi="Arial" w:cs="Frutiger 45 Light"/>
                <w:sz w:val="18"/>
                <w:szCs w:val="18"/>
              </w:rPr>
            </w:pPr>
            <w:ins w:id="1911" w:author="Phatthamon Jantalae" w:date="2022-06-16T17:02:00Z">
              <w:r w:rsidRPr="00525B7A">
                <w:rPr>
                  <w:rFonts w:ascii="Arial" w:eastAsiaTheme="minorEastAsia" w:hAnsi="Arial" w:cs="Frutiger 45 Light"/>
                  <w:sz w:val="18"/>
                  <w:szCs w:val="18"/>
                </w:rPr>
                <w:t>7.1</w:t>
              </w:r>
              <w:r w:rsidRPr="00525B7A">
                <w:rPr>
                  <w:rFonts w:ascii="Arial" w:eastAsiaTheme="minorEastAsia" w:hAnsi="Arial" w:cs="Frutiger 45 Light"/>
                  <w:sz w:val="18"/>
                  <w:szCs w:val="18"/>
                </w:rPr>
                <w:tab/>
                <w:t xml:space="preserve">working conditions that do not meet national </w:t>
              </w:r>
              <w:proofErr w:type="spellStart"/>
              <w:r w:rsidRPr="00525B7A">
                <w:rPr>
                  <w:rFonts w:ascii="Arial" w:eastAsiaTheme="minorEastAsia" w:hAnsi="Arial" w:cs="Frutiger 45 Light"/>
                  <w:sz w:val="18"/>
                  <w:szCs w:val="18"/>
                </w:rPr>
                <w:t>labour</w:t>
              </w:r>
              <w:proofErr w:type="spellEnd"/>
              <w:r w:rsidRPr="00525B7A">
                <w:rPr>
                  <w:rFonts w:ascii="Arial" w:eastAsiaTheme="minorEastAsia" w:hAnsi="Arial" w:cs="Frutiger 45 Light"/>
                  <w:sz w:val="18"/>
                  <w:szCs w:val="18"/>
                </w:rPr>
                <w:t xml:space="preserve"> laws and international commitments?</w:t>
              </w:r>
            </w:ins>
          </w:p>
        </w:tc>
        <w:tc>
          <w:tcPr>
            <w:tcW w:w="900" w:type="dxa"/>
            <w:tcBorders>
              <w:bottom w:val="single" w:sz="4" w:space="0" w:color="auto"/>
            </w:tcBorders>
            <w:shd w:val="clear" w:color="auto" w:fill="auto"/>
          </w:tcPr>
          <w:p w14:paraId="54563B02" w14:textId="77777777" w:rsidR="00D3325E" w:rsidRPr="00525B7A" w:rsidRDefault="00D3325E" w:rsidP="00525B7A">
            <w:pPr>
              <w:tabs>
                <w:tab w:val="left" w:pos="585"/>
              </w:tabs>
              <w:spacing w:before="60" w:after="60" w:line="240" w:lineRule="auto"/>
              <w:ind w:left="567" w:hanging="567"/>
              <w:rPr>
                <w:ins w:id="1912" w:author="Phatthamon Jantalae" w:date="2022-06-16T17:02:00Z"/>
                <w:rFonts w:ascii="Arial" w:eastAsiaTheme="minorEastAsia" w:hAnsi="Arial" w:cs="Frutiger 45 Light"/>
                <w:sz w:val="18"/>
                <w:szCs w:val="18"/>
              </w:rPr>
            </w:pPr>
            <w:ins w:id="1913" w:author="Phatthamon Jantalae" w:date="2022-06-16T17:02:00Z">
              <w:r w:rsidRPr="00525B7A">
                <w:rPr>
                  <w:rFonts w:ascii="Arial" w:eastAsiaTheme="minorEastAsia" w:hAnsi="Arial" w:cs="Frutiger 45 Light"/>
                  <w:sz w:val="18"/>
                  <w:szCs w:val="18"/>
                </w:rPr>
                <w:t>Yes</w:t>
              </w:r>
            </w:ins>
          </w:p>
        </w:tc>
      </w:tr>
      <w:tr w:rsidR="00D3325E" w:rsidRPr="006D3130" w14:paraId="34BD5736" w14:textId="77777777" w:rsidTr="00B61ED7">
        <w:trPr>
          <w:ins w:id="1914" w:author="Phatthamon Jantalae" w:date="2022-06-16T17:02:00Z"/>
        </w:trPr>
        <w:tc>
          <w:tcPr>
            <w:tcW w:w="8635" w:type="dxa"/>
            <w:tcBorders>
              <w:bottom w:val="single" w:sz="4" w:space="0" w:color="auto"/>
            </w:tcBorders>
            <w:shd w:val="clear" w:color="auto" w:fill="auto"/>
          </w:tcPr>
          <w:p w14:paraId="4CCA3F91" w14:textId="77777777" w:rsidR="00D3325E" w:rsidRPr="00525B7A" w:rsidRDefault="00D3325E" w:rsidP="00525B7A">
            <w:pPr>
              <w:tabs>
                <w:tab w:val="left" w:pos="585"/>
              </w:tabs>
              <w:spacing w:before="60" w:after="60" w:line="240" w:lineRule="auto"/>
              <w:ind w:left="567" w:hanging="567"/>
              <w:rPr>
                <w:ins w:id="1915" w:author="Phatthamon Jantalae" w:date="2022-06-16T17:02:00Z"/>
                <w:rFonts w:ascii="Arial" w:eastAsiaTheme="minorEastAsia" w:hAnsi="Arial" w:cs="Frutiger 45 Light"/>
                <w:sz w:val="18"/>
                <w:szCs w:val="18"/>
              </w:rPr>
            </w:pPr>
            <w:ins w:id="1916" w:author="Phatthamon Jantalae" w:date="2022-06-16T17:02:00Z">
              <w:r w:rsidRPr="00525B7A">
                <w:rPr>
                  <w:rFonts w:ascii="Arial" w:eastAsiaTheme="minorEastAsia" w:hAnsi="Arial" w:cs="Frutiger 45 Light"/>
                  <w:sz w:val="18"/>
                  <w:szCs w:val="18"/>
                </w:rPr>
                <w:t>7.2</w:t>
              </w:r>
              <w:r w:rsidRPr="00525B7A">
                <w:rPr>
                  <w:rFonts w:ascii="Arial" w:eastAsiaTheme="minorEastAsia" w:hAnsi="Arial" w:cs="Frutiger 45 Light"/>
                  <w:sz w:val="18"/>
                  <w:szCs w:val="18"/>
                </w:rPr>
                <w:tab/>
                <w:t>working conditions that may deny freedom of association and collective bargaining?</w:t>
              </w:r>
            </w:ins>
          </w:p>
        </w:tc>
        <w:tc>
          <w:tcPr>
            <w:tcW w:w="900" w:type="dxa"/>
            <w:tcBorders>
              <w:bottom w:val="single" w:sz="4" w:space="0" w:color="auto"/>
            </w:tcBorders>
            <w:shd w:val="clear" w:color="auto" w:fill="auto"/>
          </w:tcPr>
          <w:p w14:paraId="05F57605" w14:textId="77777777" w:rsidR="00D3325E" w:rsidRPr="00525B7A" w:rsidRDefault="00D3325E" w:rsidP="00525B7A">
            <w:pPr>
              <w:tabs>
                <w:tab w:val="left" w:pos="585"/>
              </w:tabs>
              <w:spacing w:before="60" w:after="60" w:line="240" w:lineRule="auto"/>
              <w:ind w:left="567" w:hanging="567"/>
              <w:rPr>
                <w:ins w:id="1917" w:author="Phatthamon Jantalae" w:date="2022-06-16T17:02:00Z"/>
                <w:rFonts w:ascii="Arial" w:eastAsiaTheme="minorEastAsia" w:hAnsi="Arial" w:cs="Frutiger 45 Light"/>
                <w:sz w:val="18"/>
                <w:szCs w:val="18"/>
              </w:rPr>
            </w:pPr>
            <w:ins w:id="1918"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6D3130" w14:paraId="4EC02A15" w14:textId="77777777" w:rsidTr="00B61ED7">
        <w:trPr>
          <w:ins w:id="1919" w:author="Phatthamon Jantalae" w:date="2022-06-16T17:02:00Z"/>
        </w:trPr>
        <w:tc>
          <w:tcPr>
            <w:tcW w:w="8635" w:type="dxa"/>
            <w:tcBorders>
              <w:bottom w:val="single" w:sz="4" w:space="0" w:color="auto"/>
            </w:tcBorders>
            <w:shd w:val="clear" w:color="auto" w:fill="auto"/>
          </w:tcPr>
          <w:p w14:paraId="5EC791B3" w14:textId="77777777" w:rsidR="00D3325E" w:rsidRPr="00525B7A" w:rsidRDefault="00D3325E" w:rsidP="00525B7A">
            <w:pPr>
              <w:tabs>
                <w:tab w:val="left" w:pos="585"/>
              </w:tabs>
              <w:spacing w:before="60" w:after="60" w:line="240" w:lineRule="auto"/>
              <w:ind w:left="567" w:hanging="567"/>
              <w:rPr>
                <w:ins w:id="1920" w:author="Phatthamon Jantalae" w:date="2022-06-16T17:02:00Z"/>
                <w:rFonts w:ascii="Arial" w:eastAsiaTheme="minorEastAsia" w:hAnsi="Arial" w:cs="Frutiger 45 Light"/>
                <w:sz w:val="18"/>
                <w:szCs w:val="18"/>
              </w:rPr>
            </w:pPr>
            <w:ins w:id="1921" w:author="Phatthamon Jantalae" w:date="2022-06-16T17:02:00Z">
              <w:r w:rsidRPr="00525B7A">
                <w:rPr>
                  <w:rFonts w:ascii="Arial" w:eastAsiaTheme="minorEastAsia" w:hAnsi="Arial" w:cs="Frutiger 45 Light"/>
                  <w:sz w:val="18"/>
                  <w:szCs w:val="18"/>
                </w:rPr>
                <w:lastRenderedPageBreak/>
                <w:t>7.3</w:t>
              </w:r>
              <w:r w:rsidRPr="00525B7A">
                <w:rPr>
                  <w:rFonts w:ascii="Arial" w:eastAsiaTheme="minorEastAsia" w:hAnsi="Arial" w:cs="Frutiger 45 Light"/>
                  <w:sz w:val="18"/>
                  <w:szCs w:val="18"/>
                </w:rPr>
                <w:tab/>
                <w:t xml:space="preserve">use of child </w:t>
              </w:r>
              <w:proofErr w:type="spellStart"/>
              <w:r w:rsidRPr="00525B7A">
                <w:rPr>
                  <w:rFonts w:ascii="Arial" w:eastAsiaTheme="minorEastAsia" w:hAnsi="Arial" w:cs="Frutiger 45 Light"/>
                  <w:sz w:val="18"/>
                  <w:szCs w:val="18"/>
                </w:rPr>
                <w:t>labour</w:t>
              </w:r>
              <w:proofErr w:type="spellEnd"/>
              <w:r w:rsidRPr="00525B7A">
                <w:rPr>
                  <w:rFonts w:ascii="Arial" w:eastAsiaTheme="minorEastAsia" w:hAnsi="Arial" w:cs="Frutiger 45 Light"/>
                  <w:sz w:val="18"/>
                  <w:szCs w:val="18"/>
                </w:rPr>
                <w:t>?</w:t>
              </w:r>
            </w:ins>
          </w:p>
        </w:tc>
        <w:tc>
          <w:tcPr>
            <w:tcW w:w="900" w:type="dxa"/>
            <w:tcBorders>
              <w:bottom w:val="single" w:sz="4" w:space="0" w:color="auto"/>
            </w:tcBorders>
            <w:shd w:val="clear" w:color="auto" w:fill="auto"/>
          </w:tcPr>
          <w:p w14:paraId="292D6D20" w14:textId="77777777" w:rsidR="00D3325E" w:rsidRPr="00525B7A" w:rsidRDefault="00D3325E" w:rsidP="00525B7A">
            <w:pPr>
              <w:tabs>
                <w:tab w:val="left" w:pos="585"/>
              </w:tabs>
              <w:spacing w:before="60" w:after="60" w:line="240" w:lineRule="auto"/>
              <w:ind w:left="567" w:hanging="567"/>
              <w:rPr>
                <w:ins w:id="1922" w:author="Phatthamon Jantalae" w:date="2022-06-16T17:02:00Z"/>
                <w:rFonts w:ascii="Arial" w:eastAsiaTheme="minorEastAsia" w:hAnsi="Arial" w:cs="Frutiger 45 Light"/>
                <w:sz w:val="18"/>
                <w:szCs w:val="18"/>
              </w:rPr>
            </w:pPr>
            <w:ins w:id="1923"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6D3130" w14:paraId="1FBB34C6" w14:textId="77777777" w:rsidTr="00B61ED7">
        <w:trPr>
          <w:ins w:id="1924" w:author="Phatthamon Jantalae" w:date="2022-06-16T17:02:00Z"/>
        </w:trPr>
        <w:tc>
          <w:tcPr>
            <w:tcW w:w="8635" w:type="dxa"/>
            <w:tcBorders>
              <w:bottom w:val="single" w:sz="4" w:space="0" w:color="auto"/>
            </w:tcBorders>
            <w:shd w:val="clear" w:color="auto" w:fill="auto"/>
          </w:tcPr>
          <w:p w14:paraId="3D1B5014" w14:textId="77777777" w:rsidR="00D3325E" w:rsidRPr="00525B7A" w:rsidRDefault="00D3325E" w:rsidP="00525B7A">
            <w:pPr>
              <w:tabs>
                <w:tab w:val="left" w:pos="585"/>
              </w:tabs>
              <w:spacing w:before="60" w:after="60" w:line="240" w:lineRule="auto"/>
              <w:ind w:left="567" w:hanging="567"/>
              <w:rPr>
                <w:ins w:id="1925" w:author="Phatthamon Jantalae" w:date="2022-06-16T17:02:00Z"/>
                <w:rFonts w:ascii="Arial" w:eastAsiaTheme="minorEastAsia" w:hAnsi="Arial" w:cs="Frutiger 45 Light"/>
                <w:sz w:val="18"/>
                <w:szCs w:val="18"/>
              </w:rPr>
            </w:pPr>
            <w:ins w:id="1926" w:author="Phatthamon Jantalae" w:date="2022-06-16T17:02:00Z">
              <w:r w:rsidRPr="00525B7A">
                <w:rPr>
                  <w:rFonts w:ascii="Arial" w:eastAsiaTheme="minorEastAsia" w:hAnsi="Arial" w:cs="Frutiger 45 Light"/>
                  <w:sz w:val="18"/>
                  <w:szCs w:val="18"/>
                </w:rPr>
                <w:t>7.4</w:t>
              </w:r>
              <w:r w:rsidRPr="00525B7A">
                <w:rPr>
                  <w:rFonts w:ascii="Arial" w:eastAsiaTheme="minorEastAsia" w:hAnsi="Arial" w:cs="Frutiger 45 Light"/>
                  <w:sz w:val="18"/>
                  <w:szCs w:val="18"/>
                </w:rPr>
                <w:tab/>
                <w:t xml:space="preserve">use of forced </w:t>
              </w:r>
              <w:proofErr w:type="spellStart"/>
              <w:r w:rsidRPr="00525B7A">
                <w:rPr>
                  <w:rFonts w:ascii="Arial" w:eastAsiaTheme="minorEastAsia" w:hAnsi="Arial" w:cs="Frutiger 45 Light"/>
                  <w:sz w:val="18"/>
                  <w:szCs w:val="18"/>
                </w:rPr>
                <w:t>labour</w:t>
              </w:r>
              <w:proofErr w:type="spellEnd"/>
              <w:r w:rsidRPr="00525B7A">
                <w:rPr>
                  <w:rFonts w:ascii="Arial" w:eastAsiaTheme="minorEastAsia" w:hAnsi="Arial" w:cs="Frutiger 45 Light"/>
                  <w:sz w:val="18"/>
                  <w:szCs w:val="18"/>
                </w:rPr>
                <w:t>?</w:t>
              </w:r>
            </w:ins>
          </w:p>
        </w:tc>
        <w:tc>
          <w:tcPr>
            <w:tcW w:w="900" w:type="dxa"/>
            <w:tcBorders>
              <w:bottom w:val="single" w:sz="4" w:space="0" w:color="auto"/>
            </w:tcBorders>
            <w:shd w:val="clear" w:color="auto" w:fill="auto"/>
          </w:tcPr>
          <w:p w14:paraId="5BDBF10C" w14:textId="77777777" w:rsidR="00D3325E" w:rsidRPr="00525B7A" w:rsidRDefault="00D3325E" w:rsidP="00525B7A">
            <w:pPr>
              <w:tabs>
                <w:tab w:val="left" w:pos="585"/>
              </w:tabs>
              <w:spacing w:before="60" w:after="60" w:line="240" w:lineRule="auto"/>
              <w:ind w:left="567" w:hanging="567"/>
              <w:rPr>
                <w:ins w:id="1927" w:author="Phatthamon Jantalae" w:date="2022-06-16T17:02:00Z"/>
                <w:rFonts w:ascii="Arial" w:eastAsiaTheme="minorEastAsia" w:hAnsi="Arial" w:cs="Frutiger 45 Light"/>
                <w:sz w:val="18"/>
                <w:szCs w:val="18"/>
              </w:rPr>
            </w:pPr>
            <w:ins w:id="1928" w:author="Phatthamon Jantalae" w:date="2022-06-16T17:02:00Z">
              <w:r w:rsidRPr="00525B7A">
                <w:rPr>
                  <w:rFonts w:ascii="Arial" w:eastAsiaTheme="minorEastAsia" w:hAnsi="Arial" w:cs="Frutiger 45 Light" w:hint="eastAsia"/>
                  <w:sz w:val="18"/>
                  <w:szCs w:val="18"/>
                </w:rPr>
                <w:t>N</w:t>
              </w:r>
              <w:r w:rsidRPr="00525B7A">
                <w:rPr>
                  <w:rFonts w:ascii="Arial" w:eastAsiaTheme="minorEastAsia" w:hAnsi="Arial" w:cs="Frutiger 45 Light"/>
                  <w:sz w:val="18"/>
                  <w:szCs w:val="18"/>
                </w:rPr>
                <w:t>o</w:t>
              </w:r>
            </w:ins>
          </w:p>
        </w:tc>
      </w:tr>
      <w:tr w:rsidR="00D3325E" w:rsidRPr="00350ADD" w14:paraId="1120A802" w14:textId="77777777" w:rsidTr="00B61ED7">
        <w:trPr>
          <w:ins w:id="1929" w:author="Phatthamon Jantalae" w:date="2022-06-16T17:02:00Z"/>
        </w:trPr>
        <w:tc>
          <w:tcPr>
            <w:tcW w:w="8635" w:type="dxa"/>
            <w:tcBorders>
              <w:bottom w:val="single" w:sz="4" w:space="0" w:color="auto"/>
            </w:tcBorders>
            <w:shd w:val="clear" w:color="auto" w:fill="auto"/>
          </w:tcPr>
          <w:p w14:paraId="6BE45A7B" w14:textId="77777777" w:rsidR="00D3325E" w:rsidRPr="00525B7A" w:rsidRDefault="00D3325E" w:rsidP="00525B7A">
            <w:pPr>
              <w:tabs>
                <w:tab w:val="left" w:pos="585"/>
              </w:tabs>
              <w:spacing w:before="60" w:after="60" w:line="240" w:lineRule="auto"/>
              <w:ind w:left="567" w:hanging="567"/>
              <w:rPr>
                <w:ins w:id="1930" w:author="Phatthamon Jantalae" w:date="2022-06-16T17:02:00Z"/>
                <w:rFonts w:ascii="Arial" w:eastAsiaTheme="minorEastAsia" w:hAnsi="Arial" w:cs="Frutiger 45 Light"/>
                <w:sz w:val="18"/>
                <w:szCs w:val="18"/>
              </w:rPr>
            </w:pPr>
            <w:ins w:id="1931" w:author="Phatthamon Jantalae" w:date="2022-06-16T17:02:00Z">
              <w:r w:rsidRPr="00525B7A">
                <w:rPr>
                  <w:rFonts w:ascii="Arial" w:eastAsiaTheme="minorEastAsia" w:hAnsi="Arial" w:cs="Frutiger 45 Light"/>
                  <w:sz w:val="18"/>
                  <w:szCs w:val="18"/>
                </w:rPr>
                <w:t>7.5</w:t>
              </w:r>
              <w:r w:rsidRPr="00525B7A">
                <w:rPr>
                  <w:rFonts w:ascii="Arial" w:eastAsiaTheme="minorEastAsia" w:hAnsi="Arial" w:cs="Frutiger 45 Light"/>
                  <w:sz w:val="18"/>
                  <w:szCs w:val="18"/>
                </w:rPr>
                <w:tab/>
                <w:t>discriminatory working conditions and/or lack of equal opportunity?</w:t>
              </w:r>
            </w:ins>
          </w:p>
        </w:tc>
        <w:tc>
          <w:tcPr>
            <w:tcW w:w="900" w:type="dxa"/>
            <w:tcBorders>
              <w:bottom w:val="single" w:sz="4" w:space="0" w:color="auto"/>
            </w:tcBorders>
            <w:shd w:val="clear" w:color="auto" w:fill="auto"/>
          </w:tcPr>
          <w:p w14:paraId="3270169F" w14:textId="77777777" w:rsidR="00D3325E" w:rsidRPr="00525B7A" w:rsidRDefault="00D3325E" w:rsidP="00525B7A">
            <w:pPr>
              <w:tabs>
                <w:tab w:val="left" w:pos="585"/>
              </w:tabs>
              <w:spacing w:before="60" w:after="60" w:line="240" w:lineRule="auto"/>
              <w:ind w:left="567" w:hanging="567"/>
              <w:rPr>
                <w:ins w:id="1932" w:author="Phatthamon Jantalae" w:date="2022-06-16T17:02:00Z"/>
                <w:rFonts w:ascii="Arial" w:eastAsiaTheme="minorEastAsia" w:hAnsi="Arial" w:cs="Frutiger 45 Light"/>
                <w:sz w:val="18"/>
                <w:szCs w:val="18"/>
              </w:rPr>
            </w:pPr>
            <w:ins w:id="1933" w:author="Phatthamon Jantalae" w:date="2022-06-16T17:02:00Z">
              <w:r w:rsidRPr="00525B7A">
                <w:rPr>
                  <w:rFonts w:ascii="Arial" w:eastAsiaTheme="minorEastAsia" w:hAnsi="Arial" w:cs="Frutiger 45 Light" w:hint="eastAsia"/>
                  <w:sz w:val="18"/>
                  <w:szCs w:val="18"/>
                </w:rPr>
                <w:t>Y</w:t>
              </w:r>
              <w:r w:rsidRPr="00525B7A">
                <w:rPr>
                  <w:rFonts w:ascii="Arial" w:eastAsiaTheme="minorEastAsia" w:hAnsi="Arial" w:cs="Frutiger 45 Light"/>
                  <w:sz w:val="18"/>
                  <w:szCs w:val="18"/>
                </w:rPr>
                <w:t>es</w:t>
              </w:r>
            </w:ins>
          </w:p>
        </w:tc>
      </w:tr>
      <w:tr w:rsidR="00D3325E" w:rsidRPr="00350ADD" w14:paraId="3B7FDBE0" w14:textId="77777777" w:rsidTr="00B61ED7">
        <w:trPr>
          <w:ins w:id="1934" w:author="Phatthamon Jantalae" w:date="2022-06-16T17:02:00Z"/>
        </w:trPr>
        <w:tc>
          <w:tcPr>
            <w:tcW w:w="8635" w:type="dxa"/>
            <w:tcBorders>
              <w:bottom w:val="single" w:sz="4" w:space="0" w:color="auto"/>
            </w:tcBorders>
            <w:shd w:val="clear" w:color="auto" w:fill="auto"/>
          </w:tcPr>
          <w:p w14:paraId="2CDA0AD4" w14:textId="77777777" w:rsidR="00D3325E" w:rsidRPr="00525B7A" w:rsidRDefault="00D3325E" w:rsidP="00525B7A">
            <w:pPr>
              <w:tabs>
                <w:tab w:val="left" w:pos="585"/>
              </w:tabs>
              <w:spacing w:before="60" w:after="60" w:line="240" w:lineRule="auto"/>
              <w:ind w:left="567" w:hanging="567"/>
              <w:rPr>
                <w:ins w:id="1935" w:author="Phatthamon Jantalae" w:date="2022-06-16T17:02:00Z"/>
                <w:rFonts w:ascii="Arial" w:eastAsiaTheme="minorEastAsia" w:hAnsi="Arial" w:cs="Frutiger 45 Light"/>
                <w:sz w:val="18"/>
                <w:szCs w:val="18"/>
              </w:rPr>
            </w:pPr>
            <w:ins w:id="1936" w:author="Phatthamon Jantalae" w:date="2022-06-16T17:02:00Z">
              <w:r w:rsidRPr="00525B7A">
                <w:rPr>
                  <w:rFonts w:ascii="Arial" w:eastAsiaTheme="minorEastAsia" w:hAnsi="Arial" w:cs="Frutiger 45 Light"/>
                  <w:sz w:val="18"/>
                  <w:szCs w:val="18"/>
                </w:rPr>
                <w:t>7.6</w:t>
              </w:r>
              <w:r w:rsidRPr="00525B7A">
                <w:rPr>
                  <w:rFonts w:ascii="Arial" w:eastAsiaTheme="minorEastAsia" w:hAnsi="Arial" w:cs="Frutiger 45 Light"/>
                  <w:sz w:val="18"/>
                  <w:szCs w:val="18"/>
                </w:rPr>
                <w:tab/>
                <w:t xml:space="preserve">occupational health and safety risks due to physical, chemical, biological and psychosocial hazards (including violence and harassment) throughout the project </w:t>
              </w:r>
              <w:proofErr w:type="gramStart"/>
              <w:r w:rsidRPr="00525B7A">
                <w:rPr>
                  <w:rFonts w:ascii="Arial" w:eastAsiaTheme="minorEastAsia" w:hAnsi="Arial" w:cs="Frutiger 45 Light"/>
                  <w:sz w:val="18"/>
                  <w:szCs w:val="18"/>
                </w:rPr>
                <w:t>life-cycle</w:t>
              </w:r>
              <w:proofErr w:type="gramEnd"/>
              <w:r w:rsidRPr="00525B7A">
                <w:rPr>
                  <w:rFonts w:ascii="Arial" w:eastAsiaTheme="minorEastAsia" w:hAnsi="Arial" w:cs="Frutiger 45 Light"/>
                  <w:sz w:val="18"/>
                  <w:szCs w:val="18"/>
                </w:rPr>
                <w:t>?</w:t>
              </w:r>
            </w:ins>
          </w:p>
        </w:tc>
        <w:tc>
          <w:tcPr>
            <w:tcW w:w="900" w:type="dxa"/>
            <w:tcBorders>
              <w:bottom w:val="single" w:sz="4" w:space="0" w:color="auto"/>
            </w:tcBorders>
            <w:shd w:val="clear" w:color="auto" w:fill="auto"/>
          </w:tcPr>
          <w:p w14:paraId="43DE2009" w14:textId="77777777" w:rsidR="00D3325E" w:rsidRPr="00525B7A" w:rsidRDefault="00D3325E" w:rsidP="00525B7A">
            <w:pPr>
              <w:tabs>
                <w:tab w:val="left" w:pos="585"/>
              </w:tabs>
              <w:spacing w:before="60" w:after="60" w:line="240" w:lineRule="auto"/>
              <w:ind w:left="567" w:hanging="567"/>
              <w:rPr>
                <w:ins w:id="1937" w:author="Phatthamon Jantalae" w:date="2022-06-16T17:02:00Z"/>
                <w:rFonts w:ascii="Arial" w:eastAsiaTheme="minorEastAsia" w:hAnsi="Arial" w:cs="Frutiger 45 Light"/>
                <w:sz w:val="18"/>
                <w:szCs w:val="18"/>
              </w:rPr>
            </w:pPr>
            <w:ins w:id="1938" w:author="Phatthamon Jantalae" w:date="2022-06-16T17:02:00Z">
              <w:r w:rsidRPr="00525B7A">
                <w:rPr>
                  <w:rFonts w:ascii="Arial" w:eastAsiaTheme="minorEastAsia" w:hAnsi="Arial" w:cs="Frutiger 45 Light" w:hint="eastAsia"/>
                  <w:sz w:val="18"/>
                  <w:szCs w:val="18"/>
                </w:rPr>
                <w:t>Y</w:t>
              </w:r>
              <w:r w:rsidRPr="00525B7A">
                <w:rPr>
                  <w:rFonts w:ascii="Arial" w:eastAsiaTheme="minorEastAsia" w:hAnsi="Arial" w:cs="Frutiger 45 Light"/>
                  <w:sz w:val="18"/>
                  <w:szCs w:val="18"/>
                </w:rPr>
                <w:t>es</w:t>
              </w:r>
            </w:ins>
          </w:p>
        </w:tc>
      </w:tr>
      <w:tr w:rsidR="00D3325E" w:rsidRPr="008C6E4C" w14:paraId="2E8EE2DF" w14:textId="77777777" w:rsidTr="00B61ED7">
        <w:trPr>
          <w:trHeight w:val="602"/>
          <w:ins w:id="1939" w:author="Phatthamon Jantalae" w:date="2022-06-16T17:02:00Z"/>
        </w:trPr>
        <w:tc>
          <w:tcPr>
            <w:tcW w:w="8635" w:type="dxa"/>
            <w:tcBorders>
              <w:bottom w:val="single" w:sz="4" w:space="0" w:color="auto"/>
            </w:tcBorders>
            <w:shd w:val="clear" w:color="auto" w:fill="DBE5F1"/>
            <w:vAlign w:val="center"/>
          </w:tcPr>
          <w:p w14:paraId="3322FBB7" w14:textId="77777777" w:rsidR="00D3325E" w:rsidRPr="008C6E4C" w:rsidRDefault="00D3325E" w:rsidP="00B61ED7">
            <w:pPr>
              <w:tabs>
                <w:tab w:val="left" w:pos="570"/>
              </w:tabs>
              <w:spacing w:before="120"/>
              <w:rPr>
                <w:ins w:id="1940" w:author="Phatthamon Jantalae" w:date="2022-06-16T17:02:00Z"/>
                <w:rFonts w:eastAsia="Times New Roman"/>
                <w:b/>
              </w:rPr>
            </w:pPr>
            <w:ins w:id="1941" w:author="Phatthamon Jantalae" w:date="2022-06-16T17:02:00Z">
              <w:r w:rsidRPr="00525B7A">
                <w:rPr>
                  <w:rFonts w:ascii="Arial" w:eastAsia="Times New Roman" w:hAnsi="Arial" w:cs="Frutiger 45 Light"/>
                  <w:b/>
                  <w:sz w:val="18"/>
                  <w:szCs w:val="18"/>
                </w:rPr>
                <w:t>Standard 8: Pollution Prevention and Resource Efficiency</w:t>
              </w:r>
            </w:ins>
          </w:p>
        </w:tc>
        <w:tc>
          <w:tcPr>
            <w:tcW w:w="900" w:type="dxa"/>
            <w:tcBorders>
              <w:bottom w:val="single" w:sz="4" w:space="0" w:color="auto"/>
            </w:tcBorders>
            <w:shd w:val="clear" w:color="auto" w:fill="DBE5F1"/>
            <w:vAlign w:val="center"/>
          </w:tcPr>
          <w:p w14:paraId="601F5F10" w14:textId="77777777" w:rsidR="00D3325E" w:rsidRPr="008C6E4C" w:rsidRDefault="00D3325E" w:rsidP="00B61ED7">
            <w:pPr>
              <w:rPr>
                <w:ins w:id="1942" w:author="Phatthamon Jantalae" w:date="2022-06-16T17:02:00Z"/>
                <w:rFonts w:eastAsia="Times New Roman"/>
                <w:b/>
              </w:rPr>
            </w:pPr>
          </w:p>
        </w:tc>
      </w:tr>
      <w:tr w:rsidR="00D3325E" w:rsidRPr="008C6E4C" w14:paraId="14DD380E" w14:textId="77777777" w:rsidTr="00B61ED7">
        <w:trPr>
          <w:ins w:id="1943" w:author="Phatthamon Jantalae" w:date="2022-06-16T17:02:00Z"/>
        </w:trPr>
        <w:tc>
          <w:tcPr>
            <w:tcW w:w="8635" w:type="dxa"/>
            <w:shd w:val="clear" w:color="auto" w:fill="auto"/>
          </w:tcPr>
          <w:p w14:paraId="3AA25ABB" w14:textId="77777777" w:rsidR="00D3325E" w:rsidRPr="00525B7A" w:rsidRDefault="00D3325E" w:rsidP="00525B7A">
            <w:pPr>
              <w:tabs>
                <w:tab w:val="left" w:pos="585"/>
              </w:tabs>
              <w:spacing w:before="60" w:after="60" w:line="240" w:lineRule="auto"/>
              <w:ind w:left="567" w:hanging="567"/>
              <w:rPr>
                <w:ins w:id="1944" w:author="Phatthamon Jantalae" w:date="2022-06-16T17:02:00Z"/>
                <w:rFonts w:ascii="Arial" w:eastAsia="Times New Roman" w:hAnsi="Arial" w:cs="Frutiger 45 Light"/>
                <w:sz w:val="18"/>
                <w:szCs w:val="18"/>
              </w:rPr>
            </w:pPr>
            <w:ins w:id="1945" w:author="Phatthamon Jantalae" w:date="2022-06-16T17:02:00Z">
              <w:r w:rsidRPr="00525B7A">
                <w:rPr>
                  <w:rFonts w:ascii="Arial" w:eastAsia="Times New Roman" w:hAnsi="Arial" w:cs="Frutiger 45 Light"/>
                  <w:sz w:val="18"/>
                  <w:szCs w:val="18"/>
                </w:rPr>
                <w:t xml:space="preserve">Would the project potentially involve or lead </w:t>
              </w:r>
              <w:proofErr w:type="gramStart"/>
              <w:r w:rsidRPr="00525B7A">
                <w:rPr>
                  <w:rFonts w:ascii="Arial" w:eastAsia="Times New Roman" w:hAnsi="Arial" w:cs="Frutiger 45 Light"/>
                  <w:sz w:val="18"/>
                  <w:szCs w:val="18"/>
                </w:rPr>
                <w:t>to:</w:t>
              </w:r>
              <w:proofErr w:type="gramEnd"/>
            </w:ins>
          </w:p>
        </w:tc>
        <w:tc>
          <w:tcPr>
            <w:tcW w:w="900" w:type="dxa"/>
            <w:shd w:val="clear" w:color="auto" w:fill="auto"/>
          </w:tcPr>
          <w:p w14:paraId="017F89FC" w14:textId="77777777" w:rsidR="00D3325E" w:rsidRPr="00525B7A" w:rsidRDefault="00D3325E" w:rsidP="00525B7A">
            <w:pPr>
              <w:spacing w:line="240" w:lineRule="auto"/>
              <w:rPr>
                <w:ins w:id="1946" w:author="Phatthamon Jantalae" w:date="2022-06-16T17:02:00Z"/>
                <w:rFonts w:ascii="Arial" w:eastAsia="Times New Roman" w:hAnsi="Arial" w:cs="Frutiger 45 Light"/>
                <w:sz w:val="18"/>
                <w:szCs w:val="18"/>
              </w:rPr>
            </w:pPr>
          </w:p>
        </w:tc>
      </w:tr>
      <w:tr w:rsidR="00D3325E" w:rsidRPr="00D05A10" w14:paraId="2942B91F" w14:textId="77777777" w:rsidTr="00B61ED7">
        <w:trPr>
          <w:ins w:id="1947" w:author="Phatthamon Jantalae" w:date="2022-06-16T17:02:00Z"/>
        </w:trPr>
        <w:tc>
          <w:tcPr>
            <w:tcW w:w="8635" w:type="dxa"/>
            <w:shd w:val="clear" w:color="auto" w:fill="auto"/>
          </w:tcPr>
          <w:p w14:paraId="05BC2AB6" w14:textId="77777777" w:rsidR="00D3325E" w:rsidRPr="00525B7A" w:rsidRDefault="00D3325E" w:rsidP="00525B7A">
            <w:pPr>
              <w:tabs>
                <w:tab w:val="left" w:pos="585"/>
              </w:tabs>
              <w:spacing w:before="60" w:after="60" w:line="240" w:lineRule="auto"/>
              <w:ind w:left="567" w:hanging="567"/>
              <w:rPr>
                <w:ins w:id="1948" w:author="Phatthamon Jantalae" w:date="2022-06-16T17:02:00Z"/>
                <w:rFonts w:ascii="Arial" w:eastAsia="Times New Roman" w:hAnsi="Arial" w:cs="Frutiger 45 Light"/>
                <w:sz w:val="18"/>
                <w:szCs w:val="18"/>
              </w:rPr>
            </w:pPr>
            <w:ins w:id="1949" w:author="Phatthamon Jantalae" w:date="2022-06-16T17:02:00Z">
              <w:r w:rsidRPr="00525B7A">
                <w:rPr>
                  <w:rFonts w:ascii="Arial" w:eastAsia="Times New Roman" w:hAnsi="Arial" w:cs="Frutiger 45 Light"/>
                  <w:sz w:val="18"/>
                  <w:szCs w:val="18"/>
                </w:rPr>
                <w:t>8.1</w:t>
              </w:r>
              <w:r w:rsidRPr="00525B7A">
                <w:rPr>
                  <w:rFonts w:ascii="Arial" w:eastAsia="Times New Roman" w:hAnsi="Arial" w:cs="Frutiger 45 Light"/>
                  <w:sz w:val="18"/>
                  <w:szCs w:val="18"/>
                </w:rPr>
                <w:tab/>
                <w:t xml:space="preserve">the release of pollutants to the environment due to routine or non-routine circumstances with the potential for adverse local, regional, and/or </w:t>
              </w:r>
              <w:r w:rsidRPr="00525B7A">
                <w:rPr>
                  <w:rFonts w:ascii="Arial" w:eastAsia="Times New Roman" w:hAnsi="Arial" w:cs="Frutiger 45 Light"/>
                  <w:sz w:val="18"/>
                  <w:szCs w:val="18"/>
                </w:rPr>
                <w:fldChar w:fldCharType="begin"/>
              </w:r>
              <w:r w:rsidRPr="00525B7A">
                <w:rPr>
                  <w:rFonts w:ascii="Arial" w:eastAsia="Times New Roman" w:hAnsi="Arial" w:cs="Frutiger 45 Light"/>
                  <w:sz w:val="18"/>
                  <w:szCs w:val="18"/>
                </w:rPr>
                <w:instrText xml:space="preserve"> HYPERLINK \l "TransboundaryImpactsGlossary" </w:instrText>
              </w:r>
              <w:r w:rsidRPr="00525B7A">
                <w:rPr>
                  <w:rFonts w:ascii="Arial" w:eastAsia="Times New Roman" w:hAnsi="Arial" w:cs="Frutiger 45 Light"/>
                  <w:sz w:val="18"/>
                  <w:szCs w:val="18"/>
                </w:rPr>
                <w:fldChar w:fldCharType="separate"/>
              </w:r>
              <w:r w:rsidRPr="00525B7A">
                <w:rPr>
                  <w:rFonts w:ascii="Arial" w:eastAsia="Times New Roman" w:hAnsi="Arial" w:cs="Frutiger 45 Light"/>
                  <w:sz w:val="18"/>
                  <w:szCs w:val="18"/>
                </w:rPr>
                <w:t>transboundary impacts</w:t>
              </w:r>
              <w:r w:rsidRPr="00525B7A">
                <w:rPr>
                  <w:rFonts w:ascii="Arial" w:eastAsia="Times New Roman" w:hAnsi="Arial" w:cs="Frutiger 45 Light"/>
                  <w:sz w:val="18"/>
                  <w:szCs w:val="18"/>
                </w:rPr>
                <w:fldChar w:fldCharType="end"/>
              </w:r>
              <w:r w:rsidRPr="00525B7A">
                <w:rPr>
                  <w:rFonts w:ascii="Arial" w:eastAsia="Times New Roman" w:hAnsi="Arial" w:cs="Frutiger 45 Light"/>
                  <w:sz w:val="18"/>
                  <w:szCs w:val="18"/>
                </w:rPr>
                <w:t xml:space="preserve">? </w:t>
              </w:r>
            </w:ins>
          </w:p>
        </w:tc>
        <w:tc>
          <w:tcPr>
            <w:tcW w:w="900" w:type="dxa"/>
            <w:shd w:val="clear" w:color="auto" w:fill="auto"/>
          </w:tcPr>
          <w:p w14:paraId="1EBF3AE2" w14:textId="77777777" w:rsidR="00D3325E" w:rsidRPr="00525B7A" w:rsidRDefault="00D3325E" w:rsidP="00525B7A">
            <w:pPr>
              <w:spacing w:line="240" w:lineRule="auto"/>
              <w:rPr>
                <w:ins w:id="1950" w:author="Phatthamon Jantalae" w:date="2022-06-16T17:02:00Z"/>
                <w:rFonts w:ascii="Arial" w:eastAsia="Times New Roman" w:hAnsi="Arial" w:cs="Frutiger 45 Light"/>
                <w:sz w:val="18"/>
                <w:szCs w:val="18"/>
              </w:rPr>
            </w:pPr>
            <w:ins w:id="1951" w:author="Phatthamon Jantalae" w:date="2022-06-16T17:02:00Z">
              <w:r w:rsidRPr="00525B7A">
                <w:rPr>
                  <w:rFonts w:ascii="Arial" w:eastAsia="Times New Roman" w:hAnsi="Arial" w:cs="Frutiger 45 Light"/>
                  <w:sz w:val="18"/>
                  <w:szCs w:val="18"/>
                </w:rPr>
                <w:t>Yes</w:t>
              </w:r>
            </w:ins>
          </w:p>
        </w:tc>
      </w:tr>
      <w:tr w:rsidR="00D3325E" w:rsidRPr="00D05A10" w14:paraId="6B761FE5" w14:textId="77777777" w:rsidTr="00B61ED7">
        <w:trPr>
          <w:ins w:id="1952" w:author="Phatthamon Jantalae" w:date="2022-06-16T17:02:00Z"/>
        </w:trPr>
        <w:tc>
          <w:tcPr>
            <w:tcW w:w="8635" w:type="dxa"/>
            <w:tcBorders>
              <w:bottom w:val="single" w:sz="4" w:space="0" w:color="auto"/>
            </w:tcBorders>
            <w:shd w:val="clear" w:color="auto" w:fill="auto"/>
          </w:tcPr>
          <w:p w14:paraId="7FC4A141" w14:textId="77777777" w:rsidR="00D3325E" w:rsidRPr="00525B7A" w:rsidRDefault="00D3325E" w:rsidP="00525B7A">
            <w:pPr>
              <w:tabs>
                <w:tab w:val="left" w:pos="585"/>
              </w:tabs>
              <w:spacing w:before="60" w:after="60" w:line="240" w:lineRule="auto"/>
              <w:ind w:left="567" w:hanging="567"/>
              <w:rPr>
                <w:ins w:id="1953" w:author="Phatthamon Jantalae" w:date="2022-06-16T17:02:00Z"/>
                <w:rFonts w:ascii="Arial" w:eastAsia="Times New Roman" w:hAnsi="Arial" w:cs="Frutiger 45 Light"/>
                <w:sz w:val="18"/>
                <w:szCs w:val="18"/>
              </w:rPr>
            </w:pPr>
            <w:ins w:id="1954" w:author="Phatthamon Jantalae" w:date="2022-06-16T17:02:00Z">
              <w:r w:rsidRPr="00525B7A">
                <w:rPr>
                  <w:rFonts w:ascii="Arial" w:eastAsia="Times New Roman" w:hAnsi="Arial" w:cs="Frutiger 45 Light"/>
                  <w:sz w:val="18"/>
                  <w:szCs w:val="18"/>
                </w:rPr>
                <w:t>8.2</w:t>
              </w:r>
              <w:r w:rsidRPr="00525B7A">
                <w:rPr>
                  <w:rFonts w:ascii="Arial" w:eastAsia="Times New Roman" w:hAnsi="Arial" w:cs="Frutiger 45 Light"/>
                  <w:sz w:val="18"/>
                  <w:szCs w:val="18"/>
                </w:rPr>
                <w:tab/>
                <w:t>the generation of waste (both hazardous and non-hazardous)?</w:t>
              </w:r>
            </w:ins>
          </w:p>
        </w:tc>
        <w:tc>
          <w:tcPr>
            <w:tcW w:w="900" w:type="dxa"/>
            <w:tcBorders>
              <w:bottom w:val="single" w:sz="4" w:space="0" w:color="auto"/>
            </w:tcBorders>
            <w:shd w:val="clear" w:color="auto" w:fill="auto"/>
          </w:tcPr>
          <w:p w14:paraId="356B2BA5" w14:textId="77777777" w:rsidR="00D3325E" w:rsidRPr="00525B7A" w:rsidRDefault="00D3325E" w:rsidP="00525B7A">
            <w:pPr>
              <w:spacing w:line="240" w:lineRule="auto"/>
              <w:rPr>
                <w:ins w:id="1955" w:author="Phatthamon Jantalae" w:date="2022-06-16T17:02:00Z"/>
                <w:rFonts w:ascii="Arial" w:eastAsia="Times New Roman" w:hAnsi="Arial" w:cs="Frutiger 45 Light"/>
                <w:sz w:val="18"/>
                <w:szCs w:val="18"/>
              </w:rPr>
            </w:pPr>
            <w:ins w:id="1956"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r w:rsidR="00D3325E" w:rsidRPr="00350ADD" w14:paraId="42E74627" w14:textId="77777777" w:rsidTr="00B61ED7">
        <w:trPr>
          <w:trHeight w:val="402"/>
          <w:ins w:id="1957" w:author="Phatthamon Jantalae" w:date="2022-06-16T17:02:00Z"/>
        </w:trPr>
        <w:tc>
          <w:tcPr>
            <w:tcW w:w="8635" w:type="dxa"/>
            <w:tcBorders>
              <w:bottom w:val="single" w:sz="4" w:space="0" w:color="auto"/>
            </w:tcBorders>
            <w:shd w:val="clear" w:color="auto" w:fill="auto"/>
          </w:tcPr>
          <w:p w14:paraId="2DB294EB" w14:textId="77777777" w:rsidR="00D3325E" w:rsidRPr="00525B7A" w:rsidRDefault="00D3325E" w:rsidP="00525B7A">
            <w:pPr>
              <w:tabs>
                <w:tab w:val="left" w:pos="585"/>
              </w:tabs>
              <w:spacing w:before="60" w:after="60" w:line="240" w:lineRule="auto"/>
              <w:ind w:left="567" w:hanging="567"/>
              <w:rPr>
                <w:ins w:id="1958" w:author="Phatthamon Jantalae" w:date="2022-06-16T17:02:00Z"/>
                <w:rFonts w:ascii="Arial" w:eastAsia="Times New Roman" w:hAnsi="Arial" w:cs="Frutiger 45 Light"/>
                <w:sz w:val="18"/>
                <w:szCs w:val="18"/>
              </w:rPr>
            </w:pPr>
            <w:ins w:id="1959" w:author="Phatthamon Jantalae" w:date="2022-06-16T17:02:00Z">
              <w:r w:rsidRPr="00525B7A">
                <w:rPr>
                  <w:rFonts w:ascii="Arial" w:eastAsia="Times New Roman" w:hAnsi="Arial" w:cs="Frutiger 45 Light"/>
                  <w:sz w:val="18"/>
                  <w:szCs w:val="18"/>
                </w:rPr>
                <w:t>8.3</w:t>
              </w:r>
              <w:r w:rsidRPr="00525B7A">
                <w:rPr>
                  <w:rFonts w:ascii="Arial" w:eastAsia="Times New Roman" w:hAnsi="Arial" w:cs="Frutiger 45 Light"/>
                  <w:sz w:val="18"/>
                  <w:szCs w:val="18"/>
                </w:rPr>
                <w:tab/>
                <w:t xml:space="preserve">the manufacture, trade, release, and/or use of hazardous materials and/or chemicals? </w:t>
              </w:r>
            </w:ins>
          </w:p>
        </w:tc>
        <w:tc>
          <w:tcPr>
            <w:tcW w:w="900" w:type="dxa"/>
            <w:tcBorders>
              <w:bottom w:val="single" w:sz="4" w:space="0" w:color="auto"/>
            </w:tcBorders>
            <w:shd w:val="clear" w:color="auto" w:fill="auto"/>
          </w:tcPr>
          <w:p w14:paraId="3707D79C" w14:textId="77777777" w:rsidR="00D3325E" w:rsidRPr="00525B7A" w:rsidRDefault="00D3325E" w:rsidP="00525B7A">
            <w:pPr>
              <w:spacing w:line="240" w:lineRule="auto"/>
              <w:rPr>
                <w:ins w:id="1960" w:author="Phatthamon Jantalae" w:date="2022-06-16T17:02:00Z"/>
                <w:rFonts w:ascii="Arial" w:eastAsia="Times New Roman" w:hAnsi="Arial" w:cs="Frutiger 45 Light"/>
                <w:sz w:val="18"/>
                <w:szCs w:val="18"/>
              </w:rPr>
            </w:pPr>
            <w:ins w:id="1961" w:author="Phatthamon Jantalae" w:date="2022-06-16T17:02:00Z">
              <w:r w:rsidRPr="00525B7A">
                <w:rPr>
                  <w:rFonts w:ascii="Arial" w:eastAsia="Times New Roman" w:hAnsi="Arial" w:cs="Frutiger 45 Light"/>
                  <w:sz w:val="18"/>
                  <w:szCs w:val="18"/>
                </w:rPr>
                <w:t>Yes</w:t>
              </w:r>
            </w:ins>
          </w:p>
        </w:tc>
      </w:tr>
      <w:tr w:rsidR="00D3325E" w:rsidRPr="00D05A10" w14:paraId="3DAC5D01" w14:textId="77777777" w:rsidTr="00B61ED7">
        <w:trPr>
          <w:trHeight w:val="402"/>
          <w:ins w:id="1962" w:author="Phatthamon Jantalae" w:date="2022-06-16T17:02:00Z"/>
        </w:trPr>
        <w:tc>
          <w:tcPr>
            <w:tcW w:w="8635" w:type="dxa"/>
            <w:tcBorders>
              <w:bottom w:val="single" w:sz="4" w:space="0" w:color="auto"/>
            </w:tcBorders>
            <w:shd w:val="clear" w:color="auto" w:fill="auto"/>
          </w:tcPr>
          <w:p w14:paraId="3D7B0EC6" w14:textId="77777777" w:rsidR="00D3325E" w:rsidRPr="00525B7A" w:rsidRDefault="00D3325E" w:rsidP="00525B7A">
            <w:pPr>
              <w:tabs>
                <w:tab w:val="left" w:pos="585"/>
              </w:tabs>
              <w:spacing w:before="60" w:after="60" w:line="240" w:lineRule="auto"/>
              <w:ind w:left="567" w:hanging="567"/>
              <w:rPr>
                <w:ins w:id="1963" w:author="Phatthamon Jantalae" w:date="2022-06-16T17:02:00Z"/>
                <w:rFonts w:ascii="Arial" w:eastAsia="Times New Roman" w:hAnsi="Arial" w:cs="Frutiger 45 Light"/>
                <w:sz w:val="18"/>
                <w:szCs w:val="18"/>
              </w:rPr>
            </w:pPr>
            <w:ins w:id="1964" w:author="Phatthamon Jantalae" w:date="2022-06-16T17:02:00Z">
              <w:r w:rsidRPr="00525B7A">
                <w:rPr>
                  <w:rFonts w:ascii="Arial" w:eastAsia="Times New Roman" w:hAnsi="Arial" w:cs="Frutiger 45 Light"/>
                  <w:sz w:val="18"/>
                  <w:szCs w:val="18"/>
                </w:rPr>
                <w:t>8.4</w:t>
              </w:r>
              <w:r w:rsidRPr="00525B7A">
                <w:rPr>
                  <w:rFonts w:ascii="Arial" w:eastAsia="Times New Roman" w:hAnsi="Arial" w:cs="Frutiger 45 Light"/>
                  <w:sz w:val="18"/>
                  <w:szCs w:val="18"/>
                </w:rPr>
                <w:tab/>
                <w:t>the use of chemicals or materials subject to international bans or phase-outs?</w:t>
              </w:r>
            </w:ins>
          </w:p>
          <w:p w14:paraId="34F29C25" w14:textId="77777777" w:rsidR="00D3325E" w:rsidRPr="00525B7A" w:rsidRDefault="00D3325E" w:rsidP="00525B7A">
            <w:pPr>
              <w:tabs>
                <w:tab w:val="left" w:pos="585"/>
              </w:tabs>
              <w:spacing w:before="60" w:after="60" w:line="240" w:lineRule="auto"/>
              <w:ind w:left="567" w:hanging="567"/>
              <w:rPr>
                <w:ins w:id="1965" w:author="Phatthamon Jantalae" w:date="2022-06-16T17:02:00Z"/>
                <w:rFonts w:ascii="Arial" w:eastAsia="Times New Roman" w:hAnsi="Arial" w:cs="Frutiger 45 Light"/>
                <w:sz w:val="18"/>
                <w:szCs w:val="18"/>
              </w:rPr>
            </w:pPr>
            <w:ins w:id="1966" w:author="Phatthamon Jantalae" w:date="2022-06-16T17:02:00Z">
              <w:r w:rsidRPr="00525B7A">
                <w:rPr>
                  <w:rFonts w:ascii="Arial" w:eastAsia="Times New Roman" w:hAnsi="Arial" w:cs="Frutiger 45 Light"/>
                  <w:sz w:val="18"/>
                  <w:szCs w:val="18"/>
                </w:rPr>
                <w:tab/>
                <w:t xml:space="preserve">For example, DDT, PCBs and other chemicals listed in international conventions such as the </w:t>
              </w:r>
              <w:r w:rsidRPr="00525B7A">
                <w:rPr>
                  <w:rFonts w:ascii="Arial" w:eastAsia="Times New Roman" w:hAnsi="Arial" w:cs="Frutiger 45 Light"/>
                  <w:color w:val="0000FF"/>
                  <w:sz w:val="18"/>
                  <w:szCs w:val="18"/>
                  <w:u w:val="single"/>
                </w:rPr>
                <w:fldChar w:fldCharType="begin"/>
              </w:r>
              <w:r w:rsidRPr="00525B7A">
                <w:rPr>
                  <w:rFonts w:ascii="Arial" w:eastAsia="Times New Roman" w:hAnsi="Arial" w:cs="Frutiger 45 Light"/>
                  <w:color w:val="0000FF"/>
                  <w:sz w:val="18"/>
                  <w:szCs w:val="18"/>
                  <w:u w:val="single"/>
                </w:rPr>
                <w:instrText xml:space="preserve"> HYPERLINK "https://ozone.unep.org/treaties/montreal-protocol?q=treaties&amp;q=treaties/montreal-protocol" </w:instrText>
              </w:r>
              <w:r w:rsidRPr="00525B7A">
                <w:rPr>
                  <w:rFonts w:ascii="Arial" w:eastAsia="Times New Roman" w:hAnsi="Arial" w:cs="Frutiger 45 Light"/>
                  <w:color w:val="0000FF"/>
                  <w:sz w:val="18"/>
                  <w:szCs w:val="18"/>
                  <w:u w:val="single"/>
                </w:rPr>
                <w:fldChar w:fldCharType="separate"/>
              </w:r>
              <w:r w:rsidRPr="00525B7A">
                <w:rPr>
                  <w:rFonts w:ascii="Arial" w:hAnsi="Arial" w:cs="Frutiger 45 Light"/>
                  <w:color w:val="0000FF"/>
                  <w:sz w:val="18"/>
                  <w:szCs w:val="18"/>
                  <w:u w:val="single"/>
                </w:rPr>
                <w:t>Montreal Protocol</w:t>
              </w:r>
              <w:r w:rsidRPr="00525B7A">
                <w:rPr>
                  <w:rFonts w:ascii="Arial" w:hAnsi="Arial" w:cs="Frutiger 45 Light"/>
                  <w:color w:val="0000FF"/>
                  <w:sz w:val="18"/>
                  <w:szCs w:val="18"/>
                  <w:u w:val="single"/>
                </w:rPr>
                <w:fldChar w:fldCharType="end"/>
              </w:r>
              <w:r w:rsidRPr="00525B7A">
                <w:rPr>
                  <w:rFonts w:ascii="Arial" w:eastAsia="Times New Roman" w:hAnsi="Arial" w:cs="Frutiger 45 Light"/>
                  <w:color w:val="0000FF"/>
                  <w:sz w:val="18"/>
                  <w:szCs w:val="18"/>
                </w:rPr>
                <w:t xml:space="preserve">, </w:t>
              </w:r>
              <w:r w:rsidRPr="00525B7A">
                <w:rPr>
                  <w:rFonts w:ascii="Arial" w:eastAsia="Times New Roman" w:hAnsi="Arial" w:cs="Frutiger 45 Light"/>
                  <w:color w:val="0000FF"/>
                  <w:sz w:val="18"/>
                  <w:szCs w:val="18"/>
                  <w:u w:val="single"/>
                </w:rPr>
                <w:fldChar w:fldCharType="begin"/>
              </w:r>
              <w:r w:rsidRPr="00525B7A">
                <w:rPr>
                  <w:rFonts w:ascii="Arial" w:eastAsia="Times New Roman" w:hAnsi="Arial" w:cs="Frutiger 45 Light"/>
                  <w:color w:val="0000FF"/>
                  <w:sz w:val="18"/>
                  <w:szCs w:val="18"/>
                  <w:u w:val="single"/>
                </w:rPr>
                <w:instrText xml:space="preserve"> HYPERLINK "http://www.mercuryconvention.org/" </w:instrText>
              </w:r>
              <w:r w:rsidRPr="00525B7A">
                <w:rPr>
                  <w:rFonts w:ascii="Arial" w:eastAsia="Times New Roman" w:hAnsi="Arial" w:cs="Frutiger 45 Light"/>
                  <w:color w:val="0000FF"/>
                  <w:sz w:val="18"/>
                  <w:szCs w:val="18"/>
                  <w:u w:val="single"/>
                </w:rPr>
                <w:fldChar w:fldCharType="separate"/>
              </w:r>
              <w:r w:rsidRPr="00525B7A">
                <w:rPr>
                  <w:rFonts w:ascii="Arial" w:hAnsi="Arial" w:cs="Frutiger 45 Light"/>
                  <w:color w:val="0000FF"/>
                  <w:sz w:val="18"/>
                  <w:szCs w:val="18"/>
                  <w:u w:val="single"/>
                </w:rPr>
                <w:t>Minamata Convention</w:t>
              </w:r>
              <w:r w:rsidRPr="00525B7A">
                <w:rPr>
                  <w:rFonts w:ascii="Arial" w:hAnsi="Arial" w:cs="Frutiger 45 Light"/>
                  <w:color w:val="0000FF"/>
                  <w:sz w:val="18"/>
                  <w:szCs w:val="18"/>
                  <w:u w:val="single"/>
                </w:rPr>
                <w:fldChar w:fldCharType="end"/>
              </w:r>
              <w:r w:rsidRPr="00525B7A">
                <w:rPr>
                  <w:rFonts w:ascii="Arial" w:eastAsia="Times New Roman" w:hAnsi="Arial" w:cs="Frutiger 45 Light"/>
                  <w:color w:val="0000FF"/>
                  <w:sz w:val="18"/>
                  <w:szCs w:val="18"/>
                </w:rPr>
                <w:t xml:space="preserve">, </w:t>
              </w:r>
              <w:r w:rsidRPr="00525B7A">
                <w:rPr>
                  <w:rFonts w:ascii="Arial" w:eastAsia="Times New Roman" w:hAnsi="Arial" w:cs="Frutiger 45 Light"/>
                  <w:color w:val="0000FF"/>
                  <w:sz w:val="18"/>
                  <w:szCs w:val="18"/>
                  <w:u w:val="single"/>
                </w:rPr>
                <w:fldChar w:fldCharType="begin"/>
              </w:r>
              <w:r w:rsidRPr="00525B7A">
                <w:rPr>
                  <w:rFonts w:ascii="Arial" w:eastAsia="Times New Roman" w:hAnsi="Arial" w:cs="Frutiger 45 Light"/>
                  <w:color w:val="0000FF"/>
                  <w:sz w:val="18"/>
                  <w:szCs w:val="18"/>
                  <w:u w:val="single"/>
                </w:rPr>
                <w:instrText xml:space="preserve"> HYPERLINK "http://www.basel.int/" </w:instrText>
              </w:r>
              <w:r w:rsidRPr="00525B7A">
                <w:rPr>
                  <w:rFonts w:ascii="Arial" w:eastAsia="Times New Roman" w:hAnsi="Arial" w:cs="Frutiger 45 Light"/>
                  <w:color w:val="0000FF"/>
                  <w:sz w:val="18"/>
                  <w:szCs w:val="18"/>
                  <w:u w:val="single"/>
                </w:rPr>
                <w:fldChar w:fldCharType="separate"/>
              </w:r>
              <w:r w:rsidRPr="00525B7A">
                <w:rPr>
                  <w:rFonts w:ascii="Arial" w:hAnsi="Arial" w:cs="Frutiger 45 Light"/>
                  <w:color w:val="0000FF"/>
                  <w:sz w:val="18"/>
                  <w:szCs w:val="18"/>
                  <w:u w:val="single"/>
                </w:rPr>
                <w:t>Basel Convention</w:t>
              </w:r>
              <w:r w:rsidRPr="00525B7A">
                <w:rPr>
                  <w:rFonts w:ascii="Arial" w:hAnsi="Arial" w:cs="Frutiger 45 Light"/>
                  <w:color w:val="0000FF"/>
                  <w:sz w:val="18"/>
                  <w:szCs w:val="18"/>
                  <w:u w:val="single"/>
                </w:rPr>
                <w:fldChar w:fldCharType="end"/>
              </w:r>
              <w:r w:rsidRPr="00525B7A">
                <w:rPr>
                  <w:rFonts w:ascii="Arial" w:eastAsia="Times New Roman" w:hAnsi="Arial" w:cs="Frutiger 45 Light"/>
                  <w:color w:val="0000FF"/>
                  <w:sz w:val="18"/>
                  <w:szCs w:val="18"/>
                </w:rPr>
                <w:t xml:space="preserve">, </w:t>
              </w:r>
              <w:r w:rsidRPr="00525B7A">
                <w:rPr>
                  <w:rFonts w:ascii="Arial" w:eastAsia="Times New Roman" w:hAnsi="Arial" w:cs="Frutiger 45 Light"/>
                  <w:color w:val="0000FF"/>
                  <w:sz w:val="18"/>
                  <w:szCs w:val="18"/>
                  <w:u w:val="single"/>
                </w:rPr>
                <w:fldChar w:fldCharType="begin"/>
              </w:r>
              <w:r w:rsidRPr="00525B7A">
                <w:rPr>
                  <w:rFonts w:ascii="Arial" w:eastAsia="Times New Roman" w:hAnsi="Arial" w:cs="Frutiger 45 Light"/>
                  <w:color w:val="0000FF"/>
                  <w:sz w:val="18"/>
                  <w:szCs w:val="18"/>
                  <w:u w:val="single"/>
                </w:rPr>
                <w:instrText xml:space="preserve"> HYPERLINK "http://www.pic.int/" </w:instrText>
              </w:r>
              <w:r w:rsidRPr="00525B7A">
                <w:rPr>
                  <w:rFonts w:ascii="Arial" w:eastAsia="Times New Roman" w:hAnsi="Arial" w:cs="Frutiger 45 Light"/>
                  <w:color w:val="0000FF"/>
                  <w:sz w:val="18"/>
                  <w:szCs w:val="18"/>
                  <w:u w:val="single"/>
                </w:rPr>
                <w:fldChar w:fldCharType="separate"/>
              </w:r>
              <w:r w:rsidRPr="00525B7A">
                <w:rPr>
                  <w:rFonts w:ascii="Arial" w:hAnsi="Arial" w:cs="Frutiger 45 Light"/>
                  <w:color w:val="0000FF"/>
                  <w:sz w:val="18"/>
                  <w:szCs w:val="18"/>
                  <w:u w:val="single"/>
                </w:rPr>
                <w:t>Rotterdam Convention</w:t>
              </w:r>
              <w:r w:rsidRPr="00525B7A">
                <w:rPr>
                  <w:rFonts w:ascii="Arial" w:hAnsi="Arial" w:cs="Frutiger 45 Light"/>
                  <w:color w:val="0000FF"/>
                  <w:sz w:val="18"/>
                  <w:szCs w:val="18"/>
                  <w:u w:val="single"/>
                </w:rPr>
                <w:fldChar w:fldCharType="end"/>
              </w:r>
              <w:r w:rsidRPr="00525B7A">
                <w:rPr>
                  <w:rFonts w:ascii="Arial" w:eastAsia="Times New Roman" w:hAnsi="Arial" w:cs="Frutiger 45 Light"/>
                  <w:color w:val="0000FF"/>
                  <w:sz w:val="18"/>
                  <w:szCs w:val="18"/>
                </w:rPr>
                <w:t xml:space="preserve">, </w:t>
              </w:r>
              <w:r w:rsidRPr="00525B7A">
                <w:rPr>
                  <w:rFonts w:ascii="Arial" w:eastAsia="Times New Roman" w:hAnsi="Arial" w:cs="Frutiger 45 Light"/>
                  <w:color w:val="0000FF"/>
                  <w:sz w:val="18"/>
                  <w:szCs w:val="18"/>
                  <w:u w:val="single"/>
                </w:rPr>
                <w:fldChar w:fldCharType="begin"/>
              </w:r>
              <w:r w:rsidRPr="00525B7A">
                <w:rPr>
                  <w:rFonts w:ascii="Arial" w:eastAsia="Times New Roman" w:hAnsi="Arial" w:cs="Frutiger 45 Light"/>
                  <w:color w:val="0000FF"/>
                  <w:sz w:val="18"/>
                  <w:szCs w:val="18"/>
                  <w:u w:val="single"/>
                </w:rPr>
                <w:instrText xml:space="preserve"> HYPERLINK "http://chm.pops.int/" </w:instrText>
              </w:r>
              <w:r w:rsidRPr="00525B7A">
                <w:rPr>
                  <w:rFonts w:ascii="Arial" w:eastAsia="Times New Roman" w:hAnsi="Arial" w:cs="Frutiger 45 Light"/>
                  <w:color w:val="0000FF"/>
                  <w:sz w:val="18"/>
                  <w:szCs w:val="18"/>
                  <w:u w:val="single"/>
                </w:rPr>
                <w:fldChar w:fldCharType="separate"/>
              </w:r>
              <w:r w:rsidRPr="00525B7A">
                <w:rPr>
                  <w:rFonts w:ascii="Arial" w:hAnsi="Arial" w:cs="Frutiger 45 Light"/>
                  <w:color w:val="0000FF"/>
                  <w:sz w:val="18"/>
                  <w:szCs w:val="18"/>
                  <w:u w:val="single"/>
                </w:rPr>
                <w:t>Stockholm Convention</w:t>
              </w:r>
              <w:r w:rsidRPr="00525B7A">
                <w:rPr>
                  <w:rFonts w:ascii="Arial" w:hAnsi="Arial" w:cs="Frutiger 45 Light"/>
                  <w:color w:val="0000FF"/>
                  <w:sz w:val="18"/>
                  <w:szCs w:val="18"/>
                  <w:u w:val="single"/>
                </w:rPr>
                <w:fldChar w:fldCharType="end"/>
              </w:r>
            </w:ins>
          </w:p>
        </w:tc>
        <w:tc>
          <w:tcPr>
            <w:tcW w:w="900" w:type="dxa"/>
            <w:tcBorders>
              <w:bottom w:val="single" w:sz="4" w:space="0" w:color="auto"/>
            </w:tcBorders>
            <w:shd w:val="clear" w:color="auto" w:fill="auto"/>
          </w:tcPr>
          <w:p w14:paraId="5A5D0597" w14:textId="77777777" w:rsidR="00D3325E" w:rsidRPr="00525B7A" w:rsidRDefault="00D3325E" w:rsidP="00525B7A">
            <w:pPr>
              <w:spacing w:line="240" w:lineRule="auto"/>
              <w:rPr>
                <w:ins w:id="1967" w:author="Phatthamon Jantalae" w:date="2022-06-16T17:02:00Z"/>
                <w:rFonts w:ascii="Arial" w:eastAsia="Times New Roman" w:hAnsi="Arial" w:cs="Frutiger 45 Light"/>
                <w:sz w:val="18"/>
                <w:szCs w:val="18"/>
              </w:rPr>
            </w:pPr>
            <w:ins w:id="1968"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D05A10" w14:paraId="5B4024EA" w14:textId="77777777" w:rsidTr="00B61ED7">
        <w:trPr>
          <w:ins w:id="1969" w:author="Phatthamon Jantalae" w:date="2022-06-16T17:02:00Z"/>
        </w:trPr>
        <w:tc>
          <w:tcPr>
            <w:tcW w:w="8635" w:type="dxa"/>
            <w:tcBorders>
              <w:bottom w:val="single" w:sz="4" w:space="0" w:color="auto"/>
            </w:tcBorders>
            <w:shd w:val="clear" w:color="auto" w:fill="auto"/>
          </w:tcPr>
          <w:p w14:paraId="1878BF77" w14:textId="77777777" w:rsidR="00D3325E" w:rsidRPr="00525B7A" w:rsidRDefault="00D3325E" w:rsidP="00525B7A">
            <w:pPr>
              <w:tabs>
                <w:tab w:val="left" w:pos="585"/>
              </w:tabs>
              <w:spacing w:before="60" w:after="60" w:line="240" w:lineRule="auto"/>
              <w:ind w:left="567" w:hanging="567"/>
              <w:rPr>
                <w:ins w:id="1970" w:author="Phatthamon Jantalae" w:date="2022-06-16T17:02:00Z"/>
                <w:rFonts w:ascii="Arial" w:eastAsia="Times New Roman" w:hAnsi="Arial" w:cs="Frutiger 45 Light"/>
                <w:sz w:val="18"/>
                <w:szCs w:val="18"/>
              </w:rPr>
            </w:pPr>
            <w:ins w:id="1971" w:author="Phatthamon Jantalae" w:date="2022-06-16T17:02:00Z">
              <w:r w:rsidRPr="00525B7A">
                <w:rPr>
                  <w:rFonts w:ascii="Arial" w:eastAsia="Times New Roman" w:hAnsi="Arial" w:cs="Frutiger 45 Light"/>
                  <w:sz w:val="18"/>
                  <w:szCs w:val="18"/>
                </w:rPr>
                <w:t xml:space="preserve">8.5 </w:t>
              </w:r>
              <w:r w:rsidRPr="00525B7A">
                <w:rPr>
                  <w:rFonts w:ascii="Arial" w:eastAsia="Times New Roman" w:hAnsi="Arial" w:cs="Frutiger 45 Light"/>
                  <w:sz w:val="18"/>
                  <w:szCs w:val="18"/>
                </w:rPr>
                <w:tab/>
                <w:t>the application of pesticides that may have a negative effect on the environment or human health?</w:t>
              </w:r>
            </w:ins>
          </w:p>
        </w:tc>
        <w:tc>
          <w:tcPr>
            <w:tcW w:w="900" w:type="dxa"/>
            <w:tcBorders>
              <w:bottom w:val="single" w:sz="4" w:space="0" w:color="auto"/>
            </w:tcBorders>
            <w:shd w:val="clear" w:color="auto" w:fill="auto"/>
          </w:tcPr>
          <w:p w14:paraId="6B55F25F" w14:textId="77777777" w:rsidR="00D3325E" w:rsidRPr="00525B7A" w:rsidRDefault="00D3325E" w:rsidP="00525B7A">
            <w:pPr>
              <w:tabs>
                <w:tab w:val="left" w:pos="585"/>
              </w:tabs>
              <w:spacing w:before="60" w:after="60" w:line="240" w:lineRule="auto"/>
              <w:ind w:left="567" w:hanging="567"/>
              <w:rPr>
                <w:ins w:id="1972" w:author="Phatthamon Jantalae" w:date="2022-06-16T17:02:00Z"/>
                <w:rFonts w:ascii="Arial" w:eastAsia="Times New Roman" w:hAnsi="Arial" w:cs="Frutiger 45 Light"/>
                <w:sz w:val="18"/>
                <w:szCs w:val="18"/>
              </w:rPr>
            </w:pPr>
            <w:ins w:id="1973" w:author="Phatthamon Jantalae" w:date="2022-06-16T17:02:00Z">
              <w:r w:rsidRPr="00525B7A">
                <w:rPr>
                  <w:rFonts w:ascii="Arial" w:eastAsia="Times New Roman" w:hAnsi="Arial" w:cs="Frutiger 45 Light" w:hint="eastAsia"/>
                  <w:sz w:val="18"/>
                  <w:szCs w:val="18"/>
                </w:rPr>
                <w:t>N</w:t>
              </w:r>
              <w:r w:rsidRPr="00525B7A">
                <w:rPr>
                  <w:rFonts w:ascii="Arial" w:eastAsia="Times New Roman" w:hAnsi="Arial" w:cs="Frutiger 45 Light"/>
                  <w:sz w:val="18"/>
                  <w:szCs w:val="18"/>
                </w:rPr>
                <w:t>o</w:t>
              </w:r>
            </w:ins>
          </w:p>
        </w:tc>
      </w:tr>
      <w:tr w:rsidR="00D3325E" w:rsidRPr="00D05A10" w14:paraId="58A0DA33" w14:textId="77777777" w:rsidTr="00B61ED7">
        <w:trPr>
          <w:ins w:id="1974" w:author="Phatthamon Jantalae" w:date="2022-06-16T17:02:00Z"/>
        </w:trPr>
        <w:tc>
          <w:tcPr>
            <w:tcW w:w="8635" w:type="dxa"/>
            <w:tcBorders>
              <w:bottom w:val="single" w:sz="4" w:space="0" w:color="auto"/>
            </w:tcBorders>
            <w:shd w:val="clear" w:color="auto" w:fill="auto"/>
          </w:tcPr>
          <w:p w14:paraId="46D50F55" w14:textId="77777777" w:rsidR="00D3325E" w:rsidRPr="00525B7A" w:rsidRDefault="00D3325E" w:rsidP="00525B7A">
            <w:pPr>
              <w:tabs>
                <w:tab w:val="left" w:pos="585"/>
              </w:tabs>
              <w:spacing w:before="60" w:after="60" w:line="240" w:lineRule="auto"/>
              <w:ind w:left="567" w:hanging="567"/>
              <w:rPr>
                <w:ins w:id="1975" w:author="Phatthamon Jantalae" w:date="2022-06-16T17:02:00Z"/>
                <w:rFonts w:ascii="Arial" w:eastAsia="Times New Roman" w:hAnsi="Arial" w:cs="Frutiger 45 Light"/>
                <w:sz w:val="18"/>
                <w:szCs w:val="18"/>
              </w:rPr>
            </w:pPr>
            <w:ins w:id="1976" w:author="Phatthamon Jantalae" w:date="2022-06-16T17:02:00Z">
              <w:r w:rsidRPr="00525B7A">
                <w:rPr>
                  <w:rFonts w:ascii="Arial" w:eastAsia="Times New Roman" w:hAnsi="Arial" w:cs="Frutiger 45 Light"/>
                  <w:sz w:val="18"/>
                  <w:szCs w:val="18"/>
                </w:rPr>
                <w:t>8.6</w:t>
              </w:r>
              <w:r w:rsidRPr="00525B7A">
                <w:rPr>
                  <w:rFonts w:ascii="Arial" w:eastAsia="Times New Roman" w:hAnsi="Arial" w:cs="Frutiger 45 Light"/>
                  <w:sz w:val="18"/>
                  <w:szCs w:val="18"/>
                </w:rPr>
                <w:tab/>
                <w:t xml:space="preserve">significant consumption of raw materials, energy, and/or water? </w:t>
              </w:r>
            </w:ins>
          </w:p>
        </w:tc>
        <w:tc>
          <w:tcPr>
            <w:tcW w:w="900" w:type="dxa"/>
            <w:tcBorders>
              <w:bottom w:val="single" w:sz="4" w:space="0" w:color="auto"/>
            </w:tcBorders>
            <w:shd w:val="clear" w:color="auto" w:fill="auto"/>
          </w:tcPr>
          <w:p w14:paraId="76BA000D" w14:textId="77777777" w:rsidR="00D3325E" w:rsidRPr="00525B7A" w:rsidRDefault="00D3325E" w:rsidP="00525B7A">
            <w:pPr>
              <w:tabs>
                <w:tab w:val="left" w:pos="585"/>
              </w:tabs>
              <w:spacing w:before="60" w:after="60" w:line="240" w:lineRule="auto"/>
              <w:ind w:left="567" w:hanging="567"/>
              <w:rPr>
                <w:ins w:id="1977" w:author="Phatthamon Jantalae" w:date="2022-06-16T17:02:00Z"/>
                <w:rFonts w:ascii="Arial" w:eastAsia="Times New Roman" w:hAnsi="Arial" w:cs="Frutiger 45 Light"/>
                <w:sz w:val="18"/>
                <w:szCs w:val="18"/>
              </w:rPr>
            </w:pPr>
            <w:ins w:id="1978" w:author="Phatthamon Jantalae" w:date="2022-06-16T17:02:00Z">
              <w:r w:rsidRPr="00525B7A">
                <w:rPr>
                  <w:rFonts w:ascii="Arial" w:eastAsia="Times New Roman" w:hAnsi="Arial" w:cs="Frutiger 45 Light" w:hint="eastAsia"/>
                  <w:sz w:val="18"/>
                  <w:szCs w:val="18"/>
                </w:rPr>
                <w:t>Y</w:t>
              </w:r>
              <w:r w:rsidRPr="00525B7A">
                <w:rPr>
                  <w:rFonts w:ascii="Arial" w:eastAsia="Times New Roman" w:hAnsi="Arial" w:cs="Frutiger 45 Light"/>
                  <w:sz w:val="18"/>
                  <w:szCs w:val="18"/>
                </w:rPr>
                <w:t>es</w:t>
              </w:r>
            </w:ins>
          </w:p>
        </w:tc>
      </w:tr>
    </w:tbl>
    <w:p w14:paraId="08CFB891" w14:textId="77777777" w:rsidR="00D3325E" w:rsidRPr="00D3325E" w:rsidRDefault="00D3325E" w:rsidP="00D3325E">
      <w:pPr>
        <w:rPr>
          <w:lang w:eastAsia="ja-JP"/>
          <w:rPrChange w:id="1979" w:author="Phatthamon Jantalae" w:date="2022-06-16T17:01:00Z">
            <w:rPr>
              <w:bCs/>
            </w:rPr>
          </w:rPrChange>
        </w:rPr>
        <w:pPrChange w:id="1980" w:author="Phatthamon Jantalae" w:date="2022-06-16T17:01:00Z">
          <w:pPr>
            <w:pStyle w:val="bodybullets"/>
            <w:ind w:left="360"/>
          </w:pPr>
        </w:pPrChange>
      </w:pPr>
    </w:p>
    <w:p w14:paraId="3A0BFF15" w14:textId="5FBA8576" w:rsidR="00F5335A" w:rsidRDefault="00F5335A">
      <w:pPr>
        <w:spacing w:after="0" w:line="240" w:lineRule="auto"/>
        <w:rPr>
          <w:rFonts w:ascii="Calibri" w:hAnsi="Calibri" w:cs="Calibri"/>
        </w:rPr>
      </w:pPr>
    </w:p>
    <w:p w14:paraId="119EE686" w14:textId="17FE5BC7" w:rsidR="00525B7A" w:rsidRDefault="00525B7A">
      <w:pPr>
        <w:spacing w:after="0" w:line="240" w:lineRule="auto"/>
        <w:rPr>
          <w:rFonts w:ascii="Calibri" w:hAnsi="Calibri" w:cs="Calibri"/>
        </w:rPr>
      </w:pPr>
    </w:p>
    <w:p w14:paraId="1413A482" w14:textId="509AC014" w:rsidR="00525B7A" w:rsidRDefault="00525B7A">
      <w:pPr>
        <w:spacing w:after="0" w:line="240" w:lineRule="auto"/>
        <w:rPr>
          <w:rFonts w:ascii="Calibri" w:hAnsi="Calibri" w:cs="Calibri"/>
        </w:rPr>
      </w:pPr>
    </w:p>
    <w:p w14:paraId="5BC7A996" w14:textId="15C1D608" w:rsidR="00525B7A" w:rsidRDefault="00525B7A">
      <w:pPr>
        <w:spacing w:after="0" w:line="240" w:lineRule="auto"/>
        <w:rPr>
          <w:rFonts w:ascii="Calibri" w:hAnsi="Calibri" w:cs="Calibri"/>
        </w:rPr>
      </w:pPr>
    </w:p>
    <w:p w14:paraId="483CB205" w14:textId="5B863DBC" w:rsidR="00525B7A" w:rsidRDefault="00525B7A">
      <w:pPr>
        <w:spacing w:after="0" w:line="240" w:lineRule="auto"/>
        <w:rPr>
          <w:rFonts w:ascii="Calibri" w:hAnsi="Calibri" w:cs="Calibri"/>
        </w:rPr>
      </w:pPr>
    </w:p>
    <w:p w14:paraId="47FB3FEB" w14:textId="0CD0066C" w:rsidR="00525B7A" w:rsidRDefault="00525B7A">
      <w:pPr>
        <w:spacing w:after="0" w:line="240" w:lineRule="auto"/>
        <w:rPr>
          <w:rFonts w:ascii="Calibri" w:hAnsi="Calibri" w:cs="Calibri"/>
        </w:rPr>
      </w:pPr>
    </w:p>
    <w:p w14:paraId="23930DDD" w14:textId="5B87ACB4" w:rsidR="00525B7A" w:rsidRDefault="00525B7A">
      <w:pPr>
        <w:spacing w:after="0" w:line="240" w:lineRule="auto"/>
        <w:rPr>
          <w:rFonts w:ascii="Calibri" w:hAnsi="Calibri" w:cs="Calibri"/>
        </w:rPr>
      </w:pPr>
    </w:p>
    <w:p w14:paraId="7EF951EC" w14:textId="3DC8D773" w:rsidR="00525B7A" w:rsidRDefault="00525B7A">
      <w:pPr>
        <w:spacing w:after="0" w:line="240" w:lineRule="auto"/>
        <w:rPr>
          <w:rFonts w:ascii="Calibri" w:hAnsi="Calibri" w:cs="Calibri"/>
        </w:rPr>
      </w:pPr>
    </w:p>
    <w:p w14:paraId="5CFE3569" w14:textId="1F53E6CC" w:rsidR="00525B7A" w:rsidRDefault="00525B7A">
      <w:pPr>
        <w:spacing w:after="0" w:line="240" w:lineRule="auto"/>
        <w:rPr>
          <w:rFonts w:ascii="Calibri" w:hAnsi="Calibri" w:cs="Calibri"/>
        </w:rPr>
      </w:pPr>
    </w:p>
    <w:p w14:paraId="70C9D7EE" w14:textId="0A6DABAB" w:rsidR="00525B7A" w:rsidRDefault="00525B7A">
      <w:pPr>
        <w:spacing w:after="0" w:line="240" w:lineRule="auto"/>
        <w:rPr>
          <w:rFonts w:ascii="Calibri" w:hAnsi="Calibri" w:cs="Calibri"/>
        </w:rPr>
      </w:pPr>
    </w:p>
    <w:p w14:paraId="2C5F694F" w14:textId="6357B94A" w:rsidR="00525B7A" w:rsidRDefault="00525B7A">
      <w:pPr>
        <w:spacing w:after="0" w:line="240" w:lineRule="auto"/>
        <w:rPr>
          <w:rFonts w:ascii="Calibri" w:hAnsi="Calibri" w:cs="Calibri"/>
        </w:rPr>
      </w:pPr>
    </w:p>
    <w:p w14:paraId="376C3190" w14:textId="4CB62772" w:rsidR="00525B7A" w:rsidRDefault="00525B7A">
      <w:pPr>
        <w:spacing w:after="0" w:line="240" w:lineRule="auto"/>
        <w:rPr>
          <w:rFonts w:ascii="Calibri" w:hAnsi="Calibri" w:cs="Calibri"/>
        </w:rPr>
      </w:pPr>
    </w:p>
    <w:p w14:paraId="03141ADB" w14:textId="35570040" w:rsidR="00525B7A" w:rsidRDefault="00525B7A">
      <w:pPr>
        <w:spacing w:after="0" w:line="240" w:lineRule="auto"/>
        <w:rPr>
          <w:rFonts w:ascii="Calibri" w:hAnsi="Calibri" w:cs="Calibri"/>
        </w:rPr>
      </w:pPr>
    </w:p>
    <w:p w14:paraId="65B17609" w14:textId="640A1F7E" w:rsidR="00525B7A" w:rsidRDefault="00525B7A">
      <w:pPr>
        <w:spacing w:after="0" w:line="240" w:lineRule="auto"/>
        <w:rPr>
          <w:rFonts w:ascii="Calibri" w:hAnsi="Calibri" w:cs="Calibri"/>
        </w:rPr>
      </w:pPr>
    </w:p>
    <w:p w14:paraId="73671803" w14:textId="551112DD" w:rsidR="00525B7A" w:rsidRDefault="00525B7A">
      <w:pPr>
        <w:spacing w:after="0" w:line="240" w:lineRule="auto"/>
        <w:rPr>
          <w:rFonts w:ascii="Calibri" w:hAnsi="Calibri" w:cs="Calibri"/>
        </w:rPr>
      </w:pPr>
    </w:p>
    <w:p w14:paraId="0B0D9828" w14:textId="2392F147" w:rsidR="00525B7A" w:rsidRDefault="00525B7A">
      <w:pPr>
        <w:spacing w:after="0" w:line="240" w:lineRule="auto"/>
        <w:rPr>
          <w:rFonts w:ascii="Calibri" w:hAnsi="Calibri" w:cs="Calibri"/>
        </w:rPr>
      </w:pPr>
    </w:p>
    <w:p w14:paraId="573EF3DA" w14:textId="251DE1D7" w:rsidR="00525B7A" w:rsidRDefault="00525B7A">
      <w:pPr>
        <w:spacing w:after="0" w:line="240" w:lineRule="auto"/>
        <w:rPr>
          <w:rFonts w:ascii="Calibri" w:hAnsi="Calibri" w:cs="Calibri"/>
        </w:rPr>
      </w:pPr>
    </w:p>
    <w:p w14:paraId="066DC150" w14:textId="3B9DC320" w:rsidR="00525B7A" w:rsidRDefault="00525B7A">
      <w:pPr>
        <w:spacing w:after="0" w:line="240" w:lineRule="auto"/>
        <w:rPr>
          <w:rFonts w:ascii="Calibri" w:hAnsi="Calibri" w:cs="Calibri"/>
        </w:rPr>
      </w:pPr>
    </w:p>
    <w:p w14:paraId="2E536AC8" w14:textId="5134516C" w:rsidR="00525B7A" w:rsidRDefault="00525B7A">
      <w:pPr>
        <w:spacing w:after="0" w:line="240" w:lineRule="auto"/>
        <w:rPr>
          <w:rFonts w:ascii="Calibri" w:hAnsi="Calibri" w:cs="Calibri"/>
        </w:rPr>
      </w:pPr>
    </w:p>
    <w:p w14:paraId="5F24831C" w14:textId="16C6B213" w:rsidR="00525B7A" w:rsidRDefault="00525B7A">
      <w:pPr>
        <w:spacing w:after="0" w:line="240" w:lineRule="auto"/>
        <w:rPr>
          <w:rFonts w:ascii="Calibri" w:hAnsi="Calibri" w:cs="Calibri"/>
        </w:rPr>
      </w:pPr>
    </w:p>
    <w:p w14:paraId="5FAA41C4" w14:textId="21A9E541" w:rsidR="00525B7A" w:rsidRDefault="00525B7A">
      <w:pPr>
        <w:spacing w:after="0" w:line="240" w:lineRule="auto"/>
        <w:rPr>
          <w:rFonts w:ascii="Calibri" w:hAnsi="Calibri" w:cs="Calibri"/>
        </w:rPr>
      </w:pPr>
    </w:p>
    <w:p w14:paraId="0DCCBB6B" w14:textId="023EB252" w:rsidR="00525B7A" w:rsidRDefault="00525B7A">
      <w:pPr>
        <w:spacing w:after="0" w:line="240" w:lineRule="auto"/>
        <w:rPr>
          <w:rFonts w:ascii="Calibri" w:hAnsi="Calibri" w:cs="Calibri"/>
        </w:rPr>
      </w:pPr>
    </w:p>
    <w:p w14:paraId="3A4B9AFA" w14:textId="01854297" w:rsidR="00525B7A" w:rsidRDefault="00525B7A">
      <w:pPr>
        <w:spacing w:after="0" w:line="240" w:lineRule="auto"/>
        <w:rPr>
          <w:rFonts w:ascii="Calibri" w:hAnsi="Calibri" w:cs="Calibri"/>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5"/>
        <w:gridCol w:w="900"/>
      </w:tblGrid>
      <w:tr w:rsidR="00F5335A" w:rsidDel="00D3325E" w14:paraId="7AD096EB" w14:textId="6B2BA1C6">
        <w:trPr>
          <w:del w:id="1981" w:author="Phatthamon Jantalae" w:date="2022-06-16T17:01:00Z"/>
        </w:trPr>
        <w:tc>
          <w:tcPr>
            <w:tcW w:w="8635" w:type="dxa"/>
            <w:tcBorders>
              <w:bottom w:val="single" w:sz="4" w:space="0" w:color="auto"/>
            </w:tcBorders>
            <w:shd w:val="clear" w:color="auto" w:fill="8DB3E2"/>
          </w:tcPr>
          <w:p w14:paraId="7945888A" w14:textId="67E45E0C" w:rsidR="00F5335A" w:rsidDel="00D3325E" w:rsidRDefault="00795F6F">
            <w:pPr>
              <w:tabs>
                <w:tab w:val="left" w:pos="810"/>
              </w:tabs>
              <w:spacing w:after="0" w:line="240" w:lineRule="auto"/>
              <w:rPr>
                <w:del w:id="1982" w:author="Phatthamon Jantalae" w:date="2022-06-16T17:01:00Z"/>
                <w:rFonts w:ascii="Calibri" w:eastAsia="Times New Roman" w:hAnsi="Calibri" w:cs="Calibri"/>
                <w:sz w:val="20"/>
                <w:szCs w:val="20"/>
                <w:u w:val="single"/>
              </w:rPr>
            </w:pPr>
            <w:del w:id="1983" w:author="Phatthamon Jantalae" w:date="2022-06-16T17:01:00Z">
              <w:r w:rsidDel="00D3325E">
                <w:rPr>
                  <w:rFonts w:ascii="Calibri" w:hAnsi="Calibri" w:cs="Calibri"/>
                  <w:b/>
                  <w:sz w:val="20"/>
                  <w:szCs w:val="20"/>
                </w:rPr>
                <w:delText xml:space="preserve">Checklist Potential Social and Environmental </w:delText>
              </w:r>
              <w:r w:rsidDel="00D3325E">
                <w:rPr>
                  <w:rFonts w:ascii="Calibri" w:hAnsi="Calibri" w:cs="Calibri"/>
                  <w:b/>
                  <w:sz w:val="20"/>
                  <w:szCs w:val="20"/>
                  <w:u w:val="single"/>
                </w:rPr>
                <w:delText>Risks</w:delText>
              </w:r>
            </w:del>
          </w:p>
        </w:tc>
        <w:tc>
          <w:tcPr>
            <w:tcW w:w="900" w:type="dxa"/>
            <w:tcBorders>
              <w:bottom w:val="single" w:sz="4" w:space="0" w:color="auto"/>
            </w:tcBorders>
            <w:shd w:val="clear" w:color="auto" w:fill="8DB3E2"/>
          </w:tcPr>
          <w:p w14:paraId="7B941402" w14:textId="3EF8D5B7" w:rsidR="00F5335A" w:rsidDel="00D3325E" w:rsidRDefault="00F5335A">
            <w:pPr>
              <w:tabs>
                <w:tab w:val="left" w:pos="810"/>
              </w:tabs>
              <w:spacing w:after="0" w:line="240" w:lineRule="auto"/>
              <w:rPr>
                <w:del w:id="1984" w:author="Phatthamon Jantalae" w:date="2022-06-16T17:01:00Z"/>
                <w:rFonts w:ascii="Calibri" w:eastAsia="Times New Roman" w:hAnsi="Calibri" w:cs="Calibri"/>
                <w:sz w:val="20"/>
                <w:szCs w:val="20"/>
              </w:rPr>
            </w:pPr>
          </w:p>
        </w:tc>
      </w:tr>
      <w:tr w:rsidR="00F5335A" w:rsidDel="00D3325E" w14:paraId="3FC65A3B" w14:textId="685DB4F9">
        <w:trPr>
          <w:del w:id="1985" w:author="Phatthamon Jantalae" w:date="2022-06-16T17:01:00Z"/>
        </w:trPr>
        <w:tc>
          <w:tcPr>
            <w:tcW w:w="8635" w:type="dxa"/>
            <w:tcBorders>
              <w:bottom w:val="single" w:sz="4" w:space="0" w:color="auto"/>
            </w:tcBorders>
            <w:shd w:val="clear" w:color="auto" w:fill="auto"/>
          </w:tcPr>
          <w:p w14:paraId="2F3AC1DD" w14:textId="2AB7F6BA" w:rsidR="00F5335A" w:rsidDel="00D3325E" w:rsidRDefault="00795F6F">
            <w:pPr>
              <w:tabs>
                <w:tab w:val="left" w:pos="810"/>
              </w:tabs>
              <w:spacing w:after="0" w:line="240" w:lineRule="auto"/>
              <w:jc w:val="both"/>
              <w:rPr>
                <w:del w:id="1986" w:author="Phatthamon Jantalae" w:date="2022-06-16T17:01:00Z"/>
                <w:rFonts w:ascii="Calibri" w:eastAsia="Times New Roman" w:hAnsi="Calibri" w:cs="Calibri"/>
                <w:sz w:val="20"/>
                <w:szCs w:val="20"/>
              </w:rPr>
            </w:pPr>
            <w:del w:id="1987" w:author="Phatthamon Jantalae" w:date="2022-06-16T17:01:00Z">
              <w:r w:rsidDel="00D3325E">
                <w:rPr>
                  <w:rFonts w:ascii="Calibri" w:eastAsia="Times New Roman" w:hAnsi="Calibri" w:cs="Calibri"/>
                  <w:sz w:val="20"/>
                  <w:szCs w:val="20"/>
                  <w:u w:val="single"/>
                </w:rPr>
                <w:lastRenderedPageBreak/>
                <w:delText>INSTRUCTIONS</w:delText>
              </w:r>
              <w:r w:rsidDel="00D3325E">
                <w:rPr>
                  <w:rFonts w:ascii="Calibri" w:eastAsia="Times New Roman" w:hAnsi="Calibri" w:cs="Calibri"/>
                  <w:sz w:val="20"/>
                  <w:szCs w:val="20"/>
                </w:rPr>
                <w:delTex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delText>
              </w:r>
              <w:r w:rsidDel="00D3325E">
                <w:rPr>
                  <w:rFonts w:ascii="Calibri" w:hAnsi="Calibri" w:cs="Calibri"/>
                  <w:bCs/>
                  <w:sz w:val="20"/>
                  <w:szCs w:val="20"/>
                </w:rPr>
                <w:delText xml:space="preserve"> </w:delText>
              </w:r>
              <w:r w:rsidR="00393E35" w:rsidDel="00D3325E">
                <w:fldChar w:fldCharType="begin"/>
              </w:r>
              <w:r w:rsidR="00393E35" w:rsidDel="00D3325E">
                <w:delInstrText xml:space="preserve"> HYPERLINK "https://info.undp.org/sites/bpps/SES_Toolkit/Pages/Homepage.aspx" </w:delInstrText>
              </w:r>
              <w:r w:rsidR="00393E35" w:rsidDel="00D3325E">
                <w:fldChar w:fldCharType="separate"/>
              </w:r>
              <w:r w:rsidDel="00D3325E">
                <w:rPr>
                  <w:rStyle w:val="Hyperlink"/>
                  <w:rFonts w:ascii="Calibri" w:hAnsi="Calibri" w:cs="Calibri"/>
                  <w:sz w:val="20"/>
                  <w:szCs w:val="20"/>
                </w:rPr>
                <w:delText>SES toolkit</w:delText>
              </w:r>
              <w:r w:rsidR="00393E35" w:rsidDel="00D3325E">
                <w:rPr>
                  <w:rStyle w:val="Hyperlink"/>
                  <w:rFonts w:ascii="Calibri" w:hAnsi="Calibri" w:cs="Calibri"/>
                  <w:sz w:val="20"/>
                  <w:szCs w:val="20"/>
                </w:rPr>
                <w:fldChar w:fldCharType="end"/>
              </w:r>
              <w:r w:rsidDel="00D3325E">
                <w:rPr>
                  <w:rFonts w:ascii="Calibri" w:eastAsia="Times New Roman" w:hAnsi="Calibri" w:cs="Calibri"/>
                  <w:sz w:val="20"/>
                  <w:szCs w:val="20"/>
                </w:rPr>
                <w:delText xml:space="preserve"> for further guidance on addressing screening questions.</w:delText>
              </w:r>
            </w:del>
          </w:p>
        </w:tc>
        <w:tc>
          <w:tcPr>
            <w:tcW w:w="900" w:type="dxa"/>
            <w:tcBorders>
              <w:bottom w:val="single" w:sz="4" w:space="0" w:color="auto"/>
            </w:tcBorders>
            <w:shd w:val="clear" w:color="auto" w:fill="auto"/>
          </w:tcPr>
          <w:p w14:paraId="7C2C04F0" w14:textId="6E81105D" w:rsidR="00F5335A" w:rsidDel="00D3325E" w:rsidRDefault="00F5335A">
            <w:pPr>
              <w:tabs>
                <w:tab w:val="left" w:pos="810"/>
              </w:tabs>
              <w:spacing w:after="0" w:line="240" w:lineRule="auto"/>
              <w:rPr>
                <w:del w:id="1988" w:author="Phatthamon Jantalae" w:date="2022-06-16T17:01:00Z"/>
                <w:rFonts w:ascii="Calibri" w:eastAsia="Times New Roman" w:hAnsi="Calibri" w:cs="Calibri"/>
                <w:sz w:val="20"/>
                <w:szCs w:val="20"/>
              </w:rPr>
            </w:pPr>
          </w:p>
        </w:tc>
      </w:tr>
      <w:tr w:rsidR="00F5335A" w:rsidDel="00D3325E" w14:paraId="4AAAA5BF" w14:textId="42C1B1D6">
        <w:trPr>
          <w:del w:id="1989" w:author="Phatthamon Jantalae" w:date="2022-06-16T17:01:00Z"/>
        </w:trPr>
        <w:tc>
          <w:tcPr>
            <w:tcW w:w="8635" w:type="dxa"/>
            <w:tcBorders>
              <w:bottom w:val="single" w:sz="4" w:space="0" w:color="auto"/>
            </w:tcBorders>
            <w:shd w:val="clear" w:color="auto" w:fill="DBE5F1"/>
          </w:tcPr>
          <w:p w14:paraId="37806AC4" w14:textId="5A824597" w:rsidR="00F5335A" w:rsidDel="00D3325E" w:rsidRDefault="00795F6F">
            <w:pPr>
              <w:tabs>
                <w:tab w:val="left" w:pos="810"/>
              </w:tabs>
              <w:spacing w:after="0" w:line="240" w:lineRule="auto"/>
              <w:rPr>
                <w:del w:id="1990" w:author="Phatthamon Jantalae" w:date="2022-06-16T17:01:00Z"/>
                <w:rFonts w:ascii="Calibri" w:hAnsi="Calibri" w:cs="Calibri"/>
                <w:b/>
                <w:sz w:val="20"/>
                <w:szCs w:val="20"/>
              </w:rPr>
            </w:pPr>
            <w:del w:id="1991" w:author="Phatthamon Jantalae" w:date="2022-06-16T17:01:00Z">
              <w:r w:rsidDel="00D3325E">
                <w:rPr>
                  <w:rFonts w:ascii="Calibri" w:hAnsi="Calibri" w:cs="Calibri"/>
                  <w:b/>
                  <w:sz w:val="20"/>
                  <w:szCs w:val="20"/>
                </w:rPr>
                <w:delText>Overarching Principle: Leave No One Behind</w:delText>
              </w:r>
            </w:del>
          </w:p>
          <w:p w14:paraId="548CB92B" w14:textId="74E6EBBF" w:rsidR="00F5335A" w:rsidDel="00D3325E" w:rsidRDefault="00795F6F">
            <w:pPr>
              <w:tabs>
                <w:tab w:val="left" w:pos="810"/>
              </w:tabs>
              <w:spacing w:after="0" w:line="240" w:lineRule="auto"/>
              <w:rPr>
                <w:del w:id="1992" w:author="Phatthamon Jantalae" w:date="2022-06-16T17:01:00Z"/>
                <w:rFonts w:ascii="Calibri" w:hAnsi="Calibri" w:cs="Calibri"/>
                <w:b/>
                <w:sz w:val="20"/>
                <w:szCs w:val="20"/>
              </w:rPr>
            </w:pPr>
            <w:del w:id="1993" w:author="Phatthamon Jantalae" w:date="2022-06-16T17:01:00Z">
              <w:r w:rsidDel="00D3325E">
                <w:rPr>
                  <w:rFonts w:ascii="Calibri" w:hAnsi="Calibri" w:cs="Calibri"/>
                  <w:b/>
                  <w:sz w:val="20"/>
                  <w:szCs w:val="20"/>
                </w:rPr>
                <w:delText>Human Rights</w:delText>
              </w:r>
            </w:del>
          </w:p>
        </w:tc>
        <w:tc>
          <w:tcPr>
            <w:tcW w:w="900" w:type="dxa"/>
            <w:tcBorders>
              <w:bottom w:val="single" w:sz="4" w:space="0" w:color="auto"/>
            </w:tcBorders>
            <w:shd w:val="clear" w:color="auto" w:fill="DBE5F1"/>
          </w:tcPr>
          <w:p w14:paraId="35A889E7" w14:textId="3D17A1BA" w:rsidR="00F5335A" w:rsidDel="00D3325E" w:rsidRDefault="00795F6F">
            <w:pPr>
              <w:tabs>
                <w:tab w:val="left" w:pos="810"/>
              </w:tabs>
              <w:spacing w:after="0" w:line="240" w:lineRule="auto"/>
              <w:jc w:val="center"/>
              <w:rPr>
                <w:del w:id="1994" w:author="Phatthamon Jantalae" w:date="2022-06-16T17:01:00Z"/>
                <w:rFonts w:ascii="Calibri" w:hAnsi="Calibri" w:cs="Calibri"/>
                <w:b/>
                <w:sz w:val="20"/>
                <w:szCs w:val="20"/>
                <w:lang w:eastAsia="zh-CN"/>
              </w:rPr>
            </w:pPr>
            <w:del w:id="1995" w:author="Phatthamon Jantalae" w:date="2022-06-16T17:01:00Z">
              <w:r w:rsidDel="00D3325E">
                <w:rPr>
                  <w:rFonts w:ascii="Calibri" w:eastAsia="Times New Roman" w:hAnsi="Calibri" w:cs="Calibri"/>
                  <w:b/>
                  <w:sz w:val="20"/>
                  <w:szCs w:val="20"/>
                </w:rPr>
                <w:delText xml:space="preserve">Answer </w:delText>
              </w:r>
            </w:del>
          </w:p>
          <w:p w14:paraId="1DBF303F" w14:textId="0EADF5F7" w:rsidR="00F5335A" w:rsidDel="00D3325E" w:rsidRDefault="00795F6F">
            <w:pPr>
              <w:tabs>
                <w:tab w:val="left" w:pos="810"/>
              </w:tabs>
              <w:spacing w:after="0" w:line="240" w:lineRule="auto"/>
              <w:jc w:val="center"/>
              <w:rPr>
                <w:del w:id="1996" w:author="Phatthamon Jantalae" w:date="2022-06-16T17:01:00Z"/>
                <w:rFonts w:ascii="Calibri" w:hAnsi="Calibri" w:cs="Calibri"/>
                <w:b/>
                <w:sz w:val="20"/>
                <w:szCs w:val="20"/>
              </w:rPr>
            </w:pPr>
            <w:del w:id="1997" w:author="Phatthamon Jantalae" w:date="2022-06-16T17:01:00Z">
              <w:r w:rsidDel="00D3325E">
                <w:rPr>
                  <w:rFonts w:ascii="Calibri" w:eastAsia="Times New Roman" w:hAnsi="Calibri" w:cs="Calibri"/>
                  <w:b/>
                  <w:sz w:val="20"/>
                  <w:szCs w:val="20"/>
                </w:rPr>
                <w:delText>(Yes/No)</w:delText>
              </w:r>
            </w:del>
          </w:p>
        </w:tc>
      </w:tr>
      <w:tr w:rsidR="00F5335A" w:rsidDel="00D3325E" w14:paraId="313A7876" w14:textId="280E485F">
        <w:trPr>
          <w:del w:id="1998" w:author="Phatthamon Jantalae" w:date="2022-06-16T17:01:00Z"/>
        </w:trPr>
        <w:tc>
          <w:tcPr>
            <w:tcW w:w="8635" w:type="dxa"/>
            <w:tcBorders>
              <w:bottom w:val="single" w:sz="4" w:space="0" w:color="auto"/>
            </w:tcBorders>
            <w:shd w:val="clear" w:color="auto" w:fill="auto"/>
          </w:tcPr>
          <w:p w14:paraId="0FA56775" w14:textId="33379B67" w:rsidR="00F5335A" w:rsidDel="00D3325E" w:rsidRDefault="00795F6F">
            <w:pPr>
              <w:tabs>
                <w:tab w:val="left" w:pos="900"/>
              </w:tabs>
              <w:spacing w:after="0" w:line="240" w:lineRule="auto"/>
              <w:ind w:left="567" w:hanging="567"/>
              <w:rPr>
                <w:del w:id="1999" w:author="Phatthamon Jantalae" w:date="2022-06-16T17:01:00Z"/>
                <w:rFonts w:ascii="Calibri" w:eastAsia="Times New Roman" w:hAnsi="Calibri" w:cs="Calibri"/>
                <w:sz w:val="20"/>
                <w:szCs w:val="20"/>
              </w:rPr>
            </w:pPr>
            <w:del w:id="2000" w:author="Phatthamon Jantalae" w:date="2022-06-16T17:01:00Z">
              <w:r w:rsidDel="00D3325E">
                <w:rPr>
                  <w:rFonts w:ascii="Calibri" w:eastAsia="Times New Roman" w:hAnsi="Calibri" w:cs="Calibri"/>
                  <w:sz w:val="20"/>
                  <w:szCs w:val="20"/>
                </w:rPr>
                <w:delText>P.1</w:delText>
              </w:r>
              <w:r w:rsidDel="00D3325E">
                <w:rPr>
                  <w:rFonts w:ascii="Calibri" w:eastAsia="Times New Roman" w:hAnsi="Calibri" w:cs="Calibri"/>
                  <w:sz w:val="20"/>
                  <w:szCs w:val="20"/>
                </w:rPr>
                <w:tab/>
                <w:delText>Have local communities or individuals raised human rights concerns regarding the project (e.g. during the stakeholder engagement process, grievance processes, public statements)?</w:delText>
              </w:r>
            </w:del>
          </w:p>
        </w:tc>
        <w:tc>
          <w:tcPr>
            <w:tcW w:w="900" w:type="dxa"/>
            <w:tcBorders>
              <w:bottom w:val="single" w:sz="4" w:space="0" w:color="auto"/>
            </w:tcBorders>
            <w:shd w:val="clear" w:color="auto" w:fill="auto"/>
          </w:tcPr>
          <w:p w14:paraId="577EA987" w14:textId="0D0C3307" w:rsidR="00F5335A" w:rsidDel="00D3325E" w:rsidRDefault="00795F6F">
            <w:pPr>
              <w:tabs>
                <w:tab w:val="left" w:pos="810"/>
              </w:tabs>
              <w:spacing w:after="0" w:line="240" w:lineRule="auto"/>
              <w:rPr>
                <w:del w:id="2001" w:author="Phatthamon Jantalae" w:date="2022-06-16T17:01:00Z"/>
                <w:rFonts w:ascii="Calibri" w:hAnsi="Calibri" w:cs="Calibri"/>
                <w:sz w:val="20"/>
                <w:szCs w:val="20"/>
                <w:lang w:eastAsia="zh-CN"/>
              </w:rPr>
            </w:pPr>
            <w:del w:id="2002" w:author="Phatthamon Jantalae" w:date="2022-06-16T17:01:00Z">
              <w:r w:rsidDel="00D3325E">
                <w:rPr>
                  <w:rFonts w:ascii="Calibri" w:hAnsi="Calibri" w:cs="Calibri"/>
                  <w:sz w:val="20"/>
                  <w:szCs w:val="20"/>
                  <w:lang w:eastAsia="zh-CN"/>
                </w:rPr>
                <w:delText>No</w:delText>
              </w:r>
            </w:del>
          </w:p>
        </w:tc>
      </w:tr>
      <w:tr w:rsidR="00F5335A" w:rsidDel="00D3325E" w14:paraId="4A263929" w14:textId="37FA8A84">
        <w:trPr>
          <w:del w:id="2003" w:author="Phatthamon Jantalae" w:date="2022-06-16T17:01:00Z"/>
        </w:trPr>
        <w:tc>
          <w:tcPr>
            <w:tcW w:w="8635" w:type="dxa"/>
            <w:tcBorders>
              <w:bottom w:val="single" w:sz="4" w:space="0" w:color="auto"/>
            </w:tcBorders>
            <w:shd w:val="clear" w:color="auto" w:fill="auto"/>
          </w:tcPr>
          <w:p w14:paraId="2B2C073B" w14:textId="466D2A59" w:rsidR="00F5335A" w:rsidDel="00D3325E" w:rsidRDefault="00795F6F">
            <w:pPr>
              <w:tabs>
                <w:tab w:val="left" w:pos="900"/>
              </w:tabs>
              <w:spacing w:after="0" w:line="240" w:lineRule="auto"/>
              <w:ind w:left="567" w:hanging="567"/>
              <w:rPr>
                <w:del w:id="2004" w:author="Phatthamon Jantalae" w:date="2022-06-16T17:01:00Z"/>
                <w:rFonts w:ascii="Calibri" w:eastAsia="Times New Roman" w:hAnsi="Calibri" w:cs="Calibri"/>
                <w:sz w:val="20"/>
                <w:szCs w:val="20"/>
              </w:rPr>
            </w:pPr>
            <w:del w:id="2005" w:author="Phatthamon Jantalae" w:date="2022-06-16T17:01:00Z">
              <w:r w:rsidDel="00D3325E">
                <w:rPr>
                  <w:rFonts w:ascii="Calibri" w:eastAsia="Times New Roman" w:hAnsi="Calibri" w:cs="Calibri"/>
                  <w:sz w:val="20"/>
                  <w:szCs w:val="20"/>
                </w:rPr>
                <w:delText>P.2</w:delText>
              </w:r>
              <w:r w:rsidDel="00D3325E">
                <w:rPr>
                  <w:rFonts w:ascii="Calibri" w:eastAsia="Times New Roman" w:hAnsi="Calibri" w:cs="Calibri"/>
                  <w:sz w:val="20"/>
                  <w:szCs w:val="20"/>
                </w:rPr>
                <w:tab/>
                <w:delText>Is there a risk that duty-bearers (e.g. government agencies) do not have the capacity to meet their obligations in the project?</w:delText>
              </w:r>
            </w:del>
          </w:p>
        </w:tc>
        <w:tc>
          <w:tcPr>
            <w:tcW w:w="900" w:type="dxa"/>
            <w:tcBorders>
              <w:bottom w:val="single" w:sz="4" w:space="0" w:color="auto"/>
            </w:tcBorders>
            <w:shd w:val="clear" w:color="auto" w:fill="auto"/>
          </w:tcPr>
          <w:p w14:paraId="531E3D65" w14:textId="105214F4" w:rsidR="00F5335A" w:rsidDel="00D3325E" w:rsidRDefault="00795F6F">
            <w:pPr>
              <w:tabs>
                <w:tab w:val="left" w:pos="810"/>
              </w:tabs>
              <w:spacing w:after="0" w:line="240" w:lineRule="auto"/>
              <w:rPr>
                <w:del w:id="2006" w:author="Phatthamon Jantalae" w:date="2022-06-16T17:01:00Z"/>
                <w:rFonts w:ascii="Calibri" w:hAnsi="Calibri" w:cs="Calibri"/>
                <w:sz w:val="20"/>
                <w:szCs w:val="20"/>
              </w:rPr>
            </w:pPr>
            <w:del w:id="2007" w:author="Phatthamon Jantalae" w:date="2022-06-16T17:01:00Z">
              <w:r w:rsidDel="00D3325E">
                <w:rPr>
                  <w:rFonts w:ascii="Calibri" w:hAnsi="Calibri" w:cs="Calibri"/>
                  <w:sz w:val="20"/>
                  <w:szCs w:val="20"/>
                  <w:lang w:eastAsia="zh-CN"/>
                </w:rPr>
                <w:delText>No</w:delText>
              </w:r>
            </w:del>
          </w:p>
        </w:tc>
      </w:tr>
      <w:tr w:rsidR="00F5335A" w:rsidDel="00D3325E" w14:paraId="45704C62" w14:textId="5B6E5DC8">
        <w:trPr>
          <w:del w:id="2008" w:author="Phatthamon Jantalae" w:date="2022-06-16T17:01:00Z"/>
        </w:trPr>
        <w:tc>
          <w:tcPr>
            <w:tcW w:w="8635" w:type="dxa"/>
            <w:tcBorders>
              <w:bottom w:val="single" w:sz="4" w:space="0" w:color="auto"/>
            </w:tcBorders>
            <w:shd w:val="clear" w:color="auto" w:fill="auto"/>
          </w:tcPr>
          <w:p w14:paraId="376BC232" w14:textId="2D36CEEE" w:rsidR="00F5335A" w:rsidDel="00D3325E" w:rsidRDefault="00795F6F">
            <w:pPr>
              <w:tabs>
                <w:tab w:val="left" w:pos="900"/>
              </w:tabs>
              <w:spacing w:after="0" w:line="240" w:lineRule="auto"/>
              <w:ind w:left="567" w:hanging="567"/>
              <w:rPr>
                <w:del w:id="2009" w:author="Phatthamon Jantalae" w:date="2022-06-16T17:01:00Z"/>
                <w:rFonts w:ascii="Calibri" w:eastAsia="Times New Roman" w:hAnsi="Calibri" w:cs="Calibri"/>
                <w:sz w:val="20"/>
                <w:szCs w:val="20"/>
              </w:rPr>
            </w:pPr>
            <w:del w:id="2010" w:author="Phatthamon Jantalae" w:date="2022-06-16T17:01:00Z">
              <w:r w:rsidDel="00D3325E">
                <w:rPr>
                  <w:rFonts w:ascii="Calibri" w:eastAsia="Times New Roman" w:hAnsi="Calibri" w:cs="Calibri"/>
                  <w:sz w:val="20"/>
                  <w:szCs w:val="20"/>
                </w:rPr>
                <w:delText>P.3</w:delText>
              </w:r>
              <w:r w:rsidDel="00D3325E">
                <w:rPr>
                  <w:rFonts w:ascii="Calibri" w:eastAsia="Times New Roman" w:hAnsi="Calibri" w:cs="Calibri"/>
                  <w:sz w:val="20"/>
                  <w:szCs w:val="20"/>
                </w:rPr>
                <w:tab/>
                <w:delText>Is there a risk that rights-holders (e.g. project-affected persons) do not have the capacity to claim their rights?</w:delText>
              </w:r>
            </w:del>
          </w:p>
        </w:tc>
        <w:tc>
          <w:tcPr>
            <w:tcW w:w="900" w:type="dxa"/>
            <w:tcBorders>
              <w:bottom w:val="single" w:sz="4" w:space="0" w:color="auto"/>
            </w:tcBorders>
            <w:shd w:val="clear" w:color="auto" w:fill="auto"/>
          </w:tcPr>
          <w:p w14:paraId="3C05CC02" w14:textId="577C6CFF" w:rsidR="00F5335A" w:rsidDel="00D3325E" w:rsidRDefault="00795F6F">
            <w:pPr>
              <w:tabs>
                <w:tab w:val="left" w:pos="810"/>
              </w:tabs>
              <w:spacing w:after="0" w:line="240" w:lineRule="auto"/>
              <w:rPr>
                <w:del w:id="2011" w:author="Phatthamon Jantalae" w:date="2022-06-16T17:01:00Z"/>
                <w:rFonts w:ascii="Calibri" w:hAnsi="Calibri" w:cs="Calibri"/>
                <w:sz w:val="20"/>
                <w:szCs w:val="20"/>
              </w:rPr>
            </w:pPr>
            <w:del w:id="2012" w:author="Phatthamon Jantalae" w:date="2022-06-16T17:01:00Z">
              <w:r w:rsidDel="00D3325E">
                <w:rPr>
                  <w:rFonts w:ascii="Calibri" w:hAnsi="Calibri" w:cs="Calibri"/>
                  <w:sz w:val="20"/>
                  <w:szCs w:val="20"/>
                  <w:lang w:eastAsia="zh-CN"/>
                </w:rPr>
                <w:delText>Yes</w:delText>
              </w:r>
            </w:del>
          </w:p>
        </w:tc>
      </w:tr>
      <w:tr w:rsidR="00F5335A" w:rsidDel="00D3325E" w14:paraId="3EEFDAFF" w14:textId="5D882A89">
        <w:trPr>
          <w:del w:id="2013" w:author="Phatthamon Jantalae" w:date="2022-06-16T17:01:00Z"/>
        </w:trPr>
        <w:tc>
          <w:tcPr>
            <w:tcW w:w="8635" w:type="dxa"/>
            <w:tcBorders>
              <w:bottom w:val="single" w:sz="4" w:space="0" w:color="auto"/>
            </w:tcBorders>
            <w:shd w:val="clear" w:color="auto" w:fill="auto"/>
          </w:tcPr>
          <w:p w14:paraId="002F1569" w14:textId="00743769" w:rsidR="00F5335A" w:rsidDel="00D3325E" w:rsidRDefault="00795F6F">
            <w:pPr>
              <w:tabs>
                <w:tab w:val="left" w:pos="900"/>
              </w:tabs>
              <w:spacing w:after="0" w:line="240" w:lineRule="auto"/>
              <w:ind w:left="567" w:hanging="567"/>
              <w:rPr>
                <w:del w:id="2014" w:author="Phatthamon Jantalae" w:date="2022-06-16T17:01:00Z"/>
                <w:rFonts w:ascii="Calibri" w:eastAsia="Times New Roman" w:hAnsi="Calibri" w:cs="Calibri"/>
                <w:sz w:val="20"/>
                <w:szCs w:val="20"/>
              </w:rPr>
            </w:pPr>
            <w:del w:id="2015"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29550D66" w14:textId="057E68D3" w:rsidR="00F5335A" w:rsidDel="00D3325E" w:rsidRDefault="00F5335A">
            <w:pPr>
              <w:tabs>
                <w:tab w:val="left" w:pos="810"/>
              </w:tabs>
              <w:spacing w:after="0" w:line="240" w:lineRule="auto"/>
              <w:rPr>
                <w:del w:id="2016" w:author="Phatthamon Jantalae" w:date="2022-06-16T17:01:00Z"/>
                <w:rFonts w:ascii="Calibri" w:hAnsi="Calibri" w:cs="Calibri"/>
                <w:sz w:val="20"/>
                <w:szCs w:val="20"/>
              </w:rPr>
            </w:pPr>
          </w:p>
        </w:tc>
      </w:tr>
      <w:tr w:rsidR="00F5335A" w:rsidDel="00D3325E" w14:paraId="7BA217A5" w14:textId="141AC48F">
        <w:trPr>
          <w:del w:id="2017" w:author="Phatthamon Jantalae" w:date="2022-06-16T17:01:00Z"/>
        </w:trPr>
        <w:tc>
          <w:tcPr>
            <w:tcW w:w="8635" w:type="dxa"/>
            <w:tcBorders>
              <w:bottom w:val="single" w:sz="4" w:space="0" w:color="auto"/>
            </w:tcBorders>
            <w:shd w:val="clear" w:color="auto" w:fill="auto"/>
          </w:tcPr>
          <w:p w14:paraId="12B141CE" w14:textId="7E102035" w:rsidR="00F5335A" w:rsidDel="00D3325E" w:rsidRDefault="00795F6F">
            <w:pPr>
              <w:tabs>
                <w:tab w:val="left" w:pos="900"/>
              </w:tabs>
              <w:spacing w:after="0" w:line="240" w:lineRule="auto"/>
              <w:ind w:left="567" w:hanging="567"/>
              <w:rPr>
                <w:del w:id="2018" w:author="Phatthamon Jantalae" w:date="2022-06-16T17:01:00Z"/>
                <w:rFonts w:ascii="Calibri" w:eastAsia="Times New Roman" w:hAnsi="Calibri" w:cs="Calibri"/>
                <w:sz w:val="20"/>
                <w:szCs w:val="20"/>
              </w:rPr>
            </w:pPr>
            <w:del w:id="2019" w:author="Phatthamon Jantalae" w:date="2022-06-16T17:01:00Z">
              <w:r w:rsidDel="00D3325E">
                <w:rPr>
                  <w:rFonts w:ascii="Calibri" w:eastAsia="Times New Roman" w:hAnsi="Calibri" w:cs="Calibri"/>
                  <w:sz w:val="20"/>
                  <w:szCs w:val="20"/>
                </w:rPr>
                <w:delText>P.4</w:delText>
              </w:r>
              <w:r w:rsidDel="00D3325E">
                <w:rPr>
                  <w:rFonts w:ascii="Calibri" w:eastAsia="Times New Roman" w:hAnsi="Calibri" w:cs="Calibri"/>
                  <w:sz w:val="20"/>
                  <w:szCs w:val="20"/>
                </w:rPr>
                <w:tab/>
                <w:delText>adverse impacts on enjoyment of the human rights (civil, political, economic, social or cultural) of the affected population and particularly of marginalized groups?</w:delText>
              </w:r>
            </w:del>
          </w:p>
        </w:tc>
        <w:tc>
          <w:tcPr>
            <w:tcW w:w="900" w:type="dxa"/>
            <w:tcBorders>
              <w:bottom w:val="single" w:sz="4" w:space="0" w:color="auto"/>
            </w:tcBorders>
            <w:shd w:val="clear" w:color="auto" w:fill="auto"/>
          </w:tcPr>
          <w:p w14:paraId="35363528" w14:textId="4C848CCF" w:rsidR="00F5335A" w:rsidDel="00D3325E" w:rsidRDefault="00795F6F">
            <w:pPr>
              <w:tabs>
                <w:tab w:val="left" w:pos="810"/>
              </w:tabs>
              <w:spacing w:after="0" w:line="240" w:lineRule="auto"/>
              <w:rPr>
                <w:del w:id="2020" w:author="Phatthamon Jantalae" w:date="2022-06-16T17:01:00Z"/>
                <w:rFonts w:ascii="Calibri" w:hAnsi="Calibri" w:cs="Calibri"/>
                <w:sz w:val="20"/>
                <w:szCs w:val="20"/>
                <w:lang w:eastAsia="zh-CN"/>
              </w:rPr>
            </w:pPr>
            <w:del w:id="2021" w:author="Phatthamon Jantalae" w:date="2022-06-16T17:01:00Z">
              <w:r w:rsidDel="00D3325E">
                <w:rPr>
                  <w:rFonts w:ascii="Calibri" w:hAnsi="Calibri" w:cs="Calibri"/>
                  <w:sz w:val="20"/>
                  <w:szCs w:val="20"/>
                  <w:lang w:eastAsia="zh-CN"/>
                </w:rPr>
                <w:delText>Yes</w:delText>
              </w:r>
            </w:del>
          </w:p>
        </w:tc>
      </w:tr>
      <w:tr w:rsidR="00F5335A" w:rsidDel="00D3325E" w14:paraId="759E9DA9" w14:textId="367E5924">
        <w:trPr>
          <w:del w:id="2022" w:author="Phatthamon Jantalae" w:date="2022-06-16T17:01:00Z"/>
        </w:trPr>
        <w:tc>
          <w:tcPr>
            <w:tcW w:w="8635" w:type="dxa"/>
            <w:tcBorders>
              <w:bottom w:val="single" w:sz="4" w:space="0" w:color="auto"/>
            </w:tcBorders>
            <w:shd w:val="clear" w:color="auto" w:fill="auto"/>
          </w:tcPr>
          <w:p w14:paraId="14720629" w14:textId="0DE4BFEB" w:rsidR="00F5335A" w:rsidDel="00D3325E" w:rsidRDefault="00795F6F">
            <w:pPr>
              <w:tabs>
                <w:tab w:val="left" w:pos="900"/>
              </w:tabs>
              <w:spacing w:after="0" w:line="240" w:lineRule="auto"/>
              <w:ind w:left="567" w:hanging="567"/>
              <w:rPr>
                <w:del w:id="2023" w:author="Phatthamon Jantalae" w:date="2022-06-16T17:01:00Z"/>
                <w:rFonts w:ascii="Calibri" w:eastAsia="Times New Roman" w:hAnsi="Calibri" w:cs="Calibri"/>
                <w:sz w:val="20"/>
                <w:szCs w:val="20"/>
              </w:rPr>
            </w:pPr>
            <w:del w:id="2024" w:author="Phatthamon Jantalae" w:date="2022-06-16T17:01:00Z">
              <w:r w:rsidDel="00D3325E">
                <w:rPr>
                  <w:rFonts w:ascii="Calibri" w:eastAsia="Times New Roman" w:hAnsi="Calibri" w:cs="Calibri"/>
                  <w:sz w:val="20"/>
                  <w:szCs w:val="20"/>
                </w:rPr>
                <w:delText xml:space="preserve">P.5 </w:delText>
              </w:r>
              <w:r w:rsidDel="00D3325E">
                <w:rPr>
                  <w:rFonts w:ascii="Calibri" w:eastAsia="Times New Roman" w:hAnsi="Calibri" w:cs="Calibri"/>
                  <w:sz w:val="20"/>
                  <w:szCs w:val="20"/>
                </w:rPr>
                <w:tab/>
                <w:delText>inequitable or discriminatory impacts on affected populations, particularly people living in poverty or marginalized or excluded individuals or groups, including persons with disabilities?</w:delText>
              </w:r>
              <w:r w:rsidDel="00D3325E">
                <w:rPr>
                  <w:rStyle w:val="FootnoteReference"/>
                  <w:rFonts w:ascii="Calibri" w:eastAsia="Times New Roman" w:hAnsi="Calibri" w:cs="Calibri"/>
                  <w:sz w:val="20"/>
                  <w:szCs w:val="20"/>
                </w:rPr>
                <w:delText xml:space="preserve"> </w:delText>
              </w:r>
              <w:r w:rsidDel="00D3325E">
                <w:rPr>
                  <w:rStyle w:val="FootnoteReference"/>
                  <w:rFonts w:ascii="Calibri" w:eastAsia="Times New Roman" w:hAnsi="Calibri" w:cs="Calibri"/>
                  <w:sz w:val="20"/>
                  <w:szCs w:val="20"/>
                </w:rPr>
                <w:footnoteReference w:id="22"/>
              </w:r>
              <w:r w:rsidDel="00D3325E">
                <w:rPr>
                  <w:rFonts w:ascii="Calibri" w:eastAsia="Times New Roman" w:hAnsi="Calibri" w:cs="Calibri"/>
                  <w:sz w:val="20"/>
                  <w:szCs w:val="20"/>
                </w:rPr>
                <w:delText xml:space="preserve"> </w:delText>
              </w:r>
            </w:del>
          </w:p>
        </w:tc>
        <w:tc>
          <w:tcPr>
            <w:tcW w:w="900" w:type="dxa"/>
            <w:tcBorders>
              <w:bottom w:val="single" w:sz="4" w:space="0" w:color="auto"/>
            </w:tcBorders>
            <w:shd w:val="clear" w:color="auto" w:fill="auto"/>
          </w:tcPr>
          <w:p w14:paraId="7563180D" w14:textId="61813FED" w:rsidR="00F5335A" w:rsidDel="00D3325E" w:rsidRDefault="00795F6F">
            <w:pPr>
              <w:tabs>
                <w:tab w:val="left" w:pos="810"/>
              </w:tabs>
              <w:spacing w:after="0" w:line="240" w:lineRule="auto"/>
              <w:rPr>
                <w:del w:id="2027" w:author="Phatthamon Jantalae" w:date="2022-06-16T17:01:00Z"/>
                <w:rFonts w:ascii="Calibri" w:hAnsi="Calibri" w:cs="Calibri"/>
                <w:sz w:val="20"/>
                <w:szCs w:val="20"/>
                <w:lang w:eastAsia="zh-CN"/>
              </w:rPr>
            </w:pPr>
            <w:del w:id="2028" w:author="Phatthamon Jantalae" w:date="2022-06-16T17:01:00Z">
              <w:r w:rsidDel="00D3325E">
                <w:rPr>
                  <w:rFonts w:ascii="Calibri" w:hAnsi="Calibri" w:cs="Calibri"/>
                  <w:sz w:val="20"/>
                  <w:szCs w:val="20"/>
                  <w:lang w:eastAsia="zh-CN"/>
                </w:rPr>
                <w:delText>Yes</w:delText>
              </w:r>
            </w:del>
          </w:p>
        </w:tc>
      </w:tr>
      <w:tr w:rsidR="00F5335A" w:rsidDel="00D3325E" w14:paraId="29F2F9FE" w14:textId="5ACE9150">
        <w:trPr>
          <w:del w:id="2029" w:author="Phatthamon Jantalae" w:date="2022-06-16T17:01:00Z"/>
        </w:trPr>
        <w:tc>
          <w:tcPr>
            <w:tcW w:w="8635" w:type="dxa"/>
            <w:tcBorders>
              <w:bottom w:val="single" w:sz="4" w:space="0" w:color="auto"/>
            </w:tcBorders>
            <w:shd w:val="clear" w:color="auto" w:fill="auto"/>
          </w:tcPr>
          <w:p w14:paraId="61134ECF" w14:textId="787931C7" w:rsidR="00F5335A" w:rsidDel="00D3325E" w:rsidRDefault="00795F6F">
            <w:pPr>
              <w:tabs>
                <w:tab w:val="left" w:pos="900"/>
              </w:tabs>
              <w:spacing w:after="0" w:line="240" w:lineRule="auto"/>
              <w:ind w:left="567" w:hanging="567"/>
              <w:rPr>
                <w:del w:id="2030" w:author="Phatthamon Jantalae" w:date="2022-06-16T17:01:00Z"/>
                <w:rFonts w:ascii="Calibri" w:eastAsia="Times New Roman" w:hAnsi="Calibri" w:cs="Calibri"/>
                <w:sz w:val="20"/>
                <w:szCs w:val="20"/>
              </w:rPr>
            </w:pPr>
            <w:del w:id="2031" w:author="Phatthamon Jantalae" w:date="2022-06-16T17:01:00Z">
              <w:r w:rsidDel="00D3325E">
                <w:rPr>
                  <w:rFonts w:ascii="Calibri" w:eastAsia="Times New Roman" w:hAnsi="Calibri" w:cs="Calibri"/>
                  <w:sz w:val="20"/>
                  <w:szCs w:val="20"/>
                </w:rPr>
                <w:delText>P.6</w:delText>
              </w:r>
              <w:r w:rsidDel="00D3325E">
                <w:rPr>
                  <w:rFonts w:ascii="Calibri" w:eastAsia="Times New Roman" w:hAnsi="Calibri" w:cs="Calibri"/>
                  <w:sz w:val="20"/>
                  <w:szCs w:val="20"/>
                </w:rPr>
                <w:tab/>
                <w:delText>restrictions in availability, quality of and/or access to resources or basic services, in particular to marginalized individuals or groups, including persons with disabilities?</w:delText>
              </w:r>
            </w:del>
          </w:p>
        </w:tc>
        <w:tc>
          <w:tcPr>
            <w:tcW w:w="900" w:type="dxa"/>
            <w:tcBorders>
              <w:bottom w:val="single" w:sz="4" w:space="0" w:color="auto"/>
            </w:tcBorders>
            <w:shd w:val="clear" w:color="auto" w:fill="auto"/>
          </w:tcPr>
          <w:p w14:paraId="3CC34320" w14:textId="7414BE1F" w:rsidR="00F5335A" w:rsidDel="00D3325E" w:rsidRDefault="00795F6F">
            <w:pPr>
              <w:tabs>
                <w:tab w:val="left" w:pos="810"/>
              </w:tabs>
              <w:spacing w:after="0" w:line="240" w:lineRule="auto"/>
              <w:rPr>
                <w:del w:id="2032" w:author="Phatthamon Jantalae" w:date="2022-06-16T17:01:00Z"/>
                <w:rFonts w:ascii="Calibri" w:hAnsi="Calibri" w:cs="Calibri"/>
                <w:sz w:val="20"/>
                <w:szCs w:val="20"/>
                <w:lang w:eastAsia="zh-CN"/>
              </w:rPr>
            </w:pPr>
            <w:del w:id="2033" w:author="Phatthamon Jantalae" w:date="2022-06-16T17:01:00Z">
              <w:r w:rsidDel="00D3325E">
                <w:rPr>
                  <w:rFonts w:ascii="Calibri" w:hAnsi="Calibri" w:cs="Calibri"/>
                  <w:sz w:val="20"/>
                  <w:szCs w:val="20"/>
                  <w:lang w:eastAsia="zh-CN"/>
                </w:rPr>
                <w:delText>No</w:delText>
              </w:r>
            </w:del>
          </w:p>
        </w:tc>
      </w:tr>
      <w:tr w:rsidR="00F5335A" w:rsidDel="00D3325E" w14:paraId="3A67CB3C" w14:textId="50568E90">
        <w:trPr>
          <w:del w:id="2034" w:author="Phatthamon Jantalae" w:date="2022-06-16T17:01:00Z"/>
        </w:trPr>
        <w:tc>
          <w:tcPr>
            <w:tcW w:w="8635" w:type="dxa"/>
            <w:tcBorders>
              <w:bottom w:val="single" w:sz="4" w:space="0" w:color="auto"/>
            </w:tcBorders>
            <w:shd w:val="clear" w:color="auto" w:fill="auto"/>
          </w:tcPr>
          <w:p w14:paraId="696D572B" w14:textId="21806C36" w:rsidR="00F5335A" w:rsidDel="00D3325E" w:rsidRDefault="00795F6F">
            <w:pPr>
              <w:tabs>
                <w:tab w:val="left" w:pos="900"/>
              </w:tabs>
              <w:spacing w:after="0" w:line="240" w:lineRule="auto"/>
              <w:ind w:left="567" w:hanging="567"/>
              <w:rPr>
                <w:del w:id="2035" w:author="Phatthamon Jantalae" w:date="2022-06-16T17:01:00Z"/>
                <w:rFonts w:ascii="Calibri" w:eastAsia="Times New Roman" w:hAnsi="Calibri" w:cs="Calibri"/>
                <w:sz w:val="20"/>
                <w:szCs w:val="20"/>
              </w:rPr>
            </w:pPr>
            <w:del w:id="2036" w:author="Phatthamon Jantalae" w:date="2022-06-16T17:01:00Z">
              <w:r w:rsidDel="00D3325E">
                <w:rPr>
                  <w:rFonts w:ascii="Calibri" w:eastAsia="Times New Roman" w:hAnsi="Calibri" w:cs="Calibri"/>
                  <w:sz w:val="20"/>
                  <w:szCs w:val="20"/>
                </w:rPr>
                <w:delText>P.7</w:delText>
              </w:r>
              <w:r w:rsidDel="00D3325E">
                <w:rPr>
                  <w:rFonts w:ascii="Calibri" w:eastAsia="Times New Roman" w:hAnsi="Calibri" w:cs="Calibri"/>
                  <w:sz w:val="20"/>
                  <w:szCs w:val="20"/>
                </w:rPr>
                <w:tab/>
                <w:delText>exacerbation of conflicts among and/or the risk of violence to project-affected communities and individuals?</w:delText>
              </w:r>
            </w:del>
          </w:p>
        </w:tc>
        <w:tc>
          <w:tcPr>
            <w:tcW w:w="900" w:type="dxa"/>
            <w:tcBorders>
              <w:bottom w:val="single" w:sz="4" w:space="0" w:color="auto"/>
            </w:tcBorders>
            <w:shd w:val="clear" w:color="auto" w:fill="auto"/>
          </w:tcPr>
          <w:p w14:paraId="22B5FAEB" w14:textId="39BE307A" w:rsidR="00F5335A" w:rsidDel="00D3325E" w:rsidRDefault="00795F6F">
            <w:pPr>
              <w:tabs>
                <w:tab w:val="left" w:pos="810"/>
              </w:tabs>
              <w:spacing w:after="0" w:line="240" w:lineRule="auto"/>
              <w:rPr>
                <w:del w:id="2037" w:author="Phatthamon Jantalae" w:date="2022-06-16T17:01:00Z"/>
                <w:rFonts w:ascii="Calibri" w:hAnsi="Calibri" w:cs="Calibri"/>
                <w:sz w:val="20"/>
                <w:szCs w:val="20"/>
                <w:lang w:eastAsia="zh-CN"/>
              </w:rPr>
            </w:pPr>
            <w:del w:id="2038" w:author="Phatthamon Jantalae" w:date="2022-06-16T17:01:00Z">
              <w:r w:rsidDel="00D3325E">
                <w:rPr>
                  <w:rFonts w:ascii="Calibri" w:hAnsi="Calibri" w:cs="Calibri"/>
                  <w:sz w:val="20"/>
                  <w:szCs w:val="20"/>
                  <w:lang w:eastAsia="zh-CN"/>
                </w:rPr>
                <w:delText>No</w:delText>
              </w:r>
            </w:del>
          </w:p>
        </w:tc>
      </w:tr>
      <w:tr w:rsidR="00F5335A" w:rsidDel="00D3325E" w14:paraId="51D49AC5" w14:textId="7F47BF75">
        <w:trPr>
          <w:del w:id="2039" w:author="Phatthamon Jantalae" w:date="2022-06-16T17:01:00Z"/>
        </w:trPr>
        <w:tc>
          <w:tcPr>
            <w:tcW w:w="8635" w:type="dxa"/>
            <w:tcBorders>
              <w:bottom w:val="single" w:sz="4" w:space="0" w:color="auto"/>
            </w:tcBorders>
            <w:shd w:val="clear" w:color="auto" w:fill="DBE5F1"/>
          </w:tcPr>
          <w:p w14:paraId="3AEC89AD" w14:textId="0018B951" w:rsidR="00F5335A" w:rsidDel="00D3325E" w:rsidRDefault="00795F6F">
            <w:pPr>
              <w:tabs>
                <w:tab w:val="left" w:pos="810"/>
              </w:tabs>
              <w:spacing w:after="0" w:line="240" w:lineRule="auto"/>
              <w:rPr>
                <w:del w:id="2040" w:author="Phatthamon Jantalae" w:date="2022-06-16T17:01:00Z"/>
                <w:rFonts w:ascii="Calibri" w:hAnsi="Calibri" w:cs="Calibri"/>
                <w:b/>
                <w:sz w:val="20"/>
                <w:szCs w:val="20"/>
              </w:rPr>
            </w:pPr>
            <w:del w:id="2041" w:author="Phatthamon Jantalae" w:date="2022-06-16T17:01:00Z">
              <w:r w:rsidDel="00D3325E">
                <w:rPr>
                  <w:rFonts w:ascii="Calibri" w:hAnsi="Calibri" w:cs="Calibri"/>
                  <w:b/>
                  <w:sz w:val="20"/>
                  <w:szCs w:val="20"/>
                </w:rPr>
                <w:delText>Gender Equality and Women’s Empowerment</w:delText>
              </w:r>
            </w:del>
          </w:p>
        </w:tc>
        <w:tc>
          <w:tcPr>
            <w:tcW w:w="900" w:type="dxa"/>
            <w:tcBorders>
              <w:bottom w:val="single" w:sz="4" w:space="0" w:color="auto"/>
            </w:tcBorders>
            <w:shd w:val="clear" w:color="auto" w:fill="DBE5F1"/>
          </w:tcPr>
          <w:p w14:paraId="1F6A7343" w14:textId="4F8A14AB" w:rsidR="00F5335A" w:rsidDel="00D3325E" w:rsidRDefault="00F5335A">
            <w:pPr>
              <w:tabs>
                <w:tab w:val="left" w:pos="810"/>
              </w:tabs>
              <w:spacing w:after="0" w:line="240" w:lineRule="auto"/>
              <w:rPr>
                <w:del w:id="2042" w:author="Phatthamon Jantalae" w:date="2022-06-16T17:01:00Z"/>
                <w:rFonts w:ascii="Calibri" w:hAnsi="Calibri" w:cs="Calibri"/>
                <w:b/>
                <w:sz w:val="20"/>
                <w:szCs w:val="20"/>
              </w:rPr>
            </w:pPr>
          </w:p>
        </w:tc>
      </w:tr>
      <w:tr w:rsidR="00F5335A" w:rsidDel="00D3325E" w14:paraId="01B1E719" w14:textId="36995989">
        <w:trPr>
          <w:del w:id="2043" w:author="Phatthamon Jantalae" w:date="2022-06-16T17:01:00Z"/>
        </w:trPr>
        <w:tc>
          <w:tcPr>
            <w:tcW w:w="8635" w:type="dxa"/>
            <w:tcBorders>
              <w:bottom w:val="single" w:sz="4" w:space="0" w:color="auto"/>
            </w:tcBorders>
            <w:shd w:val="clear" w:color="auto" w:fill="auto"/>
          </w:tcPr>
          <w:p w14:paraId="644251B4" w14:textId="20C3ADA3" w:rsidR="00F5335A" w:rsidDel="00D3325E" w:rsidRDefault="00795F6F">
            <w:pPr>
              <w:tabs>
                <w:tab w:val="left" w:pos="900"/>
              </w:tabs>
              <w:spacing w:after="0" w:line="240" w:lineRule="auto"/>
              <w:ind w:left="567" w:hanging="567"/>
              <w:rPr>
                <w:del w:id="2044" w:author="Phatthamon Jantalae" w:date="2022-06-16T17:01:00Z"/>
                <w:rFonts w:ascii="Calibri" w:eastAsia="Times New Roman" w:hAnsi="Calibri" w:cs="Calibri"/>
                <w:sz w:val="20"/>
                <w:szCs w:val="20"/>
              </w:rPr>
            </w:pPr>
            <w:del w:id="2045" w:author="Phatthamon Jantalae" w:date="2022-06-16T17:01:00Z">
              <w:r w:rsidDel="00D3325E">
                <w:rPr>
                  <w:rFonts w:ascii="Calibri" w:eastAsia="Times New Roman" w:hAnsi="Calibri" w:cs="Calibri"/>
                  <w:sz w:val="20"/>
                  <w:szCs w:val="20"/>
                </w:rPr>
                <w:delText>P.8</w:delText>
              </w:r>
              <w:r w:rsidDel="00D3325E">
                <w:rPr>
                  <w:rFonts w:ascii="Calibri" w:eastAsia="Times New Roman" w:hAnsi="Calibri" w:cs="Calibri"/>
                  <w:sz w:val="20"/>
                  <w:szCs w:val="20"/>
                </w:rPr>
                <w:tab/>
                <w:delText>Have women’s groups/leaders raised gender equality concerns regarding the project, (e.g. during the stakeholder engagement process, grievance processes, public statements)?</w:delText>
              </w:r>
            </w:del>
          </w:p>
        </w:tc>
        <w:tc>
          <w:tcPr>
            <w:tcW w:w="900" w:type="dxa"/>
            <w:tcBorders>
              <w:bottom w:val="single" w:sz="4" w:space="0" w:color="auto"/>
            </w:tcBorders>
            <w:shd w:val="clear" w:color="auto" w:fill="auto"/>
          </w:tcPr>
          <w:p w14:paraId="5F4553EF" w14:textId="42183AEC" w:rsidR="00F5335A" w:rsidDel="00D3325E" w:rsidRDefault="00795F6F">
            <w:pPr>
              <w:tabs>
                <w:tab w:val="left" w:pos="810"/>
              </w:tabs>
              <w:spacing w:after="0" w:line="240" w:lineRule="auto"/>
              <w:rPr>
                <w:del w:id="2046" w:author="Phatthamon Jantalae" w:date="2022-06-16T17:01:00Z"/>
                <w:rFonts w:ascii="Calibri" w:hAnsi="Calibri" w:cs="Calibri"/>
                <w:sz w:val="20"/>
                <w:szCs w:val="20"/>
                <w:lang w:eastAsia="zh-CN"/>
              </w:rPr>
            </w:pPr>
            <w:del w:id="2047" w:author="Phatthamon Jantalae" w:date="2022-06-16T17:01:00Z">
              <w:r w:rsidDel="00D3325E">
                <w:rPr>
                  <w:rFonts w:ascii="Calibri" w:hAnsi="Calibri" w:cs="Calibri"/>
                  <w:sz w:val="20"/>
                  <w:szCs w:val="20"/>
                  <w:lang w:eastAsia="zh-CN"/>
                </w:rPr>
                <w:delText>No</w:delText>
              </w:r>
            </w:del>
          </w:p>
        </w:tc>
      </w:tr>
      <w:tr w:rsidR="00F5335A" w:rsidDel="00D3325E" w14:paraId="40D2D4EA" w14:textId="27C6B64F">
        <w:trPr>
          <w:del w:id="2048" w:author="Phatthamon Jantalae" w:date="2022-06-16T17:01:00Z"/>
        </w:trPr>
        <w:tc>
          <w:tcPr>
            <w:tcW w:w="8635" w:type="dxa"/>
            <w:tcBorders>
              <w:bottom w:val="single" w:sz="4" w:space="0" w:color="auto"/>
            </w:tcBorders>
            <w:shd w:val="clear" w:color="auto" w:fill="auto"/>
          </w:tcPr>
          <w:p w14:paraId="20FB5372" w14:textId="63C3F300" w:rsidR="00F5335A" w:rsidDel="00D3325E" w:rsidRDefault="00795F6F">
            <w:pPr>
              <w:tabs>
                <w:tab w:val="left" w:pos="900"/>
              </w:tabs>
              <w:spacing w:after="0" w:line="240" w:lineRule="auto"/>
              <w:ind w:left="567" w:hanging="567"/>
              <w:rPr>
                <w:del w:id="2049" w:author="Phatthamon Jantalae" w:date="2022-06-16T17:01:00Z"/>
                <w:rFonts w:ascii="Calibri" w:eastAsia="Times New Roman" w:hAnsi="Calibri" w:cs="Calibri"/>
                <w:sz w:val="20"/>
                <w:szCs w:val="20"/>
              </w:rPr>
            </w:pPr>
            <w:del w:id="2050"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64BCFA15" w14:textId="6F4E3EA8" w:rsidR="00F5335A" w:rsidDel="00D3325E" w:rsidRDefault="00F5335A">
            <w:pPr>
              <w:tabs>
                <w:tab w:val="left" w:pos="810"/>
              </w:tabs>
              <w:spacing w:after="0" w:line="240" w:lineRule="auto"/>
              <w:rPr>
                <w:del w:id="2051" w:author="Phatthamon Jantalae" w:date="2022-06-16T17:01:00Z"/>
                <w:rFonts w:ascii="Calibri" w:hAnsi="Calibri" w:cs="Calibri"/>
                <w:sz w:val="20"/>
                <w:szCs w:val="20"/>
              </w:rPr>
            </w:pPr>
          </w:p>
        </w:tc>
      </w:tr>
      <w:tr w:rsidR="00F5335A" w:rsidDel="00D3325E" w14:paraId="2B8F7C59" w14:textId="245A0F71">
        <w:trPr>
          <w:del w:id="2052" w:author="Phatthamon Jantalae" w:date="2022-06-16T17:01:00Z"/>
        </w:trPr>
        <w:tc>
          <w:tcPr>
            <w:tcW w:w="8635" w:type="dxa"/>
            <w:tcBorders>
              <w:bottom w:val="single" w:sz="4" w:space="0" w:color="auto"/>
            </w:tcBorders>
            <w:shd w:val="clear" w:color="auto" w:fill="auto"/>
          </w:tcPr>
          <w:p w14:paraId="733EF450" w14:textId="6AC27415" w:rsidR="00F5335A" w:rsidDel="00D3325E" w:rsidRDefault="00795F6F">
            <w:pPr>
              <w:tabs>
                <w:tab w:val="left" w:pos="900"/>
              </w:tabs>
              <w:spacing w:after="0" w:line="240" w:lineRule="auto"/>
              <w:ind w:left="567" w:hanging="567"/>
              <w:rPr>
                <w:del w:id="2053" w:author="Phatthamon Jantalae" w:date="2022-06-16T17:01:00Z"/>
                <w:rFonts w:ascii="Calibri" w:eastAsia="Times New Roman" w:hAnsi="Calibri" w:cs="Calibri"/>
                <w:sz w:val="20"/>
                <w:szCs w:val="20"/>
              </w:rPr>
            </w:pPr>
            <w:del w:id="2054" w:author="Phatthamon Jantalae" w:date="2022-06-16T17:01:00Z">
              <w:r w:rsidDel="00D3325E">
                <w:rPr>
                  <w:rFonts w:ascii="Calibri" w:eastAsia="Times New Roman" w:hAnsi="Calibri" w:cs="Calibri"/>
                  <w:sz w:val="20"/>
                  <w:szCs w:val="20"/>
                </w:rPr>
                <w:delText>P.9</w:delText>
              </w:r>
              <w:r w:rsidDel="00D3325E">
                <w:rPr>
                  <w:rFonts w:ascii="Calibri" w:eastAsia="Times New Roman" w:hAnsi="Calibri" w:cs="Calibri"/>
                  <w:sz w:val="20"/>
                  <w:szCs w:val="20"/>
                </w:rPr>
                <w:tab/>
                <w:delText xml:space="preserve">adverse impacts on gender equality and/or the situation of women and girls? </w:delText>
              </w:r>
            </w:del>
          </w:p>
        </w:tc>
        <w:tc>
          <w:tcPr>
            <w:tcW w:w="900" w:type="dxa"/>
            <w:tcBorders>
              <w:bottom w:val="single" w:sz="4" w:space="0" w:color="auto"/>
            </w:tcBorders>
            <w:shd w:val="clear" w:color="auto" w:fill="auto"/>
          </w:tcPr>
          <w:p w14:paraId="512FA310" w14:textId="4318AAB7" w:rsidR="00F5335A" w:rsidDel="00D3325E" w:rsidRDefault="00795F6F">
            <w:pPr>
              <w:tabs>
                <w:tab w:val="left" w:pos="810"/>
              </w:tabs>
              <w:spacing w:after="0" w:line="240" w:lineRule="auto"/>
              <w:rPr>
                <w:del w:id="2055" w:author="Phatthamon Jantalae" w:date="2022-06-16T17:01:00Z"/>
                <w:rFonts w:ascii="Calibri" w:hAnsi="Calibri" w:cs="Calibri"/>
                <w:sz w:val="20"/>
                <w:szCs w:val="20"/>
                <w:lang w:eastAsia="zh-CN"/>
              </w:rPr>
            </w:pPr>
            <w:del w:id="2056" w:author="Phatthamon Jantalae" w:date="2022-06-16T17:01:00Z">
              <w:r w:rsidDel="00D3325E">
                <w:rPr>
                  <w:rFonts w:ascii="Calibri" w:hAnsi="Calibri" w:cs="Calibri"/>
                  <w:sz w:val="20"/>
                  <w:szCs w:val="20"/>
                  <w:lang w:eastAsia="zh-CN"/>
                </w:rPr>
                <w:delText xml:space="preserve">No </w:delText>
              </w:r>
            </w:del>
          </w:p>
        </w:tc>
      </w:tr>
      <w:tr w:rsidR="00F5335A" w:rsidDel="00D3325E" w14:paraId="5EF9D445" w14:textId="7A80B507">
        <w:trPr>
          <w:del w:id="2057" w:author="Phatthamon Jantalae" w:date="2022-06-16T17:01:00Z"/>
        </w:trPr>
        <w:tc>
          <w:tcPr>
            <w:tcW w:w="8635" w:type="dxa"/>
            <w:tcBorders>
              <w:bottom w:val="single" w:sz="4" w:space="0" w:color="auto"/>
            </w:tcBorders>
            <w:shd w:val="clear" w:color="auto" w:fill="auto"/>
          </w:tcPr>
          <w:p w14:paraId="3AA22C83" w14:textId="13F8EADF" w:rsidR="00F5335A" w:rsidDel="00D3325E" w:rsidRDefault="00795F6F">
            <w:pPr>
              <w:tabs>
                <w:tab w:val="left" w:pos="900"/>
              </w:tabs>
              <w:spacing w:after="0" w:line="240" w:lineRule="auto"/>
              <w:ind w:left="567" w:hanging="567"/>
              <w:rPr>
                <w:del w:id="2058" w:author="Phatthamon Jantalae" w:date="2022-06-16T17:01:00Z"/>
                <w:rFonts w:ascii="Calibri" w:eastAsia="Times New Roman" w:hAnsi="Calibri" w:cs="Calibri"/>
                <w:sz w:val="20"/>
                <w:szCs w:val="20"/>
              </w:rPr>
            </w:pPr>
            <w:del w:id="2059" w:author="Phatthamon Jantalae" w:date="2022-06-16T17:01:00Z">
              <w:r w:rsidDel="00D3325E">
                <w:rPr>
                  <w:rFonts w:ascii="Calibri" w:eastAsia="Times New Roman" w:hAnsi="Calibri" w:cs="Calibri"/>
                  <w:sz w:val="20"/>
                  <w:szCs w:val="20"/>
                </w:rPr>
                <w:delText>P.10</w:delText>
              </w:r>
              <w:r w:rsidDel="00D3325E">
                <w:rPr>
                  <w:rFonts w:ascii="Calibri" w:eastAsia="Times New Roman" w:hAnsi="Calibri" w:cs="Calibri"/>
                  <w:sz w:val="20"/>
                  <w:szCs w:val="20"/>
                </w:rPr>
                <w:tab/>
                <w:delText>reproducing discriminations against women based on gender, especially regarding participation in design and implementation or access to opportunities and benefits?</w:delText>
              </w:r>
            </w:del>
          </w:p>
        </w:tc>
        <w:tc>
          <w:tcPr>
            <w:tcW w:w="900" w:type="dxa"/>
            <w:tcBorders>
              <w:bottom w:val="single" w:sz="4" w:space="0" w:color="auto"/>
            </w:tcBorders>
            <w:shd w:val="clear" w:color="auto" w:fill="auto"/>
          </w:tcPr>
          <w:p w14:paraId="7A9270AF" w14:textId="601E03B2" w:rsidR="00F5335A" w:rsidDel="00D3325E" w:rsidRDefault="00795F6F">
            <w:pPr>
              <w:tabs>
                <w:tab w:val="left" w:pos="810"/>
              </w:tabs>
              <w:spacing w:after="0" w:line="240" w:lineRule="auto"/>
              <w:rPr>
                <w:del w:id="2060" w:author="Phatthamon Jantalae" w:date="2022-06-16T17:01:00Z"/>
                <w:rFonts w:ascii="Calibri" w:hAnsi="Calibri" w:cs="Calibri"/>
                <w:sz w:val="20"/>
                <w:szCs w:val="20"/>
                <w:lang w:eastAsia="zh-CN"/>
              </w:rPr>
            </w:pPr>
            <w:del w:id="2061" w:author="Phatthamon Jantalae" w:date="2022-06-16T17:01:00Z">
              <w:r w:rsidDel="00D3325E">
                <w:rPr>
                  <w:rFonts w:ascii="Calibri" w:hAnsi="Calibri" w:cs="Calibri"/>
                  <w:sz w:val="20"/>
                  <w:szCs w:val="20"/>
                  <w:lang w:eastAsia="zh-CN"/>
                </w:rPr>
                <w:delText>Yes</w:delText>
              </w:r>
            </w:del>
          </w:p>
        </w:tc>
      </w:tr>
      <w:tr w:rsidR="00F5335A" w:rsidDel="00D3325E" w14:paraId="0D79C844" w14:textId="409D8712">
        <w:trPr>
          <w:del w:id="2062" w:author="Phatthamon Jantalae" w:date="2022-06-16T17:01:00Z"/>
        </w:trPr>
        <w:tc>
          <w:tcPr>
            <w:tcW w:w="8635" w:type="dxa"/>
            <w:tcBorders>
              <w:bottom w:val="single" w:sz="4" w:space="0" w:color="auto"/>
            </w:tcBorders>
            <w:shd w:val="clear" w:color="auto" w:fill="auto"/>
          </w:tcPr>
          <w:p w14:paraId="31514E15" w14:textId="43B555D4" w:rsidR="00F5335A" w:rsidDel="00D3325E" w:rsidRDefault="00795F6F">
            <w:pPr>
              <w:tabs>
                <w:tab w:val="left" w:pos="900"/>
              </w:tabs>
              <w:spacing w:after="0" w:line="240" w:lineRule="auto"/>
              <w:ind w:left="567" w:hanging="567"/>
              <w:rPr>
                <w:del w:id="2063" w:author="Phatthamon Jantalae" w:date="2022-06-16T17:01:00Z"/>
                <w:rFonts w:ascii="Calibri" w:eastAsia="Times New Roman" w:hAnsi="Calibri" w:cs="Calibri"/>
                <w:sz w:val="20"/>
                <w:szCs w:val="20"/>
              </w:rPr>
            </w:pPr>
            <w:del w:id="2064" w:author="Phatthamon Jantalae" w:date="2022-06-16T17:01:00Z">
              <w:r w:rsidDel="00D3325E">
                <w:rPr>
                  <w:rFonts w:ascii="Calibri" w:eastAsia="Times New Roman" w:hAnsi="Calibri" w:cs="Calibri"/>
                  <w:sz w:val="20"/>
                  <w:szCs w:val="20"/>
                </w:rPr>
                <w:delText>P.11</w:delText>
              </w:r>
              <w:r w:rsidDel="00D3325E">
                <w:rPr>
                  <w:rFonts w:ascii="Calibri" w:eastAsia="Times New Roman" w:hAnsi="Calibri" w:cs="Calibri"/>
                  <w:sz w:val="20"/>
                  <w:szCs w:val="20"/>
                </w:rPr>
                <w:tab/>
                <w:delText>limitations on women’s ability to use, develop and protect natural resources, taking into account different roles and positions of women and men in accessing environmental goods and services?</w:delText>
              </w:r>
            </w:del>
          </w:p>
          <w:p w14:paraId="172D4E81" w14:textId="5634920D" w:rsidR="00F5335A" w:rsidDel="00D3325E" w:rsidRDefault="00795F6F">
            <w:pPr>
              <w:tabs>
                <w:tab w:val="left" w:pos="900"/>
              </w:tabs>
              <w:spacing w:after="0" w:line="240" w:lineRule="auto"/>
              <w:ind w:left="567" w:hanging="567"/>
              <w:rPr>
                <w:del w:id="2065" w:author="Phatthamon Jantalae" w:date="2022-06-16T17:01:00Z"/>
                <w:rFonts w:ascii="Calibri" w:eastAsia="Times New Roman" w:hAnsi="Calibri" w:cs="Calibri"/>
                <w:sz w:val="20"/>
                <w:szCs w:val="20"/>
              </w:rPr>
            </w:pPr>
            <w:del w:id="2066" w:author="Phatthamon Jantalae" w:date="2022-06-16T17:01:00Z">
              <w:r w:rsidDel="00D3325E">
                <w:rPr>
                  <w:rFonts w:ascii="Calibri" w:hAnsi="Calibri" w:cs="Calibri"/>
                  <w:sz w:val="20"/>
                  <w:szCs w:val="20"/>
                </w:rPr>
                <w:tab/>
                <w:delText>For example, activities that could lead to natural resources degradation or depletion in communities who depend on these resources for their livelihoods and well being</w:delText>
              </w:r>
            </w:del>
          </w:p>
        </w:tc>
        <w:tc>
          <w:tcPr>
            <w:tcW w:w="900" w:type="dxa"/>
            <w:tcBorders>
              <w:bottom w:val="single" w:sz="4" w:space="0" w:color="auto"/>
            </w:tcBorders>
            <w:shd w:val="clear" w:color="auto" w:fill="auto"/>
          </w:tcPr>
          <w:p w14:paraId="40295A4B" w14:textId="11D201D8" w:rsidR="00F5335A" w:rsidDel="00D3325E" w:rsidRDefault="00795F6F">
            <w:pPr>
              <w:tabs>
                <w:tab w:val="left" w:pos="810"/>
              </w:tabs>
              <w:spacing w:after="0" w:line="240" w:lineRule="auto"/>
              <w:rPr>
                <w:del w:id="2067" w:author="Phatthamon Jantalae" w:date="2022-06-16T17:01:00Z"/>
                <w:rFonts w:ascii="Calibri" w:hAnsi="Calibri" w:cs="Calibri"/>
                <w:sz w:val="20"/>
                <w:szCs w:val="20"/>
                <w:lang w:eastAsia="zh-CN"/>
              </w:rPr>
            </w:pPr>
            <w:del w:id="2068" w:author="Phatthamon Jantalae" w:date="2022-06-16T17:01:00Z">
              <w:r w:rsidDel="00D3325E">
                <w:rPr>
                  <w:rFonts w:ascii="Calibri" w:hAnsi="Calibri" w:cs="Calibri"/>
                  <w:sz w:val="20"/>
                  <w:szCs w:val="20"/>
                  <w:lang w:eastAsia="zh-CN"/>
                </w:rPr>
                <w:delText>No</w:delText>
              </w:r>
            </w:del>
          </w:p>
        </w:tc>
      </w:tr>
      <w:tr w:rsidR="00F5335A" w:rsidDel="00D3325E" w14:paraId="1580129A" w14:textId="6E4D1F96">
        <w:trPr>
          <w:del w:id="2069" w:author="Phatthamon Jantalae" w:date="2022-06-16T17:01:00Z"/>
        </w:trPr>
        <w:tc>
          <w:tcPr>
            <w:tcW w:w="8635" w:type="dxa"/>
            <w:tcBorders>
              <w:bottom w:val="single" w:sz="4" w:space="0" w:color="auto"/>
            </w:tcBorders>
            <w:shd w:val="clear" w:color="auto" w:fill="auto"/>
          </w:tcPr>
          <w:p w14:paraId="14048417" w14:textId="017883AE" w:rsidR="00F5335A" w:rsidDel="00D3325E" w:rsidRDefault="00795F6F">
            <w:pPr>
              <w:tabs>
                <w:tab w:val="left" w:pos="900"/>
              </w:tabs>
              <w:spacing w:after="0" w:line="240" w:lineRule="auto"/>
              <w:ind w:left="567" w:hanging="567"/>
              <w:rPr>
                <w:del w:id="2070" w:author="Phatthamon Jantalae" w:date="2022-06-16T17:01:00Z"/>
                <w:rFonts w:ascii="Calibri" w:eastAsia="Times New Roman" w:hAnsi="Calibri" w:cs="Calibri"/>
                <w:sz w:val="20"/>
                <w:szCs w:val="20"/>
              </w:rPr>
            </w:pPr>
            <w:del w:id="2071" w:author="Phatthamon Jantalae" w:date="2022-06-16T17:01:00Z">
              <w:r w:rsidDel="00D3325E">
                <w:rPr>
                  <w:rFonts w:ascii="Calibri" w:eastAsia="Times New Roman" w:hAnsi="Calibri" w:cs="Calibri"/>
                  <w:sz w:val="20"/>
                  <w:szCs w:val="20"/>
                </w:rPr>
                <w:delText>P.12</w:delText>
              </w:r>
              <w:r w:rsidDel="00D3325E">
                <w:rPr>
                  <w:rFonts w:ascii="Calibri" w:eastAsia="Times New Roman" w:hAnsi="Calibri" w:cs="Calibri"/>
                  <w:sz w:val="20"/>
                  <w:szCs w:val="20"/>
                </w:rPr>
                <w:tab/>
                <w:delText>exacerbation of risks of gender-based violence?</w:delText>
              </w:r>
            </w:del>
          </w:p>
          <w:p w14:paraId="0C4C205A" w14:textId="25F80050" w:rsidR="00F5335A" w:rsidDel="00D3325E" w:rsidRDefault="00795F6F">
            <w:pPr>
              <w:tabs>
                <w:tab w:val="left" w:pos="900"/>
              </w:tabs>
              <w:spacing w:after="0" w:line="240" w:lineRule="auto"/>
              <w:ind w:left="567" w:hanging="567"/>
              <w:rPr>
                <w:del w:id="2072" w:author="Phatthamon Jantalae" w:date="2022-06-16T17:01:00Z"/>
                <w:rFonts w:ascii="Calibri" w:eastAsia="Times New Roman" w:hAnsi="Calibri" w:cs="Calibri"/>
                <w:sz w:val="20"/>
                <w:szCs w:val="20"/>
              </w:rPr>
            </w:pPr>
            <w:del w:id="2073" w:author="Phatthamon Jantalae" w:date="2022-06-16T17:01:00Z">
              <w:r w:rsidDel="00D3325E">
                <w:rPr>
                  <w:rFonts w:ascii="Calibri" w:eastAsia="Times New Roman" w:hAnsi="Calibri" w:cs="Calibri"/>
                  <w:sz w:val="20"/>
                  <w:szCs w:val="20"/>
                </w:rPr>
                <w:tab/>
                <w:delText>For example, through the influx of workers to a community, changes in community and household power dynamics, increased exposure to unsafe public places and/or transport, etc.</w:delText>
              </w:r>
            </w:del>
          </w:p>
        </w:tc>
        <w:tc>
          <w:tcPr>
            <w:tcW w:w="900" w:type="dxa"/>
            <w:tcBorders>
              <w:bottom w:val="single" w:sz="4" w:space="0" w:color="auto"/>
            </w:tcBorders>
            <w:shd w:val="clear" w:color="auto" w:fill="auto"/>
          </w:tcPr>
          <w:p w14:paraId="5F81E6CC" w14:textId="06A7CC16" w:rsidR="00F5335A" w:rsidDel="00D3325E" w:rsidRDefault="00795F6F">
            <w:pPr>
              <w:tabs>
                <w:tab w:val="left" w:pos="810"/>
              </w:tabs>
              <w:spacing w:after="0" w:line="240" w:lineRule="auto"/>
              <w:rPr>
                <w:del w:id="2074" w:author="Phatthamon Jantalae" w:date="2022-06-16T17:01:00Z"/>
                <w:rFonts w:ascii="Calibri" w:hAnsi="Calibri" w:cs="Calibri"/>
                <w:sz w:val="20"/>
                <w:szCs w:val="20"/>
                <w:lang w:eastAsia="zh-CN"/>
              </w:rPr>
            </w:pPr>
            <w:del w:id="2075" w:author="Phatthamon Jantalae" w:date="2022-06-16T17:01:00Z">
              <w:r w:rsidDel="00D3325E">
                <w:rPr>
                  <w:rFonts w:ascii="Calibri" w:hAnsi="Calibri" w:cs="Calibri"/>
                  <w:sz w:val="20"/>
                  <w:szCs w:val="20"/>
                  <w:lang w:eastAsia="zh-CN"/>
                </w:rPr>
                <w:delText>No</w:delText>
              </w:r>
            </w:del>
          </w:p>
        </w:tc>
      </w:tr>
      <w:tr w:rsidR="00F5335A" w:rsidDel="00D3325E" w14:paraId="614F0834" w14:textId="04053DDD">
        <w:trPr>
          <w:del w:id="2076" w:author="Phatthamon Jantalae" w:date="2022-06-16T17:01:00Z"/>
        </w:trPr>
        <w:tc>
          <w:tcPr>
            <w:tcW w:w="8635" w:type="dxa"/>
            <w:tcBorders>
              <w:bottom w:val="single" w:sz="4" w:space="0" w:color="auto"/>
            </w:tcBorders>
            <w:shd w:val="clear" w:color="auto" w:fill="DBE5F1"/>
          </w:tcPr>
          <w:p w14:paraId="6D566666" w14:textId="751A56FA" w:rsidR="00F5335A" w:rsidDel="00D3325E" w:rsidRDefault="00795F6F">
            <w:pPr>
              <w:tabs>
                <w:tab w:val="left" w:pos="810"/>
              </w:tabs>
              <w:spacing w:after="0" w:line="240" w:lineRule="auto"/>
              <w:rPr>
                <w:del w:id="2077" w:author="Phatthamon Jantalae" w:date="2022-06-16T17:01:00Z"/>
                <w:rFonts w:ascii="Calibri" w:hAnsi="Calibri" w:cs="Calibri"/>
                <w:b/>
                <w:sz w:val="20"/>
                <w:szCs w:val="20"/>
              </w:rPr>
            </w:pPr>
            <w:del w:id="2078" w:author="Phatthamon Jantalae" w:date="2022-06-16T17:01:00Z">
              <w:r w:rsidDel="00D3325E">
                <w:rPr>
                  <w:rFonts w:ascii="Calibri" w:hAnsi="Calibri" w:cs="Calibri"/>
                  <w:b/>
                  <w:sz w:val="20"/>
                  <w:szCs w:val="20"/>
                </w:rPr>
                <w:delText xml:space="preserve">Sustainability and Resilience: </w:delText>
              </w:r>
              <w:r w:rsidDel="00D3325E">
                <w:rPr>
                  <w:rFonts w:ascii="Calibri" w:hAnsi="Calibri" w:cs="Calibri"/>
                  <w:sz w:val="20"/>
                  <w:szCs w:val="20"/>
                </w:rPr>
                <w:delText>Screening</w:delText>
              </w:r>
              <w:r w:rsidDel="00D3325E">
                <w:rPr>
                  <w:rFonts w:ascii="Calibri" w:hAnsi="Calibri" w:cs="Calibri"/>
                  <w:b/>
                  <w:sz w:val="20"/>
                  <w:szCs w:val="20"/>
                </w:rPr>
                <w:delText xml:space="preserve"> </w:delText>
              </w:r>
              <w:r w:rsidDel="00D3325E">
                <w:rPr>
                  <w:rFonts w:ascii="Calibri" w:hAnsi="Calibri" w:cs="Calibri"/>
                  <w:sz w:val="20"/>
                  <w:szCs w:val="20"/>
                </w:rPr>
                <w:delText>questions regarding risks associated with sustainability and resilience are encompassed by the Standard-specific questions below</w:delText>
              </w:r>
            </w:del>
          </w:p>
        </w:tc>
        <w:tc>
          <w:tcPr>
            <w:tcW w:w="900" w:type="dxa"/>
            <w:tcBorders>
              <w:bottom w:val="single" w:sz="4" w:space="0" w:color="auto"/>
            </w:tcBorders>
            <w:shd w:val="clear" w:color="auto" w:fill="DBE5F1"/>
          </w:tcPr>
          <w:p w14:paraId="26A349B2" w14:textId="0E879FAC" w:rsidR="00F5335A" w:rsidDel="00D3325E" w:rsidRDefault="00F5335A">
            <w:pPr>
              <w:tabs>
                <w:tab w:val="left" w:pos="810"/>
              </w:tabs>
              <w:spacing w:after="0" w:line="240" w:lineRule="auto"/>
              <w:rPr>
                <w:del w:id="2079" w:author="Phatthamon Jantalae" w:date="2022-06-16T17:01:00Z"/>
                <w:rFonts w:ascii="Calibri" w:hAnsi="Calibri" w:cs="Calibri"/>
                <w:sz w:val="20"/>
                <w:szCs w:val="20"/>
              </w:rPr>
            </w:pPr>
          </w:p>
        </w:tc>
      </w:tr>
      <w:tr w:rsidR="00F5335A" w:rsidDel="00D3325E" w14:paraId="73EA7432" w14:textId="7D6C25F5">
        <w:trPr>
          <w:del w:id="2080" w:author="Phatthamon Jantalae" w:date="2022-06-16T17:01:00Z"/>
        </w:trPr>
        <w:tc>
          <w:tcPr>
            <w:tcW w:w="8635" w:type="dxa"/>
            <w:tcBorders>
              <w:bottom w:val="single" w:sz="4" w:space="0" w:color="auto"/>
            </w:tcBorders>
            <w:shd w:val="clear" w:color="auto" w:fill="DBE5F1"/>
          </w:tcPr>
          <w:p w14:paraId="2FFAAB3A" w14:textId="50C9FEB6" w:rsidR="00F5335A" w:rsidDel="00D3325E" w:rsidRDefault="00795F6F">
            <w:pPr>
              <w:tabs>
                <w:tab w:val="left" w:pos="810"/>
              </w:tabs>
              <w:spacing w:after="0" w:line="240" w:lineRule="auto"/>
              <w:rPr>
                <w:del w:id="2081" w:author="Phatthamon Jantalae" w:date="2022-06-16T17:01:00Z"/>
                <w:rFonts w:ascii="Calibri" w:hAnsi="Calibri" w:cs="Calibri"/>
                <w:b/>
                <w:sz w:val="20"/>
                <w:szCs w:val="20"/>
              </w:rPr>
            </w:pPr>
            <w:del w:id="2082" w:author="Phatthamon Jantalae" w:date="2022-06-16T17:01:00Z">
              <w:r w:rsidDel="00D3325E">
                <w:rPr>
                  <w:rFonts w:ascii="Calibri" w:hAnsi="Calibri" w:cs="Calibri"/>
                  <w:b/>
                  <w:sz w:val="20"/>
                  <w:szCs w:val="20"/>
                </w:rPr>
                <w:delText xml:space="preserve">Accountability </w:delText>
              </w:r>
            </w:del>
          </w:p>
        </w:tc>
        <w:tc>
          <w:tcPr>
            <w:tcW w:w="900" w:type="dxa"/>
            <w:tcBorders>
              <w:bottom w:val="single" w:sz="4" w:space="0" w:color="auto"/>
            </w:tcBorders>
            <w:shd w:val="clear" w:color="auto" w:fill="DBE5F1"/>
          </w:tcPr>
          <w:p w14:paraId="3E879EF8" w14:textId="703D5ED6" w:rsidR="00F5335A" w:rsidDel="00D3325E" w:rsidRDefault="00F5335A">
            <w:pPr>
              <w:tabs>
                <w:tab w:val="left" w:pos="810"/>
              </w:tabs>
              <w:spacing w:after="0" w:line="240" w:lineRule="auto"/>
              <w:rPr>
                <w:del w:id="2083" w:author="Phatthamon Jantalae" w:date="2022-06-16T17:01:00Z"/>
                <w:rFonts w:ascii="Calibri" w:hAnsi="Calibri" w:cs="Calibri"/>
                <w:sz w:val="20"/>
                <w:szCs w:val="20"/>
              </w:rPr>
            </w:pPr>
          </w:p>
        </w:tc>
      </w:tr>
      <w:tr w:rsidR="00F5335A" w:rsidDel="00D3325E" w14:paraId="045AD0EC" w14:textId="72392ACD">
        <w:trPr>
          <w:del w:id="2084" w:author="Phatthamon Jantalae" w:date="2022-06-16T17:01:00Z"/>
        </w:trPr>
        <w:tc>
          <w:tcPr>
            <w:tcW w:w="8635" w:type="dxa"/>
            <w:tcBorders>
              <w:bottom w:val="single" w:sz="4" w:space="0" w:color="auto"/>
            </w:tcBorders>
            <w:shd w:val="clear" w:color="auto" w:fill="auto"/>
          </w:tcPr>
          <w:p w14:paraId="047895C8" w14:textId="4AA7BE11" w:rsidR="00F5335A" w:rsidDel="00D3325E" w:rsidRDefault="00795F6F">
            <w:pPr>
              <w:tabs>
                <w:tab w:val="left" w:pos="900"/>
              </w:tabs>
              <w:spacing w:after="0" w:line="240" w:lineRule="auto"/>
              <w:ind w:left="567" w:hanging="567"/>
              <w:rPr>
                <w:del w:id="2085" w:author="Phatthamon Jantalae" w:date="2022-06-16T17:01:00Z"/>
                <w:rFonts w:ascii="Calibri" w:eastAsia="Times New Roman" w:hAnsi="Calibri" w:cs="Calibri"/>
                <w:sz w:val="20"/>
                <w:szCs w:val="20"/>
              </w:rPr>
            </w:pPr>
            <w:del w:id="2086"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2116D7A0" w14:textId="20337C6D" w:rsidR="00F5335A" w:rsidDel="00D3325E" w:rsidRDefault="00F5335A">
            <w:pPr>
              <w:tabs>
                <w:tab w:val="left" w:pos="810"/>
              </w:tabs>
              <w:spacing w:after="0" w:line="240" w:lineRule="auto"/>
              <w:rPr>
                <w:del w:id="2087" w:author="Phatthamon Jantalae" w:date="2022-06-16T17:01:00Z"/>
                <w:rFonts w:ascii="Calibri" w:hAnsi="Calibri" w:cs="Calibri"/>
                <w:sz w:val="20"/>
                <w:szCs w:val="20"/>
              </w:rPr>
            </w:pPr>
          </w:p>
        </w:tc>
      </w:tr>
      <w:tr w:rsidR="00F5335A" w:rsidDel="00D3325E" w14:paraId="55B03D1D" w14:textId="38E633E5">
        <w:trPr>
          <w:del w:id="2088" w:author="Phatthamon Jantalae" w:date="2022-06-16T17:01:00Z"/>
        </w:trPr>
        <w:tc>
          <w:tcPr>
            <w:tcW w:w="8635" w:type="dxa"/>
            <w:tcBorders>
              <w:bottom w:val="single" w:sz="4" w:space="0" w:color="auto"/>
            </w:tcBorders>
            <w:shd w:val="clear" w:color="auto" w:fill="auto"/>
          </w:tcPr>
          <w:p w14:paraId="2B0D9F43" w14:textId="28DD57C6" w:rsidR="00F5335A" w:rsidDel="00D3325E" w:rsidRDefault="00795F6F">
            <w:pPr>
              <w:tabs>
                <w:tab w:val="left" w:pos="900"/>
              </w:tabs>
              <w:spacing w:after="0" w:line="240" w:lineRule="auto"/>
              <w:ind w:left="567" w:hanging="567"/>
              <w:rPr>
                <w:del w:id="2089" w:author="Phatthamon Jantalae" w:date="2022-06-16T17:01:00Z"/>
                <w:rFonts w:ascii="Calibri" w:hAnsi="Calibri" w:cs="Calibri"/>
                <w:b/>
                <w:sz w:val="20"/>
                <w:szCs w:val="20"/>
              </w:rPr>
            </w:pPr>
            <w:del w:id="2090" w:author="Phatthamon Jantalae" w:date="2022-06-16T17:01:00Z">
              <w:r w:rsidDel="00D3325E">
                <w:rPr>
                  <w:rFonts w:ascii="Calibri" w:eastAsia="Times New Roman" w:hAnsi="Calibri" w:cs="Calibri"/>
                  <w:sz w:val="20"/>
                  <w:szCs w:val="20"/>
                </w:rPr>
                <w:delText>P.13</w:delText>
              </w:r>
              <w:r w:rsidDel="00D3325E">
                <w:rPr>
                  <w:rFonts w:ascii="Calibri" w:eastAsia="Times New Roman" w:hAnsi="Calibri" w:cs="Calibri"/>
                  <w:sz w:val="20"/>
                  <w:szCs w:val="20"/>
                </w:rPr>
                <w:tab/>
                <w:delText>exclusion of any potentially affected stakeholders, in particular marginalized groups and excluded individuals (including persons with disabilities), from fully participating in decisions that may affect them?</w:delText>
              </w:r>
            </w:del>
          </w:p>
        </w:tc>
        <w:tc>
          <w:tcPr>
            <w:tcW w:w="900" w:type="dxa"/>
            <w:tcBorders>
              <w:bottom w:val="single" w:sz="4" w:space="0" w:color="auto"/>
            </w:tcBorders>
            <w:shd w:val="clear" w:color="auto" w:fill="auto"/>
          </w:tcPr>
          <w:p w14:paraId="44A3A9A7" w14:textId="31703677" w:rsidR="00F5335A" w:rsidDel="00D3325E" w:rsidRDefault="00795F6F">
            <w:pPr>
              <w:tabs>
                <w:tab w:val="left" w:pos="810"/>
              </w:tabs>
              <w:spacing w:after="0" w:line="240" w:lineRule="auto"/>
              <w:rPr>
                <w:del w:id="2091" w:author="Phatthamon Jantalae" w:date="2022-06-16T17:01:00Z"/>
                <w:rFonts w:ascii="Calibri" w:hAnsi="Calibri" w:cs="Calibri"/>
                <w:sz w:val="20"/>
                <w:szCs w:val="20"/>
                <w:lang w:eastAsia="zh-CN"/>
              </w:rPr>
            </w:pPr>
            <w:del w:id="2092" w:author="Phatthamon Jantalae" w:date="2022-06-16T17:01:00Z">
              <w:r w:rsidDel="00D3325E">
                <w:rPr>
                  <w:rFonts w:ascii="Calibri" w:hAnsi="Calibri" w:cs="Calibri"/>
                  <w:sz w:val="20"/>
                  <w:szCs w:val="20"/>
                  <w:lang w:eastAsia="zh-CN"/>
                </w:rPr>
                <w:delText>No</w:delText>
              </w:r>
            </w:del>
          </w:p>
        </w:tc>
      </w:tr>
      <w:tr w:rsidR="00F5335A" w:rsidDel="00D3325E" w14:paraId="29AF106E" w14:textId="07752000">
        <w:trPr>
          <w:del w:id="2093" w:author="Phatthamon Jantalae" w:date="2022-06-16T17:01:00Z"/>
        </w:trPr>
        <w:tc>
          <w:tcPr>
            <w:tcW w:w="8635" w:type="dxa"/>
            <w:tcBorders>
              <w:bottom w:val="single" w:sz="4" w:space="0" w:color="auto"/>
            </w:tcBorders>
            <w:shd w:val="clear" w:color="auto" w:fill="auto"/>
          </w:tcPr>
          <w:p w14:paraId="65256C62" w14:textId="27905EBF" w:rsidR="00F5335A" w:rsidDel="00D3325E" w:rsidRDefault="00795F6F">
            <w:pPr>
              <w:tabs>
                <w:tab w:val="left" w:pos="900"/>
              </w:tabs>
              <w:spacing w:after="0" w:line="240" w:lineRule="auto"/>
              <w:ind w:left="567" w:hanging="567"/>
              <w:rPr>
                <w:del w:id="2094" w:author="Phatthamon Jantalae" w:date="2022-06-16T17:01:00Z"/>
                <w:rFonts w:ascii="Calibri" w:eastAsia="Times New Roman" w:hAnsi="Calibri" w:cs="Calibri"/>
                <w:sz w:val="20"/>
                <w:szCs w:val="20"/>
              </w:rPr>
            </w:pPr>
            <w:del w:id="2095" w:author="Phatthamon Jantalae" w:date="2022-06-16T17:01:00Z">
              <w:r w:rsidDel="00D3325E">
                <w:rPr>
                  <w:rFonts w:ascii="Calibri" w:eastAsia="Times New Roman" w:hAnsi="Calibri" w:cs="Calibri"/>
                  <w:sz w:val="20"/>
                  <w:szCs w:val="20"/>
                </w:rPr>
                <w:delText xml:space="preserve">P.14 </w:delText>
              </w:r>
              <w:r w:rsidDel="00D3325E">
                <w:rPr>
                  <w:rFonts w:ascii="Calibri" w:eastAsia="Times New Roman" w:hAnsi="Calibri" w:cs="Calibri"/>
                  <w:sz w:val="20"/>
                  <w:szCs w:val="20"/>
                </w:rPr>
                <w:tab/>
                <w:delText>grievances or objections from potentially affected stakeholders?</w:delText>
              </w:r>
            </w:del>
          </w:p>
        </w:tc>
        <w:tc>
          <w:tcPr>
            <w:tcW w:w="900" w:type="dxa"/>
            <w:tcBorders>
              <w:bottom w:val="single" w:sz="4" w:space="0" w:color="auto"/>
            </w:tcBorders>
            <w:shd w:val="clear" w:color="auto" w:fill="auto"/>
          </w:tcPr>
          <w:p w14:paraId="67BBC630" w14:textId="6583AC47" w:rsidR="00F5335A" w:rsidDel="00D3325E" w:rsidRDefault="00795F6F">
            <w:pPr>
              <w:tabs>
                <w:tab w:val="left" w:pos="810"/>
              </w:tabs>
              <w:spacing w:after="0" w:line="240" w:lineRule="auto"/>
              <w:rPr>
                <w:del w:id="2096" w:author="Phatthamon Jantalae" w:date="2022-06-16T17:01:00Z"/>
                <w:rFonts w:ascii="Calibri" w:hAnsi="Calibri" w:cs="Calibri"/>
                <w:sz w:val="20"/>
                <w:szCs w:val="20"/>
                <w:lang w:eastAsia="zh-CN"/>
              </w:rPr>
            </w:pPr>
            <w:del w:id="2097" w:author="Phatthamon Jantalae" w:date="2022-06-16T17:01:00Z">
              <w:r w:rsidDel="00D3325E">
                <w:rPr>
                  <w:rFonts w:ascii="Calibri" w:hAnsi="Calibri" w:cs="Calibri"/>
                  <w:sz w:val="20"/>
                  <w:szCs w:val="20"/>
                  <w:lang w:eastAsia="zh-CN"/>
                </w:rPr>
                <w:delText>No</w:delText>
              </w:r>
            </w:del>
          </w:p>
        </w:tc>
      </w:tr>
      <w:tr w:rsidR="00F5335A" w:rsidDel="00D3325E" w14:paraId="1DF960A5" w14:textId="63BD5825">
        <w:trPr>
          <w:del w:id="2098" w:author="Phatthamon Jantalae" w:date="2022-06-16T17:01:00Z"/>
        </w:trPr>
        <w:tc>
          <w:tcPr>
            <w:tcW w:w="8635" w:type="dxa"/>
            <w:tcBorders>
              <w:bottom w:val="single" w:sz="4" w:space="0" w:color="auto"/>
            </w:tcBorders>
            <w:shd w:val="clear" w:color="auto" w:fill="auto"/>
          </w:tcPr>
          <w:p w14:paraId="3C162281" w14:textId="4FA31394" w:rsidR="00F5335A" w:rsidDel="00D3325E" w:rsidRDefault="00795F6F">
            <w:pPr>
              <w:tabs>
                <w:tab w:val="left" w:pos="900"/>
              </w:tabs>
              <w:spacing w:after="0" w:line="240" w:lineRule="auto"/>
              <w:ind w:left="567" w:hanging="567"/>
              <w:rPr>
                <w:del w:id="2099" w:author="Phatthamon Jantalae" w:date="2022-06-16T17:01:00Z"/>
                <w:rFonts w:ascii="Calibri" w:eastAsia="Times New Roman" w:hAnsi="Calibri" w:cs="Calibri"/>
                <w:sz w:val="20"/>
                <w:szCs w:val="20"/>
              </w:rPr>
            </w:pPr>
            <w:del w:id="2100" w:author="Phatthamon Jantalae" w:date="2022-06-16T17:01:00Z">
              <w:r w:rsidDel="00D3325E">
                <w:rPr>
                  <w:rFonts w:ascii="Calibri" w:eastAsia="Times New Roman" w:hAnsi="Calibri" w:cs="Calibri"/>
                  <w:sz w:val="20"/>
                  <w:szCs w:val="20"/>
                </w:rPr>
                <w:lastRenderedPageBreak/>
                <w:delText>P.15</w:delText>
              </w:r>
              <w:r w:rsidDel="00D3325E">
                <w:rPr>
                  <w:rFonts w:ascii="Calibri" w:eastAsia="Times New Roman" w:hAnsi="Calibri" w:cs="Calibri"/>
                  <w:sz w:val="20"/>
                  <w:szCs w:val="20"/>
                </w:rPr>
                <w:tab/>
                <w:delText>risks of retaliation or reprisals against stakeholders who express concerns or grievances, or who seek to participate in or to obtain information on the project?</w:delText>
              </w:r>
            </w:del>
          </w:p>
        </w:tc>
        <w:tc>
          <w:tcPr>
            <w:tcW w:w="900" w:type="dxa"/>
            <w:tcBorders>
              <w:bottom w:val="single" w:sz="4" w:space="0" w:color="auto"/>
            </w:tcBorders>
            <w:shd w:val="clear" w:color="auto" w:fill="auto"/>
          </w:tcPr>
          <w:p w14:paraId="383680D6" w14:textId="469BD814" w:rsidR="00F5335A" w:rsidDel="00D3325E" w:rsidRDefault="00795F6F">
            <w:pPr>
              <w:tabs>
                <w:tab w:val="left" w:pos="810"/>
              </w:tabs>
              <w:spacing w:after="0" w:line="240" w:lineRule="auto"/>
              <w:rPr>
                <w:del w:id="2101" w:author="Phatthamon Jantalae" w:date="2022-06-16T17:01:00Z"/>
                <w:rFonts w:ascii="Calibri" w:hAnsi="Calibri" w:cs="Calibri"/>
                <w:sz w:val="20"/>
                <w:szCs w:val="20"/>
                <w:lang w:eastAsia="zh-CN"/>
              </w:rPr>
            </w:pPr>
            <w:del w:id="2102" w:author="Phatthamon Jantalae" w:date="2022-06-16T17:01:00Z">
              <w:r w:rsidDel="00D3325E">
                <w:rPr>
                  <w:rFonts w:ascii="Calibri" w:hAnsi="Calibri" w:cs="Calibri"/>
                  <w:sz w:val="20"/>
                  <w:szCs w:val="20"/>
                  <w:lang w:eastAsia="zh-CN"/>
                </w:rPr>
                <w:delText>No</w:delText>
              </w:r>
            </w:del>
          </w:p>
        </w:tc>
      </w:tr>
      <w:tr w:rsidR="00F5335A" w:rsidDel="00D3325E" w14:paraId="0E61FFE9" w14:textId="6177575F">
        <w:trPr>
          <w:del w:id="2103" w:author="Phatthamon Jantalae" w:date="2022-06-16T17:01:00Z"/>
        </w:trPr>
        <w:tc>
          <w:tcPr>
            <w:tcW w:w="8635" w:type="dxa"/>
            <w:tcBorders>
              <w:bottom w:val="single" w:sz="4" w:space="0" w:color="auto"/>
            </w:tcBorders>
            <w:shd w:val="clear" w:color="auto" w:fill="DBE5F1"/>
            <w:vAlign w:val="center"/>
          </w:tcPr>
          <w:p w14:paraId="02FD57B0" w14:textId="725A0BCB" w:rsidR="00F5335A" w:rsidDel="00D3325E" w:rsidRDefault="00795F6F">
            <w:pPr>
              <w:tabs>
                <w:tab w:val="left" w:pos="570"/>
              </w:tabs>
              <w:spacing w:after="0" w:line="240" w:lineRule="auto"/>
              <w:rPr>
                <w:del w:id="2104" w:author="Phatthamon Jantalae" w:date="2022-06-16T17:01:00Z"/>
                <w:rFonts w:ascii="Calibri" w:eastAsia="Times New Roman" w:hAnsi="Calibri" w:cs="Calibri"/>
                <w:b/>
                <w:sz w:val="20"/>
                <w:szCs w:val="20"/>
              </w:rPr>
            </w:pPr>
            <w:del w:id="2105" w:author="Phatthamon Jantalae" w:date="2022-06-16T17:01:00Z">
              <w:r w:rsidDel="00D3325E">
                <w:rPr>
                  <w:rFonts w:ascii="Calibri" w:eastAsia="Times New Roman" w:hAnsi="Calibri" w:cs="Calibri"/>
                  <w:b/>
                  <w:sz w:val="20"/>
                  <w:szCs w:val="20"/>
                </w:rPr>
                <w:delText>Project-Level Standards</w:delText>
              </w:r>
            </w:del>
          </w:p>
        </w:tc>
        <w:tc>
          <w:tcPr>
            <w:tcW w:w="900" w:type="dxa"/>
            <w:tcBorders>
              <w:bottom w:val="single" w:sz="4" w:space="0" w:color="auto"/>
            </w:tcBorders>
            <w:shd w:val="clear" w:color="auto" w:fill="DBE5F1"/>
          </w:tcPr>
          <w:p w14:paraId="4C19A1D3" w14:textId="03835C44" w:rsidR="00F5335A" w:rsidDel="00D3325E" w:rsidRDefault="00F5335A">
            <w:pPr>
              <w:spacing w:after="0" w:line="240" w:lineRule="auto"/>
              <w:rPr>
                <w:del w:id="2106" w:author="Phatthamon Jantalae" w:date="2022-06-16T17:01:00Z"/>
                <w:rFonts w:ascii="Calibri" w:eastAsia="Times New Roman" w:hAnsi="Calibri" w:cs="Calibri"/>
                <w:b/>
                <w:sz w:val="20"/>
                <w:szCs w:val="20"/>
              </w:rPr>
            </w:pPr>
          </w:p>
        </w:tc>
      </w:tr>
      <w:tr w:rsidR="00F5335A" w:rsidDel="00D3325E" w14:paraId="6D9BFFAD" w14:textId="10A67B47">
        <w:trPr>
          <w:del w:id="2107" w:author="Phatthamon Jantalae" w:date="2022-06-16T17:01:00Z"/>
        </w:trPr>
        <w:tc>
          <w:tcPr>
            <w:tcW w:w="8635" w:type="dxa"/>
            <w:tcBorders>
              <w:bottom w:val="single" w:sz="4" w:space="0" w:color="auto"/>
            </w:tcBorders>
            <w:shd w:val="clear" w:color="auto" w:fill="DBE5F1"/>
            <w:vAlign w:val="center"/>
          </w:tcPr>
          <w:p w14:paraId="60A35978" w14:textId="7DDB7E25" w:rsidR="00F5335A" w:rsidDel="00D3325E" w:rsidRDefault="00795F6F">
            <w:pPr>
              <w:tabs>
                <w:tab w:val="left" w:pos="570"/>
              </w:tabs>
              <w:spacing w:after="0" w:line="240" w:lineRule="auto"/>
              <w:rPr>
                <w:del w:id="2108" w:author="Phatthamon Jantalae" w:date="2022-06-16T17:01:00Z"/>
                <w:rFonts w:ascii="Calibri" w:eastAsia="Times New Roman" w:hAnsi="Calibri" w:cs="Calibri"/>
                <w:b/>
                <w:sz w:val="20"/>
                <w:szCs w:val="20"/>
              </w:rPr>
            </w:pPr>
            <w:del w:id="2109" w:author="Phatthamon Jantalae" w:date="2022-06-16T17:01:00Z">
              <w:r w:rsidDel="00D3325E">
                <w:rPr>
                  <w:rFonts w:ascii="Calibri" w:eastAsia="Times New Roman" w:hAnsi="Calibri" w:cs="Calibri"/>
                  <w:b/>
                  <w:sz w:val="20"/>
                  <w:szCs w:val="20"/>
                </w:rPr>
                <w:delText xml:space="preserve">Standard 1: Biodiversity Conservation and Sustainable </w:delText>
              </w:r>
              <w:r w:rsidR="00393E35" w:rsidDel="00D3325E">
                <w:fldChar w:fldCharType="begin"/>
              </w:r>
              <w:r w:rsidR="00393E35" w:rsidDel="00D3325E">
                <w:delInstrText xml:space="preserve"> HYPERLINK \l "SustNatResManGlossary" </w:delInstrText>
              </w:r>
              <w:r w:rsidR="00393E35" w:rsidDel="00D3325E">
                <w:fldChar w:fldCharType="separate"/>
              </w:r>
              <w:r w:rsidDel="00D3325E">
                <w:rPr>
                  <w:rFonts w:ascii="Calibri" w:eastAsia="Times New Roman" w:hAnsi="Calibri" w:cs="Calibri"/>
                  <w:b/>
                  <w:sz w:val="20"/>
                  <w:szCs w:val="20"/>
                </w:rPr>
                <w:delText>Natural</w:delText>
              </w:r>
              <w:r w:rsidR="00393E35" w:rsidDel="00D3325E">
                <w:rPr>
                  <w:rFonts w:ascii="Calibri" w:eastAsia="Times New Roman" w:hAnsi="Calibri" w:cs="Calibri"/>
                  <w:b/>
                  <w:sz w:val="20"/>
                  <w:szCs w:val="20"/>
                </w:rPr>
                <w:fldChar w:fldCharType="end"/>
              </w:r>
              <w:r w:rsidDel="00D3325E">
                <w:rPr>
                  <w:rFonts w:ascii="Calibri" w:hAnsi="Calibri" w:cs="Calibri"/>
                  <w:b/>
                  <w:sz w:val="20"/>
                  <w:szCs w:val="20"/>
                </w:rPr>
                <w:delText xml:space="preserve"> Resource Management</w:delText>
              </w:r>
            </w:del>
          </w:p>
        </w:tc>
        <w:tc>
          <w:tcPr>
            <w:tcW w:w="900" w:type="dxa"/>
            <w:tcBorders>
              <w:bottom w:val="single" w:sz="4" w:space="0" w:color="auto"/>
            </w:tcBorders>
            <w:shd w:val="clear" w:color="auto" w:fill="DBE5F1"/>
          </w:tcPr>
          <w:p w14:paraId="75AC49E6" w14:textId="68835025" w:rsidR="00F5335A" w:rsidDel="00D3325E" w:rsidRDefault="00F5335A">
            <w:pPr>
              <w:spacing w:after="0" w:line="240" w:lineRule="auto"/>
              <w:rPr>
                <w:del w:id="2110" w:author="Phatthamon Jantalae" w:date="2022-06-16T17:01:00Z"/>
                <w:rFonts w:ascii="Calibri" w:eastAsia="Times New Roman" w:hAnsi="Calibri" w:cs="Calibri"/>
                <w:b/>
                <w:sz w:val="20"/>
                <w:szCs w:val="20"/>
              </w:rPr>
            </w:pPr>
          </w:p>
        </w:tc>
      </w:tr>
      <w:tr w:rsidR="00F5335A" w:rsidDel="00D3325E" w14:paraId="20C6A6F4" w14:textId="247C512E">
        <w:trPr>
          <w:del w:id="2111" w:author="Phatthamon Jantalae" w:date="2022-06-16T17:01:00Z"/>
        </w:trPr>
        <w:tc>
          <w:tcPr>
            <w:tcW w:w="8635" w:type="dxa"/>
            <w:shd w:val="clear" w:color="auto" w:fill="auto"/>
          </w:tcPr>
          <w:p w14:paraId="14AC8B42" w14:textId="473ED63A" w:rsidR="00F5335A" w:rsidDel="00D3325E" w:rsidRDefault="00795F6F">
            <w:pPr>
              <w:tabs>
                <w:tab w:val="left" w:pos="900"/>
              </w:tabs>
              <w:spacing w:after="0" w:line="240" w:lineRule="auto"/>
              <w:ind w:left="567" w:hanging="567"/>
              <w:rPr>
                <w:del w:id="2112" w:author="Phatthamon Jantalae" w:date="2022-06-16T17:01:00Z"/>
                <w:rFonts w:ascii="Calibri" w:eastAsia="Times New Roman" w:hAnsi="Calibri" w:cs="Calibri"/>
                <w:sz w:val="20"/>
                <w:szCs w:val="20"/>
              </w:rPr>
            </w:pPr>
            <w:del w:id="2113"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shd w:val="clear" w:color="auto" w:fill="auto"/>
          </w:tcPr>
          <w:p w14:paraId="3A671CBF" w14:textId="50AD53FF" w:rsidR="00F5335A" w:rsidDel="00D3325E" w:rsidRDefault="00F5335A">
            <w:pPr>
              <w:spacing w:after="0" w:line="240" w:lineRule="auto"/>
              <w:rPr>
                <w:del w:id="2114" w:author="Phatthamon Jantalae" w:date="2022-06-16T17:01:00Z"/>
                <w:rFonts w:ascii="Calibri" w:eastAsia="Times New Roman" w:hAnsi="Calibri" w:cs="Calibri"/>
                <w:sz w:val="20"/>
                <w:szCs w:val="20"/>
              </w:rPr>
            </w:pPr>
          </w:p>
        </w:tc>
      </w:tr>
      <w:tr w:rsidR="00F5335A" w:rsidDel="00D3325E" w14:paraId="1BAEE28A" w14:textId="69731D36">
        <w:trPr>
          <w:del w:id="2115" w:author="Phatthamon Jantalae" w:date="2022-06-16T17:01:00Z"/>
        </w:trPr>
        <w:tc>
          <w:tcPr>
            <w:tcW w:w="8635" w:type="dxa"/>
            <w:shd w:val="clear" w:color="auto" w:fill="auto"/>
          </w:tcPr>
          <w:p w14:paraId="7FFF90C4" w14:textId="36AF0E29" w:rsidR="00F5335A" w:rsidDel="00D3325E" w:rsidRDefault="00795F6F">
            <w:pPr>
              <w:tabs>
                <w:tab w:val="left" w:pos="900"/>
              </w:tabs>
              <w:spacing w:after="0" w:line="240" w:lineRule="auto"/>
              <w:ind w:left="567" w:hanging="567"/>
              <w:rPr>
                <w:del w:id="2116" w:author="Phatthamon Jantalae" w:date="2022-06-16T17:01:00Z"/>
                <w:rFonts w:ascii="Calibri" w:eastAsia="Times New Roman" w:hAnsi="Calibri" w:cs="Calibri"/>
                <w:sz w:val="20"/>
                <w:szCs w:val="20"/>
              </w:rPr>
            </w:pPr>
            <w:del w:id="2117" w:author="Phatthamon Jantalae" w:date="2022-06-16T17:01:00Z">
              <w:r w:rsidDel="00D3325E">
                <w:rPr>
                  <w:rFonts w:ascii="Calibri" w:eastAsia="Times New Roman" w:hAnsi="Calibri" w:cs="Calibri"/>
                  <w:sz w:val="20"/>
                  <w:szCs w:val="20"/>
                </w:rPr>
                <w:delText xml:space="preserve">1.1 </w:delText>
              </w:r>
              <w:r w:rsidDel="00D3325E">
                <w:rPr>
                  <w:rFonts w:ascii="Calibri" w:eastAsia="Times New Roman" w:hAnsi="Calibri" w:cs="Calibri"/>
                  <w:sz w:val="20"/>
                  <w:szCs w:val="20"/>
                </w:rPr>
                <w:tab/>
                <w:delText>adverse impacts to habitats (e.g. modified, natural, and critical habitats) and/or ecosystems and ecosystem services?</w:delText>
              </w:r>
            </w:del>
          </w:p>
          <w:p w14:paraId="0A619CE7" w14:textId="0D088E03" w:rsidR="00F5335A" w:rsidDel="00D3325E" w:rsidRDefault="00795F6F">
            <w:pPr>
              <w:tabs>
                <w:tab w:val="left" w:pos="900"/>
              </w:tabs>
              <w:spacing w:after="0" w:line="240" w:lineRule="auto"/>
              <w:ind w:left="567" w:hanging="567"/>
              <w:rPr>
                <w:del w:id="2118" w:author="Phatthamon Jantalae" w:date="2022-06-16T17:01:00Z"/>
                <w:rFonts w:ascii="Calibri" w:eastAsia="Times New Roman" w:hAnsi="Calibri" w:cs="Calibri"/>
                <w:sz w:val="20"/>
                <w:szCs w:val="20"/>
              </w:rPr>
            </w:pPr>
            <w:del w:id="2119" w:author="Phatthamon Jantalae" w:date="2022-06-16T17:01:00Z">
              <w:r w:rsidDel="00D3325E">
                <w:rPr>
                  <w:rFonts w:ascii="Calibri" w:eastAsia="Times New Roman" w:hAnsi="Calibri" w:cs="Calibri"/>
                  <w:sz w:val="20"/>
                  <w:szCs w:val="20"/>
                </w:rPr>
                <w:tab/>
                <w:delText>For example, through habitat loss, conversion or degradation, fragmentation, hydrological changes</w:delText>
              </w:r>
            </w:del>
          </w:p>
        </w:tc>
        <w:tc>
          <w:tcPr>
            <w:tcW w:w="900" w:type="dxa"/>
            <w:shd w:val="clear" w:color="auto" w:fill="auto"/>
          </w:tcPr>
          <w:p w14:paraId="5DCCFA65" w14:textId="62CCE4D1" w:rsidR="00F5335A" w:rsidDel="00D3325E" w:rsidRDefault="00795F6F">
            <w:pPr>
              <w:spacing w:after="0" w:line="240" w:lineRule="auto"/>
              <w:rPr>
                <w:del w:id="2120" w:author="Phatthamon Jantalae" w:date="2022-06-16T17:01:00Z"/>
                <w:rFonts w:ascii="Calibri" w:hAnsi="Calibri" w:cs="Calibri"/>
                <w:sz w:val="20"/>
                <w:szCs w:val="20"/>
                <w:lang w:eastAsia="zh-CN"/>
              </w:rPr>
            </w:pPr>
            <w:del w:id="2121" w:author="Phatthamon Jantalae" w:date="2022-06-16T17:01:00Z">
              <w:r w:rsidDel="00D3325E">
                <w:rPr>
                  <w:rFonts w:ascii="Calibri" w:hAnsi="Calibri" w:cs="Calibri"/>
                  <w:sz w:val="20"/>
                  <w:szCs w:val="20"/>
                  <w:lang w:eastAsia="zh-CN"/>
                </w:rPr>
                <w:delText>Yes</w:delText>
              </w:r>
            </w:del>
          </w:p>
        </w:tc>
      </w:tr>
      <w:tr w:rsidR="00F5335A" w:rsidDel="00D3325E" w14:paraId="7CA12A64" w14:textId="0EA213FD">
        <w:trPr>
          <w:del w:id="2122" w:author="Phatthamon Jantalae" w:date="2022-06-16T17:01:00Z"/>
        </w:trPr>
        <w:tc>
          <w:tcPr>
            <w:tcW w:w="8635" w:type="dxa"/>
            <w:tcBorders>
              <w:bottom w:val="single" w:sz="4" w:space="0" w:color="auto"/>
            </w:tcBorders>
            <w:shd w:val="clear" w:color="auto" w:fill="auto"/>
          </w:tcPr>
          <w:p w14:paraId="1F35868D" w14:textId="4BF07A1E" w:rsidR="00F5335A" w:rsidDel="00D3325E" w:rsidRDefault="00795F6F">
            <w:pPr>
              <w:tabs>
                <w:tab w:val="left" w:pos="900"/>
              </w:tabs>
              <w:spacing w:after="0" w:line="240" w:lineRule="auto"/>
              <w:ind w:left="567" w:hanging="567"/>
              <w:rPr>
                <w:del w:id="2123" w:author="Phatthamon Jantalae" w:date="2022-06-16T17:01:00Z"/>
                <w:rFonts w:ascii="Calibri" w:eastAsia="Times New Roman" w:hAnsi="Calibri" w:cs="Calibri"/>
                <w:sz w:val="20"/>
                <w:szCs w:val="20"/>
              </w:rPr>
            </w:pPr>
            <w:del w:id="2124" w:author="Phatthamon Jantalae" w:date="2022-06-16T17:01:00Z">
              <w:r w:rsidDel="00D3325E">
                <w:rPr>
                  <w:rFonts w:ascii="Calibri" w:eastAsia="Times New Roman" w:hAnsi="Calibri" w:cs="Calibri"/>
                  <w:bCs/>
                  <w:color w:val="000000"/>
                  <w:sz w:val="20"/>
                  <w:szCs w:val="20"/>
                </w:rPr>
                <w:delText>1.2</w:delText>
              </w:r>
              <w:r w:rsidDel="00D3325E">
                <w:rPr>
                  <w:rFonts w:ascii="Calibri" w:eastAsia="Times New Roman" w:hAnsi="Calibri" w:cs="Calibri"/>
                  <w:bCs/>
                  <w:color w:val="000000"/>
                  <w:sz w:val="20"/>
                  <w:szCs w:val="20"/>
                </w:rPr>
                <w:tab/>
                <w:delTex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delText>
              </w:r>
            </w:del>
          </w:p>
        </w:tc>
        <w:tc>
          <w:tcPr>
            <w:tcW w:w="900" w:type="dxa"/>
            <w:tcBorders>
              <w:bottom w:val="single" w:sz="4" w:space="0" w:color="auto"/>
            </w:tcBorders>
            <w:shd w:val="clear" w:color="auto" w:fill="auto"/>
          </w:tcPr>
          <w:p w14:paraId="63778E76" w14:textId="33062ABB" w:rsidR="00F5335A" w:rsidDel="00D3325E" w:rsidRDefault="00795F6F">
            <w:pPr>
              <w:spacing w:after="0" w:line="240" w:lineRule="auto"/>
              <w:rPr>
                <w:del w:id="2125" w:author="Phatthamon Jantalae" w:date="2022-06-16T17:01:00Z"/>
                <w:rFonts w:ascii="Calibri" w:hAnsi="Calibri" w:cs="Calibri"/>
                <w:sz w:val="20"/>
                <w:szCs w:val="20"/>
                <w:lang w:eastAsia="zh-CN"/>
              </w:rPr>
            </w:pPr>
            <w:del w:id="2126" w:author="Phatthamon Jantalae" w:date="2022-06-16T17:01:00Z">
              <w:r w:rsidDel="00D3325E">
                <w:rPr>
                  <w:rFonts w:ascii="Calibri" w:hAnsi="Calibri" w:cs="Calibri"/>
                  <w:sz w:val="20"/>
                  <w:szCs w:val="20"/>
                  <w:lang w:eastAsia="zh-CN"/>
                </w:rPr>
                <w:delText>Yes</w:delText>
              </w:r>
            </w:del>
          </w:p>
        </w:tc>
      </w:tr>
      <w:tr w:rsidR="00F5335A" w:rsidDel="00D3325E" w14:paraId="7305DC81" w14:textId="3559685D">
        <w:trPr>
          <w:del w:id="2127" w:author="Phatthamon Jantalae" w:date="2022-06-16T17:01:00Z"/>
        </w:trPr>
        <w:tc>
          <w:tcPr>
            <w:tcW w:w="8635" w:type="dxa"/>
            <w:tcBorders>
              <w:bottom w:val="single" w:sz="4" w:space="0" w:color="auto"/>
            </w:tcBorders>
            <w:shd w:val="clear" w:color="auto" w:fill="auto"/>
          </w:tcPr>
          <w:p w14:paraId="4DE44340" w14:textId="0912EF3D" w:rsidR="00F5335A" w:rsidDel="00D3325E" w:rsidRDefault="00795F6F">
            <w:pPr>
              <w:tabs>
                <w:tab w:val="left" w:pos="900"/>
              </w:tabs>
              <w:spacing w:after="0" w:line="240" w:lineRule="auto"/>
              <w:ind w:left="567" w:hanging="567"/>
              <w:rPr>
                <w:del w:id="2128" w:author="Phatthamon Jantalae" w:date="2022-06-16T17:01:00Z"/>
                <w:rFonts w:ascii="Calibri" w:eastAsia="Times New Roman" w:hAnsi="Calibri" w:cs="Calibri"/>
                <w:sz w:val="20"/>
                <w:szCs w:val="20"/>
              </w:rPr>
            </w:pPr>
            <w:del w:id="2129" w:author="Phatthamon Jantalae" w:date="2022-06-16T17:01:00Z">
              <w:r w:rsidDel="00D3325E">
                <w:rPr>
                  <w:rFonts w:ascii="Calibri" w:eastAsia="Times New Roman" w:hAnsi="Calibri" w:cs="Calibri"/>
                  <w:sz w:val="20"/>
                  <w:szCs w:val="20"/>
                </w:rPr>
                <w:delText>1.3</w:delText>
              </w:r>
              <w:r w:rsidDel="00D3325E">
                <w:rPr>
                  <w:rFonts w:ascii="Calibri" w:eastAsia="Times New Roman" w:hAnsi="Calibri" w:cs="Calibri"/>
                  <w:sz w:val="20"/>
                  <w:szCs w:val="20"/>
                </w:rPr>
                <w:tab/>
                <w:delText>changes to the use of lands and resources that may have adverse impacts on habitats, ecosystems, and/or livelihoods? (Note: if restrictions and/or limitations of access to lands would apply, refer to Standard 5)</w:delText>
              </w:r>
            </w:del>
          </w:p>
        </w:tc>
        <w:tc>
          <w:tcPr>
            <w:tcW w:w="900" w:type="dxa"/>
            <w:tcBorders>
              <w:bottom w:val="single" w:sz="4" w:space="0" w:color="auto"/>
            </w:tcBorders>
            <w:shd w:val="clear" w:color="auto" w:fill="auto"/>
          </w:tcPr>
          <w:p w14:paraId="48F4D115" w14:textId="199CF46B" w:rsidR="00F5335A" w:rsidDel="00D3325E" w:rsidRDefault="00795F6F">
            <w:pPr>
              <w:spacing w:after="0" w:line="240" w:lineRule="auto"/>
              <w:rPr>
                <w:del w:id="2130" w:author="Phatthamon Jantalae" w:date="2022-06-16T17:01:00Z"/>
                <w:rFonts w:ascii="Calibri" w:hAnsi="Calibri" w:cs="Calibri"/>
                <w:sz w:val="20"/>
                <w:szCs w:val="20"/>
                <w:lang w:eastAsia="zh-CN"/>
              </w:rPr>
            </w:pPr>
            <w:del w:id="2131" w:author="Phatthamon Jantalae" w:date="2022-06-16T17:01:00Z">
              <w:r w:rsidDel="00D3325E">
                <w:rPr>
                  <w:rFonts w:ascii="Calibri" w:hAnsi="Calibri" w:cs="Calibri"/>
                  <w:sz w:val="20"/>
                  <w:szCs w:val="20"/>
                  <w:lang w:eastAsia="zh-CN"/>
                </w:rPr>
                <w:delText>Yes</w:delText>
              </w:r>
            </w:del>
          </w:p>
        </w:tc>
      </w:tr>
      <w:tr w:rsidR="00F5335A" w:rsidDel="00D3325E" w14:paraId="7E74BE9F" w14:textId="3C1A5A42">
        <w:trPr>
          <w:trHeight w:val="368"/>
          <w:del w:id="2132" w:author="Phatthamon Jantalae" w:date="2022-06-16T17:01:00Z"/>
        </w:trPr>
        <w:tc>
          <w:tcPr>
            <w:tcW w:w="8635" w:type="dxa"/>
            <w:tcBorders>
              <w:bottom w:val="single" w:sz="4" w:space="0" w:color="auto"/>
            </w:tcBorders>
            <w:shd w:val="clear" w:color="auto" w:fill="auto"/>
          </w:tcPr>
          <w:p w14:paraId="42E944D0" w14:textId="6BF82A0D" w:rsidR="00F5335A" w:rsidDel="00D3325E" w:rsidRDefault="00795F6F">
            <w:pPr>
              <w:tabs>
                <w:tab w:val="left" w:pos="900"/>
              </w:tabs>
              <w:spacing w:after="0" w:line="240" w:lineRule="auto"/>
              <w:ind w:left="567" w:hanging="567"/>
              <w:rPr>
                <w:del w:id="2133" w:author="Phatthamon Jantalae" w:date="2022-06-16T17:01:00Z"/>
                <w:rFonts w:ascii="Calibri" w:eastAsia="Times New Roman" w:hAnsi="Calibri" w:cs="Calibri"/>
                <w:sz w:val="20"/>
                <w:szCs w:val="20"/>
              </w:rPr>
            </w:pPr>
            <w:del w:id="2134" w:author="Phatthamon Jantalae" w:date="2022-06-16T17:01:00Z">
              <w:r w:rsidDel="00D3325E">
                <w:rPr>
                  <w:rFonts w:ascii="Calibri" w:eastAsia="Times New Roman" w:hAnsi="Calibri" w:cs="Calibri"/>
                  <w:sz w:val="20"/>
                  <w:szCs w:val="20"/>
                </w:rPr>
                <w:delText>1.4</w:delText>
              </w:r>
              <w:r w:rsidDel="00D3325E">
                <w:rPr>
                  <w:rFonts w:ascii="Calibri" w:eastAsia="Times New Roman" w:hAnsi="Calibri" w:cs="Calibri"/>
                  <w:sz w:val="20"/>
                  <w:szCs w:val="20"/>
                </w:rPr>
                <w:tab/>
                <w:delText>risks to endangered species (e.g. reduction, encroachment on habitat)?</w:delText>
              </w:r>
            </w:del>
          </w:p>
        </w:tc>
        <w:tc>
          <w:tcPr>
            <w:tcW w:w="900" w:type="dxa"/>
            <w:tcBorders>
              <w:bottom w:val="single" w:sz="4" w:space="0" w:color="auto"/>
            </w:tcBorders>
            <w:shd w:val="clear" w:color="auto" w:fill="auto"/>
          </w:tcPr>
          <w:p w14:paraId="0A01B476" w14:textId="78E9CAEA" w:rsidR="00F5335A" w:rsidDel="00D3325E" w:rsidRDefault="00795F6F">
            <w:pPr>
              <w:spacing w:after="0" w:line="240" w:lineRule="auto"/>
              <w:rPr>
                <w:del w:id="2135" w:author="Phatthamon Jantalae" w:date="2022-06-16T17:01:00Z"/>
                <w:rFonts w:ascii="Calibri" w:hAnsi="Calibri" w:cs="Calibri"/>
                <w:sz w:val="20"/>
                <w:szCs w:val="20"/>
                <w:lang w:eastAsia="zh-CN"/>
              </w:rPr>
            </w:pPr>
            <w:del w:id="2136" w:author="Phatthamon Jantalae" w:date="2022-06-16T17:01:00Z">
              <w:r w:rsidDel="00D3325E">
                <w:rPr>
                  <w:rFonts w:ascii="Calibri" w:hAnsi="Calibri" w:cs="Calibri"/>
                  <w:sz w:val="20"/>
                  <w:szCs w:val="20"/>
                  <w:lang w:eastAsia="zh-CN"/>
                </w:rPr>
                <w:delText>No</w:delText>
              </w:r>
            </w:del>
          </w:p>
        </w:tc>
      </w:tr>
      <w:tr w:rsidR="00F5335A" w:rsidDel="00D3325E" w14:paraId="5040764E" w14:textId="5364ECE4">
        <w:trPr>
          <w:del w:id="2137" w:author="Phatthamon Jantalae" w:date="2022-06-16T17:01:00Z"/>
        </w:trPr>
        <w:tc>
          <w:tcPr>
            <w:tcW w:w="8635" w:type="dxa"/>
            <w:tcBorders>
              <w:bottom w:val="single" w:sz="4" w:space="0" w:color="auto"/>
            </w:tcBorders>
            <w:shd w:val="clear" w:color="auto" w:fill="auto"/>
          </w:tcPr>
          <w:p w14:paraId="5FC1DCF6" w14:textId="1F5FE26D" w:rsidR="00F5335A" w:rsidDel="00D3325E" w:rsidRDefault="00795F6F">
            <w:pPr>
              <w:tabs>
                <w:tab w:val="left" w:pos="900"/>
              </w:tabs>
              <w:spacing w:after="0" w:line="240" w:lineRule="auto"/>
              <w:ind w:left="567" w:hanging="567"/>
              <w:rPr>
                <w:del w:id="2138" w:author="Phatthamon Jantalae" w:date="2022-06-16T17:01:00Z"/>
                <w:rFonts w:ascii="Calibri" w:eastAsia="Times New Roman" w:hAnsi="Calibri" w:cs="Calibri"/>
                <w:sz w:val="20"/>
                <w:szCs w:val="20"/>
              </w:rPr>
            </w:pPr>
            <w:del w:id="2139" w:author="Phatthamon Jantalae" w:date="2022-06-16T17:01:00Z">
              <w:r w:rsidDel="00D3325E">
                <w:rPr>
                  <w:rFonts w:ascii="Calibri" w:eastAsia="Times New Roman" w:hAnsi="Calibri" w:cs="Calibri"/>
                  <w:sz w:val="20"/>
                  <w:szCs w:val="20"/>
                </w:rPr>
                <w:delText>1.5</w:delText>
              </w:r>
              <w:r w:rsidDel="00D3325E">
                <w:rPr>
                  <w:rFonts w:ascii="Calibri" w:eastAsia="Times New Roman" w:hAnsi="Calibri" w:cs="Calibri"/>
                  <w:sz w:val="20"/>
                  <w:szCs w:val="20"/>
                </w:rPr>
                <w:tab/>
                <w:delText>exacerbation of illegal wildlife trade?</w:delText>
              </w:r>
            </w:del>
          </w:p>
        </w:tc>
        <w:tc>
          <w:tcPr>
            <w:tcW w:w="900" w:type="dxa"/>
            <w:tcBorders>
              <w:bottom w:val="single" w:sz="4" w:space="0" w:color="auto"/>
            </w:tcBorders>
            <w:shd w:val="clear" w:color="auto" w:fill="auto"/>
          </w:tcPr>
          <w:p w14:paraId="2B46A54E" w14:textId="4F679250" w:rsidR="00F5335A" w:rsidDel="00D3325E" w:rsidRDefault="00795F6F">
            <w:pPr>
              <w:spacing w:after="0" w:line="240" w:lineRule="auto"/>
              <w:rPr>
                <w:del w:id="2140" w:author="Phatthamon Jantalae" w:date="2022-06-16T17:01:00Z"/>
                <w:rFonts w:ascii="Calibri" w:eastAsia="Times New Roman" w:hAnsi="Calibri" w:cs="Calibri"/>
                <w:sz w:val="20"/>
                <w:szCs w:val="20"/>
              </w:rPr>
            </w:pPr>
            <w:del w:id="2141" w:author="Phatthamon Jantalae" w:date="2022-06-16T17:01:00Z">
              <w:r w:rsidDel="00D3325E">
                <w:rPr>
                  <w:rFonts w:ascii="Calibri" w:hAnsi="Calibri" w:cs="Calibri"/>
                  <w:sz w:val="20"/>
                  <w:szCs w:val="20"/>
                  <w:lang w:eastAsia="zh-CN"/>
                </w:rPr>
                <w:delText>No</w:delText>
              </w:r>
            </w:del>
          </w:p>
        </w:tc>
      </w:tr>
      <w:tr w:rsidR="00F5335A" w:rsidDel="00D3325E" w14:paraId="13616E4D" w14:textId="2063C785">
        <w:trPr>
          <w:del w:id="2142" w:author="Phatthamon Jantalae" w:date="2022-06-16T17:01:00Z"/>
        </w:trPr>
        <w:tc>
          <w:tcPr>
            <w:tcW w:w="8635" w:type="dxa"/>
            <w:tcBorders>
              <w:bottom w:val="single" w:sz="4" w:space="0" w:color="auto"/>
            </w:tcBorders>
            <w:shd w:val="clear" w:color="auto" w:fill="auto"/>
          </w:tcPr>
          <w:p w14:paraId="5407676D" w14:textId="08F1388F" w:rsidR="00F5335A" w:rsidDel="00D3325E" w:rsidRDefault="00795F6F">
            <w:pPr>
              <w:tabs>
                <w:tab w:val="left" w:pos="900"/>
              </w:tabs>
              <w:spacing w:after="0" w:line="240" w:lineRule="auto"/>
              <w:ind w:left="567" w:hanging="567"/>
              <w:rPr>
                <w:del w:id="2143" w:author="Phatthamon Jantalae" w:date="2022-06-16T17:01:00Z"/>
                <w:rFonts w:ascii="Calibri" w:eastAsia="Times New Roman" w:hAnsi="Calibri" w:cs="Calibri"/>
                <w:sz w:val="20"/>
                <w:szCs w:val="20"/>
              </w:rPr>
            </w:pPr>
            <w:del w:id="2144" w:author="Phatthamon Jantalae" w:date="2022-06-16T17:01:00Z">
              <w:r w:rsidDel="00D3325E">
                <w:rPr>
                  <w:rFonts w:ascii="Calibri" w:eastAsia="Times New Roman" w:hAnsi="Calibri" w:cs="Calibri"/>
                  <w:sz w:val="20"/>
                  <w:szCs w:val="20"/>
                </w:rPr>
                <w:delText xml:space="preserve">1.6 </w:delText>
              </w:r>
              <w:r w:rsidDel="00D3325E">
                <w:rPr>
                  <w:rFonts w:ascii="Calibri" w:eastAsia="Times New Roman" w:hAnsi="Calibri" w:cs="Calibri"/>
                  <w:sz w:val="20"/>
                  <w:szCs w:val="20"/>
                </w:rPr>
                <w:tab/>
                <w:delText xml:space="preserve">introduction of invasive alien species? </w:delText>
              </w:r>
            </w:del>
          </w:p>
        </w:tc>
        <w:tc>
          <w:tcPr>
            <w:tcW w:w="900" w:type="dxa"/>
            <w:tcBorders>
              <w:bottom w:val="single" w:sz="4" w:space="0" w:color="auto"/>
            </w:tcBorders>
            <w:shd w:val="clear" w:color="auto" w:fill="auto"/>
          </w:tcPr>
          <w:p w14:paraId="3B179950" w14:textId="6AD59FE3" w:rsidR="00F5335A" w:rsidDel="00D3325E" w:rsidRDefault="00795F6F">
            <w:pPr>
              <w:spacing w:after="0" w:line="240" w:lineRule="auto"/>
              <w:rPr>
                <w:del w:id="2145" w:author="Phatthamon Jantalae" w:date="2022-06-16T17:01:00Z"/>
                <w:rFonts w:ascii="Calibri" w:eastAsia="Times New Roman" w:hAnsi="Calibri" w:cs="Calibri"/>
                <w:sz w:val="20"/>
                <w:szCs w:val="20"/>
              </w:rPr>
            </w:pPr>
            <w:del w:id="2146" w:author="Phatthamon Jantalae" w:date="2022-06-16T17:01:00Z">
              <w:r w:rsidDel="00D3325E">
                <w:rPr>
                  <w:rFonts w:ascii="Calibri" w:hAnsi="Calibri" w:cs="Calibri"/>
                  <w:sz w:val="20"/>
                  <w:szCs w:val="20"/>
                  <w:lang w:eastAsia="zh-CN"/>
                </w:rPr>
                <w:delText>No</w:delText>
              </w:r>
            </w:del>
          </w:p>
        </w:tc>
      </w:tr>
      <w:tr w:rsidR="00F5335A" w:rsidDel="00D3325E" w14:paraId="004FD59B" w14:textId="376BB3DF">
        <w:trPr>
          <w:del w:id="2147" w:author="Phatthamon Jantalae" w:date="2022-06-16T17:01:00Z"/>
        </w:trPr>
        <w:tc>
          <w:tcPr>
            <w:tcW w:w="8635" w:type="dxa"/>
            <w:tcBorders>
              <w:bottom w:val="single" w:sz="4" w:space="0" w:color="auto"/>
            </w:tcBorders>
            <w:shd w:val="clear" w:color="auto" w:fill="auto"/>
          </w:tcPr>
          <w:p w14:paraId="1BD14A74" w14:textId="61A09D39" w:rsidR="00F5335A" w:rsidDel="00D3325E" w:rsidRDefault="00795F6F">
            <w:pPr>
              <w:tabs>
                <w:tab w:val="left" w:pos="900"/>
              </w:tabs>
              <w:spacing w:after="0" w:line="240" w:lineRule="auto"/>
              <w:ind w:left="567" w:hanging="567"/>
              <w:rPr>
                <w:del w:id="2148" w:author="Phatthamon Jantalae" w:date="2022-06-16T17:01:00Z"/>
                <w:rFonts w:ascii="Calibri" w:eastAsia="Times New Roman" w:hAnsi="Calibri" w:cs="Calibri"/>
                <w:sz w:val="20"/>
                <w:szCs w:val="20"/>
              </w:rPr>
            </w:pPr>
            <w:del w:id="2149" w:author="Phatthamon Jantalae" w:date="2022-06-16T17:01:00Z">
              <w:r w:rsidDel="00D3325E">
                <w:rPr>
                  <w:rFonts w:ascii="Calibri" w:eastAsia="Times New Roman" w:hAnsi="Calibri" w:cs="Calibri"/>
                  <w:sz w:val="20"/>
                  <w:szCs w:val="20"/>
                </w:rPr>
                <w:delText>1.7</w:delText>
              </w:r>
              <w:r w:rsidDel="00D3325E">
                <w:rPr>
                  <w:rFonts w:ascii="Calibri" w:eastAsia="Times New Roman" w:hAnsi="Calibri" w:cs="Calibri"/>
                  <w:sz w:val="20"/>
                  <w:szCs w:val="20"/>
                </w:rPr>
                <w:tab/>
                <w:delText>adverse impacts on soils?</w:delText>
              </w:r>
            </w:del>
          </w:p>
        </w:tc>
        <w:tc>
          <w:tcPr>
            <w:tcW w:w="900" w:type="dxa"/>
            <w:tcBorders>
              <w:bottom w:val="single" w:sz="4" w:space="0" w:color="auto"/>
            </w:tcBorders>
            <w:shd w:val="clear" w:color="auto" w:fill="auto"/>
          </w:tcPr>
          <w:p w14:paraId="47220CBF" w14:textId="000ABFC6" w:rsidR="00F5335A" w:rsidDel="00D3325E" w:rsidRDefault="00795F6F">
            <w:pPr>
              <w:spacing w:after="0" w:line="240" w:lineRule="auto"/>
              <w:rPr>
                <w:del w:id="2150" w:author="Phatthamon Jantalae" w:date="2022-06-16T17:01:00Z"/>
                <w:rFonts w:ascii="Calibri" w:eastAsia="Times New Roman" w:hAnsi="Calibri" w:cs="Calibri"/>
                <w:sz w:val="20"/>
                <w:szCs w:val="20"/>
              </w:rPr>
            </w:pPr>
            <w:del w:id="2151" w:author="Phatthamon Jantalae" w:date="2022-06-16T17:01:00Z">
              <w:r w:rsidDel="00D3325E">
                <w:rPr>
                  <w:rFonts w:ascii="Calibri" w:hAnsi="Calibri" w:cs="Calibri"/>
                  <w:sz w:val="20"/>
                  <w:szCs w:val="20"/>
                  <w:lang w:eastAsia="zh-CN"/>
                </w:rPr>
                <w:delText>No</w:delText>
              </w:r>
            </w:del>
          </w:p>
        </w:tc>
      </w:tr>
      <w:tr w:rsidR="00F5335A" w:rsidDel="00D3325E" w14:paraId="3D9D551D" w14:textId="5455A057">
        <w:trPr>
          <w:del w:id="2152" w:author="Phatthamon Jantalae" w:date="2022-06-16T17:01:00Z"/>
        </w:trPr>
        <w:tc>
          <w:tcPr>
            <w:tcW w:w="8635" w:type="dxa"/>
            <w:tcBorders>
              <w:bottom w:val="single" w:sz="4" w:space="0" w:color="auto"/>
            </w:tcBorders>
            <w:shd w:val="clear" w:color="auto" w:fill="auto"/>
          </w:tcPr>
          <w:p w14:paraId="11C24319" w14:textId="6A32C760" w:rsidR="00F5335A" w:rsidDel="00D3325E" w:rsidRDefault="00795F6F">
            <w:pPr>
              <w:tabs>
                <w:tab w:val="left" w:pos="900"/>
              </w:tabs>
              <w:spacing w:after="0" w:line="240" w:lineRule="auto"/>
              <w:ind w:left="567" w:hanging="567"/>
              <w:rPr>
                <w:del w:id="2153" w:author="Phatthamon Jantalae" w:date="2022-06-16T17:01:00Z"/>
                <w:rFonts w:ascii="Calibri" w:eastAsia="Times New Roman" w:hAnsi="Calibri" w:cs="Calibri"/>
                <w:sz w:val="20"/>
                <w:szCs w:val="20"/>
              </w:rPr>
            </w:pPr>
            <w:del w:id="2154" w:author="Phatthamon Jantalae" w:date="2022-06-16T17:01:00Z">
              <w:r w:rsidDel="00D3325E">
                <w:rPr>
                  <w:rFonts w:ascii="Calibri" w:eastAsia="Times New Roman" w:hAnsi="Calibri" w:cs="Calibri"/>
                  <w:sz w:val="20"/>
                  <w:szCs w:val="20"/>
                </w:rPr>
                <w:delText>1.8</w:delText>
              </w:r>
              <w:r w:rsidDel="00D3325E">
                <w:rPr>
                  <w:rFonts w:ascii="Calibri" w:eastAsia="Times New Roman" w:hAnsi="Calibri" w:cs="Calibri"/>
                  <w:sz w:val="20"/>
                  <w:szCs w:val="20"/>
                </w:rPr>
                <w:tab/>
                <w:delText>harvesting of natural forests, plantation development, or reforestation?</w:delText>
              </w:r>
            </w:del>
          </w:p>
        </w:tc>
        <w:tc>
          <w:tcPr>
            <w:tcW w:w="900" w:type="dxa"/>
            <w:tcBorders>
              <w:bottom w:val="single" w:sz="4" w:space="0" w:color="auto"/>
            </w:tcBorders>
            <w:shd w:val="clear" w:color="auto" w:fill="auto"/>
          </w:tcPr>
          <w:p w14:paraId="6494DADE" w14:textId="5BB1F01E" w:rsidR="00F5335A" w:rsidDel="00D3325E" w:rsidRDefault="00795F6F">
            <w:pPr>
              <w:spacing w:after="0" w:line="240" w:lineRule="auto"/>
              <w:rPr>
                <w:del w:id="2155" w:author="Phatthamon Jantalae" w:date="2022-06-16T17:01:00Z"/>
                <w:rFonts w:ascii="Calibri" w:eastAsia="Times New Roman" w:hAnsi="Calibri" w:cs="Calibri"/>
                <w:sz w:val="20"/>
                <w:szCs w:val="20"/>
              </w:rPr>
            </w:pPr>
            <w:del w:id="2156" w:author="Phatthamon Jantalae" w:date="2022-06-16T17:01:00Z">
              <w:r w:rsidDel="00D3325E">
                <w:rPr>
                  <w:rFonts w:ascii="Calibri" w:hAnsi="Calibri" w:cs="Calibri"/>
                  <w:sz w:val="20"/>
                  <w:szCs w:val="20"/>
                  <w:lang w:eastAsia="zh-CN"/>
                </w:rPr>
                <w:delText>No</w:delText>
              </w:r>
            </w:del>
          </w:p>
        </w:tc>
      </w:tr>
      <w:tr w:rsidR="00F5335A" w:rsidDel="00D3325E" w14:paraId="6B626908" w14:textId="4440ABA8">
        <w:trPr>
          <w:del w:id="2157" w:author="Phatthamon Jantalae" w:date="2022-06-16T17:01:00Z"/>
        </w:trPr>
        <w:tc>
          <w:tcPr>
            <w:tcW w:w="8635" w:type="dxa"/>
            <w:tcBorders>
              <w:bottom w:val="single" w:sz="4" w:space="0" w:color="auto"/>
            </w:tcBorders>
            <w:shd w:val="clear" w:color="auto" w:fill="auto"/>
          </w:tcPr>
          <w:p w14:paraId="57D71D1D" w14:textId="1997BDD4" w:rsidR="00F5335A" w:rsidDel="00D3325E" w:rsidRDefault="00795F6F">
            <w:pPr>
              <w:tabs>
                <w:tab w:val="left" w:pos="900"/>
              </w:tabs>
              <w:spacing w:after="0" w:line="240" w:lineRule="auto"/>
              <w:ind w:left="567" w:hanging="567"/>
              <w:rPr>
                <w:del w:id="2158" w:author="Phatthamon Jantalae" w:date="2022-06-16T17:01:00Z"/>
                <w:rFonts w:ascii="Calibri" w:eastAsia="Times New Roman" w:hAnsi="Calibri" w:cs="Calibri"/>
                <w:sz w:val="20"/>
                <w:szCs w:val="20"/>
              </w:rPr>
            </w:pPr>
            <w:del w:id="2159" w:author="Phatthamon Jantalae" w:date="2022-06-16T17:01:00Z">
              <w:r w:rsidDel="00D3325E">
                <w:rPr>
                  <w:rFonts w:ascii="Calibri" w:eastAsia="Times New Roman" w:hAnsi="Calibri" w:cs="Calibri"/>
                  <w:sz w:val="20"/>
                  <w:szCs w:val="20"/>
                </w:rPr>
                <w:delText>1.9</w:delText>
              </w:r>
              <w:r w:rsidDel="00D3325E">
                <w:rPr>
                  <w:rFonts w:ascii="Calibri" w:eastAsia="Times New Roman" w:hAnsi="Calibri" w:cs="Calibri"/>
                  <w:sz w:val="20"/>
                  <w:szCs w:val="20"/>
                </w:rPr>
                <w:tab/>
                <w:delText xml:space="preserve">significant agricultural production? </w:delText>
              </w:r>
            </w:del>
          </w:p>
        </w:tc>
        <w:tc>
          <w:tcPr>
            <w:tcW w:w="900" w:type="dxa"/>
            <w:tcBorders>
              <w:bottom w:val="single" w:sz="4" w:space="0" w:color="auto"/>
            </w:tcBorders>
            <w:shd w:val="clear" w:color="auto" w:fill="auto"/>
          </w:tcPr>
          <w:p w14:paraId="7284CABB" w14:textId="3A35FD3C" w:rsidR="00F5335A" w:rsidDel="00D3325E" w:rsidRDefault="00795F6F">
            <w:pPr>
              <w:spacing w:after="0" w:line="240" w:lineRule="auto"/>
              <w:rPr>
                <w:del w:id="2160" w:author="Phatthamon Jantalae" w:date="2022-06-16T17:01:00Z"/>
                <w:rFonts w:ascii="Calibri" w:eastAsia="Times New Roman" w:hAnsi="Calibri" w:cs="Calibri"/>
                <w:sz w:val="20"/>
                <w:szCs w:val="20"/>
              </w:rPr>
            </w:pPr>
            <w:del w:id="2161" w:author="Phatthamon Jantalae" w:date="2022-06-16T17:01:00Z">
              <w:r w:rsidDel="00D3325E">
                <w:rPr>
                  <w:rFonts w:ascii="Calibri" w:hAnsi="Calibri" w:cs="Calibri"/>
                  <w:sz w:val="20"/>
                  <w:szCs w:val="20"/>
                  <w:lang w:eastAsia="zh-CN"/>
                </w:rPr>
                <w:delText>No</w:delText>
              </w:r>
            </w:del>
          </w:p>
        </w:tc>
      </w:tr>
      <w:tr w:rsidR="00F5335A" w:rsidDel="00D3325E" w14:paraId="5F2AA87A" w14:textId="4E47FF78">
        <w:trPr>
          <w:del w:id="2162" w:author="Phatthamon Jantalae" w:date="2022-06-16T17:01:00Z"/>
        </w:trPr>
        <w:tc>
          <w:tcPr>
            <w:tcW w:w="8635" w:type="dxa"/>
            <w:tcBorders>
              <w:bottom w:val="single" w:sz="4" w:space="0" w:color="auto"/>
            </w:tcBorders>
            <w:shd w:val="clear" w:color="auto" w:fill="auto"/>
          </w:tcPr>
          <w:p w14:paraId="396456E9" w14:textId="10D19E04" w:rsidR="00F5335A" w:rsidDel="00D3325E" w:rsidRDefault="00795F6F">
            <w:pPr>
              <w:tabs>
                <w:tab w:val="left" w:pos="900"/>
              </w:tabs>
              <w:spacing w:after="0" w:line="240" w:lineRule="auto"/>
              <w:ind w:left="567" w:hanging="567"/>
              <w:rPr>
                <w:del w:id="2163" w:author="Phatthamon Jantalae" w:date="2022-06-16T17:01:00Z"/>
                <w:rFonts w:ascii="Calibri" w:eastAsia="Times New Roman" w:hAnsi="Calibri" w:cs="Calibri"/>
                <w:sz w:val="20"/>
                <w:szCs w:val="20"/>
              </w:rPr>
            </w:pPr>
            <w:del w:id="2164" w:author="Phatthamon Jantalae" w:date="2022-06-16T17:01:00Z">
              <w:r w:rsidDel="00D3325E">
                <w:rPr>
                  <w:rFonts w:ascii="Calibri" w:eastAsia="Times New Roman" w:hAnsi="Calibri" w:cs="Calibri"/>
                  <w:sz w:val="20"/>
                  <w:szCs w:val="20"/>
                </w:rPr>
                <w:delText>1.10</w:delText>
              </w:r>
              <w:r w:rsidDel="00D3325E">
                <w:rPr>
                  <w:rFonts w:ascii="Calibri" w:eastAsia="Times New Roman" w:hAnsi="Calibri" w:cs="Calibri"/>
                  <w:sz w:val="20"/>
                  <w:szCs w:val="20"/>
                </w:rPr>
                <w:tab/>
                <w:delText>animal husbandry or harvesting of fish populations or other aquatic species?</w:delText>
              </w:r>
            </w:del>
          </w:p>
        </w:tc>
        <w:tc>
          <w:tcPr>
            <w:tcW w:w="900" w:type="dxa"/>
            <w:tcBorders>
              <w:bottom w:val="single" w:sz="4" w:space="0" w:color="auto"/>
            </w:tcBorders>
            <w:shd w:val="clear" w:color="auto" w:fill="auto"/>
          </w:tcPr>
          <w:p w14:paraId="5966FDFD" w14:textId="3EC2B289" w:rsidR="00F5335A" w:rsidDel="00D3325E" w:rsidRDefault="00795F6F">
            <w:pPr>
              <w:spacing w:after="0" w:line="240" w:lineRule="auto"/>
              <w:rPr>
                <w:del w:id="2165" w:author="Phatthamon Jantalae" w:date="2022-06-16T17:01:00Z"/>
                <w:rFonts w:ascii="Calibri" w:eastAsia="Times New Roman" w:hAnsi="Calibri" w:cs="Calibri"/>
                <w:sz w:val="20"/>
                <w:szCs w:val="20"/>
              </w:rPr>
            </w:pPr>
            <w:del w:id="2166" w:author="Phatthamon Jantalae" w:date="2022-06-16T17:01:00Z">
              <w:r w:rsidDel="00D3325E">
                <w:rPr>
                  <w:rFonts w:ascii="Calibri" w:hAnsi="Calibri" w:cs="Calibri"/>
                  <w:sz w:val="20"/>
                  <w:szCs w:val="20"/>
                  <w:lang w:eastAsia="zh-CN"/>
                </w:rPr>
                <w:delText>No</w:delText>
              </w:r>
            </w:del>
          </w:p>
        </w:tc>
      </w:tr>
      <w:tr w:rsidR="00F5335A" w:rsidDel="00D3325E" w14:paraId="7BDCBA6A" w14:textId="39C9418D">
        <w:trPr>
          <w:del w:id="2167" w:author="Phatthamon Jantalae" w:date="2022-06-16T17:01:00Z"/>
        </w:trPr>
        <w:tc>
          <w:tcPr>
            <w:tcW w:w="8635" w:type="dxa"/>
            <w:tcBorders>
              <w:bottom w:val="single" w:sz="4" w:space="0" w:color="auto"/>
            </w:tcBorders>
            <w:shd w:val="clear" w:color="auto" w:fill="auto"/>
          </w:tcPr>
          <w:p w14:paraId="028E3ACC" w14:textId="69CCD412" w:rsidR="00F5335A" w:rsidDel="00D3325E" w:rsidRDefault="00795F6F">
            <w:pPr>
              <w:tabs>
                <w:tab w:val="left" w:pos="900"/>
              </w:tabs>
              <w:spacing w:after="0" w:line="240" w:lineRule="auto"/>
              <w:ind w:left="567" w:hanging="567"/>
              <w:rPr>
                <w:del w:id="2168" w:author="Phatthamon Jantalae" w:date="2022-06-16T17:01:00Z"/>
                <w:rFonts w:ascii="Calibri" w:eastAsia="Times New Roman" w:hAnsi="Calibri" w:cs="Calibri"/>
                <w:sz w:val="20"/>
                <w:szCs w:val="20"/>
              </w:rPr>
            </w:pPr>
            <w:del w:id="2169" w:author="Phatthamon Jantalae" w:date="2022-06-16T17:01:00Z">
              <w:r w:rsidDel="00D3325E">
                <w:rPr>
                  <w:rFonts w:ascii="Calibri" w:eastAsia="Times New Roman" w:hAnsi="Calibri" w:cs="Calibri"/>
                  <w:sz w:val="20"/>
                  <w:szCs w:val="20"/>
                </w:rPr>
                <w:delText xml:space="preserve">1.11 </w:delText>
              </w:r>
              <w:r w:rsidDel="00D3325E">
                <w:rPr>
                  <w:rFonts w:ascii="Calibri" w:eastAsia="Times New Roman" w:hAnsi="Calibri" w:cs="Calibri"/>
                  <w:sz w:val="20"/>
                  <w:szCs w:val="20"/>
                </w:rPr>
                <w:tab/>
                <w:delText>significant extraction, diversion or containment of surface or ground water?</w:delText>
              </w:r>
            </w:del>
          </w:p>
          <w:p w14:paraId="25725BDC" w14:textId="35894348" w:rsidR="00F5335A" w:rsidDel="00D3325E" w:rsidRDefault="00795F6F">
            <w:pPr>
              <w:tabs>
                <w:tab w:val="left" w:pos="900"/>
              </w:tabs>
              <w:spacing w:after="0" w:line="240" w:lineRule="auto"/>
              <w:ind w:left="567" w:hanging="567"/>
              <w:rPr>
                <w:del w:id="2170" w:author="Phatthamon Jantalae" w:date="2022-06-16T17:01:00Z"/>
                <w:rFonts w:ascii="Calibri" w:eastAsia="Times New Roman" w:hAnsi="Calibri" w:cs="Calibri"/>
                <w:sz w:val="20"/>
                <w:szCs w:val="20"/>
              </w:rPr>
            </w:pPr>
            <w:del w:id="2171" w:author="Phatthamon Jantalae" w:date="2022-06-16T17:01:00Z">
              <w:r w:rsidDel="00D3325E">
                <w:rPr>
                  <w:rFonts w:ascii="Calibri" w:eastAsia="Times New Roman" w:hAnsi="Calibri" w:cs="Calibri"/>
                  <w:sz w:val="20"/>
                  <w:szCs w:val="20"/>
                </w:rPr>
                <w:tab/>
                <w:delText>For example, construction of dams, reservoirs, river basin developments, groundwater extraction</w:delText>
              </w:r>
            </w:del>
          </w:p>
        </w:tc>
        <w:tc>
          <w:tcPr>
            <w:tcW w:w="900" w:type="dxa"/>
            <w:tcBorders>
              <w:bottom w:val="single" w:sz="4" w:space="0" w:color="auto"/>
            </w:tcBorders>
            <w:shd w:val="clear" w:color="auto" w:fill="auto"/>
          </w:tcPr>
          <w:p w14:paraId="2F3ABFCC" w14:textId="4F383154" w:rsidR="00F5335A" w:rsidDel="00D3325E" w:rsidRDefault="00795F6F">
            <w:pPr>
              <w:spacing w:after="0" w:line="240" w:lineRule="auto"/>
              <w:rPr>
                <w:del w:id="2172" w:author="Phatthamon Jantalae" w:date="2022-06-16T17:01:00Z"/>
                <w:rFonts w:ascii="Calibri" w:eastAsia="Times New Roman" w:hAnsi="Calibri" w:cs="Calibri"/>
                <w:sz w:val="20"/>
                <w:szCs w:val="20"/>
              </w:rPr>
            </w:pPr>
            <w:del w:id="2173" w:author="Phatthamon Jantalae" w:date="2022-06-16T17:01:00Z">
              <w:r w:rsidDel="00D3325E">
                <w:rPr>
                  <w:rFonts w:ascii="Calibri" w:hAnsi="Calibri" w:cs="Calibri"/>
                  <w:sz w:val="20"/>
                  <w:szCs w:val="20"/>
                  <w:lang w:eastAsia="zh-CN"/>
                </w:rPr>
                <w:delText>Yes</w:delText>
              </w:r>
            </w:del>
          </w:p>
        </w:tc>
      </w:tr>
      <w:tr w:rsidR="00F5335A" w:rsidDel="00D3325E" w14:paraId="31C646CA" w14:textId="673C4622">
        <w:trPr>
          <w:del w:id="2174" w:author="Phatthamon Jantalae" w:date="2022-06-16T17:01:00Z"/>
        </w:trPr>
        <w:tc>
          <w:tcPr>
            <w:tcW w:w="8635" w:type="dxa"/>
            <w:tcBorders>
              <w:bottom w:val="single" w:sz="4" w:space="0" w:color="auto"/>
            </w:tcBorders>
            <w:shd w:val="clear" w:color="auto" w:fill="auto"/>
          </w:tcPr>
          <w:p w14:paraId="5DE87562" w14:textId="1960FF9A" w:rsidR="00F5335A" w:rsidDel="00D3325E" w:rsidRDefault="00795F6F">
            <w:pPr>
              <w:tabs>
                <w:tab w:val="left" w:pos="900"/>
              </w:tabs>
              <w:spacing w:after="0" w:line="240" w:lineRule="auto"/>
              <w:ind w:left="567" w:hanging="567"/>
              <w:rPr>
                <w:del w:id="2175" w:author="Phatthamon Jantalae" w:date="2022-06-16T17:01:00Z"/>
                <w:rFonts w:ascii="Calibri" w:eastAsia="Times New Roman" w:hAnsi="Calibri" w:cs="Calibri"/>
                <w:sz w:val="20"/>
                <w:szCs w:val="20"/>
              </w:rPr>
            </w:pPr>
            <w:del w:id="2176" w:author="Phatthamon Jantalae" w:date="2022-06-16T17:01:00Z">
              <w:r w:rsidDel="00D3325E">
                <w:rPr>
                  <w:rFonts w:ascii="Calibri" w:eastAsia="Times New Roman" w:hAnsi="Calibri" w:cs="Calibri"/>
                  <w:sz w:val="20"/>
                  <w:szCs w:val="20"/>
                </w:rPr>
                <w:delText>1.12</w:delText>
              </w:r>
              <w:r w:rsidDel="00D3325E">
                <w:rPr>
                  <w:rFonts w:ascii="Calibri" w:eastAsia="Times New Roman" w:hAnsi="Calibri" w:cs="Calibri"/>
                  <w:sz w:val="20"/>
                  <w:szCs w:val="20"/>
                </w:rPr>
                <w:tab/>
                <w:delText>handling or utilization of genetically modified organisms/living modified organisms?</w:delText>
              </w:r>
              <w:r w:rsidDel="00D3325E">
                <w:rPr>
                  <w:rStyle w:val="FootnoteReference"/>
                  <w:rFonts w:ascii="Calibri" w:eastAsia="Times New Roman" w:hAnsi="Calibri" w:cs="Calibri"/>
                  <w:sz w:val="20"/>
                  <w:szCs w:val="20"/>
                </w:rPr>
                <w:footnoteReference w:id="23"/>
              </w:r>
            </w:del>
          </w:p>
        </w:tc>
        <w:tc>
          <w:tcPr>
            <w:tcW w:w="900" w:type="dxa"/>
            <w:tcBorders>
              <w:bottom w:val="single" w:sz="4" w:space="0" w:color="auto"/>
            </w:tcBorders>
            <w:shd w:val="clear" w:color="auto" w:fill="auto"/>
          </w:tcPr>
          <w:p w14:paraId="39EC1AA0" w14:textId="14B7B8E1" w:rsidR="00F5335A" w:rsidDel="00D3325E" w:rsidRDefault="00795F6F">
            <w:pPr>
              <w:tabs>
                <w:tab w:val="left" w:pos="585"/>
              </w:tabs>
              <w:spacing w:after="0" w:line="240" w:lineRule="auto"/>
              <w:ind w:left="567" w:hanging="567"/>
              <w:rPr>
                <w:del w:id="2179" w:author="Phatthamon Jantalae" w:date="2022-06-16T17:01:00Z"/>
                <w:rFonts w:ascii="Calibri" w:eastAsia="Times New Roman" w:hAnsi="Calibri" w:cs="Calibri"/>
                <w:sz w:val="20"/>
                <w:szCs w:val="20"/>
              </w:rPr>
            </w:pPr>
            <w:del w:id="2180" w:author="Phatthamon Jantalae" w:date="2022-06-16T17:01:00Z">
              <w:r w:rsidDel="00D3325E">
                <w:rPr>
                  <w:rFonts w:ascii="Calibri" w:hAnsi="Calibri" w:cs="Calibri"/>
                  <w:sz w:val="20"/>
                  <w:szCs w:val="20"/>
                  <w:lang w:eastAsia="zh-CN"/>
                </w:rPr>
                <w:delText>No</w:delText>
              </w:r>
            </w:del>
          </w:p>
        </w:tc>
      </w:tr>
      <w:tr w:rsidR="00F5335A" w:rsidDel="00D3325E" w14:paraId="189203A8" w14:textId="448301EB">
        <w:trPr>
          <w:del w:id="2181" w:author="Phatthamon Jantalae" w:date="2022-06-16T17:01:00Z"/>
        </w:trPr>
        <w:tc>
          <w:tcPr>
            <w:tcW w:w="8635" w:type="dxa"/>
            <w:tcBorders>
              <w:bottom w:val="single" w:sz="4" w:space="0" w:color="auto"/>
            </w:tcBorders>
            <w:shd w:val="clear" w:color="auto" w:fill="auto"/>
          </w:tcPr>
          <w:p w14:paraId="1E9684FB" w14:textId="54731EFD" w:rsidR="00F5335A" w:rsidDel="00D3325E" w:rsidRDefault="00795F6F">
            <w:pPr>
              <w:tabs>
                <w:tab w:val="left" w:pos="900"/>
              </w:tabs>
              <w:spacing w:after="0" w:line="240" w:lineRule="auto"/>
              <w:ind w:left="567" w:hanging="567"/>
              <w:rPr>
                <w:del w:id="2182" w:author="Phatthamon Jantalae" w:date="2022-06-16T17:01:00Z"/>
                <w:rFonts w:ascii="Calibri" w:eastAsia="Times New Roman" w:hAnsi="Calibri" w:cs="Calibri"/>
                <w:sz w:val="20"/>
                <w:szCs w:val="20"/>
              </w:rPr>
            </w:pPr>
            <w:del w:id="2183" w:author="Phatthamon Jantalae" w:date="2022-06-16T17:01:00Z">
              <w:r w:rsidDel="00D3325E">
                <w:rPr>
                  <w:rFonts w:ascii="Calibri" w:eastAsia="Times New Roman" w:hAnsi="Calibri" w:cs="Calibri"/>
                  <w:sz w:val="20"/>
                  <w:szCs w:val="20"/>
                </w:rPr>
                <w:delText>1.13</w:delText>
              </w:r>
              <w:r w:rsidDel="00D3325E">
                <w:rPr>
                  <w:rFonts w:ascii="Calibri" w:eastAsia="Times New Roman" w:hAnsi="Calibri" w:cs="Calibri"/>
                  <w:sz w:val="20"/>
                  <w:szCs w:val="20"/>
                </w:rPr>
                <w:tab/>
                <w:delText>utilization of genetic resources? (e.g. collection and/or harvesting, commercial development)</w:delText>
              </w:r>
              <w:r w:rsidDel="00D3325E">
                <w:rPr>
                  <w:rStyle w:val="FootnoteReference"/>
                  <w:rFonts w:ascii="Calibri" w:eastAsia="Times New Roman" w:hAnsi="Calibri" w:cs="Calibri"/>
                  <w:sz w:val="20"/>
                  <w:szCs w:val="20"/>
                </w:rPr>
                <w:footnoteReference w:id="24"/>
              </w:r>
              <w:r w:rsidDel="00D3325E">
                <w:rPr>
                  <w:rFonts w:ascii="Calibri" w:eastAsia="Times New Roman" w:hAnsi="Calibri" w:cs="Calibri"/>
                  <w:sz w:val="20"/>
                  <w:szCs w:val="20"/>
                </w:rPr>
                <w:delText xml:space="preserve"> </w:delText>
              </w:r>
            </w:del>
          </w:p>
        </w:tc>
        <w:tc>
          <w:tcPr>
            <w:tcW w:w="900" w:type="dxa"/>
            <w:tcBorders>
              <w:bottom w:val="single" w:sz="4" w:space="0" w:color="auto"/>
            </w:tcBorders>
            <w:shd w:val="clear" w:color="auto" w:fill="auto"/>
          </w:tcPr>
          <w:p w14:paraId="0F78639C" w14:textId="370E8EA4" w:rsidR="00F5335A" w:rsidDel="00D3325E" w:rsidRDefault="00795F6F">
            <w:pPr>
              <w:tabs>
                <w:tab w:val="left" w:pos="585"/>
              </w:tabs>
              <w:spacing w:after="0" w:line="240" w:lineRule="auto"/>
              <w:ind w:left="567" w:hanging="567"/>
              <w:rPr>
                <w:del w:id="2186" w:author="Phatthamon Jantalae" w:date="2022-06-16T17:01:00Z"/>
                <w:rFonts w:ascii="Calibri" w:eastAsia="Times New Roman" w:hAnsi="Calibri" w:cs="Calibri"/>
                <w:sz w:val="20"/>
                <w:szCs w:val="20"/>
              </w:rPr>
            </w:pPr>
            <w:del w:id="2187" w:author="Phatthamon Jantalae" w:date="2022-06-16T17:01:00Z">
              <w:r w:rsidDel="00D3325E">
                <w:rPr>
                  <w:rFonts w:ascii="Calibri" w:hAnsi="Calibri" w:cs="Calibri"/>
                  <w:sz w:val="20"/>
                  <w:szCs w:val="20"/>
                  <w:lang w:eastAsia="zh-CN"/>
                </w:rPr>
                <w:delText>No</w:delText>
              </w:r>
            </w:del>
          </w:p>
        </w:tc>
      </w:tr>
      <w:tr w:rsidR="00F5335A" w:rsidDel="00D3325E" w14:paraId="183FCF12" w14:textId="452BE2D3">
        <w:trPr>
          <w:del w:id="2188" w:author="Phatthamon Jantalae" w:date="2022-06-16T17:01:00Z"/>
        </w:trPr>
        <w:tc>
          <w:tcPr>
            <w:tcW w:w="8635" w:type="dxa"/>
            <w:tcBorders>
              <w:bottom w:val="single" w:sz="4" w:space="0" w:color="auto"/>
            </w:tcBorders>
            <w:shd w:val="clear" w:color="auto" w:fill="auto"/>
          </w:tcPr>
          <w:p w14:paraId="34A30F69" w14:textId="608CF512" w:rsidR="00F5335A" w:rsidDel="00D3325E" w:rsidRDefault="00795F6F">
            <w:pPr>
              <w:tabs>
                <w:tab w:val="left" w:pos="900"/>
              </w:tabs>
              <w:spacing w:after="0" w:line="240" w:lineRule="auto"/>
              <w:ind w:left="567" w:hanging="567"/>
              <w:rPr>
                <w:del w:id="2189" w:author="Phatthamon Jantalae" w:date="2022-06-16T17:01:00Z"/>
                <w:rFonts w:ascii="Calibri" w:eastAsia="Times New Roman" w:hAnsi="Calibri" w:cs="Calibri"/>
                <w:sz w:val="20"/>
                <w:szCs w:val="20"/>
              </w:rPr>
            </w:pPr>
            <w:del w:id="2190" w:author="Phatthamon Jantalae" w:date="2022-06-16T17:01:00Z">
              <w:r w:rsidDel="00D3325E">
                <w:rPr>
                  <w:rFonts w:ascii="Calibri" w:eastAsia="Times New Roman" w:hAnsi="Calibri" w:cs="Calibri"/>
                  <w:sz w:val="20"/>
                  <w:szCs w:val="20"/>
                </w:rPr>
                <w:delText>1.14</w:delText>
              </w:r>
              <w:r w:rsidDel="00D3325E">
                <w:rPr>
                  <w:rFonts w:ascii="Calibri" w:eastAsia="Times New Roman" w:hAnsi="Calibri" w:cs="Calibri"/>
                  <w:sz w:val="20"/>
                  <w:szCs w:val="20"/>
                </w:rPr>
                <w:tab/>
                <w:delText>adverse transboundary or global environmental concerns?</w:delText>
              </w:r>
            </w:del>
          </w:p>
        </w:tc>
        <w:tc>
          <w:tcPr>
            <w:tcW w:w="900" w:type="dxa"/>
            <w:tcBorders>
              <w:bottom w:val="single" w:sz="4" w:space="0" w:color="auto"/>
            </w:tcBorders>
            <w:shd w:val="clear" w:color="auto" w:fill="auto"/>
          </w:tcPr>
          <w:p w14:paraId="6E92FEA4" w14:textId="6BFC328B" w:rsidR="00F5335A" w:rsidDel="00D3325E" w:rsidRDefault="00795F6F">
            <w:pPr>
              <w:tabs>
                <w:tab w:val="left" w:pos="585"/>
              </w:tabs>
              <w:spacing w:after="0" w:line="240" w:lineRule="auto"/>
              <w:ind w:left="567" w:hanging="567"/>
              <w:rPr>
                <w:del w:id="2191" w:author="Phatthamon Jantalae" w:date="2022-06-16T17:01:00Z"/>
                <w:rFonts w:ascii="Calibri" w:eastAsia="Times New Roman" w:hAnsi="Calibri" w:cs="Calibri"/>
                <w:sz w:val="20"/>
                <w:szCs w:val="20"/>
              </w:rPr>
            </w:pPr>
            <w:del w:id="2192" w:author="Phatthamon Jantalae" w:date="2022-06-16T17:01:00Z">
              <w:r w:rsidDel="00D3325E">
                <w:rPr>
                  <w:rFonts w:ascii="Calibri" w:hAnsi="Calibri" w:cs="Calibri"/>
                  <w:sz w:val="20"/>
                  <w:szCs w:val="20"/>
                  <w:lang w:eastAsia="zh-CN"/>
                </w:rPr>
                <w:delText>No</w:delText>
              </w:r>
            </w:del>
          </w:p>
        </w:tc>
      </w:tr>
      <w:tr w:rsidR="00F5335A" w:rsidDel="00D3325E" w14:paraId="39C7EF83" w14:textId="262C9EC6">
        <w:trPr>
          <w:trHeight w:val="530"/>
          <w:del w:id="2193" w:author="Phatthamon Jantalae" w:date="2022-06-16T17:01:00Z"/>
        </w:trPr>
        <w:tc>
          <w:tcPr>
            <w:tcW w:w="8635" w:type="dxa"/>
            <w:tcBorders>
              <w:bottom w:val="single" w:sz="4" w:space="0" w:color="auto"/>
            </w:tcBorders>
            <w:shd w:val="clear" w:color="auto" w:fill="DBE5F1"/>
            <w:vAlign w:val="center"/>
          </w:tcPr>
          <w:p w14:paraId="62F791D2" w14:textId="68A7AEF5" w:rsidR="00F5335A" w:rsidDel="00D3325E" w:rsidRDefault="00795F6F">
            <w:pPr>
              <w:tabs>
                <w:tab w:val="left" w:pos="555"/>
              </w:tabs>
              <w:spacing w:after="0" w:line="240" w:lineRule="auto"/>
              <w:rPr>
                <w:del w:id="2194" w:author="Phatthamon Jantalae" w:date="2022-06-16T17:01:00Z"/>
                <w:rFonts w:ascii="Calibri" w:eastAsia="Times New Roman" w:hAnsi="Calibri" w:cs="Calibri"/>
                <w:b/>
                <w:sz w:val="20"/>
                <w:szCs w:val="20"/>
              </w:rPr>
            </w:pPr>
            <w:del w:id="2195" w:author="Phatthamon Jantalae" w:date="2022-06-16T17:01:00Z">
              <w:r w:rsidDel="00D3325E">
                <w:rPr>
                  <w:rFonts w:ascii="Calibri" w:eastAsia="Times New Roman" w:hAnsi="Calibri" w:cs="Calibri"/>
                  <w:b/>
                  <w:sz w:val="20"/>
                  <w:szCs w:val="20"/>
                </w:rPr>
                <w:delText>Standard 2: Climate Change and Disaster Risks</w:delText>
              </w:r>
            </w:del>
          </w:p>
        </w:tc>
        <w:tc>
          <w:tcPr>
            <w:tcW w:w="900" w:type="dxa"/>
            <w:tcBorders>
              <w:bottom w:val="single" w:sz="4" w:space="0" w:color="auto"/>
            </w:tcBorders>
            <w:shd w:val="clear" w:color="auto" w:fill="DBE5F1"/>
          </w:tcPr>
          <w:p w14:paraId="4EA20C8A" w14:textId="03EFEB90" w:rsidR="00F5335A" w:rsidDel="00D3325E" w:rsidRDefault="00F5335A">
            <w:pPr>
              <w:tabs>
                <w:tab w:val="left" w:pos="585"/>
              </w:tabs>
              <w:spacing w:after="0" w:line="240" w:lineRule="auto"/>
              <w:ind w:left="567" w:hanging="567"/>
              <w:rPr>
                <w:del w:id="2196" w:author="Phatthamon Jantalae" w:date="2022-06-16T17:01:00Z"/>
                <w:rFonts w:ascii="Calibri" w:eastAsia="Times New Roman" w:hAnsi="Calibri" w:cs="Calibri"/>
                <w:sz w:val="20"/>
                <w:szCs w:val="20"/>
              </w:rPr>
            </w:pPr>
          </w:p>
        </w:tc>
      </w:tr>
      <w:tr w:rsidR="00F5335A" w:rsidDel="00D3325E" w14:paraId="2F5276B1" w14:textId="2AE9BB22">
        <w:trPr>
          <w:del w:id="2197" w:author="Phatthamon Jantalae" w:date="2022-06-16T17:01:00Z"/>
        </w:trPr>
        <w:tc>
          <w:tcPr>
            <w:tcW w:w="8635" w:type="dxa"/>
            <w:tcBorders>
              <w:bottom w:val="single" w:sz="4" w:space="0" w:color="auto"/>
            </w:tcBorders>
            <w:shd w:val="clear" w:color="auto" w:fill="auto"/>
          </w:tcPr>
          <w:p w14:paraId="463C4536" w14:textId="114E612D" w:rsidR="00F5335A" w:rsidDel="00D3325E" w:rsidRDefault="00795F6F">
            <w:pPr>
              <w:tabs>
                <w:tab w:val="left" w:pos="585"/>
              </w:tabs>
              <w:spacing w:after="0" w:line="240" w:lineRule="auto"/>
              <w:ind w:left="567" w:hanging="567"/>
              <w:rPr>
                <w:del w:id="2198" w:author="Phatthamon Jantalae" w:date="2022-06-16T17:01:00Z"/>
                <w:rFonts w:ascii="Calibri" w:eastAsia="Times New Roman" w:hAnsi="Calibri" w:cs="Calibri"/>
                <w:sz w:val="20"/>
                <w:szCs w:val="20"/>
              </w:rPr>
            </w:pPr>
            <w:del w:id="2199"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1138138B" w14:textId="06F2C7DA" w:rsidR="00F5335A" w:rsidDel="00D3325E" w:rsidRDefault="00F5335A">
            <w:pPr>
              <w:tabs>
                <w:tab w:val="left" w:pos="585"/>
              </w:tabs>
              <w:spacing w:after="0" w:line="240" w:lineRule="auto"/>
              <w:ind w:left="567" w:hanging="567"/>
              <w:rPr>
                <w:del w:id="2200" w:author="Phatthamon Jantalae" w:date="2022-06-16T17:01:00Z"/>
                <w:rFonts w:ascii="Calibri" w:eastAsia="Times New Roman" w:hAnsi="Calibri" w:cs="Calibri"/>
                <w:sz w:val="20"/>
                <w:szCs w:val="20"/>
              </w:rPr>
            </w:pPr>
          </w:p>
        </w:tc>
      </w:tr>
      <w:tr w:rsidR="00F5335A" w:rsidDel="00D3325E" w14:paraId="206B335A" w14:textId="14433E71">
        <w:trPr>
          <w:del w:id="2201" w:author="Phatthamon Jantalae" w:date="2022-06-16T17:01:00Z"/>
        </w:trPr>
        <w:tc>
          <w:tcPr>
            <w:tcW w:w="8635" w:type="dxa"/>
            <w:tcBorders>
              <w:bottom w:val="single" w:sz="4" w:space="0" w:color="auto"/>
            </w:tcBorders>
            <w:shd w:val="clear" w:color="auto" w:fill="auto"/>
          </w:tcPr>
          <w:p w14:paraId="09A02AD0" w14:textId="5AF92172" w:rsidR="00F5335A" w:rsidDel="00D3325E" w:rsidRDefault="00795F6F">
            <w:pPr>
              <w:tabs>
                <w:tab w:val="left" w:pos="585"/>
              </w:tabs>
              <w:spacing w:after="0" w:line="240" w:lineRule="auto"/>
              <w:ind w:left="567" w:hanging="567"/>
              <w:rPr>
                <w:del w:id="2202" w:author="Phatthamon Jantalae" w:date="2022-06-16T17:01:00Z"/>
                <w:rFonts w:ascii="Calibri" w:eastAsia="Times New Roman" w:hAnsi="Calibri" w:cs="Calibri"/>
                <w:sz w:val="20"/>
                <w:szCs w:val="20"/>
              </w:rPr>
            </w:pPr>
            <w:del w:id="2203" w:author="Phatthamon Jantalae" w:date="2022-06-16T17:01:00Z">
              <w:r w:rsidDel="00D3325E">
                <w:rPr>
                  <w:rFonts w:ascii="Calibri" w:eastAsia="Times New Roman" w:hAnsi="Calibri" w:cs="Calibri"/>
                  <w:sz w:val="20"/>
                  <w:szCs w:val="20"/>
                </w:rPr>
                <w:delText>2.1</w:delText>
              </w:r>
              <w:r w:rsidDel="00D3325E">
                <w:rPr>
                  <w:rFonts w:ascii="Calibri" w:eastAsia="Times New Roman" w:hAnsi="Calibri" w:cs="Calibri"/>
                  <w:sz w:val="20"/>
                  <w:szCs w:val="20"/>
                </w:rPr>
                <w:tab/>
                <w:delText>areas subject to hazards such as earthquakes, floods, landslides, severe winds, storm surges, tsunami or volcanic eruptions?</w:delText>
              </w:r>
            </w:del>
          </w:p>
        </w:tc>
        <w:tc>
          <w:tcPr>
            <w:tcW w:w="900" w:type="dxa"/>
            <w:tcBorders>
              <w:bottom w:val="single" w:sz="4" w:space="0" w:color="auto"/>
            </w:tcBorders>
            <w:shd w:val="clear" w:color="auto" w:fill="auto"/>
          </w:tcPr>
          <w:p w14:paraId="60971E1D" w14:textId="60400D18" w:rsidR="00F5335A" w:rsidDel="00D3325E" w:rsidRDefault="00795F6F">
            <w:pPr>
              <w:tabs>
                <w:tab w:val="left" w:pos="585"/>
              </w:tabs>
              <w:spacing w:after="0" w:line="240" w:lineRule="auto"/>
              <w:ind w:left="567" w:hanging="567"/>
              <w:rPr>
                <w:del w:id="2204" w:author="Phatthamon Jantalae" w:date="2022-06-16T17:01:00Z"/>
                <w:rFonts w:ascii="Calibri" w:eastAsia="Times New Roman" w:hAnsi="Calibri" w:cs="Calibri"/>
                <w:sz w:val="20"/>
                <w:szCs w:val="20"/>
              </w:rPr>
            </w:pPr>
            <w:del w:id="2205" w:author="Phatthamon Jantalae" w:date="2022-06-16T17:01:00Z">
              <w:r w:rsidDel="00D3325E">
                <w:rPr>
                  <w:rFonts w:ascii="Calibri" w:hAnsi="Calibri" w:cs="Calibri"/>
                  <w:sz w:val="20"/>
                  <w:szCs w:val="20"/>
                  <w:lang w:eastAsia="zh-CN"/>
                </w:rPr>
                <w:delText>No</w:delText>
              </w:r>
            </w:del>
          </w:p>
        </w:tc>
      </w:tr>
      <w:tr w:rsidR="00F5335A" w:rsidDel="00D3325E" w14:paraId="3CC0B1E9" w14:textId="545299D9">
        <w:trPr>
          <w:del w:id="2206" w:author="Phatthamon Jantalae" w:date="2022-06-16T17:01:00Z"/>
        </w:trPr>
        <w:tc>
          <w:tcPr>
            <w:tcW w:w="8635" w:type="dxa"/>
            <w:tcBorders>
              <w:bottom w:val="single" w:sz="4" w:space="0" w:color="auto"/>
            </w:tcBorders>
            <w:shd w:val="clear" w:color="auto" w:fill="auto"/>
          </w:tcPr>
          <w:p w14:paraId="4B9DBDFD" w14:textId="10AA92B5" w:rsidR="00F5335A" w:rsidDel="00D3325E" w:rsidRDefault="00795F6F">
            <w:pPr>
              <w:tabs>
                <w:tab w:val="left" w:pos="585"/>
              </w:tabs>
              <w:autoSpaceDE w:val="0"/>
              <w:autoSpaceDN w:val="0"/>
              <w:adjustRightInd w:val="0"/>
              <w:spacing w:after="0" w:line="240" w:lineRule="auto"/>
              <w:ind w:left="567" w:hanging="567"/>
              <w:rPr>
                <w:del w:id="2207" w:author="Phatthamon Jantalae" w:date="2022-06-16T17:01:00Z"/>
                <w:rFonts w:ascii="Calibri" w:eastAsia="Times New Roman" w:hAnsi="Calibri" w:cs="Calibri"/>
                <w:sz w:val="20"/>
                <w:szCs w:val="20"/>
              </w:rPr>
            </w:pPr>
            <w:del w:id="2208" w:author="Phatthamon Jantalae" w:date="2022-06-16T17:01:00Z">
              <w:r w:rsidDel="00D3325E">
                <w:rPr>
                  <w:rFonts w:ascii="Calibri" w:eastAsia="Times New Roman" w:hAnsi="Calibri" w:cs="Calibri"/>
                  <w:sz w:val="20"/>
                  <w:szCs w:val="20"/>
                </w:rPr>
                <w:delText>2.2</w:delText>
              </w:r>
              <w:r w:rsidDel="00D3325E">
                <w:rPr>
                  <w:rFonts w:ascii="Calibri" w:eastAsia="Times New Roman" w:hAnsi="Calibri" w:cs="Calibri"/>
                  <w:sz w:val="20"/>
                  <w:szCs w:val="20"/>
                </w:rPr>
                <w:tab/>
                <w:delText xml:space="preserve">outputs and outcomes sensitive or vulnerable to potential impacts of </w:delText>
              </w:r>
              <w:r w:rsidDel="00D3325E">
                <w:rPr>
                  <w:rFonts w:ascii="Calibri" w:eastAsia="Times New Roman" w:hAnsi="Calibri" w:cs="Calibri"/>
                  <w:bCs/>
                  <w:color w:val="000000"/>
                  <w:sz w:val="20"/>
                  <w:szCs w:val="20"/>
                </w:rPr>
                <w:delText>climate</w:delText>
              </w:r>
              <w:r w:rsidDel="00D3325E">
                <w:rPr>
                  <w:rFonts w:ascii="Calibri" w:eastAsia="Times New Roman" w:hAnsi="Calibri" w:cs="Calibri"/>
                  <w:sz w:val="20"/>
                  <w:szCs w:val="20"/>
                </w:rPr>
                <w:delText xml:space="preserve"> change or disasters? </w:delText>
              </w:r>
            </w:del>
          </w:p>
          <w:p w14:paraId="7D8E78E2" w14:textId="5672F120" w:rsidR="00F5335A" w:rsidDel="00D3325E" w:rsidRDefault="00795F6F">
            <w:pPr>
              <w:tabs>
                <w:tab w:val="left" w:pos="585"/>
              </w:tabs>
              <w:autoSpaceDE w:val="0"/>
              <w:autoSpaceDN w:val="0"/>
              <w:adjustRightInd w:val="0"/>
              <w:spacing w:after="0" w:line="240" w:lineRule="auto"/>
              <w:ind w:left="567" w:hanging="567"/>
              <w:rPr>
                <w:del w:id="2209" w:author="Phatthamon Jantalae" w:date="2022-06-16T17:01:00Z"/>
                <w:rFonts w:ascii="Calibri" w:eastAsia="Times New Roman" w:hAnsi="Calibri" w:cs="Calibri"/>
                <w:sz w:val="20"/>
                <w:szCs w:val="20"/>
              </w:rPr>
            </w:pPr>
            <w:del w:id="2210" w:author="Phatthamon Jantalae" w:date="2022-06-16T17:01:00Z">
              <w:r w:rsidDel="00D3325E">
                <w:rPr>
                  <w:rFonts w:ascii="Calibri" w:eastAsia="Times New Roman" w:hAnsi="Calibri" w:cs="Calibri"/>
                  <w:sz w:val="20"/>
                  <w:szCs w:val="20"/>
                </w:rPr>
                <w:tab/>
                <w:delText>For example, through increased precipitation, drought, temperature, salinity, extreme events, earthquakes</w:delText>
              </w:r>
            </w:del>
          </w:p>
        </w:tc>
        <w:tc>
          <w:tcPr>
            <w:tcW w:w="900" w:type="dxa"/>
            <w:tcBorders>
              <w:bottom w:val="single" w:sz="4" w:space="0" w:color="auto"/>
            </w:tcBorders>
            <w:shd w:val="clear" w:color="auto" w:fill="auto"/>
          </w:tcPr>
          <w:p w14:paraId="5DC07E78" w14:textId="1DA16955" w:rsidR="00F5335A" w:rsidDel="00D3325E" w:rsidRDefault="00795F6F">
            <w:pPr>
              <w:tabs>
                <w:tab w:val="left" w:pos="585"/>
              </w:tabs>
              <w:spacing w:after="0" w:line="240" w:lineRule="auto"/>
              <w:ind w:left="567" w:hanging="567"/>
              <w:rPr>
                <w:del w:id="2211" w:author="Phatthamon Jantalae" w:date="2022-06-16T17:01:00Z"/>
                <w:rFonts w:ascii="Calibri" w:hAnsi="Calibri" w:cs="Calibri"/>
                <w:sz w:val="20"/>
                <w:szCs w:val="20"/>
                <w:lang w:eastAsia="zh-CN"/>
              </w:rPr>
            </w:pPr>
            <w:del w:id="2212" w:author="Phatthamon Jantalae" w:date="2022-06-16T17:01:00Z">
              <w:r w:rsidDel="00D3325E">
                <w:rPr>
                  <w:rFonts w:ascii="Calibri" w:hAnsi="Calibri" w:cs="Calibri"/>
                  <w:sz w:val="20"/>
                  <w:szCs w:val="20"/>
                  <w:lang w:eastAsia="zh-CN"/>
                </w:rPr>
                <w:delText>Yes</w:delText>
              </w:r>
            </w:del>
          </w:p>
        </w:tc>
      </w:tr>
      <w:tr w:rsidR="00F5335A" w:rsidDel="00D3325E" w14:paraId="09F94005" w14:textId="3A067379">
        <w:trPr>
          <w:del w:id="2213" w:author="Phatthamon Jantalae" w:date="2022-06-16T17:01:00Z"/>
        </w:trPr>
        <w:tc>
          <w:tcPr>
            <w:tcW w:w="8635" w:type="dxa"/>
            <w:tcBorders>
              <w:bottom w:val="single" w:sz="4" w:space="0" w:color="auto"/>
            </w:tcBorders>
            <w:shd w:val="clear" w:color="auto" w:fill="auto"/>
          </w:tcPr>
          <w:p w14:paraId="47761C33" w14:textId="77E3D6A8" w:rsidR="00F5335A" w:rsidDel="00D3325E" w:rsidRDefault="00795F6F">
            <w:pPr>
              <w:tabs>
                <w:tab w:val="left" w:pos="585"/>
              </w:tabs>
              <w:spacing w:after="0" w:line="240" w:lineRule="auto"/>
              <w:ind w:left="567" w:hanging="567"/>
              <w:rPr>
                <w:del w:id="2214" w:author="Phatthamon Jantalae" w:date="2022-06-16T17:01:00Z"/>
                <w:rFonts w:ascii="Calibri" w:eastAsia="Times New Roman" w:hAnsi="Calibri" w:cs="Calibri"/>
                <w:sz w:val="20"/>
                <w:szCs w:val="20"/>
              </w:rPr>
            </w:pPr>
            <w:del w:id="2215" w:author="Phatthamon Jantalae" w:date="2022-06-16T17:01:00Z">
              <w:r w:rsidDel="00D3325E">
                <w:rPr>
                  <w:rFonts w:ascii="Calibri" w:eastAsia="Times New Roman" w:hAnsi="Calibri" w:cs="Calibri"/>
                  <w:sz w:val="20"/>
                  <w:szCs w:val="20"/>
                </w:rPr>
                <w:delText>2.3</w:delText>
              </w:r>
              <w:r w:rsidDel="00D3325E">
                <w:rPr>
                  <w:rFonts w:ascii="Calibri" w:eastAsia="Times New Roman" w:hAnsi="Calibri" w:cs="Calibri"/>
                  <w:sz w:val="20"/>
                  <w:szCs w:val="20"/>
                </w:rPr>
                <w:tab/>
                <w:delText xml:space="preserve">increases in </w:delText>
              </w:r>
              <w:r w:rsidR="00393E35" w:rsidDel="00D3325E">
                <w:fldChar w:fldCharType="begin"/>
              </w:r>
              <w:r w:rsidR="00393E35" w:rsidDel="00D3325E">
                <w:delInstrText xml:space="preserve"> HYPERLINK \l "CCVulnerabi</w:delInstrText>
              </w:r>
              <w:r w:rsidR="00393E35" w:rsidDel="00D3325E">
                <w:delInstrText xml:space="preserve">lityGlossary" </w:delInstrText>
              </w:r>
              <w:r w:rsidR="00393E35" w:rsidDel="00D3325E">
                <w:fldChar w:fldCharType="separate"/>
              </w:r>
              <w:r w:rsidDel="00D3325E">
                <w:rPr>
                  <w:rFonts w:ascii="Calibri" w:eastAsia="Times New Roman" w:hAnsi="Calibri" w:cs="Calibri"/>
                  <w:sz w:val="20"/>
                  <w:szCs w:val="20"/>
                </w:rPr>
                <w:delText>vulnerability to climate change</w:delText>
              </w:r>
              <w:r w:rsidR="00393E35" w:rsidDel="00D3325E">
                <w:rPr>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impacts or disaster risks now or in the future (also known as maladaptive or negative coping practices)?</w:delText>
              </w:r>
            </w:del>
          </w:p>
          <w:p w14:paraId="1924A13A" w14:textId="1E4ED15D" w:rsidR="00F5335A" w:rsidDel="00D3325E" w:rsidRDefault="00795F6F">
            <w:pPr>
              <w:tabs>
                <w:tab w:val="left" w:pos="630"/>
              </w:tabs>
              <w:spacing w:after="0" w:line="240" w:lineRule="auto"/>
              <w:ind w:left="630"/>
              <w:rPr>
                <w:del w:id="2216" w:author="Phatthamon Jantalae" w:date="2022-06-16T17:01:00Z"/>
                <w:rFonts w:ascii="Calibri" w:eastAsia="Times New Roman" w:hAnsi="Calibri" w:cs="Calibri"/>
                <w:sz w:val="20"/>
                <w:szCs w:val="20"/>
              </w:rPr>
            </w:pPr>
            <w:del w:id="2217" w:author="Phatthamon Jantalae" w:date="2022-06-16T17:01:00Z">
              <w:r w:rsidDel="00D3325E">
                <w:rPr>
                  <w:rFonts w:ascii="Calibri" w:eastAsia="Times New Roman" w:hAnsi="Calibri" w:cs="Calibri"/>
                  <w:sz w:val="20"/>
                  <w:szCs w:val="20"/>
                </w:rPr>
                <w:delText>For example, changes to land use planning may encourage further development of floodplains, potentially increasing the population’s vulnerability to climate change, specifically flooding</w:delText>
              </w:r>
            </w:del>
          </w:p>
        </w:tc>
        <w:tc>
          <w:tcPr>
            <w:tcW w:w="900" w:type="dxa"/>
            <w:tcBorders>
              <w:bottom w:val="single" w:sz="4" w:space="0" w:color="auto"/>
            </w:tcBorders>
            <w:shd w:val="clear" w:color="auto" w:fill="auto"/>
          </w:tcPr>
          <w:p w14:paraId="2D49F999" w14:textId="55EB2C11" w:rsidR="00F5335A" w:rsidDel="00D3325E" w:rsidRDefault="00795F6F">
            <w:pPr>
              <w:tabs>
                <w:tab w:val="left" w:pos="585"/>
              </w:tabs>
              <w:spacing w:after="0" w:line="240" w:lineRule="auto"/>
              <w:ind w:left="567" w:hanging="567"/>
              <w:rPr>
                <w:del w:id="2218" w:author="Phatthamon Jantalae" w:date="2022-06-16T17:01:00Z"/>
                <w:rFonts w:ascii="Calibri" w:hAnsi="Calibri" w:cs="Calibri"/>
                <w:sz w:val="20"/>
                <w:szCs w:val="20"/>
                <w:lang w:eastAsia="zh-CN"/>
              </w:rPr>
            </w:pPr>
            <w:del w:id="2219" w:author="Phatthamon Jantalae" w:date="2022-06-16T17:01:00Z">
              <w:r w:rsidDel="00D3325E">
                <w:rPr>
                  <w:rFonts w:ascii="Calibri" w:hAnsi="Calibri" w:cs="Calibri"/>
                  <w:sz w:val="20"/>
                  <w:szCs w:val="20"/>
                  <w:lang w:eastAsia="zh-CN"/>
                </w:rPr>
                <w:delText>No</w:delText>
              </w:r>
            </w:del>
          </w:p>
        </w:tc>
      </w:tr>
      <w:tr w:rsidR="00F5335A" w:rsidDel="00D3325E" w14:paraId="3A92D371" w14:textId="4D0A87E8">
        <w:trPr>
          <w:del w:id="2220" w:author="Phatthamon Jantalae" w:date="2022-06-16T17:01:00Z"/>
        </w:trPr>
        <w:tc>
          <w:tcPr>
            <w:tcW w:w="8635" w:type="dxa"/>
            <w:tcBorders>
              <w:bottom w:val="single" w:sz="4" w:space="0" w:color="auto"/>
            </w:tcBorders>
            <w:shd w:val="clear" w:color="auto" w:fill="auto"/>
          </w:tcPr>
          <w:p w14:paraId="3A19C6B3" w14:textId="2E46D68A" w:rsidR="00F5335A" w:rsidDel="00D3325E" w:rsidRDefault="00795F6F">
            <w:pPr>
              <w:tabs>
                <w:tab w:val="left" w:pos="585"/>
              </w:tabs>
              <w:spacing w:after="0" w:line="240" w:lineRule="auto"/>
              <w:ind w:left="567" w:hanging="567"/>
              <w:rPr>
                <w:del w:id="2221" w:author="Phatthamon Jantalae" w:date="2022-06-16T17:01:00Z"/>
                <w:rFonts w:ascii="Calibri" w:eastAsia="Times New Roman" w:hAnsi="Calibri" w:cs="Calibri"/>
                <w:sz w:val="20"/>
                <w:szCs w:val="20"/>
              </w:rPr>
            </w:pPr>
            <w:del w:id="2222" w:author="Phatthamon Jantalae" w:date="2022-06-16T17:01:00Z">
              <w:r w:rsidDel="00D3325E">
                <w:rPr>
                  <w:rFonts w:ascii="Calibri" w:eastAsia="Times New Roman" w:hAnsi="Calibri" w:cs="Calibri"/>
                  <w:sz w:val="20"/>
                  <w:szCs w:val="20"/>
                </w:rPr>
                <w:delText xml:space="preserve">2.4 </w:delText>
              </w:r>
              <w:r w:rsidDel="00D3325E">
                <w:rPr>
                  <w:rFonts w:ascii="Calibri" w:eastAsia="Times New Roman" w:hAnsi="Calibri" w:cs="Calibri"/>
                  <w:sz w:val="20"/>
                  <w:szCs w:val="20"/>
                </w:rPr>
                <w:tab/>
                <w:delText>increases of greenhouse gas emissions, black carbon emissions or other drivers of climate change?</w:delText>
              </w:r>
            </w:del>
          </w:p>
        </w:tc>
        <w:tc>
          <w:tcPr>
            <w:tcW w:w="900" w:type="dxa"/>
            <w:tcBorders>
              <w:bottom w:val="single" w:sz="4" w:space="0" w:color="auto"/>
            </w:tcBorders>
            <w:shd w:val="clear" w:color="auto" w:fill="auto"/>
          </w:tcPr>
          <w:p w14:paraId="09E8946D" w14:textId="3BDDF4F1" w:rsidR="00F5335A" w:rsidDel="00D3325E" w:rsidRDefault="00795F6F">
            <w:pPr>
              <w:tabs>
                <w:tab w:val="left" w:pos="585"/>
              </w:tabs>
              <w:spacing w:after="0" w:line="240" w:lineRule="auto"/>
              <w:ind w:left="567" w:hanging="567"/>
              <w:rPr>
                <w:del w:id="2223" w:author="Phatthamon Jantalae" w:date="2022-06-16T17:01:00Z"/>
                <w:rFonts w:ascii="Calibri" w:hAnsi="Calibri" w:cs="Calibri"/>
                <w:sz w:val="20"/>
                <w:szCs w:val="20"/>
                <w:lang w:eastAsia="zh-CN"/>
              </w:rPr>
            </w:pPr>
            <w:del w:id="2224" w:author="Phatthamon Jantalae" w:date="2022-06-16T17:01:00Z">
              <w:r w:rsidDel="00D3325E">
                <w:rPr>
                  <w:rFonts w:ascii="Calibri" w:hAnsi="Calibri" w:cs="Calibri"/>
                  <w:sz w:val="20"/>
                  <w:szCs w:val="20"/>
                  <w:lang w:eastAsia="zh-CN"/>
                </w:rPr>
                <w:delText>Yes</w:delText>
              </w:r>
            </w:del>
          </w:p>
        </w:tc>
      </w:tr>
      <w:tr w:rsidR="00F5335A" w:rsidDel="00D3325E" w14:paraId="2E41B635" w14:textId="0DA7AB67">
        <w:trPr>
          <w:trHeight w:val="539"/>
          <w:del w:id="2225" w:author="Phatthamon Jantalae" w:date="2022-06-16T17:01:00Z"/>
        </w:trPr>
        <w:tc>
          <w:tcPr>
            <w:tcW w:w="8635" w:type="dxa"/>
            <w:tcBorders>
              <w:bottom w:val="single" w:sz="4" w:space="0" w:color="auto"/>
            </w:tcBorders>
            <w:shd w:val="clear" w:color="auto" w:fill="DBE5F1"/>
            <w:vAlign w:val="center"/>
          </w:tcPr>
          <w:p w14:paraId="2DC67895" w14:textId="0BF9D6D2" w:rsidR="00F5335A" w:rsidDel="00D3325E" w:rsidRDefault="00795F6F">
            <w:pPr>
              <w:tabs>
                <w:tab w:val="left" w:pos="0"/>
                <w:tab w:val="left" w:pos="555"/>
              </w:tabs>
              <w:spacing w:after="0" w:line="240" w:lineRule="auto"/>
              <w:rPr>
                <w:del w:id="2226" w:author="Phatthamon Jantalae" w:date="2022-06-16T17:01:00Z"/>
                <w:rFonts w:ascii="Calibri" w:eastAsia="Times New Roman" w:hAnsi="Calibri" w:cs="Calibri"/>
                <w:b/>
                <w:sz w:val="20"/>
                <w:szCs w:val="20"/>
              </w:rPr>
            </w:pPr>
            <w:del w:id="2227" w:author="Phatthamon Jantalae" w:date="2022-06-16T17:01:00Z">
              <w:r w:rsidDel="00D3325E">
                <w:rPr>
                  <w:rFonts w:ascii="Calibri" w:eastAsia="Times New Roman" w:hAnsi="Calibri" w:cs="Calibri"/>
                  <w:b/>
                  <w:sz w:val="20"/>
                  <w:szCs w:val="20"/>
                </w:rPr>
                <w:delText>Standard 3: Community Health, Safety and Security</w:delText>
              </w:r>
            </w:del>
          </w:p>
        </w:tc>
        <w:tc>
          <w:tcPr>
            <w:tcW w:w="900" w:type="dxa"/>
            <w:tcBorders>
              <w:bottom w:val="single" w:sz="4" w:space="0" w:color="auto"/>
            </w:tcBorders>
            <w:shd w:val="clear" w:color="auto" w:fill="DBE5F1"/>
            <w:vAlign w:val="center"/>
          </w:tcPr>
          <w:p w14:paraId="320CC080" w14:textId="0AB2EFD6" w:rsidR="00F5335A" w:rsidDel="00D3325E" w:rsidRDefault="00F5335A">
            <w:pPr>
              <w:tabs>
                <w:tab w:val="left" w:pos="585"/>
              </w:tabs>
              <w:spacing w:after="0" w:line="240" w:lineRule="auto"/>
              <w:ind w:left="567" w:hanging="567"/>
              <w:rPr>
                <w:del w:id="2228" w:author="Phatthamon Jantalae" w:date="2022-06-16T17:01:00Z"/>
                <w:rFonts w:ascii="Calibri" w:eastAsia="Times New Roman" w:hAnsi="Calibri" w:cs="Calibri"/>
                <w:sz w:val="20"/>
                <w:szCs w:val="20"/>
              </w:rPr>
            </w:pPr>
          </w:p>
        </w:tc>
      </w:tr>
      <w:tr w:rsidR="00F5335A" w:rsidDel="00D3325E" w14:paraId="378B4C3B" w14:textId="38405AC0">
        <w:trPr>
          <w:del w:id="2229" w:author="Phatthamon Jantalae" w:date="2022-06-16T17:01:00Z"/>
        </w:trPr>
        <w:tc>
          <w:tcPr>
            <w:tcW w:w="8635" w:type="dxa"/>
            <w:tcBorders>
              <w:bottom w:val="single" w:sz="4" w:space="0" w:color="auto"/>
            </w:tcBorders>
            <w:shd w:val="clear" w:color="auto" w:fill="auto"/>
          </w:tcPr>
          <w:p w14:paraId="29F7E293" w14:textId="39FE4CDA" w:rsidR="00F5335A" w:rsidDel="00D3325E" w:rsidRDefault="00795F6F">
            <w:pPr>
              <w:tabs>
                <w:tab w:val="left" w:pos="585"/>
              </w:tabs>
              <w:spacing w:after="0" w:line="240" w:lineRule="auto"/>
              <w:ind w:left="567" w:hanging="567"/>
              <w:rPr>
                <w:del w:id="2230" w:author="Phatthamon Jantalae" w:date="2022-06-16T17:01:00Z"/>
                <w:rFonts w:ascii="Calibri" w:eastAsia="Times New Roman" w:hAnsi="Calibri" w:cs="Calibri"/>
                <w:sz w:val="20"/>
                <w:szCs w:val="20"/>
              </w:rPr>
            </w:pPr>
            <w:del w:id="2231" w:author="Phatthamon Jantalae" w:date="2022-06-16T17:01:00Z">
              <w:r w:rsidDel="00D3325E">
                <w:rPr>
                  <w:rFonts w:ascii="Calibri" w:eastAsia="Times New Roman" w:hAnsi="Calibri" w:cs="Calibri"/>
                  <w:sz w:val="20"/>
                  <w:szCs w:val="20"/>
                </w:rPr>
                <w:lastRenderedPageBreak/>
                <w:delText>Would the project potentially involve or lead to:</w:delText>
              </w:r>
            </w:del>
          </w:p>
        </w:tc>
        <w:tc>
          <w:tcPr>
            <w:tcW w:w="900" w:type="dxa"/>
            <w:tcBorders>
              <w:bottom w:val="single" w:sz="4" w:space="0" w:color="auto"/>
            </w:tcBorders>
            <w:shd w:val="clear" w:color="auto" w:fill="auto"/>
          </w:tcPr>
          <w:p w14:paraId="25BBFAA5" w14:textId="6BD728AD" w:rsidR="00F5335A" w:rsidDel="00D3325E" w:rsidRDefault="00F5335A">
            <w:pPr>
              <w:tabs>
                <w:tab w:val="left" w:pos="585"/>
              </w:tabs>
              <w:spacing w:after="0" w:line="240" w:lineRule="auto"/>
              <w:ind w:left="567" w:hanging="567"/>
              <w:rPr>
                <w:del w:id="2232" w:author="Phatthamon Jantalae" w:date="2022-06-16T17:01:00Z"/>
                <w:rFonts w:ascii="Calibri" w:eastAsia="Times New Roman" w:hAnsi="Calibri" w:cs="Calibri"/>
                <w:sz w:val="20"/>
                <w:szCs w:val="20"/>
              </w:rPr>
            </w:pPr>
          </w:p>
        </w:tc>
      </w:tr>
      <w:tr w:rsidR="00F5335A" w:rsidDel="00D3325E" w14:paraId="329BA35D" w14:textId="5EA101C0">
        <w:trPr>
          <w:del w:id="2233" w:author="Phatthamon Jantalae" w:date="2022-06-16T17:01:00Z"/>
        </w:trPr>
        <w:tc>
          <w:tcPr>
            <w:tcW w:w="8635" w:type="dxa"/>
            <w:tcBorders>
              <w:bottom w:val="single" w:sz="4" w:space="0" w:color="auto"/>
            </w:tcBorders>
            <w:shd w:val="clear" w:color="auto" w:fill="auto"/>
          </w:tcPr>
          <w:p w14:paraId="75F8476D" w14:textId="7A02DD74" w:rsidR="00F5335A" w:rsidDel="00D3325E" w:rsidRDefault="00795F6F">
            <w:pPr>
              <w:tabs>
                <w:tab w:val="left" w:pos="585"/>
              </w:tabs>
              <w:spacing w:after="0" w:line="240" w:lineRule="auto"/>
              <w:ind w:left="567" w:hanging="567"/>
              <w:rPr>
                <w:del w:id="2234" w:author="Phatthamon Jantalae" w:date="2022-06-16T17:01:00Z"/>
                <w:rFonts w:ascii="Calibri" w:eastAsia="Times New Roman" w:hAnsi="Calibri" w:cs="Calibri"/>
                <w:sz w:val="20"/>
                <w:szCs w:val="20"/>
              </w:rPr>
            </w:pPr>
            <w:del w:id="2235" w:author="Phatthamon Jantalae" w:date="2022-06-16T17:01:00Z">
              <w:r w:rsidDel="00D3325E">
                <w:rPr>
                  <w:rFonts w:ascii="Calibri" w:eastAsia="Times New Roman" w:hAnsi="Calibri" w:cs="Calibri"/>
                  <w:sz w:val="20"/>
                  <w:szCs w:val="20"/>
                </w:rPr>
                <w:delText>3.1</w:delText>
              </w:r>
              <w:r w:rsidDel="00D3325E">
                <w:rPr>
                  <w:rFonts w:ascii="Calibri" w:eastAsia="Times New Roman" w:hAnsi="Calibri" w:cs="Calibri"/>
                  <w:sz w:val="20"/>
                  <w:szCs w:val="20"/>
                </w:rPr>
                <w:tab/>
                <w:delText>construction and/or infrastructure development (e.g. roads, buildings, dams)? (Note: the GEF does not finance projects that would involve the construction or rehabilitation of large or complex dams)</w:delText>
              </w:r>
            </w:del>
          </w:p>
        </w:tc>
        <w:tc>
          <w:tcPr>
            <w:tcW w:w="900" w:type="dxa"/>
            <w:tcBorders>
              <w:bottom w:val="single" w:sz="4" w:space="0" w:color="auto"/>
            </w:tcBorders>
            <w:shd w:val="clear" w:color="auto" w:fill="auto"/>
          </w:tcPr>
          <w:p w14:paraId="50D91230" w14:textId="45A4CEDE" w:rsidR="00F5335A" w:rsidDel="00D3325E" w:rsidRDefault="00795F6F">
            <w:pPr>
              <w:tabs>
                <w:tab w:val="left" w:pos="585"/>
              </w:tabs>
              <w:spacing w:after="0" w:line="240" w:lineRule="auto"/>
              <w:ind w:left="567" w:hanging="567"/>
              <w:rPr>
                <w:del w:id="2236" w:author="Phatthamon Jantalae" w:date="2022-06-16T17:01:00Z"/>
                <w:rFonts w:ascii="Calibri" w:hAnsi="Calibri" w:cs="Calibri"/>
                <w:sz w:val="20"/>
                <w:szCs w:val="20"/>
                <w:lang w:eastAsia="zh-CN"/>
              </w:rPr>
            </w:pPr>
            <w:del w:id="2237" w:author="Phatthamon Jantalae" w:date="2022-06-16T17:01:00Z">
              <w:r w:rsidDel="00D3325E">
                <w:rPr>
                  <w:rFonts w:ascii="Calibri" w:hAnsi="Calibri" w:cs="Calibri"/>
                  <w:sz w:val="20"/>
                  <w:szCs w:val="20"/>
                  <w:lang w:eastAsia="zh-CN"/>
                </w:rPr>
                <w:delText>Yes</w:delText>
              </w:r>
            </w:del>
          </w:p>
        </w:tc>
      </w:tr>
      <w:tr w:rsidR="00F5335A" w:rsidDel="00D3325E" w14:paraId="2966841C" w14:textId="24945B2B">
        <w:trPr>
          <w:del w:id="2238" w:author="Phatthamon Jantalae" w:date="2022-06-16T17:01:00Z"/>
        </w:trPr>
        <w:tc>
          <w:tcPr>
            <w:tcW w:w="8635" w:type="dxa"/>
            <w:tcBorders>
              <w:bottom w:val="single" w:sz="4" w:space="0" w:color="auto"/>
            </w:tcBorders>
            <w:shd w:val="clear" w:color="auto" w:fill="auto"/>
          </w:tcPr>
          <w:p w14:paraId="17D6FE28" w14:textId="0FA702AB" w:rsidR="00F5335A" w:rsidDel="00D3325E" w:rsidRDefault="00795F6F">
            <w:pPr>
              <w:tabs>
                <w:tab w:val="left" w:pos="585"/>
              </w:tabs>
              <w:spacing w:after="0" w:line="240" w:lineRule="auto"/>
              <w:ind w:left="567" w:hanging="567"/>
              <w:rPr>
                <w:del w:id="2239" w:author="Phatthamon Jantalae" w:date="2022-06-16T17:01:00Z"/>
                <w:rFonts w:ascii="Calibri" w:eastAsia="Times New Roman" w:hAnsi="Calibri" w:cs="Calibri"/>
                <w:sz w:val="20"/>
                <w:szCs w:val="20"/>
              </w:rPr>
            </w:pPr>
            <w:del w:id="2240" w:author="Phatthamon Jantalae" w:date="2022-06-16T17:01:00Z">
              <w:r w:rsidDel="00D3325E">
                <w:rPr>
                  <w:rFonts w:ascii="Calibri" w:eastAsia="Times New Roman" w:hAnsi="Calibri" w:cs="Calibri"/>
                  <w:sz w:val="20"/>
                  <w:szCs w:val="20"/>
                </w:rPr>
                <w:delText>3.2</w:delText>
              </w:r>
              <w:r w:rsidDel="00D3325E">
                <w:rPr>
                  <w:rFonts w:ascii="Calibri" w:eastAsia="Times New Roman" w:hAnsi="Calibri" w:cs="Calibri"/>
                  <w:sz w:val="20"/>
                  <w:szCs w:val="20"/>
                </w:rPr>
                <w:tab/>
                <w:delText>air pollution, noise, vibration, traffic, injuries, physical hazards, poor surface water quality due to runoff, erosion, sanitation?</w:delText>
              </w:r>
            </w:del>
          </w:p>
        </w:tc>
        <w:tc>
          <w:tcPr>
            <w:tcW w:w="900" w:type="dxa"/>
            <w:tcBorders>
              <w:bottom w:val="single" w:sz="4" w:space="0" w:color="auto"/>
            </w:tcBorders>
            <w:shd w:val="clear" w:color="auto" w:fill="auto"/>
          </w:tcPr>
          <w:p w14:paraId="2DE0F011" w14:textId="3F6F1C10" w:rsidR="00F5335A" w:rsidDel="00D3325E" w:rsidRDefault="00795F6F">
            <w:pPr>
              <w:tabs>
                <w:tab w:val="left" w:pos="585"/>
              </w:tabs>
              <w:spacing w:after="0" w:line="240" w:lineRule="auto"/>
              <w:ind w:left="567" w:hanging="567"/>
              <w:rPr>
                <w:del w:id="2241" w:author="Phatthamon Jantalae" w:date="2022-06-16T17:01:00Z"/>
                <w:rFonts w:ascii="Calibri" w:eastAsia="Times New Roman" w:hAnsi="Calibri" w:cs="Calibri"/>
                <w:sz w:val="20"/>
                <w:szCs w:val="20"/>
              </w:rPr>
            </w:pPr>
            <w:del w:id="2242" w:author="Phatthamon Jantalae" w:date="2022-06-16T17:01:00Z">
              <w:r w:rsidDel="00D3325E">
                <w:rPr>
                  <w:rFonts w:ascii="Calibri" w:hAnsi="Calibri" w:cs="Calibri"/>
                  <w:sz w:val="20"/>
                  <w:szCs w:val="20"/>
                  <w:lang w:eastAsia="zh-CN"/>
                </w:rPr>
                <w:delText>Yes</w:delText>
              </w:r>
            </w:del>
          </w:p>
        </w:tc>
      </w:tr>
      <w:tr w:rsidR="00F5335A" w:rsidDel="00D3325E" w14:paraId="0B6E6938" w14:textId="11B719BA">
        <w:trPr>
          <w:del w:id="2243" w:author="Phatthamon Jantalae" w:date="2022-06-16T17:01:00Z"/>
        </w:trPr>
        <w:tc>
          <w:tcPr>
            <w:tcW w:w="8635" w:type="dxa"/>
            <w:tcBorders>
              <w:bottom w:val="single" w:sz="4" w:space="0" w:color="auto"/>
            </w:tcBorders>
            <w:shd w:val="clear" w:color="auto" w:fill="auto"/>
          </w:tcPr>
          <w:p w14:paraId="5CE6E808" w14:textId="3A3DE141" w:rsidR="00F5335A" w:rsidDel="00D3325E" w:rsidRDefault="00795F6F">
            <w:pPr>
              <w:tabs>
                <w:tab w:val="left" w:pos="585"/>
              </w:tabs>
              <w:spacing w:after="0" w:line="240" w:lineRule="auto"/>
              <w:ind w:left="567" w:hanging="567"/>
              <w:rPr>
                <w:del w:id="2244" w:author="Phatthamon Jantalae" w:date="2022-06-16T17:01:00Z"/>
                <w:rFonts w:ascii="Calibri" w:eastAsia="Times New Roman" w:hAnsi="Calibri" w:cs="Calibri"/>
                <w:sz w:val="20"/>
                <w:szCs w:val="20"/>
              </w:rPr>
            </w:pPr>
            <w:del w:id="2245" w:author="Phatthamon Jantalae" w:date="2022-06-16T17:01:00Z">
              <w:r w:rsidDel="00D3325E">
                <w:rPr>
                  <w:rFonts w:ascii="Calibri" w:eastAsia="Times New Roman" w:hAnsi="Calibri" w:cs="Calibri"/>
                  <w:sz w:val="20"/>
                  <w:szCs w:val="20"/>
                </w:rPr>
                <w:delText>3.3</w:delText>
              </w:r>
              <w:r w:rsidDel="00D3325E">
                <w:rPr>
                  <w:rFonts w:ascii="Calibri" w:eastAsia="Times New Roman" w:hAnsi="Calibri" w:cs="Calibri"/>
                  <w:sz w:val="20"/>
                  <w:szCs w:val="20"/>
                </w:rPr>
                <w:tab/>
                <w:delText>harm or losses due to failure of structural elements of the project (e.g. collapse of buildings or infrastructure)?</w:delText>
              </w:r>
            </w:del>
          </w:p>
        </w:tc>
        <w:tc>
          <w:tcPr>
            <w:tcW w:w="900" w:type="dxa"/>
            <w:tcBorders>
              <w:bottom w:val="single" w:sz="4" w:space="0" w:color="auto"/>
            </w:tcBorders>
            <w:shd w:val="clear" w:color="auto" w:fill="auto"/>
          </w:tcPr>
          <w:p w14:paraId="21606E26" w14:textId="1472C332" w:rsidR="00F5335A" w:rsidDel="00D3325E" w:rsidRDefault="00795F6F">
            <w:pPr>
              <w:tabs>
                <w:tab w:val="left" w:pos="585"/>
              </w:tabs>
              <w:spacing w:after="0" w:line="240" w:lineRule="auto"/>
              <w:ind w:left="567" w:hanging="567"/>
              <w:rPr>
                <w:del w:id="2246" w:author="Phatthamon Jantalae" w:date="2022-06-16T17:01:00Z"/>
                <w:rFonts w:ascii="Calibri" w:hAnsi="Calibri" w:cs="Calibri"/>
                <w:sz w:val="20"/>
                <w:szCs w:val="20"/>
                <w:lang w:eastAsia="zh-CN"/>
              </w:rPr>
            </w:pPr>
            <w:del w:id="2247" w:author="Phatthamon Jantalae" w:date="2022-06-16T17:01:00Z">
              <w:r w:rsidDel="00D3325E">
                <w:rPr>
                  <w:rFonts w:ascii="Calibri" w:hAnsi="Calibri" w:cs="Calibri"/>
                  <w:sz w:val="20"/>
                  <w:szCs w:val="20"/>
                  <w:lang w:eastAsia="zh-CN"/>
                </w:rPr>
                <w:delText>No</w:delText>
              </w:r>
            </w:del>
          </w:p>
        </w:tc>
      </w:tr>
      <w:tr w:rsidR="00F5335A" w:rsidDel="00D3325E" w14:paraId="486F89B9" w14:textId="2CB2FB94">
        <w:trPr>
          <w:del w:id="2248" w:author="Phatthamon Jantalae" w:date="2022-06-16T17:01:00Z"/>
        </w:trPr>
        <w:tc>
          <w:tcPr>
            <w:tcW w:w="8635" w:type="dxa"/>
            <w:tcBorders>
              <w:bottom w:val="single" w:sz="4" w:space="0" w:color="auto"/>
            </w:tcBorders>
            <w:shd w:val="clear" w:color="auto" w:fill="auto"/>
          </w:tcPr>
          <w:p w14:paraId="25C752C7" w14:textId="3CFDB8B6" w:rsidR="00F5335A" w:rsidDel="00D3325E" w:rsidRDefault="00795F6F">
            <w:pPr>
              <w:tabs>
                <w:tab w:val="left" w:pos="585"/>
              </w:tabs>
              <w:spacing w:after="0" w:line="240" w:lineRule="auto"/>
              <w:ind w:left="567" w:hanging="567"/>
              <w:rPr>
                <w:del w:id="2249" w:author="Phatthamon Jantalae" w:date="2022-06-16T17:01:00Z"/>
                <w:rFonts w:ascii="Calibri" w:eastAsia="Times New Roman" w:hAnsi="Calibri" w:cs="Calibri"/>
                <w:sz w:val="20"/>
                <w:szCs w:val="20"/>
              </w:rPr>
            </w:pPr>
            <w:del w:id="2250" w:author="Phatthamon Jantalae" w:date="2022-06-16T17:01:00Z">
              <w:r w:rsidDel="00D3325E">
                <w:rPr>
                  <w:rFonts w:ascii="Calibri" w:eastAsia="Times New Roman" w:hAnsi="Calibri" w:cs="Calibri"/>
                  <w:sz w:val="20"/>
                  <w:szCs w:val="20"/>
                </w:rPr>
                <w:delText>3.4</w:delText>
              </w:r>
              <w:r w:rsidDel="00D3325E">
                <w:rPr>
                  <w:rFonts w:ascii="Calibri" w:eastAsia="Times New Roman" w:hAnsi="Calibri" w:cs="Calibri"/>
                  <w:sz w:val="20"/>
                  <w:szCs w:val="20"/>
                </w:rPr>
                <w:tab/>
                <w:delText>risks of water-borne or other vector-borne diseases (e.g. temporary breeding habitats), communicable and noncommunicable diseases, nutritional disorders, mental health?</w:delText>
              </w:r>
            </w:del>
          </w:p>
        </w:tc>
        <w:tc>
          <w:tcPr>
            <w:tcW w:w="900" w:type="dxa"/>
            <w:tcBorders>
              <w:bottom w:val="single" w:sz="4" w:space="0" w:color="auto"/>
            </w:tcBorders>
            <w:shd w:val="clear" w:color="auto" w:fill="auto"/>
          </w:tcPr>
          <w:p w14:paraId="6ABF5011" w14:textId="68FC28B8" w:rsidR="00F5335A" w:rsidDel="00D3325E" w:rsidRDefault="00795F6F">
            <w:pPr>
              <w:tabs>
                <w:tab w:val="left" w:pos="585"/>
              </w:tabs>
              <w:spacing w:after="0" w:line="240" w:lineRule="auto"/>
              <w:ind w:left="567" w:hanging="567"/>
              <w:rPr>
                <w:del w:id="2251" w:author="Phatthamon Jantalae" w:date="2022-06-16T17:01:00Z"/>
                <w:rFonts w:ascii="Calibri" w:hAnsi="Calibri" w:cs="Calibri"/>
                <w:sz w:val="20"/>
                <w:szCs w:val="20"/>
                <w:lang w:eastAsia="zh-CN"/>
              </w:rPr>
            </w:pPr>
            <w:del w:id="2252" w:author="Phatthamon Jantalae" w:date="2022-06-16T17:01:00Z">
              <w:r w:rsidDel="00D3325E">
                <w:rPr>
                  <w:rFonts w:ascii="Calibri" w:hAnsi="Calibri" w:cs="Calibri"/>
                  <w:sz w:val="20"/>
                  <w:szCs w:val="20"/>
                  <w:lang w:eastAsia="zh-CN"/>
                </w:rPr>
                <w:delText>No</w:delText>
              </w:r>
            </w:del>
          </w:p>
        </w:tc>
      </w:tr>
      <w:tr w:rsidR="00F5335A" w:rsidDel="00D3325E" w14:paraId="2D400F02" w14:textId="164265C4">
        <w:trPr>
          <w:del w:id="2253" w:author="Phatthamon Jantalae" w:date="2022-06-16T17:01:00Z"/>
        </w:trPr>
        <w:tc>
          <w:tcPr>
            <w:tcW w:w="8635" w:type="dxa"/>
            <w:tcBorders>
              <w:bottom w:val="single" w:sz="4" w:space="0" w:color="auto"/>
            </w:tcBorders>
            <w:shd w:val="clear" w:color="auto" w:fill="auto"/>
          </w:tcPr>
          <w:p w14:paraId="7A03471C" w14:textId="560DE084" w:rsidR="00F5335A" w:rsidDel="00D3325E" w:rsidRDefault="00795F6F">
            <w:pPr>
              <w:tabs>
                <w:tab w:val="left" w:pos="585"/>
              </w:tabs>
              <w:spacing w:after="0" w:line="240" w:lineRule="auto"/>
              <w:ind w:left="567" w:hanging="567"/>
              <w:rPr>
                <w:del w:id="2254" w:author="Phatthamon Jantalae" w:date="2022-06-16T17:01:00Z"/>
                <w:rFonts w:ascii="Calibri" w:eastAsia="Times New Roman" w:hAnsi="Calibri" w:cs="Calibri"/>
                <w:sz w:val="20"/>
                <w:szCs w:val="20"/>
              </w:rPr>
            </w:pPr>
            <w:del w:id="2255" w:author="Phatthamon Jantalae" w:date="2022-06-16T17:01:00Z">
              <w:r w:rsidDel="00D3325E">
                <w:rPr>
                  <w:rFonts w:ascii="Calibri" w:eastAsia="Times New Roman" w:hAnsi="Calibri" w:cs="Calibri"/>
                  <w:sz w:val="20"/>
                  <w:szCs w:val="20"/>
                </w:rPr>
                <w:delText>3.5</w:delText>
              </w:r>
              <w:r w:rsidDel="00D3325E">
                <w:rPr>
                  <w:rFonts w:ascii="Calibri" w:eastAsia="Times New Roman" w:hAnsi="Calibri" w:cs="Calibri"/>
                  <w:sz w:val="20"/>
                  <w:szCs w:val="20"/>
                </w:rPr>
                <w:tab/>
              </w:r>
              <w:r w:rsidDel="00D3325E">
                <w:rPr>
                  <w:rFonts w:ascii="Calibri" w:hAnsi="Calibri" w:cs="Calibri"/>
                  <w:sz w:val="20"/>
                  <w:szCs w:val="20"/>
                </w:rPr>
                <w:delText>transport, storage, and use and/or disposal of hazardous or dangerous materials (e.g. explosives, fuel and other chemicals during construction and operation)?</w:delText>
              </w:r>
            </w:del>
          </w:p>
        </w:tc>
        <w:tc>
          <w:tcPr>
            <w:tcW w:w="900" w:type="dxa"/>
            <w:tcBorders>
              <w:bottom w:val="single" w:sz="4" w:space="0" w:color="auto"/>
            </w:tcBorders>
            <w:shd w:val="clear" w:color="auto" w:fill="auto"/>
          </w:tcPr>
          <w:p w14:paraId="6ACBF342" w14:textId="3E7B2B8C" w:rsidR="00F5335A" w:rsidDel="00D3325E" w:rsidRDefault="00795F6F">
            <w:pPr>
              <w:tabs>
                <w:tab w:val="left" w:pos="585"/>
              </w:tabs>
              <w:spacing w:after="0" w:line="240" w:lineRule="auto"/>
              <w:ind w:left="567" w:hanging="567"/>
              <w:rPr>
                <w:del w:id="2256" w:author="Phatthamon Jantalae" w:date="2022-06-16T17:01:00Z"/>
                <w:rFonts w:ascii="Calibri" w:hAnsi="Calibri" w:cs="Calibri"/>
                <w:sz w:val="20"/>
                <w:szCs w:val="20"/>
                <w:lang w:eastAsia="zh-CN"/>
              </w:rPr>
            </w:pPr>
            <w:del w:id="2257" w:author="Phatthamon Jantalae" w:date="2022-06-16T17:01:00Z">
              <w:r w:rsidDel="00D3325E">
                <w:rPr>
                  <w:rFonts w:ascii="Calibri" w:hAnsi="Calibri" w:cs="Calibri"/>
                  <w:sz w:val="20"/>
                  <w:szCs w:val="20"/>
                  <w:lang w:eastAsia="zh-CN"/>
                </w:rPr>
                <w:delText>Yes</w:delText>
              </w:r>
            </w:del>
          </w:p>
        </w:tc>
      </w:tr>
      <w:tr w:rsidR="00F5335A" w:rsidDel="00D3325E" w14:paraId="2F44A127" w14:textId="293D2800">
        <w:trPr>
          <w:del w:id="2258" w:author="Phatthamon Jantalae" w:date="2022-06-16T17:01:00Z"/>
        </w:trPr>
        <w:tc>
          <w:tcPr>
            <w:tcW w:w="8635" w:type="dxa"/>
            <w:tcBorders>
              <w:bottom w:val="single" w:sz="4" w:space="0" w:color="auto"/>
            </w:tcBorders>
            <w:shd w:val="clear" w:color="auto" w:fill="auto"/>
          </w:tcPr>
          <w:p w14:paraId="0D8C8616" w14:textId="0AF41063" w:rsidR="00F5335A" w:rsidDel="00D3325E" w:rsidRDefault="00795F6F">
            <w:pPr>
              <w:tabs>
                <w:tab w:val="left" w:pos="585"/>
              </w:tabs>
              <w:spacing w:after="0" w:line="240" w:lineRule="auto"/>
              <w:ind w:left="567" w:hanging="567"/>
              <w:rPr>
                <w:del w:id="2259" w:author="Phatthamon Jantalae" w:date="2022-06-16T17:01:00Z"/>
                <w:rFonts w:ascii="Calibri" w:eastAsia="Times New Roman" w:hAnsi="Calibri" w:cs="Calibri"/>
                <w:sz w:val="20"/>
                <w:szCs w:val="20"/>
              </w:rPr>
            </w:pPr>
            <w:del w:id="2260" w:author="Phatthamon Jantalae" w:date="2022-06-16T17:01:00Z">
              <w:r w:rsidDel="00D3325E">
                <w:rPr>
                  <w:rFonts w:ascii="Calibri" w:eastAsia="Times New Roman" w:hAnsi="Calibri" w:cs="Calibri"/>
                  <w:sz w:val="20"/>
                  <w:szCs w:val="20"/>
                </w:rPr>
                <w:delText>3.6</w:delText>
              </w:r>
              <w:r w:rsidDel="00D3325E">
                <w:rPr>
                  <w:rFonts w:ascii="Calibri" w:eastAsia="Times New Roman" w:hAnsi="Calibri" w:cs="Calibri"/>
                  <w:sz w:val="20"/>
                  <w:szCs w:val="20"/>
                </w:rPr>
                <w:tab/>
                <w:delText>adverse impacts on ecosystems and ecosystem services relevant to communities’ health (e.g. food, surface water purification, natural buffers from flooding)?</w:delText>
              </w:r>
            </w:del>
          </w:p>
        </w:tc>
        <w:tc>
          <w:tcPr>
            <w:tcW w:w="900" w:type="dxa"/>
            <w:tcBorders>
              <w:bottom w:val="single" w:sz="4" w:space="0" w:color="auto"/>
            </w:tcBorders>
            <w:shd w:val="clear" w:color="auto" w:fill="auto"/>
          </w:tcPr>
          <w:p w14:paraId="6300C2F8" w14:textId="4235E91F" w:rsidR="00F5335A" w:rsidDel="00D3325E" w:rsidRDefault="00795F6F">
            <w:pPr>
              <w:tabs>
                <w:tab w:val="left" w:pos="585"/>
              </w:tabs>
              <w:spacing w:after="0" w:line="240" w:lineRule="auto"/>
              <w:ind w:left="567" w:hanging="567"/>
              <w:rPr>
                <w:del w:id="2261" w:author="Phatthamon Jantalae" w:date="2022-06-16T17:01:00Z"/>
                <w:rFonts w:ascii="Calibri" w:hAnsi="Calibri" w:cs="Calibri"/>
                <w:sz w:val="20"/>
                <w:szCs w:val="20"/>
                <w:lang w:eastAsia="zh-CN"/>
              </w:rPr>
            </w:pPr>
            <w:del w:id="2262" w:author="Phatthamon Jantalae" w:date="2022-06-16T17:01:00Z">
              <w:r w:rsidDel="00D3325E">
                <w:rPr>
                  <w:rFonts w:ascii="Calibri" w:hAnsi="Calibri" w:cs="Calibri"/>
                  <w:sz w:val="20"/>
                  <w:szCs w:val="20"/>
                  <w:lang w:eastAsia="zh-CN"/>
                </w:rPr>
                <w:delText>Yes</w:delText>
              </w:r>
            </w:del>
          </w:p>
        </w:tc>
      </w:tr>
      <w:tr w:rsidR="00F5335A" w:rsidDel="00D3325E" w14:paraId="52FEA8A4" w14:textId="49EB1036">
        <w:trPr>
          <w:del w:id="2263" w:author="Phatthamon Jantalae" w:date="2022-06-16T17:01:00Z"/>
        </w:trPr>
        <w:tc>
          <w:tcPr>
            <w:tcW w:w="8635" w:type="dxa"/>
            <w:tcBorders>
              <w:bottom w:val="single" w:sz="4" w:space="0" w:color="auto"/>
            </w:tcBorders>
            <w:shd w:val="clear" w:color="auto" w:fill="auto"/>
          </w:tcPr>
          <w:p w14:paraId="76E70EB6" w14:textId="3230999B" w:rsidR="00F5335A" w:rsidDel="00D3325E" w:rsidRDefault="00795F6F">
            <w:pPr>
              <w:tabs>
                <w:tab w:val="left" w:pos="585"/>
              </w:tabs>
              <w:spacing w:after="0" w:line="240" w:lineRule="auto"/>
              <w:ind w:left="567" w:hanging="567"/>
              <w:rPr>
                <w:del w:id="2264" w:author="Phatthamon Jantalae" w:date="2022-06-16T17:01:00Z"/>
                <w:rFonts w:ascii="Calibri" w:eastAsia="Times New Roman" w:hAnsi="Calibri" w:cs="Calibri"/>
                <w:sz w:val="20"/>
                <w:szCs w:val="20"/>
              </w:rPr>
            </w:pPr>
            <w:del w:id="2265" w:author="Phatthamon Jantalae" w:date="2022-06-16T17:01:00Z">
              <w:r w:rsidDel="00D3325E">
                <w:rPr>
                  <w:rFonts w:ascii="Calibri" w:eastAsia="Times New Roman" w:hAnsi="Calibri" w:cs="Calibri"/>
                  <w:sz w:val="20"/>
                  <w:szCs w:val="20"/>
                </w:rPr>
                <w:delText>3.7</w:delText>
              </w:r>
              <w:r w:rsidDel="00D3325E">
                <w:rPr>
                  <w:rFonts w:ascii="Calibri" w:eastAsia="Times New Roman" w:hAnsi="Calibri" w:cs="Calibri"/>
                  <w:sz w:val="20"/>
                  <w:szCs w:val="20"/>
                </w:rPr>
                <w:tab/>
                <w:delText>influx of project workers to project areas?</w:delText>
              </w:r>
            </w:del>
          </w:p>
        </w:tc>
        <w:tc>
          <w:tcPr>
            <w:tcW w:w="900" w:type="dxa"/>
            <w:tcBorders>
              <w:bottom w:val="single" w:sz="4" w:space="0" w:color="auto"/>
            </w:tcBorders>
            <w:shd w:val="clear" w:color="auto" w:fill="auto"/>
          </w:tcPr>
          <w:p w14:paraId="192C4924" w14:textId="3DB0FD1D" w:rsidR="00F5335A" w:rsidDel="00D3325E" w:rsidRDefault="00795F6F">
            <w:pPr>
              <w:tabs>
                <w:tab w:val="left" w:pos="585"/>
              </w:tabs>
              <w:spacing w:after="0" w:line="240" w:lineRule="auto"/>
              <w:ind w:left="567" w:hanging="567"/>
              <w:rPr>
                <w:del w:id="2266" w:author="Phatthamon Jantalae" w:date="2022-06-16T17:01:00Z"/>
                <w:rFonts w:ascii="Calibri" w:hAnsi="Calibri" w:cs="Calibri"/>
                <w:sz w:val="20"/>
                <w:szCs w:val="20"/>
                <w:lang w:eastAsia="zh-CN"/>
              </w:rPr>
            </w:pPr>
            <w:del w:id="2267" w:author="Phatthamon Jantalae" w:date="2022-06-16T17:01:00Z">
              <w:r w:rsidDel="00D3325E">
                <w:rPr>
                  <w:rFonts w:ascii="Calibri" w:hAnsi="Calibri" w:cs="Calibri"/>
                  <w:sz w:val="20"/>
                  <w:szCs w:val="20"/>
                  <w:lang w:eastAsia="zh-CN"/>
                </w:rPr>
                <w:delText>No</w:delText>
              </w:r>
            </w:del>
          </w:p>
        </w:tc>
      </w:tr>
      <w:tr w:rsidR="00F5335A" w:rsidDel="00D3325E" w14:paraId="4C659D62" w14:textId="4BD9DBD2">
        <w:trPr>
          <w:del w:id="2268" w:author="Phatthamon Jantalae" w:date="2022-06-16T17:01:00Z"/>
        </w:trPr>
        <w:tc>
          <w:tcPr>
            <w:tcW w:w="8635" w:type="dxa"/>
            <w:tcBorders>
              <w:bottom w:val="single" w:sz="4" w:space="0" w:color="auto"/>
            </w:tcBorders>
            <w:shd w:val="clear" w:color="auto" w:fill="auto"/>
          </w:tcPr>
          <w:p w14:paraId="0E988F1F" w14:textId="1047498B" w:rsidR="00F5335A" w:rsidDel="00D3325E" w:rsidRDefault="00795F6F">
            <w:pPr>
              <w:tabs>
                <w:tab w:val="left" w:pos="585"/>
              </w:tabs>
              <w:spacing w:after="0" w:line="240" w:lineRule="auto"/>
              <w:ind w:left="567" w:hanging="567"/>
              <w:rPr>
                <w:del w:id="2269" w:author="Phatthamon Jantalae" w:date="2022-06-16T17:01:00Z"/>
                <w:rFonts w:ascii="Calibri" w:eastAsia="Times New Roman" w:hAnsi="Calibri" w:cs="Calibri"/>
                <w:sz w:val="20"/>
                <w:szCs w:val="20"/>
              </w:rPr>
            </w:pPr>
            <w:del w:id="2270" w:author="Phatthamon Jantalae" w:date="2022-06-16T17:01:00Z">
              <w:r w:rsidDel="00D3325E">
                <w:rPr>
                  <w:rFonts w:ascii="Calibri" w:eastAsia="Times New Roman" w:hAnsi="Calibri" w:cs="Calibri"/>
                  <w:sz w:val="20"/>
                  <w:szCs w:val="20"/>
                </w:rPr>
                <w:delText>3.8</w:delText>
              </w:r>
              <w:r w:rsidDel="00D3325E">
                <w:rPr>
                  <w:rFonts w:ascii="Calibri" w:eastAsia="Times New Roman" w:hAnsi="Calibri" w:cs="Calibri"/>
                  <w:sz w:val="20"/>
                  <w:szCs w:val="20"/>
                </w:rPr>
                <w:tab/>
                <w:delText>engagement of security personnel to protect facilities and property or to support project activities?</w:delText>
              </w:r>
            </w:del>
          </w:p>
        </w:tc>
        <w:tc>
          <w:tcPr>
            <w:tcW w:w="900" w:type="dxa"/>
            <w:tcBorders>
              <w:bottom w:val="single" w:sz="4" w:space="0" w:color="auto"/>
            </w:tcBorders>
            <w:shd w:val="clear" w:color="auto" w:fill="auto"/>
          </w:tcPr>
          <w:p w14:paraId="0DB74F30" w14:textId="51ABEE17" w:rsidR="00F5335A" w:rsidDel="00D3325E" w:rsidRDefault="00795F6F">
            <w:pPr>
              <w:tabs>
                <w:tab w:val="left" w:pos="585"/>
              </w:tabs>
              <w:spacing w:after="0" w:line="240" w:lineRule="auto"/>
              <w:ind w:left="567" w:hanging="567"/>
              <w:rPr>
                <w:del w:id="2271" w:author="Phatthamon Jantalae" w:date="2022-06-16T17:01:00Z"/>
                <w:rFonts w:ascii="Calibri" w:hAnsi="Calibri" w:cs="Calibri"/>
                <w:sz w:val="20"/>
                <w:szCs w:val="20"/>
                <w:lang w:eastAsia="zh-CN"/>
              </w:rPr>
            </w:pPr>
            <w:del w:id="2272" w:author="Phatthamon Jantalae" w:date="2022-06-16T17:01:00Z">
              <w:r w:rsidDel="00D3325E">
                <w:rPr>
                  <w:rFonts w:ascii="Calibri" w:hAnsi="Calibri" w:cs="Calibri"/>
                  <w:sz w:val="20"/>
                  <w:szCs w:val="20"/>
                  <w:lang w:eastAsia="zh-CN"/>
                </w:rPr>
                <w:delText>No</w:delText>
              </w:r>
            </w:del>
          </w:p>
        </w:tc>
      </w:tr>
      <w:tr w:rsidR="00F5335A" w:rsidDel="00D3325E" w14:paraId="5178E21F" w14:textId="14608F97">
        <w:trPr>
          <w:trHeight w:val="503"/>
          <w:del w:id="2273" w:author="Phatthamon Jantalae" w:date="2022-06-16T17:01:00Z"/>
        </w:trPr>
        <w:tc>
          <w:tcPr>
            <w:tcW w:w="8635" w:type="dxa"/>
            <w:tcBorders>
              <w:bottom w:val="single" w:sz="4" w:space="0" w:color="auto"/>
            </w:tcBorders>
            <w:shd w:val="clear" w:color="auto" w:fill="DBE5F1"/>
            <w:vAlign w:val="center"/>
          </w:tcPr>
          <w:p w14:paraId="7153943C" w14:textId="578C66BD" w:rsidR="00F5335A" w:rsidDel="00D3325E" w:rsidRDefault="00795F6F">
            <w:pPr>
              <w:tabs>
                <w:tab w:val="left" w:pos="0"/>
                <w:tab w:val="left" w:pos="555"/>
              </w:tabs>
              <w:spacing w:after="0" w:line="240" w:lineRule="auto"/>
              <w:rPr>
                <w:del w:id="2274" w:author="Phatthamon Jantalae" w:date="2022-06-16T17:01:00Z"/>
                <w:rFonts w:ascii="Calibri" w:eastAsia="Times New Roman" w:hAnsi="Calibri" w:cs="Calibri"/>
                <w:b/>
                <w:sz w:val="20"/>
                <w:szCs w:val="20"/>
              </w:rPr>
            </w:pPr>
            <w:del w:id="2275" w:author="Phatthamon Jantalae" w:date="2022-06-16T17:01:00Z">
              <w:r w:rsidDel="00D3325E">
                <w:rPr>
                  <w:rFonts w:ascii="Calibri" w:eastAsia="Times New Roman" w:hAnsi="Calibri" w:cs="Calibri"/>
                  <w:b/>
                  <w:sz w:val="20"/>
                  <w:szCs w:val="20"/>
                </w:rPr>
                <w:delText>Standard 4: Cultural Heritage</w:delText>
              </w:r>
            </w:del>
          </w:p>
        </w:tc>
        <w:tc>
          <w:tcPr>
            <w:tcW w:w="900" w:type="dxa"/>
            <w:tcBorders>
              <w:bottom w:val="single" w:sz="4" w:space="0" w:color="auto"/>
            </w:tcBorders>
            <w:shd w:val="clear" w:color="auto" w:fill="DBE5F1"/>
            <w:vAlign w:val="center"/>
          </w:tcPr>
          <w:p w14:paraId="2E6AC79F" w14:textId="404E3C00" w:rsidR="00F5335A" w:rsidDel="00D3325E" w:rsidRDefault="00F5335A">
            <w:pPr>
              <w:tabs>
                <w:tab w:val="left" w:pos="585"/>
              </w:tabs>
              <w:spacing w:after="0" w:line="240" w:lineRule="auto"/>
              <w:ind w:left="567" w:hanging="567"/>
              <w:rPr>
                <w:del w:id="2276" w:author="Phatthamon Jantalae" w:date="2022-06-16T17:01:00Z"/>
                <w:rFonts w:ascii="Calibri" w:eastAsia="Times New Roman" w:hAnsi="Calibri" w:cs="Calibri"/>
                <w:sz w:val="20"/>
                <w:szCs w:val="20"/>
              </w:rPr>
            </w:pPr>
          </w:p>
        </w:tc>
      </w:tr>
      <w:tr w:rsidR="00F5335A" w:rsidDel="00D3325E" w14:paraId="314269C7" w14:textId="051DC1D7">
        <w:trPr>
          <w:del w:id="2277" w:author="Phatthamon Jantalae" w:date="2022-06-16T17:01:00Z"/>
        </w:trPr>
        <w:tc>
          <w:tcPr>
            <w:tcW w:w="8635" w:type="dxa"/>
            <w:tcBorders>
              <w:bottom w:val="single" w:sz="4" w:space="0" w:color="auto"/>
            </w:tcBorders>
            <w:shd w:val="clear" w:color="auto" w:fill="auto"/>
          </w:tcPr>
          <w:p w14:paraId="2587A46B" w14:textId="2E4C6494" w:rsidR="00F5335A" w:rsidDel="00D3325E" w:rsidRDefault="00795F6F">
            <w:pPr>
              <w:tabs>
                <w:tab w:val="left" w:pos="585"/>
              </w:tabs>
              <w:spacing w:after="0" w:line="240" w:lineRule="auto"/>
              <w:ind w:left="567" w:hanging="567"/>
              <w:rPr>
                <w:del w:id="2278" w:author="Phatthamon Jantalae" w:date="2022-06-16T17:01:00Z"/>
                <w:rFonts w:ascii="Calibri" w:eastAsia="Times New Roman" w:hAnsi="Calibri" w:cs="Calibri"/>
                <w:sz w:val="20"/>
                <w:szCs w:val="20"/>
              </w:rPr>
            </w:pPr>
            <w:del w:id="2279"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5FBB5896" w14:textId="43BB57A2" w:rsidR="00F5335A" w:rsidDel="00D3325E" w:rsidRDefault="00F5335A">
            <w:pPr>
              <w:tabs>
                <w:tab w:val="left" w:pos="585"/>
              </w:tabs>
              <w:spacing w:after="0" w:line="240" w:lineRule="auto"/>
              <w:ind w:left="567" w:hanging="567"/>
              <w:rPr>
                <w:del w:id="2280" w:author="Phatthamon Jantalae" w:date="2022-06-16T17:01:00Z"/>
                <w:rFonts w:ascii="Calibri" w:eastAsia="Times New Roman" w:hAnsi="Calibri" w:cs="Calibri"/>
                <w:sz w:val="20"/>
                <w:szCs w:val="20"/>
              </w:rPr>
            </w:pPr>
          </w:p>
        </w:tc>
      </w:tr>
      <w:tr w:rsidR="00F5335A" w:rsidDel="00D3325E" w14:paraId="0E5140F3" w14:textId="23C82233">
        <w:trPr>
          <w:del w:id="2281" w:author="Phatthamon Jantalae" w:date="2022-06-16T17:01:00Z"/>
        </w:trPr>
        <w:tc>
          <w:tcPr>
            <w:tcW w:w="8635" w:type="dxa"/>
            <w:tcBorders>
              <w:bottom w:val="single" w:sz="4" w:space="0" w:color="auto"/>
            </w:tcBorders>
            <w:shd w:val="clear" w:color="auto" w:fill="auto"/>
          </w:tcPr>
          <w:p w14:paraId="5BE0D7B9" w14:textId="1E5B82E2" w:rsidR="00F5335A" w:rsidDel="00D3325E" w:rsidRDefault="00795F6F">
            <w:pPr>
              <w:tabs>
                <w:tab w:val="left" w:pos="585"/>
              </w:tabs>
              <w:spacing w:after="0" w:line="240" w:lineRule="auto"/>
              <w:ind w:left="567" w:hanging="567"/>
              <w:rPr>
                <w:del w:id="2282" w:author="Phatthamon Jantalae" w:date="2022-06-16T17:01:00Z"/>
                <w:rFonts w:ascii="Calibri" w:eastAsia="Times New Roman" w:hAnsi="Calibri" w:cs="Calibri"/>
                <w:sz w:val="20"/>
                <w:szCs w:val="20"/>
              </w:rPr>
            </w:pPr>
            <w:del w:id="2283" w:author="Phatthamon Jantalae" w:date="2022-06-16T17:01:00Z">
              <w:r w:rsidDel="00D3325E">
                <w:rPr>
                  <w:rFonts w:ascii="Calibri" w:eastAsia="Times New Roman" w:hAnsi="Calibri" w:cs="Calibri"/>
                  <w:sz w:val="20"/>
                  <w:szCs w:val="20"/>
                </w:rPr>
                <w:delText>4.1</w:delText>
              </w:r>
              <w:r w:rsidDel="00D3325E">
                <w:rPr>
                  <w:rFonts w:ascii="Calibri" w:eastAsia="Times New Roman" w:hAnsi="Calibri" w:cs="Calibri"/>
                  <w:sz w:val="20"/>
                  <w:szCs w:val="20"/>
                </w:rPr>
                <w:tab/>
                <w:delText>activities adjacent to or within a Cultural Heritage site?</w:delText>
              </w:r>
            </w:del>
          </w:p>
        </w:tc>
        <w:tc>
          <w:tcPr>
            <w:tcW w:w="900" w:type="dxa"/>
            <w:tcBorders>
              <w:bottom w:val="single" w:sz="4" w:space="0" w:color="auto"/>
            </w:tcBorders>
            <w:shd w:val="clear" w:color="auto" w:fill="auto"/>
          </w:tcPr>
          <w:p w14:paraId="5BC0CBA4" w14:textId="4A43BD76" w:rsidR="00F5335A" w:rsidDel="00D3325E" w:rsidRDefault="00795F6F">
            <w:pPr>
              <w:tabs>
                <w:tab w:val="left" w:pos="585"/>
              </w:tabs>
              <w:spacing w:after="0" w:line="240" w:lineRule="auto"/>
              <w:ind w:left="567" w:hanging="567"/>
              <w:rPr>
                <w:del w:id="2284" w:author="Phatthamon Jantalae" w:date="2022-06-16T17:01:00Z"/>
                <w:rFonts w:ascii="Calibri" w:hAnsi="Calibri" w:cs="Calibri"/>
                <w:sz w:val="20"/>
                <w:szCs w:val="20"/>
                <w:lang w:eastAsia="zh-CN"/>
              </w:rPr>
            </w:pPr>
            <w:del w:id="2285" w:author="Phatthamon Jantalae" w:date="2022-06-16T17:01:00Z">
              <w:r w:rsidDel="00D3325E">
                <w:rPr>
                  <w:rFonts w:ascii="Calibri" w:hAnsi="Calibri" w:cs="Calibri"/>
                  <w:sz w:val="20"/>
                  <w:szCs w:val="20"/>
                  <w:lang w:eastAsia="zh-CN"/>
                </w:rPr>
                <w:delText>No</w:delText>
              </w:r>
            </w:del>
          </w:p>
        </w:tc>
      </w:tr>
      <w:tr w:rsidR="00F5335A" w:rsidDel="00D3325E" w14:paraId="30558940" w14:textId="3588CBF0">
        <w:trPr>
          <w:del w:id="2286" w:author="Phatthamon Jantalae" w:date="2022-06-16T17:01:00Z"/>
        </w:trPr>
        <w:tc>
          <w:tcPr>
            <w:tcW w:w="8635" w:type="dxa"/>
            <w:tcBorders>
              <w:bottom w:val="single" w:sz="4" w:space="0" w:color="auto"/>
            </w:tcBorders>
            <w:shd w:val="clear" w:color="auto" w:fill="auto"/>
          </w:tcPr>
          <w:p w14:paraId="5E35731B" w14:textId="2ED1959F" w:rsidR="00F5335A" w:rsidDel="00D3325E" w:rsidRDefault="00795F6F">
            <w:pPr>
              <w:tabs>
                <w:tab w:val="left" w:pos="585"/>
              </w:tabs>
              <w:spacing w:after="0" w:line="240" w:lineRule="auto"/>
              <w:ind w:left="567" w:hanging="567"/>
              <w:rPr>
                <w:del w:id="2287" w:author="Phatthamon Jantalae" w:date="2022-06-16T17:01:00Z"/>
                <w:rFonts w:ascii="Calibri" w:eastAsia="Times New Roman" w:hAnsi="Calibri" w:cs="Calibri"/>
                <w:sz w:val="20"/>
                <w:szCs w:val="20"/>
              </w:rPr>
            </w:pPr>
            <w:del w:id="2288" w:author="Phatthamon Jantalae" w:date="2022-06-16T17:01:00Z">
              <w:r w:rsidDel="00D3325E">
                <w:rPr>
                  <w:rFonts w:ascii="Calibri" w:eastAsia="Times New Roman" w:hAnsi="Calibri" w:cs="Calibri"/>
                  <w:sz w:val="20"/>
                  <w:szCs w:val="20"/>
                </w:rPr>
                <w:delText>4.2</w:delText>
              </w:r>
              <w:r w:rsidDel="00D3325E">
                <w:rPr>
                  <w:rFonts w:ascii="Calibri" w:eastAsia="Times New Roman" w:hAnsi="Calibri" w:cs="Calibri"/>
                  <w:sz w:val="20"/>
                  <w:szCs w:val="20"/>
                </w:rPr>
                <w:tab/>
                <w:delText>significant excavations, demolitions, movement of earth, flooding or other environmental changes?</w:delText>
              </w:r>
            </w:del>
          </w:p>
        </w:tc>
        <w:tc>
          <w:tcPr>
            <w:tcW w:w="900" w:type="dxa"/>
            <w:tcBorders>
              <w:bottom w:val="single" w:sz="4" w:space="0" w:color="auto"/>
            </w:tcBorders>
            <w:shd w:val="clear" w:color="auto" w:fill="auto"/>
          </w:tcPr>
          <w:p w14:paraId="438DC1ED" w14:textId="0FD69117" w:rsidR="00F5335A" w:rsidDel="00D3325E" w:rsidRDefault="00795F6F">
            <w:pPr>
              <w:tabs>
                <w:tab w:val="left" w:pos="585"/>
              </w:tabs>
              <w:spacing w:after="0" w:line="240" w:lineRule="auto"/>
              <w:ind w:left="567" w:hanging="567"/>
              <w:rPr>
                <w:del w:id="2289" w:author="Phatthamon Jantalae" w:date="2022-06-16T17:01:00Z"/>
                <w:rFonts w:ascii="Calibri" w:hAnsi="Calibri" w:cs="Calibri"/>
                <w:sz w:val="20"/>
                <w:szCs w:val="20"/>
                <w:lang w:eastAsia="zh-CN"/>
              </w:rPr>
            </w:pPr>
            <w:del w:id="2290" w:author="Phatthamon Jantalae" w:date="2022-06-16T17:01:00Z">
              <w:r w:rsidDel="00D3325E">
                <w:rPr>
                  <w:rFonts w:ascii="Calibri" w:hAnsi="Calibri" w:cs="Calibri"/>
                  <w:sz w:val="20"/>
                  <w:szCs w:val="20"/>
                  <w:lang w:eastAsia="zh-CN"/>
                </w:rPr>
                <w:delText>No</w:delText>
              </w:r>
            </w:del>
          </w:p>
        </w:tc>
      </w:tr>
      <w:tr w:rsidR="00F5335A" w:rsidDel="00D3325E" w14:paraId="19A3F905" w14:textId="1AB0A0D7">
        <w:trPr>
          <w:del w:id="2291" w:author="Phatthamon Jantalae" w:date="2022-06-16T17:01:00Z"/>
        </w:trPr>
        <w:tc>
          <w:tcPr>
            <w:tcW w:w="8635" w:type="dxa"/>
            <w:tcBorders>
              <w:bottom w:val="single" w:sz="4" w:space="0" w:color="auto"/>
            </w:tcBorders>
            <w:shd w:val="clear" w:color="auto" w:fill="auto"/>
          </w:tcPr>
          <w:p w14:paraId="5C7F2228" w14:textId="58B1EF1B" w:rsidR="00F5335A" w:rsidDel="00D3325E" w:rsidRDefault="00795F6F">
            <w:pPr>
              <w:tabs>
                <w:tab w:val="left" w:pos="585"/>
              </w:tabs>
              <w:spacing w:after="0" w:line="240" w:lineRule="auto"/>
              <w:ind w:left="567" w:hanging="567"/>
              <w:rPr>
                <w:del w:id="2292" w:author="Phatthamon Jantalae" w:date="2022-06-16T17:01:00Z"/>
                <w:rFonts w:ascii="Calibri" w:eastAsia="Times New Roman" w:hAnsi="Calibri" w:cs="Calibri"/>
                <w:sz w:val="20"/>
                <w:szCs w:val="20"/>
              </w:rPr>
            </w:pPr>
            <w:del w:id="2293" w:author="Phatthamon Jantalae" w:date="2022-06-16T17:01:00Z">
              <w:r w:rsidDel="00D3325E">
                <w:rPr>
                  <w:rFonts w:ascii="Calibri" w:eastAsia="Times New Roman" w:hAnsi="Calibri" w:cs="Calibri"/>
                  <w:sz w:val="20"/>
                  <w:szCs w:val="20"/>
                </w:rPr>
                <w:delText>4.3</w:delText>
              </w:r>
              <w:r w:rsidDel="00D3325E">
                <w:rPr>
                  <w:rFonts w:ascii="Calibri" w:eastAsia="Times New Roman" w:hAnsi="Calibri" w:cs="Calibri"/>
                  <w:sz w:val="20"/>
                  <w:szCs w:val="20"/>
                </w:rPr>
                <w:tab/>
                <w:delTex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delText>
              </w:r>
            </w:del>
          </w:p>
        </w:tc>
        <w:tc>
          <w:tcPr>
            <w:tcW w:w="900" w:type="dxa"/>
            <w:tcBorders>
              <w:bottom w:val="single" w:sz="4" w:space="0" w:color="auto"/>
            </w:tcBorders>
            <w:shd w:val="clear" w:color="auto" w:fill="auto"/>
          </w:tcPr>
          <w:p w14:paraId="144E446E" w14:textId="44E184CE" w:rsidR="00F5335A" w:rsidDel="00D3325E" w:rsidRDefault="00795F6F">
            <w:pPr>
              <w:tabs>
                <w:tab w:val="left" w:pos="585"/>
              </w:tabs>
              <w:spacing w:after="0" w:line="240" w:lineRule="auto"/>
              <w:ind w:left="567" w:hanging="567"/>
              <w:rPr>
                <w:del w:id="2294" w:author="Phatthamon Jantalae" w:date="2022-06-16T17:01:00Z"/>
                <w:rFonts w:ascii="Calibri" w:hAnsi="Calibri" w:cs="Calibri"/>
                <w:sz w:val="20"/>
                <w:szCs w:val="20"/>
                <w:lang w:eastAsia="zh-CN"/>
              </w:rPr>
            </w:pPr>
            <w:del w:id="2295" w:author="Phatthamon Jantalae" w:date="2022-06-16T17:01:00Z">
              <w:r w:rsidDel="00D3325E">
                <w:rPr>
                  <w:rFonts w:ascii="Calibri" w:hAnsi="Calibri" w:cs="Calibri"/>
                  <w:sz w:val="20"/>
                  <w:szCs w:val="20"/>
                  <w:lang w:eastAsia="zh-CN"/>
                </w:rPr>
                <w:delText>Yes</w:delText>
              </w:r>
            </w:del>
          </w:p>
        </w:tc>
      </w:tr>
      <w:tr w:rsidR="00F5335A" w:rsidDel="00D3325E" w14:paraId="4B3A672F" w14:textId="6E72DCBC">
        <w:trPr>
          <w:del w:id="2296" w:author="Phatthamon Jantalae" w:date="2022-06-16T17:01:00Z"/>
        </w:trPr>
        <w:tc>
          <w:tcPr>
            <w:tcW w:w="8635" w:type="dxa"/>
            <w:tcBorders>
              <w:bottom w:val="single" w:sz="4" w:space="0" w:color="auto"/>
            </w:tcBorders>
            <w:shd w:val="clear" w:color="auto" w:fill="auto"/>
          </w:tcPr>
          <w:p w14:paraId="4294EC1D" w14:textId="480542F1" w:rsidR="00F5335A" w:rsidDel="00D3325E" w:rsidRDefault="00795F6F">
            <w:pPr>
              <w:tabs>
                <w:tab w:val="left" w:pos="585"/>
              </w:tabs>
              <w:spacing w:after="0" w:line="240" w:lineRule="auto"/>
              <w:ind w:left="567" w:hanging="567"/>
              <w:rPr>
                <w:del w:id="2297" w:author="Phatthamon Jantalae" w:date="2022-06-16T17:01:00Z"/>
                <w:rFonts w:ascii="Calibri" w:eastAsia="Times New Roman" w:hAnsi="Calibri" w:cs="Calibri"/>
                <w:b/>
                <w:sz w:val="20"/>
                <w:szCs w:val="20"/>
              </w:rPr>
            </w:pPr>
            <w:del w:id="2298" w:author="Phatthamon Jantalae" w:date="2022-06-16T17:01:00Z">
              <w:r w:rsidDel="00D3325E">
                <w:rPr>
                  <w:rFonts w:ascii="Calibri" w:eastAsia="Times New Roman" w:hAnsi="Calibri" w:cs="Calibri"/>
                  <w:sz w:val="20"/>
                  <w:szCs w:val="20"/>
                </w:rPr>
                <w:delText>4.4</w:delText>
              </w:r>
              <w:r w:rsidDel="00D3325E">
                <w:rPr>
                  <w:rFonts w:ascii="Calibri" w:eastAsia="Times New Roman" w:hAnsi="Calibri" w:cs="Calibri"/>
                  <w:sz w:val="20"/>
                  <w:szCs w:val="20"/>
                </w:rPr>
                <w:tab/>
                <w:delText>alterations to landscapes and natural features with cultural significance?</w:delText>
              </w:r>
            </w:del>
          </w:p>
        </w:tc>
        <w:tc>
          <w:tcPr>
            <w:tcW w:w="900" w:type="dxa"/>
            <w:tcBorders>
              <w:bottom w:val="single" w:sz="4" w:space="0" w:color="auto"/>
            </w:tcBorders>
            <w:shd w:val="clear" w:color="auto" w:fill="auto"/>
          </w:tcPr>
          <w:p w14:paraId="6632F052" w14:textId="6D3391F2" w:rsidR="00F5335A" w:rsidDel="00D3325E" w:rsidRDefault="00795F6F">
            <w:pPr>
              <w:tabs>
                <w:tab w:val="left" w:pos="585"/>
              </w:tabs>
              <w:spacing w:after="0" w:line="240" w:lineRule="auto"/>
              <w:ind w:left="567" w:hanging="567"/>
              <w:rPr>
                <w:del w:id="2299" w:author="Phatthamon Jantalae" w:date="2022-06-16T17:01:00Z"/>
                <w:rFonts w:ascii="Calibri" w:eastAsia="Times New Roman" w:hAnsi="Calibri" w:cs="Calibri"/>
                <w:sz w:val="20"/>
                <w:szCs w:val="20"/>
              </w:rPr>
            </w:pPr>
            <w:del w:id="2300" w:author="Phatthamon Jantalae" w:date="2022-06-16T17:01:00Z">
              <w:r w:rsidDel="00D3325E">
                <w:rPr>
                  <w:rFonts w:ascii="Calibri" w:hAnsi="Calibri" w:cs="Calibri"/>
                  <w:sz w:val="20"/>
                  <w:szCs w:val="20"/>
                  <w:lang w:eastAsia="zh-CN"/>
                </w:rPr>
                <w:delText>No</w:delText>
              </w:r>
            </w:del>
          </w:p>
        </w:tc>
      </w:tr>
      <w:tr w:rsidR="00F5335A" w:rsidDel="00D3325E" w14:paraId="36276AAB" w14:textId="248146CD">
        <w:trPr>
          <w:del w:id="2301" w:author="Phatthamon Jantalae" w:date="2022-06-16T17:01:00Z"/>
        </w:trPr>
        <w:tc>
          <w:tcPr>
            <w:tcW w:w="8635" w:type="dxa"/>
            <w:tcBorders>
              <w:bottom w:val="single" w:sz="4" w:space="0" w:color="auto"/>
            </w:tcBorders>
            <w:shd w:val="clear" w:color="auto" w:fill="auto"/>
          </w:tcPr>
          <w:p w14:paraId="1A955769" w14:textId="3AAB611D" w:rsidR="00F5335A" w:rsidDel="00D3325E" w:rsidRDefault="00795F6F">
            <w:pPr>
              <w:tabs>
                <w:tab w:val="left" w:pos="585"/>
              </w:tabs>
              <w:spacing w:after="0" w:line="240" w:lineRule="auto"/>
              <w:ind w:left="567" w:hanging="567"/>
              <w:rPr>
                <w:del w:id="2302" w:author="Phatthamon Jantalae" w:date="2022-06-16T17:01:00Z"/>
                <w:rFonts w:ascii="Calibri" w:eastAsia="Times New Roman" w:hAnsi="Calibri" w:cs="Calibri"/>
                <w:sz w:val="20"/>
                <w:szCs w:val="20"/>
              </w:rPr>
            </w:pPr>
            <w:del w:id="2303" w:author="Phatthamon Jantalae" w:date="2022-06-16T17:01:00Z">
              <w:r w:rsidDel="00D3325E">
                <w:rPr>
                  <w:rFonts w:ascii="Calibri" w:eastAsia="Times New Roman" w:hAnsi="Calibri" w:cs="Calibri"/>
                  <w:sz w:val="20"/>
                  <w:szCs w:val="20"/>
                </w:rPr>
                <w:delText>4.5</w:delText>
              </w:r>
              <w:r w:rsidDel="00D3325E">
                <w:rPr>
                  <w:rFonts w:ascii="Calibri" w:eastAsia="Times New Roman" w:hAnsi="Calibri" w:cs="Calibri"/>
                  <w:sz w:val="20"/>
                  <w:szCs w:val="20"/>
                </w:rPr>
                <w:tab/>
                <w:delText>utilization of tangible and/or intangible forms (e.g. practices, traditional knowledge) of Cultural Heritage for commercial or other purposes?</w:delText>
              </w:r>
            </w:del>
          </w:p>
        </w:tc>
        <w:tc>
          <w:tcPr>
            <w:tcW w:w="900" w:type="dxa"/>
            <w:tcBorders>
              <w:bottom w:val="single" w:sz="4" w:space="0" w:color="auto"/>
            </w:tcBorders>
            <w:shd w:val="clear" w:color="auto" w:fill="auto"/>
          </w:tcPr>
          <w:p w14:paraId="6E4708BF" w14:textId="749C1FEA" w:rsidR="00F5335A" w:rsidDel="00D3325E" w:rsidRDefault="00795F6F">
            <w:pPr>
              <w:tabs>
                <w:tab w:val="left" w:pos="585"/>
              </w:tabs>
              <w:spacing w:after="0" w:line="240" w:lineRule="auto"/>
              <w:ind w:left="567" w:hanging="567"/>
              <w:rPr>
                <w:del w:id="2304" w:author="Phatthamon Jantalae" w:date="2022-06-16T17:01:00Z"/>
                <w:rFonts w:ascii="Calibri" w:eastAsia="Times New Roman" w:hAnsi="Calibri" w:cs="Calibri"/>
                <w:sz w:val="20"/>
                <w:szCs w:val="20"/>
              </w:rPr>
            </w:pPr>
            <w:del w:id="2305" w:author="Phatthamon Jantalae" w:date="2022-06-16T17:01:00Z">
              <w:r w:rsidDel="00D3325E">
                <w:rPr>
                  <w:rFonts w:ascii="Calibri" w:hAnsi="Calibri" w:cs="Calibri"/>
                  <w:sz w:val="20"/>
                  <w:szCs w:val="20"/>
                  <w:lang w:eastAsia="zh-CN"/>
                </w:rPr>
                <w:delText>No</w:delText>
              </w:r>
            </w:del>
          </w:p>
        </w:tc>
      </w:tr>
      <w:tr w:rsidR="00F5335A" w:rsidDel="00D3325E" w14:paraId="118B552D" w14:textId="7621CABE">
        <w:trPr>
          <w:trHeight w:val="566"/>
          <w:del w:id="2306" w:author="Phatthamon Jantalae" w:date="2022-06-16T17:01:00Z"/>
        </w:trPr>
        <w:tc>
          <w:tcPr>
            <w:tcW w:w="8635" w:type="dxa"/>
            <w:tcBorders>
              <w:bottom w:val="single" w:sz="4" w:space="0" w:color="auto"/>
            </w:tcBorders>
            <w:shd w:val="clear" w:color="auto" w:fill="DBE5F1"/>
            <w:vAlign w:val="center"/>
          </w:tcPr>
          <w:p w14:paraId="2133EF86" w14:textId="38A3FC5C" w:rsidR="00F5335A" w:rsidDel="00D3325E" w:rsidRDefault="00795F6F">
            <w:pPr>
              <w:tabs>
                <w:tab w:val="left" w:pos="0"/>
                <w:tab w:val="left" w:pos="555"/>
              </w:tabs>
              <w:spacing w:after="0" w:line="240" w:lineRule="auto"/>
              <w:rPr>
                <w:del w:id="2307" w:author="Phatthamon Jantalae" w:date="2022-06-16T17:01:00Z"/>
                <w:rFonts w:ascii="Calibri" w:eastAsia="Times New Roman" w:hAnsi="Calibri" w:cs="Calibri"/>
                <w:b/>
                <w:sz w:val="20"/>
                <w:szCs w:val="20"/>
              </w:rPr>
            </w:pPr>
            <w:del w:id="2308" w:author="Phatthamon Jantalae" w:date="2022-06-16T17:01:00Z">
              <w:r w:rsidDel="00D3325E">
                <w:rPr>
                  <w:rFonts w:ascii="Calibri" w:eastAsia="Times New Roman" w:hAnsi="Calibri" w:cs="Calibri"/>
                  <w:b/>
                  <w:sz w:val="20"/>
                  <w:szCs w:val="20"/>
                </w:rPr>
                <w:delText>Standard 5: Displacement and Resettlement</w:delText>
              </w:r>
            </w:del>
          </w:p>
        </w:tc>
        <w:tc>
          <w:tcPr>
            <w:tcW w:w="900" w:type="dxa"/>
            <w:tcBorders>
              <w:bottom w:val="single" w:sz="4" w:space="0" w:color="auto"/>
            </w:tcBorders>
            <w:shd w:val="clear" w:color="auto" w:fill="DBE5F1"/>
            <w:vAlign w:val="center"/>
          </w:tcPr>
          <w:p w14:paraId="6078B381" w14:textId="061531BD" w:rsidR="00F5335A" w:rsidDel="00D3325E" w:rsidRDefault="00F5335A">
            <w:pPr>
              <w:tabs>
                <w:tab w:val="left" w:pos="585"/>
              </w:tabs>
              <w:spacing w:after="0" w:line="240" w:lineRule="auto"/>
              <w:ind w:left="567" w:hanging="567"/>
              <w:rPr>
                <w:del w:id="2309" w:author="Phatthamon Jantalae" w:date="2022-06-16T17:01:00Z"/>
                <w:rFonts w:ascii="Calibri" w:eastAsia="Times New Roman" w:hAnsi="Calibri" w:cs="Calibri"/>
                <w:sz w:val="20"/>
                <w:szCs w:val="20"/>
              </w:rPr>
            </w:pPr>
          </w:p>
        </w:tc>
      </w:tr>
      <w:tr w:rsidR="00F5335A" w:rsidDel="00D3325E" w14:paraId="0C697D48" w14:textId="61F35DB9">
        <w:trPr>
          <w:del w:id="2310" w:author="Phatthamon Jantalae" w:date="2022-06-16T17:01:00Z"/>
        </w:trPr>
        <w:tc>
          <w:tcPr>
            <w:tcW w:w="8635" w:type="dxa"/>
            <w:tcBorders>
              <w:bottom w:val="single" w:sz="4" w:space="0" w:color="auto"/>
            </w:tcBorders>
            <w:shd w:val="clear" w:color="auto" w:fill="auto"/>
          </w:tcPr>
          <w:p w14:paraId="294F55BF" w14:textId="0692D6C1" w:rsidR="00F5335A" w:rsidDel="00D3325E" w:rsidRDefault="00795F6F">
            <w:pPr>
              <w:tabs>
                <w:tab w:val="left" w:pos="585"/>
              </w:tabs>
              <w:spacing w:after="0" w:line="240" w:lineRule="auto"/>
              <w:ind w:left="567" w:hanging="567"/>
              <w:rPr>
                <w:del w:id="2311" w:author="Phatthamon Jantalae" w:date="2022-06-16T17:01:00Z"/>
                <w:rFonts w:ascii="Calibri" w:hAnsi="Calibri" w:cs="Calibri"/>
                <w:sz w:val="20"/>
                <w:szCs w:val="20"/>
              </w:rPr>
            </w:pPr>
            <w:del w:id="2312" w:author="Phatthamon Jantalae" w:date="2022-06-16T17:01:00Z">
              <w:r w:rsidDel="00D3325E">
                <w:rPr>
                  <w:rFonts w:ascii="Calibri" w:hAnsi="Calibri" w:cs="Calibri"/>
                  <w:sz w:val="20"/>
                  <w:szCs w:val="20"/>
                </w:rPr>
                <w:delText>Would the project potentially involve or lead to:</w:delText>
              </w:r>
            </w:del>
          </w:p>
        </w:tc>
        <w:tc>
          <w:tcPr>
            <w:tcW w:w="900" w:type="dxa"/>
            <w:tcBorders>
              <w:bottom w:val="single" w:sz="4" w:space="0" w:color="auto"/>
            </w:tcBorders>
            <w:shd w:val="clear" w:color="auto" w:fill="auto"/>
          </w:tcPr>
          <w:p w14:paraId="63995547" w14:textId="4A455C51" w:rsidR="00F5335A" w:rsidDel="00D3325E" w:rsidRDefault="00F5335A">
            <w:pPr>
              <w:tabs>
                <w:tab w:val="left" w:pos="585"/>
              </w:tabs>
              <w:spacing w:after="0" w:line="240" w:lineRule="auto"/>
              <w:ind w:left="567" w:hanging="567"/>
              <w:rPr>
                <w:del w:id="2313" w:author="Phatthamon Jantalae" w:date="2022-06-16T17:01:00Z"/>
                <w:rFonts w:ascii="Calibri" w:eastAsia="Times New Roman" w:hAnsi="Calibri" w:cs="Calibri"/>
                <w:sz w:val="20"/>
                <w:szCs w:val="20"/>
              </w:rPr>
            </w:pPr>
          </w:p>
        </w:tc>
      </w:tr>
      <w:tr w:rsidR="00F5335A" w:rsidDel="00D3325E" w14:paraId="429CC7B2" w14:textId="0FBBD91C">
        <w:trPr>
          <w:del w:id="2314" w:author="Phatthamon Jantalae" w:date="2022-06-16T17:01:00Z"/>
        </w:trPr>
        <w:tc>
          <w:tcPr>
            <w:tcW w:w="8635" w:type="dxa"/>
            <w:tcBorders>
              <w:bottom w:val="single" w:sz="4" w:space="0" w:color="auto"/>
            </w:tcBorders>
            <w:shd w:val="clear" w:color="auto" w:fill="auto"/>
          </w:tcPr>
          <w:p w14:paraId="45F7E9A1" w14:textId="7A09B419" w:rsidR="00F5335A" w:rsidDel="00D3325E" w:rsidRDefault="00795F6F">
            <w:pPr>
              <w:tabs>
                <w:tab w:val="left" w:pos="585"/>
              </w:tabs>
              <w:spacing w:after="0" w:line="240" w:lineRule="auto"/>
              <w:ind w:left="567" w:hanging="567"/>
              <w:rPr>
                <w:del w:id="2315" w:author="Phatthamon Jantalae" w:date="2022-06-16T17:01:00Z"/>
                <w:rFonts w:ascii="Calibri" w:eastAsia="Times New Roman" w:hAnsi="Calibri" w:cs="Calibri"/>
                <w:b/>
                <w:sz w:val="20"/>
                <w:szCs w:val="20"/>
              </w:rPr>
            </w:pPr>
            <w:del w:id="2316" w:author="Phatthamon Jantalae" w:date="2022-06-16T17:01:00Z">
              <w:r w:rsidDel="00D3325E">
                <w:rPr>
                  <w:rFonts w:ascii="Calibri" w:hAnsi="Calibri" w:cs="Calibri"/>
                  <w:sz w:val="20"/>
                  <w:szCs w:val="20"/>
                </w:rPr>
                <w:delText>5.1</w:delText>
              </w:r>
              <w:r w:rsidDel="00D3325E">
                <w:rPr>
                  <w:rFonts w:ascii="Calibri" w:hAnsi="Calibri" w:cs="Calibri"/>
                  <w:sz w:val="20"/>
                  <w:szCs w:val="20"/>
                </w:rPr>
                <w:tab/>
                <w:delText>temporary or permanent and full or partial physical displacement (including people without legally recognizable claims to land)?</w:delText>
              </w:r>
            </w:del>
          </w:p>
        </w:tc>
        <w:tc>
          <w:tcPr>
            <w:tcW w:w="900" w:type="dxa"/>
            <w:tcBorders>
              <w:bottom w:val="single" w:sz="4" w:space="0" w:color="auto"/>
            </w:tcBorders>
            <w:shd w:val="clear" w:color="auto" w:fill="auto"/>
          </w:tcPr>
          <w:p w14:paraId="52CAA159" w14:textId="35260C8A" w:rsidR="00F5335A" w:rsidDel="00D3325E" w:rsidRDefault="00795F6F">
            <w:pPr>
              <w:tabs>
                <w:tab w:val="left" w:pos="585"/>
              </w:tabs>
              <w:spacing w:after="0" w:line="240" w:lineRule="auto"/>
              <w:ind w:left="567" w:hanging="567"/>
              <w:rPr>
                <w:del w:id="2317" w:author="Phatthamon Jantalae" w:date="2022-06-16T17:01:00Z"/>
                <w:rFonts w:ascii="Calibri" w:hAnsi="Calibri" w:cs="Calibri"/>
                <w:sz w:val="20"/>
                <w:szCs w:val="20"/>
                <w:lang w:eastAsia="zh-CN"/>
              </w:rPr>
            </w:pPr>
            <w:del w:id="2318" w:author="Phatthamon Jantalae" w:date="2022-06-16T17:01:00Z">
              <w:r w:rsidDel="00D3325E">
                <w:rPr>
                  <w:rFonts w:ascii="Calibri" w:hAnsi="Calibri" w:cs="Calibri"/>
                  <w:sz w:val="20"/>
                  <w:szCs w:val="20"/>
                  <w:lang w:eastAsia="zh-CN"/>
                </w:rPr>
                <w:delText>No</w:delText>
              </w:r>
            </w:del>
          </w:p>
        </w:tc>
      </w:tr>
      <w:tr w:rsidR="00F5335A" w:rsidDel="00D3325E" w14:paraId="6551E53D" w14:textId="0402C52B">
        <w:trPr>
          <w:del w:id="2319" w:author="Phatthamon Jantalae" w:date="2022-06-16T17:01:00Z"/>
        </w:trPr>
        <w:tc>
          <w:tcPr>
            <w:tcW w:w="8635" w:type="dxa"/>
            <w:tcBorders>
              <w:bottom w:val="single" w:sz="4" w:space="0" w:color="auto"/>
            </w:tcBorders>
            <w:shd w:val="clear" w:color="auto" w:fill="auto"/>
          </w:tcPr>
          <w:p w14:paraId="13A5D4E1" w14:textId="22F4CA10" w:rsidR="00F5335A" w:rsidDel="00D3325E" w:rsidRDefault="00795F6F">
            <w:pPr>
              <w:tabs>
                <w:tab w:val="left" w:pos="585"/>
              </w:tabs>
              <w:spacing w:after="0" w:line="240" w:lineRule="auto"/>
              <w:ind w:left="567" w:hanging="567"/>
              <w:rPr>
                <w:del w:id="2320" w:author="Phatthamon Jantalae" w:date="2022-06-16T17:01:00Z"/>
                <w:rFonts w:ascii="Calibri" w:eastAsia="Times New Roman" w:hAnsi="Calibri" w:cs="Calibri"/>
                <w:b/>
                <w:sz w:val="20"/>
                <w:szCs w:val="20"/>
              </w:rPr>
            </w:pPr>
            <w:del w:id="2321" w:author="Phatthamon Jantalae" w:date="2022-06-16T17:01:00Z">
              <w:r w:rsidDel="00D3325E">
                <w:rPr>
                  <w:rFonts w:ascii="Calibri" w:hAnsi="Calibri" w:cs="Calibri"/>
                  <w:sz w:val="20"/>
                  <w:szCs w:val="20"/>
                </w:rPr>
                <w:delText>5.2</w:delText>
              </w:r>
              <w:r w:rsidDel="00D3325E">
                <w:rPr>
                  <w:rFonts w:ascii="Calibri" w:hAnsi="Calibri" w:cs="Calibri"/>
                  <w:sz w:val="20"/>
                  <w:szCs w:val="20"/>
                </w:rPr>
                <w:tab/>
                <w:delText xml:space="preserve">economic displacement (e.g. loss of assets or access to resources due to land acquisition or access restrictions – even in the absence of physical relocation)? </w:delText>
              </w:r>
            </w:del>
          </w:p>
        </w:tc>
        <w:tc>
          <w:tcPr>
            <w:tcW w:w="900" w:type="dxa"/>
            <w:tcBorders>
              <w:bottom w:val="single" w:sz="4" w:space="0" w:color="auto"/>
            </w:tcBorders>
            <w:shd w:val="clear" w:color="auto" w:fill="auto"/>
          </w:tcPr>
          <w:p w14:paraId="5BE46DB7" w14:textId="140AF918" w:rsidR="00F5335A" w:rsidDel="00D3325E" w:rsidRDefault="00795F6F">
            <w:pPr>
              <w:tabs>
                <w:tab w:val="left" w:pos="585"/>
              </w:tabs>
              <w:spacing w:after="0" w:line="240" w:lineRule="auto"/>
              <w:ind w:left="567" w:hanging="567"/>
              <w:rPr>
                <w:del w:id="2322" w:author="Phatthamon Jantalae" w:date="2022-06-16T17:01:00Z"/>
                <w:rFonts w:ascii="Calibri" w:hAnsi="Calibri" w:cs="Calibri"/>
                <w:sz w:val="20"/>
                <w:szCs w:val="20"/>
                <w:lang w:eastAsia="zh-CN"/>
              </w:rPr>
            </w:pPr>
            <w:del w:id="2323" w:author="Phatthamon Jantalae" w:date="2022-06-16T17:01:00Z">
              <w:r w:rsidDel="00D3325E">
                <w:rPr>
                  <w:rFonts w:ascii="Calibri" w:hAnsi="Calibri" w:cs="Calibri"/>
                  <w:sz w:val="20"/>
                  <w:szCs w:val="20"/>
                  <w:lang w:eastAsia="zh-CN"/>
                </w:rPr>
                <w:delText>No</w:delText>
              </w:r>
            </w:del>
          </w:p>
        </w:tc>
      </w:tr>
      <w:tr w:rsidR="00F5335A" w:rsidDel="00D3325E" w14:paraId="34616839" w14:textId="758115FC">
        <w:trPr>
          <w:del w:id="2324" w:author="Phatthamon Jantalae" w:date="2022-06-16T17:01:00Z"/>
        </w:trPr>
        <w:tc>
          <w:tcPr>
            <w:tcW w:w="8635" w:type="dxa"/>
            <w:tcBorders>
              <w:bottom w:val="single" w:sz="4" w:space="0" w:color="auto"/>
            </w:tcBorders>
            <w:shd w:val="clear" w:color="auto" w:fill="auto"/>
          </w:tcPr>
          <w:p w14:paraId="11D4343F" w14:textId="542CAC79" w:rsidR="00F5335A" w:rsidDel="00D3325E" w:rsidRDefault="00795F6F">
            <w:pPr>
              <w:tabs>
                <w:tab w:val="left" w:pos="585"/>
              </w:tabs>
              <w:spacing w:after="0" w:line="240" w:lineRule="auto"/>
              <w:ind w:left="567" w:hanging="567"/>
              <w:rPr>
                <w:del w:id="2325" w:author="Phatthamon Jantalae" w:date="2022-06-16T17:01:00Z"/>
                <w:rFonts w:ascii="Calibri" w:hAnsi="Calibri" w:cs="Calibri"/>
                <w:sz w:val="20"/>
                <w:szCs w:val="20"/>
              </w:rPr>
            </w:pPr>
            <w:del w:id="2326" w:author="Phatthamon Jantalae" w:date="2022-06-16T17:01:00Z">
              <w:r w:rsidDel="00D3325E">
                <w:rPr>
                  <w:rFonts w:ascii="Calibri" w:eastAsia="Times New Roman" w:hAnsi="Calibri" w:cs="Calibri"/>
                  <w:sz w:val="20"/>
                  <w:szCs w:val="20"/>
                </w:rPr>
                <w:delText>5.3</w:delText>
              </w:r>
              <w:r w:rsidDel="00D3325E">
                <w:rPr>
                  <w:rFonts w:ascii="Calibri" w:eastAsia="Times New Roman" w:hAnsi="Calibri" w:cs="Calibri"/>
                  <w:sz w:val="20"/>
                  <w:szCs w:val="20"/>
                </w:rPr>
                <w:tab/>
                <w:delText>risk of forced evictions?</w:delText>
              </w:r>
              <w:r w:rsidDel="00D3325E">
                <w:rPr>
                  <w:rStyle w:val="FootnoteReference"/>
                  <w:rFonts w:ascii="Calibri" w:eastAsia="Times New Roman" w:hAnsi="Calibri" w:cs="Calibri"/>
                  <w:sz w:val="20"/>
                  <w:szCs w:val="20"/>
                </w:rPr>
                <w:footnoteReference w:id="25"/>
              </w:r>
            </w:del>
          </w:p>
        </w:tc>
        <w:tc>
          <w:tcPr>
            <w:tcW w:w="900" w:type="dxa"/>
            <w:tcBorders>
              <w:bottom w:val="single" w:sz="4" w:space="0" w:color="auto"/>
            </w:tcBorders>
            <w:shd w:val="clear" w:color="auto" w:fill="auto"/>
          </w:tcPr>
          <w:p w14:paraId="14E51B9F" w14:textId="50E17CE4" w:rsidR="00F5335A" w:rsidDel="00D3325E" w:rsidRDefault="00F5335A">
            <w:pPr>
              <w:tabs>
                <w:tab w:val="left" w:pos="585"/>
              </w:tabs>
              <w:spacing w:after="0" w:line="240" w:lineRule="auto"/>
              <w:ind w:left="567" w:hanging="567"/>
              <w:rPr>
                <w:del w:id="2329" w:author="Phatthamon Jantalae" w:date="2022-06-16T17:01:00Z"/>
                <w:rFonts w:ascii="Calibri" w:eastAsia="Times New Roman" w:hAnsi="Calibri" w:cs="Calibri"/>
                <w:sz w:val="20"/>
                <w:szCs w:val="20"/>
              </w:rPr>
            </w:pPr>
          </w:p>
        </w:tc>
      </w:tr>
      <w:tr w:rsidR="00F5335A" w:rsidDel="00D3325E" w14:paraId="6F45C374" w14:textId="1C7E0B7C">
        <w:trPr>
          <w:del w:id="2330" w:author="Phatthamon Jantalae" w:date="2022-06-16T17:01:00Z"/>
        </w:trPr>
        <w:tc>
          <w:tcPr>
            <w:tcW w:w="8635" w:type="dxa"/>
            <w:tcBorders>
              <w:bottom w:val="single" w:sz="4" w:space="0" w:color="auto"/>
            </w:tcBorders>
            <w:shd w:val="clear" w:color="auto" w:fill="auto"/>
          </w:tcPr>
          <w:p w14:paraId="17E814CC" w14:textId="21D64549" w:rsidR="00F5335A" w:rsidDel="00D3325E" w:rsidRDefault="00795F6F">
            <w:pPr>
              <w:tabs>
                <w:tab w:val="left" w:pos="585"/>
              </w:tabs>
              <w:spacing w:after="0" w:line="240" w:lineRule="auto"/>
              <w:ind w:left="567" w:hanging="567"/>
              <w:rPr>
                <w:del w:id="2331" w:author="Phatthamon Jantalae" w:date="2022-06-16T17:01:00Z"/>
                <w:rFonts w:ascii="Calibri" w:eastAsia="Times New Roman" w:hAnsi="Calibri" w:cs="Calibri"/>
                <w:sz w:val="20"/>
                <w:szCs w:val="20"/>
              </w:rPr>
            </w:pPr>
            <w:del w:id="2332" w:author="Phatthamon Jantalae" w:date="2022-06-16T17:01:00Z">
              <w:r w:rsidDel="00D3325E">
                <w:rPr>
                  <w:rFonts w:ascii="Calibri" w:eastAsia="Times New Roman" w:hAnsi="Calibri" w:cs="Calibri"/>
                  <w:sz w:val="20"/>
                  <w:szCs w:val="20"/>
                </w:rPr>
                <w:delText>5.4</w:delText>
              </w:r>
              <w:r w:rsidDel="00D3325E">
                <w:rPr>
                  <w:rFonts w:ascii="Calibri" w:eastAsia="Times New Roman" w:hAnsi="Calibri" w:cs="Calibri"/>
                  <w:sz w:val="20"/>
                  <w:szCs w:val="20"/>
                </w:rPr>
                <w:tab/>
                <w:delText xml:space="preserve">impacts on or changes to land tenure arrangements and/or community based property rights/customary rights to land, territories and/or resources? </w:delText>
              </w:r>
            </w:del>
          </w:p>
        </w:tc>
        <w:tc>
          <w:tcPr>
            <w:tcW w:w="900" w:type="dxa"/>
            <w:tcBorders>
              <w:bottom w:val="single" w:sz="4" w:space="0" w:color="auto"/>
            </w:tcBorders>
            <w:shd w:val="clear" w:color="auto" w:fill="auto"/>
          </w:tcPr>
          <w:p w14:paraId="3D729187" w14:textId="333F3FC4" w:rsidR="00F5335A" w:rsidDel="00D3325E" w:rsidRDefault="00795F6F">
            <w:pPr>
              <w:tabs>
                <w:tab w:val="left" w:pos="585"/>
              </w:tabs>
              <w:spacing w:after="0" w:line="240" w:lineRule="auto"/>
              <w:ind w:left="567" w:hanging="567"/>
              <w:rPr>
                <w:del w:id="2333" w:author="Phatthamon Jantalae" w:date="2022-06-16T17:01:00Z"/>
                <w:rFonts w:ascii="Calibri" w:hAnsi="Calibri" w:cs="Calibri"/>
                <w:sz w:val="20"/>
                <w:szCs w:val="20"/>
                <w:lang w:eastAsia="zh-CN"/>
              </w:rPr>
            </w:pPr>
            <w:del w:id="2334" w:author="Phatthamon Jantalae" w:date="2022-06-16T17:01:00Z">
              <w:r w:rsidDel="00D3325E">
                <w:rPr>
                  <w:rFonts w:ascii="Calibri" w:hAnsi="Calibri" w:cs="Calibri"/>
                  <w:sz w:val="20"/>
                  <w:szCs w:val="20"/>
                  <w:lang w:eastAsia="zh-CN"/>
                </w:rPr>
                <w:delText>No</w:delText>
              </w:r>
            </w:del>
          </w:p>
        </w:tc>
      </w:tr>
      <w:tr w:rsidR="00F5335A" w:rsidDel="00D3325E" w14:paraId="2C8E0925" w14:textId="7697B421">
        <w:trPr>
          <w:trHeight w:val="584"/>
          <w:del w:id="2335" w:author="Phatthamon Jantalae" w:date="2022-06-16T17:01:00Z"/>
        </w:trPr>
        <w:tc>
          <w:tcPr>
            <w:tcW w:w="8635" w:type="dxa"/>
            <w:tcBorders>
              <w:bottom w:val="single" w:sz="4" w:space="0" w:color="auto"/>
            </w:tcBorders>
            <w:shd w:val="clear" w:color="auto" w:fill="DBE5F1"/>
            <w:vAlign w:val="center"/>
          </w:tcPr>
          <w:p w14:paraId="62682A0E" w14:textId="3FF846AD" w:rsidR="00F5335A" w:rsidDel="00D3325E" w:rsidRDefault="00795F6F">
            <w:pPr>
              <w:tabs>
                <w:tab w:val="left" w:pos="0"/>
                <w:tab w:val="left" w:pos="555"/>
              </w:tabs>
              <w:spacing w:after="0" w:line="240" w:lineRule="auto"/>
              <w:rPr>
                <w:del w:id="2336" w:author="Phatthamon Jantalae" w:date="2022-06-16T17:01:00Z"/>
                <w:rFonts w:ascii="Calibri" w:eastAsia="Times New Roman" w:hAnsi="Calibri" w:cs="Calibri"/>
                <w:b/>
                <w:sz w:val="20"/>
                <w:szCs w:val="20"/>
              </w:rPr>
            </w:pPr>
            <w:del w:id="2337" w:author="Phatthamon Jantalae" w:date="2022-06-16T17:01:00Z">
              <w:r w:rsidDel="00D3325E">
                <w:rPr>
                  <w:rFonts w:ascii="Calibri" w:eastAsia="Times New Roman" w:hAnsi="Calibri" w:cs="Calibri"/>
                  <w:b/>
                  <w:sz w:val="20"/>
                  <w:szCs w:val="20"/>
                </w:rPr>
                <w:delText>Standard 6: Indigenous Peoples</w:delText>
              </w:r>
            </w:del>
          </w:p>
        </w:tc>
        <w:tc>
          <w:tcPr>
            <w:tcW w:w="900" w:type="dxa"/>
            <w:tcBorders>
              <w:bottom w:val="single" w:sz="4" w:space="0" w:color="auto"/>
            </w:tcBorders>
            <w:shd w:val="clear" w:color="auto" w:fill="DBE5F1"/>
            <w:vAlign w:val="center"/>
          </w:tcPr>
          <w:p w14:paraId="51225119" w14:textId="32BC2301" w:rsidR="00F5335A" w:rsidDel="00D3325E" w:rsidRDefault="00F5335A">
            <w:pPr>
              <w:tabs>
                <w:tab w:val="left" w:pos="585"/>
              </w:tabs>
              <w:spacing w:after="0" w:line="240" w:lineRule="auto"/>
              <w:ind w:left="567" w:hanging="567"/>
              <w:rPr>
                <w:del w:id="2338" w:author="Phatthamon Jantalae" w:date="2022-06-16T17:01:00Z"/>
                <w:rFonts w:ascii="Calibri" w:eastAsia="Times New Roman" w:hAnsi="Calibri" w:cs="Calibri"/>
                <w:sz w:val="20"/>
                <w:szCs w:val="20"/>
              </w:rPr>
            </w:pPr>
          </w:p>
        </w:tc>
      </w:tr>
      <w:tr w:rsidR="00F5335A" w:rsidDel="00D3325E" w14:paraId="28E931EE" w14:textId="3BEAB7EA">
        <w:trPr>
          <w:del w:id="2339" w:author="Phatthamon Jantalae" w:date="2022-06-16T17:01:00Z"/>
        </w:trPr>
        <w:tc>
          <w:tcPr>
            <w:tcW w:w="8635" w:type="dxa"/>
            <w:tcBorders>
              <w:bottom w:val="single" w:sz="4" w:space="0" w:color="auto"/>
            </w:tcBorders>
            <w:shd w:val="clear" w:color="auto" w:fill="auto"/>
          </w:tcPr>
          <w:p w14:paraId="60019AD8" w14:textId="7FB9D342" w:rsidR="00F5335A" w:rsidDel="00D3325E" w:rsidRDefault="00795F6F">
            <w:pPr>
              <w:tabs>
                <w:tab w:val="left" w:pos="585"/>
              </w:tabs>
              <w:spacing w:after="0" w:line="240" w:lineRule="auto"/>
              <w:ind w:left="567" w:hanging="567"/>
              <w:rPr>
                <w:del w:id="2340" w:author="Phatthamon Jantalae" w:date="2022-06-16T17:01:00Z"/>
                <w:rFonts w:ascii="Calibri" w:hAnsi="Calibri" w:cs="Calibri"/>
                <w:sz w:val="20"/>
                <w:szCs w:val="20"/>
              </w:rPr>
            </w:pPr>
            <w:del w:id="2341" w:author="Phatthamon Jantalae" w:date="2022-06-16T17:01:00Z">
              <w:r w:rsidDel="00D3325E">
                <w:rPr>
                  <w:rFonts w:ascii="Calibri" w:hAnsi="Calibri" w:cs="Calibri"/>
                  <w:sz w:val="20"/>
                  <w:szCs w:val="20"/>
                </w:rPr>
                <w:delText xml:space="preserve">Would the project potentially involve or lead to: </w:delText>
              </w:r>
            </w:del>
          </w:p>
        </w:tc>
        <w:tc>
          <w:tcPr>
            <w:tcW w:w="900" w:type="dxa"/>
            <w:tcBorders>
              <w:bottom w:val="single" w:sz="4" w:space="0" w:color="auto"/>
            </w:tcBorders>
            <w:shd w:val="clear" w:color="auto" w:fill="auto"/>
          </w:tcPr>
          <w:p w14:paraId="389E3878" w14:textId="16EA772D" w:rsidR="00F5335A" w:rsidDel="00D3325E" w:rsidRDefault="00F5335A">
            <w:pPr>
              <w:tabs>
                <w:tab w:val="left" w:pos="585"/>
              </w:tabs>
              <w:spacing w:after="0" w:line="240" w:lineRule="auto"/>
              <w:ind w:left="567" w:hanging="567"/>
              <w:rPr>
                <w:del w:id="2342" w:author="Phatthamon Jantalae" w:date="2022-06-16T17:01:00Z"/>
                <w:rFonts w:ascii="Calibri" w:eastAsia="Times New Roman" w:hAnsi="Calibri" w:cs="Calibri"/>
                <w:sz w:val="20"/>
                <w:szCs w:val="20"/>
              </w:rPr>
            </w:pPr>
          </w:p>
        </w:tc>
      </w:tr>
      <w:tr w:rsidR="00F5335A" w:rsidDel="00D3325E" w14:paraId="3A99A2EF" w14:textId="12119680">
        <w:trPr>
          <w:del w:id="2343" w:author="Phatthamon Jantalae" w:date="2022-06-16T17:01:00Z"/>
        </w:trPr>
        <w:tc>
          <w:tcPr>
            <w:tcW w:w="8635" w:type="dxa"/>
            <w:tcBorders>
              <w:bottom w:val="single" w:sz="4" w:space="0" w:color="auto"/>
            </w:tcBorders>
            <w:shd w:val="clear" w:color="auto" w:fill="auto"/>
          </w:tcPr>
          <w:p w14:paraId="152D453D" w14:textId="73D03D5B" w:rsidR="00F5335A" w:rsidDel="00D3325E" w:rsidRDefault="00795F6F">
            <w:pPr>
              <w:tabs>
                <w:tab w:val="left" w:pos="585"/>
              </w:tabs>
              <w:spacing w:after="0" w:line="240" w:lineRule="auto"/>
              <w:ind w:left="567" w:hanging="567"/>
              <w:rPr>
                <w:del w:id="2344" w:author="Phatthamon Jantalae" w:date="2022-06-16T17:01:00Z"/>
                <w:rFonts w:ascii="Calibri" w:hAnsi="Calibri" w:cs="Calibri"/>
                <w:sz w:val="20"/>
                <w:szCs w:val="20"/>
              </w:rPr>
            </w:pPr>
            <w:del w:id="2345" w:author="Phatthamon Jantalae" w:date="2022-06-16T17:01:00Z">
              <w:r w:rsidDel="00D3325E">
                <w:rPr>
                  <w:rFonts w:ascii="Calibri" w:hAnsi="Calibri" w:cs="Calibri"/>
                  <w:sz w:val="20"/>
                  <w:szCs w:val="20"/>
                </w:rPr>
                <w:delText>6.1</w:delText>
              </w:r>
              <w:r w:rsidDel="00D3325E">
                <w:rPr>
                  <w:rFonts w:ascii="Calibri" w:hAnsi="Calibri" w:cs="Calibri"/>
                  <w:sz w:val="20"/>
                  <w:szCs w:val="20"/>
                </w:rPr>
                <w:tab/>
                <w:delText>areas where indigenous peoples are present (including project area of influence)?</w:delText>
              </w:r>
            </w:del>
          </w:p>
        </w:tc>
        <w:tc>
          <w:tcPr>
            <w:tcW w:w="900" w:type="dxa"/>
            <w:tcBorders>
              <w:bottom w:val="single" w:sz="4" w:space="0" w:color="auto"/>
            </w:tcBorders>
            <w:shd w:val="clear" w:color="auto" w:fill="auto"/>
          </w:tcPr>
          <w:p w14:paraId="04C5FD78" w14:textId="1750CE93" w:rsidR="00F5335A" w:rsidDel="00D3325E" w:rsidRDefault="00795F6F">
            <w:pPr>
              <w:tabs>
                <w:tab w:val="left" w:pos="585"/>
              </w:tabs>
              <w:spacing w:after="0" w:line="240" w:lineRule="auto"/>
              <w:ind w:left="567" w:hanging="567"/>
              <w:rPr>
                <w:del w:id="2346" w:author="Phatthamon Jantalae" w:date="2022-06-16T17:01:00Z"/>
                <w:rFonts w:ascii="Calibri" w:hAnsi="Calibri" w:cs="Calibri"/>
                <w:sz w:val="20"/>
                <w:szCs w:val="20"/>
                <w:lang w:eastAsia="zh-CN"/>
              </w:rPr>
            </w:pPr>
            <w:del w:id="2347" w:author="Phatthamon Jantalae" w:date="2022-06-16T17:01:00Z">
              <w:r w:rsidDel="00D3325E">
                <w:rPr>
                  <w:rFonts w:ascii="Calibri" w:hAnsi="Calibri" w:cs="Calibri"/>
                  <w:sz w:val="20"/>
                  <w:szCs w:val="20"/>
                  <w:lang w:eastAsia="zh-CN"/>
                </w:rPr>
                <w:delText>Yes</w:delText>
              </w:r>
            </w:del>
          </w:p>
        </w:tc>
      </w:tr>
      <w:tr w:rsidR="00F5335A" w:rsidDel="00D3325E" w14:paraId="070AB15B" w14:textId="4DE7EB4A">
        <w:trPr>
          <w:del w:id="2348" w:author="Phatthamon Jantalae" w:date="2022-06-16T17:01:00Z"/>
        </w:trPr>
        <w:tc>
          <w:tcPr>
            <w:tcW w:w="8635" w:type="dxa"/>
            <w:tcBorders>
              <w:bottom w:val="single" w:sz="4" w:space="0" w:color="auto"/>
            </w:tcBorders>
            <w:shd w:val="clear" w:color="auto" w:fill="auto"/>
          </w:tcPr>
          <w:p w14:paraId="330C8976" w14:textId="49157055" w:rsidR="00F5335A" w:rsidDel="00D3325E" w:rsidRDefault="00795F6F">
            <w:pPr>
              <w:tabs>
                <w:tab w:val="left" w:pos="585"/>
              </w:tabs>
              <w:spacing w:after="0" w:line="240" w:lineRule="auto"/>
              <w:ind w:left="567" w:hanging="567"/>
              <w:rPr>
                <w:del w:id="2349" w:author="Phatthamon Jantalae" w:date="2022-06-16T17:01:00Z"/>
                <w:rFonts w:ascii="Calibri" w:hAnsi="Calibri" w:cs="Calibri"/>
                <w:sz w:val="20"/>
                <w:szCs w:val="20"/>
              </w:rPr>
            </w:pPr>
            <w:del w:id="2350" w:author="Phatthamon Jantalae" w:date="2022-06-16T17:01:00Z">
              <w:r w:rsidDel="00D3325E">
                <w:rPr>
                  <w:rFonts w:ascii="Calibri" w:hAnsi="Calibri" w:cs="Calibri"/>
                  <w:sz w:val="20"/>
                  <w:szCs w:val="20"/>
                </w:rPr>
                <w:delText>6.2</w:delText>
              </w:r>
              <w:r w:rsidDel="00D3325E">
                <w:rPr>
                  <w:rFonts w:ascii="Calibri" w:hAnsi="Calibri" w:cs="Calibri"/>
                  <w:sz w:val="20"/>
                  <w:szCs w:val="20"/>
                </w:rPr>
                <w:tab/>
                <w:delText>activities located on lands and territories claimed by indigenous peoples?</w:delText>
              </w:r>
            </w:del>
          </w:p>
        </w:tc>
        <w:tc>
          <w:tcPr>
            <w:tcW w:w="900" w:type="dxa"/>
            <w:tcBorders>
              <w:bottom w:val="single" w:sz="4" w:space="0" w:color="auto"/>
            </w:tcBorders>
            <w:shd w:val="clear" w:color="auto" w:fill="auto"/>
          </w:tcPr>
          <w:p w14:paraId="03023728" w14:textId="07B53611" w:rsidR="00F5335A" w:rsidDel="00D3325E" w:rsidRDefault="00795F6F">
            <w:pPr>
              <w:tabs>
                <w:tab w:val="left" w:pos="585"/>
              </w:tabs>
              <w:spacing w:after="0" w:line="240" w:lineRule="auto"/>
              <w:ind w:left="567" w:hanging="567"/>
              <w:rPr>
                <w:del w:id="2351" w:author="Phatthamon Jantalae" w:date="2022-06-16T17:01:00Z"/>
                <w:rFonts w:ascii="Calibri" w:hAnsi="Calibri" w:cs="Calibri"/>
                <w:sz w:val="20"/>
                <w:szCs w:val="20"/>
                <w:lang w:eastAsia="zh-CN"/>
              </w:rPr>
            </w:pPr>
            <w:del w:id="2352" w:author="Phatthamon Jantalae" w:date="2022-06-16T17:01:00Z">
              <w:r w:rsidDel="00D3325E">
                <w:rPr>
                  <w:rFonts w:ascii="Calibri" w:hAnsi="Calibri" w:cs="Calibri"/>
                  <w:sz w:val="20"/>
                  <w:szCs w:val="20"/>
                  <w:lang w:eastAsia="zh-CN"/>
                </w:rPr>
                <w:delText>No</w:delText>
              </w:r>
            </w:del>
          </w:p>
        </w:tc>
      </w:tr>
      <w:tr w:rsidR="00F5335A" w:rsidDel="00D3325E" w14:paraId="2DFF41FB" w14:textId="42CC0073">
        <w:trPr>
          <w:del w:id="2353" w:author="Phatthamon Jantalae" w:date="2022-06-16T17:01:00Z"/>
        </w:trPr>
        <w:tc>
          <w:tcPr>
            <w:tcW w:w="8635" w:type="dxa"/>
            <w:tcBorders>
              <w:bottom w:val="single" w:sz="4" w:space="0" w:color="auto"/>
            </w:tcBorders>
            <w:shd w:val="clear" w:color="auto" w:fill="auto"/>
          </w:tcPr>
          <w:p w14:paraId="4042AFE6" w14:textId="6B879231" w:rsidR="00F5335A" w:rsidDel="00D3325E" w:rsidRDefault="00795F6F">
            <w:pPr>
              <w:tabs>
                <w:tab w:val="left" w:pos="585"/>
              </w:tabs>
              <w:spacing w:after="0" w:line="240" w:lineRule="auto"/>
              <w:ind w:left="567" w:hanging="567"/>
              <w:rPr>
                <w:del w:id="2354" w:author="Phatthamon Jantalae" w:date="2022-06-16T17:01:00Z"/>
                <w:rFonts w:ascii="Calibri" w:hAnsi="Calibri" w:cs="Calibri"/>
                <w:sz w:val="20"/>
                <w:szCs w:val="20"/>
              </w:rPr>
            </w:pPr>
            <w:del w:id="2355" w:author="Phatthamon Jantalae" w:date="2022-06-16T17:01:00Z">
              <w:r w:rsidDel="00D3325E">
                <w:rPr>
                  <w:rFonts w:ascii="Calibri" w:hAnsi="Calibri" w:cs="Calibri"/>
                  <w:sz w:val="20"/>
                  <w:szCs w:val="20"/>
                </w:rPr>
                <w:lastRenderedPageBreak/>
                <w:delText>6.3</w:delText>
              </w:r>
              <w:r w:rsidDel="00D3325E">
                <w:rPr>
                  <w:rFonts w:ascii="Calibri" w:hAnsi="Calibri" w:cs="Calibri"/>
                  <w:sz w:val="20"/>
                  <w:szCs w:val="20"/>
                </w:rPr>
                <w:tab/>
                <w:delTex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delText>
              </w:r>
            </w:del>
          </w:p>
          <w:p w14:paraId="5962F218" w14:textId="3B00D51C" w:rsidR="00F5335A" w:rsidDel="00D3325E" w:rsidRDefault="00795F6F">
            <w:pPr>
              <w:tabs>
                <w:tab w:val="left" w:pos="630"/>
              </w:tabs>
              <w:spacing w:after="0" w:line="240" w:lineRule="auto"/>
              <w:ind w:left="630"/>
              <w:rPr>
                <w:del w:id="2356" w:author="Phatthamon Jantalae" w:date="2022-06-16T17:01:00Z"/>
                <w:rFonts w:ascii="Calibri" w:hAnsi="Calibri" w:cs="Calibri"/>
                <w:sz w:val="20"/>
                <w:szCs w:val="20"/>
              </w:rPr>
            </w:pPr>
            <w:del w:id="2357" w:author="Phatthamon Jantalae" w:date="2022-06-16T17:01:00Z">
              <w:r w:rsidDel="00D3325E">
                <w:rPr>
                  <w:rFonts w:ascii="Calibri" w:eastAsia="Times New Roman" w:hAnsi="Calibri" w:cs="Calibri"/>
                  <w:sz w:val="20"/>
                  <w:szCs w:val="20"/>
                </w:rPr>
                <w:delText>If the answer to screening question 6.3 is “yes”, then the potential risk impacts are considered significant and the project would be categorized as either Substantial Risk or High Risk</w:delText>
              </w:r>
            </w:del>
          </w:p>
        </w:tc>
        <w:tc>
          <w:tcPr>
            <w:tcW w:w="900" w:type="dxa"/>
            <w:tcBorders>
              <w:bottom w:val="single" w:sz="4" w:space="0" w:color="auto"/>
            </w:tcBorders>
            <w:shd w:val="clear" w:color="auto" w:fill="auto"/>
          </w:tcPr>
          <w:p w14:paraId="43EE74AF" w14:textId="54A115BE" w:rsidR="00F5335A" w:rsidDel="00D3325E" w:rsidRDefault="00795F6F">
            <w:pPr>
              <w:tabs>
                <w:tab w:val="left" w:pos="585"/>
              </w:tabs>
              <w:spacing w:after="0" w:line="240" w:lineRule="auto"/>
              <w:ind w:left="567" w:hanging="567"/>
              <w:rPr>
                <w:del w:id="2358" w:author="Phatthamon Jantalae" w:date="2022-06-16T17:01:00Z"/>
                <w:rFonts w:ascii="Calibri" w:hAnsi="Calibri" w:cs="Calibri"/>
                <w:sz w:val="20"/>
                <w:szCs w:val="20"/>
                <w:lang w:eastAsia="zh-CN"/>
              </w:rPr>
            </w:pPr>
            <w:del w:id="2359" w:author="Phatthamon Jantalae" w:date="2022-06-16T17:01:00Z">
              <w:r w:rsidDel="00D3325E">
                <w:rPr>
                  <w:rFonts w:ascii="Calibri" w:hAnsi="Calibri" w:cs="Calibri"/>
                  <w:sz w:val="20"/>
                  <w:szCs w:val="20"/>
                  <w:lang w:eastAsia="zh-CN"/>
                </w:rPr>
                <w:delText>Yes</w:delText>
              </w:r>
            </w:del>
          </w:p>
        </w:tc>
      </w:tr>
      <w:tr w:rsidR="00F5335A" w:rsidDel="00D3325E" w14:paraId="14DA4D43" w14:textId="7B5362A5">
        <w:trPr>
          <w:del w:id="2360" w:author="Phatthamon Jantalae" w:date="2022-06-16T17:01:00Z"/>
        </w:trPr>
        <w:tc>
          <w:tcPr>
            <w:tcW w:w="8635" w:type="dxa"/>
            <w:tcBorders>
              <w:bottom w:val="single" w:sz="4" w:space="0" w:color="auto"/>
            </w:tcBorders>
            <w:shd w:val="clear" w:color="auto" w:fill="auto"/>
          </w:tcPr>
          <w:p w14:paraId="3492FCF2" w14:textId="7FE948FA" w:rsidR="00F5335A" w:rsidDel="00D3325E" w:rsidRDefault="00795F6F">
            <w:pPr>
              <w:tabs>
                <w:tab w:val="left" w:pos="585"/>
              </w:tabs>
              <w:spacing w:after="0" w:line="240" w:lineRule="auto"/>
              <w:ind w:left="567" w:hanging="567"/>
              <w:rPr>
                <w:del w:id="2361" w:author="Phatthamon Jantalae" w:date="2022-06-16T17:01:00Z"/>
                <w:rFonts w:ascii="Calibri" w:hAnsi="Calibri" w:cs="Calibri"/>
                <w:sz w:val="20"/>
                <w:szCs w:val="20"/>
              </w:rPr>
            </w:pPr>
            <w:del w:id="2362" w:author="Phatthamon Jantalae" w:date="2022-06-16T17:01:00Z">
              <w:r w:rsidDel="00D3325E">
                <w:rPr>
                  <w:rFonts w:ascii="Calibri" w:hAnsi="Calibri" w:cs="Calibri"/>
                  <w:sz w:val="20"/>
                  <w:szCs w:val="20"/>
                </w:rPr>
                <w:delText>6.4</w:delText>
              </w:r>
              <w:r w:rsidDel="00D3325E">
                <w:rPr>
                  <w:rFonts w:ascii="Calibri" w:hAnsi="Calibri" w:cs="Calibri"/>
                  <w:sz w:val="20"/>
                  <w:szCs w:val="20"/>
                </w:rPr>
                <w:tab/>
                <w:delText>the absence of culturally appropriate consultations carried out with the objective of achieving FPIC on matters that may affect the rights and interests, lands, resources, territories and traditional livelihoods of the indigenous peoples concerned?</w:delText>
              </w:r>
            </w:del>
          </w:p>
        </w:tc>
        <w:tc>
          <w:tcPr>
            <w:tcW w:w="900" w:type="dxa"/>
            <w:tcBorders>
              <w:bottom w:val="single" w:sz="4" w:space="0" w:color="auto"/>
            </w:tcBorders>
            <w:shd w:val="clear" w:color="auto" w:fill="auto"/>
          </w:tcPr>
          <w:p w14:paraId="05FEA3B0" w14:textId="5B94ECF5" w:rsidR="00F5335A" w:rsidDel="00D3325E" w:rsidRDefault="00795F6F">
            <w:pPr>
              <w:tabs>
                <w:tab w:val="left" w:pos="585"/>
              </w:tabs>
              <w:spacing w:after="0" w:line="240" w:lineRule="auto"/>
              <w:ind w:left="567" w:hanging="567"/>
              <w:rPr>
                <w:del w:id="2363" w:author="Phatthamon Jantalae" w:date="2022-06-16T17:01:00Z"/>
                <w:rFonts w:ascii="Calibri" w:hAnsi="Calibri" w:cs="Calibri"/>
                <w:sz w:val="20"/>
                <w:szCs w:val="20"/>
                <w:lang w:eastAsia="zh-CN"/>
              </w:rPr>
            </w:pPr>
            <w:del w:id="2364" w:author="Phatthamon Jantalae" w:date="2022-06-16T17:01:00Z">
              <w:r w:rsidDel="00D3325E">
                <w:rPr>
                  <w:rFonts w:ascii="Calibri" w:hAnsi="Calibri" w:cs="Calibri"/>
                  <w:sz w:val="20"/>
                  <w:szCs w:val="20"/>
                  <w:lang w:eastAsia="zh-CN"/>
                </w:rPr>
                <w:delText>Yes</w:delText>
              </w:r>
            </w:del>
          </w:p>
        </w:tc>
      </w:tr>
      <w:tr w:rsidR="00F5335A" w:rsidDel="00D3325E" w14:paraId="13456761" w14:textId="184316F4">
        <w:trPr>
          <w:del w:id="2365" w:author="Phatthamon Jantalae" w:date="2022-06-16T17:01:00Z"/>
        </w:trPr>
        <w:tc>
          <w:tcPr>
            <w:tcW w:w="8635" w:type="dxa"/>
            <w:tcBorders>
              <w:bottom w:val="single" w:sz="4" w:space="0" w:color="auto"/>
            </w:tcBorders>
            <w:shd w:val="clear" w:color="auto" w:fill="auto"/>
          </w:tcPr>
          <w:p w14:paraId="15D2D145" w14:textId="1129B8BB" w:rsidR="00F5335A" w:rsidDel="00D3325E" w:rsidRDefault="00795F6F">
            <w:pPr>
              <w:tabs>
                <w:tab w:val="left" w:pos="585"/>
              </w:tabs>
              <w:spacing w:after="0" w:line="240" w:lineRule="auto"/>
              <w:ind w:left="567" w:hanging="567"/>
              <w:rPr>
                <w:del w:id="2366" w:author="Phatthamon Jantalae" w:date="2022-06-16T17:01:00Z"/>
                <w:rFonts w:ascii="Calibri" w:hAnsi="Calibri" w:cs="Calibri"/>
                <w:sz w:val="20"/>
                <w:szCs w:val="20"/>
              </w:rPr>
            </w:pPr>
            <w:del w:id="2367" w:author="Phatthamon Jantalae" w:date="2022-06-16T17:01:00Z">
              <w:r w:rsidDel="00D3325E">
                <w:rPr>
                  <w:rFonts w:ascii="Calibri" w:hAnsi="Calibri" w:cs="Calibri"/>
                  <w:sz w:val="20"/>
                  <w:szCs w:val="20"/>
                </w:rPr>
                <w:delText>6.5</w:delText>
              </w:r>
              <w:r w:rsidDel="00D3325E">
                <w:rPr>
                  <w:rFonts w:ascii="Calibri" w:hAnsi="Calibri" w:cs="Calibri"/>
                  <w:sz w:val="20"/>
                  <w:szCs w:val="20"/>
                </w:rPr>
                <w:tab/>
                <w:delText>the utilization and/or commercial development of natural resources on lands and territories claimed by indigenous peoples?</w:delText>
              </w:r>
            </w:del>
          </w:p>
        </w:tc>
        <w:tc>
          <w:tcPr>
            <w:tcW w:w="900" w:type="dxa"/>
            <w:tcBorders>
              <w:bottom w:val="single" w:sz="4" w:space="0" w:color="auto"/>
            </w:tcBorders>
            <w:shd w:val="clear" w:color="auto" w:fill="auto"/>
          </w:tcPr>
          <w:p w14:paraId="53B2F3F2" w14:textId="115C2D50" w:rsidR="00F5335A" w:rsidDel="00D3325E" w:rsidRDefault="00795F6F">
            <w:pPr>
              <w:tabs>
                <w:tab w:val="left" w:pos="585"/>
              </w:tabs>
              <w:spacing w:after="0" w:line="240" w:lineRule="auto"/>
              <w:ind w:left="567" w:hanging="567"/>
              <w:rPr>
                <w:del w:id="2368" w:author="Phatthamon Jantalae" w:date="2022-06-16T17:01:00Z"/>
                <w:rFonts w:ascii="Calibri" w:hAnsi="Calibri" w:cs="Calibri"/>
                <w:sz w:val="20"/>
                <w:szCs w:val="20"/>
                <w:lang w:eastAsia="zh-CN"/>
              </w:rPr>
            </w:pPr>
            <w:del w:id="2369" w:author="Phatthamon Jantalae" w:date="2022-06-16T17:01:00Z">
              <w:r w:rsidDel="00D3325E">
                <w:rPr>
                  <w:rFonts w:ascii="Calibri" w:hAnsi="Calibri" w:cs="Calibri"/>
                  <w:sz w:val="20"/>
                  <w:szCs w:val="20"/>
                  <w:lang w:eastAsia="zh-CN"/>
                </w:rPr>
                <w:delText>No</w:delText>
              </w:r>
            </w:del>
          </w:p>
        </w:tc>
      </w:tr>
      <w:tr w:rsidR="00F5335A" w:rsidDel="00D3325E" w14:paraId="4022A92E" w14:textId="34EE365C">
        <w:trPr>
          <w:del w:id="2370" w:author="Phatthamon Jantalae" w:date="2022-06-16T17:01:00Z"/>
        </w:trPr>
        <w:tc>
          <w:tcPr>
            <w:tcW w:w="8635" w:type="dxa"/>
            <w:tcBorders>
              <w:bottom w:val="single" w:sz="4" w:space="0" w:color="auto"/>
            </w:tcBorders>
            <w:shd w:val="clear" w:color="auto" w:fill="auto"/>
          </w:tcPr>
          <w:p w14:paraId="689BAD42" w14:textId="520A4F97" w:rsidR="00F5335A" w:rsidDel="00D3325E" w:rsidRDefault="00795F6F">
            <w:pPr>
              <w:tabs>
                <w:tab w:val="left" w:pos="585"/>
              </w:tabs>
              <w:spacing w:after="0" w:line="240" w:lineRule="auto"/>
              <w:ind w:left="567" w:hanging="567"/>
              <w:rPr>
                <w:del w:id="2371" w:author="Phatthamon Jantalae" w:date="2022-06-16T17:01:00Z"/>
                <w:rFonts w:ascii="Calibri" w:hAnsi="Calibri" w:cs="Calibri"/>
                <w:sz w:val="20"/>
                <w:szCs w:val="20"/>
              </w:rPr>
            </w:pPr>
            <w:del w:id="2372" w:author="Phatthamon Jantalae" w:date="2022-06-16T17:01:00Z">
              <w:r w:rsidDel="00D3325E">
                <w:rPr>
                  <w:rFonts w:ascii="Calibri" w:hAnsi="Calibri" w:cs="Calibri"/>
                  <w:sz w:val="20"/>
                  <w:szCs w:val="20"/>
                </w:rPr>
                <w:delText>6.6</w:delText>
              </w:r>
              <w:r w:rsidDel="00D3325E">
                <w:rPr>
                  <w:rFonts w:ascii="Calibri" w:hAnsi="Calibri" w:cs="Calibri"/>
                  <w:sz w:val="20"/>
                  <w:szCs w:val="20"/>
                </w:rPr>
                <w:tab/>
                <w:delText xml:space="preserve">forced eviction or the whole or partial physical or economic displacement of indigenous peoples, including through access restrictions to lands, territories, and resources? </w:delText>
              </w:r>
            </w:del>
          </w:p>
          <w:p w14:paraId="37529F95" w14:textId="7E537271" w:rsidR="00F5335A" w:rsidDel="00D3325E" w:rsidRDefault="00795F6F">
            <w:pPr>
              <w:tabs>
                <w:tab w:val="left" w:pos="585"/>
              </w:tabs>
              <w:spacing w:after="0" w:line="240" w:lineRule="auto"/>
              <w:ind w:left="567" w:hanging="27"/>
              <w:rPr>
                <w:del w:id="2373" w:author="Phatthamon Jantalae" w:date="2022-06-16T17:01:00Z"/>
                <w:rFonts w:ascii="Calibri" w:hAnsi="Calibri" w:cs="Calibri"/>
                <w:sz w:val="20"/>
                <w:szCs w:val="20"/>
              </w:rPr>
            </w:pPr>
            <w:del w:id="2374" w:author="Phatthamon Jantalae" w:date="2022-06-16T17:01:00Z">
              <w:r w:rsidDel="00D3325E">
                <w:rPr>
                  <w:rFonts w:ascii="Calibri" w:hAnsi="Calibri" w:cs="Calibri"/>
                  <w:sz w:val="20"/>
                  <w:szCs w:val="20"/>
                </w:rPr>
                <w:delText>Consider, and where appropriate ensure, consistency with the answers under Standard 5 above</w:delText>
              </w:r>
            </w:del>
          </w:p>
        </w:tc>
        <w:tc>
          <w:tcPr>
            <w:tcW w:w="900" w:type="dxa"/>
            <w:tcBorders>
              <w:bottom w:val="single" w:sz="4" w:space="0" w:color="auto"/>
            </w:tcBorders>
            <w:shd w:val="clear" w:color="auto" w:fill="auto"/>
          </w:tcPr>
          <w:p w14:paraId="77C0F277" w14:textId="3E754BEA" w:rsidR="00F5335A" w:rsidDel="00D3325E" w:rsidRDefault="00795F6F">
            <w:pPr>
              <w:tabs>
                <w:tab w:val="left" w:pos="585"/>
              </w:tabs>
              <w:spacing w:after="0" w:line="240" w:lineRule="auto"/>
              <w:ind w:left="567" w:hanging="567"/>
              <w:rPr>
                <w:del w:id="2375" w:author="Phatthamon Jantalae" w:date="2022-06-16T17:01:00Z"/>
                <w:rFonts w:ascii="Calibri" w:hAnsi="Calibri" w:cs="Calibri"/>
                <w:sz w:val="20"/>
                <w:szCs w:val="20"/>
                <w:lang w:eastAsia="zh-CN"/>
              </w:rPr>
            </w:pPr>
            <w:del w:id="2376" w:author="Phatthamon Jantalae" w:date="2022-06-16T17:01:00Z">
              <w:r w:rsidDel="00D3325E">
                <w:rPr>
                  <w:rFonts w:ascii="Calibri" w:hAnsi="Calibri" w:cs="Calibri"/>
                  <w:sz w:val="20"/>
                  <w:szCs w:val="20"/>
                  <w:lang w:eastAsia="zh-CN"/>
                </w:rPr>
                <w:delText>No</w:delText>
              </w:r>
            </w:del>
          </w:p>
        </w:tc>
      </w:tr>
      <w:tr w:rsidR="00F5335A" w:rsidDel="00D3325E" w14:paraId="41EA7854" w14:textId="09C7B447">
        <w:trPr>
          <w:del w:id="2377" w:author="Phatthamon Jantalae" w:date="2022-06-16T17:01:00Z"/>
        </w:trPr>
        <w:tc>
          <w:tcPr>
            <w:tcW w:w="8635" w:type="dxa"/>
            <w:tcBorders>
              <w:bottom w:val="single" w:sz="4" w:space="0" w:color="auto"/>
            </w:tcBorders>
            <w:shd w:val="clear" w:color="auto" w:fill="auto"/>
          </w:tcPr>
          <w:p w14:paraId="0CC11D8F" w14:textId="1F8EB0FF" w:rsidR="00F5335A" w:rsidDel="00D3325E" w:rsidRDefault="00795F6F">
            <w:pPr>
              <w:tabs>
                <w:tab w:val="left" w:pos="585"/>
              </w:tabs>
              <w:spacing w:after="0" w:line="240" w:lineRule="auto"/>
              <w:ind w:left="567" w:hanging="567"/>
              <w:rPr>
                <w:del w:id="2378" w:author="Phatthamon Jantalae" w:date="2022-06-16T17:01:00Z"/>
                <w:rFonts w:ascii="Calibri" w:hAnsi="Calibri" w:cs="Calibri"/>
                <w:sz w:val="20"/>
                <w:szCs w:val="20"/>
              </w:rPr>
            </w:pPr>
            <w:del w:id="2379" w:author="Phatthamon Jantalae" w:date="2022-06-16T17:01:00Z">
              <w:r w:rsidDel="00D3325E">
                <w:rPr>
                  <w:rFonts w:ascii="Calibri" w:hAnsi="Calibri" w:cs="Calibri"/>
                  <w:sz w:val="20"/>
                  <w:szCs w:val="20"/>
                </w:rPr>
                <w:delText>6.7</w:delText>
              </w:r>
              <w:r w:rsidDel="00D3325E">
                <w:rPr>
                  <w:rFonts w:ascii="Calibri" w:hAnsi="Calibri" w:cs="Calibri"/>
                  <w:sz w:val="20"/>
                  <w:szCs w:val="20"/>
                </w:rPr>
                <w:tab/>
                <w:delText>adverse impacts on the development priorities of indigenous peoples as defined by them?</w:delText>
              </w:r>
            </w:del>
          </w:p>
        </w:tc>
        <w:tc>
          <w:tcPr>
            <w:tcW w:w="900" w:type="dxa"/>
            <w:tcBorders>
              <w:bottom w:val="single" w:sz="4" w:space="0" w:color="auto"/>
            </w:tcBorders>
            <w:shd w:val="clear" w:color="auto" w:fill="auto"/>
          </w:tcPr>
          <w:p w14:paraId="6797B43D" w14:textId="7C27467A" w:rsidR="00F5335A" w:rsidDel="00D3325E" w:rsidRDefault="00795F6F">
            <w:pPr>
              <w:tabs>
                <w:tab w:val="left" w:pos="585"/>
              </w:tabs>
              <w:spacing w:after="0" w:line="240" w:lineRule="auto"/>
              <w:ind w:left="567" w:hanging="567"/>
              <w:rPr>
                <w:del w:id="2380" w:author="Phatthamon Jantalae" w:date="2022-06-16T17:01:00Z"/>
                <w:rFonts w:ascii="Calibri" w:hAnsi="Calibri" w:cs="Calibri"/>
                <w:sz w:val="20"/>
                <w:szCs w:val="20"/>
                <w:lang w:eastAsia="zh-CN"/>
              </w:rPr>
            </w:pPr>
            <w:del w:id="2381" w:author="Phatthamon Jantalae" w:date="2022-06-16T17:01:00Z">
              <w:r w:rsidDel="00D3325E">
                <w:rPr>
                  <w:rFonts w:ascii="Calibri" w:hAnsi="Calibri" w:cs="Calibri"/>
                  <w:sz w:val="20"/>
                  <w:szCs w:val="20"/>
                  <w:lang w:eastAsia="zh-CN"/>
                </w:rPr>
                <w:delText>No</w:delText>
              </w:r>
            </w:del>
          </w:p>
        </w:tc>
      </w:tr>
      <w:tr w:rsidR="00F5335A" w:rsidDel="00D3325E" w14:paraId="59268206" w14:textId="3503573C">
        <w:trPr>
          <w:del w:id="2382" w:author="Phatthamon Jantalae" w:date="2022-06-16T17:01:00Z"/>
        </w:trPr>
        <w:tc>
          <w:tcPr>
            <w:tcW w:w="8635" w:type="dxa"/>
            <w:tcBorders>
              <w:bottom w:val="single" w:sz="4" w:space="0" w:color="auto"/>
            </w:tcBorders>
            <w:shd w:val="clear" w:color="auto" w:fill="auto"/>
          </w:tcPr>
          <w:p w14:paraId="5B170522" w14:textId="5520413C" w:rsidR="00F5335A" w:rsidDel="00D3325E" w:rsidRDefault="00795F6F">
            <w:pPr>
              <w:tabs>
                <w:tab w:val="left" w:pos="585"/>
              </w:tabs>
              <w:spacing w:after="0" w:line="240" w:lineRule="auto"/>
              <w:ind w:left="567" w:hanging="567"/>
              <w:rPr>
                <w:del w:id="2383" w:author="Phatthamon Jantalae" w:date="2022-06-16T17:01:00Z"/>
                <w:rFonts w:ascii="Calibri" w:hAnsi="Calibri" w:cs="Calibri"/>
                <w:sz w:val="20"/>
                <w:szCs w:val="20"/>
              </w:rPr>
            </w:pPr>
            <w:del w:id="2384" w:author="Phatthamon Jantalae" w:date="2022-06-16T17:01:00Z">
              <w:r w:rsidDel="00D3325E">
                <w:rPr>
                  <w:rFonts w:ascii="Calibri" w:hAnsi="Calibri" w:cs="Calibri"/>
                  <w:sz w:val="20"/>
                  <w:szCs w:val="20"/>
                </w:rPr>
                <w:delText>6.8</w:delText>
              </w:r>
              <w:r w:rsidDel="00D3325E">
                <w:rPr>
                  <w:rFonts w:ascii="Calibri" w:hAnsi="Calibri" w:cs="Calibri"/>
                  <w:sz w:val="20"/>
                  <w:szCs w:val="20"/>
                </w:rPr>
                <w:tab/>
                <w:delText>risks to the physical and cultural survival of indigenous peoples?</w:delText>
              </w:r>
            </w:del>
          </w:p>
        </w:tc>
        <w:tc>
          <w:tcPr>
            <w:tcW w:w="900" w:type="dxa"/>
            <w:tcBorders>
              <w:bottom w:val="single" w:sz="4" w:space="0" w:color="auto"/>
            </w:tcBorders>
            <w:shd w:val="clear" w:color="auto" w:fill="auto"/>
          </w:tcPr>
          <w:p w14:paraId="1D2CC24B" w14:textId="57034F3A" w:rsidR="00F5335A" w:rsidDel="00D3325E" w:rsidRDefault="00795F6F">
            <w:pPr>
              <w:tabs>
                <w:tab w:val="left" w:pos="585"/>
              </w:tabs>
              <w:spacing w:after="0" w:line="240" w:lineRule="auto"/>
              <w:ind w:left="567" w:hanging="567"/>
              <w:rPr>
                <w:del w:id="2385" w:author="Phatthamon Jantalae" w:date="2022-06-16T17:01:00Z"/>
                <w:rFonts w:ascii="Calibri" w:hAnsi="Calibri" w:cs="Calibri"/>
                <w:sz w:val="20"/>
                <w:szCs w:val="20"/>
                <w:lang w:eastAsia="zh-CN"/>
              </w:rPr>
            </w:pPr>
            <w:del w:id="2386" w:author="Phatthamon Jantalae" w:date="2022-06-16T17:01:00Z">
              <w:r w:rsidDel="00D3325E">
                <w:rPr>
                  <w:rFonts w:ascii="Calibri" w:hAnsi="Calibri" w:cs="Calibri"/>
                  <w:sz w:val="20"/>
                  <w:szCs w:val="20"/>
                  <w:lang w:eastAsia="zh-CN"/>
                </w:rPr>
                <w:delText>No</w:delText>
              </w:r>
            </w:del>
          </w:p>
        </w:tc>
      </w:tr>
      <w:tr w:rsidR="00F5335A" w:rsidDel="00D3325E" w14:paraId="76A7827D" w14:textId="68F9B3A0">
        <w:trPr>
          <w:del w:id="2387" w:author="Phatthamon Jantalae" w:date="2022-06-16T17:01:00Z"/>
        </w:trPr>
        <w:tc>
          <w:tcPr>
            <w:tcW w:w="8635" w:type="dxa"/>
            <w:tcBorders>
              <w:bottom w:val="single" w:sz="4" w:space="0" w:color="auto"/>
            </w:tcBorders>
            <w:shd w:val="clear" w:color="auto" w:fill="auto"/>
          </w:tcPr>
          <w:p w14:paraId="355704A9" w14:textId="35685DB0" w:rsidR="00F5335A" w:rsidDel="00D3325E" w:rsidRDefault="00795F6F">
            <w:pPr>
              <w:tabs>
                <w:tab w:val="left" w:pos="585"/>
              </w:tabs>
              <w:spacing w:after="0" w:line="240" w:lineRule="auto"/>
              <w:ind w:left="567" w:hanging="567"/>
              <w:rPr>
                <w:del w:id="2388" w:author="Phatthamon Jantalae" w:date="2022-06-16T17:01:00Z"/>
                <w:rFonts w:ascii="Calibri" w:hAnsi="Calibri" w:cs="Calibri"/>
                <w:sz w:val="20"/>
                <w:szCs w:val="20"/>
              </w:rPr>
            </w:pPr>
            <w:del w:id="2389" w:author="Phatthamon Jantalae" w:date="2022-06-16T17:01:00Z">
              <w:r w:rsidDel="00D3325E">
                <w:rPr>
                  <w:rFonts w:ascii="Calibri" w:hAnsi="Calibri" w:cs="Calibri"/>
                  <w:sz w:val="20"/>
                  <w:szCs w:val="20"/>
                </w:rPr>
                <w:delText>6.9</w:delText>
              </w:r>
              <w:r w:rsidDel="00D3325E">
                <w:rPr>
                  <w:rFonts w:ascii="Calibri" w:hAnsi="Calibri" w:cs="Calibri"/>
                  <w:sz w:val="20"/>
                  <w:szCs w:val="20"/>
                </w:rPr>
                <w:tab/>
                <w:delText xml:space="preserve">impacts on the Cultural Heritage of indigenous peoples, including through the commercialization or use of their traditional knowledge and practices? </w:delText>
              </w:r>
            </w:del>
          </w:p>
          <w:p w14:paraId="665A911F" w14:textId="2735B817" w:rsidR="00F5335A" w:rsidDel="00D3325E" w:rsidRDefault="00795F6F">
            <w:pPr>
              <w:tabs>
                <w:tab w:val="left" w:pos="585"/>
              </w:tabs>
              <w:spacing w:after="0" w:line="240" w:lineRule="auto"/>
              <w:ind w:left="567" w:hanging="27"/>
              <w:rPr>
                <w:del w:id="2390" w:author="Phatthamon Jantalae" w:date="2022-06-16T17:01:00Z"/>
                <w:rFonts w:ascii="Calibri" w:hAnsi="Calibri" w:cs="Calibri"/>
                <w:sz w:val="20"/>
                <w:szCs w:val="20"/>
              </w:rPr>
            </w:pPr>
            <w:del w:id="2391" w:author="Phatthamon Jantalae" w:date="2022-06-16T17:01:00Z">
              <w:r w:rsidDel="00D3325E">
                <w:rPr>
                  <w:rFonts w:ascii="Calibri" w:hAnsi="Calibri" w:cs="Calibri"/>
                  <w:sz w:val="20"/>
                  <w:szCs w:val="20"/>
                </w:rPr>
                <w:delText>Consider, and where appropriate ensure, consistency with the answers under Standard 4 above.</w:delText>
              </w:r>
            </w:del>
          </w:p>
        </w:tc>
        <w:tc>
          <w:tcPr>
            <w:tcW w:w="900" w:type="dxa"/>
            <w:tcBorders>
              <w:bottom w:val="single" w:sz="4" w:space="0" w:color="auto"/>
            </w:tcBorders>
            <w:shd w:val="clear" w:color="auto" w:fill="auto"/>
          </w:tcPr>
          <w:p w14:paraId="3B7E4846" w14:textId="13817888" w:rsidR="00F5335A" w:rsidDel="00D3325E" w:rsidRDefault="00795F6F">
            <w:pPr>
              <w:tabs>
                <w:tab w:val="left" w:pos="585"/>
              </w:tabs>
              <w:spacing w:after="0" w:line="240" w:lineRule="auto"/>
              <w:ind w:left="567" w:hanging="567"/>
              <w:rPr>
                <w:del w:id="2392" w:author="Phatthamon Jantalae" w:date="2022-06-16T17:01:00Z"/>
                <w:rFonts w:ascii="Calibri" w:hAnsi="Calibri" w:cs="Calibri"/>
                <w:sz w:val="20"/>
                <w:szCs w:val="20"/>
                <w:lang w:eastAsia="zh-CN"/>
              </w:rPr>
            </w:pPr>
            <w:del w:id="2393" w:author="Phatthamon Jantalae" w:date="2022-06-16T17:01:00Z">
              <w:r w:rsidDel="00D3325E">
                <w:rPr>
                  <w:rFonts w:ascii="Calibri" w:hAnsi="Calibri" w:cs="Calibri"/>
                  <w:sz w:val="20"/>
                  <w:szCs w:val="20"/>
                  <w:lang w:eastAsia="zh-CN"/>
                </w:rPr>
                <w:delText>No</w:delText>
              </w:r>
            </w:del>
          </w:p>
        </w:tc>
      </w:tr>
      <w:tr w:rsidR="00F5335A" w:rsidDel="00D3325E" w14:paraId="3293F88A" w14:textId="5A85186A">
        <w:trPr>
          <w:trHeight w:val="576"/>
          <w:del w:id="2394" w:author="Phatthamon Jantalae" w:date="2022-06-16T17:01:00Z"/>
        </w:trPr>
        <w:tc>
          <w:tcPr>
            <w:tcW w:w="8635" w:type="dxa"/>
            <w:tcBorders>
              <w:bottom w:val="single" w:sz="4" w:space="0" w:color="auto"/>
            </w:tcBorders>
            <w:shd w:val="clear" w:color="auto" w:fill="D9E2F3"/>
            <w:vAlign w:val="center"/>
          </w:tcPr>
          <w:p w14:paraId="1345E62E" w14:textId="41DF5E7B" w:rsidR="00F5335A" w:rsidDel="00D3325E" w:rsidRDefault="00795F6F">
            <w:pPr>
              <w:tabs>
                <w:tab w:val="left" w:pos="585"/>
              </w:tabs>
              <w:spacing w:after="0" w:line="240" w:lineRule="auto"/>
              <w:ind w:left="567" w:hanging="567"/>
              <w:rPr>
                <w:del w:id="2395" w:author="Phatthamon Jantalae" w:date="2022-06-16T17:01:00Z"/>
                <w:rFonts w:ascii="Calibri" w:hAnsi="Calibri" w:cs="Calibri"/>
                <w:sz w:val="20"/>
                <w:szCs w:val="20"/>
              </w:rPr>
            </w:pPr>
            <w:del w:id="2396" w:author="Phatthamon Jantalae" w:date="2022-06-16T17:01:00Z">
              <w:r w:rsidDel="00D3325E">
                <w:rPr>
                  <w:rFonts w:ascii="Calibri" w:eastAsia="Times New Roman" w:hAnsi="Calibri" w:cs="Calibri"/>
                  <w:b/>
                  <w:sz w:val="20"/>
                  <w:szCs w:val="20"/>
                </w:rPr>
                <w:delText xml:space="preserve">Standard 7: Labour and Working Conditions </w:delText>
              </w:r>
            </w:del>
          </w:p>
        </w:tc>
        <w:tc>
          <w:tcPr>
            <w:tcW w:w="900" w:type="dxa"/>
            <w:tcBorders>
              <w:bottom w:val="single" w:sz="4" w:space="0" w:color="auto"/>
            </w:tcBorders>
            <w:shd w:val="clear" w:color="auto" w:fill="D9E2F3"/>
          </w:tcPr>
          <w:p w14:paraId="7B9C346B" w14:textId="31385E44" w:rsidR="00F5335A" w:rsidDel="00D3325E" w:rsidRDefault="00F5335A">
            <w:pPr>
              <w:tabs>
                <w:tab w:val="left" w:pos="585"/>
              </w:tabs>
              <w:spacing w:after="0" w:line="240" w:lineRule="auto"/>
              <w:ind w:left="567" w:hanging="567"/>
              <w:rPr>
                <w:del w:id="2397" w:author="Phatthamon Jantalae" w:date="2022-06-16T17:01:00Z"/>
                <w:rFonts w:ascii="Calibri" w:eastAsia="Times New Roman" w:hAnsi="Calibri" w:cs="Calibri"/>
                <w:sz w:val="20"/>
                <w:szCs w:val="20"/>
              </w:rPr>
            </w:pPr>
          </w:p>
        </w:tc>
      </w:tr>
      <w:tr w:rsidR="00F5335A" w:rsidDel="00D3325E" w14:paraId="278CA425" w14:textId="2629F883">
        <w:trPr>
          <w:del w:id="2398" w:author="Phatthamon Jantalae" w:date="2022-06-16T17:01:00Z"/>
        </w:trPr>
        <w:tc>
          <w:tcPr>
            <w:tcW w:w="8635" w:type="dxa"/>
            <w:tcBorders>
              <w:bottom w:val="single" w:sz="4" w:space="0" w:color="auto"/>
            </w:tcBorders>
            <w:shd w:val="clear" w:color="auto" w:fill="auto"/>
          </w:tcPr>
          <w:p w14:paraId="71B28FC9" w14:textId="77621837" w:rsidR="00F5335A" w:rsidDel="00D3325E" w:rsidRDefault="00795F6F">
            <w:pPr>
              <w:tabs>
                <w:tab w:val="left" w:pos="585"/>
              </w:tabs>
              <w:spacing w:after="0" w:line="240" w:lineRule="auto"/>
              <w:ind w:left="567" w:hanging="567"/>
              <w:rPr>
                <w:del w:id="2399" w:author="Phatthamon Jantalae" w:date="2022-06-16T17:01:00Z"/>
                <w:rFonts w:ascii="Calibri" w:hAnsi="Calibri" w:cs="Calibri"/>
                <w:sz w:val="20"/>
                <w:szCs w:val="20"/>
              </w:rPr>
            </w:pPr>
            <w:del w:id="2400" w:author="Phatthamon Jantalae" w:date="2022-06-16T17:01:00Z">
              <w:r w:rsidDel="00D3325E">
                <w:rPr>
                  <w:rFonts w:ascii="Calibri" w:hAnsi="Calibri" w:cs="Calibri"/>
                  <w:sz w:val="20"/>
                  <w:szCs w:val="20"/>
                </w:rPr>
                <w:delText>Would the project potentially involve or lead to: (note: applies to project and contractor workers)</w:delText>
              </w:r>
            </w:del>
          </w:p>
        </w:tc>
        <w:tc>
          <w:tcPr>
            <w:tcW w:w="900" w:type="dxa"/>
            <w:tcBorders>
              <w:bottom w:val="single" w:sz="4" w:space="0" w:color="auto"/>
            </w:tcBorders>
            <w:shd w:val="clear" w:color="auto" w:fill="auto"/>
          </w:tcPr>
          <w:p w14:paraId="6A430110" w14:textId="0947E507" w:rsidR="00F5335A" w:rsidDel="00D3325E" w:rsidRDefault="00F5335A">
            <w:pPr>
              <w:tabs>
                <w:tab w:val="left" w:pos="585"/>
              </w:tabs>
              <w:spacing w:after="0" w:line="240" w:lineRule="auto"/>
              <w:ind w:left="567" w:hanging="567"/>
              <w:rPr>
                <w:del w:id="2401" w:author="Phatthamon Jantalae" w:date="2022-06-16T17:01:00Z"/>
                <w:rFonts w:ascii="Calibri" w:eastAsia="Times New Roman" w:hAnsi="Calibri" w:cs="Calibri"/>
                <w:sz w:val="20"/>
                <w:szCs w:val="20"/>
              </w:rPr>
            </w:pPr>
          </w:p>
        </w:tc>
      </w:tr>
      <w:tr w:rsidR="00F5335A" w:rsidDel="00D3325E" w14:paraId="31C31724" w14:textId="5D87E547">
        <w:trPr>
          <w:del w:id="2402" w:author="Phatthamon Jantalae" w:date="2022-06-16T17:01:00Z"/>
        </w:trPr>
        <w:tc>
          <w:tcPr>
            <w:tcW w:w="8635" w:type="dxa"/>
            <w:tcBorders>
              <w:bottom w:val="single" w:sz="4" w:space="0" w:color="auto"/>
            </w:tcBorders>
            <w:shd w:val="clear" w:color="auto" w:fill="auto"/>
          </w:tcPr>
          <w:p w14:paraId="5981F768" w14:textId="42EFD7DE" w:rsidR="00F5335A" w:rsidDel="00D3325E" w:rsidRDefault="00795F6F">
            <w:pPr>
              <w:tabs>
                <w:tab w:val="left" w:pos="585"/>
              </w:tabs>
              <w:spacing w:after="0" w:line="240" w:lineRule="auto"/>
              <w:ind w:left="567" w:hanging="567"/>
              <w:rPr>
                <w:del w:id="2403" w:author="Phatthamon Jantalae" w:date="2022-06-16T17:01:00Z"/>
                <w:rFonts w:ascii="Calibri" w:hAnsi="Calibri" w:cs="Calibri"/>
                <w:sz w:val="20"/>
                <w:szCs w:val="20"/>
              </w:rPr>
            </w:pPr>
            <w:del w:id="2404" w:author="Phatthamon Jantalae" w:date="2022-06-16T17:01:00Z">
              <w:r w:rsidDel="00D3325E">
                <w:rPr>
                  <w:rFonts w:ascii="Calibri" w:hAnsi="Calibri" w:cs="Calibri"/>
                  <w:sz w:val="20"/>
                  <w:szCs w:val="20"/>
                </w:rPr>
                <w:delText>7.1</w:delText>
              </w:r>
              <w:r w:rsidDel="00D3325E">
                <w:rPr>
                  <w:rFonts w:ascii="Calibri" w:hAnsi="Calibri" w:cs="Calibri"/>
                  <w:sz w:val="20"/>
                  <w:szCs w:val="20"/>
                </w:rPr>
                <w:tab/>
                <w:delText>working conditions that do not meet national labour laws and international commitments?</w:delText>
              </w:r>
            </w:del>
          </w:p>
        </w:tc>
        <w:tc>
          <w:tcPr>
            <w:tcW w:w="900" w:type="dxa"/>
            <w:tcBorders>
              <w:bottom w:val="single" w:sz="4" w:space="0" w:color="auto"/>
            </w:tcBorders>
            <w:shd w:val="clear" w:color="auto" w:fill="auto"/>
          </w:tcPr>
          <w:p w14:paraId="69FD340F" w14:textId="5A7F37AE" w:rsidR="00F5335A" w:rsidDel="00D3325E" w:rsidRDefault="00795F6F">
            <w:pPr>
              <w:tabs>
                <w:tab w:val="left" w:pos="585"/>
              </w:tabs>
              <w:spacing w:after="0" w:line="240" w:lineRule="auto"/>
              <w:ind w:left="567" w:hanging="567"/>
              <w:rPr>
                <w:del w:id="2405" w:author="Phatthamon Jantalae" w:date="2022-06-16T17:01:00Z"/>
                <w:rFonts w:ascii="Calibri" w:hAnsi="Calibri" w:cs="Calibri"/>
                <w:sz w:val="20"/>
                <w:szCs w:val="20"/>
                <w:lang w:eastAsia="zh-CN"/>
              </w:rPr>
            </w:pPr>
            <w:del w:id="2406" w:author="Phatthamon Jantalae" w:date="2022-06-16T17:01:00Z">
              <w:r w:rsidDel="00D3325E">
                <w:rPr>
                  <w:rFonts w:ascii="Calibri" w:hAnsi="Calibri" w:cs="Calibri"/>
                  <w:sz w:val="20"/>
                  <w:szCs w:val="20"/>
                  <w:lang w:eastAsia="zh-CN"/>
                </w:rPr>
                <w:delText>No</w:delText>
              </w:r>
            </w:del>
          </w:p>
        </w:tc>
      </w:tr>
      <w:tr w:rsidR="00F5335A" w:rsidDel="00D3325E" w14:paraId="52B41400" w14:textId="5B647BE0">
        <w:trPr>
          <w:del w:id="2407" w:author="Phatthamon Jantalae" w:date="2022-06-16T17:01:00Z"/>
        </w:trPr>
        <w:tc>
          <w:tcPr>
            <w:tcW w:w="8635" w:type="dxa"/>
            <w:tcBorders>
              <w:bottom w:val="single" w:sz="4" w:space="0" w:color="auto"/>
            </w:tcBorders>
            <w:shd w:val="clear" w:color="auto" w:fill="auto"/>
          </w:tcPr>
          <w:p w14:paraId="245B84F0" w14:textId="3BCE545A" w:rsidR="00F5335A" w:rsidDel="00D3325E" w:rsidRDefault="00795F6F">
            <w:pPr>
              <w:tabs>
                <w:tab w:val="left" w:pos="585"/>
              </w:tabs>
              <w:spacing w:after="0" w:line="240" w:lineRule="auto"/>
              <w:ind w:left="567" w:hanging="567"/>
              <w:rPr>
                <w:del w:id="2408" w:author="Phatthamon Jantalae" w:date="2022-06-16T17:01:00Z"/>
                <w:rFonts w:ascii="Calibri" w:hAnsi="Calibri" w:cs="Calibri"/>
                <w:sz w:val="20"/>
                <w:szCs w:val="20"/>
              </w:rPr>
            </w:pPr>
            <w:del w:id="2409" w:author="Phatthamon Jantalae" w:date="2022-06-16T17:01:00Z">
              <w:r w:rsidDel="00D3325E">
                <w:rPr>
                  <w:rFonts w:ascii="Calibri" w:eastAsia="Times New Roman" w:hAnsi="Calibri" w:cs="Calibri"/>
                  <w:sz w:val="20"/>
                  <w:szCs w:val="20"/>
                </w:rPr>
                <w:delText>7.2</w:delText>
              </w:r>
              <w:r w:rsidDel="00D3325E">
                <w:rPr>
                  <w:rFonts w:ascii="Calibri" w:eastAsia="Times New Roman" w:hAnsi="Calibri" w:cs="Calibri"/>
                  <w:sz w:val="20"/>
                  <w:szCs w:val="20"/>
                </w:rPr>
                <w:tab/>
                <w:delText>working conditions that may deny freedom of association and collective bargaining?</w:delText>
              </w:r>
            </w:del>
          </w:p>
        </w:tc>
        <w:tc>
          <w:tcPr>
            <w:tcW w:w="900" w:type="dxa"/>
            <w:tcBorders>
              <w:bottom w:val="single" w:sz="4" w:space="0" w:color="auto"/>
            </w:tcBorders>
            <w:shd w:val="clear" w:color="auto" w:fill="auto"/>
          </w:tcPr>
          <w:p w14:paraId="6607C241" w14:textId="51A5A980" w:rsidR="00F5335A" w:rsidDel="00D3325E" w:rsidRDefault="00795F6F">
            <w:pPr>
              <w:tabs>
                <w:tab w:val="left" w:pos="585"/>
              </w:tabs>
              <w:spacing w:after="0" w:line="240" w:lineRule="auto"/>
              <w:ind w:left="567" w:hanging="567"/>
              <w:rPr>
                <w:del w:id="2410" w:author="Phatthamon Jantalae" w:date="2022-06-16T17:01:00Z"/>
                <w:rFonts w:ascii="Calibri" w:hAnsi="Calibri" w:cs="Calibri"/>
                <w:sz w:val="20"/>
                <w:szCs w:val="20"/>
                <w:lang w:eastAsia="zh-CN"/>
              </w:rPr>
            </w:pPr>
            <w:del w:id="2411" w:author="Phatthamon Jantalae" w:date="2022-06-16T17:01:00Z">
              <w:r w:rsidDel="00D3325E">
                <w:rPr>
                  <w:rFonts w:ascii="Calibri" w:hAnsi="Calibri" w:cs="Calibri"/>
                  <w:sz w:val="20"/>
                  <w:szCs w:val="20"/>
                  <w:lang w:eastAsia="zh-CN"/>
                </w:rPr>
                <w:delText>No</w:delText>
              </w:r>
            </w:del>
          </w:p>
        </w:tc>
      </w:tr>
      <w:tr w:rsidR="00F5335A" w:rsidDel="00D3325E" w14:paraId="6412D9C2" w14:textId="7F41C665">
        <w:trPr>
          <w:del w:id="2412" w:author="Phatthamon Jantalae" w:date="2022-06-16T17:01:00Z"/>
        </w:trPr>
        <w:tc>
          <w:tcPr>
            <w:tcW w:w="8635" w:type="dxa"/>
            <w:tcBorders>
              <w:bottom w:val="single" w:sz="4" w:space="0" w:color="auto"/>
            </w:tcBorders>
            <w:shd w:val="clear" w:color="auto" w:fill="auto"/>
          </w:tcPr>
          <w:p w14:paraId="61701C6A" w14:textId="14ACDFF9" w:rsidR="00F5335A" w:rsidDel="00D3325E" w:rsidRDefault="00795F6F">
            <w:pPr>
              <w:tabs>
                <w:tab w:val="left" w:pos="585"/>
              </w:tabs>
              <w:spacing w:after="0" w:line="240" w:lineRule="auto"/>
              <w:ind w:left="567" w:hanging="567"/>
              <w:rPr>
                <w:del w:id="2413" w:author="Phatthamon Jantalae" w:date="2022-06-16T17:01:00Z"/>
                <w:rFonts w:ascii="Calibri" w:hAnsi="Calibri" w:cs="Calibri"/>
                <w:sz w:val="20"/>
                <w:szCs w:val="20"/>
              </w:rPr>
            </w:pPr>
            <w:del w:id="2414" w:author="Phatthamon Jantalae" w:date="2022-06-16T17:01:00Z">
              <w:r w:rsidDel="00D3325E">
                <w:rPr>
                  <w:rFonts w:ascii="Calibri" w:eastAsia="Times New Roman" w:hAnsi="Calibri" w:cs="Calibri"/>
                  <w:sz w:val="20"/>
                  <w:szCs w:val="20"/>
                </w:rPr>
                <w:delText>7.3</w:delText>
              </w:r>
              <w:r w:rsidDel="00D3325E">
                <w:rPr>
                  <w:rFonts w:ascii="Calibri" w:eastAsia="Times New Roman" w:hAnsi="Calibri" w:cs="Calibri"/>
                  <w:sz w:val="20"/>
                  <w:szCs w:val="20"/>
                </w:rPr>
                <w:tab/>
                <w:delText>use of child labour?</w:delText>
              </w:r>
            </w:del>
          </w:p>
        </w:tc>
        <w:tc>
          <w:tcPr>
            <w:tcW w:w="900" w:type="dxa"/>
            <w:tcBorders>
              <w:bottom w:val="single" w:sz="4" w:space="0" w:color="auto"/>
            </w:tcBorders>
            <w:shd w:val="clear" w:color="auto" w:fill="auto"/>
          </w:tcPr>
          <w:p w14:paraId="24FEF53D" w14:textId="2992C950" w:rsidR="00F5335A" w:rsidDel="00D3325E" w:rsidRDefault="00795F6F">
            <w:pPr>
              <w:tabs>
                <w:tab w:val="left" w:pos="585"/>
              </w:tabs>
              <w:spacing w:after="0" w:line="240" w:lineRule="auto"/>
              <w:ind w:left="567" w:hanging="567"/>
              <w:rPr>
                <w:del w:id="2415" w:author="Phatthamon Jantalae" w:date="2022-06-16T17:01:00Z"/>
                <w:rFonts w:ascii="Calibri" w:hAnsi="Calibri" w:cs="Calibri"/>
                <w:sz w:val="20"/>
                <w:szCs w:val="20"/>
                <w:lang w:eastAsia="zh-CN"/>
              </w:rPr>
            </w:pPr>
            <w:del w:id="2416" w:author="Phatthamon Jantalae" w:date="2022-06-16T17:01:00Z">
              <w:r w:rsidDel="00D3325E">
                <w:rPr>
                  <w:rFonts w:ascii="Calibri" w:hAnsi="Calibri" w:cs="Calibri"/>
                  <w:sz w:val="20"/>
                  <w:szCs w:val="20"/>
                  <w:lang w:eastAsia="zh-CN"/>
                </w:rPr>
                <w:delText>No</w:delText>
              </w:r>
            </w:del>
          </w:p>
        </w:tc>
      </w:tr>
      <w:tr w:rsidR="00F5335A" w:rsidDel="00D3325E" w14:paraId="679C81D3" w14:textId="017B7BEB">
        <w:trPr>
          <w:del w:id="2417" w:author="Phatthamon Jantalae" w:date="2022-06-16T17:01:00Z"/>
        </w:trPr>
        <w:tc>
          <w:tcPr>
            <w:tcW w:w="8635" w:type="dxa"/>
            <w:tcBorders>
              <w:bottom w:val="single" w:sz="4" w:space="0" w:color="auto"/>
            </w:tcBorders>
            <w:shd w:val="clear" w:color="auto" w:fill="auto"/>
          </w:tcPr>
          <w:p w14:paraId="4238D4F2" w14:textId="534C09B3" w:rsidR="00F5335A" w:rsidDel="00D3325E" w:rsidRDefault="00795F6F">
            <w:pPr>
              <w:tabs>
                <w:tab w:val="left" w:pos="585"/>
              </w:tabs>
              <w:spacing w:after="0" w:line="240" w:lineRule="auto"/>
              <w:ind w:left="567" w:hanging="567"/>
              <w:rPr>
                <w:del w:id="2418" w:author="Phatthamon Jantalae" w:date="2022-06-16T17:01:00Z"/>
                <w:rFonts w:ascii="Calibri" w:hAnsi="Calibri" w:cs="Calibri"/>
                <w:sz w:val="20"/>
                <w:szCs w:val="20"/>
              </w:rPr>
            </w:pPr>
            <w:del w:id="2419" w:author="Phatthamon Jantalae" w:date="2022-06-16T17:01:00Z">
              <w:r w:rsidDel="00D3325E">
                <w:rPr>
                  <w:rFonts w:ascii="Calibri" w:hAnsi="Calibri" w:cs="Calibri"/>
                  <w:sz w:val="20"/>
                  <w:szCs w:val="20"/>
                </w:rPr>
                <w:delText>7.4</w:delText>
              </w:r>
              <w:r w:rsidDel="00D3325E">
                <w:rPr>
                  <w:rFonts w:ascii="Calibri" w:hAnsi="Calibri" w:cs="Calibri"/>
                  <w:sz w:val="20"/>
                  <w:szCs w:val="20"/>
                </w:rPr>
                <w:tab/>
                <w:delText>use of forced labour?</w:delText>
              </w:r>
            </w:del>
          </w:p>
        </w:tc>
        <w:tc>
          <w:tcPr>
            <w:tcW w:w="900" w:type="dxa"/>
            <w:tcBorders>
              <w:bottom w:val="single" w:sz="4" w:space="0" w:color="auto"/>
            </w:tcBorders>
            <w:shd w:val="clear" w:color="auto" w:fill="auto"/>
          </w:tcPr>
          <w:p w14:paraId="194E3038" w14:textId="1CE7BE47" w:rsidR="00F5335A" w:rsidDel="00D3325E" w:rsidRDefault="00795F6F">
            <w:pPr>
              <w:tabs>
                <w:tab w:val="left" w:pos="585"/>
              </w:tabs>
              <w:spacing w:after="0" w:line="240" w:lineRule="auto"/>
              <w:ind w:left="567" w:hanging="567"/>
              <w:rPr>
                <w:del w:id="2420" w:author="Phatthamon Jantalae" w:date="2022-06-16T17:01:00Z"/>
                <w:rFonts w:ascii="Calibri" w:hAnsi="Calibri" w:cs="Calibri"/>
                <w:sz w:val="20"/>
                <w:szCs w:val="20"/>
                <w:lang w:eastAsia="zh-CN"/>
              </w:rPr>
            </w:pPr>
            <w:del w:id="2421" w:author="Phatthamon Jantalae" w:date="2022-06-16T17:01:00Z">
              <w:r w:rsidDel="00D3325E">
                <w:rPr>
                  <w:rFonts w:ascii="Calibri" w:hAnsi="Calibri" w:cs="Calibri"/>
                  <w:sz w:val="20"/>
                  <w:szCs w:val="20"/>
                  <w:lang w:eastAsia="zh-CN"/>
                </w:rPr>
                <w:delText>No</w:delText>
              </w:r>
            </w:del>
          </w:p>
        </w:tc>
      </w:tr>
      <w:tr w:rsidR="00F5335A" w:rsidDel="00D3325E" w14:paraId="6894E28E" w14:textId="40B291C8">
        <w:trPr>
          <w:del w:id="2422" w:author="Phatthamon Jantalae" w:date="2022-06-16T17:01:00Z"/>
        </w:trPr>
        <w:tc>
          <w:tcPr>
            <w:tcW w:w="8635" w:type="dxa"/>
            <w:tcBorders>
              <w:bottom w:val="single" w:sz="4" w:space="0" w:color="auto"/>
            </w:tcBorders>
            <w:shd w:val="clear" w:color="auto" w:fill="auto"/>
          </w:tcPr>
          <w:p w14:paraId="7A2D5F4E" w14:textId="3186E655" w:rsidR="00F5335A" w:rsidDel="00D3325E" w:rsidRDefault="00795F6F">
            <w:pPr>
              <w:tabs>
                <w:tab w:val="left" w:pos="585"/>
              </w:tabs>
              <w:spacing w:after="0" w:line="240" w:lineRule="auto"/>
              <w:ind w:left="567" w:hanging="567"/>
              <w:rPr>
                <w:del w:id="2423" w:author="Phatthamon Jantalae" w:date="2022-06-16T17:01:00Z"/>
                <w:rFonts w:ascii="Calibri" w:hAnsi="Calibri" w:cs="Calibri"/>
                <w:sz w:val="20"/>
                <w:szCs w:val="20"/>
              </w:rPr>
            </w:pPr>
            <w:del w:id="2424" w:author="Phatthamon Jantalae" w:date="2022-06-16T17:01:00Z">
              <w:r w:rsidDel="00D3325E">
                <w:rPr>
                  <w:rFonts w:ascii="Calibri" w:hAnsi="Calibri" w:cs="Calibri"/>
                  <w:sz w:val="20"/>
                  <w:szCs w:val="20"/>
                </w:rPr>
                <w:delText>7.5</w:delText>
              </w:r>
              <w:r w:rsidDel="00D3325E">
                <w:rPr>
                  <w:rFonts w:ascii="Calibri" w:hAnsi="Calibri" w:cs="Calibri"/>
                  <w:sz w:val="20"/>
                  <w:szCs w:val="20"/>
                </w:rPr>
                <w:tab/>
                <w:delText>discriminatory working conditions and/or lack of equal opportunity?</w:delText>
              </w:r>
            </w:del>
          </w:p>
        </w:tc>
        <w:tc>
          <w:tcPr>
            <w:tcW w:w="900" w:type="dxa"/>
            <w:tcBorders>
              <w:bottom w:val="single" w:sz="4" w:space="0" w:color="auto"/>
            </w:tcBorders>
            <w:shd w:val="clear" w:color="auto" w:fill="auto"/>
          </w:tcPr>
          <w:p w14:paraId="39AE2381" w14:textId="5464F908" w:rsidR="00F5335A" w:rsidDel="00D3325E" w:rsidRDefault="00795F6F">
            <w:pPr>
              <w:tabs>
                <w:tab w:val="left" w:pos="585"/>
              </w:tabs>
              <w:spacing w:after="0" w:line="240" w:lineRule="auto"/>
              <w:ind w:left="567" w:hanging="567"/>
              <w:rPr>
                <w:del w:id="2425" w:author="Phatthamon Jantalae" w:date="2022-06-16T17:01:00Z"/>
                <w:rFonts w:ascii="Calibri" w:hAnsi="Calibri" w:cs="Calibri"/>
                <w:sz w:val="20"/>
                <w:szCs w:val="20"/>
                <w:lang w:eastAsia="zh-CN"/>
              </w:rPr>
            </w:pPr>
            <w:del w:id="2426" w:author="Phatthamon Jantalae" w:date="2022-06-16T17:01:00Z">
              <w:r w:rsidDel="00D3325E">
                <w:rPr>
                  <w:rFonts w:ascii="Calibri" w:hAnsi="Calibri" w:cs="Calibri"/>
                  <w:sz w:val="20"/>
                  <w:szCs w:val="20"/>
                  <w:lang w:eastAsia="zh-CN"/>
                </w:rPr>
                <w:delText>Yes</w:delText>
              </w:r>
            </w:del>
          </w:p>
        </w:tc>
      </w:tr>
      <w:tr w:rsidR="00F5335A" w:rsidDel="00D3325E" w14:paraId="6D612F99" w14:textId="7439509D">
        <w:trPr>
          <w:del w:id="2427" w:author="Phatthamon Jantalae" w:date="2022-06-16T17:01:00Z"/>
        </w:trPr>
        <w:tc>
          <w:tcPr>
            <w:tcW w:w="8635" w:type="dxa"/>
            <w:tcBorders>
              <w:bottom w:val="single" w:sz="4" w:space="0" w:color="auto"/>
            </w:tcBorders>
            <w:shd w:val="clear" w:color="auto" w:fill="auto"/>
          </w:tcPr>
          <w:p w14:paraId="32C4417F" w14:textId="4E181D99" w:rsidR="00F5335A" w:rsidDel="00D3325E" w:rsidRDefault="00795F6F">
            <w:pPr>
              <w:tabs>
                <w:tab w:val="left" w:pos="585"/>
              </w:tabs>
              <w:spacing w:after="0" w:line="240" w:lineRule="auto"/>
              <w:ind w:left="567" w:hanging="567"/>
              <w:rPr>
                <w:del w:id="2428" w:author="Phatthamon Jantalae" w:date="2022-06-16T17:01:00Z"/>
                <w:rFonts w:ascii="Calibri" w:hAnsi="Calibri" w:cs="Calibri"/>
                <w:sz w:val="20"/>
                <w:szCs w:val="20"/>
              </w:rPr>
            </w:pPr>
            <w:del w:id="2429" w:author="Phatthamon Jantalae" w:date="2022-06-16T17:01:00Z">
              <w:r w:rsidDel="00D3325E">
                <w:rPr>
                  <w:rFonts w:ascii="Calibri" w:hAnsi="Calibri" w:cs="Calibri"/>
                  <w:sz w:val="20"/>
                  <w:szCs w:val="20"/>
                </w:rPr>
                <w:delText>7.6</w:delText>
              </w:r>
              <w:r w:rsidDel="00D3325E">
                <w:rPr>
                  <w:rFonts w:ascii="Calibri" w:hAnsi="Calibri" w:cs="Calibri"/>
                  <w:sz w:val="20"/>
                  <w:szCs w:val="20"/>
                </w:rPr>
                <w:tab/>
                <w:delText xml:space="preserve">occupational health and safety risks due to </w:delText>
              </w:r>
              <w:r w:rsidDel="00D3325E">
                <w:rPr>
                  <w:rFonts w:ascii="Calibri" w:eastAsia="Times New Roman" w:hAnsi="Calibri" w:cs="Calibri"/>
                  <w:sz w:val="20"/>
                  <w:szCs w:val="20"/>
                </w:rPr>
                <w:delText>physical, chemical, biological and psychosocial hazards (including violence and harassment) throughout the project life-cycle?</w:delText>
              </w:r>
            </w:del>
          </w:p>
        </w:tc>
        <w:tc>
          <w:tcPr>
            <w:tcW w:w="900" w:type="dxa"/>
            <w:tcBorders>
              <w:bottom w:val="single" w:sz="4" w:space="0" w:color="auto"/>
            </w:tcBorders>
            <w:shd w:val="clear" w:color="auto" w:fill="auto"/>
          </w:tcPr>
          <w:p w14:paraId="2E116BCC" w14:textId="064084F5" w:rsidR="00F5335A" w:rsidDel="00D3325E" w:rsidRDefault="00795F6F">
            <w:pPr>
              <w:tabs>
                <w:tab w:val="left" w:pos="585"/>
              </w:tabs>
              <w:spacing w:after="0" w:line="240" w:lineRule="auto"/>
              <w:ind w:left="567" w:hanging="567"/>
              <w:rPr>
                <w:del w:id="2430" w:author="Phatthamon Jantalae" w:date="2022-06-16T17:01:00Z"/>
                <w:rFonts w:ascii="Calibri" w:hAnsi="Calibri" w:cs="Calibri"/>
                <w:sz w:val="20"/>
                <w:szCs w:val="20"/>
                <w:lang w:eastAsia="zh-CN"/>
              </w:rPr>
            </w:pPr>
            <w:del w:id="2431" w:author="Phatthamon Jantalae" w:date="2022-06-16T17:01:00Z">
              <w:r w:rsidDel="00D3325E">
                <w:rPr>
                  <w:rFonts w:ascii="Calibri" w:hAnsi="Calibri" w:cs="Calibri"/>
                  <w:sz w:val="20"/>
                  <w:szCs w:val="20"/>
                  <w:lang w:eastAsia="zh-CN"/>
                </w:rPr>
                <w:delText>Yes</w:delText>
              </w:r>
            </w:del>
          </w:p>
        </w:tc>
      </w:tr>
      <w:tr w:rsidR="00F5335A" w:rsidDel="00D3325E" w14:paraId="721F1034" w14:textId="5118B4BE">
        <w:trPr>
          <w:trHeight w:val="431"/>
          <w:del w:id="2432" w:author="Phatthamon Jantalae" w:date="2022-06-16T17:01:00Z"/>
        </w:trPr>
        <w:tc>
          <w:tcPr>
            <w:tcW w:w="8635" w:type="dxa"/>
            <w:tcBorders>
              <w:bottom w:val="single" w:sz="4" w:space="0" w:color="auto"/>
            </w:tcBorders>
            <w:shd w:val="clear" w:color="auto" w:fill="DBE5F1"/>
            <w:vAlign w:val="center"/>
          </w:tcPr>
          <w:p w14:paraId="446BED27" w14:textId="258304C1" w:rsidR="00F5335A" w:rsidDel="00D3325E" w:rsidRDefault="00795F6F">
            <w:pPr>
              <w:tabs>
                <w:tab w:val="left" w:pos="570"/>
              </w:tabs>
              <w:spacing w:after="0" w:line="240" w:lineRule="auto"/>
              <w:rPr>
                <w:del w:id="2433" w:author="Phatthamon Jantalae" w:date="2022-06-16T17:01:00Z"/>
                <w:rFonts w:ascii="Calibri" w:eastAsia="Times New Roman" w:hAnsi="Calibri" w:cs="Calibri"/>
                <w:b/>
                <w:sz w:val="20"/>
                <w:szCs w:val="20"/>
              </w:rPr>
            </w:pPr>
            <w:del w:id="2434" w:author="Phatthamon Jantalae" w:date="2022-06-16T17:01:00Z">
              <w:r w:rsidDel="00D3325E">
                <w:rPr>
                  <w:rFonts w:ascii="Calibri" w:eastAsia="Times New Roman" w:hAnsi="Calibri" w:cs="Calibri"/>
                  <w:b/>
                  <w:sz w:val="20"/>
                  <w:szCs w:val="20"/>
                </w:rPr>
                <w:delText>Standard 8: Pollution Prevention and Resource Efficiency</w:delText>
              </w:r>
            </w:del>
          </w:p>
        </w:tc>
        <w:tc>
          <w:tcPr>
            <w:tcW w:w="900" w:type="dxa"/>
            <w:tcBorders>
              <w:bottom w:val="single" w:sz="4" w:space="0" w:color="auto"/>
            </w:tcBorders>
            <w:shd w:val="clear" w:color="auto" w:fill="DBE5F1"/>
            <w:vAlign w:val="center"/>
          </w:tcPr>
          <w:p w14:paraId="7B75D2A5" w14:textId="2E5A165D" w:rsidR="00F5335A" w:rsidDel="00D3325E" w:rsidRDefault="00F5335A">
            <w:pPr>
              <w:spacing w:after="0" w:line="240" w:lineRule="auto"/>
              <w:rPr>
                <w:del w:id="2435" w:author="Phatthamon Jantalae" w:date="2022-06-16T17:01:00Z"/>
                <w:rFonts w:ascii="Calibri" w:eastAsia="Times New Roman" w:hAnsi="Calibri" w:cs="Calibri"/>
                <w:b/>
                <w:sz w:val="20"/>
                <w:szCs w:val="20"/>
              </w:rPr>
            </w:pPr>
          </w:p>
        </w:tc>
      </w:tr>
      <w:tr w:rsidR="00F5335A" w:rsidDel="00D3325E" w14:paraId="058588D8" w14:textId="2DFC67B5">
        <w:trPr>
          <w:del w:id="2436" w:author="Phatthamon Jantalae" w:date="2022-06-16T17:01:00Z"/>
        </w:trPr>
        <w:tc>
          <w:tcPr>
            <w:tcW w:w="8635" w:type="dxa"/>
            <w:shd w:val="clear" w:color="auto" w:fill="auto"/>
          </w:tcPr>
          <w:p w14:paraId="2CBD9C4B" w14:textId="115F2EA2" w:rsidR="00F5335A" w:rsidDel="00D3325E" w:rsidRDefault="00795F6F">
            <w:pPr>
              <w:tabs>
                <w:tab w:val="left" w:pos="585"/>
              </w:tabs>
              <w:spacing w:after="0" w:line="240" w:lineRule="auto"/>
              <w:ind w:left="567" w:hanging="567"/>
              <w:rPr>
                <w:del w:id="2437" w:author="Phatthamon Jantalae" w:date="2022-06-16T17:01:00Z"/>
                <w:rFonts w:ascii="Calibri" w:eastAsia="Times New Roman" w:hAnsi="Calibri" w:cs="Calibri"/>
                <w:sz w:val="20"/>
                <w:szCs w:val="20"/>
              </w:rPr>
            </w:pPr>
            <w:del w:id="2438" w:author="Phatthamon Jantalae" w:date="2022-06-16T17:01:00Z">
              <w:r w:rsidDel="00D3325E">
                <w:rPr>
                  <w:rFonts w:ascii="Calibri" w:eastAsia="Times New Roman" w:hAnsi="Calibri" w:cs="Calibri"/>
                  <w:sz w:val="20"/>
                  <w:szCs w:val="20"/>
                </w:rPr>
                <w:delText>Would the project potentially involve or lead to:</w:delText>
              </w:r>
            </w:del>
          </w:p>
        </w:tc>
        <w:tc>
          <w:tcPr>
            <w:tcW w:w="900" w:type="dxa"/>
            <w:shd w:val="clear" w:color="auto" w:fill="auto"/>
          </w:tcPr>
          <w:p w14:paraId="0121B767" w14:textId="0B8CA757" w:rsidR="00F5335A" w:rsidDel="00D3325E" w:rsidRDefault="00F5335A">
            <w:pPr>
              <w:spacing w:after="0" w:line="240" w:lineRule="auto"/>
              <w:rPr>
                <w:del w:id="2439" w:author="Phatthamon Jantalae" w:date="2022-06-16T17:01:00Z"/>
                <w:rFonts w:ascii="Calibri" w:eastAsia="Times New Roman" w:hAnsi="Calibri" w:cs="Calibri"/>
                <w:sz w:val="20"/>
                <w:szCs w:val="20"/>
              </w:rPr>
            </w:pPr>
          </w:p>
        </w:tc>
      </w:tr>
      <w:tr w:rsidR="00F5335A" w:rsidDel="00D3325E" w14:paraId="17D83E47" w14:textId="3C65AB0F">
        <w:trPr>
          <w:del w:id="2440" w:author="Phatthamon Jantalae" w:date="2022-06-16T17:01:00Z"/>
        </w:trPr>
        <w:tc>
          <w:tcPr>
            <w:tcW w:w="8635" w:type="dxa"/>
            <w:shd w:val="clear" w:color="auto" w:fill="auto"/>
          </w:tcPr>
          <w:p w14:paraId="6EDF7034" w14:textId="0285A0B5" w:rsidR="00F5335A" w:rsidDel="00D3325E" w:rsidRDefault="00795F6F">
            <w:pPr>
              <w:tabs>
                <w:tab w:val="left" w:pos="585"/>
              </w:tabs>
              <w:spacing w:after="0" w:line="240" w:lineRule="auto"/>
              <w:ind w:left="567" w:hanging="567"/>
              <w:rPr>
                <w:del w:id="2441" w:author="Phatthamon Jantalae" w:date="2022-06-16T17:01:00Z"/>
                <w:rFonts w:ascii="Calibri" w:eastAsia="Times New Roman" w:hAnsi="Calibri" w:cs="Calibri"/>
                <w:sz w:val="20"/>
                <w:szCs w:val="20"/>
              </w:rPr>
            </w:pPr>
            <w:del w:id="2442" w:author="Phatthamon Jantalae" w:date="2022-06-16T17:01:00Z">
              <w:r w:rsidDel="00D3325E">
                <w:rPr>
                  <w:rFonts w:ascii="Calibri" w:eastAsia="Times New Roman" w:hAnsi="Calibri" w:cs="Calibri"/>
                  <w:sz w:val="20"/>
                  <w:szCs w:val="20"/>
                </w:rPr>
                <w:delText>8.1</w:delText>
              </w:r>
              <w:r w:rsidDel="00D3325E">
                <w:rPr>
                  <w:rFonts w:ascii="Calibri" w:eastAsia="Times New Roman" w:hAnsi="Calibri" w:cs="Calibri"/>
                  <w:sz w:val="20"/>
                  <w:szCs w:val="20"/>
                </w:rPr>
                <w:tab/>
                <w:delText xml:space="preserve">the release of pollutants to the environment due to routine or non-routine circumstances with the potential for adverse local, regional, and/or </w:delText>
              </w:r>
              <w:r w:rsidR="00393E35" w:rsidDel="00D3325E">
                <w:fldChar w:fldCharType="begin"/>
              </w:r>
              <w:r w:rsidR="00393E35" w:rsidDel="00D3325E">
                <w:delInstrText xml:space="preserve"> HYPERLINK \l "TransboundaryImpactsGlossary" </w:delInstrText>
              </w:r>
              <w:r w:rsidR="00393E35" w:rsidDel="00D3325E">
                <w:fldChar w:fldCharType="separate"/>
              </w:r>
              <w:r w:rsidDel="00D3325E">
                <w:rPr>
                  <w:rFonts w:ascii="Calibri" w:eastAsia="Times New Roman" w:hAnsi="Calibri" w:cs="Calibri"/>
                  <w:sz w:val="20"/>
                  <w:szCs w:val="20"/>
                </w:rPr>
                <w:delText>transboundary impacts</w:delText>
              </w:r>
              <w:r w:rsidR="00393E35" w:rsidDel="00D3325E">
                <w:rPr>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w:delText>
              </w:r>
            </w:del>
          </w:p>
        </w:tc>
        <w:tc>
          <w:tcPr>
            <w:tcW w:w="900" w:type="dxa"/>
            <w:shd w:val="clear" w:color="auto" w:fill="auto"/>
          </w:tcPr>
          <w:p w14:paraId="0CE066E6" w14:textId="63011A95" w:rsidR="00F5335A" w:rsidDel="00D3325E" w:rsidRDefault="00795F6F">
            <w:pPr>
              <w:spacing w:after="0" w:line="240" w:lineRule="auto"/>
              <w:rPr>
                <w:del w:id="2443" w:author="Phatthamon Jantalae" w:date="2022-06-16T17:01:00Z"/>
                <w:rFonts w:ascii="Calibri" w:hAnsi="Calibri" w:cs="Calibri"/>
                <w:sz w:val="20"/>
                <w:szCs w:val="20"/>
                <w:lang w:eastAsia="zh-CN"/>
              </w:rPr>
            </w:pPr>
            <w:del w:id="2444" w:author="Phatthamon Jantalae" w:date="2022-06-16T17:01:00Z">
              <w:r w:rsidDel="00D3325E">
                <w:rPr>
                  <w:rFonts w:ascii="Calibri" w:hAnsi="Calibri" w:cs="Calibri"/>
                  <w:sz w:val="20"/>
                  <w:szCs w:val="20"/>
                  <w:lang w:eastAsia="zh-CN"/>
                </w:rPr>
                <w:delText>No</w:delText>
              </w:r>
            </w:del>
          </w:p>
        </w:tc>
      </w:tr>
      <w:tr w:rsidR="00F5335A" w:rsidDel="00D3325E" w14:paraId="026A86F4" w14:textId="07903E54">
        <w:trPr>
          <w:del w:id="2445" w:author="Phatthamon Jantalae" w:date="2022-06-16T17:01:00Z"/>
        </w:trPr>
        <w:tc>
          <w:tcPr>
            <w:tcW w:w="8635" w:type="dxa"/>
            <w:tcBorders>
              <w:bottom w:val="single" w:sz="4" w:space="0" w:color="auto"/>
            </w:tcBorders>
            <w:shd w:val="clear" w:color="auto" w:fill="auto"/>
          </w:tcPr>
          <w:p w14:paraId="5DD9F086" w14:textId="4AA97974" w:rsidR="00F5335A" w:rsidDel="00D3325E" w:rsidRDefault="00795F6F">
            <w:pPr>
              <w:tabs>
                <w:tab w:val="left" w:pos="585"/>
              </w:tabs>
              <w:spacing w:after="0" w:line="240" w:lineRule="auto"/>
              <w:ind w:left="567" w:hanging="567"/>
              <w:rPr>
                <w:del w:id="2446" w:author="Phatthamon Jantalae" w:date="2022-06-16T17:01:00Z"/>
                <w:rFonts w:ascii="Calibri" w:eastAsia="Times New Roman" w:hAnsi="Calibri" w:cs="Calibri"/>
                <w:sz w:val="20"/>
                <w:szCs w:val="20"/>
              </w:rPr>
            </w:pPr>
            <w:del w:id="2447" w:author="Phatthamon Jantalae" w:date="2022-06-16T17:01:00Z">
              <w:r w:rsidDel="00D3325E">
                <w:rPr>
                  <w:rFonts w:ascii="Calibri" w:eastAsia="Times New Roman" w:hAnsi="Calibri" w:cs="Calibri"/>
                  <w:sz w:val="20"/>
                  <w:szCs w:val="20"/>
                </w:rPr>
                <w:delText>8.2</w:delText>
              </w:r>
              <w:r w:rsidDel="00D3325E">
                <w:rPr>
                  <w:rFonts w:ascii="Calibri" w:eastAsia="Times New Roman" w:hAnsi="Calibri" w:cs="Calibri"/>
                  <w:sz w:val="20"/>
                  <w:szCs w:val="20"/>
                </w:rPr>
                <w:tab/>
                <w:delText>the generation of waste (both hazardous and non-hazardous)?</w:delText>
              </w:r>
            </w:del>
          </w:p>
        </w:tc>
        <w:tc>
          <w:tcPr>
            <w:tcW w:w="900" w:type="dxa"/>
            <w:tcBorders>
              <w:bottom w:val="single" w:sz="4" w:space="0" w:color="auto"/>
            </w:tcBorders>
            <w:shd w:val="clear" w:color="auto" w:fill="auto"/>
          </w:tcPr>
          <w:p w14:paraId="0CED3081" w14:textId="7699DBC0" w:rsidR="00F5335A" w:rsidDel="00D3325E" w:rsidRDefault="00795F6F">
            <w:pPr>
              <w:spacing w:after="0" w:line="240" w:lineRule="auto"/>
              <w:rPr>
                <w:del w:id="2448" w:author="Phatthamon Jantalae" w:date="2022-06-16T17:01:00Z"/>
                <w:rFonts w:ascii="Calibri" w:hAnsi="Calibri" w:cs="Calibri"/>
                <w:sz w:val="20"/>
                <w:szCs w:val="20"/>
                <w:lang w:eastAsia="zh-CN"/>
              </w:rPr>
            </w:pPr>
            <w:del w:id="2449" w:author="Phatthamon Jantalae" w:date="2022-06-16T17:01:00Z">
              <w:r w:rsidDel="00D3325E">
                <w:rPr>
                  <w:rFonts w:ascii="Calibri" w:hAnsi="Calibri" w:cs="Calibri"/>
                  <w:sz w:val="20"/>
                  <w:szCs w:val="20"/>
                  <w:lang w:eastAsia="zh-CN"/>
                </w:rPr>
                <w:delText>Yes</w:delText>
              </w:r>
            </w:del>
          </w:p>
        </w:tc>
      </w:tr>
      <w:tr w:rsidR="00F5335A" w:rsidDel="00D3325E" w14:paraId="571BBBD7" w14:textId="2C33B485">
        <w:trPr>
          <w:trHeight w:val="402"/>
          <w:del w:id="2450" w:author="Phatthamon Jantalae" w:date="2022-06-16T17:01:00Z"/>
        </w:trPr>
        <w:tc>
          <w:tcPr>
            <w:tcW w:w="8635" w:type="dxa"/>
            <w:tcBorders>
              <w:bottom w:val="single" w:sz="4" w:space="0" w:color="auto"/>
            </w:tcBorders>
            <w:shd w:val="clear" w:color="auto" w:fill="auto"/>
          </w:tcPr>
          <w:p w14:paraId="4BC7FA0F" w14:textId="63DD5957" w:rsidR="00F5335A" w:rsidDel="00D3325E" w:rsidRDefault="00795F6F">
            <w:pPr>
              <w:tabs>
                <w:tab w:val="left" w:pos="585"/>
              </w:tabs>
              <w:spacing w:after="0" w:line="240" w:lineRule="auto"/>
              <w:ind w:left="567" w:hanging="567"/>
              <w:rPr>
                <w:del w:id="2451" w:author="Phatthamon Jantalae" w:date="2022-06-16T17:01:00Z"/>
                <w:rFonts w:ascii="Calibri" w:eastAsia="Times New Roman" w:hAnsi="Calibri" w:cs="Calibri"/>
                <w:sz w:val="20"/>
                <w:szCs w:val="20"/>
              </w:rPr>
            </w:pPr>
            <w:del w:id="2452" w:author="Phatthamon Jantalae" w:date="2022-06-16T17:01:00Z">
              <w:r w:rsidDel="00D3325E">
                <w:rPr>
                  <w:rFonts w:ascii="Calibri" w:eastAsia="Times New Roman" w:hAnsi="Calibri" w:cs="Calibri"/>
                  <w:sz w:val="20"/>
                  <w:szCs w:val="20"/>
                </w:rPr>
                <w:delText>8.3</w:delText>
              </w:r>
              <w:r w:rsidDel="00D3325E">
                <w:rPr>
                  <w:rFonts w:ascii="Calibri" w:eastAsia="Times New Roman" w:hAnsi="Calibri" w:cs="Calibri"/>
                  <w:sz w:val="20"/>
                  <w:szCs w:val="20"/>
                </w:rPr>
                <w:tab/>
                <w:delText xml:space="preserve">the manufacture, trade, release, and/or use of hazardous materials and/or chemicals? </w:delText>
              </w:r>
            </w:del>
          </w:p>
        </w:tc>
        <w:tc>
          <w:tcPr>
            <w:tcW w:w="900" w:type="dxa"/>
            <w:tcBorders>
              <w:bottom w:val="single" w:sz="4" w:space="0" w:color="auto"/>
            </w:tcBorders>
            <w:shd w:val="clear" w:color="auto" w:fill="auto"/>
          </w:tcPr>
          <w:p w14:paraId="51D0ECDD" w14:textId="096614AC" w:rsidR="00F5335A" w:rsidDel="00D3325E" w:rsidRDefault="00795F6F">
            <w:pPr>
              <w:spacing w:after="0" w:line="240" w:lineRule="auto"/>
              <w:rPr>
                <w:del w:id="2453" w:author="Phatthamon Jantalae" w:date="2022-06-16T17:01:00Z"/>
                <w:rFonts w:ascii="Calibri" w:hAnsi="Calibri" w:cs="Calibri"/>
                <w:sz w:val="20"/>
                <w:szCs w:val="20"/>
                <w:lang w:eastAsia="zh-CN"/>
              </w:rPr>
            </w:pPr>
            <w:del w:id="2454" w:author="Phatthamon Jantalae" w:date="2022-06-16T17:01:00Z">
              <w:r w:rsidDel="00D3325E">
                <w:rPr>
                  <w:rFonts w:ascii="Calibri" w:hAnsi="Calibri" w:cs="Calibri"/>
                  <w:sz w:val="20"/>
                  <w:szCs w:val="20"/>
                  <w:lang w:eastAsia="zh-CN"/>
                </w:rPr>
                <w:delText>Yes</w:delText>
              </w:r>
            </w:del>
          </w:p>
        </w:tc>
      </w:tr>
      <w:tr w:rsidR="00F5335A" w:rsidDel="00D3325E" w14:paraId="2221E3D5" w14:textId="1CFBE0DA">
        <w:trPr>
          <w:trHeight w:val="402"/>
          <w:del w:id="2455" w:author="Phatthamon Jantalae" w:date="2022-06-16T17:01:00Z"/>
        </w:trPr>
        <w:tc>
          <w:tcPr>
            <w:tcW w:w="8635" w:type="dxa"/>
            <w:tcBorders>
              <w:bottom w:val="single" w:sz="4" w:space="0" w:color="auto"/>
            </w:tcBorders>
            <w:shd w:val="clear" w:color="auto" w:fill="auto"/>
          </w:tcPr>
          <w:p w14:paraId="5E0213FA" w14:textId="7F9532CC" w:rsidR="00F5335A" w:rsidDel="00D3325E" w:rsidRDefault="00795F6F">
            <w:pPr>
              <w:tabs>
                <w:tab w:val="left" w:pos="585"/>
              </w:tabs>
              <w:spacing w:after="0" w:line="240" w:lineRule="auto"/>
              <w:ind w:left="567" w:hanging="567"/>
              <w:rPr>
                <w:del w:id="2456" w:author="Phatthamon Jantalae" w:date="2022-06-16T17:01:00Z"/>
                <w:rFonts w:ascii="Calibri" w:eastAsia="Times New Roman" w:hAnsi="Calibri" w:cs="Calibri"/>
                <w:sz w:val="20"/>
                <w:szCs w:val="20"/>
              </w:rPr>
            </w:pPr>
            <w:del w:id="2457" w:author="Phatthamon Jantalae" w:date="2022-06-16T17:01:00Z">
              <w:r w:rsidDel="00D3325E">
                <w:rPr>
                  <w:rFonts w:ascii="Calibri" w:eastAsia="Times New Roman" w:hAnsi="Calibri" w:cs="Calibri"/>
                  <w:sz w:val="20"/>
                  <w:szCs w:val="20"/>
                </w:rPr>
                <w:delText>8.4</w:delText>
              </w:r>
              <w:r w:rsidDel="00D3325E">
                <w:rPr>
                  <w:rFonts w:ascii="Calibri" w:eastAsia="Times New Roman" w:hAnsi="Calibri" w:cs="Calibri"/>
                  <w:sz w:val="20"/>
                  <w:szCs w:val="20"/>
                </w:rPr>
                <w:tab/>
                <w:delText>the use of chemicals or materials subject to international bans or phase-outs?</w:delText>
              </w:r>
            </w:del>
          </w:p>
          <w:p w14:paraId="10C534BE" w14:textId="27432407" w:rsidR="00F5335A" w:rsidDel="00D3325E" w:rsidRDefault="00795F6F">
            <w:pPr>
              <w:tabs>
                <w:tab w:val="left" w:pos="585"/>
              </w:tabs>
              <w:spacing w:after="0" w:line="240" w:lineRule="auto"/>
              <w:ind w:left="567" w:hanging="567"/>
              <w:rPr>
                <w:del w:id="2458" w:author="Phatthamon Jantalae" w:date="2022-06-16T17:01:00Z"/>
                <w:rFonts w:ascii="Calibri" w:eastAsia="Times New Roman" w:hAnsi="Calibri" w:cs="Calibri"/>
                <w:sz w:val="20"/>
                <w:szCs w:val="20"/>
              </w:rPr>
            </w:pPr>
            <w:del w:id="2459" w:author="Phatthamon Jantalae" w:date="2022-06-16T17:01:00Z">
              <w:r w:rsidDel="00D3325E">
                <w:rPr>
                  <w:rFonts w:ascii="Calibri" w:eastAsia="Times New Roman" w:hAnsi="Calibri" w:cs="Calibri"/>
                  <w:sz w:val="20"/>
                  <w:szCs w:val="20"/>
                </w:rPr>
                <w:tab/>
                <w:delText xml:space="preserve">For example, DDT, PCBs and other chemicals listed in international conventions such as the </w:delText>
              </w:r>
              <w:r w:rsidR="00393E35" w:rsidDel="00D3325E">
                <w:fldChar w:fldCharType="begin"/>
              </w:r>
              <w:r w:rsidR="00393E35" w:rsidDel="00D3325E">
                <w:delInstrText xml:space="preserve"> HYPERLINK "https://ozone.unep.org/treaties/montreal-protocol?q=treaties&amp;q=treaties/montreal-protocol" </w:delInstrText>
              </w:r>
              <w:r w:rsidR="00393E35" w:rsidDel="00D3325E">
                <w:fldChar w:fldCharType="separate"/>
              </w:r>
              <w:r w:rsidDel="00D3325E">
                <w:rPr>
                  <w:rStyle w:val="Hyperlink"/>
                  <w:rFonts w:ascii="Calibri" w:eastAsia="Times New Roman" w:hAnsi="Calibri" w:cs="Calibri"/>
                  <w:sz w:val="20"/>
                  <w:szCs w:val="20"/>
                </w:rPr>
                <w:delText>Montreal Protocol</w:delText>
              </w:r>
              <w:r w:rsidR="00393E35" w:rsidDel="00D3325E">
                <w:rPr>
                  <w:rStyle w:val="Hyperlink"/>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w:delText>
              </w:r>
              <w:r w:rsidR="00393E35" w:rsidDel="00D3325E">
                <w:fldChar w:fldCharType="begin"/>
              </w:r>
              <w:r w:rsidR="00393E35" w:rsidDel="00D3325E">
                <w:delInstrText xml:space="preserve"> HYPERLINK "http://www.mercuryconventi</w:delInstrText>
              </w:r>
              <w:r w:rsidR="00393E35" w:rsidDel="00D3325E">
                <w:delInstrText xml:space="preserve">on.org/" </w:delInstrText>
              </w:r>
              <w:r w:rsidR="00393E35" w:rsidDel="00D3325E">
                <w:fldChar w:fldCharType="separate"/>
              </w:r>
              <w:r w:rsidDel="00D3325E">
                <w:rPr>
                  <w:rStyle w:val="Hyperlink"/>
                  <w:rFonts w:ascii="Calibri" w:eastAsia="Times New Roman" w:hAnsi="Calibri" w:cs="Calibri"/>
                  <w:sz w:val="20"/>
                  <w:szCs w:val="20"/>
                </w:rPr>
                <w:delText>Minamata Convention</w:delText>
              </w:r>
              <w:r w:rsidR="00393E35" w:rsidDel="00D3325E">
                <w:rPr>
                  <w:rStyle w:val="Hyperlink"/>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w:delText>
              </w:r>
              <w:r w:rsidR="00393E35" w:rsidDel="00D3325E">
                <w:fldChar w:fldCharType="begin"/>
              </w:r>
              <w:r w:rsidR="00393E35" w:rsidDel="00D3325E">
                <w:delInstrText xml:space="preserve"> HYPERLINK "http://www.basel.int/" </w:delInstrText>
              </w:r>
              <w:r w:rsidR="00393E35" w:rsidDel="00D3325E">
                <w:fldChar w:fldCharType="separate"/>
              </w:r>
              <w:r w:rsidDel="00D3325E">
                <w:rPr>
                  <w:rStyle w:val="Hyperlink"/>
                  <w:rFonts w:ascii="Calibri" w:eastAsia="Times New Roman" w:hAnsi="Calibri" w:cs="Calibri"/>
                  <w:sz w:val="20"/>
                  <w:szCs w:val="20"/>
                </w:rPr>
                <w:delText>Basel Convention</w:delText>
              </w:r>
              <w:r w:rsidR="00393E35" w:rsidDel="00D3325E">
                <w:rPr>
                  <w:rStyle w:val="Hyperlink"/>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w:delText>
              </w:r>
              <w:r w:rsidR="00393E35" w:rsidDel="00D3325E">
                <w:fldChar w:fldCharType="begin"/>
              </w:r>
              <w:r w:rsidR="00393E35" w:rsidDel="00D3325E">
                <w:delInstrText xml:space="preserve"> HYPERLINK "http://www.pic.int/" </w:delInstrText>
              </w:r>
              <w:r w:rsidR="00393E35" w:rsidDel="00D3325E">
                <w:fldChar w:fldCharType="separate"/>
              </w:r>
              <w:r w:rsidDel="00D3325E">
                <w:rPr>
                  <w:rStyle w:val="Hyperlink"/>
                  <w:rFonts w:ascii="Calibri" w:eastAsia="Times New Roman" w:hAnsi="Calibri" w:cs="Calibri"/>
                  <w:sz w:val="20"/>
                  <w:szCs w:val="20"/>
                </w:rPr>
                <w:delText>Rotterdam Convention</w:delText>
              </w:r>
              <w:r w:rsidR="00393E35" w:rsidDel="00D3325E">
                <w:rPr>
                  <w:rStyle w:val="Hyperlink"/>
                  <w:rFonts w:ascii="Calibri" w:eastAsia="Times New Roman" w:hAnsi="Calibri" w:cs="Calibri"/>
                  <w:sz w:val="20"/>
                  <w:szCs w:val="20"/>
                </w:rPr>
                <w:fldChar w:fldCharType="end"/>
              </w:r>
              <w:r w:rsidDel="00D3325E">
                <w:rPr>
                  <w:rFonts w:ascii="Calibri" w:eastAsia="Times New Roman" w:hAnsi="Calibri" w:cs="Calibri"/>
                  <w:sz w:val="20"/>
                  <w:szCs w:val="20"/>
                </w:rPr>
                <w:delText xml:space="preserve">, </w:delText>
              </w:r>
              <w:r w:rsidR="00393E35" w:rsidDel="00D3325E">
                <w:fldChar w:fldCharType="begin"/>
              </w:r>
              <w:r w:rsidR="00393E35" w:rsidDel="00D3325E">
                <w:delInstrText xml:space="preserve"> HYPERLINK "http://chm.pops.int/" </w:delInstrText>
              </w:r>
              <w:r w:rsidR="00393E35" w:rsidDel="00D3325E">
                <w:fldChar w:fldCharType="separate"/>
              </w:r>
              <w:r w:rsidDel="00D3325E">
                <w:rPr>
                  <w:rStyle w:val="Hyperlink"/>
                  <w:rFonts w:ascii="Calibri" w:eastAsia="Times New Roman" w:hAnsi="Calibri" w:cs="Calibri"/>
                  <w:sz w:val="20"/>
                  <w:szCs w:val="20"/>
                </w:rPr>
                <w:delText>Stockholm Convention</w:delText>
              </w:r>
              <w:r w:rsidR="00393E35" w:rsidDel="00D3325E">
                <w:rPr>
                  <w:rStyle w:val="Hyperlink"/>
                  <w:rFonts w:ascii="Calibri" w:eastAsia="Times New Roman" w:hAnsi="Calibri" w:cs="Calibri"/>
                  <w:sz w:val="20"/>
                  <w:szCs w:val="20"/>
                </w:rPr>
                <w:fldChar w:fldCharType="end"/>
              </w:r>
            </w:del>
          </w:p>
        </w:tc>
        <w:tc>
          <w:tcPr>
            <w:tcW w:w="900" w:type="dxa"/>
            <w:tcBorders>
              <w:bottom w:val="single" w:sz="4" w:space="0" w:color="auto"/>
            </w:tcBorders>
            <w:shd w:val="clear" w:color="auto" w:fill="auto"/>
          </w:tcPr>
          <w:p w14:paraId="7885051B" w14:textId="3B2531FF" w:rsidR="00F5335A" w:rsidDel="00D3325E" w:rsidRDefault="00795F6F">
            <w:pPr>
              <w:spacing w:after="0" w:line="240" w:lineRule="auto"/>
              <w:rPr>
                <w:del w:id="2460" w:author="Phatthamon Jantalae" w:date="2022-06-16T17:01:00Z"/>
                <w:rFonts w:ascii="Calibri" w:hAnsi="Calibri" w:cs="Calibri"/>
                <w:sz w:val="20"/>
                <w:szCs w:val="20"/>
                <w:lang w:eastAsia="zh-CN"/>
              </w:rPr>
            </w:pPr>
            <w:del w:id="2461" w:author="Phatthamon Jantalae" w:date="2022-06-16T17:01:00Z">
              <w:r w:rsidDel="00D3325E">
                <w:rPr>
                  <w:rFonts w:ascii="Calibri" w:hAnsi="Calibri" w:cs="Calibri"/>
                  <w:sz w:val="20"/>
                  <w:szCs w:val="20"/>
                  <w:lang w:eastAsia="zh-CN"/>
                </w:rPr>
                <w:delText>No</w:delText>
              </w:r>
            </w:del>
          </w:p>
        </w:tc>
      </w:tr>
      <w:tr w:rsidR="00F5335A" w:rsidDel="00D3325E" w14:paraId="4BA73AE4" w14:textId="0F66901D">
        <w:trPr>
          <w:del w:id="2462" w:author="Phatthamon Jantalae" w:date="2022-06-16T17:01:00Z"/>
        </w:trPr>
        <w:tc>
          <w:tcPr>
            <w:tcW w:w="8635" w:type="dxa"/>
            <w:tcBorders>
              <w:bottom w:val="single" w:sz="4" w:space="0" w:color="auto"/>
            </w:tcBorders>
            <w:shd w:val="clear" w:color="auto" w:fill="auto"/>
          </w:tcPr>
          <w:p w14:paraId="092E2226" w14:textId="0417F81D" w:rsidR="00F5335A" w:rsidDel="00D3325E" w:rsidRDefault="00795F6F">
            <w:pPr>
              <w:tabs>
                <w:tab w:val="left" w:pos="585"/>
              </w:tabs>
              <w:spacing w:after="0" w:line="240" w:lineRule="auto"/>
              <w:ind w:left="567" w:hanging="567"/>
              <w:rPr>
                <w:del w:id="2463" w:author="Phatthamon Jantalae" w:date="2022-06-16T17:01:00Z"/>
                <w:rFonts w:ascii="Calibri" w:eastAsia="Times New Roman" w:hAnsi="Calibri" w:cs="Calibri"/>
                <w:sz w:val="20"/>
                <w:szCs w:val="20"/>
              </w:rPr>
            </w:pPr>
            <w:del w:id="2464" w:author="Phatthamon Jantalae" w:date="2022-06-16T17:01:00Z">
              <w:r w:rsidDel="00D3325E">
                <w:rPr>
                  <w:rFonts w:ascii="Calibri" w:eastAsia="Times New Roman" w:hAnsi="Calibri" w:cs="Calibri"/>
                  <w:sz w:val="20"/>
                  <w:szCs w:val="20"/>
                </w:rPr>
                <w:delText xml:space="preserve">8.5 </w:delText>
              </w:r>
              <w:r w:rsidDel="00D3325E">
                <w:rPr>
                  <w:rFonts w:ascii="Calibri" w:eastAsia="Times New Roman" w:hAnsi="Calibri" w:cs="Calibri"/>
                  <w:sz w:val="20"/>
                  <w:szCs w:val="20"/>
                </w:rPr>
                <w:tab/>
                <w:delText>the application of pesticides that may have a negative effect on the environment or human health?</w:delText>
              </w:r>
            </w:del>
          </w:p>
        </w:tc>
        <w:tc>
          <w:tcPr>
            <w:tcW w:w="900" w:type="dxa"/>
            <w:tcBorders>
              <w:bottom w:val="single" w:sz="4" w:space="0" w:color="auto"/>
            </w:tcBorders>
            <w:shd w:val="clear" w:color="auto" w:fill="auto"/>
          </w:tcPr>
          <w:p w14:paraId="49E0AF05" w14:textId="661359BD" w:rsidR="00F5335A" w:rsidDel="00D3325E" w:rsidRDefault="00795F6F">
            <w:pPr>
              <w:tabs>
                <w:tab w:val="left" w:pos="585"/>
              </w:tabs>
              <w:spacing w:after="0" w:line="240" w:lineRule="auto"/>
              <w:ind w:left="567" w:hanging="567"/>
              <w:rPr>
                <w:del w:id="2465" w:author="Phatthamon Jantalae" w:date="2022-06-16T17:01:00Z"/>
                <w:rFonts w:ascii="Calibri" w:hAnsi="Calibri" w:cs="Calibri"/>
                <w:sz w:val="20"/>
                <w:szCs w:val="20"/>
                <w:lang w:eastAsia="zh-CN"/>
              </w:rPr>
            </w:pPr>
            <w:del w:id="2466" w:author="Phatthamon Jantalae" w:date="2022-06-16T17:01:00Z">
              <w:r w:rsidDel="00D3325E">
                <w:rPr>
                  <w:rFonts w:ascii="Calibri" w:hAnsi="Calibri" w:cs="Calibri"/>
                  <w:sz w:val="20"/>
                  <w:szCs w:val="20"/>
                  <w:lang w:eastAsia="zh-CN"/>
                </w:rPr>
                <w:delText>No</w:delText>
              </w:r>
            </w:del>
          </w:p>
        </w:tc>
      </w:tr>
      <w:tr w:rsidR="00F5335A" w:rsidDel="00D3325E" w14:paraId="0C6FE169" w14:textId="1140CF6A">
        <w:trPr>
          <w:del w:id="2467" w:author="Phatthamon Jantalae" w:date="2022-06-16T17:01:00Z"/>
        </w:trPr>
        <w:tc>
          <w:tcPr>
            <w:tcW w:w="8635" w:type="dxa"/>
            <w:tcBorders>
              <w:bottom w:val="single" w:sz="4" w:space="0" w:color="auto"/>
            </w:tcBorders>
            <w:shd w:val="clear" w:color="auto" w:fill="auto"/>
          </w:tcPr>
          <w:p w14:paraId="698B2221" w14:textId="390E630E" w:rsidR="00F5335A" w:rsidDel="00D3325E" w:rsidRDefault="00795F6F">
            <w:pPr>
              <w:tabs>
                <w:tab w:val="left" w:pos="585"/>
              </w:tabs>
              <w:spacing w:after="0" w:line="240" w:lineRule="auto"/>
              <w:ind w:left="567" w:hanging="567"/>
              <w:rPr>
                <w:del w:id="2468" w:author="Phatthamon Jantalae" w:date="2022-06-16T17:01:00Z"/>
                <w:rFonts w:ascii="Calibri" w:eastAsia="Times New Roman" w:hAnsi="Calibri" w:cs="Calibri"/>
                <w:sz w:val="20"/>
                <w:szCs w:val="20"/>
              </w:rPr>
            </w:pPr>
            <w:del w:id="2469" w:author="Phatthamon Jantalae" w:date="2022-06-16T17:01:00Z">
              <w:r w:rsidDel="00D3325E">
                <w:rPr>
                  <w:rFonts w:ascii="Calibri" w:eastAsia="Times New Roman" w:hAnsi="Calibri" w:cs="Calibri"/>
                  <w:sz w:val="20"/>
                  <w:szCs w:val="20"/>
                </w:rPr>
                <w:delText>8.6</w:delText>
              </w:r>
              <w:r w:rsidDel="00D3325E">
                <w:rPr>
                  <w:rFonts w:ascii="Calibri" w:eastAsia="Times New Roman" w:hAnsi="Calibri" w:cs="Calibri"/>
                  <w:sz w:val="20"/>
                  <w:szCs w:val="20"/>
                </w:rPr>
                <w:tab/>
                <w:delText xml:space="preserve">significant consumption of raw materials, energy, and/or water? </w:delText>
              </w:r>
            </w:del>
          </w:p>
        </w:tc>
        <w:tc>
          <w:tcPr>
            <w:tcW w:w="900" w:type="dxa"/>
            <w:tcBorders>
              <w:bottom w:val="single" w:sz="4" w:space="0" w:color="auto"/>
            </w:tcBorders>
            <w:shd w:val="clear" w:color="auto" w:fill="auto"/>
          </w:tcPr>
          <w:p w14:paraId="19A93C02" w14:textId="6DA29526" w:rsidR="00F5335A" w:rsidDel="00D3325E" w:rsidRDefault="00795F6F">
            <w:pPr>
              <w:tabs>
                <w:tab w:val="left" w:pos="585"/>
              </w:tabs>
              <w:spacing w:after="0" w:line="240" w:lineRule="auto"/>
              <w:ind w:left="567" w:hanging="567"/>
              <w:rPr>
                <w:del w:id="2470" w:author="Phatthamon Jantalae" w:date="2022-06-16T17:01:00Z"/>
                <w:rFonts w:ascii="Calibri" w:hAnsi="Calibri" w:cs="Calibri"/>
                <w:sz w:val="20"/>
                <w:szCs w:val="20"/>
                <w:lang w:eastAsia="zh-CN"/>
              </w:rPr>
            </w:pPr>
            <w:del w:id="2471" w:author="Phatthamon Jantalae" w:date="2022-06-16T17:01:00Z">
              <w:r w:rsidDel="00D3325E">
                <w:rPr>
                  <w:rFonts w:ascii="Calibri" w:hAnsi="Calibri" w:cs="Calibri"/>
                  <w:sz w:val="20"/>
                  <w:szCs w:val="20"/>
                  <w:lang w:eastAsia="zh-CN"/>
                </w:rPr>
                <w:delText>Yes</w:delText>
              </w:r>
            </w:del>
          </w:p>
        </w:tc>
      </w:tr>
    </w:tbl>
    <w:p w14:paraId="3B2733F7" w14:textId="77777777" w:rsidR="00F5335A" w:rsidRDefault="00795F6F">
      <w:pPr>
        <w:keepNext/>
        <w:spacing w:after="0" w:line="240" w:lineRule="auto"/>
        <w:jc w:val="both"/>
        <w:outlineLvl w:val="1"/>
        <w:rPr>
          <w:rFonts w:ascii="Calibri" w:hAnsi="Calibri" w:cs="Calibri"/>
          <w:b/>
          <w:bCs/>
        </w:rPr>
      </w:pPr>
      <w:bookmarkStart w:id="2472" w:name="_Toc88064346"/>
      <w:r>
        <w:rPr>
          <w:rFonts w:ascii="Calibri" w:hAnsi="Calibri" w:cs="Calibri"/>
          <w:b/>
          <w:bCs/>
        </w:rPr>
        <w:t>Annex 5: UNDP Risk Register</w:t>
      </w:r>
      <w:bookmarkEnd w:id="2472"/>
    </w:p>
    <w:p w14:paraId="6A0154C2" w14:textId="77777777" w:rsidR="00F5335A" w:rsidRDefault="00F5335A">
      <w:pPr>
        <w:spacing w:after="0" w:line="240" w:lineRule="auto"/>
        <w:jc w:val="both"/>
        <w:rPr>
          <w:rFonts w:ascii="Calibri" w:hAnsi="Calibri" w:cs="Calibri"/>
        </w:rPr>
      </w:pPr>
    </w:p>
    <w:tbl>
      <w:tblPr>
        <w:tblW w:w="10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350"/>
        <w:gridCol w:w="1170"/>
        <w:gridCol w:w="4343"/>
        <w:gridCol w:w="839"/>
        <w:gridCol w:w="900"/>
      </w:tblGrid>
      <w:tr w:rsidR="00F5335A" w14:paraId="4A9D6CE7" w14:textId="77777777">
        <w:trPr>
          <w:tblHeader/>
          <w:jc w:val="center"/>
        </w:trPr>
        <w:tc>
          <w:tcPr>
            <w:tcW w:w="171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501D81FF" w14:textId="77777777" w:rsidR="00F5335A" w:rsidRDefault="00795F6F">
            <w:pPr>
              <w:spacing w:after="0" w:line="240" w:lineRule="auto"/>
              <w:ind w:left="-18" w:right="-108"/>
              <w:jc w:val="center"/>
              <w:rPr>
                <w:rFonts w:ascii="Calibri" w:hAnsi="Calibri" w:cs="Calibri"/>
                <w:b/>
                <w:sz w:val="20"/>
                <w:szCs w:val="20"/>
              </w:rPr>
            </w:pPr>
            <w:r>
              <w:rPr>
                <w:rFonts w:ascii="Calibri" w:hAnsi="Calibri" w:cs="Calibri"/>
                <w:b/>
                <w:sz w:val="20"/>
                <w:szCs w:val="20"/>
              </w:rPr>
              <w:t>Description</w:t>
            </w:r>
          </w:p>
        </w:tc>
        <w:tc>
          <w:tcPr>
            <w:tcW w:w="135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7110694"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Type</w:t>
            </w:r>
          </w:p>
        </w:tc>
        <w:tc>
          <w:tcPr>
            <w:tcW w:w="117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33627AC" w14:textId="77777777" w:rsidR="00F5335A" w:rsidRDefault="00795F6F">
            <w:pPr>
              <w:spacing w:after="0" w:line="240" w:lineRule="auto"/>
              <w:ind w:left="-110" w:right="-110"/>
              <w:jc w:val="center"/>
              <w:rPr>
                <w:rFonts w:ascii="Calibri" w:hAnsi="Calibri" w:cs="Calibri"/>
                <w:b/>
                <w:sz w:val="20"/>
                <w:szCs w:val="20"/>
              </w:rPr>
            </w:pPr>
            <w:r>
              <w:rPr>
                <w:rFonts w:ascii="Calibri" w:hAnsi="Calibri" w:cs="Calibri"/>
                <w:b/>
                <w:sz w:val="20"/>
                <w:szCs w:val="20"/>
              </w:rPr>
              <w:t>Impact &amp; Probability</w:t>
            </w:r>
          </w:p>
        </w:tc>
        <w:tc>
          <w:tcPr>
            <w:tcW w:w="4343"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F9CA509"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Mitigation Measures</w:t>
            </w:r>
          </w:p>
        </w:tc>
        <w:tc>
          <w:tcPr>
            <w:tcW w:w="839"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77422E9"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Owner</w:t>
            </w:r>
          </w:p>
        </w:tc>
        <w:tc>
          <w:tcPr>
            <w:tcW w:w="90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D6C30EA" w14:textId="77777777" w:rsidR="00F5335A" w:rsidRDefault="00795F6F">
            <w:pPr>
              <w:spacing w:after="0" w:line="240" w:lineRule="auto"/>
              <w:jc w:val="center"/>
              <w:rPr>
                <w:rFonts w:ascii="Calibri" w:hAnsi="Calibri" w:cs="Calibri"/>
                <w:b/>
                <w:sz w:val="20"/>
                <w:szCs w:val="20"/>
              </w:rPr>
            </w:pPr>
            <w:r>
              <w:rPr>
                <w:rFonts w:ascii="Calibri" w:hAnsi="Calibri" w:cs="Calibri"/>
                <w:b/>
                <w:sz w:val="20"/>
                <w:szCs w:val="20"/>
              </w:rPr>
              <w:t>Status</w:t>
            </w:r>
          </w:p>
        </w:tc>
      </w:tr>
      <w:tr w:rsidR="00F5335A" w14:paraId="14F31BEE" w14:textId="77777777">
        <w:trPr>
          <w:jc w:val="center"/>
        </w:trPr>
        <w:tc>
          <w:tcPr>
            <w:tcW w:w="1710" w:type="dxa"/>
            <w:tcBorders>
              <w:top w:val="single" w:sz="4" w:space="0" w:color="FFFF00"/>
            </w:tcBorders>
          </w:tcPr>
          <w:p w14:paraId="05D68638" w14:textId="77777777" w:rsidR="0029750B" w:rsidRDefault="00795F6F">
            <w:pPr>
              <w:spacing w:after="0" w:line="240" w:lineRule="auto"/>
              <w:rPr>
                <w:ins w:id="2473" w:author="Phatthamon Jantalae" w:date="2022-06-16T16:21:00Z"/>
                <w:rFonts w:ascii="Calibri" w:hAnsi="Calibri" w:cs="Calibri"/>
                <w:sz w:val="20"/>
                <w:szCs w:val="20"/>
                <w:lang w:eastAsia="ja-JP"/>
              </w:rPr>
            </w:pPr>
            <w:r>
              <w:rPr>
                <w:rFonts w:ascii="Calibri" w:hAnsi="Calibri" w:cs="Calibri"/>
                <w:sz w:val="20"/>
                <w:szCs w:val="20"/>
                <w:lang w:eastAsia="ja-JP"/>
              </w:rPr>
              <w:t xml:space="preserve">Implementation of the </w:t>
            </w:r>
            <w:r>
              <w:rPr>
                <w:rFonts w:ascii="Calibri" w:hAnsi="Calibri" w:cs="Calibri"/>
                <w:sz w:val="20"/>
                <w:szCs w:val="20"/>
                <w:lang w:eastAsia="ja-JP"/>
              </w:rPr>
              <w:lastRenderedPageBreak/>
              <w:t xml:space="preserve">PhosChemEE Project </w:t>
            </w:r>
            <w:ins w:id="2474" w:author="Phatthamon Jantalae" w:date="2022-06-16T16:20:00Z">
              <w:r w:rsidR="0029750B" w:rsidRPr="0029750B">
                <w:rPr>
                  <w:rFonts w:ascii="Calibri" w:hAnsi="Calibri" w:cs="Calibri"/>
                  <w:sz w:val="20"/>
                  <w:szCs w:val="20"/>
                  <w:highlight w:val="cyan"/>
                  <w:lang w:eastAsia="ja-JP"/>
                  <w:rPrChange w:id="2475" w:author="Phatthamon Jantalae" w:date="2022-06-16T16:20:00Z">
                    <w:rPr>
                      <w:rFonts w:ascii="Calibri" w:hAnsi="Calibri" w:cs="Calibri"/>
                      <w:sz w:val="20"/>
                      <w:szCs w:val="20"/>
                      <w:lang w:eastAsia="ja-JP"/>
                    </w:rPr>
                  </w:rPrChange>
                </w:rPr>
                <w:t>(and most specifically Component 1 which focuses on the upstream Phosphate mining and refining sub-sector)</w:t>
              </w:r>
              <w:r w:rsidR="0029750B">
                <w:rPr>
                  <w:rFonts w:ascii="Calibri" w:hAnsi="Calibri" w:cs="Calibri"/>
                  <w:sz w:val="20"/>
                  <w:szCs w:val="20"/>
                  <w:lang w:eastAsia="ja-JP"/>
                </w:rPr>
                <w:t xml:space="preserve"> </w:t>
              </w:r>
            </w:ins>
            <w:r>
              <w:rPr>
                <w:rFonts w:ascii="Calibri" w:hAnsi="Calibri" w:cs="Calibri"/>
                <w:sz w:val="20"/>
                <w:szCs w:val="20"/>
                <w:lang w:eastAsia="ja-JP"/>
              </w:rPr>
              <w:t>could lead to adverse impacts on enjoyment of the human rights (civil, political, economic, social, or cultural) of the affected population, potentially including ethnic minorities and</w:t>
            </w:r>
            <w:del w:id="2476" w:author="Phatthamon Jantalae" w:date="2022-06-16T16:20:00Z">
              <w:r w:rsidDel="0029750B">
                <w:rPr>
                  <w:rFonts w:ascii="Calibri" w:hAnsi="Calibri" w:cs="Calibri"/>
                  <w:sz w:val="20"/>
                  <w:szCs w:val="20"/>
                  <w:lang w:eastAsia="ja-JP"/>
                </w:rPr>
                <w:delText>/or</w:delText>
              </w:r>
            </w:del>
            <w:r>
              <w:rPr>
                <w:rFonts w:ascii="Calibri" w:hAnsi="Calibri" w:cs="Calibri"/>
                <w:sz w:val="20"/>
                <w:szCs w:val="20"/>
                <w:lang w:eastAsia="ja-JP"/>
              </w:rPr>
              <w:t xml:space="preserve"> vulnerable/disadvantaged groups</w:t>
            </w:r>
            <w:ins w:id="2477" w:author="Phatthamon Jantalae" w:date="2022-06-16T16:21:00Z">
              <w:r w:rsidR="0029750B">
                <w:rPr>
                  <w:rFonts w:ascii="Calibri" w:hAnsi="Calibri" w:cs="Calibri"/>
                  <w:sz w:val="20"/>
                  <w:szCs w:val="20"/>
                  <w:lang w:eastAsia="ja-JP"/>
                </w:rPr>
                <w:t xml:space="preserve">. </w:t>
              </w:r>
              <w:r w:rsidR="0029750B" w:rsidRPr="0029750B">
                <w:rPr>
                  <w:rFonts w:ascii="Calibri" w:hAnsi="Calibri" w:cs="Calibri"/>
                  <w:sz w:val="20"/>
                  <w:szCs w:val="20"/>
                  <w:highlight w:val="cyan"/>
                  <w:lang w:eastAsia="ja-JP"/>
                  <w:rPrChange w:id="2478" w:author="Phatthamon Jantalae" w:date="2022-06-16T16:21:00Z">
                    <w:rPr>
                      <w:rFonts w:ascii="Calibri" w:hAnsi="Calibri" w:cs="Calibri"/>
                      <w:sz w:val="20"/>
                      <w:szCs w:val="20"/>
                      <w:lang w:eastAsia="ja-JP"/>
                    </w:rPr>
                  </w:rPrChange>
                </w:rPr>
                <w:t>This is most likely to occur under Outputs 1.2.2, 2.2.2 and 3.2.2.</w:t>
              </w:r>
            </w:ins>
            <w:del w:id="2479" w:author="Phatthamon Jantalae" w:date="2022-06-16T16:21:00Z">
              <w:r w:rsidRPr="0029750B" w:rsidDel="0029750B">
                <w:rPr>
                  <w:rFonts w:ascii="Calibri" w:hAnsi="Calibri" w:cs="Calibri"/>
                  <w:sz w:val="20"/>
                  <w:szCs w:val="20"/>
                  <w:highlight w:val="cyan"/>
                  <w:lang w:eastAsia="ja-JP"/>
                  <w:rPrChange w:id="2480" w:author="Phatthamon Jantalae" w:date="2022-06-16T16:21:00Z">
                    <w:rPr>
                      <w:rFonts w:ascii="Calibri" w:hAnsi="Calibri" w:cs="Calibri"/>
                      <w:sz w:val="20"/>
                      <w:szCs w:val="20"/>
                      <w:lang w:eastAsia="ja-JP"/>
                    </w:rPr>
                  </w:rPrChange>
                </w:rPr>
                <w:delText>, in the rural areas where the on-the-ground project activities will be carried out.</w:delText>
              </w:r>
            </w:del>
          </w:p>
          <w:p w14:paraId="0343BEF9" w14:textId="77777777" w:rsidR="0029750B" w:rsidRDefault="0029750B">
            <w:pPr>
              <w:spacing w:after="0" w:line="240" w:lineRule="auto"/>
              <w:rPr>
                <w:ins w:id="2481" w:author="Phatthamon Jantalae" w:date="2022-06-16T16:21:00Z"/>
                <w:rFonts w:ascii="Calibri" w:hAnsi="Calibri" w:cs="Calibri"/>
                <w:sz w:val="20"/>
                <w:szCs w:val="20"/>
                <w:lang w:eastAsia="ja-JP"/>
              </w:rPr>
            </w:pPr>
          </w:p>
          <w:p w14:paraId="59021625" w14:textId="77777777" w:rsidR="0029750B" w:rsidRDefault="0029750B" w:rsidP="0029750B">
            <w:pPr>
              <w:spacing w:after="0" w:line="240" w:lineRule="auto"/>
              <w:rPr>
                <w:ins w:id="2482" w:author="Phatthamon Jantalae" w:date="2022-06-16T16:21:00Z"/>
                <w:rFonts w:ascii="Calibri" w:hAnsi="Calibri" w:cs="Calibri"/>
                <w:sz w:val="20"/>
                <w:szCs w:val="20"/>
                <w:lang w:eastAsia="ja-JP"/>
              </w:rPr>
            </w:pPr>
            <w:ins w:id="2483" w:author="Phatthamon Jantalae" w:date="2022-06-16T16:21:00Z">
              <w:r w:rsidRPr="0029750B">
                <w:rPr>
                  <w:rFonts w:ascii="Calibri" w:hAnsi="Calibri" w:cs="Calibri"/>
                  <w:sz w:val="20"/>
                  <w:szCs w:val="20"/>
                  <w:highlight w:val="cyan"/>
                  <w:lang w:eastAsia="ja-JP"/>
                  <w:rPrChange w:id="2484" w:author="Phatthamon Jantalae" w:date="2022-06-16T16:21:00Z">
                    <w:rPr>
                      <w:rFonts w:ascii="Calibri" w:hAnsi="Calibri" w:cs="Calibri"/>
                      <w:sz w:val="20"/>
                      <w:szCs w:val="20"/>
                      <w:lang w:eastAsia="ja-JP"/>
                    </w:rPr>
                  </w:rPrChange>
                </w:rPr>
                <w:t>Mining companies engaged in the project might not have the capacity and knowledge to uphold their duties as per UNDP SES requirements. This includes upholding duties and requirements on FPIC as per UNDP SES 6.</w:t>
              </w:r>
            </w:ins>
          </w:p>
          <w:p w14:paraId="1467C957" w14:textId="11E7C380"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 </w:t>
            </w:r>
          </w:p>
        </w:tc>
        <w:tc>
          <w:tcPr>
            <w:tcW w:w="1350" w:type="dxa"/>
            <w:tcBorders>
              <w:top w:val="single" w:sz="4" w:space="0" w:color="FFFF00"/>
            </w:tcBorders>
          </w:tcPr>
          <w:p w14:paraId="6CA3C5E6"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Social</w:t>
            </w:r>
          </w:p>
          <w:p w14:paraId="61EC0AB4"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376388DD"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Financial</w:t>
            </w:r>
          </w:p>
        </w:tc>
        <w:tc>
          <w:tcPr>
            <w:tcW w:w="1170" w:type="dxa"/>
            <w:tcBorders>
              <w:top w:val="single" w:sz="4" w:space="0" w:color="FFFF00"/>
            </w:tcBorders>
          </w:tcPr>
          <w:p w14:paraId="0086483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lastRenderedPageBreak/>
              <w:t>I = 5</w:t>
            </w:r>
          </w:p>
          <w:p w14:paraId="3A8D868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626FB2E0" w14:textId="77777777" w:rsidR="00F5335A" w:rsidRDefault="00F5335A">
            <w:pPr>
              <w:spacing w:after="0" w:line="240" w:lineRule="auto"/>
              <w:rPr>
                <w:rFonts w:ascii="Calibri" w:hAnsi="Calibri" w:cs="Calibri"/>
                <w:sz w:val="20"/>
                <w:szCs w:val="20"/>
                <w:lang w:eastAsia="ja-JP"/>
              </w:rPr>
            </w:pPr>
          </w:p>
          <w:p w14:paraId="722E370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High</w:t>
            </w:r>
          </w:p>
        </w:tc>
        <w:tc>
          <w:tcPr>
            <w:tcW w:w="4343" w:type="dxa"/>
            <w:tcBorders>
              <w:top w:val="single" w:sz="4" w:space="0" w:color="FFFF00"/>
            </w:tcBorders>
          </w:tcPr>
          <w:p w14:paraId="72011653" w14:textId="77777777"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lastRenderedPageBreak/>
              <w:t xml:space="preserve">In the design stage, the following safeguards documents have been prepared, covering this risk </w:t>
            </w:r>
            <w:r>
              <w:rPr>
                <w:rFonts w:ascii="Calibri" w:eastAsia="Times New Roman" w:hAnsi="Calibri" w:cs="Calibri"/>
                <w:sz w:val="20"/>
                <w:szCs w:val="20"/>
                <w:lang w:eastAsia="ja-JP"/>
              </w:rPr>
              <w:lastRenderedPageBreak/>
              <w:t xml:space="preserve">and all other risks, to meet the SES requirements of a </w:t>
            </w:r>
            <w:r>
              <w:rPr>
                <w:rFonts w:ascii="Calibri" w:eastAsia="Times New Roman" w:hAnsi="Calibri" w:cs="Calibri"/>
                <w:b/>
                <w:bCs/>
                <w:sz w:val="20"/>
                <w:szCs w:val="20"/>
                <w:lang w:eastAsia="ja-JP"/>
              </w:rPr>
              <w:t>High Risk</w:t>
            </w:r>
            <w:r>
              <w:rPr>
                <w:rFonts w:ascii="Calibri" w:eastAsia="Times New Roman" w:hAnsi="Calibri" w:cs="Calibri"/>
                <w:sz w:val="20"/>
                <w:szCs w:val="20"/>
                <w:lang w:eastAsia="ja-JP"/>
              </w:rPr>
              <w:t xml:space="preserve"> project:  </w:t>
            </w:r>
          </w:p>
          <w:p w14:paraId="2EC25CD3"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stakeholder analysis and comprehensive Stakeholder Engagement Plan, </w:t>
            </w:r>
          </w:p>
          <w:p w14:paraId="716FC911"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gender analysis and Gender Action Plan, </w:t>
            </w:r>
          </w:p>
          <w:p w14:paraId="688176C7"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an Environmental and Social Management Framework (ESMF) with initial FPIC procedures (if confirmed as required), </w:t>
            </w:r>
          </w:p>
          <w:p w14:paraId="49B695D2" w14:textId="77777777" w:rsidR="00F5335A" w:rsidRDefault="00795F6F">
            <w:pPr>
              <w:pStyle w:val="ListParagraph"/>
              <w:numPr>
                <w:ilvl w:val="0"/>
                <w:numId w:val="14"/>
              </w:numPr>
              <w:ind w:left="178" w:hanging="178"/>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a Grievance Redress Mechanism (draft/outline). </w:t>
            </w:r>
          </w:p>
          <w:p w14:paraId="7C9E77D8" w14:textId="77777777" w:rsidR="00F5335A" w:rsidRDefault="00F5335A">
            <w:pPr>
              <w:spacing w:after="0" w:line="240" w:lineRule="auto"/>
              <w:rPr>
                <w:rFonts w:ascii="Calibri" w:eastAsia="Times New Roman" w:hAnsi="Calibri" w:cs="Calibri"/>
                <w:sz w:val="20"/>
                <w:szCs w:val="20"/>
                <w:lang w:eastAsia="ja-JP"/>
              </w:rPr>
            </w:pPr>
          </w:p>
          <w:p w14:paraId="6668A283" w14:textId="409D7344"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t>The ESMF will outline the procedures for the (site-specific) Environmental and Social Impact Assessments (ESIAs) and Environmental and Social Management Plans (ESMPs) that will be prepared during project implementation.</w:t>
            </w:r>
            <w:ins w:id="2485" w:author="Phatthamon Jantalae" w:date="2022-06-16T16:21:00Z">
              <w:r w:rsidR="0029750B">
                <w:rPr>
                  <w:rFonts w:ascii="Calibri" w:eastAsia="Times New Roman" w:hAnsi="Calibri" w:cs="Calibri"/>
                  <w:sz w:val="20"/>
                  <w:szCs w:val="20"/>
                  <w:lang w:eastAsia="ja-JP"/>
                </w:rPr>
                <w:t xml:space="preserve"> </w:t>
              </w:r>
              <w:r w:rsidR="0029750B" w:rsidRPr="0029750B">
                <w:rPr>
                  <w:rFonts w:eastAsia="Times New Roman" w:cs="Calibri"/>
                  <w:sz w:val="20"/>
                  <w:szCs w:val="20"/>
                  <w:highlight w:val="cyan"/>
                  <w:lang w:eastAsia="ja-JP"/>
                  <w:rPrChange w:id="2486" w:author="Phatthamon Jantalae" w:date="2022-06-16T16:21:00Z">
                    <w:rPr>
                      <w:rFonts w:eastAsia="Times New Roman" w:cs="Calibri"/>
                      <w:sz w:val="20"/>
                      <w:szCs w:val="20"/>
                      <w:lang w:eastAsia="ja-JP"/>
                    </w:rPr>
                  </w:rPrChange>
                </w:rPr>
                <w:t xml:space="preserve">To adequately assess impact from upstream/policy and strategy-level interventions (including potential cumulative impacts) the project shall undertake a </w:t>
              </w:r>
              <w:r w:rsidR="0029750B" w:rsidRPr="0029750B">
                <w:rPr>
                  <w:rFonts w:eastAsia="Times New Roman" w:cs="Calibri"/>
                  <w:sz w:val="20"/>
                  <w:szCs w:val="20"/>
                  <w:highlight w:val="cyan"/>
                  <w:lang w:eastAsia="ja-JP"/>
                  <w:rPrChange w:id="2487" w:author="Phatthamon Jantalae" w:date="2022-06-16T16:21:00Z">
                    <w:rPr>
                      <w:rFonts w:eastAsia="Times New Roman" w:cs="Calibri"/>
                      <w:sz w:val="20"/>
                      <w:szCs w:val="20"/>
                      <w:highlight w:val="yellow"/>
                      <w:lang w:eastAsia="ja-JP"/>
                    </w:rPr>
                  </w:rPrChange>
                </w:rPr>
                <w:t>Strategic Environmental and Social Assessment (SESA).</w:t>
              </w:r>
            </w:ins>
          </w:p>
          <w:p w14:paraId="572F5DF8" w14:textId="77777777" w:rsidR="00F5335A" w:rsidRDefault="00F5335A">
            <w:pPr>
              <w:spacing w:after="0" w:line="240" w:lineRule="auto"/>
              <w:rPr>
                <w:rFonts w:ascii="Calibri" w:hAnsi="Calibri" w:cs="Calibri"/>
                <w:sz w:val="20"/>
                <w:szCs w:val="20"/>
              </w:rPr>
            </w:pPr>
          </w:p>
          <w:p w14:paraId="4F34DFE4"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rPr>
              <w:t>The design and implementation of the project are consistent with the strategic requirements of the country’s Law on ethnic unity and progress</w:t>
            </w:r>
            <w:r>
              <w:rPr>
                <w:rFonts w:ascii="Calibri" w:hAnsi="Calibri" w:cs="Calibri"/>
                <w:sz w:val="20"/>
                <w:szCs w:val="20"/>
                <w:lang w:eastAsia="zh-CN"/>
              </w:rPr>
              <w:t>,</w:t>
            </w:r>
            <w:r>
              <w:rPr>
                <w:rFonts w:ascii="Calibri" w:hAnsi="Calibri" w:cs="Calibri"/>
                <w:sz w:val="20"/>
                <w:szCs w:val="20"/>
              </w:rPr>
              <w:t xml:space="preserve"> </w:t>
            </w:r>
            <w:r>
              <w:rPr>
                <w:rFonts w:ascii="Calibri" w:hAnsi="Calibri" w:cs="Calibri"/>
                <w:sz w:val="20"/>
                <w:szCs w:val="20"/>
                <w:lang w:eastAsia="zh-CN"/>
              </w:rPr>
              <w:t xml:space="preserve">which will ensure the </w:t>
            </w:r>
            <w:r>
              <w:rPr>
                <w:rFonts w:ascii="Calibri" w:hAnsi="Calibri" w:cs="Calibri"/>
                <w:sz w:val="20"/>
                <w:szCs w:val="20"/>
                <w:lang w:eastAsia="ja-JP"/>
              </w:rPr>
              <w:t xml:space="preserve">enjoyment of the human rights of the potentially affected population in the demo places, especially ethnic minorities </w:t>
            </w:r>
            <w:r>
              <w:rPr>
                <w:rFonts w:ascii="Calibri" w:hAnsi="Calibri" w:cs="Calibri"/>
                <w:sz w:val="20"/>
                <w:szCs w:val="20"/>
              </w:rPr>
              <w:t>and/or vulnerable/disadvantaged groups.</w:t>
            </w:r>
            <w:r>
              <w:rPr>
                <w:rFonts w:ascii="Calibri" w:hAnsi="Calibri" w:cs="Calibri"/>
                <w:sz w:val="20"/>
                <w:szCs w:val="20"/>
                <w:lang w:eastAsia="zh-CN"/>
              </w:rPr>
              <w:t xml:space="preserve"> </w:t>
            </w:r>
          </w:p>
          <w:p w14:paraId="3A7DFDC7" w14:textId="77777777" w:rsidR="00F5335A" w:rsidRDefault="00795F6F">
            <w:pPr>
              <w:spacing w:after="0" w:line="240" w:lineRule="auto"/>
              <w:rPr>
                <w:rFonts w:ascii="Calibri" w:hAnsi="Calibri" w:cs="Calibri"/>
                <w:sz w:val="20"/>
                <w:szCs w:val="20"/>
              </w:rPr>
            </w:pPr>
            <w:r>
              <w:rPr>
                <w:rFonts w:ascii="Calibri" w:eastAsia="Times New Roman" w:hAnsi="Calibri" w:cs="Calibri"/>
                <w:sz w:val="20"/>
                <w:szCs w:val="20"/>
                <w:lang w:eastAsia="ja-JP"/>
              </w:rPr>
              <w:t>During the implementation of the project, the MIIT and MNR, which both have adequate experiences in GEF project implementation and have established long-term cooperative relationships with various ministries, local departments, industry-related supporting units and relevant organizations, can establish a scientific and efficient collaborative working mechanism to ensure the policy implementation of the project. Extensive negotiation will also be conducted with local people with the cooperation of the MIIT, MNR and provincial government.</w:t>
            </w:r>
          </w:p>
        </w:tc>
        <w:tc>
          <w:tcPr>
            <w:tcW w:w="839" w:type="dxa"/>
            <w:tcBorders>
              <w:top w:val="single" w:sz="4" w:space="0" w:color="FFFF00"/>
            </w:tcBorders>
          </w:tcPr>
          <w:p w14:paraId="0E7D8DD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01B8379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3389F2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MNR</w:t>
            </w:r>
          </w:p>
          <w:p w14:paraId="7E3F5198"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E2A39AA"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No Change</w:t>
            </w:r>
          </w:p>
        </w:tc>
      </w:tr>
      <w:tr w:rsidR="00F5335A" w14:paraId="0D468F40" w14:textId="77777777">
        <w:trPr>
          <w:jc w:val="center"/>
        </w:trPr>
        <w:tc>
          <w:tcPr>
            <w:tcW w:w="1710" w:type="dxa"/>
            <w:tcBorders>
              <w:top w:val="single" w:sz="4" w:space="0" w:color="FFFF00"/>
            </w:tcBorders>
          </w:tcPr>
          <w:p w14:paraId="4D8345E3" w14:textId="075ECCB4" w:rsidR="00F5335A" w:rsidRDefault="0029750B">
            <w:pPr>
              <w:spacing w:after="0" w:line="240" w:lineRule="auto"/>
              <w:rPr>
                <w:rFonts w:ascii="Calibri" w:hAnsi="Calibri" w:cs="Calibri"/>
                <w:sz w:val="20"/>
                <w:szCs w:val="20"/>
                <w:lang w:eastAsia="ja-JP"/>
              </w:rPr>
            </w:pPr>
            <w:ins w:id="2488" w:author="Phatthamon Jantalae" w:date="2022-06-16T16:22:00Z">
              <w:r w:rsidRPr="0029750B">
                <w:rPr>
                  <w:rFonts w:ascii="Calibri" w:hAnsi="Calibri" w:cs="Calibri"/>
                  <w:sz w:val="20"/>
                  <w:szCs w:val="20"/>
                  <w:highlight w:val="cyan"/>
                  <w:lang w:eastAsia="ja-JP"/>
                  <w:rPrChange w:id="2489" w:author="Phatthamon Jantalae" w:date="2022-06-16T16:22:00Z">
                    <w:rPr>
                      <w:rFonts w:ascii="Calibri" w:hAnsi="Calibri" w:cs="Calibri"/>
                      <w:sz w:val="20"/>
                      <w:szCs w:val="20"/>
                      <w:lang w:eastAsia="ja-JP"/>
                    </w:rPr>
                  </w:rPrChange>
                </w:rPr>
                <w:t xml:space="preserve">During the construction of </w:t>
              </w:r>
              <w:r w:rsidRPr="0029750B">
                <w:rPr>
                  <w:rFonts w:ascii="Calibri" w:hAnsi="Calibri" w:cs="Calibri"/>
                  <w:sz w:val="20"/>
                  <w:szCs w:val="20"/>
                  <w:highlight w:val="cyan"/>
                  <w:lang w:eastAsia="ja-JP"/>
                  <w:rPrChange w:id="2490" w:author="Phatthamon Jantalae" w:date="2022-06-16T16:22:00Z">
                    <w:rPr>
                      <w:rFonts w:ascii="Calibri" w:hAnsi="Calibri" w:cs="Calibri"/>
                      <w:sz w:val="20"/>
                      <w:szCs w:val="20"/>
                      <w:lang w:eastAsia="ja-JP"/>
                    </w:rPr>
                  </w:rPrChange>
                </w:rPr>
                <w:lastRenderedPageBreak/>
                <w:t>demo activities (Output 2.2.2), and in support to the mining and refining sectors (under Component 1)</w:t>
              </w:r>
              <w:r w:rsidRPr="00E37926">
                <w:rPr>
                  <w:rFonts w:ascii="Calibri" w:hAnsi="Calibri" w:cs="Calibri"/>
                  <w:sz w:val="20"/>
                  <w:szCs w:val="20"/>
                  <w:lang w:eastAsia="ja-JP"/>
                </w:rPr>
                <w:t>,</w:t>
              </w:r>
              <w:r>
                <w:rPr>
                  <w:rFonts w:ascii="Calibri" w:hAnsi="Calibri" w:cs="Calibri"/>
                  <w:sz w:val="20"/>
                  <w:szCs w:val="20"/>
                  <w:lang w:eastAsia="ja-JP"/>
                </w:rPr>
                <w:t xml:space="preserve"> </w:t>
              </w:r>
            </w:ins>
            <w:del w:id="2491" w:author="Phatthamon Jantalae" w:date="2022-06-16T16:22:00Z">
              <w:r w:rsidR="00795F6F" w:rsidDel="0029750B">
                <w:rPr>
                  <w:rFonts w:ascii="Calibri" w:hAnsi="Calibri" w:cs="Calibri"/>
                  <w:sz w:val="20"/>
                  <w:szCs w:val="20"/>
                  <w:lang w:eastAsia="ja-JP"/>
                </w:rPr>
                <w:delText>P</w:delText>
              </w:r>
            </w:del>
            <w:ins w:id="2492" w:author="Phatthamon Jantalae" w:date="2022-06-16T16:22:00Z">
              <w:r>
                <w:rPr>
                  <w:rFonts w:ascii="Calibri" w:hAnsi="Calibri" w:cs="Calibri"/>
                  <w:sz w:val="20"/>
                  <w:szCs w:val="20"/>
                  <w:lang w:eastAsia="ja-JP"/>
                </w:rPr>
                <w:t>p</w:t>
              </w:r>
            </w:ins>
            <w:r w:rsidR="00795F6F">
              <w:rPr>
                <w:rFonts w:ascii="Calibri" w:hAnsi="Calibri" w:cs="Calibri"/>
                <w:sz w:val="20"/>
                <w:szCs w:val="20"/>
                <w:lang w:eastAsia="ja-JP"/>
              </w:rPr>
              <w:t>otential adverse impacts to habitats and/or ecosystems and ecosystem services (</w:t>
            </w:r>
            <w:proofErr w:type="gramStart"/>
            <w:r w:rsidR="00795F6F">
              <w:rPr>
                <w:rFonts w:ascii="Calibri" w:hAnsi="Calibri" w:cs="Calibri"/>
                <w:sz w:val="20"/>
                <w:szCs w:val="20"/>
                <w:lang w:eastAsia="ja-JP"/>
              </w:rPr>
              <w:t>e.g.</w:t>
            </w:r>
            <w:proofErr w:type="gramEnd"/>
            <w:r w:rsidR="00795F6F">
              <w:rPr>
                <w:rFonts w:ascii="Calibri" w:hAnsi="Calibri" w:cs="Calibri"/>
                <w:sz w:val="20"/>
                <w:szCs w:val="20"/>
                <w:lang w:eastAsia="ja-JP"/>
              </w:rPr>
              <w:t xml:space="preserve"> non-hazardous waste from </w:t>
            </w:r>
            <w:r w:rsidR="00795F6F">
              <w:rPr>
                <w:rFonts w:ascii="Calibri" w:hAnsi="Calibri" w:cs="Calibri"/>
                <w:sz w:val="20"/>
                <w:szCs w:val="20"/>
                <w:lang w:eastAsia="zh-CN"/>
              </w:rPr>
              <w:t>phosphogypsum reuse</w:t>
            </w:r>
            <w:r w:rsidR="00795F6F">
              <w:rPr>
                <w:rFonts w:ascii="Calibri" w:hAnsi="Calibri" w:cs="Calibri"/>
                <w:sz w:val="20"/>
                <w:szCs w:val="20"/>
                <w:lang w:eastAsia="ja-JP"/>
              </w:rPr>
              <w:t>)</w:t>
            </w:r>
            <w:ins w:id="2493" w:author="Phatthamon Jantalae" w:date="2022-06-16T16:22:00Z">
              <w:r>
                <w:rPr>
                  <w:rFonts w:ascii="Calibri" w:hAnsi="Calibri" w:cs="Calibri"/>
                  <w:sz w:val="20"/>
                  <w:szCs w:val="20"/>
                  <w:lang w:eastAsia="ja-JP"/>
                </w:rPr>
                <w:t xml:space="preserve"> </w:t>
              </w:r>
              <w:r w:rsidRPr="0029750B">
                <w:rPr>
                  <w:rFonts w:ascii="Calibri" w:hAnsi="Calibri" w:cs="Calibri"/>
                  <w:sz w:val="20"/>
                  <w:szCs w:val="20"/>
                  <w:highlight w:val="cyan"/>
                  <w:lang w:eastAsia="ja-JP"/>
                  <w:rPrChange w:id="2494" w:author="Phatthamon Jantalae" w:date="2022-06-16T16:22:00Z">
                    <w:rPr>
                      <w:rFonts w:ascii="Calibri" w:hAnsi="Calibri" w:cs="Calibri"/>
                      <w:sz w:val="20"/>
                      <w:szCs w:val="20"/>
                      <w:lang w:eastAsia="ja-JP"/>
                    </w:rPr>
                  </w:rPrChange>
                </w:rPr>
                <w:t>may occur</w:t>
              </w:r>
            </w:ins>
            <w:del w:id="2495" w:author="Phatthamon Jantalae" w:date="2022-06-16T16:22:00Z">
              <w:r w:rsidR="00795F6F" w:rsidDel="0029750B">
                <w:rPr>
                  <w:rFonts w:ascii="Calibri" w:hAnsi="Calibri" w:cs="Calibri"/>
                  <w:sz w:val="20"/>
                  <w:szCs w:val="20"/>
                  <w:lang w:eastAsia="ja-JP"/>
                </w:rPr>
                <w:delText xml:space="preserve">, and some possible changes to the use of lands and resources in the </w:delText>
              </w:r>
              <w:r w:rsidR="00795F6F" w:rsidDel="0029750B">
                <w:rPr>
                  <w:rFonts w:ascii="Calibri" w:eastAsia="Times New Roman" w:hAnsi="Calibri" w:cs="Calibri"/>
                  <w:sz w:val="20"/>
                  <w:szCs w:val="20"/>
                  <w:lang w:eastAsia="ja-JP"/>
                </w:rPr>
                <w:delText>phosphogypsum processing and reuse demo</w:delText>
              </w:r>
            </w:del>
            <w:r w:rsidR="00795F6F">
              <w:rPr>
                <w:rFonts w:ascii="Calibri" w:hAnsi="Calibri" w:cs="Calibri"/>
                <w:sz w:val="20"/>
                <w:szCs w:val="20"/>
                <w:lang w:eastAsia="ja-JP"/>
              </w:rPr>
              <w:t>.</w:t>
            </w:r>
          </w:p>
        </w:tc>
        <w:tc>
          <w:tcPr>
            <w:tcW w:w="1350" w:type="dxa"/>
            <w:tcBorders>
              <w:top w:val="single" w:sz="4" w:space="0" w:color="FFFF00"/>
            </w:tcBorders>
          </w:tcPr>
          <w:p w14:paraId="401CF9C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Environmental</w:t>
            </w:r>
          </w:p>
        </w:tc>
        <w:tc>
          <w:tcPr>
            <w:tcW w:w="1170" w:type="dxa"/>
            <w:tcBorders>
              <w:top w:val="single" w:sz="4" w:space="0" w:color="FFFF00"/>
            </w:tcBorders>
          </w:tcPr>
          <w:p w14:paraId="32A7C2E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68ECEFC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64B8B482" w14:textId="77777777" w:rsidR="00F5335A" w:rsidRDefault="00F5335A">
            <w:pPr>
              <w:spacing w:after="0" w:line="240" w:lineRule="auto"/>
              <w:rPr>
                <w:rFonts w:ascii="Calibri" w:hAnsi="Calibri" w:cs="Calibri"/>
                <w:sz w:val="20"/>
                <w:szCs w:val="20"/>
                <w:lang w:eastAsia="ja-JP"/>
              </w:rPr>
            </w:pPr>
          </w:p>
          <w:p w14:paraId="1CF1D70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Substantial</w:t>
            </w:r>
          </w:p>
        </w:tc>
        <w:tc>
          <w:tcPr>
            <w:tcW w:w="4343" w:type="dxa"/>
            <w:tcBorders>
              <w:top w:val="single" w:sz="4" w:space="0" w:color="FFFF00"/>
            </w:tcBorders>
          </w:tcPr>
          <w:p w14:paraId="04D35F1F" w14:textId="77777777" w:rsidR="00F5335A" w:rsidRDefault="00795F6F">
            <w:pPr>
              <w:spacing w:after="0" w:line="240" w:lineRule="auto"/>
              <w:rPr>
                <w:rFonts w:ascii="Calibri" w:eastAsia="DengXian" w:hAnsi="Calibri" w:cs="Calibri"/>
                <w:sz w:val="20"/>
                <w:szCs w:val="20"/>
                <w:lang w:eastAsia="zh-CN"/>
              </w:rPr>
            </w:pPr>
            <w:r>
              <w:rPr>
                <w:rFonts w:ascii="Calibri" w:eastAsia="DengXian" w:hAnsi="Calibri" w:cs="Calibri"/>
                <w:sz w:val="20"/>
                <w:szCs w:val="20"/>
                <w:lang w:eastAsia="zh-CN"/>
              </w:rPr>
              <w:lastRenderedPageBreak/>
              <w:t xml:space="preserve">The project has been designed such that demos involve the conduct of a detailed feasibility study </w:t>
            </w:r>
            <w:r>
              <w:rPr>
                <w:rFonts w:ascii="Calibri" w:eastAsia="DengXian" w:hAnsi="Calibri" w:cs="Calibri"/>
                <w:sz w:val="20"/>
                <w:szCs w:val="20"/>
                <w:lang w:eastAsia="zh-CN"/>
              </w:rPr>
              <w:lastRenderedPageBreak/>
              <w:t>and ESIA on the local area before the demo site selection, and a site-specific ESMP will be put in place before implementation of each demo. The detailed design of the demos and their engineering and construction shall be in accordance with national and international standards to ensure compliance with the SES and other relevant environmental ordinances and regulations, as to be outlined in the ESMF (and ESIA/ESMPs). Additionally, the Project will observe the established regulatory framework for monitoring and assessing such risks.</w:t>
            </w:r>
          </w:p>
          <w:p w14:paraId="3BF4DC7D" w14:textId="77777777" w:rsidR="00F5335A" w:rsidRDefault="00795F6F">
            <w:pPr>
              <w:spacing w:after="0" w:line="240" w:lineRule="auto"/>
              <w:rPr>
                <w:rFonts w:ascii="Calibri" w:hAnsi="Calibri" w:cs="Calibri"/>
                <w:sz w:val="20"/>
                <w:szCs w:val="20"/>
              </w:rPr>
            </w:pPr>
            <w:r>
              <w:rPr>
                <w:rFonts w:ascii="Calibri" w:eastAsia="DengXian" w:hAnsi="Calibri" w:cs="Calibri"/>
                <w:sz w:val="20"/>
                <w:szCs w:val="20"/>
                <w:lang w:eastAsia="zh-CN"/>
              </w:rPr>
              <w:t xml:space="preserve">China has regulations on the engineering of the project site for </w:t>
            </w:r>
            <w:r>
              <w:rPr>
                <w:rFonts w:ascii="Calibri" w:hAnsi="Calibri" w:cs="Calibri"/>
                <w:sz w:val="20"/>
                <w:szCs w:val="20"/>
              </w:rPr>
              <w:t>the restoration and protection of biodiversity</w:t>
            </w:r>
            <w:r>
              <w:rPr>
                <w:rFonts w:ascii="Calibri" w:eastAsia="DengXian" w:hAnsi="Calibri" w:cs="Calibri"/>
                <w:sz w:val="20"/>
                <w:szCs w:val="20"/>
                <w:lang w:eastAsia="zh-CN"/>
              </w:rPr>
              <w:t xml:space="preserve">, and manufactories are not allowed to be established in or around ecosystem function zone. In this case, the </w:t>
            </w:r>
            <w:r>
              <w:rPr>
                <w:rFonts w:ascii="Calibri" w:hAnsi="Calibri" w:cs="Calibri"/>
                <w:sz w:val="20"/>
                <w:szCs w:val="20"/>
                <w:lang w:eastAsia="ja-JP"/>
              </w:rPr>
              <w:t xml:space="preserve">PhosChemEE Project </w:t>
            </w:r>
            <w:r>
              <w:rPr>
                <w:rFonts w:ascii="Calibri" w:hAnsi="Calibri" w:cs="Calibri"/>
                <w:sz w:val="20"/>
                <w:szCs w:val="20"/>
              </w:rPr>
              <w:t xml:space="preserve">will ensure that the </w:t>
            </w:r>
            <w:r>
              <w:rPr>
                <w:rFonts w:ascii="Calibri" w:eastAsia="Times New Roman" w:hAnsi="Calibri" w:cs="Calibri"/>
                <w:sz w:val="20"/>
                <w:szCs w:val="20"/>
                <w:lang w:eastAsia="ja-JP"/>
              </w:rPr>
              <w:t>demo sites will be located far away from ecological reserves and ecologically vulnerable areas. Second, demos will involve the conduct of a detailed feasibility study and ESIA on the local area before the demo site selection. For each demo,</w:t>
            </w:r>
            <w:r>
              <w:rPr>
                <w:rFonts w:ascii="Calibri" w:hAnsi="Calibri" w:cs="Calibri"/>
                <w:sz w:val="20"/>
                <w:szCs w:val="20"/>
                <w:lang w:eastAsia="zh-CN"/>
              </w:rPr>
              <w:t xml:space="preserve"> </w:t>
            </w:r>
            <w:r>
              <w:rPr>
                <w:rFonts w:ascii="Calibri" w:eastAsia="Times New Roman" w:hAnsi="Calibri" w:cs="Calibri"/>
                <w:sz w:val="20"/>
                <w:szCs w:val="20"/>
                <w:lang w:eastAsia="ja-JP"/>
              </w:rPr>
              <w:t xml:space="preserve">a site-specific ESMP will be put in place before implementation. Moreover, the demos will be constructed and implemented in accordance with national standards and international general standards to prevent pollution and ensure compliance with the SES and other relevant environmental ordinances/regulations. </w:t>
            </w:r>
          </w:p>
        </w:tc>
        <w:tc>
          <w:tcPr>
            <w:tcW w:w="839" w:type="dxa"/>
            <w:tcBorders>
              <w:top w:val="single" w:sz="4" w:space="0" w:color="FFFF00"/>
            </w:tcBorders>
          </w:tcPr>
          <w:p w14:paraId="3BBB720A"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2112C02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6763505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MNR</w:t>
            </w:r>
          </w:p>
          <w:p w14:paraId="680D28B0"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BDECC0A"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No Change</w:t>
            </w:r>
          </w:p>
        </w:tc>
      </w:tr>
      <w:tr w:rsidR="00F5335A" w14:paraId="3BDD6EEE" w14:textId="77777777">
        <w:trPr>
          <w:jc w:val="center"/>
        </w:trPr>
        <w:tc>
          <w:tcPr>
            <w:tcW w:w="1710" w:type="dxa"/>
            <w:tcBorders>
              <w:top w:val="single" w:sz="4" w:space="0" w:color="FFFF00"/>
            </w:tcBorders>
          </w:tcPr>
          <w:p w14:paraId="7AF98B2C" w14:textId="77777777" w:rsidR="0029750B" w:rsidRPr="00705871" w:rsidRDefault="0029750B" w:rsidP="0029750B">
            <w:pPr>
              <w:spacing w:after="0" w:line="240" w:lineRule="auto"/>
              <w:rPr>
                <w:ins w:id="2496" w:author="Phatthamon Jantalae" w:date="2022-06-16T16:23:00Z"/>
                <w:rFonts w:ascii="Calibri" w:hAnsi="Calibri" w:cs="Calibri"/>
                <w:sz w:val="20"/>
                <w:szCs w:val="20"/>
                <w:lang w:eastAsia="ja-JP"/>
              </w:rPr>
            </w:pPr>
            <w:ins w:id="2497" w:author="Phatthamon Jantalae" w:date="2022-06-16T16:23:00Z">
              <w:r w:rsidRPr="0029750B">
                <w:rPr>
                  <w:rFonts w:ascii="Calibri" w:hAnsi="Calibri" w:cs="Calibri"/>
                  <w:sz w:val="20"/>
                  <w:szCs w:val="20"/>
                  <w:highlight w:val="cyan"/>
                  <w:lang w:eastAsia="ja-JP"/>
                  <w:rPrChange w:id="2498" w:author="Phatthamon Jantalae" w:date="2022-06-16T16:23:00Z">
                    <w:rPr>
                      <w:rFonts w:ascii="Calibri" w:hAnsi="Calibri" w:cs="Calibri"/>
                      <w:sz w:val="20"/>
                      <w:szCs w:val="20"/>
                      <w:lang w:eastAsia="ja-JP"/>
                    </w:rPr>
                  </w:rPrChange>
                </w:rPr>
                <w:t xml:space="preserve">Inadequate disposal of waste during the operation of the </w:t>
              </w:r>
              <w:proofErr w:type="spellStart"/>
              <w:r w:rsidRPr="0029750B">
                <w:rPr>
                  <w:rFonts w:ascii="Calibri" w:hAnsi="Calibri" w:cs="Calibri"/>
                  <w:sz w:val="20"/>
                  <w:szCs w:val="20"/>
                  <w:highlight w:val="cyan"/>
                  <w:lang w:eastAsia="ja-JP"/>
                  <w:rPrChange w:id="2499" w:author="Phatthamon Jantalae" w:date="2022-06-16T16:23:00Z">
                    <w:rPr>
                      <w:rFonts w:ascii="Calibri" w:hAnsi="Calibri" w:cs="Calibri"/>
                      <w:sz w:val="20"/>
                      <w:szCs w:val="20"/>
                      <w:lang w:eastAsia="ja-JP"/>
                    </w:rPr>
                  </w:rPrChange>
                </w:rPr>
                <w:t>phosphogypsum</w:t>
              </w:r>
              <w:proofErr w:type="spellEnd"/>
              <w:r w:rsidRPr="0029750B">
                <w:rPr>
                  <w:rFonts w:ascii="Calibri" w:hAnsi="Calibri" w:cs="Calibri"/>
                  <w:sz w:val="20"/>
                  <w:szCs w:val="20"/>
                  <w:highlight w:val="cyan"/>
                  <w:lang w:eastAsia="ja-JP"/>
                  <w:rPrChange w:id="2500" w:author="Phatthamon Jantalae" w:date="2022-06-16T16:23:00Z">
                    <w:rPr>
                      <w:rFonts w:ascii="Calibri" w:hAnsi="Calibri" w:cs="Calibri"/>
                      <w:sz w:val="20"/>
                      <w:szCs w:val="20"/>
                      <w:lang w:eastAsia="ja-JP"/>
                    </w:rPr>
                  </w:rPrChange>
                </w:rPr>
                <w:t xml:space="preserve"> processing reuse demo (</w:t>
              </w:r>
              <w:proofErr w:type="gramStart"/>
              <w:r w:rsidRPr="0029750B">
                <w:rPr>
                  <w:rFonts w:ascii="Calibri" w:hAnsi="Calibri" w:cs="Calibri"/>
                  <w:sz w:val="20"/>
                  <w:szCs w:val="20"/>
                  <w:highlight w:val="cyan"/>
                  <w:lang w:eastAsia="ja-JP"/>
                  <w:rPrChange w:id="2501" w:author="Phatthamon Jantalae" w:date="2022-06-16T16:23:00Z">
                    <w:rPr>
                      <w:rFonts w:ascii="Calibri" w:hAnsi="Calibri" w:cs="Calibri"/>
                      <w:sz w:val="20"/>
                      <w:szCs w:val="20"/>
                      <w:lang w:eastAsia="ja-JP"/>
                    </w:rPr>
                  </w:rPrChange>
                </w:rPr>
                <w:t>I.e.</w:t>
              </w:r>
              <w:proofErr w:type="gramEnd"/>
              <w:r w:rsidRPr="0029750B">
                <w:rPr>
                  <w:rFonts w:ascii="Calibri" w:hAnsi="Calibri" w:cs="Calibri"/>
                  <w:sz w:val="20"/>
                  <w:szCs w:val="20"/>
                  <w:highlight w:val="cyan"/>
                  <w:lang w:eastAsia="ja-JP"/>
                  <w:rPrChange w:id="2502" w:author="Phatthamon Jantalae" w:date="2022-06-16T16:23:00Z">
                    <w:rPr>
                      <w:rFonts w:ascii="Calibri" w:hAnsi="Calibri" w:cs="Calibri"/>
                      <w:sz w:val="20"/>
                      <w:szCs w:val="20"/>
                      <w:lang w:eastAsia="ja-JP"/>
                    </w:rPr>
                  </w:rPrChange>
                </w:rPr>
                <w:t xml:space="preserve"> Outputs 3.2.1 and 3.2.2) poses a threat to the environment as well as the health and safety of workers and the community.</w:t>
              </w:r>
            </w:ins>
          </w:p>
          <w:p w14:paraId="5884D559" w14:textId="77777777" w:rsidR="0029750B" w:rsidRDefault="0029750B">
            <w:pPr>
              <w:spacing w:after="0" w:line="240" w:lineRule="auto"/>
              <w:rPr>
                <w:ins w:id="2503" w:author="Phatthamon Jantalae" w:date="2022-06-16T16:23:00Z"/>
                <w:rFonts w:ascii="Calibri" w:hAnsi="Calibri" w:cs="Calibri"/>
                <w:sz w:val="20"/>
                <w:szCs w:val="20"/>
                <w:lang w:eastAsia="ja-JP"/>
              </w:rPr>
            </w:pPr>
          </w:p>
          <w:p w14:paraId="66F24824" w14:textId="16F5387D"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The associated construction, operation, or decommissioning </w:t>
            </w:r>
            <w:r>
              <w:rPr>
                <w:rFonts w:ascii="Calibri" w:hAnsi="Calibri" w:cs="Calibri"/>
                <w:sz w:val="20"/>
                <w:szCs w:val="20"/>
                <w:lang w:eastAsia="ja-JP"/>
              </w:rPr>
              <w:lastRenderedPageBreak/>
              <w:t>of the demo installations may have potential health and safety risks to local communities and workers due to the transport, storage, and use and/or disposal of any hazardous or dangerous materials (</w:t>
            </w:r>
            <w:proofErr w:type="gramStart"/>
            <w:r>
              <w:rPr>
                <w:rFonts w:ascii="Calibri" w:hAnsi="Calibri" w:cs="Calibri"/>
                <w:sz w:val="20"/>
                <w:szCs w:val="20"/>
                <w:lang w:eastAsia="ja-JP"/>
              </w:rPr>
              <w:t>e.g.</w:t>
            </w:r>
            <w:proofErr w:type="gramEnd"/>
            <w:r>
              <w:rPr>
                <w:rFonts w:ascii="Calibri" w:hAnsi="Calibri" w:cs="Calibri"/>
                <w:sz w:val="20"/>
                <w:szCs w:val="20"/>
                <w:lang w:eastAsia="ja-JP"/>
              </w:rPr>
              <w:t xml:space="preserve"> explosives, fuel and other chemicals) that may be used during construction and operation.</w:t>
            </w:r>
          </w:p>
        </w:tc>
        <w:tc>
          <w:tcPr>
            <w:tcW w:w="1350" w:type="dxa"/>
            <w:tcBorders>
              <w:top w:val="single" w:sz="4" w:space="0" w:color="FFFF00"/>
            </w:tcBorders>
          </w:tcPr>
          <w:p w14:paraId="77C66843"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Operational</w:t>
            </w:r>
          </w:p>
          <w:p w14:paraId="119AD4B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w:t>
            </w:r>
          </w:p>
        </w:tc>
        <w:tc>
          <w:tcPr>
            <w:tcW w:w="1170" w:type="dxa"/>
            <w:tcBorders>
              <w:top w:val="single" w:sz="4" w:space="0" w:color="FFFF00"/>
            </w:tcBorders>
          </w:tcPr>
          <w:p w14:paraId="7BDF4C6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408379D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0EE60659" w14:textId="77777777" w:rsidR="00F5335A" w:rsidRDefault="00F5335A">
            <w:pPr>
              <w:spacing w:after="0" w:line="240" w:lineRule="auto"/>
              <w:rPr>
                <w:rFonts w:ascii="Calibri" w:hAnsi="Calibri" w:cs="Calibri"/>
                <w:sz w:val="20"/>
                <w:szCs w:val="20"/>
                <w:lang w:eastAsia="ja-JP"/>
              </w:rPr>
            </w:pPr>
          </w:p>
          <w:p w14:paraId="298E449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Substantial</w:t>
            </w:r>
          </w:p>
        </w:tc>
        <w:tc>
          <w:tcPr>
            <w:tcW w:w="4343" w:type="dxa"/>
            <w:tcBorders>
              <w:top w:val="single" w:sz="4" w:space="0" w:color="FFFF00"/>
            </w:tcBorders>
          </w:tcPr>
          <w:p w14:paraId="51EB5BC1" w14:textId="77777777" w:rsidR="00F5335A" w:rsidRDefault="00795F6F">
            <w:pPr>
              <w:spacing w:after="0" w:line="240" w:lineRule="auto"/>
              <w:rPr>
                <w:rFonts w:ascii="Calibri" w:eastAsia="Times New Roman" w:hAnsi="Calibri" w:cs="Calibri"/>
                <w:sz w:val="20"/>
                <w:szCs w:val="20"/>
                <w:lang w:eastAsia="ja-JP"/>
              </w:rPr>
            </w:pPr>
            <w:r>
              <w:rPr>
                <w:rFonts w:ascii="Calibri" w:eastAsia="Times New Roman" w:hAnsi="Calibri" w:cs="Calibri"/>
                <w:sz w:val="20"/>
                <w:szCs w:val="20"/>
                <w:lang w:eastAsia="ja-JP"/>
              </w:rPr>
              <w:t xml:space="preserve">The ESMF and subsequent ESIA and ESMP will address safety risks to local communities. The required management measures will be included in site-specific ESMPs and be conducted before project construction. Per those forthcoming plans, appropriate training will be provided to the demonstration enterprises to ensure that risks are properly addressed and managed. Training will also be provided to local governments in order to enhance their regulation capacity to control </w:t>
            </w:r>
            <w:r>
              <w:rPr>
                <w:rFonts w:ascii="Calibri" w:hAnsi="Calibri" w:cs="Calibri"/>
                <w:sz w:val="20"/>
                <w:szCs w:val="20"/>
                <w:lang w:eastAsia="ja-JP"/>
              </w:rPr>
              <w:t xml:space="preserve">potential risks in the demonstration. </w:t>
            </w:r>
            <w:r>
              <w:rPr>
                <w:rFonts w:ascii="Calibri" w:eastAsia="Times New Roman" w:hAnsi="Calibri" w:cs="Calibri"/>
                <w:sz w:val="20"/>
                <w:szCs w:val="20"/>
                <w:lang w:eastAsia="ja-JP"/>
              </w:rPr>
              <w:t xml:space="preserve">A Grievance Mechanism will be designed (see ESMF) and will be implemented by the project, allowing communities and workers to request for interventions when facing issues with </w:t>
            </w:r>
            <w:r>
              <w:rPr>
                <w:rFonts w:ascii="Calibri" w:hAnsi="Calibri" w:cs="Calibri"/>
                <w:sz w:val="20"/>
                <w:szCs w:val="20"/>
                <w:lang w:eastAsia="ja-JP"/>
              </w:rPr>
              <w:t>health and safety risks</w:t>
            </w:r>
            <w:r>
              <w:rPr>
                <w:rFonts w:ascii="Calibri" w:eastAsia="Times New Roman" w:hAnsi="Calibri" w:cs="Calibri"/>
                <w:sz w:val="20"/>
                <w:szCs w:val="20"/>
                <w:lang w:eastAsia="ja-JP"/>
              </w:rPr>
              <w:t>.</w:t>
            </w:r>
          </w:p>
          <w:p w14:paraId="4D2BECB4" w14:textId="77777777" w:rsidR="00F5335A" w:rsidRDefault="00795F6F">
            <w:pPr>
              <w:spacing w:after="0" w:line="240" w:lineRule="auto"/>
              <w:rPr>
                <w:rFonts w:ascii="Calibri" w:hAnsi="Calibri" w:cs="Calibri"/>
                <w:sz w:val="20"/>
                <w:szCs w:val="20"/>
              </w:rPr>
            </w:pPr>
            <w:r>
              <w:rPr>
                <w:rFonts w:ascii="Calibri" w:eastAsia="Times New Roman" w:hAnsi="Calibri" w:cs="Calibri"/>
                <w:sz w:val="20"/>
                <w:szCs w:val="20"/>
                <w:lang w:eastAsia="ja-JP"/>
              </w:rPr>
              <w:t xml:space="preserve">The </w:t>
            </w:r>
            <w:r>
              <w:rPr>
                <w:rFonts w:ascii="Calibri" w:hAnsi="Calibri" w:cs="Calibri"/>
                <w:sz w:val="20"/>
                <w:szCs w:val="20"/>
                <w:lang w:eastAsia="ja-JP"/>
              </w:rPr>
              <w:t>associated construction, operation, or decommissioning of the demo installations</w:t>
            </w:r>
            <w:r>
              <w:rPr>
                <w:rFonts w:ascii="Calibri" w:eastAsia="Times New Roman" w:hAnsi="Calibri" w:cs="Calibri"/>
                <w:sz w:val="20"/>
                <w:szCs w:val="20"/>
                <w:lang w:eastAsia="ja-JP"/>
              </w:rPr>
              <w:t xml:space="preserve"> will </w:t>
            </w:r>
            <w:r>
              <w:rPr>
                <w:rFonts w:ascii="Calibri" w:eastAsia="Times New Roman" w:hAnsi="Calibri" w:cs="Calibri"/>
                <w:sz w:val="20"/>
                <w:szCs w:val="20"/>
                <w:lang w:eastAsia="ja-JP"/>
              </w:rPr>
              <w:lastRenderedPageBreak/>
              <w:t>strictly comply with the national standards</w:t>
            </w:r>
            <w:r>
              <w:rPr>
                <w:rStyle w:val="FootnoteReference"/>
                <w:rFonts w:ascii="Calibri" w:eastAsia="Times New Roman" w:hAnsi="Calibri" w:cs="Calibri"/>
                <w:sz w:val="20"/>
                <w:szCs w:val="20"/>
                <w:lang w:eastAsia="ja-JP"/>
              </w:rPr>
              <w:footnoteReference w:id="26"/>
            </w:r>
            <w:r>
              <w:rPr>
                <w:rFonts w:ascii="Calibri" w:eastAsia="Times New Roman" w:hAnsi="Calibri" w:cs="Calibri"/>
                <w:sz w:val="20"/>
                <w:szCs w:val="20"/>
                <w:lang w:eastAsia="ja-JP"/>
              </w:rPr>
              <w:t xml:space="preserve"> and international general standards on construction and waste management</w:t>
            </w:r>
            <w:r>
              <w:rPr>
                <w:rFonts w:ascii="Calibri" w:eastAsia="Times New Roman" w:hAnsi="Calibri" w:cs="Calibri"/>
                <w:i/>
                <w:iCs/>
                <w:sz w:val="20"/>
                <w:szCs w:val="20"/>
                <w:lang w:eastAsia="ja-JP"/>
              </w:rPr>
              <w:t>.</w:t>
            </w:r>
            <w:r>
              <w:rPr>
                <w:rFonts w:ascii="Calibri" w:eastAsia="Times New Roman" w:hAnsi="Calibri" w:cs="Calibri"/>
                <w:sz w:val="20"/>
                <w:szCs w:val="20"/>
                <w:lang w:eastAsia="ja-JP"/>
              </w:rPr>
              <w:t xml:space="preserve"> Site-specific environmental and social assessments will be conducted for each demo to identify the critical health and safety risks. Where public access is available,</w:t>
            </w:r>
            <w:r>
              <w:rPr>
                <w:rFonts w:ascii="Calibri" w:hAnsi="Calibri" w:cs="Calibri"/>
                <w:sz w:val="20"/>
                <w:szCs w:val="20"/>
              </w:rPr>
              <w:t xml:space="preserve"> </w:t>
            </w:r>
            <w:r>
              <w:rPr>
                <w:rFonts w:ascii="Calibri" w:eastAsia="Times New Roman" w:hAnsi="Calibri" w:cs="Calibri"/>
                <w:sz w:val="20"/>
                <w:szCs w:val="20"/>
                <w:lang w:eastAsia="ja-JP"/>
              </w:rPr>
              <w:t xml:space="preserve">appropriate engineering and administrative controls (e.g., detours, traffic calming, signs) will be considered and implemented in advance during the </w:t>
            </w:r>
            <w:r>
              <w:rPr>
                <w:rFonts w:ascii="Calibri" w:hAnsi="Calibri" w:cs="Calibri"/>
                <w:sz w:val="20"/>
                <w:szCs w:val="20"/>
                <w:lang w:eastAsia="ja-JP"/>
              </w:rPr>
              <w:t>construction and operation of demos</w:t>
            </w:r>
            <w:r>
              <w:rPr>
                <w:rFonts w:ascii="Calibri" w:eastAsia="Times New Roman" w:hAnsi="Calibri" w:cs="Calibri"/>
                <w:sz w:val="20"/>
                <w:szCs w:val="20"/>
                <w:lang w:eastAsia="ja-JP"/>
              </w:rPr>
              <w:t>. Per those forthcoming plans, a</w:t>
            </w:r>
            <w:r>
              <w:rPr>
                <w:rFonts w:ascii="Calibri" w:eastAsia="Yu Mincho" w:hAnsi="Calibri" w:cs="Calibri"/>
                <w:sz w:val="20"/>
                <w:szCs w:val="20"/>
                <w:lang w:eastAsia="ja-JP"/>
              </w:rPr>
              <w:t xml:space="preserve">ppropriate training will be provided to workers to ensure that they install and operate the installed system correctly and safely, and properly control and manage the release or disposal of waste. </w:t>
            </w:r>
            <w:r>
              <w:rPr>
                <w:rFonts w:ascii="Calibri" w:eastAsia="Times New Roman" w:hAnsi="Calibri" w:cs="Calibri"/>
                <w:sz w:val="20"/>
                <w:szCs w:val="20"/>
                <w:lang w:eastAsia="ja-JP"/>
              </w:rPr>
              <w:t xml:space="preserve">Training will also be provided to local governments in order to enhance their regulation capacity to control </w:t>
            </w:r>
            <w:r>
              <w:rPr>
                <w:rFonts w:ascii="Calibri" w:hAnsi="Calibri" w:cs="Calibri"/>
                <w:sz w:val="20"/>
                <w:szCs w:val="20"/>
                <w:lang w:eastAsia="ja-JP"/>
              </w:rPr>
              <w:t>potential risks in the demonstration.</w:t>
            </w:r>
            <w:r>
              <w:rPr>
                <w:rFonts w:ascii="Calibri" w:eastAsia="Yu Mincho" w:hAnsi="Calibri" w:cs="Calibri"/>
                <w:sz w:val="20"/>
                <w:szCs w:val="20"/>
                <w:lang w:eastAsia="ja-JP"/>
              </w:rPr>
              <w:t xml:space="preserve"> </w:t>
            </w:r>
            <w:r>
              <w:rPr>
                <w:rFonts w:ascii="Calibri" w:eastAsia="Times New Roman" w:hAnsi="Calibri" w:cs="Calibri"/>
                <w:sz w:val="20"/>
                <w:szCs w:val="20"/>
                <w:lang w:eastAsia="ja-JP"/>
              </w:rPr>
              <w:t xml:space="preserve">This will minimize or avoid any community health risks and safety issues for the communities regarding construction work involved in the installation of the demos, and the minimization and management of waste generated from these demos </w:t>
            </w:r>
            <w:r>
              <w:rPr>
                <w:rFonts w:ascii="Calibri" w:hAnsi="Calibri" w:cs="Calibri"/>
                <w:sz w:val="20"/>
                <w:szCs w:val="20"/>
                <w:lang w:eastAsia="ja-JP"/>
              </w:rPr>
              <w:t>(e.g., explosives, fuel and other chemicals)</w:t>
            </w:r>
            <w:r>
              <w:rPr>
                <w:rFonts w:ascii="Calibri" w:eastAsia="Times New Roman" w:hAnsi="Calibri" w:cs="Calibri"/>
                <w:sz w:val="20"/>
                <w:szCs w:val="20"/>
                <w:lang w:eastAsia="ja-JP"/>
              </w:rPr>
              <w:t xml:space="preserve">. </w:t>
            </w:r>
            <w:r>
              <w:rPr>
                <w:rFonts w:ascii="Calibri" w:eastAsia="DengXian" w:hAnsi="Calibri" w:cs="Calibri"/>
                <w:sz w:val="20"/>
                <w:szCs w:val="20"/>
                <w:lang w:eastAsia="zh-CN"/>
              </w:rPr>
              <w:t xml:space="preserve"> </w:t>
            </w:r>
          </w:p>
        </w:tc>
        <w:tc>
          <w:tcPr>
            <w:tcW w:w="839" w:type="dxa"/>
            <w:tcBorders>
              <w:top w:val="single" w:sz="4" w:space="0" w:color="FFFF00"/>
            </w:tcBorders>
          </w:tcPr>
          <w:p w14:paraId="29249D5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7CB403CA"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10254A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17605F2"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7CF041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4760A621" w14:textId="77777777">
        <w:trPr>
          <w:jc w:val="center"/>
        </w:trPr>
        <w:tc>
          <w:tcPr>
            <w:tcW w:w="1710" w:type="dxa"/>
            <w:tcBorders>
              <w:top w:val="single" w:sz="4" w:space="0" w:color="FFFF00"/>
            </w:tcBorders>
          </w:tcPr>
          <w:p w14:paraId="38F56240" w14:textId="7CE9E193"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The potential outcomes of the PhosChemEE Project will be sensitive or vulnerable to potential impacts of climate change.</w:t>
            </w:r>
            <w:ins w:id="2505" w:author="Phatthamon Jantalae" w:date="2022-06-16T16:23:00Z">
              <w:r w:rsidR="0029750B">
                <w:rPr>
                  <w:rFonts w:ascii="Calibri" w:hAnsi="Calibri" w:cs="Calibri"/>
                  <w:sz w:val="20"/>
                  <w:szCs w:val="20"/>
                  <w:lang w:eastAsia="zh-CN"/>
                </w:rPr>
                <w:t xml:space="preserve"> </w:t>
              </w:r>
              <w:r w:rsidR="0029750B" w:rsidRPr="0029750B">
                <w:rPr>
                  <w:rFonts w:eastAsia="Yu Mincho" w:cs="Arial"/>
                  <w:sz w:val="20"/>
                  <w:szCs w:val="20"/>
                  <w:highlight w:val="cyan"/>
                  <w:lang w:eastAsia="zh-CN"/>
                  <w:rPrChange w:id="2506" w:author="Phatthamon Jantalae" w:date="2022-06-16T16:23:00Z">
                    <w:rPr>
                      <w:rFonts w:eastAsia="Yu Mincho" w:cs="Arial"/>
                      <w:sz w:val="20"/>
                      <w:szCs w:val="20"/>
                      <w:lang w:eastAsia="zh-CN"/>
                    </w:rPr>
                  </w:rPrChange>
                </w:rPr>
                <w:t>Yunnan, Sichuan, Guizhou, and Hubei, where the demos are located, have risks of extreme weather</w:t>
              </w:r>
              <w:r w:rsidR="0029750B" w:rsidRPr="0029750B">
                <w:rPr>
                  <w:rFonts w:cs="Calibri"/>
                  <w:sz w:val="20"/>
                  <w:szCs w:val="20"/>
                  <w:highlight w:val="cyan"/>
                  <w:lang w:eastAsia="zh-CN"/>
                  <w:rPrChange w:id="2507" w:author="Phatthamon Jantalae" w:date="2022-06-16T16:23:00Z">
                    <w:rPr>
                      <w:rFonts w:cs="Calibri"/>
                      <w:sz w:val="20"/>
                      <w:szCs w:val="20"/>
                      <w:lang w:eastAsia="zh-CN"/>
                    </w:rPr>
                  </w:rPrChange>
                </w:rPr>
                <w:t xml:space="preserve"> that are exacerbated by climate change</w:t>
              </w:r>
              <w:r w:rsidR="0029750B" w:rsidRPr="0029750B">
                <w:rPr>
                  <w:rFonts w:eastAsia="Yu Mincho" w:cs="Arial"/>
                  <w:sz w:val="20"/>
                  <w:szCs w:val="20"/>
                  <w:highlight w:val="cyan"/>
                  <w:lang w:eastAsia="zh-CN"/>
                  <w:rPrChange w:id="2508" w:author="Phatthamon Jantalae" w:date="2022-06-16T16:23:00Z">
                    <w:rPr>
                      <w:rFonts w:eastAsia="Yu Mincho" w:cs="Arial"/>
                      <w:sz w:val="20"/>
                      <w:szCs w:val="20"/>
                      <w:lang w:eastAsia="zh-CN"/>
                    </w:rPr>
                  </w:rPrChange>
                </w:rPr>
                <w:t>.</w:t>
              </w:r>
              <w:r w:rsidR="0029750B" w:rsidRPr="0029750B">
                <w:rPr>
                  <w:rFonts w:cs="Calibri"/>
                  <w:sz w:val="20"/>
                  <w:szCs w:val="20"/>
                  <w:highlight w:val="cyan"/>
                  <w:lang w:eastAsia="zh-CN"/>
                  <w:rPrChange w:id="2509" w:author="Phatthamon Jantalae" w:date="2022-06-16T16:23:00Z">
                    <w:rPr>
                      <w:rFonts w:cs="Calibri"/>
                      <w:sz w:val="20"/>
                      <w:szCs w:val="20"/>
                      <w:lang w:eastAsia="zh-CN"/>
                    </w:rPr>
                  </w:rPrChange>
                </w:rPr>
                <w:t xml:space="preserve"> Thus, some of the demonstration activities of the project (located </w:t>
              </w:r>
              <w:r w:rsidR="0029750B" w:rsidRPr="0029750B">
                <w:rPr>
                  <w:rFonts w:cs="Calibri"/>
                  <w:sz w:val="20"/>
                  <w:szCs w:val="20"/>
                  <w:highlight w:val="cyan"/>
                  <w:lang w:eastAsia="zh-CN"/>
                  <w:rPrChange w:id="2510" w:author="Phatthamon Jantalae" w:date="2022-06-16T16:23:00Z">
                    <w:rPr>
                      <w:rFonts w:cs="Calibri"/>
                      <w:sz w:val="20"/>
                      <w:szCs w:val="20"/>
                      <w:lang w:eastAsia="zh-CN"/>
                    </w:rPr>
                  </w:rPrChange>
                </w:rPr>
                <w:lastRenderedPageBreak/>
                <w:t>outdoors) can be impacted by weather events</w:t>
              </w:r>
              <w:r w:rsidR="0029750B" w:rsidRPr="0029750B">
                <w:rPr>
                  <w:rFonts w:cs="Calibri"/>
                  <w:sz w:val="20"/>
                  <w:szCs w:val="20"/>
                  <w:highlight w:val="cyan"/>
                  <w:lang w:eastAsia="zh-CN"/>
                  <w:rPrChange w:id="2511" w:author="Phatthamon Jantalae" w:date="2022-06-16T16:23:00Z">
                    <w:rPr>
                      <w:rFonts w:cs="Calibri"/>
                      <w:sz w:val="20"/>
                      <w:szCs w:val="20"/>
                      <w:lang w:eastAsia="zh-CN"/>
                    </w:rPr>
                  </w:rPrChange>
                </w:rPr>
                <w:t>.</w:t>
              </w:r>
            </w:ins>
          </w:p>
        </w:tc>
        <w:tc>
          <w:tcPr>
            <w:tcW w:w="1350" w:type="dxa"/>
            <w:tcBorders>
              <w:top w:val="single" w:sz="4" w:space="0" w:color="FFFF00"/>
            </w:tcBorders>
          </w:tcPr>
          <w:p w14:paraId="38C6F729"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Environmental</w:t>
            </w:r>
          </w:p>
        </w:tc>
        <w:tc>
          <w:tcPr>
            <w:tcW w:w="1170" w:type="dxa"/>
            <w:tcBorders>
              <w:top w:val="single" w:sz="4" w:space="0" w:color="FFFF00"/>
            </w:tcBorders>
          </w:tcPr>
          <w:p w14:paraId="4404A56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014B360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3D64151D" w14:textId="77777777" w:rsidR="00F5335A" w:rsidRDefault="00F5335A">
            <w:pPr>
              <w:spacing w:after="0" w:line="240" w:lineRule="auto"/>
              <w:rPr>
                <w:rFonts w:ascii="Calibri" w:hAnsi="Calibri" w:cs="Calibri"/>
                <w:sz w:val="20"/>
                <w:szCs w:val="20"/>
                <w:lang w:eastAsia="ja-JP"/>
              </w:rPr>
            </w:pPr>
          </w:p>
          <w:p w14:paraId="438AD55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Moderate</w:t>
            </w:r>
          </w:p>
        </w:tc>
        <w:tc>
          <w:tcPr>
            <w:tcW w:w="4343" w:type="dxa"/>
            <w:tcBorders>
              <w:top w:val="single" w:sz="4" w:space="0" w:color="FFFF00"/>
            </w:tcBorders>
          </w:tcPr>
          <w:p w14:paraId="4026A3A6" w14:textId="4A8D436B"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 xml:space="preserve">The ESIA </w:t>
            </w:r>
            <w:ins w:id="2512" w:author="Phatthamon Jantalae" w:date="2022-06-16T16:23:00Z">
              <w:r w:rsidR="0029750B" w:rsidRPr="0029750B">
                <w:rPr>
                  <w:rFonts w:cs="Arial"/>
                  <w:sz w:val="20"/>
                  <w:szCs w:val="20"/>
                  <w:highlight w:val="cyan"/>
                  <w:lang w:eastAsia="zh-CN"/>
                  <w:rPrChange w:id="2513" w:author="Phatthamon Jantalae" w:date="2022-06-16T16:23:00Z">
                    <w:rPr>
                      <w:rFonts w:cs="Arial"/>
                      <w:sz w:val="20"/>
                      <w:szCs w:val="20"/>
                      <w:lang w:eastAsia="zh-CN"/>
                    </w:rPr>
                  </w:rPrChange>
                </w:rPr>
                <w:t>(as required and outlined in the ESMF)</w:t>
              </w:r>
              <w:r w:rsidR="0029750B">
                <w:rPr>
                  <w:rFonts w:cs="Arial"/>
                  <w:sz w:val="20"/>
                  <w:szCs w:val="20"/>
                  <w:lang w:eastAsia="zh-CN"/>
                </w:rPr>
                <w:t xml:space="preserve"> </w:t>
              </w:r>
            </w:ins>
            <w:r>
              <w:rPr>
                <w:rFonts w:ascii="Calibri" w:hAnsi="Calibri" w:cs="Calibri"/>
                <w:sz w:val="20"/>
                <w:szCs w:val="20"/>
                <w:lang w:eastAsia="zh-CN"/>
              </w:rPr>
              <w:t xml:space="preserve">assesses activities for impact and sustainability within China national context, including its </w:t>
            </w:r>
            <w:ins w:id="2514" w:author="Phatthamon Jantalae" w:date="2022-06-16T16:24:00Z">
              <w:r w:rsidR="0029750B" w:rsidRPr="0029750B">
                <w:rPr>
                  <w:rFonts w:ascii="Calibri" w:hAnsi="Calibri" w:cs="Calibri"/>
                  <w:sz w:val="20"/>
                  <w:szCs w:val="20"/>
                  <w:highlight w:val="cyan"/>
                  <w:lang w:eastAsia="zh-CN"/>
                  <w:rPrChange w:id="2515" w:author="Phatthamon Jantalae" w:date="2022-06-16T16:24:00Z">
                    <w:rPr>
                      <w:rFonts w:ascii="Calibri" w:hAnsi="Calibri" w:cs="Calibri"/>
                      <w:sz w:val="20"/>
                      <w:szCs w:val="20"/>
                      <w:lang w:eastAsia="zh-CN"/>
                    </w:rPr>
                  </w:rPrChange>
                </w:rPr>
                <w:t>climatic vulnerability and associated impacts</w:t>
              </w:r>
            </w:ins>
            <w:del w:id="2516" w:author="Phatthamon Jantalae" w:date="2022-06-16T16:24:00Z">
              <w:r w:rsidDel="0029750B">
                <w:rPr>
                  <w:rFonts w:ascii="Calibri" w:hAnsi="Calibri" w:cs="Calibri"/>
                  <w:sz w:val="20"/>
                  <w:szCs w:val="20"/>
                  <w:lang w:eastAsia="zh-CN"/>
                </w:rPr>
                <w:delText>climate, and relevant ESMP has been outlined in the ESMF</w:delText>
              </w:r>
            </w:del>
            <w:r>
              <w:rPr>
                <w:rFonts w:ascii="Calibri" w:hAnsi="Calibri" w:cs="Calibri"/>
                <w:sz w:val="20"/>
                <w:szCs w:val="20"/>
                <w:lang w:eastAsia="zh-CN"/>
              </w:rPr>
              <w:t>.</w:t>
            </w:r>
          </w:p>
          <w:p w14:paraId="2560F09F" w14:textId="79643389"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The detailed design of the demos shall take climate-related events and risks into consideration</w:t>
            </w:r>
            <w:ins w:id="2517" w:author="Phatthamon Jantalae" w:date="2022-06-16T16:24:00Z">
              <w:r w:rsidR="0029750B">
                <w:rPr>
                  <w:rFonts w:ascii="Calibri" w:hAnsi="Calibri" w:cs="Calibri"/>
                  <w:sz w:val="20"/>
                  <w:szCs w:val="20"/>
                  <w:lang w:eastAsia="zh-CN"/>
                </w:rPr>
                <w:t xml:space="preserve"> </w:t>
              </w:r>
              <w:r w:rsidR="0029750B" w:rsidRPr="0029750B">
                <w:rPr>
                  <w:rFonts w:eastAsia="Times New Roman" w:cs="Arial"/>
                  <w:sz w:val="20"/>
                  <w:szCs w:val="20"/>
                  <w:highlight w:val="cyan"/>
                  <w:lang w:eastAsia="ja-JP"/>
                  <w:rPrChange w:id="2518" w:author="Phatthamon Jantalae" w:date="2022-06-16T16:24:00Z">
                    <w:rPr>
                      <w:rFonts w:eastAsia="Times New Roman" w:cs="Arial"/>
                      <w:sz w:val="20"/>
                      <w:szCs w:val="20"/>
                      <w:lang w:eastAsia="ja-JP"/>
                    </w:rPr>
                  </w:rPrChange>
                </w:rPr>
                <w:t>by utilizing the findings of the risk assessment that shall be conducted as part of the ESIAs</w:t>
              </w:r>
            </w:ins>
            <w:r>
              <w:rPr>
                <w:rFonts w:ascii="Calibri" w:eastAsia="Times New Roman" w:hAnsi="Calibri" w:cs="Calibri"/>
                <w:sz w:val="20"/>
                <w:szCs w:val="20"/>
                <w:lang w:eastAsia="ja-JP"/>
              </w:rPr>
              <w:t xml:space="preserve">. </w:t>
            </w:r>
            <w:r>
              <w:rPr>
                <w:rFonts w:ascii="Calibri" w:hAnsi="Calibri" w:cs="Calibri"/>
                <w:sz w:val="20"/>
                <w:szCs w:val="20"/>
                <w:lang w:eastAsia="zh-CN"/>
              </w:rPr>
              <w:t>Appropriate measures will be taken based on the specific climate-related events. For instance, the adverse impact of flood on demos can be eliminated by constructing diversion ditches, while sunshade roofs and cooling spray can reduce the impact of extreme high temperatures.</w:t>
            </w:r>
          </w:p>
          <w:p w14:paraId="12FBCB06" w14:textId="6A69D534" w:rsidR="00F5335A" w:rsidRDefault="00795F6F">
            <w:pPr>
              <w:spacing w:after="0" w:line="240" w:lineRule="auto"/>
              <w:rPr>
                <w:rFonts w:ascii="Calibri" w:hAnsi="Calibri" w:cs="Calibri"/>
                <w:sz w:val="20"/>
                <w:szCs w:val="20"/>
                <w:lang w:eastAsia="zh-CN"/>
              </w:rPr>
            </w:pPr>
            <w:r>
              <w:rPr>
                <w:rFonts w:ascii="Calibri" w:eastAsia="Yu Mincho" w:hAnsi="Calibri" w:cs="Calibri"/>
                <w:sz w:val="20"/>
                <w:szCs w:val="20"/>
                <w:lang w:eastAsia="zh-CN"/>
              </w:rPr>
              <w:t>The demos will also cover climate risk adaptation capacity building through training workshops</w:t>
            </w:r>
            <w:ins w:id="2519" w:author="Phatthamon Jantalae" w:date="2022-06-16T16:25:00Z">
              <w:r w:rsidR="004C1926">
                <w:rPr>
                  <w:rFonts w:ascii="Calibri" w:eastAsia="Yu Mincho" w:hAnsi="Calibri" w:cs="Calibri"/>
                  <w:sz w:val="20"/>
                  <w:szCs w:val="20"/>
                  <w:lang w:eastAsia="zh-CN"/>
                </w:rPr>
                <w:t xml:space="preserve"> </w:t>
              </w:r>
              <w:r w:rsidR="004C1926" w:rsidRPr="004C1926">
                <w:rPr>
                  <w:rFonts w:eastAsia="Yu Mincho" w:cs="Arial"/>
                  <w:sz w:val="20"/>
                  <w:szCs w:val="20"/>
                  <w:highlight w:val="cyan"/>
                  <w:lang w:eastAsia="zh-CN"/>
                  <w:rPrChange w:id="2520" w:author="Phatthamon Jantalae" w:date="2022-06-16T16:25:00Z">
                    <w:rPr>
                      <w:rFonts w:eastAsia="Yu Mincho" w:cs="Arial"/>
                      <w:sz w:val="20"/>
                      <w:szCs w:val="20"/>
                      <w:lang w:eastAsia="zh-CN"/>
                    </w:rPr>
                  </w:rPrChange>
                </w:rPr>
                <w:t>(Activities 1.2.2.3, 2.2.2.2, 3.2.2.3)</w:t>
              </w:r>
            </w:ins>
            <w:r>
              <w:rPr>
                <w:rFonts w:ascii="Calibri" w:eastAsia="Yu Mincho" w:hAnsi="Calibri" w:cs="Calibri"/>
                <w:sz w:val="20"/>
                <w:szCs w:val="20"/>
                <w:lang w:eastAsia="zh-CN"/>
              </w:rPr>
              <w:t xml:space="preserve">. This training will be provided to the demo companies and local governments to enhance their capacities to deal </w:t>
            </w:r>
            <w:r>
              <w:rPr>
                <w:rFonts w:ascii="Calibri" w:eastAsia="Yu Mincho" w:hAnsi="Calibri" w:cs="Calibri"/>
                <w:sz w:val="20"/>
                <w:szCs w:val="20"/>
                <w:lang w:eastAsia="zh-CN"/>
              </w:rPr>
              <w:lastRenderedPageBreak/>
              <w:t xml:space="preserve">with extreme climate events in general. </w:t>
            </w:r>
            <w:r>
              <w:rPr>
                <w:rFonts w:ascii="Calibri" w:hAnsi="Calibri" w:cs="Calibri"/>
                <w:sz w:val="20"/>
                <w:szCs w:val="20"/>
                <w:lang w:eastAsia="zh-CN"/>
              </w:rPr>
              <w:t>Depending on the extent of the impacts of the adverse climate-related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839" w:type="dxa"/>
            <w:tcBorders>
              <w:top w:val="single" w:sz="4" w:space="0" w:color="FFFF00"/>
            </w:tcBorders>
          </w:tcPr>
          <w:p w14:paraId="60A84EB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33DFA7E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6392D5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A8C8BE9"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7CE063C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rsidDel="004C1926" w14:paraId="7A62E027" w14:textId="6DD861B3">
        <w:trPr>
          <w:jc w:val="center"/>
          <w:del w:id="2521" w:author="Phatthamon Jantalae" w:date="2022-06-16T16:25:00Z"/>
        </w:trPr>
        <w:tc>
          <w:tcPr>
            <w:tcW w:w="1710" w:type="dxa"/>
            <w:tcBorders>
              <w:top w:val="single" w:sz="4" w:space="0" w:color="FFFF00"/>
            </w:tcBorders>
          </w:tcPr>
          <w:p w14:paraId="61D21BEC" w14:textId="7504C293" w:rsidR="00F5335A" w:rsidDel="004C1926" w:rsidRDefault="00795F6F">
            <w:pPr>
              <w:spacing w:after="0" w:line="240" w:lineRule="auto"/>
              <w:rPr>
                <w:del w:id="2522" w:author="Phatthamon Jantalae" w:date="2022-06-16T16:25:00Z"/>
                <w:rFonts w:ascii="Calibri" w:hAnsi="Calibri" w:cs="Calibri"/>
                <w:sz w:val="20"/>
                <w:szCs w:val="20"/>
                <w:lang w:eastAsia="ja-JP"/>
              </w:rPr>
            </w:pPr>
            <w:del w:id="2523" w:author="Phatthamon Jantalae" w:date="2022-06-16T16:25:00Z">
              <w:r w:rsidDel="004C1926">
                <w:rPr>
                  <w:rFonts w:ascii="Calibri" w:hAnsi="Calibri" w:cs="Calibri"/>
                  <w:sz w:val="20"/>
                  <w:szCs w:val="20"/>
                  <w:lang w:eastAsia="zh-CN"/>
                </w:rPr>
                <w:delText xml:space="preserve">The </w:delText>
              </w:r>
              <w:r w:rsidDel="004C1926">
                <w:rPr>
                  <w:rFonts w:ascii="Calibri" w:hAnsi="Calibri" w:cs="Calibri"/>
                  <w:sz w:val="20"/>
                  <w:szCs w:val="20"/>
                  <w:lang w:eastAsia="ja-JP"/>
                </w:rPr>
                <w:delText>PhosChemEE</w:delText>
              </w:r>
              <w:r w:rsidDel="004C1926">
                <w:rPr>
                  <w:rFonts w:ascii="Calibri" w:hAnsi="Calibri" w:cs="Calibri"/>
                  <w:sz w:val="20"/>
                  <w:szCs w:val="20"/>
                  <w:lang w:eastAsia="zh-CN"/>
                </w:rPr>
                <w:delText xml:space="preserve"> Project will involve large-scale infrastructure development that might not be designed, built, operated or maintained safely.</w:delText>
              </w:r>
            </w:del>
          </w:p>
        </w:tc>
        <w:tc>
          <w:tcPr>
            <w:tcW w:w="1350" w:type="dxa"/>
            <w:tcBorders>
              <w:top w:val="single" w:sz="4" w:space="0" w:color="FFFF00"/>
            </w:tcBorders>
          </w:tcPr>
          <w:p w14:paraId="54862811" w14:textId="47EA1694" w:rsidR="00F5335A" w:rsidDel="004C1926" w:rsidRDefault="00795F6F">
            <w:pPr>
              <w:spacing w:after="0" w:line="240" w:lineRule="auto"/>
              <w:ind w:left="-18" w:right="-108"/>
              <w:rPr>
                <w:del w:id="2524" w:author="Phatthamon Jantalae" w:date="2022-06-16T16:25:00Z"/>
                <w:rFonts w:ascii="Calibri" w:hAnsi="Calibri" w:cs="Calibri"/>
                <w:sz w:val="20"/>
                <w:szCs w:val="20"/>
              </w:rPr>
            </w:pPr>
            <w:del w:id="2525" w:author="Phatthamon Jantalae" w:date="2022-06-16T16:25:00Z">
              <w:r w:rsidDel="004C1926">
                <w:rPr>
                  <w:rFonts w:ascii="Calibri" w:hAnsi="Calibri" w:cs="Calibri"/>
                  <w:sz w:val="20"/>
                  <w:szCs w:val="20"/>
                </w:rPr>
                <w:delText>Operational</w:delText>
              </w:r>
            </w:del>
          </w:p>
        </w:tc>
        <w:tc>
          <w:tcPr>
            <w:tcW w:w="1170" w:type="dxa"/>
            <w:tcBorders>
              <w:top w:val="single" w:sz="4" w:space="0" w:color="FFFF00"/>
            </w:tcBorders>
          </w:tcPr>
          <w:p w14:paraId="39BBED44" w14:textId="5CD6FE25" w:rsidR="00F5335A" w:rsidDel="004C1926" w:rsidRDefault="00795F6F">
            <w:pPr>
              <w:spacing w:after="0" w:line="240" w:lineRule="auto"/>
              <w:rPr>
                <w:del w:id="2526" w:author="Phatthamon Jantalae" w:date="2022-06-16T16:25:00Z"/>
                <w:rFonts w:ascii="Calibri" w:hAnsi="Calibri" w:cs="Calibri"/>
                <w:sz w:val="20"/>
                <w:szCs w:val="20"/>
                <w:lang w:eastAsia="ja-JP"/>
              </w:rPr>
            </w:pPr>
            <w:del w:id="2527" w:author="Phatthamon Jantalae" w:date="2022-06-16T16:25:00Z">
              <w:r w:rsidDel="004C1926">
                <w:rPr>
                  <w:rFonts w:ascii="Calibri" w:hAnsi="Calibri" w:cs="Calibri"/>
                  <w:sz w:val="20"/>
                  <w:szCs w:val="20"/>
                  <w:lang w:eastAsia="ja-JP"/>
                </w:rPr>
                <w:delText>I = 5</w:delText>
              </w:r>
            </w:del>
          </w:p>
          <w:p w14:paraId="798A226A" w14:textId="4BD87DAC" w:rsidR="00F5335A" w:rsidDel="004C1926" w:rsidRDefault="00795F6F">
            <w:pPr>
              <w:spacing w:after="0" w:line="240" w:lineRule="auto"/>
              <w:rPr>
                <w:del w:id="2528" w:author="Phatthamon Jantalae" w:date="2022-06-16T16:25:00Z"/>
                <w:rFonts w:ascii="Calibri" w:hAnsi="Calibri" w:cs="Calibri"/>
                <w:sz w:val="20"/>
                <w:szCs w:val="20"/>
                <w:lang w:eastAsia="ja-JP"/>
              </w:rPr>
            </w:pPr>
            <w:del w:id="2529" w:author="Phatthamon Jantalae" w:date="2022-06-16T16:25:00Z">
              <w:r w:rsidDel="004C1926">
                <w:rPr>
                  <w:rFonts w:ascii="Calibri" w:hAnsi="Calibri" w:cs="Calibri"/>
                  <w:sz w:val="20"/>
                  <w:szCs w:val="20"/>
                  <w:lang w:eastAsia="ja-JP"/>
                </w:rPr>
                <w:delText>L = 2</w:delText>
              </w:r>
            </w:del>
          </w:p>
          <w:p w14:paraId="43573F1C" w14:textId="4B5A16CF" w:rsidR="00F5335A" w:rsidDel="004C1926" w:rsidRDefault="00F5335A">
            <w:pPr>
              <w:spacing w:after="0" w:line="240" w:lineRule="auto"/>
              <w:rPr>
                <w:del w:id="2530" w:author="Phatthamon Jantalae" w:date="2022-06-16T16:25:00Z"/>
                <w:rFonts w:ascii="Calibri" w:hAnsi="Calibri" w:cs="Calibri"/>
                <w:sz w:val="20"/>
                <w:szCs w:val="20"/>
                <w:lang w:eastAsia="ja-JP"/>
              </w:rPr>
            </w:pPr>
          </w:p>
          <w:p w14:paraId="051CDFBB" w14:textId="15D79A5D" w:rsidR="00F5335A" w:rsidDel="004C1926" w:rsidRDefault="00795F6F">
            <w:pPr>
              <w:spacing w:after="0" w:line="240" w:lineRule="auto"/>
              <w:rPr>
                <w:del w:id="2531" w:author="Phatthamon Jantalae" w:date="2022-06-16T16:25:00Z"/>
                <w:rFonts w:ascii="Calibri" w:hAnsi="Calibri" w:cs="Calibri"/>
                <w:sz w:val="20"/>
                <w:szCs w:val="20"/>
                <w:lang w:eastAsia="ja-JP"/>
              </w:rPr>
            </w:pPr>
            <w:del w:id="2532" w:author="Phatthamon Jantalae" w:date="2022-06-16T16:25:00Z">
              <w:r w:rsidDel="004C1926">
                <w:rPr>
                  <w:rFonts w:ascii="Calibri" w:hAnsi="Calibri" w:cs="Calibri"/>
                  <w:sz w:val="20"/>
                  <w:szCs w:val="20"/>
                  <w:lang w:eastAsia="zh-CN"/>
                </w:rPr>
                <w:delText>Substantial</w:delText>
              </w:r>
            </w:del>
          </w:p>
        </w:tc>
        <w:tc>
          <w:tcPr>
            <w:tcW w:w="4343" w:type="dxa"/>
            <w:tcBorders>
              <w:top w:val="single" w:sz="4" w:space="0" w:color="FFFF00"/>
            </w:tcBorders>
          </w:tcPr>
          <w:p w14:paraId="3FBFB225" w14:textId="35E77D27" w:rsidR="00F5335A" w:rsidDel="004C1926" w:rsidRDefault="00795F6F">
            <w:pPr>
              <w:spacing w:after="0" w:line="240" w:lineRule="auto"/>
              <w:rPr>
                <w:del w:id="2533" w:author="Phatthamon Jantalae" w:date="2022-06-16T16:25:00Z"/>
                <w:rFonts w:ascii="Calibri" w:eastAsia="Yu Mincho" w:hAnsi="Calibri" w:cs="Calibri"/>
                <w:sz w:val="20"/>
                <w:szCs w:val="20"/>
                <w:lang w:eastAsia="ja-JP"/>
              </w:rPr>
            </w:pPr>
            <w:del w:id="2534" w:author="Phatthamon Jantalae" w:date="2022-06-16T16:25:00Z">
              <w:r w:rsidDel="004C1926">
                <w:rPr>
                  <w:rFonts w:ascii="Calibri" w:hAnsi="Calibri" w:cs="Calibri"/>
                  <w:sz w:val="20"/>
                  <w:szCs w:val="20"/>
                  <w:lang w:eastAsia="ja-JP"/>
                </w:rPr>
                <w:delText xml:space="preserve">Aside from conducting the required site-specific ESIAs/ESMPs, the infrastructures (e.g., process buildings and access roads) shall be </w:delText>
              </w:r>
              <w:r w:rsidDel="004C1926">
                <w:rPr>
                  <w:rFonts w:ascii="Calibri" w:eastAsia="Yu Mincho" w:hAnsi="Calibri" w:cs="Calibri"/>
                  <w:sz w:val="20"/>
                  <w:szCs w:val="20"/>
                  <w:lang w:eastAsia="ja-JP"/>
                </w:rPr>
                <w:delText xml:space="preserve">designed, constructed, operated and decommissioned following national legal requirements, good international practice, and any relevant international obligations and standards. </w:delText>
              </w:r>
            </w:del>
          </w:p>
          <w:p w14:paraId="38220B89" w14:textId="6474BA6C" w:rsidR="00F5335A" w:rsidDel="004C1926" w:rsidRDefault="00795F6F">
            <w:pPr>
              <w:spacing w:after="0" w:line="240" w:lineRule="auto"/>
              <w:rPr>
                <w:del w:id="2535" w:author="Phatthamon Jantalae" w:date="2022-06-16T16:25:00Z"/>
                <w:rFonts w:ascii="Calibri" w:hAnsi="Calibri" w:cs="Calibri"/>
                <w:sz w:val="20"/>
                <w:szCs w:val="20"/>
                <w:lang w:eastAsia="zh-CN"/>
              </w:rPr>
            </w:pPr>
            <w:del w:id="2536" w:author="Phatthamon Jantalae" w:date="2022-06-16T16:25:00Z">
              <w:r w:rsidDel="004C1926">
                <w:rPr>
                  <w:rFonts w:ascii="Calibri" w:eastAsia="Yu Mincho" w:hAnsi="Calibri" w:cs="Calibri"/>
                  <w:sz w:val="20"/>
                  <w:szCs w:val="20"/>
                  <w:lang w:eastAsia="ja-JP"/>
                </w:rPr>
                <w:delText xml:space="preserve">The demo infrastructures shall be designed by qualified engineers and professionals who will be engaged by the </w:delText>
              </w:r>
              <w:r w:rsidDel="004C1926">
                <w:rPr>
                  <w:rFonts w:ascii="Calibri" w:hAnsi="Calibri" w:cs="Calibri"/>
                  <w:sz w:val="20"/>
                  <w:szCs w:val="20"/>
                  <w:lang w:eastAsia="ja-JP"/>
                </w:rPr>
                <w:delText>PhosChemEE</w:delText>
              </w:r>
              <w:r w:rsidDel="004C1926">
                <w:rPr>
                  <w:rFonts w:ascii="Calibri" w:hAnsi="Calibri" w:cs="Calibri"/>
                  <w:sz w:val="20"/>
                  <w:szCs w:val="20"/>
                  <w:lang w:eastAsia="zh-CN"/>
                </w:rPr>
                <w:delText xml:space="preserve"> Project, and then be certified and approved by independent professionals not involved in the design process. During the construction phase of each demo, </w:delText>
              </w:r>
              <w:r w:rsidDel="004C1926">
                <w:rPr>
                  <w:rFonts w:ascii="Calibri" w:eastAsia="Yu Mincho" w:hAnsi="Calibri" w:cs="Calibri"/>
                  <w:sz w:val="20"/>
                  <w:szCs w:val="20"/>
                  <w:lang w:eastAsia="ja-JP"/>
                </w:rPr>
                <w:delText xml:space="preserve">appropriate plans for construction supervision and quality assurance will be prepared and implemented. </w:delText>
              </w:r>
              <w:r w:rsidDel="004C1926">
                <w:rPr>
                  <w:rFonts w:ascii="Calibri" w:hAnsi="Calibri" w:cs="Calibri"/>
                  <w:sz w:val="20"/>
                  <w:szCs w:val="20"/>
                  <w:lang w:eastAsia="zh-CN"/>
                </w:rPr>
                <w:delText xml:space="preserve">Construction personnel will also have appropriate qualifications and training. Periodic safety inspections, monitoring </w:delText>
              </w:r>
              <w:r w:rsidDel="004C1926">
                <w:rPr>
                  <w:rFonts w:ascii="Calibri" w:eastAsia="Yu Mincho" w:hAnsi="Calibri" w:cs="Calibri"/>
                  <w:sz w:val="20"/>
                  <w:szCs w:val="20"/>
                  <w:lang w:eastAsia="ja-JP"/>
                </w:rPr>
                <w:delText>and emergency preparedness</w:delText>
              </w:r>
              <w:r w:rsidDel="004C1926">
                <w:rPr>
                  <w:rFonts w:ascii="Calibri" w:hAnsi="Calibri" w:cs="Calibri"/>
                  <w:sz w:val="20"/>
                  <w:szCs w:val="20"/>
                  <w:lang w:eastAsia="zh-CN"/>
                </w:rPr>
                <w:delText xml:space="preserve"> will be included in demos in order to ensure the appropriate and safe </w:delText>
              </w:r>
              <w:r w:rsidDel="004C1926">
                <w:rPr>
                  <w:rFonts w:ascii="Calibri" w:eastAsia="Yu Mincho" w:hAnsi="Calibri" w:cs="Calibri"/>
                  <w:sz w:val="20"/>
                  <w:szCs w:val="20"/>
                  <w:lang w:eastAsia="ja-JP"/>
                </w:rPr>
                <w:delText>operation and maintenance.</w:delText>
              </w:r>
            </w:del>
          </w:p>
          <w:p w14:paraId="0D21554C" w14:textId="6D5D1B85" w:rsidR="00F5335A" w:rsidDel="004C1926" w:rsidRDefault="00795F6F">
            <w:pPr>
              <w:spacing w:after="0" w:line="240" w:lineRule="auto"/>
              <w:rPr>
                <w:del w:id="2537" w:author="Phatthamon Jantalae" w:date="2022-06-16T16:25:00Z"/>
                <w:rFonts w:ascii="Calibri" w:hAnsi="Calibri" w:cs="Calibri"/>
                <w:sz w:val="20"/>
                <w:szCs w:val="20"/>
                <w:lang w:eastAsia="zh-CN"/>
              </w:rPr>
            </w:pPr>
            <w:del w:id="2538" w:author="Phatthamon Jantalae" w:date="2022-06-16T16:25:00Z">
              <w:r w:rsidDel="004C1926">
                <w:rPr>
                  <w:rFonts w:ascii="Calibri" w:eastAsia="Yu Mincho" w:hAnsi="Calibri" w:cs="Calibri"/>
                  <w:sz w:val="20"/>
                  <w:szCs w:val="20"/>
                  <w:lang w:eastAsia="ja-JP"/>
                </w:rPr>
                <w:delText xml:space="preserve">The ESMF will outline detailed steps required to assess and manage this </w:delText>
              </w:r>
              <w:r w:rsidDel="004C1926">
                <w:rPr>
                  <w:rFonts w:ascii="Calibri" w:hAnsi="Calibri" w:cs="Calibri"/>
                  <w:sz w:val="20"/>
                  <w:szCs w:val="20"/>
                  <w:lang w:eastAsia="zh-CN"/>
                </w:rPr>
                <w:delText>Substantial risk.</w:delText>
              </w:r>
            </w:del>
          </w:p>
        </w:tc>
        <w:tc>
          <w:tcPr>
            <w:tcW w:w="839" w:type="dxa"/>
            <w:tcBorders>
              <w:top w:val="single" w:sz="4" w:space="0" w:color="FFFF00"/>
            </w:tcBorders>
          </w:tcPr>
          <w:p w14:paraId="52D205DF" w14:textId="0C2CB298" w:rsidR="00F5335A" w:rsidDel="004C1926" w:rsidRDefault="00795F6F">
            <w:pPr>
              <w:spacing w:after="0" w:line="240" w:lineRule="auto"/>
              <w:ind w:right="-108"/>
              <w:rPr>
                <w:del w:id="2539" w:author="Phatthamon Jantalae" w:date="2022-06-16T16:25:00Z"/>
                <w:rFonts w:ascii="Calibri" w:hAnsi="Calibri" w:cs="Calibri"/>
                <w:sz w:val="20"/>
                <w:szCs w:val="20"/>
              </w:rPr>
            </w:pPr>
            <w:del w:id="2540" w:author="Phatthamon Jantalae" w:date="2022-06-16T16:25:00Z">
              <w:r w:rsidDel="004C1926">
                <w:rPr>
                  <w:rFonts w:ascii="Calibri" w:hAnsi="Calibri" w:cs="Calibri"/>
                  <w:sz w:val="20"/>
                  <w:szCs w:val="20"/>
                </w:rPr>
                <w:delText>PMU</w:delText>
              </w:r>
            </w:del>
          </w:p>
          <w:p w14:paraId="5E381DDE" w14:textId="17FECE75" w:rsidR="00F5335A" w:rsidDel="004C1926" w:rsidRDefault="00795F6F">
            <w:pPr>
              <w:spacing w:after="0" w:line="240" w:lineRule="auto"/>
              <w:ind w:right="-108"/>
              <w:rPr>
                <w:del w:id="2541" w:author="Phatthamon Jantalae" w:date="2022-06-16T16:25:00Z"/>
                <w:rFonts w:ascii="Calibri" w:hAnsi="Calibri" w:cs="Calibri"/>
                <w:sz w:val="20"/>
                <w:szCs w:val="20"/>
              </w:rPr>
            </w:pPr>
            <w:del w:id="2542" w:author="Phatthamon Jantalae" w:date="2022-06-16T16:25:00Z">
              <w:r w:rsidDel="004C1926">
                <w:rPr>
                  <w:rFonts w:ascii="Calibri" w:hAnsi="Calibri" w:cs="Calibri"/>
                  <w:sz w:val="20"/>
                  <w:szCs w:val="20"/>
                </w:rPr>
                <w:delText>MIIT</w:delText>
              </w:r>
            </w:del>
          </w:p>
          <w:p w14:paraId="29DEB008" w14:textId="1D7C692A" w:rsidR="00F5335A" w:rsidDel="004C1926" w:rsidRDefault="00795F6F">
            <w:pPr>
              <w:spacing w:after="0" w:line="240" w:lineRule="auto"/>
              <w:ind w:right="-108"/>
              <w:rPr>
                <w:del w:id="2543" w:author="Phatthamon Jantalae" w:date="2022-06-16T16:25:00Z"/>
                <w:rFonts w:ascii="Calibri" w:hAnsi="Calibri" w:cs="Calibri"/>
                <w:sz w:val="20"/>
                <w:szCs w:val="20"/>
              </w:rPr>
            </w:pPr>
            <w:del w:id="2544" w:author="Phatthamon Jantalae" w:date="2022-06-16T16:25:00Z">
              <w:r w:rsidDel="004C1926">
                <w:rPr>
                  <w:rFonts w:ascii="Calibri" w:hAnsi="Calibri" w:cs="Calibri"/>
                  <w:sz w:val="20"/>
                  <w:szCs w:val="20"/>
                </w:rPr>
                <w:delText>MNR</w:delText>
              </w:r>
            </w:del>
          </w:p>
          <w:p w14:paraId="5F13E956" w14:textId="48DB1F16" w:rsidR="00F5335A" w:rsidDel="004C1926" w:rsidRDefault="00F5335A">
            <w:pPr>
              <w:spacing w:after="0" w:line="240" w:lineRule="auto"/>
              <w:ind w:right="-108"/>
              <w:rPr>
                <w:del w:id="2545" w:author="Phatthamon Jantalae" w:date="2022-06-16T16:25:00Z"/>
                <w:rFonts w:ascii="Calibri" w:hAnsi="Calibri" w:cs="Calibri"/>
                <w:sz w:val="20"/>
                <w:szCs w:val="20"/>
              </w:rPr>
            </w:pPr>
          </w:p>
        </w:tc>
        <w:tc>
          <w:tcPr>
            <w:tcW w:w="900" w:type="dxa"/>
            <w:tcBorders>
              <w:top w:val="single" w:sz="4" w:space="0" w:color="FFFF00"/>
            </w:tcBorders>
          </w:tcPr>
          <w:p w14:paraId="19EB7E8E" w14:textId="737BC242" w:rsidR="00F5335A" w:rsidDel="004C1926" w:rsidRDefault="00795F6F">
            <w:pPr>
              <w:spacing w:after="0" w:line="240" w:lineRule="auto"/>
              <w:ind w:right="-108"/>
              <w:rPr>
                <w:del w:id="2546" w:author="Phatthamon Jantalae" w:date="2022-06-16T16:25:00Z"/>
                <w:rFonts w:ascii="Calibri" w:hAnsi="Calibri" w:cs="Calibri"/>
                <w:sz w:val="20"/>
                <w:szCs w:val="20"/>
              </w:rPr>
            </w:pPr>
            <w:del w:id="2547" w:author="Phatthamon Jantalae" w:date="2022-06-16T16:25:00Z">
              <w:r w:rsidDel="004C1926">
                <w:rPr>
                  <w:rFonts w:ascii="Calibri" w:hAnsi="Calibri" w:cs="Calibri"/>
                  <w:sz w:val="20"/>
                  <w:szCs w:val="20"/>
                </w:rPr>
                <w:delText>No Change</w:delText>
              </w:r>
            </w:del>
          </w:p>
        </w:tc>
      </w:tr>
      <w:tr w:rsidR="00F5335A" w:rsidDel="004C1926" w14:paraId="5D80AEE0" w14:textId="4AEF8B49">
        <w:trPr>
          <w:jc w:val="center"/>
          <w:del w:id="2548" w:author="Phatthamon Jantalae" w:date="2022-06-16T16:31:00Z"/>
        </w:trPr>
        <w:tc>
          <w:tcPr>
            <w:tcW w:w="1710" w:type="dxa"/>
            <w:tcBorders>
              <w:top w:val="single" w:sz="4" w:space="0" w:color="FFFF00"/>
            </w:tcBorders>
          </w:tcPr>
          <w:p w14:paraId="3E3E3ED1" w14:textId="1CBD8168" w:rsidR="00F5335A" w:rsidDel="004C1926" w:rsidRDefault="00795F6F">
            <w:pPr>
              <w:spacing w:after="0" w:line="240" w:lineRule="auto"/>
              <w:rPr>
                <w:del w:id="2549" w:author="Phatthamon Jantalae" w:date="2022-06-16T16:31:00Z"/>
                <w:rFonts w:ascii="Calibri" w:hAnsi="Calibri" w:cs="Calibri"/>
                <w:sz w:val="20"/>
                <w:szCs w:val="20"/>
                <w:lang w:eastAsia="ja-JP"/>
              </w:rPr>
            </w:pPr>
            <w:del w:id="2550" w:author="Phatthamon Jantalae" w:date="2022-06-16T16:31:00Z">
              <w:r w:rsidDel="004C1926">
                <w:rPr>
                  <w:rFonts w:ascii="Calibri" w:hAnsi="Calibri" w:cs="Calibri"/>
                  <w:sz w:val="20"/>
                  <w:szCs w:val="20"/>
                  <w:lang w:eastAsia="zh-CN"/>
                </w:rPr>
                <w:delText>The</w:delText>
              </w:r>
              <w:r w:rsidDel="004C1926">
                <w:rPr>
                  <w:rFonts w:ascii="Calibri" w:hAnsi="Calibri" w:cs="Calibri"/>
                  <w:sz w:val="20"/>
                  <w:szCs w:val="20"/>
                </w:rPr>
                <w:delText xml:space="preserve"> </w:delText>
              </w:r>
              <w:r w:rsidDel="004C1926">
                <w:rPr>
                  <w:rFonts w:ascii="Calibri" w:hAnsi="Calibri" w:cs="Calibri"/>
                  <w:sz w:val="20"/>
                  <w:szCs w:val="20"/>
                  <w:lang w:eastAsia="zh-CN"/>
                </w:rPr>
                <w:delText xml:space="preserve">PhosChemEE Project might pose potential risks and vulnerabilities related to occupational health and safety due to physical, chemical, biological, and radiological hazards during new infrastructure or system </w:delText>
              </w:r>
              <w:r w:rsidDel="004C1926">
                <w:rPr>
                  <w:rFonts w:ascii="Calibri" w:hAnsi="Calibri" w:cs="Calibri"/>
                  <w:sz w:val="20"/>
                  <w:szCs w:val="20"/>
                  <w:lang w:eastAsia="zh-CN"/>
                </w:rPr>
                <w:lastRenderedPageBreak/>
                <w:delText>construction, operation.</w:delText>
              </w:r>
            </w:del>
          </w:p>
        </w:tc>
        <w:tc>
          <w:tcPr>
            <w:tcW w:w="1350" w:type="dxa"/>
            <w:tcBorders>
              <w:top w:val="single" w:sz="4" w:space="0" w:color="FFFF00"/>
            </w:tcBorders>
          </w:tcPr>
          <w:p w14:paraId="74FC9B22" w14:textId="61E984BD" w:rsidR="00F5335A" w:rsidDel="004C1926" w:rsidRDefault="00795F6F">
            <w:pPr>
              <w:spacing w:after="0" w:line="240" w:lineRule="auto"/>
              <w:ind w:left="-18" w:right="-108"/>
              <w:rPr>
                <w:del w:id="2551" w:author="Phatthamon Jantalae" w:date="2022-06-16T16:31:00Z"/>
                <w:rFonts w:ascii="Calibri" w:hAnsi="Calibri" w:cs="Calibri"/>
                <w:sz w:val="20"/>
                <w:szCs w:val="20"/>
              </w:rPr>
            </w:pPr>
            <w:del w:id="2552" w:author="Phatthamon Jantalae" w:date="2022-06-16T16:31:00Z">
              <w:r w:rsidDel="004C1926">
                <w:rPr>
                  <w:rFonts w:ascii="Calibri" w:hAnsi="Calibri" w:cs="Calibri"/>
                  <w:sz w:val="20"/>
                  <w:szCs w:val="20"/>
                </w:rPr>
                <w:lastRenderedPageBreak/>
                <w:delText>Operational</w:delText>
              </w:r>
            </w:del>
          </w:p>
          <w:p w14:paraId="19D864EF" w14:textId="5A386B59" w:rsidR="00F5335A" w:rsidDel="004C1926" w:rsidRDefault="00795F6F">
            <w:pPr>
              <w:spacing w:after="0" w:line="240" w:lineRule="auto"/>
              <w:ind w:left="-18" w:right="-108"/>
              <w:rPr>
                <w:del w:id="2553" w:author="Phatthamon Jantalae" w:date="2022-06-16T16:31:00Z"/>
                <w:rFonts w:ascii="Calibri" w:hAnsi="Calibri" w:cs="Calibri"/>
                <w:sz w:val="20"/>
                <w:szCs w:val="20"/>
              </w:rPr>
            </w:pPr>
            <w:del w:id="2554" w:author="Phatthamon Jantalae" w:date="2022-06-16T16:31:00Z">
              <w:r w:rsidDel="004C1926">
                <w:rPr>
                  <w:rFonts w:ascii="Calibri" w:hAnsi="Calibri" w:cs="Calibri"/>
                  <w:sz w:val="20"/>
                  <w:szCs w:val="20"/>
                </w:rPr>
                <w:delText>Environmental</w:delText>
              </w:r>
            </w:del>
          </w:p>
        </w:tc>
        <w:tc>
          <w:tcPr>
            <w:tcW w:w="1170" w:type="dxa"/>
            <w:tcBorders>
              <w:top w:val="single" w:sz="4" w:space="0" w:color="FFFF00"/>
            </w:tcBorders>
          </w:tcPr>
          <w:p w14:paraId="1DA4E8C9" w14:textId="2CFE4EBF" w:rsidR="00F5335A" w:rsidDel="004C1926" w:rsidRDefault="00795F6F">
            <w:pPr>
              <w:spacing w:after="0" w:line="240" w:lineRule="auto"/>
              <w:rPr>
                <w:del w:id="2555" w:author="Phatthamon Jantalae" w:date="2022-06-16T16:31:00Z"/>
                <w:rFonts w:ascii="Calibri" w:hAnsi="Calibri" w:cs="Calibri"/>
                <w:sz w:val="20"/>
                <w:szCs w:val="20"/>
                <w:lang w:eastAsia="ja-JP"/>
              </w:rPr>
            </w:pPr>
            <w:del w:id="2556" w:author="Phatthamon Jantalae" w:date="2022-06-16T16:31:00Z">
              <w:r w:rsidDel="004C1926">
                <w:rPr>
                  <w:rFonts w:ascii="Calibri" w:hAnsi="Calibri" w:cs="Calibri"/>
                  <w:sz w:val="20"/>
                  <w:szCs w:val="20"/>
                  <w:lang w:eastAsia="ja-JP"/>
                </w:rPr>
                <w:delText>I = 4</w:delText>
              </w:r>
            </w:del>
          </w:p>
          <w:p w14:paraId="5A833731" w14:textId="65861F71" w:rsidR="00F5335A" w:rsidDel="004C1926" w:rsidRDefault="00795F6F">
            <w:pPr>
              <w:spacing w:after="0" w:line="240" w:lineRule="auto"/>
              <w:rPr>
                <w:del w:id="2557" w:author="Phatthamon Jantalae" w:date="2022-06-16T16:31:00Z"/>
                <w:rFonts w:ascii="Calibri" w:hAnsi="Calibri" w:cs="Calibri"/>
                <w:sz w:val="20"/>
                <w:szCs w:val="20"/>
                <w:lang w:eastAsia="ja-JP"/>
              </w:rPr>
            </w:pPr>
            <w:del w:id="2558" w:author="Phatthamon Jantalae" w:date="2022-06-16T16:31:00Z">
              <w:r w:rsidDel="004C1926">
                <w:rPr>
                  <w:rFonts w:ascii="Calibri" w:hAnsi="Calibri" w:cs="Calibri"/>
                  <w:sz w:val="20"/>
                  <w:szCs w:val="20"/>
                  <w:lang w:eastAsia="ja-JP"/>
                </w:rPr>
                <w:delText>L = 2</w:delText>
              </w:r>
            </w:del>
          </w:p>
          <w:p w14:paraId="76E93A46" w14:textId="65710D9C" w:rsidR="00F5335A" w:rsidDel="004C1926" w:rsidRDefault="00F5335A">
            <w:pPr>
              <w:spacing w:after="0" w:line="240" w:lineRule="auto"/>
              <w:rPr>
                <w:del w:id="2559" w:author="Phatthamon Jantalae" w:date="2022-06-16T16:31:00Z"/>
                <w:rFonts w:ascii="Calibri" w:hAnsi="Calibri" w:cs="Calibri"/>
                <w:sz w:val="20"/>
                <w:szCs w:val="20"/>
                <w:lang w:eastAsia="ja-JP"/>
              </w:rPr>
            </w:pPr>
          </w:p>
          <w:p w14:paraId="6C6D89B6" w14:textId="2CCDBA60" w:rsidR="00F5335A" w:rsidDel="004C1926" w:rsidRDefault="00795F6F">
            <w:pPr>
              <w:spacing w:after="0" w:line="240" w:lineRule="auto"/>
              <w:rPr>
                <w:del w:id="2560" w:author="Phatthamon Jantalae" w:date="2022-06-16T16:31:00Z"/>
                <w:rFonts w:ascii="Calibri" w:hAnsi="Calibri" w:cs="Calibri"/>
                <w:sz w:val="20"/>
                <w:szCs w:val="20"/>
                <w:lang w:eastAsia="ja-JP"/>
              </w:rPr>
            </w:pPr>
            <w:del w:id="2561" w:author="Phatthamon Jantalae" w:date="2022-06-16T16:31:00Z">
              <w:r w:rsidDel="004C1926">
                <w:rPr>
                  <w:rFonts w:ascii="Calibri" w:hAnsi="Calibri" w:cs="Calibri"/>
                  <w:sz w:val="20"/>
                  <w:szCs w:val="20"/>
                  <w:lang w:eastAsia="zh-CN"/>
                </w:rPr>
                <w:delText>Moderate</w:delText>
              </w:r>
            </w:del>
          </w:p>
        </w:tc>
        <w:tc>
          <w:tcPr>
            <w:tcW w:w="4343" w:type="dxa"/>
            <w:tcBorders>
              <w:top w:val="single" w:sz="4" w:space="0" w:color="FFFF00"/>
            </w:tcBorders>
          </w:tcPr>
          <w:p w14:paraId="4148F5BE" w14:textId="545B1953" w:rsidR="00F5335A" w:rsidDel="004C1926" w:rsidRDefault="00795F6F">
            <w:pPr>
              <w:spacing w:after="0" w:line="240" w:lineRule="auto"/>
              <w:rPr>
                <w:del w:id="2562" w:author="Phatthamon Jantalae" w:date="2022-06-16T16:31:00Z"/>
                <w:rFonts w:ascii="Calibri" w:hAnsi="Calibri" w:cs="Calibri"/>
                <w:sz w:val="20"/>
                <w:szCs w:val="20"/>
                <w:lang w:eastAsia="ja-JP"/>
              </w:rPr>
            </w:pPr>
            <w:del w:id="2563" w:author="Phatthamon Jantalae" w:date="2022-06-16T16:31:00Z">
              <w:r w:rsidDel="004C1926">
                <w:rPr>
                  <w:rFonts w:ascii="Calibri" w:hAnsi="Calibri" w:cs="Calibri"/>
                  <w:sz w:val="20"/>
                  <w:szCs w:val="20"/>
                  <w:lang w:eastAsia="ja-JP"/>
                </w:rPr>
                <w:delText>This risk will be assessed and included in the scope of the ESMF and subsequent ESIAs/ESMPs.</w:delText>
              </w:r>
            </w:del>
          </w:p>
          <w:p w14:paraId="27083FC9" w14:textId="1FD6E020" w:rsidR="00F5335A" w:rsidDel="004C1926" w:rsidRDefault="00795F6F">
            <w:pPr>
              <w:spacing w:after="0" w:line="240" w:lineRule="auto"/>
              <w:rPr>
                <w:del w:id="2564" w:author="Phatthamon Jantalae" w:date="2022-06-16T16:31:00Z"/>
                <w:rFonts w:ascii="Calibri" w:hAnsi="Calibri" w:cs="Calibri"/>
                <w:sz w:val="20"/>
                <w:szCs w:val="20"/>
                <w:lang w:eastAsia="ja-JP"/>
              </w:rPr>
            </w:pPr>
            <w:del w:id="2565" w:author="Phatthamon Jantalae" w:date="2022-06-16T16:31:00Z">
              <w:r w:rsidDel="004C1926">
                <w:rPr>
                  <w:rFonts w:ascii="Calibri" w:hAnsi="Calibri" w:cs="Calibri"/>
                  <w:sz w:val="20"/>
                  <w:szCs w:val="20"/>
                  <w:lang w:eastAsia="ja-JP"/>
                </w:rPr>
                <w:delText>The occupational health impact assessment will be conducted prior to the construction phase of the demos, which will make detailed identification and assessment of potential hazards and risks, particularly those that could result in serious injury, ill health or death and those identified through worker health surveillance.</w:delText>
              </w:r>
            </w:del>
          </w:p>
          <w:p w14:paraId="0283B99F" w14:textId="668EC5E8" w:rsidR="00F5335A" w:rsidDel="004C1926" w:rsidRDefault="00795F6F">
            <w:pPr>
              <w:spacing w:after="0" w:line="240" w:lineRule="auto"/>
              <w:rPr>
                <w:del w:id="2566" w:author="Phatthamon Jantalae" w:date="2022-06-16T16:31:00Z"/>
                <w:rFonts w:ascii="Calibri" w:hAnsi="Calibri" w:cs="Calibri"/>
                <w:sz w:val="20"/>
                <w:szCs w:val="20"/>
                <w:lang w:eastAsia="ja-JP"/>
              </w:rPr>
            </w:pPr>
            <w:del w:id="2567" w:author="Phatthamon Jantalae" w:date="2022-06-16T16:31:00Z">
              <w:r w:rsidDel="004C1926">
                <w:rPr>
                  <w:rFonts w:ascii="Calibri" w:hAnsi="Calibri" w:cs="Calibri"/>
                  <w:sz w:val="20"/>
                  <w:szCs w:val="20"/>
                  <w:lang w:eastAsia="ja-JP"/>
                </w:rPr>
                <w:delText xml:space="preserve">The construction/implementation process of demos will adopt preventive and protective measures (e.g., dust and noise reduction measures) to eliminate or minimize occupational health hazards and risks. Safety reminder signs will be implemented at worksites where occupational health hazards may arise, and employees will be </w:delText>
              </w:r>
              <w:r w:rsidDel="004C1926">
                <w:rPr>
                  <w:rFonts w:ascii="Calibri" w:hAnsi="Calibri" w:cs="Calibri"/>
                  <w:sz w:val="20"/>
                  <w:szCs w:val="20"/>
                  <w:lang w:eastAsia="ja-JP"/>
                </w:rPr>
                <w:lastRenderedPageBreak/>
                <w:delText>provided personal protective equipment at no cost.</w:delText>
              </w:r>
            </w:del>
          </w:p>
          <w:p w14:paraId="1274B3B3" w14:textId="299C7F02" w:rsidR="00F5335A" w:rsidDel="004C1926" w:rsidRDefault="00795F6F">
            <w:pPr>
              <w:spacing w:after="0" w:line="240" w:lineRule="auto"/>
              <w:rPr>
                <w:del w:id="2568" w:author="Phatthamon Jantalae" w:date="2022-06-16T16:31:00Z"/>
                <w:rFonts w:ascii="Calibri" w:hAnsi="Calibri" w:cs="Calibri"/>
                <w:sz w:val="20"/>
                <w:szCs w:val="20"/>
                <w:lang w:eastAsia="ja-JP"/>
              </w:rPr>
            </w:pPr>
            <w:del w:id="2569" w:author="Phatthamon Jantalae" w:date="2022-06-16T16:31:00Z">
              <w:r w:rsidDel="004C1926">
                <w:rPr>
                  <w:rFonts w:ascii="Calibri" w:hAnsi="Calibri" w:cs="Calibri"/>
                  <w:sz w:val="20"/>
                  <w:szCs w:val="20"/>
                  <w:lang w:eastAsia="ja-JP"/>
                </w:rPr>
                <w:delText>The demo will include the conduct of the safety and health training at no cost to workers, including on the appropriate operation</w:delText>
              </w:r>
              <w:r w:rsidDel="004C1926">
                <w:rPr>
                  <w:rFonts w:ascii="Calibri" w:hAnsi="Calibri" w:cs="Calibri"/>
                  <w:sz w:val="20"/>
                  <w:szCs w:val="20"/>
                </w:rPr>
                <w:delText xml:space="preserve"> of new and advanced facilities</w:delText>
              </w:r>
              <w:r w:rsidDel="004C1926">
                <w:rPr>
                  <w:rFonts w:ascii="Calibri" w:hAnsi="Calibri" w:cs="Calibri"/>
                  <w:sz w:val="20"/>
                  <w:szCs w:val="20"/>
                  <w:lang w:eastAsia="ja-JP"/>
                </w:rPr>
                <w:delText xml:space="preserve"> and the proper use of personal protective equipment.  The emergency plan will be prepared</w:delText>
              </w:r>
              <w:r w:rsidDel="004C1926">
                <w:rPr>
                  <w:rFonts w:ascii="Calibri" w:hAnsi="Calibri" w:cs="Calibri"/>
                  <w:sz w:val="20"/>
                  <w:szCs w:val="20"/>
                  <w:lang w:eastAsia="zh-CN"/>
                </w:rPr>
                <w:delText xml:space="preserve"> for each demo</w:delText>
              </w:r>
              <w:r w:rsidDel="004C1926">
                <w:rPr>
                  <w:rFonts w:ascii="Calibri" w:hAnsi="Calibri" w:cs="Calibri"/>
                  <w:sz w:val="20"/>
                  <w:szCs w:val="20"/>
                  <w:lang w:eastAsia="ja-JP"/>
                </w:rPr>
                <w:delText>, including emergency prevention, response arrangements and employment injury benefits and/or remedies for adverse occupational impacts.</w:delText>
              </w:r>
            </w:del>
          </w:p>
        </w:tc>
        <w:tc>
          <w:tcPr>
            <w:tcW w:w="839" w:type="dxa"/>
            <w:tcBorders>
              <w:top w:val="single" w:sz="4" w:space="0" w:color="FFFF00"/>
            </w:tcBorders>
          </w:tcPr>
          <w:p w14:paraId="221E9094" w14:textId="58193DE4" w:rsidR="00F5335A" w:rsidDel="004C1926" w:rsidRDefault="00795F6F">
            <w:pPr>
              <w:spacing w:after="0" w:line="240" w:lineRule="auto"/>
              <w:ind w:right="-108"/>
              <w:rPr>
                <w:del w:id="2570" w:author="Phatthamon Jantalae" w:date="2022-06-16T16:31:00Z"/>
                <w:rFonts w:ascii="Calibri" w:hAnsi="Calibri" w:cs="Calibri"/>
                <w:sz w:val="20"/>
                <w:szCs w:val="20"/>
              </w:rPr>
            </w:pPr>
            <w:del w:id="2571" w:author="Phatthamon Jantalae" w:date="2022-06-16T16:31:00Z">
              <w:r w:rsidDel="004C1926">
                <w:rPr>
                  <w:rFonts w:ascii="Calibri" w:hAnsi="Calibri" w:cs="Calibri"/>
                  <w:sz w:val="20"/>
                  <w:szCs w:val="20"/>
                </w:rPr>
                <w:lastRenderedPageBreak/>
                <w:delText>PMU</w:delText>
              </w:r>
            </w:del>
          </w:p>
          <w:p w14:paraId="099D513D" w14:textId="49086FA2" w:rsidR="00F5335A" w:rsidDel="004C1926" w:rsidRDefault="00795F6F">
            <w:pPr>
              <w:spacing w:after="0" w:line="240" w:lineRule="auto"/>
              <w:ind w:right="-108"/>
              <w:rPr>
                <w:del w:id="2572" w:author="Phatthamon Jantalae" w:date="2022-06-16T16:31:00Z"/>
                <w:rFonts w:ascii="Calibri" w:hAnsi="Calibri" w:cs="Calibri"/>
                <w:sz w:val="20"/>
                <w:szCs w:val="20"/>
              </w:rPr>
            </w:pPr>
            <w:del w:id="2573" w:author="Phatthamon Jantalae" w:date="2022-06-16T16:31:00Z">
              <w:r w:rsidDel="004C1926">
                <w:rPr>
                  <w:rFonts w:ascii="Calibri" w:hAnsi="Calibri" w:cs="Calibri"/>
                  <w:sz w:val="20"/>
                  <w:szCs w:val="20"/>
                </w:rPr>
                <w:delText>MIIT</w:delText>
              </w:r>
            </w:del>
          </w:p>
          <w:p w14:paraId="734251F8" w14:textId="5F6E8285" w:rsidR="00F5335A" w:rsidDel="004C1926" w:rsidRDefault="00795F6F">
            <w:pPr>
              <w:spacing w:after="0" w:line="240" w:lineRule="auto"/>
              <w:ind w:right="-108"/>
              <w:rPr>
                <w:del w:id="2574" w:author="Phatthamon Jantalae" w:date="2022-06-16T16:31:00Z"/>
                <w:rFonts w:ascii="Calibri" w:hAnsi="Calibri" w:cs="Calibri"/>
                <w:sz w:val="20"/>
                <w:szCs w:val="20"/>
              </w:rPr>
            </w:pPr>
            <w:del w:id="2575" w:author="Phatthamon Jantalae" w:date="2022-06-16T16:31:00Z">
              <w:r w:rsidDel="004C1926">
                <w:rPr>
                  <w:rFonts w:ascii="Calibri" w:hAnsi="Calibri" w:cs="Calibri"/>
                  <w:sz w:val="20"/>
                  <w:szCs w:val="20"/>
                </w:rPr>
                <w:delText>MNR</w:delText>
              </w:r>
            </w:del>
          </w:p>
          <w:p w14:paraId="524F9BDE" w14:textId="2D920FCB" w:rsidR="00F5335A" w:rsidDel="004C1926" w:rsidRDefault="00F5335A">
            <w:pPr>
              <w:spacing w:after="0" w:line="240" w:lineRule="auto"/>
              <w:ind w:right="-108"/>
              <w:rPr>
                <w:del w:id="2576" w:author="Phatthamon Jantalae" w:date="2022-06-16T16:31:00Z"/>
                <w:rFonts w:ascii="Calibri" w:hAnsi="Calibri" w:cs="Calibri"/>
                <w:sz w:val="20"/>
                <w:szCs w:val="20"/>
              </w:rPr>
            </w:pPr>
          </w:p>
        </w:tc>
        <w:tc>
          <w:tcPr>
            <w:tcW w:w="900" w:type="dxa"/>
            <w:tcBorders>
              <w:top w:val="single" w:sz="4" w:space="0" w:color="FFFF00"/>
            </w:tcBorders>
          </w:tcPr>
          <w:p w14:paraId="531B6864" w14:textId="32F70E62" w:rsidR="00F5335A" w:rsidDel="004C1926" w:rsidRDefault="00795F6F">
            <w:pPr>
              <w:spacing w:after="0" w:line="240" w:lineRule="auto"/>
              <w:ind w:right="-108"/>
              <w:rPr>
                <w:del w:id="2577" w:author="Phatthamon Jantalae" w:date="2022-06-16T16:31:00Z"/>
                <w:rFonts w:ascii="Calibri" w:hAnsi="Calibri" w:cs="Calibri"/>
                <w:sz w:val="20"/>
                <w:szCs w:val="20"/>
              </w:rPr>
            </w:pPr>
            <w:del w:id="2578" w:author="Phatthamon Jantalae" w:date="2022-06-16T16:31:00Z">
              <w:r w:rsidDel="004C1926">
                <w:rPr>
                  <w:rFonts w:ascii="Calibri" w:hAnsi="Calibri" w:cs="Calibri"/>
                  <w:sz w:val="20"/>
                  <w:szCs w:val="20"/>
                </w:rPr>
                <w:delText>No Change</w:delText>
              </w:r>
            </w:del>
          </w:p>
        </w:tc>
      </w:tr>
      <w:tr w:rsidR="00F5335A" w14:paraId="71FE782A" w14:textId="77777777">
        <w:trPr>
          <w:jc w:val="center"/>
        </w:trPr>
        <w:tc>
          <w:tcPr>
            <w:tcW w:w="1710" w:type="dxa"/>
            <w:tcBorders>
              <w:top w:val="single" w:sz="4" w:space="0" w:color="FFFF00"/>
            </w:tcBorders>
          </w:tcPr>
          <w:p w14:paraId="2CC1AC74" w14:textId="6E76320B"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The Project includes activities</w:t>
            </w:r>
            <w:ins w:id="2579" w:author="Phatthamon Jantalae" w:date="2022-06-16T16:32:00Z">
              <w:r w:rsidR="004C1926">
                <w:rPr>
                  <w:rFonts w:ascii="Calibri" w:hAnsi="Calibri" w:cs="Calibri"/>
                  <w:sz w:val="20"/>
                  <w:szCs w:val="20"/>
                  <w:lang w:eastAsia="zh-CN"/>
                </w:rPr>
                <w:t xml:space="preserve"> </w:t>
              </w:r>
              <w:r w:rsidR="004C1926" w:rsidRPr="004C1926">
                <w:rPr>
                  <w:rFonts w:cs="Calibri"/>
                  <w:sz w:val="20"/>
                  <w:szCs w:val="20"/>
                  <w:highlight w:val="cyan"/>
                  <w:lang w:eastAsia="zh-CN"/>
                  <w:rPrChange w:id="2580" w:author="Phatthamon Jantalae" w:date="2022-06-16T16:32:00Z">
                    <w:rPr>
                      <w:rFonts w:cs="Calibri"/>
                      <w:sz w:val="20"/>
                      <w:szCs w:val="20"/>
                      <w:lang w:eastAsia="zh-CN"/>
                    </w:rPr>
                  </w:rPrChange>
                </w:rPr>
                <w:t>both downstream/physical activities</w:t>
              </w:r>
            </w:ins>
            <w:r>
              <w:rPr>
                <w:rFonts w:ascii="Calibri" w:hAnsi="Calibri" w:cs="Calibri"/>
                <w:sz w:val="20"/>
                <w:szCs w:val="20"/>
                <w:lang w:eastAsia="zh-CN"/>
              </w:rPr>
              <w:t xml:space="preserve">, </w:t>
            </w:r>
            <w:ins w:id="2581" w:author="Phatthamon Jantalae" w:date="2022-06-16T16:32:00Z">
              <w:r w:rsidR="004C1926">
                <w:rPr>
                  <w:rFonts w:ascii="Calibri" w:hAnsi="Calibri" w:cs="Calibri"/>
                  <w:sz w:val="20"/>
                  <w:szCs w:val="20"/>
                  <w:lang w:eastAsia="zh-CN"/>
                </w:rPr>
                <w:t>(</w:t>
              </w:r>
            </w:ins>
            <w:r>
              <w:rPr>
                <w:rFonts w:ascii="Calibri" w:hAnsi="Calibri" w:cs="Calibri"/>
                <w:sz w:val="20"/>
                <w:szCs w:val="20"/>
                <w:lang w:eastAsia="zh-CN"/>
              </w:rPr>
              <w:t xml:space="preserve">like </w:t>
            </w:r>
            <w:proofErr w:type="spellStart"/>
            <w:r>
              <w:rPr>
                <w:rFonts w:ascii="Calibri" w:hAnsi="Calibri" w:cs="Calibri"/>
                <w:sz w:val="20"/>
                <w:szCs w:val="20"/>
                <w:lang w:eastAsia="zh-CN"/>
              </w:rPr>
              <w:t>phosphogypsum</w:t>
            </w:r>
            <w:proofErr w:type="spellEnd"/>
            <w:r>
              <w:rPr>
                <w:rFonts w:ascii="Calibri" w:hAnsi="Calibri" w:cs="Calibri"/>
                <w:sz w:val="20"/>
                <w:szCs w:val="20"/>
                <w:lang w:eastAsia="zh-CN"/>
              </w:rPr>
              <w:t xml:space="preserve"> processing</w:t>
            </w:r>
            <w:ins w:id="2582" w:author="Phatthamon Jantalae" w:date="2022-06-16T16:32:00Z">
              <w:r w:rsidR="004C1926">
                <w:rPr>
                  <w:rFonts w:ascii="Calibri" w:hAnsi="Calibri" w:cs="Calibri"/>
                  <w:sz w:val="20"/>
                  <w:szCs w:val="20"/>
                  <w:lang w:eastAsia="zh-CN"/>
                </w:rPr>
                <w:t>)</w:t>
              </w:r>
            </w:ins>
            <w:r>
              <w:rPr>
                <w:rFonts w:ascii="Calibri" w:hAnsi="Calibri" w:cs="Calibri"/>
                <w:sz w:val="20"/>
                <w:szCs w:val="20"/>
                <w:lang w:eastAsia="zh-CN"/>
              </w:rPr>
              <w:t xml:space="preserve">, </w:t>
            </w:r>
            <w:ins w:id="2583" w:author="Phatthamon Jantalae" w:date="2022-06-16T16:32:00Z">
              <w:r w:rsidR="004C1926" w:rsidRPr="004C1926">
                <w:rPr>
                  <w:rFonts w:cs="Calibri"/>
                  <w:sz w:val="20"/>
                  <w:szCs w:val="20"/>
                  <w:highlight w:val="cyan"/>
                  <w:lang w:eastAsia="zh-CN"/>
                  <w:rPrChange w:id="2584" w:author="Phatthamon Jantalae" w:date="2022-06-16T16:32:00Z">
                    <w:rPr>
                      <w:rFonts w:cs="Calibri"/>
                      <w:sz w:val="20"/>
                      <w:szCs w:val="20"/>
                      <w:lang w:eastAsia="zh-CN"/>
                    </w:rPr>
                  </w:rPrChange>
                </w:rPr>
                <w:t>as well as upstream/policy-level interventions</w:t>
              </w:r>
              <w:r w:rsidR="004C1926">
                <w:rPr>
                  <w:rFonts w:ascii="Calibri" w:hAnsi="Calibri" w:cs="Calibri"/>
                  <w:sz w:val="20"/>
                  <w:szCs w:val="20"/>
                  <w:lang w:eastAsia="zh-CN"/>
                </w:rPr>
                <w:t xml:space="preserve"> </w:t>
              </w:r>
            </w:ins>
            <w:r>
              <w:rPr>
                <w:rFonts w:ascii="Calibri" w:hAnsi="Calibri" w:cs="Calibri"/>
                <w:sz w:val="20"/>
                <w:szCs w:val="20"/>
                <w:lang w:eastAsia="zh-CN"/>
              </w:rPr>
              <w:t>that require</w:t>
            </w:r>
            <w:ins w:id="2585" w:author="Phatthamon Jantalae" w:date="2022-06-16T16:32:00Z">
              <w:r w:rsidR="004C1926" w:rsidRPr="004C1926">
                <w:rPr>
                  <w:rFonts w:ascii="Calibri" w:hAnsi="Calibri" w:cs="Calibri"/>
                  <w:sz w:val="20"/>
                  <w:szCs w:val="20"/>
                  <w:highlight w:val="cyan"/>
                  <w:lang w:eastAsia="zh-CN"/>
                  <w:rPrChange w:id="2586" w:author="Phatthamon Jantalae" w:date="2022-06-16T16:32:00Z">
                    <w:rPr>
                      <w:rFonts w:ascii="Calibri" w:hAnsi="Calibri" w:cs="Calibri"/>
                      <w:sz w:val="20"/>
                      <w:szCs w:val="20"/>
                      <w:lang w:eastAsia="zh-CN"/>
                    </w:rPr>
                  </w:rPrChange>
                </w:rPr>
                <w:t>/could lead to</w:t>
              </w:r>
            </w:ins>
            <w:r>
              <w:rPr>
                <w:rFonts w:ascii="Calibri" w:hAnsi="Calibri" w:cs="Calibri"/>
                <w:sz w:val="20"/>
                <w:szCs w:val="20"/>
                <w:lang w:eastAsia="zh-CN"/>
              </w:rPr>
              <w:t xml:space="preserve"> significant consumption of raw materials, energy, and/or water; and involves significant extraction, </w:t>
            </w:r>
            <w:proofErr w:type="gramStart"/>
            <w:r>
              <w:rPr>
                <w:rFonts w:ascii="Calibri" w:hAnsi="Calibri" w:cs="Calibri"/>
                <w:sz w:val="20"/>
                <w:szCs w:val="20"/>
                <w:lang w:eastAsia="zh-CN"/>
              </w:rPr>
              <w:t>diversion</w:t>
            </w:r>
            <w:proofErr w:type="gramEnd"/>
            <w:r>
              <w:rPr>
                <w:rFonts w:ascii="Calibri" w:hAnsi="Calibri" w:cs="Calibri"/>
                <w:sz w:val="20"/>
                <w:szCs w:val="20"/>
                <w:lang w:eastAsia="zh-CN"/>
              </w:rPr>
              <w:t xml:space="preserve"> or containment of surface and/or ground water. That resource use, if not designed or implemented well, could lead to adverse impacts on ambient conditions in the project area and area of influence.</w:t>
            </w:r>
          </w:p>
        </w:tc>
        <w:tc>
          <w:tcPr>
            <w:tcW w:w="1350" w:type="dxa"/>
            <w:tcBorders>
              <w:top w:val="single" w:sz="4" w:space="0" w:color="FFFF00"/>
            </w:tcBorders>
          </w:tcPr>
          <w:p w14:paraId="1D01B942"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 Operational</w:t>
            </w:r>
          </w:p>
          <w:p w14:paraId="662CC7A8"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5EF45816"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5EE43EF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754FCCE3" w14:textId="77777777" w:rsidR="00F5335A" w:rsidRDefault="00F5335A">
            <w:pPr>
              <w:spacing w:after="0" w:line="240" w:lineRule="auto"/>
              <w:rPr>
                <w:rFonts w:ascii="Calibri" w:hAnsi="Calibri" w:cs="Calibri"/>
                <w:sz w:val="20"/>
                <w:szCs w:val="20"/>
                <w:lang w:eastAsia="ja-JP"/>
              </w:rPr>
            </w:pPr>
          </w:p>
          <w:p w14:paraId="11740DC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2C41B276" w14:textId="7E67F9A9"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Per the ESMF, the ESIA and ESMP will define the management measures for this risk. </w:t>
            </w:r>
            <w:r>
              <w:rPr>
                <w:rFonts w:ascii="Calibri" w:hAnsi="Calibri" w:cs="Calibri"/>
                <w:sz w:val="20"/>
                <w:szCs w:val="20"/>
                <w:lang w:eastAsia="zh-CN"/>
              </w:rPr>
              <w:t xml:space="preserve">In the design of demos, life-cycle analysis (LCA) will be conducted before each industrial process to assess the raw materials, </w:t>
            </w:r>
            <w:r>
              <w:rPr>
                <w:rFonts w:ascii="Calibri" w:hAnsi="Calibri" w:cs="Calibri"/>
                <w:sz w:val="20"/>
                <w:szCs w:val="20"/>
                <w:lang w:eastAsia="ja-JP"/>
              </w:rPr>
              <w:t>energy, and water</w:t>
            </w:r>
            <w:r>
              <w:rPr>
                <w:rFonts w:ascii="Calibri" w:hAnsi="Calibri" w:cs="Calibri"/>
                <w:sz w:val="20"/>
                <w:szCs w:val="20"/>
                <w:lang w:eastAsia="zh-CN"/>
              </w:rPr>
              <w:t xml:space="preserve"> used in new technologies and evaluate the potential of resource conservation. Based on LCA assessments, the project will be designed to seek cleaner and more energy-efficient phosphate chemicals production and processing of phosphogypsum. </w:t>
            </w:r>
            <w:r>
              <w:rPr>
                <w:rFonts w:ascii="Calibri" w:hAnsi="Calibri" w:cs="Calibri"/>
                <w:sz w:val="20"/>
                <w:szCs w:val="20"/>
                <w:lang w:eastAsia="ja-JP"/>
              </w:rPr>
              <w:t>International practice for water and energy conservation will be applied in demos, especially the wastewater management and reuse technologies.</w:t>
            </w:r>
            <w:r>
              <w:rPr>
                <w:rFonts w:ascii="Calibri" w:hAnsi="Calibri" w:cs="Calibri"/>
                <w:sz w:val="20"/>
                <w:szCs w:val="20"/>
                <w:lang w:eastAsia="zh-CN"/>
              </w:rPr>
              <w:t xml:space="preserve"> Emergency accident pools will be designed in each demo in accordance with the requirement of </w:t>
            </w:r>
            <w:r>
              <w:rPr>
                <w:rFonts w:ascii="Calibri" w:hAnsi="Calibri" w:cs="Calibri"/>
                <w:sz w:val="20"/>
                <w:szCs w:val="20"/>
                <w:lang w:eastAsia="ja-JP"/>
              </w:rPr>
              <w:t>contamination avoidance.</w:t>
            </w:r>
            <w:r>
              <w:rPr>
                <w:rFonts w:ascii="Calibri" w:hAnsi="Calibri" w:cs="Calibri"/>
                <w:sz w:val="20"/>
                <w:szCs w:val="20"/>
                <w:lang w:eastAsia="zh-CN"/>
              </w:rPr>
              <w:t xml:space="preserve"> Additionally,</w:t>
            </w:r>
            <w:r>
              <w:rPr>
                <w:rFonts w:ascii="Calibri" w:hAnsi="Calibri" w:cs="Calibri"/>
                <w:sz w:val="20"/>
                <w:szCs w:val="20"/>
                <w:lang w:eastAsia="ja-JP"/>
              </w:rPr>
              <w:t xml:space="preserve"> the demos will establish the resource efficiency monitoring mechanism, including using benchmarking data to the relative level of efficiency</w:t>
            </w:r>
            <w:r>
              <w:rPr>
                <w:rFonts w:ascii="Calibri" w:hAnsi="Calibri" w:cs="Calibri"/>
                <w:sz w:val="20"/>
                <w:szCs w:val="20"/>
                <w:lang w:eastAsia="zh-CN"/>
              </w:rPr>
              <w:t xml:space="preserve"> and reporting water and energy consumption periodically</w:t>
            </w:r>
            <w:r>
              <w:rPr>
                <w:rFonts w:ascii="Calibri" w:hAnsi="Calibri" w:cs="Calibri"/>
                <w:sz w:val="20"/>
                <w:szCs w:val="20"/>
                <w:lang w:eastAsia="ja-JP"/>
              </w:rPr>
              <w:t xml:space="preserve">. This will ensure that the new and advanced technologies of </w:t>
            </w:r>
            <w:r>
              <w:rPr>
                <w:rFonts w:ascii="Calibri" w:hAnsi="Calibri" w:cs="Calibri"/>
                <w:sz w:val="20"/>
                <w:szCs w:val="20"/>
                <w:lang w:eastAsia="zh-CN"/>
              </w:rPr>
              <w:t>phosphate chemicals production and phosphogypsum processing will reduce or optimize resource consumption,</w:t>
            </w:r>
            <w:r>
              <w:rPr>
                <w:rFonts w:ascii="Calibri" w:hAnsi="Calibri" w:cs="Calibri"/>
                <w:sz w:val="20"/>
                <w:szCs w:val="20"/>
                <w:lang w:eastAsia="ja-JP"/>
              </w:rPr>
              <w:t xml:space="preserve"> so that the project’s water consumption does not have significant adverse impacts on communities, other users or the environment and ecosystems.</w:t>
            </w:r>
            <w:ins w:id="2587" w:author="Phatthamon Jantalae" w:date="2022-06-16T16:32:00Z">
              <w:r w:rsidR="004C1926">
                <w:rPr>
                  <w:rFonts w:ascii="Calibri" w:hAnsi="Calibri" w:cs="Calibri"/>
                  <w:sz w:val="20"/>
                  <w:szCs w:val="20"/>
                  <w:lang w:eastAsia="ja-JP"/>
                </w:rPr>
                <w:t xml:space="preserve"> </w:t>
              </w:r>
              <w:r w:rsidR="004C1926" w:rsidRPr="004C1926">
                <w:rPr>
                  <w:rFonts w:cs="Arial"/>
                  <w:sz w:val="20"/>
                  <w:szCs w:val="20"/>
                  <w:highlight w:val="cyan"/>
                  <w:lang w:eastAsia="ja-JP"/>
                  <w:rPrChange w:id="2588" w:author="Phatthamon Jantalae" w:date="2022-06-16T16:32:00Z">
                    <w:rPr>
                      <w:rFonts w:cs="Arial"/>
                      <w:sz w:val="20"/>
                      <w:szCs w:val="20"/>
                      <w:lang w:eastAsia="ja-JP"/>
                    </w:rPr>
                  </w:rPrChange>
                </w:rPr>
                <w:t xml:space="preserve">The potential for cumulative impacts relating to water and energy consumption will also be assessed in the </w:t>
              </w:r>
              <w:r w:rsidR="004C1926" w:rsidRPr="004C1926">
                <w:rPr>
                  <w:rFonts w:cs="Arial"/>
                  <w:sz w:val="20"/>
                  <w:szCs w:val="20"/>
                  <w:highlight w:val="cyan"/>
                  <w:lang w:eastAsia="ja-JP"/>
                  <w:rPrChange w:id="2589" w:author="Phatthamon Jantalae" w:date="2022-06-16T16:32:00Z">
                    <w:rPr>
                      <w:rFonts w:cs="Arial"/>
                      <w:sz w:val="20"/>
                      <w:szCs w:val="20"/>
                      <w:highlight w:val="yellow"/>
                      <w:lang w:eastAsia="ja-JP"/>
                    </w:rPr>
                  </w:rPrChange>
                </w:rPr>
                <w:t>project’s SESA.</w:t>
              </w:r>
            </w:ins>
          </w:p>
        </w:tc>
        <w:tc>
          <w:tcPr>
            <w:tcW w:w="839" w:type="dxa"/>
            <w:tcBorders>
              <w:top w:val="single" w:sz="4" w:space="0" w:color="FFFF00"/>
            </w:tcBorders>
          </w:tcPr>
          <w:p w14:paraId="6F68158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070FEDB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0920169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2F0FA222"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05CBAED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557F7DB1" w14:textId="77777777">
        <w:trPr>
          <w:jc w:val="center"/>
        </w:trPr>
        <w:tc>
          <w:tcPr>
            <w:tcW w:w="1710" w:type="dxa"/>
            <w:tcBorders>
              <w:top w:val="single" w:sz="4" w:space="0" w:color="FFFF00"/>
            </w:tcBorders>
          </w:tcPr>
          <w:p w14:paraId="4A54E73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The PhosChemEE Project result in significant greenhouse gas </w:t>
            </w:r>
            <w:r>
              <w:rPr>
                <w:rFonts w:ascii="Calibri" w:hAnsi="Calibri" w:cs="Calibri"/>
                <w:sz w:val="20"/>
                <w:szCs w:val="20"/>
                <w:lang w:eastAsia="ja-JP"/>
              </w:rPr>
              <w:lastRenderedPageBreak/>
              <w:t xml:space="preserve">emissions or may exacerbate climate change </w:t>
            </w:r>
            <w:r>
              <w:rPr>
                <w:rFonts w:ascii="Calibri" w:hAnsi="Calibri" w:cs="Calibri"/>
                <w:sz w:val="20"/>
                <w:szCs w:val="20"/>
                <w:lang w:eastAsia="zh-CN"/>
              </w:rPr>
              <w:t>due</w:t>
            </w:r>
            <w:r>
              <w:rPr>
                <w:rFonts w:ascii="Calibri" w:hAnsi="Calibri" w:cs="Calibri"/>
                <w:sz w:val="20"/>
                <w:szCs w:val="20"/>
                <w:lang w:eastAsia="ja-JP"/>
              </w:rPr>
              <w:t xml:space="preserve"> to massive energy consumption in </w:t>
            </w:r>
            <w:r>
              <w:rPr>
                <w:rFonts w:ascii="Calibri" w:hAnsi="Calibri" w:cs="Calibri"/>
                <w:sz w:val="20"/>
                <w:szCs w:val="20"/>
                <w:lang w:eastAsia="zh-CN"/>
              </w:rPr>
              <w:t>phosrock mining and refining, and in phosphate chemicals production</w:t>
            </w:r>
            <w:r>
              <w:rPr>
                <w:rFonts w:ascii="Calibri" w:hAnsi="Calibri" w:cs="Calibri"/>
                <w:sz w:val="20"/>
                <w:szCs w:val="20"/>
                <w:lang w:eastAsia="ja-JP"/>
              </w:rPr>
              <w:t>.</w:t>
            </w:r>
          </w:p>
        </w:tc>
        <w:tc>
          <w:tcPr>
            <w:tcW w:w="1350" w:type="dxa"/>
            <w:tcBorders>
              <w:top w:val="single" w:sz="4" w:space="0" w:color="FFFF00"/>
            </w:tcBorders>
          </w:tcPr>
          <w:p w14:paraId="3636B126"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lastRenderedPageBreak/>
              <w:t>Environmental Operational</w:t>
            </w:r>
          </w:p>
          <w:p w14:paraId="6B36D0EC"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30F9F0E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7F9CDCC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3FCDF9CF" w14:textId="77777777" w:rsidR="00F5335A" w:rsidRDefault="00F5335A">
            <w:pPr>
              <w:spacing w:after="0" w:line="240" w:lineRule="auto"/>
              <w:rPr>
                <w:rFonts w:ascii="Calibri" w:hAnsi="Calibri" w:cs="Calibri"/>
                <w:sz w:val="20"/>
                <w:szCs w:val="20"/>
                <w:lang w:eastAsia="ja-JP"/>
              </w:rPr>
            </w:pPr>
          </w:p>
          <w:p w14:paraId="5BF55370"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6D8ED656" w14:textId="552F5E31" w:rsidR="00F5335A" w:rsidRDefault="004C1926">
            <w:pPr>
              <w:spacing w:after="0" w:line="240" w:lineRule="auto"/>
              <w:rPr>
                <w:rFonts w:ascii="Calibri" w:hAnsi="Calibri" w:cs="Calibri"/>
                <w:sz w:val="20"/>
                <w:szCs w:val="20"/>
                <w:lang w:eastAsia="ja-JP"/>
              </w:rPr>
            </w:pPr>
            <w:ins w:id="2590" w:author="Phatthamon Jantalae" w:date="2022-06-16T16:33:00Z">
              <w:r w:rsidRPr="004C1926">
                <w:rPr>
                  <w:rFonts w:cs="Calibri"/>
                  <w:sz w:val="20"/>
                  <w:szCs w:val="20"/>
                  <w:highlight w:val="cyan"/>
                  <w:lang w:eastAsia="ja-JP"/>
                  <w:rPrChange w:id="2591" w:author="Phatthamon Jantalae" w:date="2022-06-16T16:33:00Z">
                    <w:rPr>
                      <w:rFonts w:cs="Calibri"/>
                      <w:sz w:val="20"/>
                      <w:szCs w:val="20"/>
                      <w:lang w:eastAsia="ja-JP"/>
                    </w:rPr>
                  </w:rPrChange>
                </w:rPr>
                <w:t>As per the project’s ESMF</w:t>
              </w:r>
              <w:r w:rsidRPr="00B64A88">
                <w:rPr>
                  <w:rFonts w:cs="Calibri"/>
                  <w:sz w:val="20"/>
                  <w:szCs w:val="20"/>
                  <w:lang w:eastAsia="ja-JP"/>
                </w:rPr>
                <w:t xml:space="preserve">, </w:t>
              </w:r>
              <w:r>
                <w:rPr>
                  <w:rFonts w:ascii="Calibri" w:hAnsi="Calibri" w:cs="Calibri"/>
                  <w:sz w:val="20"/>
                  <w:szCs w:val="20"/>
                  <w:lang w:eastAsia="ja-JP"/>
                </w:rPr>
                <w:t>t</w:t>
              </w:r>
            </w:ins>
            <w:del w:id="2592" w:author="Phatthamon Jantalae" w:date="2022-06-16T16:33:00Z">
              <w:r w:rsidR="00795F6F" w:rsidDel="004C1926">
                <w:rPr>
                  <w:rFonts w:ascii="Calibri" w:hAnsi="Calibri" w:cs="Calibri"/>
                  <w:sz w:val="20"/>
                  <w:szCs w:val="20"/>
                  <w:lang w:eastAsia="ja-JP"/>
                </w:rPr>
                <w:delText>T</w:delText>
              </w:r>
            </w:del>
            <w:r w:rsidR="00795F6F">
              <w:rPr>
                <w:rFonts w:ascii="Calibri" w:hAnsi="Calibri" w:cs="Calibri"/>
                <w:sz w:val="20"/>
                <w:szCs w:val="20"/>
                <w:lang w:eastAsia="ja-JP"/>
              </w:rPr>
              <w:t>his risk</w:t>
            </w:r>
            <w:ins w:id="2593" w:author="Phatthamon Jantalae" w:date="2022-06-16T16:33:00Z">
              <w:r>
                <w:rPr>
                  <w:rFonts w:ascii="Calibri" w:hAnsi="Calibri" w:cs="Calibri"/>
                  <w:sz w:val="20"/>
                  <w:szCs w:val="20"/>
                  <w:lang w:eastAsia="ja-JP"/>
                </w:rPr>
                <w:t xml:space="preserve"> area</w:t>
              </w:r>
            </w:ins>
            <w:r w:rsidR="00795F6F">
              <w:rPr>
                <w:rFonts w:ascii="Calibri" w:hAnsi="Calibri" w:cs="Calibri"/>
                <w:sz w:val="20"/>
                <w:szCs w:val="20"/>
                <w:lang w:eastAsia="ja-JP"/>
              </w:rPr>
              <w:t xml:space="preserve"> will be included </w:t>
            </w:r>
            <w:ins w:id="2594" w:author="Phatthamon Jantalae" w:date="2022-06-16T16:33:00Z">
              <w:r>
                <w:rPr>
                  <w:rFonts w:ascii="Calibri" w:hAnsi="Calibri" w:cs="Calibri"/>
                  <w:sz w:val="20"/>
                  <w:szCs w:val="20"/>
                  <w:lang w:eastAsia="ja-JP"/>
                </w:rPr>
                <w:t>with</w:t>
              </w:r>
            </w:ins>
            <w:r w:rsidR="00795F6F">
              <w:rPr>
                <w:rFonts w:ascii="Calibri" w:hAnsi="Calibri" w:cs="Calibri"/>
                <w:sz w:val="20"/>
                <w:szCs w:val="20"/>
                <w:lang w:eastAsia="ja-JP"/>
              </w:rPr>
              <w:t>in the scope of the ESMF and ESIAs/ESMPs</w:t>
            </w:r>
            <w:ins w:id="2595" w:author="Phatthamon Jantalae" w:date="2022-06-16T16:33:00Z">
              <w:r>
                <w:rPr>
                  <w:rFonts w:ascii="Calibri" w:hAnsi="Calibri" w:cs="Calibri"/>
                  <w:sz w:val="20"/>
                  <w:szCs w:val="20"/>
                  <w:lang w:eastAsia="ja-JP"/>
                </w:rPr>
                <w:t xml:space="preserve"> </w:t>
              </w:r>
              <w:r w:rsidRPr="004C1926">
                <w:rPr>
                  <w:rFonts w:cs="Calibri"/>
                  <w:sz w:val="20"/>
                  <w:szCs w:val="20"/>
                  <w:highlight w:val="cyan"/>
                  <w:lang w:eastAsia="ja-JP"/>
                  <w:rPrChange w:id="2596" w:author="Phatthamon Jantalae" w:date="2022-06-16T16:33:00Z">
                    <w:rPr>
                      <w:rFonts w:cs="Calibri"/>
                      <w:sz w:val="20"/>
                      <w:szCs w:val="20"/>
                      <w:lang w:eastAsia="ja-JP"/>
                    </w:rPr>
                  </w:rPrChange>
                </w:rPr>
                <w:t xml:space="preserve">(for demo site related impacts) and </w:t>
              </w:r>
              <w:r w:rsidRPr="004C1926">
                <w:rPr>
                  <w:rFonts w:cs="Calibri"/>
                  <w:sz w:val="20"/>
                  <w:szCs w:val="20"/>
                  <w:highlight w:val="cyan"/>
                  <w:lang w:eastAsia="ja-JP"/>
                  <w:rPrChange w:id="2597" w:author="Phatthamon Jantalae" w:date="2022-06-16T16:33:00Z">
                    <w:rPr>
                      <w:rFonts w:cs="Calibri"/>
                      <w:sz w:val="20"/>
                      <w:szCs w:val="20"/>
                      <w:lang w:eastAsia="ja-JP"/>
                    </w:rPr>
                  </w:rPrChange>
                </w:rPr>
                <w:lastRenderedPageBreak/>
                <w:t>the project’s SESA for upstream and cumulative stanadard2 related impacts</w:t>
              </w:r>
            </w:ins>
            <w:r w:rsidR="00795F6F">
              <w:rPr>
                <w:rFonts w:ascii="Calibri" w:hAnsi="Calibri" w:cs="Calibri"/>
                <w:sz w:val="20"/>
                <w:szCs w:val="20"/>
                <w:lang w:eastAsia="ja-JP"/>
              </w:rPr>
              <w:t>.</w:t>
            </w:r>
          </w:p>
          <w:p w14:paraId="1BC19B9A" w14:textId="77777777" w:rsidR="00F5335A" w:rsidRDefault="00795F6F">
            <w:pPr>
              <w:spacing w:after="0" w:line="240" w:lineRule="auto"/>
              <w:rPr>
                <w:rFonts w:ascii="Calibri" w:eastAsia="Yu Mincho" w:hAnsi="Calibri" w:cs="Calibri"/>
                <w:sz w:val="20"/>
                <w:szCs w:val="20"/>
                <w:lang w:eastAsia="ja-JP"/>
              </w:rPr>
            </w:pPr>
            <w:r>
              <w:rPr>
                <w:rFonts w:ascii="Calibri" w:hAnsi="Calibri" w:cs="Calibri"/>
                <w:sz w:val="20"/>
                <w:szCs w:val="20"/>
                <w:lang w:eastAsia="zh-CN"/>
              </w:rPr>
              <w:t xml:space="preserve">LCA method will be conducted </w:t>
            </w:r>
            <w:r>
              <w:rPr>
                <w:rFonts w:ascii="Calibri" w:hAnsi="Calibri" w:cs="Calibri"/>
                <w:sz w:val="20"/>
                <w:szCs w:val="20"/>
                <w:lang w:eastAsia="ja-JP"/>
              </w:rPr>
              <w:t>before project construction during the design of the demonstrations</w:t>
            </w:r>
            <w:r>
              <w:rPr>
                <w:rFonts w:ascii="Calibri" w:hAnsi="Calibri" w:cs="Calibri"/>
                <w:sz w:val="20"/>
                <w:szCs w:val="20"/>
                <w:lang w:eastAsia="zh-CN"/>
              </w:rPr>
              <w:t xml:space="preserve"> to i</w:t>
            </w:r>
            <w:r>
              <w:rPr>
                <w:rFonts w:ascii="Calibri" w:eastAsia="Yu Mincho" w:hAnsi="Calibri" w:cs="Calibri"/>
                <w:sz w:val="20"/>
                <w:szCs w:val="20"/>
                <w:lang w:eastAsia="ja-JP"/>
              </w:rPr>
              <w:t>dentify potential project-related increases in GHG emissions that may exacerbate climate change. And then the potential sources of emissions related to project activities will be estimated to form a baseline for developing measures to reduce such emissions.</w:t>
            </w:r>
          </w:p>
          <w:p w14:paraId="6D7B2E3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 xml:space="preserve">The </w:t>
            </w:r>
            <w:r>
              <w:rPr>
                <w:rFonts w:ascii="Calibri" w:hAnsi="Calibri" w:cs="Calibri"/>
                <w:sz w:val="20"/>
                <w:szCs w:val="20"/>
                <w:lang w:eastAsia="ja-JP"/>
              </w:rPr>
              <w:t xml:space="preserve">PhosChemEE Project aims to </w:t>
            </w:r>
            <w:r>
              <w:rPr>
                <w:rFonts w:ascii="Calibri" w:eastAsia="Yu Mincho" w:hAnsi="Calibri" w:cs="Calibri"/>
                <w:sz w:val="20"/>
                <w:szCs w:val="20"/>
                <w:lang w:eastAsia="ja-JP"/>
              </w:rPr>
              <w:t xml:space="preserve">enable the extensive application of low carbon and energy-efficient technologies in the phosphate chemicals industry in China. To mitigate the potential increment of GHG emissions, the demos will apply these three solutions. First, the demos will promote the new, advanced and energy-efficient technologies, which will directly reduce emissions in phosphate ore processing and phosphorus chemical production. Second, </w:t>
            </w:r>
            <w:r>
              <w:rPr>
                <w:rFonts w:ascii="Calibri" w:hAnsi="Calibri" w:cs="Calibri"/>
                <w:sz w:val="20"/>
                <w:szCs w:val="20"/>
                <w:lang w:eastAsia="zh-CN"/>
              </w:rPr>
              <w:t xml:space="preserve">Yunnan, Guizhou, Sichuan and Hubei, where </w:t>
            </w:r>
            <w:r>
              <w:rPr>
                <w:rFonts w:ascii="Calibri" w:eastAsia="Yu Mincho" w:hAnsi="Calibri" w:cs="Calibri"/>
                <w:sz w:val="20"/>
                <w:szCs w:val="20"/>
                <w:lang w:eastAsia="ja-JP"/>
              </w:rPr>
              <w:t xml:space="preserve">the demos sites are located are rich in renewable energy resources. This will offset the potential extra GHG emissions from the overconsumption of energy induced by the new technologies. </w:t>
            </w:r>
            <w:r>
              <w:rPr>
                <w:rFonts w:ascii="Calibri" w:hAnsi="Calibri" w:cs="Calibri"/>
                <w:sz w:val="20"/>
                <w:szCs w:val="20"/>
                <w:lang w:eastAsia="zh-CN"/>
              </w:rPr>
              <w:t>Last, the demos will follow the principle of circular economy, including avoiding waste discharge, promoting the recycling and reusing of waste. Such measures will reduce the indirect emissions from intermediate material production and waste management. Additionally, GHG emissions of demos will be tracked and reported in accordance with provisions of the UNFCCC and GHG minimization measures are implemented.</w:t>
            </w:r>
          </w:p>
        </w:tc>
        <w:tc>
          <w:tcPr>
            <w:tcW w:w="839" w:type="dxa"/>
            <w:tcBorders>
              <w:top w:val="single" w:sz="4" w:space="0" w:color="FFFF00"/>
            </w:tcBorders>
          </w:tcPr>
          <w:p w14:paraId="29AA15C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7D126CE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46E8AC3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6722985C"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53BE2F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4C1926" w14:paraId="3F07E844" w14:textId="77777777">
        <w:trPr>
          <w:jc w:val="center"/>
          <w:ins w:id="2598" w:author="Phatthamon Jantalae" w:date="2022-06-16T16:33:00Z"/>
        </w:trPr>
        <w:tc>
          <w:tcPr>
            <w:tcW w:w="1710" w:type="dxa"/>
            <w:tcBorders>
              <w:top w:val="single" w:sz="4" w:space="0" w:color="FFFF00"/>
            </w:tcBorders>
          </w:tcPr>
          <w:p w14:paraId="7C37FA4C" w14:textId="77777777" w:rsidR="004C1926" w:rsidRPr="004C1926" w:rsidRDefault="004C1926" w:rsidP="004C1926">
            <w:pPr>
              <w:pStyle w:val="ListParagraph"/>
              <w:ind w:left="0"/>
              <w:contextualSpacing/>
              <w:rPr>
                <w:ins w:id="2599" w:author="Phatthamon Jantalae" w:date="2022-06-16T16:33:00Z"/>
                <w:rFonts w:asciiTheme="minorHAnsi" w:hAnsiTheme="minorHAnsi" w:cstheme="minorHAnsi"/>
                <w:sz w:val="20"/>
                <w:szCs w:val="20"/>
                <w:highlight w:val="cyan"/>
                <w:lang w:eastAsia="ja-JP"/>
                <w:rPrChange w:id="2600" w:author="Phatthamon Jantalae" w:date="2022-06-16T16:33:00Z">
                  <w:rPr>
                    <w:ins w:id="2601" w:author="Phatthamon Jantalae" w:date="2022-06-16T16:33:00Z"/>
                    <w:rFonts w:asciiTheme="minorHAnsi" w:hAnsiTheme="minorHAnsi" w:cstheme="minorHAnsi"/>
                    <w:sz w:val="20"/>
                    <w:szCs w:val="20"/>
                    <w:lang w:eastAsia="ja-JP"/>
                  </w:rPr>
                </w:rPrChange>
              </w:rPr>
            </w:pPr>
            <w:ins w:id="2602" w:author="Phatthamon Jantalae" w:date="2022-06-16T16:33:00Z">
              <w:r w:rsidRPr="004C1926">
                <w:rPr>
                  <w:rFonts w:asciiTheme="minorHAnsi" w:hAnsiTheme="minorHAnsi" w:cstheme="minorHAnsi"/>
                  <w:sz w:val="20"/>
                  <w:szCs w:val="20"/>
                  <w:highlight w:val="cyan"/>
                  <w:lang w:eastAsia="ja-JP"/>
                  <w:rPrChange w:id="2603" w:author="Phatthamon Jantalae" w:date="2022-06-16T16:33:00Z">
                    <w:rPr>
                      <w:rFonts w:asciiTheme="minorHAnsi" w:hAnsiTheme="minorHAnsi" w:cstheme="minorHAnsi"/>
                      <w:sz w:val="20"/>
                      <w:szCs w:val="20"/>
                      <w:lang w:eastAsia="ja-JP"/>
                    </w:rPr>
                  </w:rPrChange>
                </w:rPr>
                <w:t xml:space="preserve">Upstream project activities (primarily Outputs 1.1.1, 1.1.2, 2.1.1, 2.1.2, 2.1.6, 2.2.4, 2.2.5, 3.1.1, and 3.1.2) could result in adverse impacts to the local communities and the receptor environment if project-supported policy initiatives are not </w:t>
              </w:r>
              <w:r w:rsidRPr="004C1926">
                <w:rPr>
                  <w:rFonts w:asciiTheme="minorHAnsi" w:hAnsiTheme="minorHAnsi" w:cstheme="minorHAnsi"/>
                  <w:sz w:val="20"/>
                  <w:szCs w:val="20"/>
                  <w:highlight w:val="cyan"/>
                  <w:lang w:eastAsia="ja-JP"/>
                  <w:rPrChange w:id="2604" w:author="Phatthamon Jantalae" w:date="2022-06-16T16:33:00Z">
                    <w:rPr>
                      <w:rFonts w:asciiTheme="minorHAnsi" w:hAnsiTheme="minorHAnsi" w:cstheme="minorHAnsi"/>
                      <w:sz w:val="20"/>
                      <w:szCs w:val="20"/>
                      <w:lang w:eastAsia="ja-JP"/>
                    </w:rPr>
                  </w:rPrChange>
                </w:rPr>
                <w:lastRenderedPageBreak/>
                <w:t xml:space="preserve">adequately screened and assessed. </w:t>
              </w:r>
            </w:ins>
          </w:p>
          <w:p w14:paraId="0A8A1D77" w14:textId="77777777" w:rsidR="004C1926" w:rsidRPr="004C1926" w:rsidRDefault="004C1926" w:rsidP="004C1926">
            <w:pPr>
              <w:pStyle w:val="ListParagraph"/>
              <w:ind w:left="0"/>
              <w:contextualSpacing/>
              <w:rPr>
                <w:ins w:id="2605" w:author="Phatthamon Jantalae" w:date="2022-06-16T16:33:00Z"/>
                <w:rFonts w:asciiTheme="minorHAnsi" w:hAnsiTheme="minorHAnsi" w:cstheme="minorHAnsi"/>
                <w:sz w:val="20"/>
                <w:szCs w:val="20"/>
                <w:highlight w:val="cyan"/>
                <w:lang w:eastAsia="ja-JP"/>
                <w:rPrChange w:id="2606" w:author="Phatthamon Jantalae" w:date="2022-06-16T16:33:00Z">
                  <w:rPr>
                    <w:ins w:id="2607" w:author="Phatthamon Jantalae" w:date="2022-06-16T16:33:00Z"/>
                    <w:rFonts w:asciiTheme="minorHAnsi" w:hAnsiTheme="minorHAnsi" w:cstheme="minorHAnsi"/>
                    <w:sz w:val="20"/>
                    <w:szCs w:val="20"/>
                    <w:lang w:eastAsia="ja-JP"/>
                  </w:rPr>
                </w:rPrChange>
              </w:rPr>
            </w:pPr>
          </w:p>
          <w:p w14:paraId="6F99086A" w14:textId="77777777" w:rsidR="004C1926" w:rsidRPr="004C1926" w:rsidRDefault="004C1926" w:rsidP="004C1926">
            <w:pPr>
              <w:pStyle w:val="ListParagraph"/>
              <w:ind w:left="0"/>
              <w:contextualSpacing/>
              <w:rPr>
                <w:ins w:id="2608" w:author="Phatthamon Jantalae" w:date="2022-06-16T16:33:00Z"/>
                <w:rFonts w:asciiTheme="minorHAnsi" w:hAnsiTheme="minorHAnsi" w:cstheme="minorHAnsi"/>
                <w:sz w:val="20"/>
                <w:szCs w:val="20"/>
                <w:highlight w:val="cyan"/>
                <w:rPrChange w:id="2609" w:author="Phatthamon Jantalae" w:date="2022-06-16T16:33:00Z">
                  <w:rPr>
                    <w:ins w:id="2610" w:author="Phatthamon Jantalae" w:date="2022-06-16T16:33:00Z"/>
                    <w:rFonts w:asciiTheme="minorHAnsi" w:hAnsiTheme="minorHAnsi" w:cstheme="minorHAnsi"/>
                    <w:sz w:val="20"/>
                    <w:szCs w:val="20"/>
                  </w:rPr>
                </w:rPrChange>
              </w:rPr>
            </w:pPr>
            <w:ins w:id="2611" w:author="Phatthamon Jantalae" w:date="2022-06-16T16:33:00Z">
              <w:r w:rsidRPr="004C1926">
                <w:rPr>
                  <w:rFonts w:asciiTheme="minorHAnsi" w:hAnsiTheme="minorHAnsi" w:cstheme="minorHAnsi"/>
                  <w:sz w:val="20"/>
                  <w:szCs w:val="20"/>
                  <w:highlight w:val="cyan"/>
                  <w:rPrChange w:id="2612" w:author="Phatthamon Jantalae" w:date="2022-06-16T16:33:00Z">
                    <w:rPr>
                      <w:rFonts w:asciiTheme="minorHAnsi" w:hAnsiTheme="minorHAnsi" w:cstheme="minorHAnsi"/>
                      <w:sz w:val="20"/>
                      <w:szCs w:val="20"/>
                    </w:rPr>
                  </w:rPrChange>
                </w:rPr>
                <w:t>China accounts for more than 80% of the world's total production capacity of Phosphate. As such, the project could inadvertently lead to issues of global and/or cumulative environmental concern if not managed adequately</w:t>
              </w:r>
            </w:ins>
          </w:p>
          <w:p w14:paraId="17209282" w14:textId="77777777" w:rsidR="004C1926" w:rsidRPr="004C1926" w:rsidRDefault="004C1926" w:rsidP="004C1926">
            <w:pPr>
              <w:spacing w:after="0" w:line="240" w:lineRule="auto"/>
              <w:rPr>
                <w:ins w:id="2613" w:author="Phatthamon Jantalae" w:date="2022-06-16T16:33:00Z"/>
                <w:rFonts w:ascii="Calibri" w:hAnsi="Calibri" w:cs="Calibri"/>
                <w:sz w:val="20"/>
                <w:szCs w:val="20"/>
                <w:highlight w:val="cyan"/>
                <w:rPrChange w:id="2614" w:author="Phatthamon Jantalae" w:date="2022-06-16T16:33:00Z">
                  <w:rPr>
                    <w:ins w:id="2615" w:author="Phatthamon Jantalae" w:date="2022-06-16T16:33:00Z"/>
                    <w:rFonts w:ascii="Calibri" w:hAnsi="Calibri" w:cs="Calibri"/>
                    <w:sz w:val="20"/>
                    <w:szCs w:val="20"/>
                  </w:rPr>
                </w:rPrChange>
              </w:rPr>
            </w:pPr>
          </w:p>
        </w:tc>
        <w:tc>
          <w:tcPr>
            <w:tcW w:w="1350" w:type="dxa"/>
            <w:tcBorders>
              <w:top w:val="single" w:sz="4" w:space="0" w:color="FFFF00"/>
            </w:tcBorders>
          </w:tcPr>
          <w:p w14:paraId="5CE4AE76" w14:textId="77777777" w:rsidR="004C1926" w:rsidRPr="004C1926" w:rsidRDefault="004C1926" w:rsidP="004C1926">
            <w:pPr>
              <w:spacing w:after="0" w:line="240" w:lineRule="auto"/>
              <w:ind w:left="-18" w:right="-108"/>
              <w:rPr>
                <w:ins w:id="2616" w:author="Phatthamon Jantalae" w:date="2022-06-16T16:33:00Z"/>
                <w:rFonts w:ascii="Calibri" w:hAnsi="Calibri" w:cs="Calibri"/>
                <w:sz w:val="20"/>
                <w:szCs w:val="20"/>
                <w:highlight w:val="cyan"/>
                <w:rPrChange w:id="2617" w:author="Phatthamon Jantalae" w:date="2022-06-16T16:33:00Z">
                  <w:rPr>
                    <w:ins w:id="2618" w:author="Phatthamon Jantalae" w:date="2022-06-16T16:33:00Z"/>
                    <w:rFonts w:ascii="Calibri" w:hAnsi="Calibri" w:cs="Calibri"/>
                    <w:sz w:val="20"/>
                    <w:szCs w:val="20"/>
                  </w:rPr>
                </w:rPrChange>
              </w:rPr>
            </w:pPr>
            <w:ins w:id="2619" w:author="Phatthamon Jantalae" w:date="2022-06-16T16:33:00Z">
              <w:r w:rsidRPr="004C1926">
                <w:rPr>
                  <w:rFonts w:ascii="Calibri" w:hAnsi="Calibri" w:cs="Calibri"/>
                  <w:sz w:val="20"/>
                  <w:szCs w:val="20"/>
                  <w:highlight w:val="cyan"/>
                  <w:rPrChange w:id="2620" w:author="Phatthamon Jantalae" w:date="2022-06-16T16:33:00Z">
                    <w:rPr>
                      <w:rFonts w:ascii="Calibri" w:hAnsi="Calibri" w:cs="Calibri"/>
                      <w:sz w:val="20"/>
                      <w:szCs w:val="20"/>
                    </w:rPr>
                  </w:rPrChange>
                </w:rPr>
                <w:lastRenderedPageBreak/>
                <w:t>Environmental</w:t>
              </w:r>
            </w:ins>
          </w:p>
          <w:p w14:paraId="57A1533A" w14:textId="4C05CAB2" w:rsidR="004C1926" w:rsidRPr="004C1926" w:rsidRDefault="004C1926" w:rsidP="004C1926">
            <w:pPr>
              <w:spacing w:after="0" w:line="240" w:lineRule="auto"/>
              <w:ind w:left="-18" w:right="-108"/>
              <w:rPr>
                <w:ins w:id="2621" w:author="Phatthamon Jantalae" w:date="2022-06-16T16:33:00Z"/>
                <w:rFonts w:ascii="Calibri" w:hAnsi="Calibri" w:cs="Calibri"/>
                <w:sz w:val="20"/>
                <w:szCs w:val="20"/>
                <w:highlight w:val="cyan"/>
                <w:rPrChange w:id="2622" w:author="Phatthamon Jantalae" w:date="2022-06-16T16:33:00Z">
                  <w:rPr>
                    <w:ins w:id="2623" w:author="Phatthamon Jantalae" w:date="2022-06-16T16:33:00Z"/>
                    <w:rFonts w:ascii="Calibri" w:hAnsi="Calibri" w:cs="Calibri"/>
                    <w:sz w:val="20"/>
                    <w:szCs w:val="20"/>
                  </w:rPr>
                </w:rPrChange>
              </w:rPr>
            </w:pPr>
            <w:ins w:id="2624" w:author="Phatthamon Jantalae" w:date="2022-06-16T16:33:00Z">
              <w:r w:rsidRPr="004C1926">
                <w:rPr>
                  <w:rFonts w:ascii="Calibri" w:hAnsi="Calibri" w:cs="Calibri"/>
                  <w:sz w:val="20"/>
                  <w:szCs w:val="20"/>
                  <w:highlight w:val="cyan"/>
                  <w:rPrChange w:id="2625" w:author="Phatthamon Jantalae" w:date="2022-06-16T16:33:00Z">
                    <w:rPr>
                      <w:rFonts w:ascii="Calibri" w:hAnsi="Calibri" w:cs="Calibri"/>
                      <w:sz w:val="20"/>
                      <w:szCs w:val="20"/>
                    </w:rPr>
                  </w:rPrChange>
                </w:rPr>
                <w:t xml:space="preserve">Operational </w:t>
              </w:r>
            </w:ins>
          </w:p>
        </w:tc>
        <w:tc>
          <w:tcPr>
            <w:tcW w:w="1170" w:type="dxa"/>
            <w:tcBorders>
              <w:top w:val="single" w:sz="4" w:space="0" w:color="FFFF00"/>
            </w:tcBorders>
          </w:tcPr>
          <w:p w14:paraId="153DE2BD" w14:textId="77777777" w:rsidR="004C1926" w:rsidRPr="004C1926" w:rsidRDefault="004C1926" w:rsidP="004C1926">
            <w:pPr>
              <w:spacing w:after="0" w:line="240" w:lineRule="auto"/>
              <w:rPr>
                <w:ins w:id="2626" w:author="Phatthamon Jantalae" w:date="2022-06-16T16:33:00Z"/>
                <w:rFonts w:ascii="Calibri" w:hAnsi="Calibri" w:cs="Calibri"/>
                <w:sz w:val="20"/>
                <w:szCs w:val="20"/>
                <w:highlight w:val="cyan"/>
                <w:lang w:eastAsia="ja-JP"/>
                <w:rPrChange w:id="2627" w:author="Phatthamon Jantalae" w:date="2022-06-16T16:33:00Z">
                  <w:rPr>
                    <w:ins w:id="2628" w:author="Phatthamon Jantalae" w:date="2022-06-16T16:33:00Z"/>
                    <w:rFonts w:ascii="Calibri" w:hAnsi="Calibri" w:cs="Calibri"/>
                    <w:sz w:val="20"/>
                    <w:szCs w:val="20"/>
                    <w:lang w:eastAsia="ja-JP"/>
                  </w:rPr>
                </w:rPrChange>
              </w:rPr>
            </w:pPr>
            <w:ins w:id="2629" w:author="Phatthamon Jantalae" w:date="2022-06-16T16:33:00Z">
              <w:r w:rsidRPr="004C1926">
                <w:rPr>
                  <w:rFonts w:ascii="Calibri" w:hAnsi="Calibri" w:cs="Calibri"/>
                  <w:sz w:val="20"/>
                  <w:szCs w:val="20"/>
                  <w:highlight w:val="cyan"/>
                  <w:lang w:eastAsia="ja-JP"/>
                  <w:rPrChange w:id="2630" w:author="Phatthamon Jantalae" w:date="2022-06-16T16:33:00Z">
                    <w:rPr>
                      <w:rFonts w:ascii="Calibri" w:hAnsi="Calibri" w:cs="Calibri"/>
                      <w:sz w:val="20"/>
                      <w:szCs w:val="20"/>
                      <w:lang w:eastAsia="ja-JP"/>
                    </w:rPr>
                  </w:rPrChange>
                </w:rPr>
                <w:t>I-5</w:t>
              </w:r>
            </w:ins>
          </w:p>
          <w:p w14:paraId="0230187F" w14:textId="77777777" w:rsidR="004C1926" w:rsidRPr="004C1926" w:rsidRDefault="004C1926" w:rsidP="004C1926">
            <w:pPr>
              <w:spacing w:after="0" w:line="240" w:lineRule="auto"/>
              <w:rPr>
                <w:ins w:id="2631" w:author="Phatthamon Jantalae" w:date="2022-06-16T16:33:00Z"/>
                <w:rFonts w:ascii="Calibri" w:hAnsi="Calibri" w:cs="Calibri"/>
                <w:sz w:val="20"/>
                <w:szCs w:val="20"/>
                <w:highlight w:val="cyan"/>
                <w:lang w:eastAsia="ja-JP"/>
                <w:rPrChange w:id="2632" w:author="Phatthamon Jantalae" w:date="2022-06-16T16:33:00Z">
                  <w:rPr>
                    <w:ins w:id="2633" w:author="Phatthamon Jantalae" w:date="2022-06-16T16:33:00Z"/>
                    <w:rFonts w:ascii="Calibri" w:hAnsi="Calibri" w:cs="Calibri"/>
                    <w:sz w:val="20"/>
                    <w:szCs w:val="20"/>
                    <w:lang w:eastAsia="ja-JP"/>
                  </w:rPr>
                </w:rPrChange>
              </w:rPr>
            </w:pPr>
            <w:ins w:id="2634" w:author="Phatthamon Jantalae" w:date="2022-06-16T16:33:00Z">
              <w:r w:rsidRPr="004C1926">
                <w:rPr>
                  <w:rFonts w:ascii="Calibri" w:hAnsi="Calibri" w:cs="Calibri"/>
                  <w:sz w:val="20"/>
                  <w:szCs w:val="20"/>
                  <w:highlight w:val="cyan"/>
                  <w:lang w:eastAsia="ja-JP"/>
                  <w:rPrChange w:id="2635" w:author="Phatthamon Jantalae" w:date="2022-06-16T16:33:00Z">
                    <w:rPr>
                      <w:rFonts w:ascii="Calibri" w:hAnsi="Calibri" w:cs="Calibri"/>
                      <w:sz w:val="20"/>
                      <w:szCs w:val="20"/>
                      <w:lang w:eastAsia="ja-JP"/>
                    </w:rPr>
                  </w:rPrChange>
                </w:rPr>
                <w:t>L-3</w:t>
              </w:r>
            </w:ins>
          </w:p>
          <w:p w14:paraId="0A287D95" w14:textId="77777777" w:rsidR="004C1926" w:rsidRPr="004C1926" w:rsidRDefault="004C1926" w:rsidP="004C1926">
            <w:pPr>
              <w:spacing w:after="0" w:line="240" w:lineRule="auto"/>
              <w:rPr>
                <w:ins w:id="2636" w:author="Phatthamon Jantalae" w:date="2022-06-16T16:33:00Z"/>
                <w:rFonts w:ascii="Calibri" w:hAnsi="Calibri" w:cs="Calibri"/>
                <w:sz w:val="20"/>
                <w:szCs w:val="20"/>
                <w:highlight w:val="cyan"/>
                <w:lang w:eastAsia="ja-JP"/>
                <w:rPrChange w:id="2637" w:author="Phatthamon Jantalae" w:date="2022-06-16T16:33:00Z">
                  <w:rPr>
                    <w:ins w:id="2638" w:author="Phatthamon Jantalae" w:date="2022-06-16T16:33:00Z"/>
                    <w:rFonts w:ascii="Calibri" w:hAnsi="Calibri" w:cs="Calibri"/>
                    <w:sz w:val="20"/>
                    <w:szCs w:val="20"/>
                    <w:lang w:eastAsia="ja-JP"/>
                  </w:rPr>
                </w:rPrChange>
              </w:rPr>
            </w:pPr>
          </w:p>
          <w:p w14:paraId="6302B547" w14:textId="4E666E82" w:rsidR="004C1926" w:rsidRPr="004C1926" w:rsidRDefault="004C1926" w:rsidP="004C1926">
            <w:pPr>
              <w:spacing w:after="0" w:line="240" w:lineRule="auto"/>
              <w:rPr>
                <w:ins w:id="2639" w:author="Phatthamon Jantalae" w:date="2022-06-16T16:33:00Z"/>
                <w:rFonts w:ascii="Calibri" w:hAnsi="Calibri" w:cs="Calibri"/>
                <w:sz w:val="20"/>
                <w:szCs w:val="20"/>
                <w:highlight w:val="cyan"/>
                <w:lang w:eastAsia="ja-JP"/>
                <w:rPrChange w:id="2640" w:author="Phatthamon Jantalae" w:date="2022-06-16T16:33:00Z">
                  <w:rPr>
                    <w:ins w:id="2641" w:author="Phatthamon Jantalae" w:date="2022-06-16T16:33:00Z"/>
                    <w:rFonts w:ascii="Calibri" w:hAnsi="Calibri" w:cs="Calibri"/>
                    <w:sz w:val="20"/>
                    <w:szCs w:val="20"/>
                    <w:lang w:eastAsia="ja-JP"/>
                  </w:rPr>
                </w:rPrChange>
              </w:rPr>
            </w:pPr>
            <w:ins w:id="2642" w:author="Phatthamon Jantalae" w:date="2022-06-16T16:33:00Z">
              <w:r w:rsidRPr="004C1926">
                <w:rPr>
                  <w:rFonts w:ascii="Calibri" w:hAnsi="Calibri" w:cs="Calibri"/>
                  <w:sz w:val="20"/>
                  <w:szCs w:val="20"/>
                  <w:highlight w:val="cyan"/>
                  <w:lang w:eastAsia="ja-JP"/>
                  <w:rPrChange w:id="2643" w:author="Phatthamon Jantalae" w:date="2022-06-16T16:33:00Z">
                    <w:rPr>
                      <w:rFonts w:ascii="Calibri" w:hAnsi="Calibri" w:cs="Calibri"/>
                      <w:sz w:val="20"/>
                      <w:szCs w:val="20"/>
                      <w:lang w:eastAsia="ja-JP"/>
                    </w:rPr>
                  </w:rPrChange>
                </w:rPr>
                <w:t>Substantial</w:t>
              </w:r>
              <w:r w:rsidRPr="004C1926">
                <w:rPr>
                  <w:rFonts w:cs="Calibri"/>
                  <w:highlight w:val="cyan"/>
                  <w:lang w:eastAsia="ja-JP"/>
                  <w:rPrChange w:id="2644" w:author="Phatthamon Jantalae" w:date="2022-06-16T16:33:00Z">
                    <w:rPr>
                      <w:rFonts w:cs="Calibri"/>
                      <w:lang w:eastAsia="ja-JP"/>
                    </w:rPr>
                  </w:rPrChange>
                </w:rPr>
                <w:t xml:space="preserve"> </w:t>
              </w:r>
            </w:ins>
          </w:p>
        </w:tc>
        <w:tc>
          <w:tcPr>
            <w:tcW w:w="4343" w:type="dxa"/>
            <w:tcBorders>
              <w:top w:val="single" w:sz="4" w:space="0" w:color="FFFF00"/>
            </w:tcBorders>
          </w:tcPr>
          <w:p w14:paraId="4AAA5698" w14:textId="77777777" w:rsidR="004C1926" w:rsidRPr="004C1926" w:rsidRDefault="004C1926" w:rsidP="004C1926">
            <w:pPr>
              <w:spacing w:after="0" w:line="240" w:lineRule="auto"/>
              <w:rPr>
                <w:ins w:id="2645" w:author="Phatthamon Jantalae" w:date="2022-06-16T16:33:00Z"/>
                <w:rFonts w:ascii="Calibri" w:hAnsi="Calibri" w:cs="Calibri"/>
                <w:sz w:val="20"/>
                <w:szCs w:val="20"/>
                <w:highlight w:val="cyan"/>
                <w:lang w:eastAsia="zh-CN"/>
                <w:rPrChange w:id="2646" w:author="Phatthamon Jantalae" w:date="2022-06-16T16:33:00Z">
                  <w:rPr>
                    <w:ins w:id="2647" w:author="Phatthamon Jantalae" w:date="2022-06-16T16:33:00Z"/>
                    <w:rFonts w:ascii="Calibri" w:hAnsi="Calibri" w:cs="Calibri"/>
                    <w:sz w:val="20"/>
                    <w:szCs w:val="20"/>
                    <w:lang w:eastAsia="zh-CN"/>
                  </w:rPr>
                </w:rPrChange>
              </w:rPr>
            </w:pPr>
            <w:ins w:id="2648" w:author="Phatthamon Jantalae" w:date="2022-06-16T16:33:00Z">
              <w:r w:rsidRPr="004C1926">
                <w:rPr>
                  <w:rFonts w:cs="Calibri"/>
                  <w:sz w:val="20"/>
                  <w:szCs w:val="20"/>
                  <w:highlight w:val="cyan"/>
                  <w:lang w:eastAsia="ja-JP"/>
                  <w:rPrChange w:id="2649" w:author="Phatthamon Jantalae" w:date="2022-06-16T16:33:00Z">
                    <w:rPr>
                      <w:rFonts w:cs="Calibri"/>
                      <w:sz w:val="20"/>
                      <w:szCs w:val="20"/>
                      <w:lang w:eastAsia="ja-JP"/>
                    </w:rPr>
                  </w:rPrChange>
                </w:rPr>
                <w:t>The project will undertake the conduct of a SESA that shall cover all upstream activities, and those with potential cumulative impact related implications. Activities that will fall under the scope of the SESA include (but are not limited to): Outputs 1.1.1, 1.1.2, 2.1.1, 2.1.2, 2.1.6, 2.2.4, 2.2.5, 3.1.1, and 3.1.2)</w:t>
              </w:r>
            </w:ins>
          </w:p>
          <w:p w14:paraId="03C8ECEC" w14:textId="77777777" w:rsidR="004C1926" w:rsidRPr="004C1926" w:rsidRDefault="004C1926" w:rsidP="004C1926">
            <w:pPr>
              <w:spacing w:after="0" w:line="240" w:lineRule="auto"/>
              <w:rPr>
                <w:ins w:id="2650" w:author="Phatthamon Jantalae" w:date="2022-06-16T16:33:00Z"/>
                <w:rFonts w:ascii="Calibri" w:hAnsi="Calibri" w:cs="Calibri"/>
                <w:sz w:val="20"/>
                <w:szCs w:val="20"/>
                <w:highlight w:val="cyan"/>
                <w:lang w:eastAsia="ja-JP"/>
                <w:rPrChange w:id="2651" w:author="Phatthamon Jantalae" w:date="2022-06-16T16:33:00Z">
                  <w:rPr>
                    <w:ins w:id="2652" w:author="Phatthamon Jantalae" w:date="2022-06-16T16:33:00Z"/>
                    <w:rFonts w:ascii="Calibri" w:hAnsi="Calibri" w:cs="Calibri"/>
                    <w:sz w:val="20"/>
                    <w:szCs w:val="20"/>
                    <w:lang w:eastAsia="ja-JP"/>
                  </w:rPr>
                </w:rPrChange>
              </w:rPr>
            </w:pPr>
          </w:p>
          <w:p w14:paraId="4E35DC32" w14:textId="77777777" w:rsidR="004C1926" w:rsidRPr="004C1926" w:rsidRDefault="004C1926" w:rsidP="004C1926">
            <w:pPr>
              <w:spacing w:after="0" w:line="240" w:lineRule="auto"/>
              <w:rPr>
                <w:ins w:id="2653" w:author="Phatthamon Jantalae" w:date="2022-06-16T16:33:00Z"/>
                <w:rFonts w:ascii="Calibri" w:hAnsi="Calibri" w:cs="Calibri"/>
                <w:sz w:val="20"/>
                <w:szCs w:val="20"/>
                <w:highlight w:val="cyan"/>
                <w:lang w:eastAsia="ja-JP"/>
                <w:rPrChange w:id="2654" w:author="Phatthamon Jantalae" w:date="2022-06-16T16:33:00Z">
                  <w:rPr>
                    <w:ins w:id="2655" w:author="Phatthamon Jantalae" w:date="2022-06-16T16:33:00Z"/>
                    <w:rFonts w:ascii="Calibri" w:hAnsi="Calibri" w:cs="Calibri"/>
                    <w:sz w:val="20"/>
                    <w:szCs w:val="20"/>
                    <w:lang w:eastAsia="ja-JP"/>
                  </w:rPr>
                </w:rPrChange>
              </w:rPr>
            </w:pPr>
          </w:p>
          <w:p w14:paraId="034D486E" w14:textId="77777777" w:rsidR="004C1926" w:rsidRPr="004C1926" w:rsidRDefault="004C1926" w:rsidP="004C1926">
            <w:pPr>
              <w:spacing w:after="0" w:line="240" w:lineRule="auto"/>
              <w:rPr>
                <w:ins w:id="2656" w:author="Phatthamon Jantalae" w:date="2022-06-16T16:33:00Z"/>
                <w:rFonts w:ascii="Calibri" w:hAnsi="Calibri" w:cs="Calibri"/>
                <w:sz w:val="20"/>
                <w:szCs w:val="20"/>
                <w:highlight w:val="cyan"/>
                <w:lang w:eastAsia="ja-JP"/>
                <w:rPrChange w:id="2657" w:author="Phatthamon Jantalae" w:date="2022-06-16T16:33:00Z">
                  <w:rPr>
                    <w:ins w:id="2658" w:author="Phatthamon Jantalae" w:date="2022-06-16T16:33:00Z"/>
                    <w:rFonts w:ascii="Calibri" w:hAnsi="Calibri" w:cs="Calibri"/>
                    <w:sz w:val="20"/>
                    <w:szCs w:val="20"/>
                    <w:lang w:eastAsia="ja-JP"/>
                  </w:rPr>
                </w:rPrChange>
              </w:rPr>
            </w:pPr>
          </w:p>
          <w:p w14:paraId="79F1637E" w14:textId="77777777" w:rsidR="004C1926" w:rsidRPr="004C1926" w:rsidRDefault="004C1926" w:rsidP="004C1926">
            <w:pPr>
              <w:pStyle w:val="NormalWeb"/>
              <w:widowControl w:val="0"/>
              <w:spacing w:before="0" w:beforeAutospacing="0" w:after="0" w:afterAutospacing="0"/>
              <w:jc w:val="left"/>
              <w:rPr>
                <w:ins w:id="2659" w:author="Phatthamon Jantalae" w:date="2022-06-16T16:33:00Z"/>
                <w:rFonts w:ascii="Calibri" w:hAnsi="Calibri" w:cs="Calibri"/>
                <w:sz w:val="20"/>
                <w:szCs w:val="20"/>
                <w:highlight w:val="cyan"/>
                <w:rPrChange w:id="2660" w:author="Phatthamon Jantalae" w:date="2022-06-16T16:33:00Z">
                  <w:rPr>
                    <w:ins w:id="2661" w:author="Phatthamon Jantalae" w:date="2022-06-16T16:33:00Z"/>
                    <w:rFonts w:ascii="Calibri" w:hAnsi="Calibri" w:cs="Calibri"/>
                    <w:sz w:val="20"/>
                    <w:szCs w:val="20"/>
                  </w:rPr>
                </w:rPrChange>
              </w:rPr>
            </w:pPr>
          </w:p>
        </w:tc>
        <w:tc>
          <w:tcPr>
            <w:tcW w:w="839" w:type="dxa"/>
            <w:tcBorders>
              <w:top w:val="single" w:sz="4" w:space="0" w:color="FFFF00"/>
            </w:tcBorders>
          </w:tcPr>
          <w:p w14:paraId="46E04468" w14:textId="77777777" w:rsidR="004C1926" w:rsidRPr="004C1926" w:rsidRDefault="004C1926" w:rsidP="004C1926">
            <w:pPr>
              <w:spacing w:after="0" w:line="240" w:lineRule="auto"/>
              <w:ind w:right="-108"/>
              <w:rPr>
                <w:ins w:id="2662" w:author="Phatthamon Jantalae" w:date="2022-06-16T16:33:00Z"/>
                <w:rFonts w:ascii="Calibri" w:hAnsi="Calibri" w:cs="Calibri"/>
                <w:sz w:val="20"/>
                <w:szCs w:val="20"/>
                <w:highlight w:val="cyan"/>
                <w:rPrChange w:id="2663" w:author="Phatthamon Jantalae" w:date="2022-06-16T16:33:00Z">
                  <w:rPr>
                    <w:ins w:id="2664" w:author="Phatthamon Jantalae" w:date="2022-06-16T16:33:00Z"/>
                    <w:rFonts w:ascii="Calibri" w:hAnsi="Calibri" w:cs="Calibri"/>
                    <w:sz w:val="20"/>
                    <w:szCs w:val="20"/>
                  </w:rPr>
                </w:rPrChange>
              </w:rPr>
            </w:pPr>
            <w:ins w:id="2665" w:author="Phatthamon Jantalae" w:date="2022-06-16T16:33:00Z">
              <w:r w:rsidRPr="004C1926">
                <w:rPr>
                  <w:rFonts w:ascii="Calibri" w:hAnsi="Calibri" w:cs="Calibri"/>
                  <w:sz w:val="20"/>
                  <w:szCs w:val="20"/>
                  <w:highlight w:val="cyan"/>
                  <w:rPrChange w:id="2666" w:author="Phatthamon Jantalae" w:date="2022-06-16T16:33:00Z">
                    <w:rPr>
                      <w:rFonts w:ascii="Calibri" w:hAnsi="Calibri" w:cs="Calibri"/>
                      <w:sz w:val="20"/>
                      <w:szCs w:val="20"/>
                    </w:rPr>
                  </w:rPrChange>
                </w:rPr>
                <w:t>PMU</w:t>
              </w:r>
            </w:ins>
          </w:p>
          <w:p w14:paraId="24AD1636" w14:textId="77777777" w:rsidR="004C1926" w:rsidRPr="004C1926" w:rsidRDefault="004C1926" w:rsidP="004C1926">
            <w:pPr>
              <w:spacing w:after="0" w:line="240" w:lineRule="auto"/>
              <w:ind w:right="-108"/>
              <w:rPr>
                <w:ins w:id="2667" w:author="Phatthamon Jantalae" w:date="2022-06-16T16:33:00Z"/>
                <w:rFonts w:ascii="Calibri" w:hAnsi="Calibri" w:cs="Calibri"/>
                <w:sz w:val="20"/>
                <w:szCs w:val="20"/>
                <w:highlight w:val="cyan"/>
                <w:rPrChange w:id="2668" w:author="Phatthamon Jantalae" w:date="2022-06-16T16:33:00Z">
                  <w:rPr>
                    <w:ins w:id="2669" w:author="Phatthamon Jantalae" w:date="2022-06-16T16:33:00Z"/>
                    <w:rFonts w:ascii="Calibri" w:hAnsi="Calibri" w:cs="Calibri"/>
                    <w:sz w:val="20"/>
                    <w:szCs w:val="20"/>
                  </w:rPr>
                </w:rPrChange>
              </w:rPr>
            </w:pPr>
            <w:ins w:id="2670" w:author="Phatthamon Jantalae" w:date="2022-06-16T16:33:00Z">
              <w:r w:rsidRPr="004C1926">
                <w:rPr>
                  <w:rFonts w:ascii="Calibri" w:hAnsi="Calibri" w:cs="Calibri"/>
                  <w:sz w:val="20"/>
                  <w:szCs w:val="20"/>
                  <w:highlight w:val="cyan"/>
                  <w:rPrChange w:id="2671" w:author="Phatthamon Jantalae" w:date="2022-06-16T16:33:00Z">
                    <w:rPr>
                      <w:rFonts w:ascii="Calibri" w:hAnsi="Calibri" w:cs="Calibri"/>
                      <w:sz w:val="20"/>
                      <w:szCs w:val="20"/>
                    </w:rPr>
                  </w:rPrChange>
                </w:rPr>
                <w:t>MIIT</w:t>
              </w:r>
            </w:ins>
          </w:p>
          <w:p w14:paraId="1F39EA97" w14:textId="77777777" w:rsidR="004C1926" w:rsidRPr="004C1926" w:rsidRDefault="004C1926" w:rsidP="004C1926">
            <w:pPr>
              <w:spacing w:after="0" w:line="240" w:lineRule="auto"/>
              <w:ind w:right="-108"/>
              <w:rPr>
                <w:ins w:id="2672" w:author="Phatthamon Jantalae" w:date="2022-06-16T16:33:00Z"/>
                <w:rFonts w:ascii="Calibri" w:hAnsi="Calibri" w:cs="Calibri"/>
                <w:sz w:val="20"/>
                <w:szCs w:val="20"/>
                <w:highlight w:val="cyan"/>
                <w:rPrChange w:id="2673" w:author="Phatthamon Jantalae" w:date="2022-06-16T16:33:00Z">
                  <w:rPr>
                    <w:ins w:id="2674" w:author="Phatthamon Jantalae" w:date="2022-06-16T16:33:00Z"/>
                    <w:rFonts w:ascii="Calibri" w:hAnsi="Calibri" w:cs="Calibri"/>
                    <w:sz w:val="20"/>
                    <w:szCs w:val="20"/>
                  </w:rPr>
                </w:rPrChange>
              </w:rPr>
            </w:pPr>
            <w:ins w:id="2675" w:author="Phatthamon Jantalae" w:date="2022-06-16T16:33:00Z">
              <w:r w:rsidRPr="004C1926">
                <w:rPr>
                  <w:rFonts w:ascii="Calibri" w:hAnsi="Calibri" w:cs="Calibri"/>
                  <w:sz w:val="20"/>
                  <w:szCs w:val="20"/>
                  <w:highlight w:val="cyan"/>
                  <w:rPrChange w:id="2676" w:author="Phatthamon Jantalae" w:date="2022-06-16T16:33:00Z">
                    <w:rPr>
                      <w:rFonts w:ascii="Calibri" w:hAnsi="Calibri" w:cs="Calibri"/>
                      <w:sz w:val="20"/>
                      <w:szCs w:val="20"/>
                    </w:rPr>
                  </w:rPrChange>
                </w:rPr>
                <w:t>MNR</w:t>
              </w:r>
            </w:ins>
          </w:p>
          <w:p w14:paraId="3C82DEE5" w14:textId="77777777" w:rsidR="004C1926" w:rsidRPr="004C1926" w:rsidRDefault="004C1926" w:rsidP="004C1926">
            <w:pPr>
              <w:spacing w:after="0" w:line="240" w:lineRule="auto"/>
              <w:ind w:right="-108"/>
              <w:rPr>
                <w:ins w:id="2677" w:author="Phatthamon Jantalae" w:date="2022-06-16T16:33:00Z"/>
                <w:rFonts w:ascii="Calibri" w:hAnsi="Calibri" w:cs="Calibri"/>
                <w:sz w:val="20"/>
                <w:szCs w:val="20"/>
                <w:highlight w:val="cyan"/>
                <w:rPrChange w:id="2678" w:author="Phatthamon Jantalae" w:date="2022-06-16T16:33:00Z">
                  <w:rPr>
                    <w:ins w:id="2679" w:author="Phatthamon Jantalae" w:date="2022-06-16T16:33:00Z"/>
                    <w:rFonts w:ascii="Calibri" w:hAnsi="Calibri" w:cs="Calibri"/>
                    <w:sz w:val="20"/>
                    <w:szCs w:val="20"/>
                  </w:rPr>
                </w:rPrChange>
              </w:rPr>
            </w:pPr>
          </w:p>
        </w:tc>
        <w:tc>
          <w:tcPr>
            <w:tcW w:w="900" w:type="dxa"/>
            <w:tcBorders>
              <w:top w:val="single" w:sz="4" w:space="0" w:color="FFFF00"/>
            </w:tcBorders>
          </w:tcPr>
          <w:p w14:paraId="03ADD66E" w14:textId="0BE95596" w:rsidR="004C1926" w:rsidRPr="004C1926" w:rsidRDefault="004C1926" w:rsidP="004C1926">
            <w:pPr>
              <w:spacing w:after="0" w:line="240" w:lineRule="auto"/>
              <w:ind w:right="-108"/>
              <w:rPr>
                <w:ins w:id="2680" w:author="Phatthamon Jantalae" w:date="2022-06-16T16:33:00Z"/>
                <w:rFonts w:ascii="Calibri" w:hAnsi="Calibri" w:cs="Calibri"/>
                <w:sz w:val="20"/>
                <w:szCs w:val="20"/>
                <w:highlight w:val="cyan"/>
                <w:rPrChange w:id="2681" w:author="Phatthamon Jantalae" w:date="2022-06-16T16:33:00Z">
                  <w:rPr>
                    <w:ins w:id="2682" w:author="Phatthamon Jantalae" w:date="2022-06-16T16:33:00Z"/>
                    <w:rFonts w:ascii="Calibri" w:hAnsi="Calibri" w:cs="Calibri"/>
                    <w:sz w:val="20"/>
                    <w:szCs w:val="20"/>
                  </w:rPr>
                </w:rPrChange>
              </w:rPr>
            </w:pPr>
            <w:ins w:id="2683" w:author="Phatthamon Jantalae" w:date="2022-06-16T16:33:00Z">
              <w:r w:rsidRPr="004C1926">
                <w:rPr>
                  <w:rFonts w:ascii="Calibri" w:hAnsi="Calibri" w:cs="Calibri"/>
                  <w:sz w:val="20"/>
                  <w:szCs w:val="20"/>
                  <w:highlight w:val="cyan"/>
                  <w:rPrChange w:id="2684" w:author="Phatthamon Jantalae" w:date="2022-06-16T16:33:00Z">
                    <w:rPr>
                      <w:rFonts w:ascii="Calibri" w:hAnsi="Calibri" w:cs="Calibri"/>
                      <w:sz w:val="20"/>
                      <w:szCs w:val="20"/>
                    </w:rPr>
                  </w:rPrChange>
                </w:rPr>
                <w:t>No Change</w:t>
              </w:r>
            </w:ins>
          </w:p>
        </w:tc>
      </w:tr>
      <w:tr w:rsidR="004C1926" w14:paraId="04C4AD80" w14:textId="77777777">
        <w:trPr>
          <w:jc w:val="center"/>
          <w:ins w:id="2685" w:author="Phatthamon Jantalae" w:date="2022-06-16T16:33:00Z"/>
        </w:trPr>
        <w:tc>
          <w:tcPr>
            <w:tcW w:w="1710" w:type="dxa"/>
            <w:tcBorders>
              <w:top w:val="single" w:sz="4" w:space="0" w:color="FFFF00"/>
            </w:tcBorders>
          </w:tcPr>
          <w:p w14:paraId="6F1D3A34" w14:textId="654604C3" w:rsidR="004C1926" w:rsidRPr="00393E35" w:rsidRDefault="004C1926" w:rsidP="004C1926">
            <w:pPr>
              <w:pStyle w:val="ListParagraph"/>
              <w:ind w:left="0"/>
              <w:contextualSpacing/>
              <w:rPr>
                <w:ins w:id="2686" w:author="Phatthamon Jantalae" w:date="2022-06-16T16:33:00Z"/>
                <w:rFonts w:asciiTheme="minorHAnsi" w:hAnsiTheme="minorHAnsi" w:cstheme="minorHAnsi"/>
                <w:sz w:val="20"/>
                <w:szCs w:val="20"/>
                <w:highlight w:val="cyan"/>
                <w:lang w:eastAsia="ja-JP"/>
              </w:rPr>
            </w:pPr>
            <w:ins w:id="2687" w:author="Phatthamon Jantalae" w:date="2022-06-16T16:34:00Z">
              <w:r w:rsidRPr="004C1926">
                <w:rPr>
                  <w:rFonts w:asciiTheme="minorHAnsi" w:eastAsia="Times New Roman" w:hAnsiTheme="minorHAnsi" w:cstheme="minorHAnsi"/>
                  <w:sz w:val="20"/>
                  <w:szCs w:val="20"/>
                  <w:highlight w:val="cyan"/>
                  <w:lang w:eastAsia="ja-JP"/>
                  <w:rPrChange w:id="2688" w:author="Phatthamon Jantalae" w:date="2022-06-16T16:34:00Z">
                    <w:rPr>
                      <w:rFonts w:eastAsia="Times New Roman" w:cstheme="minorHAnsi"/>
                      <w:sz w:val="20"/>
                      <w:szCs w:val="20"/>
                      <w:lang w:eastAsia="ja-JP"/>
                    </w:rPr>
                  </w:rPrChange>
                </w:rPr>
                <w:t xml:space="preserve">The </w:t>
              </w:r>
              <w:proofErr w:type="spellStart"/>
              <w:r w:rsidRPr="004C1926">
                <w:rPr>
                  <w:rFonts w:asciiTheme="minorHAnsi" w:eastAsia="Times New Roman" w:hAnsiTheme="minorHAnsi" w:cstheme="minorHAnsi"/>
                  <w:sz w:val="20"/>
                  <w:szCs w:val="20"/>
                  <w:highlight w:val="cyan"/>
                  <w:lang w:eastAsia="ja-JP"/>
                  <w:rPrChange w:id="2689" w:author="Phatthamon Jantalae" w:date="2022-06-16T16:34:00Z">
                    <w:rPr>
                      <w:rFonts w:eastAsia="Times New Roman" w:cstheme="minorHAnsi"/>
                      <w:sz w:val="20"/>
                      <w:szCs w:val="20"/>
                      <w:lang w:eastAsia="ja-JP"/>
                    </w:rPr>
                  </w:rPrChange>
                </w:rPr>
                <w:t>phosphogypsum</w:t>
              </w:r>
              <w:proofErr w:type="spellEnd"/>
              <w:r w:rsidRPr="004C1926">
                <w:rPr>
                  <w:rFonts w:asciiTheme="minorHAnsi" w:eastAsia="Times New Roman" w:hAnsiTheme="minorHAnsi" w:cstheme="minorHAnsi"/>
                  <w:sz w:val="20"/>
                  <w:szCs w:val="20"/>
                  <w:highlight w:val="cyan"/>
                  <w:lang w:eastAsia="ja-JP"/>
                  <w:rPrChange w:id="2690" w:author="Phatthamon Jantalae" w:date="2022-06-16T16:34:00Z">
                    <w:rPr>
                      <w:rFonts w:eastAsia="Times New Roman" w:cstheme="minorHAnsi"/>
                      <w:sz w:val="20"/>
                      <w:szCs w:val="20"/>
                      <w:lang w:eastAsia="ja-JP"/>
                    </w:rPr>
                  </w:rPrChange>
                </w:rPr>
                <w:t xml:space="preserve"> processing and reuse demos have been planned to be implemented in the existing </w:t>
              </w:r>
              <w:r w:rsidRPr="004C1926">
                <w:rPr>
                  <w:rFonts w:asciiTheme="minorHAnsi" w:hAnsiTheme="minorHAnsi" w:cstheme="minorHAnsi"/>
                  <w:sz w:val="20"/>
                  <w:szCs w:val="20"/>
                  <w:highlight w:val="cyan"/>
                  <w:lang w:eastAsia="zh-CN"/>
                  <w:rPrChange w:id="2691" w:author="Phatthamon Jantalae" w:date="2022-06-16T16:34:00Z">
                    <w:rPr>
                      <w:rFonts w:cstheme="minorHAnsi"/>
                      <w:sz w:val="20"/>
                      <w:szCs w:val="20"/>
                      <w:lang w:eastAsia="zh-CN"/>
                    </w:rPr>
                  </w:rPrChange>
                </w:rPr>
                <w:t xml:space="preserve">facility. Legacy pollution issues may </w:t>
              </w:r>
              <w:proofErr w:type="gramStart"/>
              <w:r w:rsidRPr="004C1926">
                <w:rPr>
                  <w:rFonts w:asciiTheme="minorHAnsi" w:hAnsiTheme="minorHAnsi" w:cstheme="minorHAnsi"/>
                  <w:sz w:val="20"/>
                  <w:szCs w:val="20"/>
                  <w:highlight w:val="cyan"/>
                  <w:lang w:eastAsia="zh-CN"/>
                  <w:rPrChange w:id="2692" w:author="Phatthamon Jantalae" w:date="2022-06-16T16:34:00Z">
                    <w:rPr>
                      <w:rFonts w:cstheme="minorHAnsi"/>
                      <w:sz w:val="20"/>
                      <w:szCs w:val="20"/>
                      <w:lang w:eastAsia="zh-CN"/>
                    </w:rPr>
                  </w:rPrChange>
                </w:rPr>
                <w:t>exists</w:t>
              </w:r>
              <w:proofErr w:type="gramEnd"/>
              <w:r w:rsidRPr="004C1926">
                <w:rPr>
                  <w:rFonts w:asciiTheme="minorHAnsi" w:hAnsiTheme="minorHAnsi" w:cstheme="minorHAnsi"/>
                  <w:sz w:val="20"/>
                  <w:szCs w:val="20"/>
                  <w:highlight w:val="cyan"/>
                  <w:lang w:eastAsia="zh-CN"/>
                  <w:rPrChange w:id="2693" w:author="Phatthamon Jantalae" w:date="2022-06-16T16:34:00Z">
                    <w:rPr>
                      <w:rFonts w:cstheme="minorHAnsi"/>
                      <w:sz w:val="20"/>
                      <w:szCs w:val="20"/>
                      <w:lang w:eastAsia="zh-CN"/>
                    </w:rPr>
                  </w:rPrChange>
                </w:rPr>
                <w:t xml:space="preserve"> that have on-going environmental impacts which will have to be managed in line with UNDP SES requirements.</w:t>
              </w:r>
            </w:ins>
          </w:p>
        </w:tc>
        <w:tc>
          <w:tcPr>
            <w:tcW w:w="1350" w:type="dxa"/>
            <w:tcBorders>
              <w:top w:val="single" w:sz="4" w:space="0" w:color="FFFF00"/>
            </w:tcBorders>
          </w:tcPr>
          <w:p w14:paraId="4F4ED05B" w14:textId="4A31ABC5" w:rsidR="004C1926" w:rsidRPr="004C1926" w:rsidRDefault="004C1926" w:rsidP="004C1926">
            <w:pPr>
              <w:spacing w:after="0" w:line="240" w:lineRule="auto"/>
              <w:ind w:left="-18" w:right="-108"/>
              <w:rPr>
                <w:ins w:id="2694" w:author="Phatthamon Jantalae" w:date="2022-06-16T16:33:00Z"/>
                <w:rFonts w:cstheme="minorHAnsi"/>
                <w:sz w:val="20"/>
                <w:szCs w:val="20"/>
                <w:highlight w:val="cyan"/>
                <w:rPrChange w:id="2695" w:author="Phatthamon Jantalae" w:date="2022-06-16T16:34:00Z">
                  <w:rPr>
                    <w:ins w:id="2696" w:author="Phatthamon Jantalae" w:date="2022-06-16T16:33:00Z"/>
                    <w:rFonts w:ascii="Calibri" w:hAnsi="Calibri" w:cs="Calibri"/>
                    <w:sz w:val="20"/>
                    <w:szCs w:val="20"/>
                    <w:highlight w:val="cyan"/>
                  </w:rPr>
                </w:rPrChange>
              </w:rPr>
            </w:pPr>
            <w:ins w:id="2697" w:author="Phatthamon Jantalae" w:date="2022-06-16T16:34:00Z">
              <w:r w:rsidRPr="004C1926">
                <w:rPr>
                  <w:rFonts w:cstheme="minorHAnsi"/>
                  <w:sz w:val="20"/>
                  <w:szCs w:val="20"/>
                  <w:highlight w:val="cyan"/>
                  <w:rPrChange w:id="2698" w:author="Phatthamon Jantalae" w:date="2022-06-16T16:34:00Z">
                    <w:rPr>
                      <w:rFonts w:cstheme="minorHAnsi"/>
                      <w:sz w:val="20"/>
                      <w:szCs w:val="20"/>
                    </w:rPr>
                  </w:rPrChange>
                </w:rPr>
                <w:t xml:space="preserve">Environmental </w:t>
              </w:r>
            </w:ins>
          </w:p>
        </w:tc>
        <w:tc>
          <w:tcPr>
            <w:tcW w:w="1170" w:type="dxa"/>
            <w:tcBorders>
              <w:top w:val="single" w:sz="4" w:space="0" w:color="FFFF00"/>
            </w:tcBorders>
          </w:tcPr>
          <w:p w14:paraId="6E9772DD" w14:textId="77777777" w:rsidR="004C1926" w:rsidRPr="004C1926" w:rsidRDefault="004C1926" w:rsidP="004C1926">
            <w:pPr>
              <w:spacing w:after="0" w:line="240" w:lineRule="auto"/>
              <w:rPr>
                <w:ins w:id="2699" w:author="Phatthamon Jantalae" w:date="2022-06-16T16:34:00Z"/>
                <w:rFonts w:cstheme="minorHAnsi"/>
                <w:sz w:val="20"/>
                <w:szCs w:val="20"/>
                <w:highlight w:val="cyan"/>
                <w:lang w:eastAsia="ja-JP"/>
                <w:rPrChange w:id="2700" w:author="Phatthamon Jantalae" w:date="2022-06-16T16:34:00Z">
                  <w:rPr>
                    <w:ins w:id="2701" w:author="Phatthamon Jantalae" w:date="2022-06-16T16:34:00Z"/>
                    <w:rFonts w:ascii="Calibri" w:hAnsi="Calibri" w:cs="Calibri"/>
                    <w:sz w:val="20"/>
                    <w:szCs w:val="20"/>
                    <w:lang w:eastAsia="ja-JP"/>
                  </w:rPr>
                </w:rPrChange>
              </w:rPr>
            </w:pPr>
            <w:ins w:id="2702" w:author="Phatthamon Jantalae" w:date="2022-06-16T16:34:00Z">
              <w:r w:rsidRPr="004C1926">
                <w:rPr>
                  <w:rFonts w:cstheme="minorHAnsi"/>
                  <w:sz w:val="20"/>
                  <w:szCs w:val="20"/>
                  <w:highlight w:val="cyan"/>
                  <w:lang w:eastAsia="ja-JP"/>
                  <w:rPrChange w:id="2703" w:author="Phatthamon Jantalae" w:date="2022-06-16T16:34:00Z">
                    <w:rPr>
                      <w:rFonts w:ascii="Calibri" w:hAnsi="Calibri" w:cs="Calibri"/>
                      <w:sz w:val="20"/>
                      <w:szCs w:val="20"/>
                      <w:lang w:eastAsia="ja-JP"/>
                    </w:rPr>
                  </w:rPrChange>
                </w:rPr>
                <w:t>I-4</w:t>
              </w:r>
            </w:ins>
          </w:p>
          <w:p w14:paraId="431E815F" w14:textId="77777777" w:rsidR="004C1926" w:rsidRPr="004C1926" w:rsidRDefault="004C1926" w:rsidP="004C1926">
            <w:pPr>
              <w:spacing w:after="0" w:line="240" w:lineRule="auto"/>
              <w:rPr>
                <w:ins w:id="2704" w:author="Phatthamon Jantalae" w:date="2022-06-16T16:34:00Z"/>
                <w:rFonts w:cstheme="minorHAnsi"/>
                <w:sz w:val="20"/>
                <w:szCs w:val="20"/>
                <w:highlight w:val="cyan"/>
                <w:lang w:eastAsia="ja-JP"/>
                <w:rPrChange w:id="2705" w:author="Phatthamon Jantalae" w:date="2022-06-16T16:34:00Z">
                  <w:rPr>
                    <w:ins w:id="2706" w:author="Phatthamon Jantalae" w:date="2022-06-16T16:34:00Z"/>
                    <w:rFonts w:ascii="Calibri" w:hAnsi="Calibri" w:cs="Calibri"/>
                    <w:sz w:val="20"/>
                    <w:szCs w:val="20"/>
                    <w:lang w:eastAsia="ja-JP"/>
                  </w:rPr>
                </w:rPrChange>
              </w:rPr>
            </w:pPr>
            <w:ins w:id="2707" w:author="Phatthamon Jantalae" w:date="2022-06-16T16:34:00Z">
              <w:r w:rsidRPr="004C1926">
                <w:rPr>
                  <w:rFonts w:cstheme="minorHAnsi"/>
                  <w:sz w:val="20"/>
                  <w:szCs w:val="20"/>
                  <w:highlight w:val="cyan"/>
                  <w:lang w:eastAsia="ja-JP"/>
                  <w:rPrChange w:id="2708" w:author="Phatthamon Jantalae" w:date="2022-06-16T16:34:00Z">
                    <w:rPr>
                      <w:rFonts w:ascii="Calibri" w:hAnsi="Calibri" w:cs="Calibri"/>
                      <w:sz w:val="20"/>
                      <w:szCs w:val="20"/>
                      <w:lang w:eastAsia="ja-JP"/>
                    </w:rPr>
                  </w:rPrChange>
                </w:rPr>
                <w:t>L-2</w:t>
              </w:r>
            </w:ins>
          </w:p>
          <w:p w14:paraId="0455E15F" w14:textId="77777777" w:rsidR="004C1926" w:rsidRPr="004C1926" w:rsidRDefault="004C1926" w:rsidP="004C1926">
            <w:pPr>
              <w:spacing w:after="0" w:line="240" w:lineRule="auto"/>
              <w:rPr>
                <w:ins w:id="2709" w:author="Phatthamon Jantalae" w:date="2022-06-16T16:34:00Z"/>
                <w:rFonts w:cstheme="minorHAnsi"/>
                <w:sz w:val="20"/>
                <w:szCs w:val="20"/>
                <w:highlight w:val="cyan"/>
                <w:lang w:eastAsia="ja-JP"/>
                <w:rPrChange w:id="2710" w:author="Phatthamon Jantalae" w:date="2022-06-16T16:34:00Z">
                  <w:rPr>
                    <w:ins w:id="2711" w:author="Phatthamon Jantalae" w:date="2022-06-16T16:34:00Z"/>
                    <w:rFonts w:ascii="Calibri" w:hAnsi="Calibri" w:cs="Calibri"/>
                    <w:sz w:val="20"/>
                    <w:szCs w:val="20"/>
                    <w:lang w:eastAsia="ja-JP"/>
                  </w:rPr>
                </w:rPrChange>
              </w:rPr>
            </w:pPr>
          </w:p>
          <w:p w14:paraId="1D9C0974" w14:textId="6DB3B467" w:rsidR="004C1926" w:rsidRPr="004C1926" w:rsidRDefault="004C1926" w:rsidP="004C1926">
            <w:pPr>
              <w:spacing w:after="0" w:line="240" w:lineRule="auto"/>
              <w:rPr>
                <w:ins w:id="2712" w:author="Phatthamon Jantalae" w:date="2022-06-16T16:33:00Z"/>
                <w:rFonts w:cstheme="minorHAnsi"/>
                <w:sz w:val="20"/>
                <w:szCs w:val="20"/>
                <w:highlight w:val="cyan"/>
                <w:lang w:eastAsia="ja-JP"/>
                <w:rPrChange w:id="2713" w:author="Phatthamon Jantalae" w:date="2022-06-16T16:34:00Z">
                  <w:rPr>
                    <w:ins w:id="2714" w:author="Phatthamon Jantalae" w:date="2022-06-16T16:33:00Z"/>
                    <w:rFonts w:ascii="Calibri" w:hAnsi="Calibri" w:cs="Calibri"/>
                    <w:sz w:val="20"/>
                    <w:szCs w:val="20"/>
                    <w:highlight w:val="cyan"/>
                    <w:lang w:eastAsia="ja-JP"/>
                  </w:rPr>
                </w:rPrChange>
              </w:rPr>
            </w:pPr>
            <w:ins w:id="2715" w:author="Phatthamon Jantalae" w:date="2022-06-16T16:34:00Z">
              <w:r w:rsidRPr="004C1926">
                <w:rPr>
                  <w:rFonts w:cstheme="minorHAnsi"/>
                  <w:sz w:val="20"/>
                  <w:szCs w:val="20"/>
                  <w:highlight w:val="cyan"/>
                  <w:lang w:eastAsia="ja-JP"/>
                  <w:rPrChange w:id="2716" w:author="Phatthamon Jantalae" w:date="2022-06-16T16:34:00Z">
                    <w:rPr>
                      <w:rFonts w:ascii="Calibri" w:hAnsi="Calibri" w:cs="Calibri"/>
                      <w:sz w:val="20"/>
                      <w:szCs w:val="20"/>
                      <w:lang w:eastAsia="ja-JP"/>
                    </w:rPr>
                  </w:rPrChange>
                </w:rPr>
                <w:t xml:space="preserve">Moderate </w:t>
              </w:r>
            </w:ins>
          </w:p>
        </w:tc>
        <w:tc>
          <w:tcPr>
            <w:tcW w:w="4343" w:type="dxa"/>
            <w:tcBorders>
              <w:top w:val="single" w:sz="4" w:space="0" w:color="FFFF00"/>
            </w:tcBorders>
          </w:tcPr>
          <w:p w14:paraId="06236B2E" w14:textId="221CCAC8" w:rsidR="004C1926" w:rsidRPr="004C1926" w:rsidRDefault="004C1926" w:rsidP="004C1926">
            <w:pPr>
              <w:spacing w:after="0" w:line="240" w:lineRule="auto"/>
              <w:rPr>
                <w:ins w:id="2717" w:author="Phatthamon Jantalae" w:date="2022-06-16T16:33:00Z"/>
                <w:rFonts w:cstheme="minorHAnsi"/>
                <w:sz w:val="20"/>
                <w:szCs w:val="20"/>
                <w:highlight w:val="cyan"/>
                <w:lang w:eastAsia="ja-JP"/>
                <w:rPrChange w:id="2718" w:author="Phatthamon Jantalae" w:date="2022-06-16T16:34:00Z">
                  <w:rPr>
                    <w:ins w:id="2719" w:author="Phatthamon Jantalae" w:date="2022-06-16T16:33:00Z"/>
                    <w:rFonts w:cs="Calibri"/>
                    <w:sz w:val="20"/>
                    <w:szCs w:val="20"/>
                    <w:highlight w:val="cyan"/>
                    <w:lang w:eastAsia="ja-JP"/>
                  </w:rPr>
                </w:rPrChange>
              </w:rPr>
            </w:pPr>
            <w:ins w:id="2720" w:author="Phatthamon Jantalae" w:date="2022-06-16T16:34:00Z">
              <w:r w:rsidRPr="004C1926">
                <w:rPr>
                  <w:rFonts w:cstheme="minorHAnsi"/>
                  <w:sz w:val="20"/>
                  <w:szCs w:val="20"/>
                  <w:highlight w:val="cyan"/>
                  <w:lang w:eastAsia="ja-JP"/>
                  <w:rPrChange w:id="2721" w:author="Phatthamon Jantalae" w:date="2022-06-16T16:34:00Z">
                    <w:rPr>
                      <w:rFonts w:cstheme="minorHAnsi"/>
                      <w:sz w:val="20"/>
                      <w:szCs w:val="20"/>
                      <w:lang w:eastAsia="ja-JP"/>
                    </w:rPr>
                  </w:rPrChange>
                </w:rPr>
                <w:t>The site-specific ESIAs will include an assessment of historical pollution/legacy issues at demo sites which are being planned for existing facilities. Any historical/legacy pollution issues that are deemed to have on-going environmental concerns will be remediated and managed within the framework of the site-specific ESMPs that are to be developed as well.</w:t>
              </w:r>
            </w:ins>
          </w:p>
        </w:tc>
        <w:tc>
          <w:tcPr>
            <w:tcW w:w="839" w:type="dxa"/>
            <w:tcBorders>
              <w:top w:val="single" w:sz="4" w:space="0" w:color="FFFF00"/>
            </w:tcBorders>
          </w:tcPr>
          <w:p w14:paraId="459C1BC5" w14:textId="77777777" w:rsidR="004C1926" w:rsidRPr="004C1926" w:rsidRDefault="004C1926" w:rsidP="004C1926">
            <w:pPr>
              <w:spacing w:after="0" w:line="240" w:lineRule="auto"/>
              <w:ind w:right="-108"/>
              <w:rPr>
                <w:ins w:id="2722" w:author="Phatthamon Jantalae" w:date="2022-06-16T16:34:00Z"/>
                <w:rFonts w:cstheme="minorHAnsi"/>
                <w:sz w:val="20"/>
                <w:szCs w:val="20"/>
                <w:highlight w:val="cyan"/>
                <w:rPrChange w:id="2723" w:author="Phatthamon Jantalae" w:date="2022-06-16T16:34:00Z">
                  <w:rPr>
                    <w:ins w:id="2724" w:author="Phatthamon Jantalae" w:date="2022-06-16T16:34:00Z"/>
                    <w:rFonts w:cstheme="minorHAnsi"/>
                    <w:sz w:val="20"/>
                    <w:szCs w:val="20"/>
                  </w:rPr>
                </w:rPrChange>
              </w:rPr>
            </w:pPr>
            <w:ins w:id="2725" w:author="Phatthamon Jantalae" w:date="2022-06-16T16:34:00Z">
              <w:r w:rsidRPr="004C1926">
                <w:rPr>
                  <w:rFonts w:cstheme="minorHAnsi"/>
                  <w:sz w:val="20"/>
                  <w:szCs w:val="20"/>
                  <w:highlight w:val="cyan"/>
                  <w:rPrChange w:id="2726" w:author="Phatthamon Jantalae" w:date="2022-06-16T16:34:00Z">
                    <w:rPr>
                      <w:rFonts w:cstheme="minorHAnsi"/>
                      <w:sz w:val="20"/>
                      <w:szCs w:val="20"/>
                    </w:rPr>
                  </w:rPrChange>
                </w:rPr>
                <w:t>PMU</w:t>
              </w:r>
            </w:ins>
          </w:p>
          <w:p w14:paraId="10E2287D" w14:textId="77777777" w:rsidR="004C1926" w:rsidRPr="004C1926" w:rsidRDefault="004C1926" w:rsidP="004C1926">
            <w:pPr>
              <w:spacing w:after="0" w:line="240" w:lineRule="auto"/>
              <w:ind w:right="-108"/>
              <w:rPr>
                <w:ins w:id="2727" w:author="Phatthamon Jantalae" w:date="2022-06-16T16:34:00Z"/>
                <w:rFonts w:cstheme="minorHAnsi"/>
                <w:sz w:val="20"/>
                <w:szCs w:val="20"/>
                <w:highlight w:val="cyan"/>
                <w:rPrChange w:id="2728" w:author="Phatthamon Jantalae" w:date="2022-06-16T16:34:00Z">
                  <w:rPr>
                    <w:ins w:id="2729" w:author="Phatthamon Jantalae" w:date="2022-06-16T16:34:00Z"/>
                    <w:rFonts w:cstheme="minorHAnsi"/>
                    <w:sz w:val="20"/>
                    <w:szCs w:val="20"/>
                  </w:rPr>
                </w:rPrChange>
              </w:rPr>
            </w:pPr>
            <w:ins w:id="2730" w:author="Phatthamon Jantalae" w:date="2022-06-16T16:34:00Z">
              <w:r w:rsidRPr="004C1926">
                <w:rPr>
                  <w:rFonts w:cstheme="minorHAnsi"/>
                  <w:sz w:val="20"/>
                  <w:szCs w:val="20"/>
                  <w:highlight w:val="cyan"/>
                  <w:rPrChange w:id="2731" w:author="Phatthamon Jantalae" w:date="2022-06-16T16:34:00Z">
                    <w:rPr>
                      <w:rFonts w:cstheme="minorHAnsi"/>
                      <w:sz w:val="20"/>
                      <w:szCs w:val="20"/>
                    </w:rPr>
                  </w:rPrChange>
                </w:rPr>
                <w:t>MIIT</w:t>
              </w:r>
            </w:ins>
          </w:p>
          <w:p w14:paraId="4F3807AB" w14:textId="77777777" w:rsidR="004C1926" w:rsidRPr="004C1926" w:rsidRDefault="004C1926" w:rsidP="004C1926">
            <w:pPr>
              <w:spacing w:after="0" w:line="240" w:lineRule="auto"/>
              <w:ind w:right="-108"/>
              <w:rPr>
                <w:ins w:id="2732" w:author="Phatthamon Jantalae" w:date="2022-06-16T16:34:00Z"/>
                <w:rFonts w:cstheme="minorHAnsi"/>
                <w:sz w:val="20"/>
                <w:szCs w:val="20"/>
                <w:highlight w:val="cyan"/>
                <w:rPrChange w:id="2733" w:author="Phatthamon Jantalae" w:date="2022-06-16T16:34:00Z">
                  <w:rPr>
                    <w:ins w:id="2734" w:author="Phatthamon Jantalae" w:date="2022-06-16T16:34:00Z"/>
                    <w:rFonts w:cstheme="minorHAnsi"/>
                    <w:sz w:val="20"/>
                    <w:szCs w:val="20"/>
                  </w:rPr>
                </w:rPrChange>
              </w:rPr>
            </w:pPr>
            <w:ins w:id="2735" w:author="Phatthamon Jantalae" w:date="2022-06-16T16:34:00Z">
              <w:r w:rsidRPr="004C1926">
                <w:rPr>
                  <w:rFonts w:cstheme="minorHAnsi"/>
                  <w:sz w:val="20"/>
                  <w:szCs w:val="20"/>
                  <w:highlight w:val="cyan"/>
                  <w:rPrChange w:id="2736" w:author="Phatthamon Jantalae" w:date="2022-06-16T16:34:00Z">
                    <w:rPr>
                      <w:rFonts w:cstheme="minorHAnsi"/>
                      <w:sz w:val="20"/>
                      <w:szCs w:val="20"/>
                    </w:rPr>
                  </w:rPrChange>
                </w:rPr>
                <w:t>MNR</w:t>
              </w:r>
            </w:ins>
          </w:p>
          <w:p w14:paraId="17D3747E" w14:textId="77777777" w:rsidR="004C1926" w:rsidRPr="004C1926" w:rsidRDefault="004C1926" w:rsidP="004C1926">
            <w:pPr>
              <w:spacing w:after="0" w:line="240" w:lineRule="auto"/>
              <w:ind w:right="-108"/>
              <w:rPr>
                <w:ins w:id="2737" w:author="Phatthamon Jantalae" w:date="2022-06-16T16:33:00Z"/>
                <w:rFonts w:cstheme="minorHAnsi"/>
                <w:sz w:val="20"/>
                <w:szCs w:val="20"/>
                <w:highlight w:val="cyan"/>
                <w:rPrChange w:id="2738" w:author="Phatthamon Jantalae" w:date="2022-06-16T16:34:00Z">
                  <w:rPr>
                    <w:ins w:id="2739" w:author="Phatthamon Jantalae" w:date="2022-06-16T16:33:00Z"/>
                    <w:rFonts w:ascii="Calibri" w:hAnsi="Calibri" w:cs="Calibri"/>
                    <w:sz w:val="20"/>
                    <w:szCs w:val="20"/>
                    <w:highlight w:val="cyan"/>
                  </w:rPr>
                </w:rPrChange>
              </w:rPr>
            </w:pPr>
          </w:p>
        </w:tc>
        <w:tc>
          <w:tcPr>
            <w:tcW w:w="900" w:type="dxa"/>
            <w:tcBorders>
              <w:top w:val="single" w:sz="4" w:space="0" w:color="FFFF00"/>
            </w:tcBorders>
          </w:tcPr>
          <w:p w14:paraId="2628C2C4" w14:textId="338B172B" w:rsidR="004C1926" w:rsidRPr="004C1926" w:rsidRDefault="004C1926" w:rsidP="004C1926">
            <w:pPr>
              <w:spacing w:after="0" w:line="240" w:lineRule="auto"/>
              <w:ind w:right="-108"/>
              <w:rPr>
                <w:ins w:id="2740" w:author="Phatthamon Jantalae" w:date="2022-06-16T16:33:00Z"/>
                <w:rFonts w:cstheme="minorHAnsi"/>
                <w:sz w:val="20"/>
                <w:szCs w:val="20"/>
                <w:highlight w:val="cyan"/>
                <w:rPrChange w:id="2741" w:author="Phatthamon Jantalae" w:date="2022-06-16T16:34:00Z">
                  <w:rPr>
                    <w:ins w:id="2742" w:author="Phatthamon Jantalae" w:date="2022-06-16T16:33:00Z"/>
                    <w:rFonts w:ascii="Calibri" w:hAnsi="Calibri" w:cs="Calibri"/>
                    <w:sz w:val="20"/>
                    <w:szCs w:val="20"/>
                    <w:highlight w:val="cyan"/>
                  </w:rPr>
                </w:rPrChange>
              </w:rPr>
            </w:pPr>
            <w:ins w:id="2743" w:author="Phatthamon Jantalae" w:date="2022-06-16T16:34:00Z">
              <w:r w:rsidRPr="004C1926">
                <w:rPr>
                  <w:rFonts w:cstheme="minorHAnsi"/>
                  <w:sz w:val="20"/>
                  <w:szCs w:val="20"/>
                  <w:highlight w:val="cyan"/>
                  <w:rPrChange w:id="2744" w:author="Phatthamon Jantalae" w:date="2022-06-16T16:34:00Z">
                    <w:rPr>
                      <w:rFonts w:cstheme="minorHAnsi"/>
                      <w:sz w:val="20"/>
                      <w:szCs w:val="20"/>
                    </w:rPr>
                  </w:rPrChange>
                </w:rPr>
                <w:t>No Change</w:t>
              </w:r>
            </w:ins>
          </w:p>
        </w:tc>
      </w:tr>
      <w:tr w:rsidR="004C1926" w14:paraId="197037F6" w14:textId="77777777">
        <w:trPr>
          <w:jc w:val="center"/>
          <w:ins w:id="2745" w:author="Phatthamon Jantalae" w:date="2022-06-16T16:34:00Z"/>
        </w:trPr>
        <w:tc>
          <w:tcPr>
            <w:tcW w:w="1710" w:type="dxa"/>
            <w:tcBorders>
              <w:top w:val="single" w:sz="4" w:space="0" w:color="FFFF00"/>
            </w:tcBorders>
          </w:tcPr>
          <w:p w14:paraId="0FDE0F51" w14:textId="4CC210D3" w:rsidR="004C1926" w:rsidRPr="009E7685" w:rsidRDefault="004C1926" w:rsidP="004C1926">
            <w:pPr>
              <w:spacing w:after="0" w:line="240" w:lineRule="auto"/>
              <w:rPr>
                <w:ins w:id="2746" w:author="Phatthamon Jantalae" w:date="2022-06-16T16:34:00Z"/>
                <w:rFonts w:cstheme="minorHAnsi"/>
                <w:sz w:val="20"/>
                <w:szCs w:val="20"/>
                <w:highlight w:val="cyan"/>
                <w:rPrChange w:id="2747" w:author="Phatthamon Jantalae" w:date="2022-06-16T16:34:00Z">
                  <w:rPr>
                    <w:ins w:id="2748" w:author="Phatthamon Jantalae" w:date="2022-06-16T16:34:00Z"/>
                    <w:rFonts w:ascii="Calibri" w:hAnsi="Calibri" w:cs="Calibri"/>
                    <w:sz w:val="20"/>
                    <w:szCs w:val="20"/>
                  </w:rPr>
                </w:rPrChange>
              </w:rPr>
            </w:pPr>
            <w:ins w:id="2749" w:author="Phatthamon Jantalae" w:date="2022-06-16T16:34:00Z">
              <w:r w:rsidRPr="009E7685">
                <w:rPr>
                  <w:rFonts w:cstheme="minorHAnsi"/>
                  <w:sz w:val="20"/>
                  <w:szCs w:val="20"/>
                  <w:highlight w:val="cyan"/>
                  <w:lang w:eastAsia="ja-JP"/>
                  <w:rPrChange w:id="2750" w:author="Phatthamon Jantalae" w:date="2022-06-16T16:34:00Z">
                    <w:rPr>
                      <w:rFonts w:cstheme="minorHAnsi"/>
                      <w:sz w:val="20"/>
                      <w:szCs w:val="20"/>
                      <w:lang w:eastAsia="ja-JP"/>
                    </w:rPr>
                  </w:rPrChange>
                </w:rPr>
                <w:t xml:space="preserve">There is the possibility, that through some possible changes to the use of lands and resources in the </w:t>
              </w:r>
              <w:proofErr w:type="spellStart"/>
              <w:r w:rsidRPr="009E7685">
                <w:rPr>
                  <w:rFonts w:eastAsia="Times New Roman" w:cstheme="minorHAnsi"/>
                  <w:sz w:val="20"/>
                  <w:szCs w:val="20"/>
                  <w:highlight w:val="cyan"/>
                  <w:lang w:eastAsia="ja-JP"/>
                  <w:rPrChange w:id="2751" w:author="Phatthamon Jantalae" w:date="2022-06-16T16:34:00Z">
                    <w:rPr>
                      <w:rFonts w:eastAsia="Times New Roman" w:cstheme="minorHAnsi"/>
                      <w:sz w:val="20"/>
                      <w:szCs w:val="20"/>
                      <w:lang w:eastAsia="ja-JP"/>
                    </w:rPr>
                  </w:rPrChange>
                </w:rPr>
                <w:t>phosphogypsum</w:t>
              </w:r>
              <w:proofErr w:type="spellEnd"/>
              <w:r w:rsidRPr="009E7685">
                <w:rPr>
                  <w:rFonts w:eastAsia="Times New Roman" w:cstheme="minorHAnsi"/>
                  <w:sz w:val="20"/>
                  <w:szCs w:val="20"/>
                  <w:highlight w:val="cyan"/>
                  <w:lang w:eastAsia="ja-JP"/>
                  <w:rPrChange w:id="2752" w:author="Phatthamon Jantalae" w:date="2022-06-16T16:34:00Z">
                    <w:rPr>
                      <w:rFonts w:eastAsia="Times New Roman" w:cstheme="minorHAnsi"/>
                      <w:sz w:val="20"/>
                      <w:szCs w:val="20"/>
                      <w:lang w:eastAsia="ja-JP"/>
                    </w:rPr>
                  </w:rPrChange>
                </w:rPr>
                <w:t xml:space="preserve"> processing and reuse demo</w:t>
              </w:r>
              <w:r w:rsidRPr="009E7685">
                <w:rPr>
                  <w:rFonts w:cstheme="minorHAnsi"/>
                  <w:sz w:val="20"/>
                  <w:szCs w:val="20"/>
                  <w:highlight w:val="cyan"/>
                  <w:lang w:eastAsia="ja-JP"/>
                  <w:rPrChange w:id="2753" w:author="Phatthamon Jantalae" w:date="2022-06-16T16:34:00Z">
                    <w:rPr>
                      <w:rFonts w:cstheme="minorHAnsi"/>
                      <w:sz w:val="20"/>
                      <w:szCs w:val="20"/>
                      <w:lang w:eastAsia="ja-JP"/>
                    </w:rPr>
                  </w:rPrChange>
                </w:rPr>
                <w:t xml:space="preserve"> </w:t>
              </w:r>
              <w:r w:rsidRPr="009E7685">
                <w:rPr>
                  <w:rFonts w:cstheme="minorHAnsi"/>
                  <w:sz w:val="20"/>
                  <w:szCs w:val="20"/>
                  <w:highlight w:val="cyan"/>
                  <w:lang w:eastAsia="ja-JP"/>
                  <w:rPrChange w:id="2754" w:author="Phatthamon Jantalae" w:date="2022-06-16T16:34:00Z">
                    <w:rPr>
                      <w:rFonts w:cstheme="minorHAnsi"/>
                      <w:sz w:val="20"/>
                      <w:szCs w:val="20"/>
                      <w:lang w:eastAsia="ja-JP"/>
                    </w:rPr>
                  </w:rPrChange>
                </w:rPr>
                <w:lastRenderedPageBreak/>
                <w:t xml:space="preserve">outputs of the project, access restrictions/economic displacement may occur </w:t>
              </w:r>
              <w:proofErr w:type="gramStart"/>
              <w:r w:rsidRPr="009E7685">
                <w:rPr>
                  <w:rFonts w:cstheme="minorHAnsi"/>
                  <w:sz w:val="20"/>
                  <w:szCs w:val="20"/>
                  <w:highlight w:val="cyan"/>
                  <w:lang w:eastAsia="ja-JP"/>
                  <w:rPrChange w:id="2755" w:author="Phatthamon Jantalae" w:date="2022-06-16T16:34:00Z">
                    <w:rPr>
                      <w:rFonts w:cstheme="minorHAnsi"/>
                      <w:sz w:val="20"/>
                      <w:szCs w:val="20"/>
                      <w:lang w:eastAsia="ja-JP"/>
                    </w:rPr>
                  </w:rPrChange>
                </w:rPr>
                <w:t>as a result of</w:t>
              </w:r>
              <w:proofErr w:type="gramEnd"/>
              <w:r w:rsidRPr="009E7685">
                <w:rPr>
                  <w:rFonts w:cstheme="minorHAnsi"/>
                  <w:sz w:val="20"/>
                  <w:szCs w:val="20"/>
                  <w:highlight w:val="cyan"/>
                  <w:lang w:eastAsia="ja-JP"/>
                  <w:rPrChange w:id="2756" w:author="Phatthamon Jantalae" w:date="2022-06-16T16:34:00Z">
                    <w:rPr>
                      <w:rFonts w:cstheme="minorHAnsi"/>
                      <w:sz w:val="20"/>
                      <w:szCs w:val="20"/>
                      <w:lang w:eastAsia="ja-JP"/>
                    </w:rPr>
                  </w:rPrChange>
                </w:rPr>
                <w:t xml:space="preserve"> indirect impacts emanating from the project’s interventions.</w:t>
              </w:r>
            </w:ins>
          </w:p>
        </w:tc>
        <w:tc>
          <w:tcPr>
            <w:tcW w:w="1350" w:type="dxa"/>
            <w:tcBorders>
              <w:top w:val="single" w:sz="4" w:space="0" w:color="FFFF00"/>
            </w:tcBorders>
          </w:tcPr>
          <w:p w14:paraId="54FE4DB9" w14:textId="4C0C49AE" w:rsidR="004C1926" w:rsidRPr="009E7685" w:rsidRDefault="004C1926" w:rsidP="004C1926">
            <w:pPr>
              <w:spacing w:after="0" w:line="240" w:lineRule="auto"/>
              <w:ind w:left="-18" w:right="-108"/>
              <w:rPr>
                <w:ins w:id="2757" w:author="Phatthamon Jantalae" w:date="2022-06-16T16:34:00Z"/>
                <w:rFonts w:cstheme="minorHAnsi"/>
                <w:sz w:val="20"/>
                <w:szCs w:val="20"/>
                <w:highlight w:val="cyan"/>
                <w:rPrChange w:id="2758" w:author="Phatthamon Jantalae" w:date="2022-06-16T16:34:00Z">
                  <w:rPr>
                    <w:ins w:id="2759" w:author="Phatthamon Jantalae" w:date="2022-06-16T16:34:00Z"/>
                    <w:rFonts w:ascii="Calibri" w:hAnsi="Calibri" w:cs="Calibri"/>
                    <w:sz w:val="20"/>
                    <w:szCs w:val="20"/>
                  </w:rPr>
                </w:rPrChange>
              </w:rPr>
            </w:pPr>
            <w:ins w:id="2760" w:author="Phatthamon Jantalae" w:date="2022-06-16T16:34:00Z">
              <w:r w:rsidRPr="009E7685">
                <w:rPr>
                  <w:rFonts w:cstheme="minorHAnsi"/>
                  <w:sz w:val="20"/>
                  <w:szCs w:val="20"/>
                  <w:highlight w:val="cyan"/>
                  <w:rPrChange w:id="2761" w:author="Phatthamon Jantalae" w:date="2022-06-16T16:34:00Z">
                    <w:rPr>
                      <w:rFonts w:cstheme="minorHAnsi"/>
                      <w:sz w:val="20"/>
                      <w:szCs w:val="20"/>
                    </w:rPr>
                  </w:rPrChange>
                </w:rPr>
                <w:lastRenderedPageBreak/>
                <w:t xml:space="preserve">Operational </w:t>
              </w:r>
            </w:ins>
          </w:p>
        </w:tc>
        <w:tc>
          <w:tcPr>
            <w:tcW w:w="1170" w:type="dxa"/>
            <w:tcBorders>
              <w:top w:val="single" w:sz="4" w:space="0" w:color="FFFF00"/>
            </w:tcBorders>
          </w:tcPr>
          <w:p w14:paraId="0E737D5E" w14:textId="77777777" w:rsidR="004C1926" w:rsidRPr="009E7685" w:rsidRDefault="004C1926" w:rsidP="004C1926">
            <w:pPr>
              <w:spacing w:after="0" w:line="240" w:lineRule="auto"/>
              <w:rPr>
                <w:ins w:id="2762" w:author="Phatthamon Jantalae" w:date="2022-06-16T16:34:00Z"/>
                <w:rFonts w:cstheme="minorHAnsi"/>
                <w:sz w:val="20"/>
                <w:szCs w:val="20"/>
                <w:highlight w:val="cyan"/>
                <w:lang w:eastAsia="ja-JP"/>
                <w:rPrChange w:id="2763" w:author="Phatthamon Jantalae" w:date="2022-06-16T16:34:00Z">
                  <w:rPr>
                    <w:ins w:id="2764" w:author="Phatthamon Jantalae" w:date="2022-06-16T16:34:00Z"/>
                    <w:rFonts w:ascii="Calibri" w:hAnsi="Calibri" w:cs="Calibri"/>
                    <w:sz w:val="20"/>
                    <w:szCs w:val="20"/>
                    <w:lang w:eastAsia="ja-JP"/>
                  </w:rPr>
                </w:rPrChange>
              </w:rPr>
            </w:pPr>
            <w:ins w:id="2765" w:author="Phatthamon Jantalae" w:date="2022-06-16T16:34:00Z">
              <w:r w:rsidRPr="009E7685">
                <w:rPr>
                  <w:rFonts w:cstheme="minorHAnsi"/>
                  <w:sz w:val="20"/>
                  <w:szCs w:val="20"/>
                  <w:highlight w:val="cyan"/>
                  <w:lang w:eastAsia="ja-JP"/>
                  <w:rPrChange w:id="2766" w:author="Phatthamon Jantalae" w:date="2022-06-16T16:34:00Z">
                    <w:rPr>
                      <w:rFonts w:cstheme="minorHAnsi"/>
                      <w:sz w:val="20"/>
                      <w:szCs w:val="20"/>
                      <w:lang w:eastAsia="ja-JP"/>
                    </w:rPr>
                  </w:rPrChange>
                </w:rPr>
                <w:t>I</w:t>
              </w:r>
              <w:r w:rsidRPr="009E7685">
                <w:rPr>
                  <w:rFonts w:cstheme="minorHAnsi"/>
                  <w:sz w:val="20"/>
                  <w:szCs w:val="20"/>
                  <w:highlight w:val="cyan"/>
                  <w:lang w:eastAsia="ja-JP"/>
                  <w:rPrChange w:id="2767" w:author="Phatthamon Jantalae" w:date="2022-06-16T16:34:00Z">
                    <w:rPr>
                      <w:rFonts w:ascii="Calibri" w:hAnsi="Calibri" w:cs="Calibri"/>
                      <w:sz w:val="20"/>
                      <w:szCs w:val="20"/>
                      <w:lang w:eastAsia="ja-JP"/>
                    </w:rPr>
                  </w:rPrChange>
                </w:rPr>
                <w:t>-4</w:t>
              </w:r>
            </w:ins>
          </w:p>
          <w:p w14:paraId="7F9D3ADD" w14:textId="77777777" w:rsidR="004C1926" w:rsidRPr="009E7685" w:rsidRDefault="004C1926" w:rsidP="004C1926">
            <w:pPr>
              <w:spacing w:after="0" w:line="240" w:lineRule="auto"/>
              <w:rPr>
                <w:ins w:id="2768" w:author="Phatthamon Jantalae" w:date="2022-06-16T16:34:00Z"/>
                <w:rFonts w:cstheme="minorHAnsi"/>
                <w:sz w:val="20"/>
                <w:szCs w:val="20"/>
                <w:highlight w:val="cyan"/>
                <w:lang w:eastAsia="ja-JP"/>
                <w:rPrChange w:id="2769" w:author="Phatthamon Jantalae" w:date="2022-06-16T16:34:00Z">
                  <w:rPr>
                    <w:ins w:id="2770" w:author="Phatthamon Jantalae" w:date="2022-06-16T16:34:00Z"/>
                    <w:rFonts w:ascii="Calibri" w:hAnsi="Calibri" w:cs="Calibri"/>
                    <w:sz w:val="20"/>
                    <w:szCs w:val="20"/>
                    <w:lang w:eastAsia="ja-JP"/>
                  </w:rPr>
                </w:rPrChange>
              </w:rPr>
            </w:pPr>
            <w:ins w:id="2771" w:author="Phatthamon Jantalae" w:date="2022-06-16T16:34:00Z">
              <w:r w:rsidRPr="009E7685">
                <w:rPr>
                  <w:rFonts w:cstheme="minorHAnsi"/>
                  <w:sz w:val="20"/>
                  <w:szCs w:val="20"/>
                  <w:highlight w:val="cyan"/>
                  <w:lang w:eastAsia="ja-JP"/>
                  <w:rPrChange w:id="2772" w:author="Phatthamon Jantalae" w:date="2022-06-16T16:34:00Z">
                    <w:rPr>
                      <w:rFonts w:ascii="Calibri" w:hAnsi="Calibri" w:cs="Calibri"/>
                      <w:sz w:val="20"/>
                      <w:szCs w:val="20"/>
                      <w:lang w:eastAsia="ja-JP"/>
                    </w:rPr>
                  </w:rPrChange>
                </w:rPr>
                <w:t>L-2</w:t>
              </w:r>
            </w:ins>
          </w:p>
          <w:p w14:paraId="4DE82792" w14:textId="77777777" w:rsidR="004C1926" w:rsidRPr="009E7685" w:rsidRDefault="004C1926" w:rsidP="004C1926">
            <w:pPr>
              <w:spacing w:after="0" w:line="240" w:lineRule="auto"/>
              <w:rPr>
                <w:ins w:id="2773" w:author="Phatthamon Jantalae" w:date="2022-06-16T16:34:00Z"/>
                <w:rFonts w:cstheme="minorHAnsi"/>
                <w:sz w:val="20"/>
                <w:szCs w:val="20"/>
                <w:highlight w:val="cyan"/>
                <w:lang w:eastAsia="ja-JP"/>
                <w:rPrChange w:id="2774" w:author="Phatthamon Jantalae" w:date="2022-06-16T16:34:00Z">
                  <w:rPr>
                    <w:ins w:id="2775" w:author="Phatthamon Jantalae" w:date="2022-06-16T16:34:00Z"/>
                    <w:rFonts w:ascii="Calibri" w:hAnsi="Calibri" w:cs="Calibri"/>
                    <w:sz w:val="20"/>
                    <w:szCs w:val="20"/>
                    <w:lang w:eastAsia="ja-JP"/>
                  </w:rPr>
                </w:rPrChange>
              </w:rPr>
            </w:pPr>
          </w:p>
          <w:p w14:paraId="3AF88DFF" w14:textId="5E42EC78" w:rsidR="004C1926" w:rsidRPr="009E7685" w:rsidRDefault="004C1926" w:rsidP="004C1926">
            <w:pPr>
              <w:spacing w:after="0" w:line="240" w:lineRule="auto"/>
              <w:rPr>
                <w:ins w:id="2776" w:author="Phatthamon Jantalae" w:date="2022-06-16T16:34:00Z"/>
                <w:rFonts w:cstheme="minorHAnsi"/>
                <w:sz w:val="20"/>
                <w:szCs w:val="20"/>
                <w:highlight w:val="cyan"/>
                <w:lang w:eastAsia="ja-JP"/>
                <w:rPrChange w:id="2777" w:author="Phatthamon Jantalae" w:date="2022-06-16T16:34:00Z">
                  <w:rPr>
                    <w:ins w:id="2778" w:author="Phatthamon Jantalae" w:date="2022-06-16T16:34:00Z"/>
                    <w:rFonts w:ascii="Calibri" w:hAnsi="Calibri" w:cs="Calibri"/>
                    <w:sz w:val="20"/>
                    <w:szCs w:val="20"/>
                    <w:lang w:eastAsia="ja-JP"/>
                  </w:rPr>
                </w:rPrChange>
              </w:rPr>
            </w:pPr>
            <w:ins w:id="2779" w:author="Phatthamon Jantalae" w:date="2022-06-16T16:34:00Z">
              <w:r w:rsidRPr="009E7685">
                <w:rPr>
                  <w:rFonts w:cstheme="minorHAnsi"/>
                  <w:sz w:val="20"/>
                  <w:szCs w:val="20"/>
                  <w:highlight w:val="cyan"/>
                  <w:lang w:eastAsia="ja-JP"/>
                  <w:rPrChange w:id="2780" w:author="Phatthamon Jantalae" w:date="2022-06-16T16:34:00Z">
                    <w:rPr>
                      <w:rFonts w:ascii="Calibri" w:hAnsi="Calibri" w:cs="Calibri"/>
                      <w:sz w:val="20"/>
                      <w:szCs w:val="20"/>
                      <w:lang w:eastAsia="ja-JP"/>
                    </w:rPr>
                  </w:rPrChange>
                </w:rPr>
                <w:t>Moderate</w:t>
              </w:r>
              <w:r w:rsidRPr="009E7685">
                <w:rPr>
                  <w:rFonts w:cstheme="minorHAnsi"/>
                  <w:sz w:val="20"/>
                  <w:szCs w:val="20"/>
                  <w:highlight w:val="cyan"/>
                  <w:lang w:eastAsia="ja-JP"/>
                  <w:rPrChange w:id="2781" w:author="Phatthamon Jantalae" w:date="2022-06-16T16:34:00Z">
                    <w:rPr>
                      <w:rFonts w:cstheme="minorHAnsi"/>
                      <w:sz w:val="20"/>
                      <w:szCs w:val="20"/>
                      <w:lang w:eastAsia="ja-JP"/>
                    </w:rPr>
                  </w:rPrChange>
                </w:rPr>
                <w:t xml:space="preserve"> </w:t>
              </w:r>
            </w:ins>
          </w:p>
        </w:tc>
        <w:tc>
          <w:tcPr>
            <w:tcW w:w="4343" w:type="dxa"/>
            <w:tcBorders>
              <w:top w:val="single" w:sz="4" w:space="0" w:color="FFFF00"/>
            </w:tcBorders>
          </w:tcPr>
          <w:p w14:paraId="4876AF07" w14:textId="77777777" w:rsidR="004C1926" w:rsidRPr="009E7685" w:rsidRDefault="004C1926" w:rsidP="009E7685">
            <w:pPr>
              <w:spacing w:line="240" w:lineRule="auto"/>
              <w:rPr>
                <w:ins w:id="2782" w:author="Phatthamon Jantalae" w:date="2022-06-16T16:34:00Z"/>
                <w:rFonts w:cstheme="minorHAnsi"/>
                <w:sz w:val="20"/>
                <w:szCs w:val="20"/>
                <w:highlight w:val="cyan"/>
                <w:lang w:eastAsia="ja-JP"/>
                <w:rPrChange w:id="2783" w:author="Phatthamon Jantalae" w:date="2022-06-16T16:34:00Z">
                  <w:rPr>
                    <w:ins w:id="2784" w:author="Phatthamon Jantalae" w:date="2022-06-16T16:34:00Z"/>
                    <w:rFonts w:cstheme="minorHAnsi"/>
                    <w:sz w:val="20"/>
                    <w:szCs w:val="20"/>
                    <w:lang w:eastAsia="ja-JP"/>
                  </w:rPr>
                </w:rPrChange>
              </w:rPr>
            </w:pPr>
            <w:ins w:id="2785" w:author="Phatthamon Jantalae" w:date="2022-06-16T16:34:00Z">
              <w:r w:rsidRPr="009E7685">
                <w:rPr>
                  <w:rFonts w:cstheme="minorHAnsi"/>
                  <w:sz w:val="20"/>
                  <w:szCs w:val="20"/>
                  <w:highlight w:val="cyan"/>
                  <w:lang w:eastAsia="ja-JP"/>
                  <w:rPrChange w:id="2786" w:author="Phatthamon Jantalae" w:date="2022-06-16T16:34:00Z">
                    <w:rPr>
                      <w:rFonts w:cstheme="minorHAnsi"/>
                      <w:sz w:val="20"/>
                      <w:szCs w:val="20"/>
                      <w:lang w:eastAsia="ja-JP"/>
                    </w:rPr>
                  </w:rPrChange>
                </w:rPr>
                <w:t>Any access restrictions/economic displacement related issues are likely to occur only as an indirect result of project supported activities. However, SES5 related impacts cannot be ruled out at this stage of the project preparation.</w:t>
              </w:r>
            </w:ins>
          </w:p>
          <w:p w14:paraId="6C6C36AB" w14:textId="0C258DEA" w:rsidR="004C1926" w:rsidRPr="009E7685" w:rsidRDefault="004C1926" w:rsidP="004C1926">
            <w:pPr>
              <w:pStyle w:val="NormalWeb"/>
              <w:widowControl w:val="0"/>
              <w:spacing w:before="0" w:beforeAutospacing="0" w:after="0" w:afterAutospacing="0"/>
              <w:jc w:val="left"/>
              <w:rPr>
                <w:ins w:id="2787" w:author="Phatthamon Jantalae" w:date="2022-06-16T16:34:00Z"/>
                <w:rFonts w:asciiTheme="minorHAnsi" w:hAnsiTheme="minorHAnsi" w:cstheme="minorHAnsi"/>
                <w:sz w:val="20"/>
                <w:szCs w:val="20"/>
                <w:highlight w:val="cyan"/>
                <w:rPrChange w:id="2788" w:author="Phatthamon Jantalae" w:date="2022-06-16T16:34:00Z">
                  <w:rPr>
                    <w:ins w:id="2789" w:author="Phatthamon Jantalae" w:date="2022-06-16T16:34:00Z"/>
                    <w:rFonts w:ascii="Calibri" w:hAnsi="Calibri" w:cs="Calibri"/>
                    <w:sz w:val="20"/>
                    <w:szCs w:val="20"/>
                  </w:rPr>
                </w:rPrChange>
              </w:rPr>
            </w:pPr>
            <w:ins w:id="2790" w:author="Phatthamon Jantalae" w:date="2022-06-16T16:34:00Z">
              <w:r w:rsidRPr="009E7685">
                <w:rPr>
                  <w:rFonts w:asciiTheme="minorHAnsi" w:hAnsiTheme="minorHAnsi" w:cstheme="minorHAnsi"/>
                  <w:sz w:val="20"/>
                  <w:szCs w:val="20"/>
                  <w:highlight w:val="cyan"/>
                  <w:lang w:eastAsia="ja-JP"/>
                  <w:rPrChange w:id="2791" w:author="Phatthamon Jantalae" w:date="2022-06-16T16:34:00Z">
                    <w:rPr>
                      <w:rFonts w:cstheme="minorHAnsi"/>
                      <w:sz w:val="20"/>
                      <w:szCs w:val="20"/>
                      <w:lang w:eastAsia="ja-JP"/>
                    </w:rPr>
                  </w:rPrChange>
                </w:rPr>
                <w:t xml:space="preserve">SES5 related risks will be assessed in detail at both a demonstration level (via the conduct of site specific ESIAs) and at a policy/upstream level (through the conduct of the project’s SESA). Any impacts identified shall be managed through the </w:t>
              </w:r>
              <w:r w:rsidRPr="009E7685">
                <w:rPr>
                  <w:rFonts w:asciiTheme="minorHAnsi" w:hAnsiTheme="minorHAnsi" w:cstheme="minorHAnsi"/>
                  <w:sz w:val="20"/>
                  <w:szCs w:val="20"/>
                  <w:highlight w:val="cyan"/>
                  <w:lang w:eastAsia="ja-JP"/>
                  <w:rPrChange w:id="2792" w:author="Phatthamon Jantalae" w:date="2022-06-16T16:34:00Z">
                    <w:rPr>
                      <w:rFonts w:cstheme="minorHAnsi"/>
                      <w:sz w:val="20"/>
                      <w:szCs w:val="20"/>
                      <w:lang w:eastAsia="ja-JP"/>
                    </w:rPr>
                  </w:rPrChange>
                </w:rPr>
                <w:lastRenderedPageBreak/>
                <w:t>relevant avenues. IF adverse SES5 related impacts are identified, then necessary SES tools may be required to be undertaken (this could include a Livelihood Action Plan, Land Acquisition Action Plan etc.).</w:t>
              </w:r>
            </w:ins>
          </w:p>
        </w:tc>
        <w:tc>
          <w:tcPr>
            <w:tcW w:w="839" w:type="dxa"/>
            <w:tcBorders>
              <w:top w:val="single" w:sz="4" w:space="0" w:color="FFFF00"/>
            </w:tcBorders>
          </w:tcPr>
          <w:p w14:paraId="17C212D7" w14:textId="77777777" w:rsidR="004C1926" w:rsidRPr="009E7685" w:rsidRDefault="004C1926" w:rsidP="004C1926">
            <w:pPr>
              <w:spacing w:after="0" w:line="240" w:lineRule="auto"/>
              <w:ind w:right="-108"/>
              <w:rPr>
                <w:ins w:id="2793" w:author="Phatthamon Jantalae" w:date="2022-06-16T16:34:00Z"/>
                <w:rFonts w:cstheme="minorHAnsi"/>
                <w:sz w:val="20"/>
                <w:szCs w:val="20"/>
                <w:highlight w:val="cyan"/>
                <w:rPrChange w:id="2794" w:author="Phatthamon Jantalae" w:date="2022-06-16T16:34:00Z">
                  <w:rPr>
                    <w:ins w:id="2795" w:author="Phatthamon Jantalae" w:date="2022-06-16T16:34:00Z"/>
                    <w:rFonts w:cstheme="minorHAnsi"/>
                    <w:sz w:val="20"/>
                    <w:szCs w:val="20"/>
                  </w:rPr>
                </w:rPrChange>
              </w:rPr>
            </w:pPr>
            <w:ins w:id="2796" w:author="Phatthamon Jantalae" w:date="2022-06-16T16:34:00Z">
              <w:r w:rsidRPr="009E7685">
                <w:rPr>
                  <w:rFonts w:cstheme="minorHAnsi"/>
                  <w:sz w:val="20"/>
                  <w:szCs w:val="20"/>
                  <w:highlight w:val="cyan"/>
                  <w:rPrChange w:id="2797" w:author="Phatthamon Jantalae" w:date="2022-06-16T16:34:00Z">
                    <w:rPr>
                      <w:rFonts w:cstheme="minorHAnsi"/>
                      <w:sz w:val="20"/>
                      <w:szCs w:val="20"/>
                    </w:rPr>
                  </w:rPrChange>
                </w:rPr>
                <w:lastRenderedPageBreak/>
                <w:t>PMU</w:t>
              </w:r>
            </w:ins>
          </w:p>
          <w:p w14:paraId="0B598ADD" w14:textId="77777777" w:rsidR="004C1926" w:rsidRPr="009E7685" w:rsidRDefault="004C1926" w:rsidP="004C1926">
            <w:pPr>
              <w:spacing w:after="0" w:line="240" w:lineRule="auto"/>
              <w:ind w:right="-108"/>
              <w:rPr>
                <w:ins w:id="2798" w:author="Phatthamon Jantalae" w:date="2022-06-16T16:34:00Z"/>
                <w:rFonts w:cstheme="minorHAnsi"/>
                <w:sz w:val="20"/>
                <w:szCs w:val="20"/>
                <w:highlight w:val="cyan"/>
                <w:rPrChange w:id="2799" w:author="Phatthamon Jantalae" w:date="2022-06-16T16:34:00Z">
                  <w:rPr>
                    <w:ins w:id="2800" w:author="Phatthamon Jantalae" w:date="2022-06-16T16:34:00Z"/>
                    <w:rFonts w:cstheme="minorHAnsi"/>
                    <w:sz w:val="20"/>
                    <w:szCs w:val="20"/>
                  </w:rPr>
                </w:rPrChange>
              </w:rPr>
            </w:pPr>
            <w:ins w:id="2801" w:author="Phatthamon Jantalae" w:date="2022-06-16T16:34:00Z">
              <w:r w:rsidRPr="009E7685">
                <w:rPr>
                  <w:rFonts w:cstheme="minorHAnsi"/>
                  <w:sz w:val="20"/>
                  <w:szCs w:val="20"/>
                  <w:highlight w:val="cyan"/>
                  <w:rPrChange w:id="2802" w:author="Phatthamon Jantalae" w:date="2022-06-16T16:34:00Z">
                    <w:rPr>
                      <w:rFonts w:cstheme="minorHAnsi"/>
                      <w:sz w:val="20"/>
                      <w:szCs w:val="20"/>
                    </w:rPr>
                  </w:rPrChange>
                </w:rPr>
                <w:t>MIIT</w:t>
              </w:r>
            </w:ins>
          </w:p>
          <w:p w14:paraId="05310213" w14:textId="77777777" w:rsidR="004C1926" w:rsidRPr="009E7685" w:rsidRDefault="004C1926" w:rsidP="004C1926">
            <w:pPr>
              <w:spacing w:after="0" w:line="240" w:lineRule="auto"/>
              <w:ind w:right="-108"/>
              <w:rPr>
                <w:ins w:id="2803" w:author="Phatthamon Jantalae" w:date="2022-06-16T16:34:00Z"/>
                <w:rFonts w:cstheme="minorHAnsi"/>
                <w:sz w:val="20"/>
                <w:szCs w:val="20"/>
                <w:highlight w:val="cyan"/>
                <w:rPrChange w:id="2804" w:author="Phatthamon Jantalae" w:date="2022-06-16T16:34:00Z">
                  <w:rPr>
                    <w:ins w:id="2805" w:author="Phatthamon Jantalae" w:date="2022-06-16T16:34:00Z"/>
                    <w:rFonts w:cstheme="minorHAnsi"/>
                    <w:sz w:val="20"/>
                    <w:szCs w:val="20"/>
                  </w:rPr>
                </w:rPrChange>
              </w:rPr>
            </w:pPr>
            <w:ins w:id="2806" w:author="Phatthamon Jantalae" w:date="2022-06-16T16:34:00Z">
              <w:r w:rsidRPr="009E7685">
                <w:rPr>
                  <w:rFonts w:cstheme="minorHAnsi"/>
                  <w:sz w:val="20"/>
                  <w:szCs w:val="20"/>
                  <w:highlight w:val="cyan"/>
                  <w:rPrChange w:id="2807" w:author="Phatthamon Jantalae" w:date="2022-06-16T16:34:00Z">
                    <w:rPr>
                      <w:rFonts w:cstheme="minorHAnsi"/>
                      <w:sz w:val="20"/>
                      <w:szCs w:val="20"/>
                    </w:rPr>
                  </w:rPrChange>
                </w:rPr>
                <w:t>MNR</w:t>
              </w:r>
            </w:ins>
          </w:p>
          <w:p w14:paraId="0E7A1F75" w14:textId="77777777" w:rsidR="004C1926" w:rsidRPr="009E7685" w:rsidRDefault="004C1926" w:rsidP="004C1926">
            <w:pPr>
              <w:spacing w:after="0" w:line="240" w:lineRule="auto"/>
              <w:ind w:right="-108"/>
              <w:rPr>
                <w:ins w:id="2808" w:author="Phatthamon Jantalae" w:date="2022-06-16T16:34:00Z"/>
                <w:rFonts w:cstheme="minorHAnsi"/>
                <w:sz w:val="20"/>
                <w:szCs w:val="20"/>
                <w:highlight w:val="cyan"/>
                <w:rPrChange w:id="2809" w:author="Phatthamon Jantalae" w:date="2022-06-16T16:34:00Z">
                  <w:rPr>
                    <w:ins w:id="2810" w:author="Phatthamon Jantalae" w:date="2022-06-16T16:34:00Z"/>
                    <w:rFonts w:ascii="Calibri" w:hAnsi="Calibri" w:cs="Calibri"/>
                    <w:sz w:val="20"/>
                    <w:szCs w:val="20"/>
                  </w:rPr>
                </w:rPrChange>
              </w:rPr>
            </w:pPr>
          </w:p>
        </w:tc>
        <w:tc>
          <w:tcPr>
            <w:tcW w:w="900" w:type="dxa"/>
            <w:tcBorders>
              <w:top w:val="single" w:sz="4" w:space="0" w:color="FFFF00"/>
            </w:tcBorders>
          </w:tcPr>
          <w:p w14:paraId="7E157D2E" w14:textId="442958CF" w:rsidR="004C1926" w:rsidRPr="009E7685" w:rsidRDefault="004C1926" w:rsidP="004C1926">
            <w:pPr>
              <w:spacing w:after="0" w:line="240" w:lineRule="auto"/>
              <w:ind w:right="-108"/>
              <w:rPr>
                <w:ins w:id="2811" w:author="Phatthamon Jantalae" w:date="2022-06-16T16:34:00Z"/>
                <w:rFonts w:cstheme="minorHAnsi"/>
                <w:sz w:val="20"/>
                <w:szCs w:val="20"/>
                <w:highlight w:val="cyan"/>
                <w:rPrChange w:id="2812" w:author="Phatthamon Jantalae" w:date="2022-06-16T16:34:00Z">
                  <w:rPr>
                    <w:ins w:id="2813" w:author="Phatthamon Jantalae" w:date="2022-06-16T16:34:00Z"/>
                    <w:rFonts w:ascii="Calibri" w:hAnsi="Calibri" w:cs="Calibri"/>
                    <w:sz w:val="20"/>
                    <w:szCs w:val="20"/>
                  </w:rPr>
                </w:rPrChange>
              </w:rPr>
            </w:pPr>
            <w:ins w:id="2814" w:author="Phatthamon Jantalae" w:date="2022-06-16T16:34:00Z">
              <w:r w:rsidRPr="009E7685">
                <w:rPr>
                  <w:rFonts w:cstheme="minorHAnsi"/>
                  <w:sz w:val="20"/>
                  <w:szCs w:val="20"/>
                  <w:highlight w:val="cyan"/>
                  <w:rPrChange w:id="2815" w:author="Phatthamon Jantalae" w:date="2022-06-16T16:34:00Z">
                    <w:rPr>
                      <w:rFonts w:cstheme="minorHAnsi"/>
                      <w:sz w:val="20"/>
                      <w:szCs w:val="20"/>
                    </w:rPr>
                  </w:rPrChange>
                </w:rPr>
                <w:t>No Change</w:t>
              </w:r>
            </w:ins>
          </w:p>
        </w:tc>
      </w:tr>
      <w:tr w:rsidR="00F5335A" w14:paraId="1D9905AF" w14:textId="77777777">
        <w:trPr>
          <w:jc w:val="center"/>
        </w:trPr>
        <w:tc>
          <w:tcPr>
            <w:tcW w:w="1710" w:type="dxa"/>
            <w:tcBorders>
              <w:top w:val="single" w:sz="4" w:space="0" w:color="FFFF00"/>
            </w:tcBorders>
          </w:tcPr>
          <w:p w14:paraId="1705C63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The project management office (PMO) cannot effectively organize and coordinate the participation of stakeholders (including relevant departments of local government, specific project implementation units, experts in various fields, etc.).</w:t>
            </w:r>
          </w:p>
        </w:tc>
        <w:tc>
          <w:tcPr>
            <w:tcW w:w="1350" w:type="dxa"/>
            <w:tcBorders>
              <w:top w:val="single" w:sz="4" w:space="0" w:color="FFFF00"/>
            </w:tcBorders>
          </w:tcPr>
          <w:p w14:paraId="539220C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Organizational</w:t>
            </w:r>
          </w:p>
          <w:p w14:paraId="2800EC68"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467A116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53FA31B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405169FB" w14:textId="77777777" w:rsidR="00F5335A" w:rsidRDefault="00F5335A">
            <w:pPr>
              <w:spacing w:after="0" w:line="240" w:lineRule="auto"/>
              <w:rPr>
                <w:rFonts w:ascii="Calibri" w:hAnsi="Calibri" w:cs="Calibri"/>
                <w:sz w:val="20"/>
                <w:szCs w:val="20"/>
                <w:lang w:eastAsia="ja-JP"/>
              </w:rPr>
            </w:pPr>
          </w:p>
          <w:p w14:paraId="0E5BA6B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6D18715B"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MIIT and MNR have adequate experiences in GEF project implementation, and have established long-term cooperative relationships with various ministries, local departments, industry related supporting units and relevant organizations, and can establish a scientific and efficient collaborative working mechanism to ensure the policy implementation of the project.</w:t>
            </w:r>
          </w:p>
          <w:p w14:paraId="5DC1A1F3"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686EC4B6"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If coordination problems arise, the project team will have direct contact with the MNR and MIIT to ensure smooth coordination.  Besides, investment from MIIT and MNR could facilitate building new program management team and increase management costs to ensure effective problem solving.</w:t>
            </w:r>
          </w:p>
        </w:tc>
        <w:tc>
          <w:tcPr>
            <w:tcW w:w="839" w:type="dxa"/>
            <w:tcBorders>
              <w:top w:val="single" w:sz="4" w:space="0" w:color="FFFF00"/>
            </w:tcBorders>
          </w:tcPr>
          <w:p w14:paraId="7C7D675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1F32E2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93F7AF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335E4BD9"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43909B0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963214F" w14:textId="77777777">
        <w:trPr>
          <w:jc w:val="center"/>
        </w:trPr>
        <w:tc>
          <w:tcPr>
            <w:tcW w:w="1710" w:type="dxa"/>
            <w:tcBorders>
              <w:top w:val="single" w:sz="4" w:space="0" w:color="FFFF00"/>
            </w:tcBorders>
          </w:tcPr>
          <w:p w14:paraId="127BDAC0"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 xml:space="preserve">Coordination of the relationship between project objectives and the implementation of comprehensive utilization technology. </w:t>
            </w:r>
          </w:p>
        </w:tc>
        <w:tc>
          <w:tcPr>
            <w:tcW w:w="1350" w:type="dxa"/>
            <w:tcBorders>
              <w:top w:val="single" w:sz="4" w:space="0" w:color="FFFF00"/>
            </w:tcBorders>
          </w:tcPr>
          <w:p w14:paraId="3483B8DD"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Organizational</w:t>
            </w:r>
          </w:p>
          <w:p w14:paraId="3C57CA35"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0EF51784"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6B93E8A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24508C3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411FA2BF" w14:textId="77777777" w:rsidR="00F5335A" w:rsidRDefault="00F5335A">
            <w:pPr>
              <w:spacing w:after="0" w:line="240" w:lineRule="auto"/>
              <w:rPr>
                <w:rFonts w:ascii="Calibri" w:hAnsi="Calibri" w:cs="Calibri"/>
                <w:sz w:val="20"/>
                <w:szCs w:val="20"/>
                <w:lang w:eastAsia="ja-JP"/>
              </w:rPr>
            </w:pPr>
          </w:p>
          <w:p w14:paraId="75B35CE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7CFF790E"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MNR, MIIT and implementation units maintain close contact with relevant departments and can apply necessary adjustment promptly according to the adjustment of national policies, so as to ensure the implementation of this project and achieve the optimal effect.</w:t>
            </w:r>
          </w:p>
          <w:p w14:paraId="6FD41361"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35F875D6"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Workshops shall be carried out on a regular basis to adjust project technology employment so that the overall goal will be achieved.</w:t>
            </w:r>
          </w:p>
        </w:tc>
        <w:tc>
          <w:tcPr>
            <w:tcW w:w="839" w:type="dxa"/>
            <w:tcBorders>
              <w:top w:val="single" w:sz="4" w:space="0" w:color="FFFF00"/>
            </w:tcBorders>
          </w:tcPr>
          <w:p w14:paraId="17CD677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3E07EA9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50BFAE4C"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648E74B8"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4820B24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3D8047F1" w14:textId="77777777">
        <w:trPr>
          <w:jc w:val="center"/>
        </w:trPr>
        <w:tc>
          <w:tcPr>
            <w:tcW w:w="1710" w:type="dxa"/>
            <w:tcBorders>
              <w:top w:val="single" w:sz="4" w:space="0" w:color="FFFF00"/>
            </w:tcBorders>
          </w:tcPr>
          <w:p w14:paraId="5B01A84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Unemployment caused by the reduction of chemical phosphate fertilizer production (possibly in cement manufacturing too)</w:t>
            </w:r>
          </w:p>
        </w:tc>
        <w:tc>
          <w:tcPr>
            <w:tcW w:w="1350" w:type="dxa"/>
            <w:tcBorders>
              <w:top w:val="single" w:sz="4" w:space="0" w:color="FFFF00"/>
            </w:tcBorders>
          </w:tcPr>
          <w:p w14:paraId="69A221D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Social</w:t>
            </w:r>
          </w:p>
          <w:p w14:paraId="0BF9BBE2"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06A9811B"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2FCA9E8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0B30AA51"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65028FE8" w14:textId="77777777" w:rsidR="00F5335A" w:rsidRDefault="00F5335A">
            <w:pPr>
              <w:spacing w:after="0" w:line="240" w:lineRule="auto"/>
              <w:rPr>
                <w:rFonts w:ascii="Calibri" w:hAnsi="Calibri" w:cs="Calibri"/>
                <w:sz w:val="20"/>
                <w:szCs w:val="20"/>
                <w:lang w:eastAsia="ja-JP"/>
              </w:rPr>
            </w:pPr>
          </w:p>
          <w:p w14:paraId="2E57B71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High</w:t>
            </w:r>
          </w:p>
        </w:tc>
        <w:tc>
          <w:tcPr>
            <w:tcW w:w="4343" w:type="dxa"/>
            <w:tcBorders>
              <w:top w:val="single" w:sz="4" w:space="0" w:color="FFFF00"/>
            </w:tcBorders>
          </w:tcPr>
          <w:p w14:paraId="7618825D"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 xml:space="preserve">In the process of realizing green and low-carbon transformation of PCI, the United Nations ‘2030 agenda for sustainable development’ was benchmarked to explore the formation of a multi-objective collaborative green development model to achieve ecological compensation, reduce poverty, improve ecological diversity, and ensure agricultural and food security. Focus on green employment action in the PCI, improve the employment quality of the PCI, create new employment growth points in the comprehensive utilization of phosphogypsum, and reduce the </w:t>
            </w:r>
            <w:r>
              <w:rPr>
                <w:rFonts w:ascii="Calibri" w:hAnsi="Calibri" w:cs="Calibri"/>
                <w:sz w:val="20"/>
                <w:szCs w:val="20"/>
              </w:rPr>
              <w:lastRenderedPageBreak/>
              <w:t>unemployment risk caused by industrial transformation.</w:t>
            </w:r>
          </w:p>
          <w:p w14:paraId="254E17C8"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3FF3200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Training programs will be carried out for displaced workers to relocate them to emerging industrial enterprises that will be facilitated by the project, i.e. renewable energy, phosphogypsum processing, waste water treatment, natural phosphate fertilizer production, etc.</w:t>
            </w:r>
          </w:p>
        </w:tc>
        <w:tc>
          <w:tcPr>
            <w:tcW w:w="839" w:type="dxa"/>
            <w:tcBorders>
              <w:top w:val="single" w:sz="4" w:space="0" w:color="FFFF00"/>
            </w:tcBorders>
          </w:tcPr>
          <w:p w14:paraId="6D1FCA16"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77989444"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337CF2A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5B75FDE8"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89A962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2191C98C" w14:textId="77777777">
        <w:trPr>
          <w:jc w:val="center"/>
        </w:trPr>
        <w:tc>
          <w:tcPr>
            <w:tcW w:w="1710" w:type="dxa"/>
            <w:tcBorders>
              <w:top w:val="single" w:sz="4" w:space="0" w:color="FFFF00"/>
            </w:tcBorders>
          </w:tcPr>
          <w:p w14:paraId="7D54AB3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Allocated funds cannot support project implementation in time and in full.</w:t>
            </w:r>
          </w:p>
        </w:tc>
        <w:tc>
          <w:tcPr>
            <w:tcW w:w="1350" w:type="dxa"/>
            <w:tcBorders>
              <w:top w:val="single" w:sz="4" w:space="0" w:color="FFFF00"/>
            </w:tcBorders>
          </w:tcPr>
          <w:p w14:paraId="343A0FF6"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32833140"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tc>
        <w:tc>
          <w:tcPr>
            <w:tcW w:w="1170" w:type="dxa"/>
            <w:tcBorders>
              <w:top w:val="single" w:sz="4" w:space="0" w:color="FFFF00"/>
            </w:tcBorders>
          </w:tcPr>
          <w:p w14:paraId="6E0538C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595FB33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476AE9C5" w14:textId="77777777" w:rsidR="00F5335A" w:rsidRDefault="00F5335A">
            <w:pPr>
              <w:spacing w:after="0" w:line="240" w:lineRule="auto"/>
              <w:rPr>
                <w:rFonts w:ascii="Calibri" w:hAnsi="Calibri" w:cs="Calibri"/>
                <w:sz w:val="20"/>
                <w:szCs w:val="20"/>
                <w:lang w:eastAsia="ja-JP"/>
              </w:rPr>
            </w:pPr>
          </w:p>
          <w:p w14:paraId="6B970B8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1CA1EF2B"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Energy saving, green and low-carbon development and green mine construction are the important contents of China's ecological civilization goals, which make an important basis for guaranteeing supporting funds. The MNR and MIIT attach great importance to the implementation of this project, and provide relevant technology, resources, funds, and system support. Relevant project provinces will also make commitment to supporting funds for the project in the early stage of implementation. In the process of project design and implementation, it will continue to promote and attract the establishment of diversified financing modes including private enterprises to ensure the supporting funds are fully in place.</w:t>
            </w:r>
          </w:p>
          <w:p w14:paraId="0B611639"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269E34C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Constant follow-up with the pertinent co-financers will be conducted either to secure the committed co-financing or negotiate the amount of co-financing. Where required the reallocation of budget will be done to support the implementation of affected activities. This may entail the delivery of alternative outputs that are still contributing to the achievement of the relevant project outcome.</w:t>
            </w:r>
          </w:p>
        </w:tc>
        <w:tc>
          <w:tcPr>
            <w:tcW w:w="839" w:type="dxa"/>
            <w:tcBorders>
              <w:top w:val="single" w:sz="4" w:space="0" w:color="FFFF00"/>
            </w:tcBorders>
          </w:tcPr>
          <w:p w14:paraId="1E5B158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27568D9A"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3E831C7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46E7108A"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97250C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69BBDCDB" w14:textId="77777777">
        <w:trPr>
          <w:jc w:val="center"/>
        </w:trPr>
        <w:tc>
          <w:tcPr>
            <w:tcW w:w="1710" w:type="dxa"/>
            <w:tcBorders>
              <w:top w:val="single" w:sz="4" w:space="0" w:color="FFFF00"/>
            </w:tcBorders>
          </w:tcPr>
          <w:p w14:paraId="70EDBED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Low level of commitment of stakeholders (including government agencies and PCI companies) in the implementation of project activities.</w:t>
            </w:r>
          </w:p>
        </w:tc>
        <w:tc>
          <w:tcPr>
            <w:tcW w:w="1350" w:type="dxa"/>
            <w:tcBorders>
              <w:top w:val="single" w:sz="4" w:space="0" w:color="FFFF00"/>
            </w:tcBorders>
          </w:tcPr>
          <w:p w14:paraId="6BC067FF"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4F628C8F"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Strategic</w:t>
            </w:r>
          </w:p>
          <w:p w14:paraId="12B72B95"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180FC09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2F5CCD1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163553A3" w14:textId="77777777" w:rsidR="00F5335A" w:rsidRDefault="00F5335A">
            <w:pPr>
              <w:spacing w:after="0" w:line="240" w:lineRule="auto"/>
              <w:rPr>
                <w:rFonts w:ascii="Calibri" w:hAnsi="Calibri" w:cs="Calibri"/>
                <w:sz w:val="20"/>
                <w:szCs w:val="20"/>
                <w:lang w:eastAsia="ja-JP"/>
              </w:rPr>
            </w:pPr>
          </w:p>
          <w:p w14:paraId="16D64AF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Moderate</w:t>
            </w:r>
          </w:p>
        </w:tc>
        <w:tc>
          <w:tcPr>
            <w:tcW w:w="4343" w:type="dxa"/>
            <w:tcBorders>
              <w:top w:val="single" w:sz="4" w:space="0" w:color="FFFF00"/>
            </w:tcBorders>
          </w:tcPr>
          <w:p w14:paraId="36079D49"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Policy regulations will be published to ensure stakeholders participate in the project. Market mechanism for phosphogypsum replacing cement will be established to encourage participation.</w:t>
            </w:r>
          </w:p>
          <w:p w14:paraId="5D29B709"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245FB2F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Incremental costs will be applied to increase subsidy for cement substitution and low-carbon mining technologies.</w:t>
            </w:r>
          </w:p>
        </w:tc>
        <w:tc>
          <w:tcPr>
            <w:tcW w:w="839" w:type="dxa"/>
            <w:tcBorders>
              <w:top w:val="single" w:sz="4" w:space="0" w:color="FFFF00"/>
            </w:tcBorders>
          </w:tcPr>
          <w:p w14:paraId="0662117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B43CFB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7385DF5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71D5669D"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2CE91C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318063E5" w14:textId="77777777">
        <w:trPr>
          <w:jc w:val="center"/>
        </w:trPr>
        <w:tc>
          <w:tcPr>
            <w:tcW w:w="1710" w:type="dxa"/>
            <w:tcBorders>
              <w:top w:val="single" w:sz="4" w:space="0" w:color="FFFF00"/>
            </w:tcBorders>
          </w:tcPr>
          <w:p w14:paraId="67149BA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Difficulties in the replication of successful results of the project.</w:t>
            </w:r>
          </w:p>
        </w:tc>
        <w:tc>
          <w:tcPr>
            <w:tcW w:w="1350" w:type="dxa"/>
            <w:tcBorders>
              <w:top w:val="single" w:sz="4" w:space="0" w:color="FFFF00"/>
            </w:tcBorders>
          </w:tcPr>
          <w:p w14:paraId="1CA4CE5C"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Organizational Operational</w:t>
            </w:r>
          </w:p>
          <w:p w14:paraId="798D4DB9"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3CEBBC27"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3A9DE71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56B6CBF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3DBBE3E7" w14:textId="77777777" w:rsidR="00F5335A" w:rsidRDefault="00F5335A">
            <w:pPr>
              <w:spacing w:after="0" w:line="240" w:lineRule="auto"/>
              <w:rPr>
                <w:rFonts w:ascii="Calibri" w:hAnsi="Calibri" w:cs="Calibri"/>
                <w:sz w:val="20"/>
                <w:szCs w:val="20"/>
                <w:lang w:eastAsia="ja-JP"/>
              </w:rPr>
            </w:pPr>
          </w:p>
          <w:p w14:paraId="6C22E39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11820D6C"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PMO will organize regional and national workshops to ensure timely spread of experience and knowledge. In these workshops other regions could share pilot projects results and experiences.</w:t>
            </w:r>
          </w:p>
          <w:p w14:paraId="45499B8F" w14:textId="77777777" w:rsidR="00F5335A" w:rsidRDefault="00F5335A">
            <w:pPr>
              <w:spacing w:after="0" w:line="240" w:lineRule="auto"/>
              <w:rPr>
                <w:rFonts w:ascii="Calibri" w:hAnsi="Calibri" w:cs="Calibri"/>
                <w:sz w:val="20"/>
                <w:szCs w:val="20"/>
              </w:rPr>
            </w:pPr>
          </w:p>
          <w:p w14:paraId="33E1A70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lastRenderedPageBreak/>
              <w:t>Research and seminars will be carried out to identify the critical problems in replication and proper solutions. PMO, will carry out direct consultations with target private sector entities to determine their concerns and explore ways to fulfill their initial commitments and ensure end-users better understanding about the use and benefits of green, EE and LC technology applications</w:t>
            </w:r>
          </w:p>
        </w:tc>
        <w:tc>
          <w:tcPr>
            <w:tcW w:w="839" w:type="dxa"/>
            <w:tcBorders>
              <w:top w:val="single" w:sz="4" w:space="0" w:color="FFFF00"/>
            </w:tcBorders>
          </w:tcPr>
          <w:p w14:paraId="72D258F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0AACD5C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390F9B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0BC7FE6E"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1278707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3480A39D" w14:textId="77777777">
        <w:trPr>
          <w:jc w:val="center"/>
        </w:trPr>
        <w:tc>
          <w:tcPr>
            <w:tcW w:w="1710" w:type="dxa"/>
            <w:tcBorders>
              <w:top w:val="single" w:sz="4" w:space="0" w:color="FFFF00"/>
            </w:tcBorders>
          </w:tcPr>
          <w:p w14:paraId="2585250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Availability of co-financing is delayed and negatively affects the implementation of the project activities</w:t>
            </w:r>
          </w:p>
        </w:tc>
        <w:tc>
          <w:tcPr>
            <w:tcW w:w="1350" w:type="dxa"/>
            <w:tcBorders>
              <w:top w:val="single" w:sz="4" w:space="0" w:color="FFFF00"/>
            </w:tcBorders>
          </w:tcPr>
          <w:p w14:paraId="7FEA5967"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5C74B8C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p w14:paraId="04E1ADF2"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60DAD5D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464B348F"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4E2C3168" w14:textId="77777777" w:rsidR="00F5335A" w:rsidRDefault="00F5335A">
            <w:pPr>
              <w:spacing w:after="0" w:line="240" w:lineRule="auto"/>
              <w:rPr>
                <w:rFonts w:ascii="Calibri" w:hAnsi="Calibri" w:cs="Calibri"/>
                <w:sz w:val="20"/>
                <w:szCs w:val="20"/>
                <w:lang w:eastAsia="ja-JP"/>
              </w:rPr>
            </w:pPr>
          </w:p>
          <w:p w14:paraId="10704C5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3F2E1647"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 xml:space="preserve">The MIIT and MNR will ensure that committed co-financing from the national and local governments is available and during the required time. Constant follow-up with the project partners in the private sector in the planning and implementation of the activities that they are co-financing will ensure that their financial support is available in a timely manner  </w:t>
            </w:r>
          </w:p>
          <w:p w14:paraId="661965C0"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77616D49"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If financing problems arise, the project team will have direct contact with the MNR and MIIT to potentially secure additional funding from other sources of funds. If necessary, the project activities may have to be modified or replaced to adapt to the available funds.</w:t>
            </w:r>
          </w:p>
        </w:tc>
        <w:tc>
          <w:tcPr>
            <w:tcW w:w="839" w:type="dxa"/>
            <w:tcBorders>
              <w:top w:val="single" w:sz="4" w:space="0" w:color="FFFF00"/>
            </w:tcBorders>
          </w:tcPr>
          <w:p w14:paraId="6FAA70F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8BDBAA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21ADA428"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1D7F5B24"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9D827E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46AB9D50" w14:textId="77777777">
        <w:trPr>
          <w:jc w:val="center"/>
        </w:trPr>
        <w:tc>
          <w:tcPr>
            <w:tcW w:w="1710" w:type="dxa"/>
            <w:tcBorders>
              <w:top w:val="single" w:sz="4" w:space="0" w:color="FFFF00"/>
            </w:tcBorders>
          </w:tcPr>
          <w:p w14:paraId="461182D2"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Varying vested interests and objectives of PCI companies as well as other stakeholders in the local and central governments may prevent the effective organization and coordination of their participation and support of the project</w:t>
            </w:r>
          </w:p>
        </w:tc>
        <w:tc>
          <w:tcPr>
            <w:tcW w:w="1350" w:type="dxa"/>
            <w:tcBorders>
              <w:top w:val="single" w:sz="4" w:space="0" w:color="FFFF00"/>
            </w:tcBorders>
          </w:tcPr>
          <w:p w14:paraId="28D48264"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Operational</w:t>
            </w:r>
          </w:p>
          <w:p w14:paraId="7B9AF07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Political</w:t>
            </w:r>
          </w:p>
        </w:tc>
        <w:tc>
          <w:tcPr>
            <w:tcW w:w="1170" w:type="dxa"/>
            <w:tcBorders>
              <w:top w:val="single" w:sz="4" w:space="0" w:color="FFFF00"/>
            </w:tcBorders>
          </w:tcPr>
          <w:p w14:paraId="02082A00"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0E4005F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2</w:t>
            </w:r>
          </w:p>
          <w:p w14:paraId="49317E8B" w14:textId="77777777" w:rsidR="00F5335A" w:rsidRDefault="00F5335A">
            <w:pPr>
              <w:spacing w:after="0" w:line="240" w:lineRule="auto"/>
              <w:rPr>
                <w:rFonts w:ascii="Calibri" w:hAnsi="Calibri" w:cs="Calibri"/>
                <w:sz w:val="20"/>
                <w:szCs w:val="20"/>
                <w:lang w:eastAsia="ja-JP"/>
              </w:rPr>
            </w:pPr>
          </w:p>
          <w:p w14:paraId="0AD0729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Moderate</w:t>
            </w:r>
          </w:p>
        </w:tc>
        <w:tc>
          <w:tcPr>
            <w:tcW w:w="4343" w:type="dxa"/>
            <w:tcBorders>
              <w:top w:val="single" w:sz="4" w:space="0" w:color="FFFF00"/>
            </w:tcBorders>
          </w:tcPr>
          <w:p w14:paraId="79C9BBE3"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Policy as a regulative measure will be carried out to ensure PCI companies stick to the project, and financial support will be provided to companies to ensure their participation.</w:t>
            </w:r>
          </w:p>
          <w:p w14:paraId="4B39DEE9"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06297CC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In regular workshops, companies could express their problems and together with the MNR and MIIT find proper solutions when faced with difficulties.</w:t>
            </w:r>
          </w:p>
        </w:tc>
        <w:tc>
          <w:tcPr>
            <w:tcW w:w="839" w:type="dxa"/>
            <w:tcBorders>
              <w:top w:val="single" w:sz="4" w:space="0" w:color="FFFF00"/>
            </w:tcBorders>
          </w:tcPr>
          <w:p w14:paraId="00A4492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3997A18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091DA18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50C9736E"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5B5E2B2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0AE3EB7A" w14:textId="77777777">
        <w:trPr>
          <w:jc w:val="center"/>
        </w:trPr>
        <w:tc>
          <w:tcPr>
            <w:tcW w:w="1710" w:type="dxa"/>
            <w:tcBorders>
              <w:top w:val="single" w:sz="4" w:space="0" w:color="FFFF00"/>
            </w:tcBorders>
          </w:tcPr>
          <w:p w14:paraId="40BEEDD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 xml:space="preserve">The project would </w:t>
            </w:r>
            <w:r>
              <w:rPr>
                <w:rFonts w:ascii="Calibri" w:eastAsia="Times New Roman" w:hAnsi="Calibri" w:cs="Calibri"/>
                <w:sz w:val="20"/>
                <w:szCs w:val="20"/>
                <w:lang w:eastAsia="ja-JP"/>
              </w:rPr>
              <w:t>potentially result in the generation of waste (non-hazardous).</w:t>
            </w:r>
          </w:p>
        </w:tc>
        <w:tc>
          <w:tcPr>
            <w:tcW w:w="1350" w:type="dxa"/>
            <w:tcBorders>
              <w:top w:val="single" w:sz="4" w:space="0" w:color="FFFF00"/>
            </w:tcBorders>
          </w:tcPr>
          <w:p w14:paraId="77B71A88"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 xml:space="preserve">Environmental </w:t>
            </w:r>
          </w:p>
          <w:p w14:paraId="4681D3E8"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7DAB58E6"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317E65C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5</w:t>
            </w:r>
          </w:p>
          <w:p w14:paraId="5913E87F" w14:textId="77777777" w:rsidR="00F5335A" w:rsidRDefault="00F5335A">
            <w:pPr>
              <w:spacing w:after="0" w:line="240" w:lineRule="auto"/>
              <w:rPr>
                <w:rFonts w:ascii="Calibri" w:hAnsi="Calibri" w:cs="Calibri"/>
                <w:sz w:val="20"/>
                <w:szCs w:val="20"/>
                <w:lang w:eastAsia="ja-JP"/>
              </w:rPr>
            </w:pPr>
          </w:p>
          <w:p w14:paraId="6BCB427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6FC22333"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During the design and implementation of the project, strict environmental and social assessments will be conducted, and relevant recommendations will be made to reduce related environmental and safety risks.</w:t>
            </w:r>
          </w:p>
          <w:p w14:paraId="05CD567D"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 xml:space="preserve">The project will promote the application of new and advanced technologies for cleaner production, which are expected to reduce emissions, process wastes, effluents compared to </w:t>
            </w:r>
            <w:r>
              <w:rPr>
                <w:rFonts w:ascii="Calibri" w:hAnsi="Calibri" w:cs="Calibri"/>
                <w:sz w:val="20"/>
                <w:szCs w:val="20"/>
              </w:rPr>
              <w:lastRenderedPageBreak/>
              <w:t>the current processes. The demonstration component of the proposed project will be designed taking into consideration the need to prevent a potential for the release, in the environment, of hazardous materials resulting from their handling, storage and use for the demonstrations and replications that will be carried out under the project.</w:t>
            </w:r>
          </w:p>
          <w:p w14:paraId="317BAFBC"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71118D3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As the phosphate chemical industry is concentrated in Yunnan, Guizhou, Sichuan province, and other underdeveloped and ecologically fragile areas, the potential waste generation will be controlled and evaluated in the design and implementation stages. During operation, advanced waste disposal methods will be used to treat waste generated in the project to minimize the impact of waste on the environment. For example, solidification treatment of fluorine-containing waste and highly-charged heavy metal waste generated in the process of phosphogypsum reuse will minimize the impact of phosphate chemical waste on the environment.</w:t>
            </w:r>
          </w:p>
        </w:tc>
        <w:tc>
          <w:tcPr>
            <w:tcW w:w="839" w:type="dxa"/>
            <w:tcBorders>
              <w:top w:val="single" w:sz="4" w:space="0" w:color="FFFF00"/>
            </w:tcBorders>
          </w:tcPr>
          <w:p w14:paraId="496399F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0D15DBD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A9EA0E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52900F7E"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7BAF307B"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4EA2CA40" w14:textId="77777777">
        <w:trPr>
          <w:jc w:val="center"/>
        </w:trPr>
        <w:tc>
          <w:tcPr>
            <w:tcW w:w="1710" w:type="dxa"/>
            <w:tcBorders>
              <w:top w:val="single" w:sz="4" w:space="0" w:color="FFFF00"/>
            </w:tcBorders>
          </w:tcPr>
          <w:p w14:paraId="64CD667C"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Low local and international prices of phosrock and phosphate chemicals will discourage PCI companies to implement green, EE, and LC technology application projects</w:t>
            </w:r>
          </w:p>
        </w:tc>
        <w:tc>
          <w:tcPr>
            <w:tcW w:w="1350" w:type="dxa"/>
            <w:tcBorders>
              <w:top w:val="single" w:sz="4" w:space="0" w:color="FFFF00"/>
            </w:tcBorders>
          </w:tcPr>
          <w:p w14:paraId="36E1819B"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p w14:paraId="0435F9FE"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Strategic</w:t>
            </w:r>
          </w:p>
          <w:p w14:paraId="25C44138"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7506C0C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4</w:t>
            </w:r>
          </w:p>
          <w:p w14:paraId="1F1F9945"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3</w:t>
            </w:r>
          </w:p>
          <w:p w14:paraId="1A47BE6A" w14:textId="77777777" w:rsidR="00F5335A" w:rsidRDefault="00F5335A">
            <w:pPr>
              <w:spacing w:after="0" w:line="240" w:lineRule="auto"/>
              <w:rPr>
                <w:rFonts w:ascii="Calibri" w:hAnsi="Calibri" w:cs="Calibri"/>
                <w:sz w:val="20"/>
                <w:szCs w:val="20"/>
                <w:lang w:eastAsia="ja-JP"/>
              </w:rPr>
            </w:pPr>
          </w:p>
          <w:p w14:paraId="4D60B3E3"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Substantial</w:t>
            </w:r>
          </w:p>
        </w:tc>
        <w:tc>
          <w:tcPr>
            <w:tcW w:w="4343" w:type="dxa"/>
            <w:tcBorders>
              <w:top w:val="single" w:sz="4" w:space="0" w:color="FFFF00"/>
            </w:tcBorders>
          </w:tcPr>
          <w:p w14:paraId="11E1DAF8"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MIIT and MNR will provide subsidies for green technologies and will carry out policies to favor companies in PCI with green technologies.</w:t>
            </w:r>
          </w:p>
          <w:p w14:paraId="209A04DB"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4FB9183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Subsidizing policies should be flexible in order to provide proper incentives when market prices fluctuate.</w:t>
            </w:r>
          </w:p>
        </w:tc>
        <w:tc>
          <w:tcPr>
            <w:tcW w:w="839" w:type="dxa"/>
            <w:tcBorders>
              <w:top w:val="single" w:sz="4" w:space="0" w:color="FFFF00"/>
            </w:tcBorders>
          </w:tcPr>
          <w:p w14:paraId="0AE26A2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2B0ECC7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71C67520"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6588378C"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35C7D77E"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4DF986D3" w14:textId="77777777">
        <w:trPr>
          <w:jc w:val="center"/>
        </w:trPr>
        <w:tc>
          <w:tcPr>
            <w:tcW w:w="1710" w:type="dxa"/>
            <w:tcBorders>
              <w:top w:val="single" w:sz="4" w:space="0" w:color="FFFF00"/>
            </w:tcBorders>
          </w:tcPr>
          <w:p w14:paraId="5635CC0B"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COVID-19 will negatively impact the social-economic development of the project areas.</w:t>
            </w:r>
          </w:p>
        </w:tc>
        <w:tc>
          <w:tcPr>
            <w:tcW w:w="1350" w:type="dxa"/>
            <w:tcBorders>
              <w:top w:val="single" w:sz="4" w:space="0" w:color="FFFF00"/>
            </w:tcBorders>
          </w:tcPr>
          <w:p w14:paraId="68E1B72F"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Social</w:t>
            </w:r>
          </w:p>
          <w:p w14:paraId="363D6336"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Financial</w:t>
            </w:r>
          </w:p>
        </w:tc>
        <w:tc>
          <w:tcPr>
            <w:tcW w:w="1170" w:type="dxa"/>
            <w:tcBorders>
              <w:top w:val="single" w:sz="4" w:space="0" w:color="FFFF00"/>
            </w:tcBorders>
          </w:tcPr>
          <w:p w14:paraId="6C13DFFD"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5</w:t>
            </w:r>
          </w:p>
          <w:p w14:paraId="5184D0CA"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4</w:t>
            </w:r>
          </w:p>
          <w:p w14:paraId="6F4AB42A" w14:textId="77777777" w:rsidR="00F5335A" w:rsidRDefault="00F5335A">
            <w:pPr>
              <w:spacing w:after="0" w:line="240" w:lineRule="auto"/>
              <w:rPr>
                <w:rFonts w:ascii="Calibri" w:hAnsi="Calibri" w:cs="Calibri"/>
                <w:sz w:val="20"/>
                <w:szCs w:val="20"/>
                <w:lang w:eastAsia="ja-JP"/>
              </w:rPr>
            </w:pPr>
          </w:p>
          <w:p w14:paraId="1FEEA6D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High</w:t>
            </w:r>
          </w:p>
        </w:tc>
        <w:tc>
          <w:tcPr>
            <w:tcW w:w="4343" w:type="dxa"/>
            <w:tcBorders>
              <w:top w:val="single" w:sz="4" w:space="0" w:color="FFFF00"/>
            </w:tcBorders>
          </w:tcPr>
          <w:p w14:paraId="2183826A"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The project development team will make use of China’s effective institutional system to address the pandemic situation in a timely manner taking into consideration potential socio-economic impacts. Care will be taken in the design and implementation of the project especially when the pandemic persists to ensure that hardware installation works will be done safely in the demo sites with the health, safety, and welfare of the people in the demo sites and local communities in mind. If vaccination is not be ready, public health measures will be taken as is currently being done in China  to ensure safety of the project participants and beneficiaries.</w:t>
            </w:r>
          </w:p>
          <w:p w14:paraId="4D2EDD18"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19E4D197"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If the pandemic persists during the project implementation phase, the project activities that will not involve on-the-ground work will be prioritized and implemented with the help of virtual means. The scheduling of, and action planning for, the hardware-related activities will be reviewed regularly by keeping abreast with the status of the pandemic and the public health situation in the country, in general, and particularly in the project demo sites.</w:t>
            </w:r>
          </w:p>
        </w:tc>
        <w:tc>
          <w:tcPr>
            <w:tcW w:w="839" w:type="dxa"/>
            <w:tcBorders>
              <w:top w:val="single" w:sz="4" w:space="0" w:color="FFFF00"/>
            </w:tcBorders>
          </w:tcPr>
          <w:p w14:paraId="7A494899"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lastRenderedPageBreak/>
              <w:t>PMU</w:t>
            </w:r>
          </w:p>
          <w:p w14:paraId="6872FF01"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1EADB915"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09A22DCE"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DC3DCC7"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r w:rsidR="00F5335A" w14:paraId="733B8D0F" w14:textId="77777777">
        <w:trPr>
          <w:jc w:val="center"/>
        </w:trPr>
        <w:tc>
          <w:tcPr>
            <w:tcW w:w="1710" w:type="dxa"/>
            <w:tcBorders>
              <w:top w:val="single" w:sz="4" w:space="0" w:color="FFFF00"/>
            </w:tcBorders>
          </w:tcPr>
          <w:p w14:paraId="78B61FE5"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Extreme climate events in the project areas will delay and negatively affect the installation, operation and monitoring of the demonstration activities.</w:t>
            </w:r>
          </w:p>
        </w:tc>
        <w:tc>
          <w:tcPr>
            <w:tcW w:w="1350" w:type="dxa"/>
            <w:tcBorders>
              <w:top w:val="single" w:sz="4" w:space="0" w:color="FFFF00"/>
            </w:tcBorders>
          </w:tcPr>
          <w:p w14:paraId="7DF28CD3" w14:textId="77777777" w:rsidR="00F5335A" w:rsidRDefault="00795F6F">
            <w:pPr>
              <w:spacing w:after="0" w:line="240" w:lineRule="auto"/>
              <w:ind w:left="-18" w:right="-108"/>
              <w:rPr>
                <w:rFonts w:ascii="Calibri" w:hAnsi="Calibri" w:cs="Calibri"/>
                <w:sz w:val="20"/>
                <w:szCs w:val="20"/>
              </w:rPr>
            </w:pPr>
            <w:r>
              <w:rPr>
                <w:rFonts w:ascii="Calibri" w:hAnsi="Calibri" w:cs="Calibri"/>
                <w:sz w:val="20"/>
                <w:szCs w:val="20"/>
              </w:rPr>
              <w:t>Environmental Operational</w:t>
            </w:r>
          </w:p>
          <w:p w14:paraId="5D116593" w14:textId="77777777" w:rsidR="00F5335A" w:rsidRDefault="00F5335A">
            <w:pPr>
              <w:spacing w:after="0" w:line="240" w:lineRule="auto"/>
              <w:ind w:left="-18" w:right="-108"/>
              <w:rPr>
                <w:rFonts w:ascii="Calibri" w:hAnsi="Calibri" w:cs="Calibri"/>
                <w:sz w:val="20"/>
                <w:szCs w:val="20"/>
              </w:rPr>
            </w:pPr>
          </w:p>
        </w:tc>
        <w:tc>
          <w:tcPr>
            <w:tcW w:w="1170" w:type="dxa"/>
            <w:tcBorders>
              <w:top w:val="single" w:sz="4" w:space="0" w:color="FFFF00"/>
            </w:tcBorders>
          </w:tcPr>
          <w:p w14:paraId="7F729A08"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I = 3</w:t>
            </w:r>
          </w:p>
          <w:p w14:paraId="6A8C18BE"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ja-JP"/>
              </w:rPr>
              <w:t>L = 1</w:t>
            </w:r>
          </w:p>
          <w:p w14:paraId="1B9E2A56" w14:textId="77777777" w:rsidR="00F5335A" w:rsidRDefault="00F5335A">
            <w:pPr>
              <w:spacing w:after="0" w:line="240" w:lineRule="auto"/>
              <w:rPr>
                <w:rFonts w:ascii="Calibri" w:hAnsi="Calibri" w:cs="Calibri"/>
                <w:sz w:val="20"/>
                <w:szCs w:val="20"/>
                <w:lang w:eastAsia="ja-JP"/>
              </w:rPr>
            </w:pPr>
          </w:p>
          <w:p w14:paraId="1DCADBA4"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lang w:eastAsia="zh-CN"/>
              </w:rPr>
              <w:t>Low</w:t>
            </w:r>
          </w:p>
        </w:tc>
        <w:tc>
          <w:tcPr>
            <w:tcW w:w="4343" w:type="dxa"/>
            <w:tcBorders>
              <w:top w:val="single" w:sz="4" w:space="0" w:color="FFFF00"/>
            </w:tcBorders>
          </w:tcPr>
          <w:p w14:paraId="0A58F77A" w14:textId="77777777" w:rsidR="00F5335A" w:rsidRDefault="00795F6F">
            <w:pPr>
              <w:pStyle w:val="NormalWeb"/>
              <w:widowControl w:val="0"/>
              <w:spacing w:before="0" w:beforeAutospacing="0" w:after="0" w:afterAutospacing="0"/>
              <w:jc w:val="left"/>
              <w:rPr>
                <w:rFonts w:ascii="Calibri" w:hAnsi="Calibri" w:cs="Calibri"/>
                <w:sz w:val="20"/>
                <w:szCs w:val="20"/>
              </w:rPr>
            </w:pPr>
            <w:r>
              <w:rPr>
                <w:rFonts w:ascii="Calibri" w:hAnsi="Calibri" w:cs="Calibri"/>
                <w:sz w:val="20"/>
                <w:szCs w:val="20"/>
              </w:rPr>
              <w:t>Yunnan, Sichuan, Guizhou, and Hubei have higher risks of extreme weather compared to the other provinces. This make them through the years experienced in dealing with extreme climate risks. Local governments shall strengthen their capacities to deal with extreme climate events in general. The project will also cover climate risk adaptation capacity building sector in technology training workshops.</w:t>
            </w:r>
          </w:p>
          <w:p w14:paraId="121AAF15" w14:textId="77777777" w:rsidR="00F5335A" w:rsidRDefault="00F5335A">
            <w:pPr>
              <w:pStyle w:val="NormalWeb"/>
              <w:widowControl w:val="0"/>
              <w:spacing w:before="0" w:beforeAutospacing="0" w:after="0" w:afterAutospacing="0"/>
              <w:jc w:val="left"/>
              <w:rPr>
                <w:rFonts w:ascii="Calibri" w:hAnsi="Calibri" w:cs="Calibri"/>
                <w:sz w:val="20"/>
                <w:szCs w:val="20"/>
              </w:rPr>
            </w:pPr>
          </w:p>
          <w:p w14:paraId="24BB6F1B" w14:textId="77777777" w:rsidR="00F5335A" w:rsidRDefault="00795F6F">
            <w:pPr>
              <w:spacing w:after="0" w:line="240" w:lineRule="auto"/>
              <w:rPr>
                <w:rFonts w:ascii="Calibri" w:hAnsi="Calibri" w:cs="Calibri"/>
                <w:sz w:val="20"/>
                <w:szCs w:val="20"/>
                <w:lang w:eastAsia="ja-JP"/>
              </w:rPr>
            </w:pPr>
            <w:r>
              <w:rPr>
                <w:rFonts w:ascii="Calibri" w:hAnsi="Calibri" w:cs="Calibri"/>
                <w:sz w:val="20"/>
                <w:szCs w:val="20"/>
              </w:rPr>
              <w:t>Depending on the extent of the impacts of the adverse climate –related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839" w:type="dxa"/>
            <w:tcBorders>
              <w:top w:val="single" w:sz="4" w:space="0" w:color="FFFF00"/>
            </w:tcBorders>
          </w:tcPr>
          <w:p w14:paraId="45A2144F"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PMU</w:t>
            </w:r>
          </w:p>
          <w:p w14:paraId="75F1E8B2"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MIIT</w:t>
            </w:r>
          </w:p>
          <w:p w14:paraId="5C78F83D"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MNR</w:t>
            </w:r>
          </w:p>
          <w:p w14:paraId="27D81481" w14:textId="77777777" w:rsidR="00F5335A" w:rsidRDefault="00F5335A">
            <w:pPr>
              <w:spacing w:after="0" w:line="240" w:lineRule="auto"/>
              <w:ind w:right="-108"/>
              <w:rPr>
                <w:rFonts w:ascii="Calibri" w:hAnsi="Calibri" w:cs="Calibri"/>
                <w:sz w:val="20"/>
                <w:szCs w:val="20"/>
              </w:rPr>
            </w:pPr>
          </w:p>
        </w:tc>
        <w:tc>
          <w:tcPr>
            <w:tcW w:w="900" w:type="dxa"/>
            <w:tcBorders>
              <w:top w:val="single" w:sz="4" w:space="0" w:color="FFFF00"/>
            </w:tcBorders>
          </w:tcPr>
          <w:p w14:paraId="27975243" w14:textId="77777777" w:rsidR="00F5335A" w:rsidRDefault="00795F6F">
            <w:pPr>
              <w:spacing w:after="0" w:line="240" w:lineRule="auto"/>
              <w:ind w:right="-108"/>
              <w:rPr>
                <w:rFonts w:ascii="Calibri" w:hAnsi="Calibri" w:cs="Calibri"/>
                <w:sz w:val="20"/>
                <w:szCs w:val="20"/>
              </w:rPr>
            </w:pPr>
            <w:r>
              <w:rPr>
                <w:rFonts w:ascii="Calibri" w:hAnsi="Calibri" w:cs="Calibri"/>
                <w:sz w:val="20"/>
                <w:szCs w:val="20"/>
              </w:rPr>
              <w:t>No Change</w:t>
            </w:r>
          </w:p>
        </w:tc>
      </w:tr>
    </w:tbl>
    <w:p w14:paraId="4E9F658B" w14:textId="77777777" w:rsidR="00F5335A" w:rsidRDefault="00F5335A">
      <w:pPr>
        <w:spacing w:after="0" w:line="240" w:lineRule="auto"/>
        <w:jc w:val="both"/>
        <w:rPr>
          <w:rFonts w:ascii="Calibri" w:hAnsi="Calibri" w:cs="Calibri"/>
          <w:vanish/>
        </w:rPr>
      </w:pPr>
    </w:p>
    <w:p w14:paraId="54077151" w14:textId="77777777" w:rsidR="00F5335A" w:rsidRDefault="00F5335A">
      <w:pPr>
        <w:keepNext/>
        <w:spacing w:after="0" w:line="240" w:lineRule="auto"/>
        <w:jc w:val="both"/>
        <w:rPr>
          <w:rFonts w:ascii="Calibri" w:hAnsi="Calibri" w:cs="Calibri"/>
        </w:rPr>
      </w:pPr>
    </w:p>
    <w:p w14:paraId="3C9318E0" w14:textId="77777777" w:rsidR="00F5335A" w:rsidRDefault="00F5335A">
      <w:pPr>
        <w:keepNext/>
        <w:spacing w:after="0" w:line="240" w:lineRule="auto"/>
        <w:jc w:val="both"/>
        <w:rPr>
          <w:rFonts w:ascii="Calibri" w:hAnsi="Calibri" w:cs="Calibri"/>
          <w:b/>
          <w:bCs/>
        </w:rPr>
        <w:sectPr w:rsidR="00F5335A">
          <w:pgSz w:w="12240" w:h="15840"/>
          <w:pgMar w:top="1440" w:right="1440" w:bottom="1440" w:left="1440" w:header="720" w:footer="720" w:gutter="0"/>
          <w:cols w:space="720"/>
          <w:docGrid w:linePitch="360"/>
        </w:sectPr>
      </w:pPr>
    </w:p>
    <w:p w14:paraId="722E2B27" w14:textId="77777777" w:rsidR="00F5335A" w:rsidRDefault="00795F6F">
      <w:pPr>
        <w:keepNext/>
        <w:spacing w:after="0" w:line="240" w:lineRule="auto"/>
        <w:jc w:val="both"/>
        <w:outlineLvl w:val="1"/>
        <w:rPr>
          <w:rFonts w:ascii="Calibri" w:hAnsi="Calibri" w:cs="Calibri"/>
          <w:b/>
          <w:bCs/>
        </w:rPr>
      </w:pPr>
      <w:bookmarkStart w:id="2816" w:name="_Toc88064347"/>
      <w:r>
        <w:rPr>
          <w:rFonts w:ascii="Calibri" w:hAnsi="Calibri" w:cs="Calibri"/>
          <w:b/>
          <w:bCs/>
        </w:rPr>
        <w:lastRenderedPageBreak/>
        <w:t>Annex 6: Overview of Project Staff and Technical Consultancies</w:t>
      </w:r>
      <w:bookmarkEnd w:id="2816"/>
    </w:p>
    <w:p w14:paraId="703A78F1" w14:textId="77777777" w:rsidR="00F5335A" w:rsidRDefault="00F5335A">
      <w:pPr>
        <w:spacing w:after="0" w:line="240" w:lineRule="auto"/>
        <w:rPr>
          <w:rFonts w:ascii="Calibri" w:hAnsi="Calibri" w:cs="Calibri"/>
          <w:b/>
          <w:bCs/>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1374"/>
        <w:gridCol w:w="10619"/>
      </w:tblGrid>
      <w:tr w:rsidR="00F5335A" w14:paraId="42EF10E5" w14:textId="77777777">
        <w:trPr>
          <w:tblHeader/>
        </w:trPr>
        <w:tc>
          <w:tcPr>
            <w:tcW w:w="2029"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0E3EA679" w14:textId="77777777" w:rsidR="00F5335A" w:rsidRDefault="00795F6F">
            <w:pPr>
              <w:spacing w:after="0" w:line="240" w:lineRule="auto"/>
              <w:jc w:val="center"/>
              <w:rPr>
                <w:rFonts w:ascii="Calibri" w:hAnsi="Calibri" w:cs="Calibri"/>
                <w:b/>
                <w:sz w:val="20"/>
                <w:szCs w:val="20"/>
                <w:lang w:eastAsia="ja-JP"/>
              </w:rPr>
            </w:pPr>
            <w:r>
              <w:rPr>
                <w:rFonts w:ascii="Calibri" w:hAnsi="Calibri" w:cs="Calibri"/>
                <w:b/>
                <w:sz w:val="20"/>
                <w:szCs w:val="20"/>
                <w:lang w:eastAsia="ja-JP"/>
              </w:rPr>
              <w:t>Consultant</w:t>
            </w:r>
          </w:p>
        </w:tc>
        <w:tc>
          <w:tcPr>
            <w:tcW w:w="1374"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1485193F" w14:textId="77777777" w:rsidR="00F5335A" w:rsidRDefault="00795F6F">
            <w:pPr>
              <w:spacing w:after="0" w:line="240" w:lineRule="auto"/>
              <w:jc w:val="center"/>
              <w:rPr>
                <w:rFonts w:ascii="Calibri" w:hAnsi="Calibri" w:cs="Calibri"/>
                <w:b/>
                <w:sz w:val="20"/>
                <w:szCs w:val="20"/>
                <w:lang w:eastAsia="ja-JP"/>
              </w:rPr>
            </w:pPr>
            <w:r>
              <w:rPr>
                <w:rFonts w:ascii="Calibri" w:hAnsi="Calibri" w:cs="Calibri"/>
                <w:b/>
                <w:sz w:val="20"/>
                <w:szCs w:val="20"/>
                <w:lang w:eastAsia="ja-JP"/>
              </w:rPr>
              <w:t>Time Input</w:t>
            </w:r>
          </w:p>
        </w:tc>
        <w:tc>
          <w:tcPr>
            <w:tcW w:w="10619"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51263C95" w14:textId="77777777" w:rsidR="00F5335A" w:rsidRDefault="00795F6F">
            <w:pPr>
              <w:spacing w:after="0" w:line="240" w:lineRule="auto"/>
              <w:jc w:val="center"/>
              <w:rPr>
                <w:rFonts w:ascii="Calibri" w:hAnsi="Calibri" w:cs="Calibri"/>
                <w:b/>
                <w:sz w:val="20"/>
                <w:szCs w:val="20"/>
                <w:lang w:eastAsia="ja-JP"/>
              </w:rPr>
            </w:pPr>
            <w:r>
              <w:rPr>
                <w:rFonts w:ascii="Calibri" w:hAnsi="Calibri" w:cs="Calibri"/>
                <w:b/>
                <w:sz w:val="20"/>
                <w:szCs w:val="20"/>
                <w:lang w:eastAsia="ja-JP"/>
              </w:rPr>
              <w:t>Tasks, Inputs and Outputs</w:t>
            </w:r>
          </w:p>
        </w:tc>
      </w:tr>
      <w:tr w:rsidR="00F5335A" w14:paraId="7A357B22" w14:textId="77777777">
        <w:tc>
          <w:tcPr>
            <w:tcW w:w="14022" w:type="dxa"/>
            <w:gridSpan w:val="3"/>
            <w:tcBorders>
              <w:top w:val="single" w:sz="4" w:space="0" w:color="FFFF00"/>
              <w:left w:val="single" w:sz="4" w:space="0" w:color="auto"/>
              <w:bottom w:val="single" w:sz="4" w:space="0" w:color="auto"/>
              <w:right w:val="single" w:sz="4" w:space="0" w:color="auto"/>
            </w:tcBorders>
            <w:shd w:val="clear" w:color="auto" w:fill="DAEEF3"/>
          </w:tcPr>
          <w:p w14:paraId="68680931" w14:textId="77777777" w:rsidR="00F5335A" w:rsidRDefault="00795F6F">
            <w:pPr>
              <w:spacing w:after="0" w:line="240" w:lineRule="auto"/>
              <w:rPr>
                <w:rFonts w:ascii="Calibri" w:hAnsi="Calibri" w:cs="Calibri"/>
                <w:i/>
                <w:sz w:val="20"/>
                <w:szCs w:val="20"/>
                <w:lang w:eastAsia="ja-JP"/>
              </w:rPr>
            </w:pPr>
            <w:r>
              <w:rPr>
                <w:rFonts w:ascii="Calibri" w:hAnsi="Calibri" w:cs="Calibri"/>
                <w:b/>
                <w:i/>
                <w:sz w:val="20"/>
                <w:szCs w:val="20"/>
                <w:lang w:eastAsia="ja-JP"/>
              </w:rPr>
              <w:t>For Project Management</w:t>
            </w:r>
          </w:p>
        </w:tc>
      </w:tr>
      <w:tr w:rsidR="00F5335A" w14:paraId="5342993A" w14:textId="77777777">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70C1BB7D"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Local / National contracting</w:t>
            </w:r>
          </w:p>
        </w:tc>
      </w:tr>
      <w:tr w:rsidR="00F5335A" w14:paraId="2D60A36A" w14:textId="77777777">
        <w:tc>
          <w:tcPr>
            <w:tcW w:w="2029" w:type="dxa"/>
            <w:tcBorders>
              <w:top w:val="single" w:sz="4" w:space="0" w:color="auto"/>
              <w:left w:val="single" w:sz="4" w:space="0" w:color="auto"/>
              <w:bottom w:val="single" w:sz="4" w:space="0" w:color="auto"/>
              <w:right w:val="single" w:sz="4" w:space="0" w:color="auto"/>
            </w:tcBorders>
          </w:tcPr>
          <w:p w14:paraId="3CFD38C9"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Project Manager/Coordinator</w:t>
            </w:r>
          </w:p>
          <w:p w14:paraId="59785461" w14:textId="77777777" w:rsidR="00F5335A" w:rsidRDefault="00F5335A">
            <w:pPr>
              <w:spacing w:after="0" w:line="240" w:lineRule="auto"/>
              <w:rPr>
                <w:rFonts w:ascii="Calibri" w:hAnsi="Calibri" w:cs="Calibri"/>
                <w:i/>
                <w:sz w:val="20"/>
                <w:szCs w:val="20"/>
                <w:lang w:eastAsia="ja-JP"/>
              </w:rPr>
            </w:pPr>
          </w:p>
          <w:p w14:paraId="7849F383"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 xml:space="preserve">Rate: $1,200/week </w:t>
            </w:r>
          </w:p>
        </w:tc>
        <w:tc>
          <w:tcPr>
            <w:tcW w:w="1374" w:type="dxa"/>
            <w:tcBorders>
              <w:top w:val="single" w:sz="4" w:space="0" w:color="auto"/>
              <w:left w:val="single" w:sz="4" w:space="0" w:color="auto"/>
              <w:bottom w:val="single" w:sz="4" w:space="0" w:color="auto"/>
              <w:right w:val="single" w:sz="4" w:space="0" w:color="auto"/>
            </w:tcBorders>
          </w:tcPr>
          <w:p w14:paraId="480FE678"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43 weeks / over 5 years</w:t>
            </w:r>
          </w:p>
        </w:tc>
        <w:tc>
          <w:tcPr>
            <w:tcW w:w="10619" w:type="dxa"/>
            <w:tcBorders>
              <w:top w:val="single" w:sz="4" w:space="0" w:color="auto"/>
              <w:left w:val="single" w:sz="4" w:space="0" w:color="auto"/>
              <w:bottom w:val="single" w:sz="4" w:space="0" w:color="auto"/>
              <w:right w:val="single" w:sz="4" w:space="0" w:color="auto"/>
            </w:tcBorders>
          </w:tcPr>
          <w:p w14:paraId="2509696E"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 xml:space="preserve">The Project Manager (PM), together with the Lead Technical Advisor will be responsible for the overall management of the project, including the mobilization of all project inputs, supervision over project staff, consultants and sub-contractors. </w:t>
            </w:r>
          </w:p>
          <w:p w14:paraId="751E60A6"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296EA948"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Manage the overall conduct of the project.</w:t>
            </w:r>
          </w:p>
          <w:p w14:paraId="1560F511"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Plan the activities of the project and monitor progress against the approved workplan.</w:t>
            </w:r>
          </w:p>
          <w:p w14:paraId="43A652B6"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Execute activities by managing personnel, goods and services, training and low-value grants, including drafting terms of reference and work specifications, and overseeing all contractors’ work.</w:t>
            </w:r>
          </w:p>
          <w:p w14:paraId="5EBFD92C"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Monitor events as determined in the project monitoring plan, and update the plan as required.</w:t>
            </w:r>
          </w:p>
          <w:p w14:paraId="00FB4AA6"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Provide support for completion of assessments required by UNDP, spot checks and audits.</w:t>
            </w:r>
          </w:p>
          <w:p w14:paraId="436B77BB"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Manage requests for the provision of UNDP financial resources through funding advances, direct payments or reimbursement using the FACE form.</w:t>
            </w:r>
          </w:p>
          <w:p w14:paraId="0CDD07F8"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Monitor financial resources and accounting to ensure the accuracy and reliability of financial reports.</w:t>
            </w:r>
          </w:p>
          <w:p w14:paraId="16877B87"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Monitor progress, watch for plan deviations and make course corrections when needed within project board-agreed tolerances to achieve results.</w:t>
            </w:r>
          </w:p>
          <w:p w14:paraId="669AB9FD"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Ensure that changes are controlled, and problems addressed.</w:t>
            </w:r>
          </w:p>
          <w:p w14:paraId="58DE17D8"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Perform regular progress reporting to the project board as agreed with the board, including measures to address challenges and opportunities.</w:t>
            </w:r>
          </w:p>
          <w:p w14:paraId="5B4599C0"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Prepare and submit financial reports to UNDP on a quarterly basis.</w:t>
            </w:r>
          </w:p>
          <w:p w14:paraId="18284440" w14:textId="77777777" w:rsidR="00F5335A" w:rsidRDefault="00795F6F">
            <w:pPr>
              <w:numPr>
                <w:ilvl w:val="0"/>
                <w:numId w:val="35"/>
              </w:numPr>
              <w:spacing w:after="0" w:line="240" w:lineRule="auto"/>
              <w:ind w:left="360"/>
              <w:rPr>
                <w:rFonts w:ascii="Calibri" w:hAnsi="Calibri" w:cs="Calibri"/>
                <w:i/>
                <w:sz w:val="20"/>
                <w:szCs w:val="20"/>
              </w:rPr>
            </w:pPr>
            <w:r>
              <w:rPr>
                <w:rFonts w:ascii="Calibri" w:hAnsi="Calibri" w:cs="Calibri"/>
                <w:i/>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5BCF1B7F"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Capture lessons learned during project implementation.</w:t>
            </w:r>
          </w:p>
          <w:p w14:paraId="335EC595" w14:textId="77777777" w:rsidR="00F5335A" w:rsidRDefault="00795F6F">
            <w:pPr>
              <w:numPr>
                <w:ilvl w:val="0"/>
                <w:numId w:val="35"/>
              </w:numPr>
              <w:spacing w:after="0" w:line="240" w:lineRule="auto"/>
              <w:ind w:left="360"/>
              <w:rPr>
                <w:rFonts w:ascii="Calibri" w:eastAsia="Times New Roman" w:hAnsi="Calibri" w:cs="Calibri"/>
                <w:i/>
                <w:sz w:val="20"/>
                <w:szCs w:val="20"/>
              </w:rPr>
            </w:pPr>
            <w:r>
              <w:rPr>
                <w:rFonts w:ascii="Calibri" w:eastAsia="Times New Roman" w:hAnsi="Calibri" w:cs="Calibri"/>
                <w:i/>
                <w:sz w:val="20"/>
                <w:szCs w:val="20"/>
              </w:rPr>
              <w:t>Prepare revisions to the multi-year workplan, as needed, as well as annual and quarterly plans if required.</w:t>
            </w:r>
          </w:p>
          <w:p w14:paraId="55CEB4ED" w14:textId="77777777" w:rsidR="00F5335A" w:rsidRDefault="00795F6F">
            <w:pPr>
              <w:numPr>
                <w:ilvl w:val="0"/>
                <w:numId w:val="36"/>
              </w:numPr>
              <w:spacing w:after="0" w:line="240" w:lineRule="auto"/>
              <w:ind w:left="360"/>
              <w:rPr>
                <w:rFonts w:ascii="Calibri" w:hAnsi="Calibri" w:cs="Calibri"/>
                <w:i/>
                <w:sz w:val="20"/>
                <w:szCs w:val="20"/>
              </w:rPr>
            </w:pPr>
            <w:r>
              <w:rPr>
                <w:rFonts w:ascii="Calibri" w:hAnsi="Calibri" w:cs="Calibri"/>
                <w:i/>
                <w:sz w:val="20"/>
                <w:szCs w:val="20"/>
              </w:rPr>
              <w:t xml:space="preserve">Prepare the inception report no later than one month after the inception workshop. </w:t>
            </w:r>
          </w:p>
          <w:p w14:paraId="75FFD318" w14:textId="77777777" w:rsidR="00F5335A" w:rsidRDefault="00795F6F">
            <w:pPr>
              <w:numPr>
                <w:ilvl w:val="0"/>
                <w:numId w:val="36"/>
              </w:numPr>
              <w:spacing w:after="0" w:line="240" w:lineRule="auto"/>
              <w:ind w:left="360"/>
              <w:rPr>
                <w:rFonts w:ascii="Calibri" w:hAnsi="Calibri" w:cs="Calibri"/>
                <w:i/>
                <w:sz w:val="20"/>
                <w:szCs w:val="20"/>
              </w:rPr>
            </w:pPr>
            <w:r>
              <w:rPr>
                <w:rFonts w:ascii="Calibri" w:hAnsi="Calibri" w:cs="Calibri"/>
                <w:i/>
                <w:sz w:val="20"/>
                <w:szCs w:val="20"/>
              </w:rPr>
              <w:t xml:space="preserve">Ensure that the indicators included in the project results framework are monitored annually in advance of the GEF PIR submission deadline so that progress can be reported in the GEF PIR. </w:t>
            </w:r>
          </w:p>
          <w:p w14:paraId="7252283E"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t>Prepare the GEF PIR;</w:t>
            </w:r>
          </w:p>
          <w:p w14:paraId="54DEBB59"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t>Assess major and minor amendments to the project within the parameters set by UNDP-GEF;</w:t>
            </w:r>
          </w:p>
          <w:p w14:paraId="7FC623AA"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t>Monitor implementation plans including the gender action plan, stakeholder engagement plan, and any environmental and social management plans;</w:t>
            </w:r>
          </w:p>
          <w:p w14:paraId="6F5324E5"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t>Monitor and track progress against the GEF Core indicators.</w:t>
            </w:r>
          </w:p>
          <w:p w14:paraId="63BB5402"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lastRenderedPageBreak/>
              <w:t>Support the Mid-term review and Terminal Evaluation process.</w:t>
            </w:r>
          </w:p>
          <w:p w14:paraId="2492C372" w14:textId="77777777" w:rsidR="00F5335A" w:rsidRDefault="00795F6F">
            <w:pPr>
              <w:numPr>
                <w:ilvl w:val="0"/>
                <w:numId w:val="37"/>
              </w:numPr>
              <w:spacing w:after="0" w:line="240" w:lineRule="auto"/>
              <w:ind w:left="360"/>
              <w:rPr>
                <w:rFonts w:ascii="Calibri" w:hAnsi="Calibri" w:cs="Calibri"/>
                <w:i/>
                <w:sz w:val="20"/>
                <w:szCs w:val="20"/>
              </w:rPr>
            </w:pPr>
            <w:r>
              <w:rPr>
                <w:rFonts w:ascii="Calibri" w:hAnsi="Calibri" w:cs="Calibri"/>
                <w:i/>
                <w:sz w:val="20"/>
                <w:szCs w:val="20"/>
              </w:rPr>
              <w:t>Add technical tasks as necessary</w:t>
            </w:r>
          </w:p>
        </w:tc>
      </w:tr>
      <w:tr w:rsidR="00F5335A" w14:paraId="44D3996B" w14:textId="77777777">
        <w:tc>
          <w:tcPr>
            <w:tcW w:w="2029" w:type="dxa"/>
            <w:tcBorders>
              <w:top w:val="single" w:sz="4" w:space="0" w:color="auto"/>
              <w:left w:val="single" w:sz="4" w:space="0" w:color="auto"/>
              <w:bottom w:val="single" w:sz="4" w:space="0" w:color="auto"/>
              <w:right w:val="single" w:sz="4" w:space="0" w:color="auto"/>
            </w:tcBorders>
          </w:tcPr>
          <w:p w14:paraId="6F69D96B" w14:textId="77777777" w:rsidR="00F5335A" w:rsidRDefault="00795F6F">
            <w:pPr>
              <w:spacing w:after="0" w:line="240" w:lineRule="auto"/>
              <w:rPr>
                <w:rFonts w:ascii="Calibri" w:hAnsi="Calibri" w:cs="Calibri"/>
                <w:i/>
                <w:sz w:val="20"/>
                <w:szCs w:val="20"/>
              </w:rPr>
            </w:pPr>
            <w:r>
              <w:rPr>
                <w:rFonts w:ascii="Calibri" w:hAnsi="Calibri" w:cs="Calibri"/>
                <w:i/>
                <w:sz w:val="20"/>
                <w:szCs w:val="20"/>
              </w:rPr>
              <w:lastRenderedPageBreak/>
              <w:t>Project Assistant</w:t>
            </w:r>
          </w:p>
          <w:p w14:paraId="4AC6DBC0"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 xml:space="preserve">Rate: $1,200/week </w:t>
            </w:r>
          </w:p>
        </w:tc>
        <w:tc>
          <w:tcPr>
            <w:tcW w:w="1374" w:type="dxa"/>
            <w:tcBorders>
              <w:top w:val="single" w:sz="4" w:space="0" w:color="auto"/>
              <w:left w:val="single" w:sz="4" w:space="0" w:color="auto"/>
              <w:bottom w:val="single" w:sz="4" w:space="0" w:color="auto"/>
              <w:right w:val="single" w:sz="4" w:space="0" w:color="auto"/>
            </w:tcBorders>
          </w:tcPr>
          <w:p w14:paraId="49E93495"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60</w:t>
            </w:r>
            <w:r>
              <w:rPr>
                <w:rFonts w:ascii="Calibri" w:hAnsi="Calibri" w:cs="Calibri"/>
                <w:i/>
                <w:sz w:val="20"/>
                <w:szCs w:val="20"/>
                <w:lang w:eastAsia="ja-JP"/>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12931E2F"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30F9B3B0" w14:textId="77777777" w:rsidR="00F5335A" w:rsidRDefault="00795F6F">
            <w:pPr>
              <w:spacing w:after="0" w:line="240" w:lineRule="auto"/>
              <w:rPr>
                <w:rFonts w:ascii="Calibri" w:hAnsi="Calibri" w:cs="Calibri"/>
                <w:i/>
                <w:sz w:val="20"/>
                <w:szCs w:val="20"/>
              </w:rPr>
            </w:pPr>
            <w:r>
              <w:rPr>
                <w:rFonts w:ascii="Calibri" w:hAnsi="Calibri" w:cs="Calibri"/>
                <w:i/>
                <w:sz w:val="20"/>
                <w:szCs w:val="20"/>
              </w:rPr>
              <w:t>Under the guidance and supervision of the Project Manager, the Project Assistant will carry out the following tasks:</w:t>
            </w:r>
          </w:p>
          <w:p w14:paraId="766F2CC5" w14:textId="77777777" w:rsidR="00F5335A" w:rsidRDefault="00795F6F">
            <w:pPr>
              <w:numPr>
                <w:ilvl w:val="0"/>
                <w:numId w:val="38"/>
              </w:numPr>
              <w:spacing w:after="0" w:line="240" w:lineRule="auto"/>
              <w:rPr>
                <w:rFonts w:ascii="Calibri" w:hAnsi="Calibri" w:cs="Calibri"/>
                <w:i/>
                <w:sz w:val="20"/>
                <w:szCs w:val="20"/>
              </w:rPr>
            </w:pPr>
            <w:r>
              <w:rPr>
                <w:rFonts w:ascii="Calibri" w:hAnsi="Calibri" w:cs="Calibri"/>
                <w:i/>
                <w:sz w:val="20"/>
                <w:szCs w:val="20"/>
              </w:rPr>
              <w:t>Assist the Project Manager in day-to-day management and oversight of project activities;</w:t>
            </w:r>
          </w:p>
          <w:p w14:paraId="2215667F" w14:textId="77777777" w:rsidR="00F5335A" w:rsidRDefault="00795F6F">
            <w:pPr>
              <w:numPr>
                <w:ilvl w:val="0"/>
                <w:numId w:val="38"/>
              </w:numPr>
              <w:spacing w:after="0" w:line="240" w:lineRule="auto"/>
              <w:rPr>
                <w:rFonts w:ascii="Calibri" w:hAnsi="Calibri" w:cs="Calibri"/>
                <w:i/>
                <w:sz w:val="20"/>
                <w:szCs w:val="20"/>
              </w:rPr>
            </w:pPr>
            <w:r>
              <w:rPr>
                <w:rFonts w:ascii="Calibri" w:hAnsi="Calibri" w:cs="Calibri"/>
                <w:i/>
                <w:sz w:val="20"/>
                <w:szCs w:val="20"/>
              </w:rPr>
              <w:t>Assist the M&amp;E officer in matters related to M&amp;E and knowledge resources management;</w:t>
            </w:r>
          </w:p>
          <w:p w14:paraId="2A09E364" w14:textId="77777777" w:rsidR="00F5335A" w:rsidRDefault="00795F6F">
            <w:pPr>
              <w:numPr>
                <w:ilvl w:val="0"/>
                <w:numId w:val="38"/>
              </w:numPr>
              <w:spacing w:after="0" w:line="240" w:lineRule="auto"/>
              <w:rPr>
                <w:rFonts w:ascii="Calibri" w:hAnsi="Calibri" w:cs="Calibri"/>
                <w:i/>
                <w:sz w:val="20"/>
                <w:szCs w:val="20"/>
              </w:rPr>
            </w:pPr>
            <w:r>
              <w:rPr>
                <w:rFonts w:ascii="Calibri" w:hAnsi="Calibri" w:cs="Calibri"/>
                <w:i/>
                <w:sz w:val="20"/>
                <w:szCs w:val="20"/>
              </w:rPr>
              <w:t>Assist in the preparation of progress reports;</w:t>
            </w:r>
          </w:p>
          <w:p w14:paraId="58653138" w14:textId="77777777" w:rsidR="00F5335A" w:rsidRDefault="00795F6F">
            <w:pPr>
              <w:numPr>
                <w:ilvl w:val="0"/>
                <w:numId w:val="38"/>
              </w:numPr>
              <w:spacing w:after="0" w:line="240" w:lineRule="auto"/>
              <w:rPr>
                <w:rFonts w:ascii="Calibri" w:hAnsi="Calibri" w:cs="Calibri"/>
                <w:i/>
                <w:sz w:val="20"/>
                <w:szCs w:val="20"/>
              </w:rPr>
            </w:pPr>
            <w:r>
              <w:rPr>
                <w:rFonts w:ascii="Calibri" w:hAnsi="Calibri" w:cs="Calibri"/>
                <w:i/>
                <w:sz w:val="20"/>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PMO staff;</w:t>
            </w:r>
          </w:p>
          <w:p w14:paraId="3D1E0C88" w14:textId="77777777" w:rsidR="00F5335A" w:rsidRDefault="00795F6F">
            <w:pPr>
              <w:numPr>
                <w:ilvl w:val="0"/>
                <w:numId w:val="38"/>
              </w:numPr>
              <w:spacing w:after="0" w:line="240" w:lineRule="auto"/>
              <w:rPr>
                <w:rFonts w:ascii="Calibri" w:hAnsi="Calibri" w:cs="Calibri"/>
                <w:i/>
                <w:sz w:val="20"/>
                <w:szCs w:val="20"/>
              </w:rPr>
            </w:pPr>
            <w:r>
              <w:rPr>
                <w:rFonts w:ascii="Calibri" w:hAnsi="Calibri" w:cs="Calibri"/>
                <w:i/>
                <w:sz w:val="20"/>
                <w:szCs w:val="20"/>
              </w:rPr>
              <w:t>Provide PMO-related administrative and logistical assistance.</w:t>
            </w:r>
          </w:p>
        </w:tc>
      </w:tr>
      <w:tr w:rsidR="00F5335A" w14:paraId="4AB75FBB" w14:textId="77777777">
        <w:tc>
          <w:tcPr>
            <w:tcW w:w="2029" w:type="dxa"/>
            <w:tcBorders>
              <w:top w:val="single" w:sz="4" w:space="0" w:color="auto"/>
              <w:left w:val="single" w:sz="4" w:space="0" w:color="auto"/>
              <w:bottom w:val="single" w:sz="4" w:space="0" w:color="auto"/>
              <w:right w:val="single" w:sz="4" w:space="0" w:color="auto"/>
            </w:tcBorders>
          </w:tcPr>
          <w:p w14:paraId="04B179D0" w14:textId="77777777" w:rsidR="00F5335A" w:rsidRDefault="00795F6F">
            <w:pPr>
              <w:spacing w:after="0" w:line="240" w:lineRule="auto"/>
              <w:rPr>
                <w:rFonts w:ascii="Calibri" w:hAnsi="Calibri" w:cs="Calibri"/>
                <w:i/>
                <w:sz w:val="20"/>
                <w:szCs w:val="20"/>
              </w:rPr>
            </w:pPr>
            <w:r>
              <w:rPr>
                <w:rFonts w:ascii="Calibri" w:hAnsi="Calibri" w:cs="Calibri"/>
                <w:i/>
                <w:sz w:val="20"/>
                <w:szCs w:val="20"/>
              </w:rPr>
              <w:t>Project Accountant/Finance Assistant/Finance officer</w:t>
            </w:r>
          </w:p>
          <w:p w14:paraId="279ACF2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 xml:space="preserve">Rate: $1,200/week </w:t>
            </w:r>
          </w:p>
        </w:tc>
        <w:tc>
          <w:tcPr>
            <w:tcW w:w="1374" w:type="dxa"/>
            <w:tcBorders>
              <w:top w:val="single" w:sz="4" w:space="0" w:color="auto"/>
              <w:left w:val="single" w:sz="4" w:space="0" w:color="auto"/>
              <w:bottom w:val="single" w:sz="4" w:space="0" w:color="auto"/>
              <w:right w:val="single" w:sz="4" w:space="0" w:color="auto"/>
            </w:tcBorders>
          </w:tcPr>
          <w:p w14:paraId="790A7DB5"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30</w:t>
            </w:r>
            <w:r>
              <w:rPr>
                <w:rFonts w:ascii="Calibri" w:hAnsi="Calibri" w:cs="Calibri"/>
                <w:i/>
                <w:sz w:val="20"/>
                <w:szCs w:val="20"/>
                <w:lang w:eastAsia="ja-JP"/>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228587D6"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77B8D29D"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Keep records of project funds and expenditures, and ensure all project-related financial documentation are well maintained and readily available when required by the Project Manager;</w:t>
            </w:r>
          </w:p>
          <w:p w14:paraId="0874C1E2"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Review project expenditures and ensure that project funds are used in compliance with the Project Document and GoC financial rules and procedures;</w:t>
            </w:r>
          </w:p>
          <w:p w14:paraId="023E9D7F"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Validate and certify FACE forms before submission to UNDP;</w:t>
            </w:r>
          </w:p>
          <w:p w14:paraId="372CD2ED"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Provide necessary financial information as and when required for project management decisions;</w:t>
            </w:r>
          </w:p>
          <w:p w14:paraId="4DA49402"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Provide necessary financial information during project audit(s);</w:t>
            </w:r>
          </w:p>
          <w:p w14:paraId="3DCEED43"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Review annual budgets and project expenditure reports, and notify the Project Manager if there are any discrepancies or issues;</w:t>
            </w:r>
          </w:p>
          <w:p w14:paraId="467109B1"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Consolidate financial progress reports submitted by the responsible parties for implementation of project activities;</w:t>
            </w:r>
          </w:p>
          <w:p w14:paraId="798DA9C8" w14:textId="77777777" w:rsidR="00F5335A" w:rsidRDefault="00795F6F">
            <w:pPr>
              <w:numPr>
                <w:ilvl w:val="0"/>
                <w:numId w:val="39"/>
              </w:numPr>
              <w:spacing w:after="0" w:line="240" w:lineRule="auto"/>
              <w:rPr>
                <w:rFonts w:ascii="Calibri" w:hAnsi="Calibri" w:cs="Calibri"/>
                <w:i/>
                <w:sz w:val="20"/>
                <w:szCs w:val="20"/>
              </w:rPr>
            </w:pPr>
            <w:r>
              <w:rPr>
                <w:rFonts w:ascii="Calibri" w:hAnsi="Calibri" w:cs="Calibri"/>
                <w:i/>
                <w:sz w:val="20"/>
                <w:szCs w:val="20"/>
              </w:rPr>
              <w:t xml:space="preserve">Liaise and follow up with the responsible parties for implementation of project activities in matters related to project funds and financial progress reports. </w:t>
            </w:r>
          </w:p>
        </w:tc>
      </w:tr>
      <w:tr w:rsidR="00F5335A" w14:paraId="781D01DF" w14:textId="77777777">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77E06F5C"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International / Regional and global contracting</w:t>
            </w:r>
          </w:p>
        </w:tc>
      </w:tr>
      <w:tr w:rsidR="00F5335A" w14:paraId="31DC8FB3" w14:textId="77777777">
        <w:trPr>
          <w:trHeight w:val="734"/>
        </w:trPr>
        <w:tc>
          <w:tcPr>
            <w:tcW w:w="2029" w:type="dxa"/>
            <w:tcBorders>
              <w:top w:val="single" w:sz="4" w:space="0" w:color="auto"/>
              <w:left w:val="single" w:sz="4" w:space="0" w:color="auto"/>
              <w:bottom w:val="single" w:sz="4" w:space="0" w:color="auto"/>
              <w:right w:val="single" w:sz="4" w:space="0" w:color="auto"/>
            </w:tcBorders>
          </w:tcPr>
          <w:p w14:paraId="0BDDC61F"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International Cooperation</w:t>
            </w:r>
            <w:r>
              <w:rPr>
                <w:rFonts w:ascii="Calibri" w:hAnsi="Calibri" w:cs="Calibri"/>
                <w:i/>
                <w:sz w:val="20"/>
                <w:szCs w:val="20"/>
                <w:lang w:eastAsia="zh-CN"/>
              </w:rPr>
              <w:t xml:space="preserve"> officer</w:t>
            </w:r>
          </w:p>
          <w:p w14:paraId="56063B59" w14:textId="77777777" w:rsidR="00F5335A" w:rsidRDefault="00F5335A">
            <w:pPr>
              <w:spacing w:after="0" w:line="240" w:lineRule="auto"/>
              <w:rPr>
                <w:rFonts w:ascii="Calibri" w:hAnsi="Calibri" w:cs="Calibri"/>
                <w:i/>
                <w:sz w:val="20"/>
                <w:szCs w:val="20"/>
                <w:lang w:eastAsia="zh-CN"/>
              </w:rPr>
            </w:pPr>
          </w:p>
          <w:p w14:paraId="481FA5FD"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w:t>
            </w:r>
            <w:r>
              <w:rPr>
                <w:rFonts w:ascii="Calibri" w:hAnsi="Calibri" w:cs="Calibri"/>
                <w:i/>
                <w:sz w:val="20"/>
                <w:szCs w:val="20"/>
                <w:lang w:eastAsia="zh-CN"/>
              </w:rPr>
              <w:t>700/day</w:t>
            </w:r>
          </w:p>
        </w:tc>
        <w:tc>
          <w:tcPr>
            <w:tcW w:w="1374" w:type="dxa"/>
            <w:tcBorders>
              <w:top w:val="single" w:sz="4" w:space="0" w:color="auto"/>
              <w:left w:val="single" w:sz="4" w:space="0" w:color="auto"/>
              <w:bottom w:val="single" w:sz="4" w:space="0" w:color="auto"/>
              <w:right w:val="single" w:sz="4" w:space="0" w:color="auto"/>
            </w:tcBorders>
          </w:tcPr>
          <w:p w14:paraId="012FC0E4"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20 days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2007A679"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608A39E9"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Carry out international cooperation and exchange.</w:t>
            </w:r>
          </w:p>
        </w:tc>
      </w:tr>
      <w:tr w:rsidR="00F5335A" w14:paraId="6431F8F7" w14:textId="77777777">
        <w:trPr>
          <w:trHeight w:val="734"/>
        </w:trPr>
        <w:tc>
          <w:tcPr>
            <w:tcW w:w="2029" w:type="dxa"/>
            <w:tcBorders>
              <w:top w:val="single" w:sz="4" w:space="0" w:color="auto"/>
              <w:left w:val="single" w:sz="4" w:space="0" w:color="auto"/>
              <w:bottom w:val="single" w:sz="4" w:space="0" w:color="auto"/>
              <w:right w:val="single" w:sz="4" w:space="0" w:color="auto"/>
            </w:tcBorders>
          </w:tcPr>
          <w:p w14:paraId="7581A555" w14:textId="77777777" w:rsidR="00F5335A" w:rsidRDefault="00795F6F">
            <w:pPr>
              <w:spacing w:after="0" w:line="240" w:lineRule="auto"/>
              <w:rPr>
                <w:rFonts w:ascii="Calibri" w:hAnsi="Calibri" w:cs="Calibri"/>
                <w:i/>
                <w:sz w:val="20"/>
                <w:szCs w:val="20"/>
              </w:rPr>
            </w:pPr>
            <w:r>
              <w:rPr>
                <w:rFonts w:ascii="Calibri" w:hAnsi="Calibri" w:cs="Calibri"/>
                <w:i/>
                <w:sz w:val="20"/>
                <w:szCs w:val="20"/>
              </w:rPr>
              <w:t>Knowledge Management Officer</w:t>
            </w:r>
          </w:p>
          <w:p w14:paraId="09B0AFE2" w14:textId="77777777" w:rsidR="00F5335A" w:rsidRDefault="00F5335A">
            <w:pPr>
              <w:spacing w:after="0" w:line="240" w:lineRule="auto"/>
              <w:rPr>
                <w:rFonts w:ascii="Calibri" w:hAnsi="Calibri" w:cs="Calibri"/>
                <w:i/>
                <w:sz w:val="20"/>
                <w:szCs w:val="20"/>
                <w:lang w:eastAsia="ja-JP"/>
              </w:rPr>
            </w:pPr>
          </w:p>
          <w:p w14:paraId="5A582A45" w14:textId="77777777" w:rsidR="00F5335A" w:rsidRDefault="00F5335A">
            <w:pPr>
              <w:spacing w:after="0" w:line="240" w:lineRule="auto"/>
              <w:rPr>
                <w:rFonts w:ascii="Calibri" w:hAnsi="Calibri" w:cs="Calibri"/>
                <w:i/>
                <w:sz w:val="20"/>
                <w:szCs w:val="20"/>
                <w:lang w:eastAsia="zh-CN"/>
              </w:rPr>
            </w:pPr>
          </w:p>
          <w:p w14:paraId="035A899D"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w:t>
            </w:r>
            <w:r>
              <w:rPr>
                <w:rFonts w:ascii="Calibri" w:hAnsi="Calibri" w:cs="Calibri"/>
                <w:i/>
                <w:sz w:val="20"/>
                <w:szCs w:val="20"/>
                <w:lang w:eastAsia="zh-CN"/>
              </w:rPr>
              <w:t>3500/week</w:t>
            </w:r>
          </w:p>
        </w:tc>
        <w:tc>
          <w:tcPr>
            <w:tcW w:w="1374" w:type="dxa"/>
            <w:tcBorders>
              <w:top w:val="single" w:sz="4" w:space="0" w:color="auto"/>
              <w:left w:val="single" w:sz="4" w:space="0" w:color="auto"/>
              <w:bottom w:val="single" w:sz="4" w:space="0" w:color="auto"/>
              <w:right w:val="single" w:sz="4" w:space="0" w:color="auto"/>
            </w:tcBorders>
          </w:tcPr>
          <w:p w14:paraId="435DF8C4"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zh-CN"/>
              </w:rPr>
              <w:t>10 weeks</w:t>
            </w:r>
            <w:r>
              <w:rPr>
                <w:rFonts w:ascii="Calibri" w:hAnsi="Calibri" w:cs="Calibri"/>
                <w:i/>
                <w:sz w:val="20"/>
                <w:szCs w:val="20"/>
                <w:lang w:eastAsia="ja-JP"/>
              </w:rPr>
              <w:t xml:space="preserve"> / over 5 years</w:t>
            </w:r>
          </w:p>
        </w:tc>
        <w:tc>
          <w:tcPr>
            <w:tcW w:w="10619" w:type="dxa"/>
            <w:tcBorders>
              <w:top w:val="single" w:sz="4" w:space="0" w:color="auto"/>
              <w:left w:val="single" w:sz="4" w:space="0" w:color="auto"/>
              <w:bottom w:val="single" w:sz="4" w:space="0" w:color="auto"/>
              <w:right w:val="single" w:sz="4" w:space="0" w:color="auto"/>
            </w:tcBorders>
          </w:tcPr>
          <w:p w14:paraId="071D61E8" w14:textId="77777777" w:rsidR="00F5335A" w:rsidRDefault="00795F6F">
            <w:pPr>
              <w:spacing w:after="0" w:line="240" w:lineRule="auto"/>
              <w:rPr>
                <w:rFonts w:ascii="Calibri" w:hAnsi="Calibri" w:cs="Calibri"/>
                <w:i/>
                <w:sz w:val="20"/>
                <w:szCs w:val="20"/>
                <w:u w:val="single"/>
              </w:rPr>
            </w:pPr>
            <w:r>
              <w:rPr>
                <w:rFonts w:ascii="Calibri" w:hAnsi="Calibri" w:cs="Calibri"/>
                <w:i/>
                <w:sz w:val="20"/>
                <w:szCs w:val="20"/>
                <w:u w:val="single"/>
              </w:rPr>
              <w:t>Duties and Responsibilities</w:t>
            </w:r>
          </w:p>
          <w:p w14:paraId="0D41A793"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Develop a communication strategy.</w:t>
            </w:r>
          </w:p>
          <w:p w14:paraId="2AC65EE9"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Develop a knowledge management plan for the project.</w:t>
            </w:r>
          </w:p>
          <w:p w14:paraId="1733E671"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Lead the implementation of the approved communications strategy action plan.</w:t>
            </w:r>
          </w:p>
          <w:p w14:paraId="3D1C2FB4"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Raise awareness of the project with target audiences for all project components.</w:t>
            </w:r>
          </w:p>
          <w:p w14:paraId="7D5EDE22"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lastRenderedPageBreak/>
              <w:t>Build on the project’s digital presence through social media.</w:t>
            </w:r>
          </w:p>
          <w:p w14:paraId="3B7CC513"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 xml:space="preserve">Produce quarterly newsletters or </w:t>
            </w:r>
            <w:r>
              <w:rPr>
                <w:rFonts w:ascii="Calibri" w:hAnsi="Calibri" w:cs="Calibri"/>
                <w:i/>
                <w:sz w:val="20"/>
                <w:szCs w:val="20"/>
                <w:lang w:eastAsia="zh-CN"/>
              </w:rPr>
              <w:t>info-graphic</w:t>
            </w:r>
            <w:r>
              <w:rPr>
                <w:rFonts w:ascii="Calibri" w:hAnsi="Calibri" w:cs="Calibri"/>
                <w:i/>
                <w:sz w:val="20"/>
                <w:szCs w:val="20"/>
              </w:rPr>
              <w:t xml:space="preserve"> for the project and disseminates to all project partners.</w:t>
            </w:r>
          </w:p>
          <w:p w14:paraId="3CA13428"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Draft media advisories and press releases</w:t>
            </w:r>
          </w:p>
          <w:p w14:paraId="0F5ABC99" w14:textId="77777777" w:rsidR="00F5335A" w:rsidRDefault="00795F6F">
            <w:pPr>
              <w:numPr>
                <w:ilvl w:val="0"/>
                <w:numId w:val="41"/>
              </w:numPr>
              <w:spacing w:after="0" w:line="240" w:lineRule="auto"/>
              <w:rPr>
                <w:rFonts w:ascii="Calibri" w:hAnsi="Calibri" w:cs="Calibri"/>
                <w:i/>
                <w:sz w:val="20"/>
                <w:szCs w:val="20"/>
              </w:rPr>
            </w:pPr>
            <w:r>
              <w:rPr>
                <w:rFonts w:ascii="Calibri" w:hAnsi="Calibri" w:cs="Calibri"/>
                <w:i/>
                <w:sz w:val="20"/>
                <w:szCs w:val="20"/>
              </w:rPr>
              <w:t>Liaise with media for press releases and events, establish media connections and aim to get maximum media attention for press releases, special events, press interview either through broadcast or print media.</w:t>
            </w:r>
          </w:p>
          <w:p w14:paraId="2701F9CC" w14:textId="77777777" w:rsidR="00F5335A" w:rsidRDefault="00795F6F">
            <w:pPr>
              <w:numPr>
                <w:ilvl w:val="0"/>
                <w:numId w:val="42"/>
              </w:numPr>
              <w:spacing w:after="0" w:line="240" w:lineRule="auto"/>
              <w:rPr>
                <w:rFonts w:ascii="Calibri" w:hAnsi="Calibri" w:cs="Calibri"/>
                <w:i/>
                <w:sz w:val="20"/>
                <w:szCs w:val="20"/>
              </w:rPr>
            </w:pPr>
            <w:r>
              <w:rPr>
                <w:rFonts w:ascii="Calibri" w:hAnsi="Calibri" w:cs="Calibri"/>
                <w:i/>
                <w:sz w:val="20"/>
                <w:szCs w:val="20"/>
              </w:rPr>
              <w:t>Compile contents for all planned communication efforts</w:t>
            </w:r>
          </w:p>
          <w:p w14:paraId="11D8D424" w14:textId="77777777" w:rsidR="00F5335A" w:rsidRDefault="00795F6F">
            <w:pPr>
              <w:numPr>
                <w:ilvl w:val="0"/>
                <w:numId w:val="42"/>
              </w:numPr>
              <w:spacing w:after="0" w:line="240" w:lineRule="auto"/>
              <w:rPr>
                <w:rFonts w:ascii="Calibri" w:hAnsi="Calibri" w:cs="Calibri"/>
                <w:i/>
                <w:sz w:val="20"/>
                <w:szCs w:val="20"/>
              </w:rPr>
            </w:pPr>
            <w:r>
              <w:rPr>
                <w:rFonts w:ascii="Calibri" w:hAnsi="Calibri" w:cs="Calibri"/>
                <w:i/>
                <w:sz w:val="20"/>
                <w:szCs w:val="20"/>
              </w:rPr>
              <w:t>Generate ideas and lead development and design of various publicity materials, including web content, brochures, and short stories.</w:t>
            </w:r>
          </w:p>
          <w:p w14:paraId="464F1210" w14:textId="77777777" w:rsidR="00F5335A" w:rsidRDefault="00795F6F">
            <w:pPr>
              <w:numPr>
                <w:ilvl w:val="0"/>
                <w:numId w:val="42"/>
              </w:numPr>
              <w:spacing w:after="0" w:line="240" w:lineRule="auto"/>
              <w:rPr>
                <w:rFonts w:ascii="Calibri" w:hAnsi="Calibri" w:cs="Calibri"/>
                <w:i/>
                <w:sz w:val="20"/>
                <w:szCs w:val="20"/>
              </w:rPr>
            </w:pPr>
            <w:r>
              <w:rPr>
                <w:rFonts w:ascii="Calibri" w:hAnsi="Calibri" w:cs="Calibri"/>
                <w:i/>
                <w:sz w:val="20"/>
                <w:szCs w:val="20"/>
              </w:rPr>
              <w:t>Assist in collecting ‘most significant change’ stories to support annual reporting and editing project specific and related news updates.</w:t>
            </w:r>
          </w:p>
          <w:p w14:paraId="6274D75D" w14:textId="77777777" w:rsidR="00F5335A" w:rsidRDefault="00795F6F">
            <w:pPr>
              <w:numPr>
                <w:ilvl w:val="0"/>
                <w:numId w:val="42"/>
              </w:numPr>
              <w:spacing w:after="0" w:line="240" w:lineRule="auto"/>
              <w:rPr>
                <w:rFonts w:ascii="Calibri" w:hAnsi="Calibri" w:cs="Calibri"/>
                <w:i/>
                <w:sz w:val="20"/>
                <w:szCs w:val="20"/>
              </w:rPr>
            </w:pPr>
            <w:r>
              <w:rPr>
                <w:rFonts w:ascii="Calibri" w:hAnsi="Calibri" w:cs="Calibri"/>
                <w:i/>
                <w:sz w:val="20"/>
                <w:szCs w:val="20"/>
              </w:rPr>
              <w:t>Regularly update on the impact of the communication activities, including media outreach and online efforts</w:t>
            </w:r>
          </w:p>
          <w:p w14:paraId="3776E5AD" w14:textId="77777777" w:rsidR="00F5335A" w:rsidRDefault="00795F6F">
            <w:pPr>
              <w:numPr>
                <w:ilvl w:val="0"/>
                <w:numId w:val="42"/>
              </w:numPr>
              <w:spacing w:after="0" w:line="240" w:lineRule="auto"/>
              <w:rPr>
                <w:rFonts w:ascii="Calibri" w:hAnsi="Calibri" w:cs="Calibri"/>
                <w:i/>
                <w:sz w:val="20"/>
                <w:szCs w:val="20"/>
              </w:rPr>
            </w:pPr>
            <w:r>
              <w:rPr>
                <w:rFonts w:ascii="Calibri" w:hAnsi="Calibri" w:cs="Calibri"/>
                <w:i/>
                <w:sz w:val="20"/>
                <w:szCs w:val="20"/>
              </w:rPr>
              <w:t>Share communication products and updates with UNDP CO, for regional and global visibility of the project.</w:t>
            </w:r>
          </w:p>
          <w:p w14:paraId="6755DDFC" w14:textId="77777777" w:rsidR="00F5335A" w:rsidRDefault="00795F6F">
            <w:pPr>
              <w:numPr>
                <w:ilvl w:val="0"/>
                <w:numId w:val="43"/>
              </w:numPr>
              <w:spacing w:after="0" w:line="240" w:lineRule="auto"/>
              <w:ind w:left="701"/>
              <w:textAlignment w:val="baseline"/>
              <w:rPr>
                <w:rFonts w:ascii="Calibri" w:hAnsi="Calibri" w:cs="Calibri"/>
                <w:sz w:val="20"/>
                <w:szCs w:val="20"/>
              </w:rPr>
            </w:pPr>
            <w:r>
              <w:rPr>
                <w:rFonts w:ascii="Calibri" w:hAnsi="Calibri" w:cs="Calibri"/>
                <w:i/>
                <w:sz w:val="20"/>
                <w:szCs w:val="20"/>
              </w:rPr>
              <w:t>Any other tasks related to communication activities in the project</w:t>
            </w:r>
          </w:p>
        </w:tc>
      </w:tr>
      <w:tr w:rsidR="00F5335A" w14:paraId="7F2D1C7C" w14:textId="77777777">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6C291590" w14:textId="77777777" w:rsidR="00F5335A" w:rsidRDefault="00795F6F">
            <w:pPr>
              <w:spacing w:after="0" w:line="240" w:lineRule="auto"/>
              <w:rPr>
                <w:rFonts w:ascii="Calibri" w:hAnsi="Calibri" w:cs="Calibri"/>
                <w:i/>
                <w:sz w:val="20"/>
                <w:szCs w:val="20"/>
                <w:lang w:eastAsia="ja-JP"/>
              </w:rPr>
            </w:pPr>
            <w:r>
              <w:rPr>
                <w:rFonts w:ascii="Calibri" w:hAnsi="Calibri" w:cs="Calibri"/>
                <w:b/>
                <w:i/>
                <w:sz w:val="20"/>
                <w:szCs w:val="20"/>
                <w:lang w:eastAsia="ja-JP"/>
              </w:rPr>
              <w:lastRenderedPageBreak/>
              <w:t>For Technical Assistance</w:t>
            </w:r>
          </w:p>
        </w:tc>
      </w:tr>
      <w:tr w:rsidR="00F5335A" w14:paraId="3276BDFB" w14:textId="77777777">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00AAC5E6"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Component 1</w:t>
            </w:r>
          </w:p>
        </w:tc>
      </w:tr>
      <w:tr w:rsidR="00F5335A" w14:paraId="42FEE3D0" w14:textId="77777777">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10630D38"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Local / National contracting</w:t>
            </w:r>
          </w:p>
        </w:tc>
      </w:tr>
      <w:tr w:rsidR="00F5335A" w14:paraId="3ED930CB"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4776892D"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zh-CN"/>
              </w:rPr>
              <w:t>Policy researcher</w:t>
            </w:r>
          </w:p>
          <w:p w14:paraId="29796701"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31715B2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30weeks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64C3573C" w14:textId="77777777" w:rsidR="00F5335A" w:rsidRDefault="00795F6F">
            <w:pPr>
              <w:spacing w:after="0" w:line="240" w:lineRule="auto"/>
              <w:rPr>
                <w:rFonts w:ascii="Calibri" w:eastAsia="MS Mincho" w:hAnsi="Calibri" w:cs="Calibri"/>
                <w:i/>
                <w:sz w:val="20"/>
                <w:szCs w:val="20"/>
                <w:u w:val="single"/>
                <w:lang w:eastAsia="ja-JP"/>
              </w:rPr>
            </w:pPr>
            <w:r>
              <w:rPr>
                <w:rFonts w:ascii="Calibri" w:eastAsia="MS Mincho" w:hAnsi="Calibri" w:cs="Calibri"/>
                <w:i/>
                <w:sz w:val="20"/>
                <w:szCs w:val="20"/>
                <w:u w:val="single"/>
                <w:lang w:eastAsia="ja-JP"/>
              </w:rPr>
              <w:t>Duties and Responsibilities</w:t>
            </w:r>
          </w:p>
          <w:p w14:paraId="34F6981A" w14:textId="77777777" w:rsidR="00F5335A" w:rsidRDefault="00795F6F">
            <w:pPr>
              <w:numPr>
                <w:ilvl w:val="0"/>
                <w:numId w:val="44"/>
              </w:numPr>
              <w:spacing w:after="0" w:line="240" w:lineRule="auto"/>
              <w:rPr>
                <w:rFonts w:ascii="Calibri" w:hAnsi="Calibri" w:cs="Calibri"/>
                <w:sz w:val="20"/>
                <w:szCs w:val="20"/>
                <w:lang w:eastAsia="ja-JP"/>
              </w:rPr>
            </w:pPr>
            <w:r>
              <w:rPr>
                <w:rFonts w:ascii="Calibri" w:hAnsi="Calibri" w:cs="Calibri"/>
                <w:sz w:val="20"/>
                <w:szCs w:val="20"/>
                <w:lang w:eastAsia="ja-JP"/>
              </w:rPr>
              <w:t>Analyze the existing green energy-saving policies of phosphorus chemical industry.</w:t>
            </w:r>
          </w:p>
          <w:p w14:paraId="7335E839" w14:textId="77777777" w:rsidR="00F5335A" w:rsidRDefault="00795F6F">
            <w:pPr>
              <w:numPr>
                <w:ilvl w:val="0"/>
                <w:numId w:val="44"/>
              </w:numPr>
              <w:spacing w:after="0" w:line="240" w:lineRule="auto"/>
              <w:rPr>
                <w:rFonts w:ascii="Calibri" w:hAnsi="Calibri" w:cs="Calibri"/>
                <w:sz w:val="20"/>
                <w:szCs w:val="20"/>
                <w:lang w:eastAsia="ja-JP"/>
              </w:rPr>
            </w:pPr>
            <w:r>
              <w:rPr>
                <w:rFonts w:ascii="Calibri" w:hAnsi="Calibri" w:cs="Calibri"/>
                <w:sz w:val="20"/>
                <w:szCs w:val="20"/>
                <w:lang w:eastAsia="zh-CN"/>
              </w:rPr>
              <w:t>P</w:t>
            </w:r>
            <w:r>
              <w:rPr>
                <w:rFonts w:ascii="Calibri" w:hAnsi="Calibri" w:cs="Calibri"/>
                <w:sz w:val="20"/>
                <w:szCs w:val="20"/>
                <w:lang w:eastAsia="ja-JP"/>
              </w:rPr>
              <w:t xml:space="preserve">rovide support for </w:t>
            </w:r>
          </w:p>
          <w:p w14:paraId="761AB72F" w14:textId="77777777" w:rsidR="00F5335A" w:rsidRDefault="00795F6F">
            <w:pPr>
              <w:numPr>
                <w:ilvl w:val="0"/>
                <w:numId w:val="44"/>
              </w:numPr>
              <w:spacing w:after="0" w:line="240" w:lineRule="auto"/>
              <w:rPr>
                <w:rFonts w:ascii="Calibri" w:hAnsi="Calibri" w:cs="Calibri"/>
                <w:sz w:val="20"/>
                <w:szCs w:val="20"/>
                <w:lang w:eastAsia="ja-JP"/>
              </w:rPr>
            </w:pPr>
            <w:r>
              <w:rPr>
                <w:rFonts w:ascii="Calibri" w:hAnsi="Calibri" w:cs="Calibri"/>
                <w:sz w:val="20"/>
                <w:szCs w:val="20"/>
                <w:lang w:eastAsia="ja-JP"/>
              </w:rPr>
              <w:t>research on existing policy and institutional frameworks in other countries.</w:t>
            </w:r>
          </w:p>
          <w:p w14:paraId="79F2763D" w14:textId="77777777" w:rsidR="00F5335A" w:rsidRDefault="00795F6F">
            <w:pPr>
              <w:numPr>
                <w:ilvl w:val="0"/>
                <w:numId w:val="44"/>
              </w:numPr>
              <w:spacing w:after="0" w:line="240" w:lineRule="auto"/>
              <w:rPr>
                <w:rFonts w:ascii="Calibri" w:hAnsi="Calibri" w:cs="Calibri"/>
                <w:sz w:val="20"/>
                <w:szCs w:val="20"/>
                <w:lang w:eastAsia="ja-JP"/>
              </w:rPr>
            </w:pPr>
            <w:r>
              <w:rPr>
                <w:rFonts w:ascii="Calibri" w:hAnsi="Calibri" w:cs="Calibri"/>
                <w:sz w:val="20"/>
                <w:szCs w:val="20"/>
                <w:lang w:eastAsia="ja-JP"/>
              </w:rPr>
              <w:t>Provide new green energy-saving policy suggestions.</w:t>
            </w:r>
          </w:p>
          <w:p w14:paraId="65AEFF37" w14:textId="77777777" w:rsidR="00F5335A" w:rsidRDefault="00795F6F">
            <w:pPr>
              <w:numPr>
                <w:ilvl w:val="0"/>
                <w:numId w:val="44"/>
              </w:numPr>
              <w:spacing w:after="0" w:line="240" w:lineRule="auto"/>
              <w:rPr>
                <w:rFonts w:ascii="Calibri" w:eastAsia="MS Mincho" w:hAnsi="Calibri" w:cs="Calibri"/>
                <w:i/>
                <w:sz w:val="20"/>
                <w:szCs w:val="20"/>
                <w:lang w:eastAsia="ja-JP"/>
              </w:rPr>
            </w:pPr>
            <w:r>
              <w:rPr>
                <w:rFonts w:ascii="Calibri" w:hAnsi="Calibri" w:cs="Calibri"/>
                <w:sz w:val="20"/>
                <w:szCs w:val="20"/>
                <w:lang w:eastAsia="ja-JP"/>
              </w:rPr>
              <w:t>Prepare and submit relevant analysis and evaluation reports.</w:t>
            </w:r>
          </w:p>
          <w:p w14:paraId="0581C0F8" w14:textId="77777777" w:rsidR="00F5335A" w:rsidRDefault="00795F6F">
            <w:pPr>
              <w:numPr>
                <w:ilvl w:val="0"/>
                <w:numId w:val="44"/>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Conduct of research to update existing standards, policies and implementing rules and regulations to promote green technologies in the development and operations of phosphate mines.</w:t>
            </w:r>
          </w:p>
          <w:p w14:paraId="5DD4915B" w14:textId="77777777" w:rsidR="00F5335A" w:rsidRDefault="00795F6F">
            <w:pPr>
              <w:numPr>
                <w:ilvl w:val="0"/>
                <w:numId w:val="44"/>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Formulation and recommendation of new standards/technical guidelines and  implementing rules and regulations for promoting and adopting green technologies in phosphate mines.</w:t>
            </w:r>
          </w:p>
        </w:tc>
      </w:tr>
      <w:tr w:rsidR="00F5335A" w14:paraId="1F1C64A3"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2D31A254"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Project Safeguards Officer </w:t>
            </w:r>
          </w:p>
          <w:p w14:paraId="642D4E66" w14:textId="77777777" w:rsidR="00F5335A" w:rsidRDefault="00F5335A">
            <w:pPr>
              <w:spacing w:after="0" w:line="240" w:lineRule="auto"/>
              <w:rPr>
                <w:rFonts w:ascii="Calibri" w:hAnsi="Calibri" w:cs="Calibri"/>
                <w:i/>
                <w:sz w:val="20"/>
                <w:szCs w:val="20"/>
                <w:lang w:eastAsia="ja-JP"/>
              </w:rPr>
            </w:pPr>
          </w:p>
          <w:p w14:paraId="39258FBF" w14:textId="77777777" w:rsidR="00F5335A" w:rsidRDefault="00795F6F">
            <w:pPr>
              <w:spacing w:after="0" w:line="240" w:lineRule="auto"/>
              <w:rPr>
                <w:rFonts w:ascii="Calibri" w:hAnsi="Calibri" w:cs="Calibri"/>
                <w:i/>
                <w:sz w:val="20"/>
                <w:szCs w:val="20"/>
                <w:lang w:eastAsia="zh-CN"/>
              </w:rPr>
            </w:pPr>
            <w:bookmarkStart w:id="2817" w:name="OLE_LINK3"/>
            <w:r>
              <w:rPr>
                <w:rFonts w:ascii="Calibri" w:hAnsi="Calibri" w:cs="Calibri"/>
                <w:i/>
                <w:sz w:val="20"/>
                <w:szCs w:val="20"/>
                <w:lang w:eastAsia="ja-JP"/>
              </w:rPr>
              <w:t>Rate: $1,250/week</w:t>
            </w:r>
            <w:bookmarkEnd w:id="2817"/>
          </w:p>
        </w:tc>
        <w:tc>
          <w:tcPr>
            <w:tcW w:w="1374" w:type="dxa"/>
            <w:tcBorders>
              <w:top w:val="single" w:sz="4" w:space="0" w:color="auto"/>
              <w:left w:val="single" w:sz="4" w:space="0" w:color="auto"/>
              <w:bottom w:val="single" w:sz="4" w:space="0" w:color="auto"/>
              <w:right w:val="single" w:sz="4" w:space="0" w:color="auto"/>
            </w:tcBorders>
          </w:tcPr>
          <w:p w14:paraId="7108736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12 weeks / over 5 years</w:t>
            </w:r>
          </w:p>
        </w:tc>
        <w:tc>
          <w:tcPr>
            <w:tcW w:w="10619" w:type="dxa"/>
            <w:tcBorders>
              <w:top w:val="single" w:sz="4" w:space="0" w:color="auto"/>
              <w:left w:val="single" w:sz="4" w:space="0" w:color="auto"/>
              <w:bottom w:val="single" w:sz="4" w:space="0" w:color="auto"/>
              <w:right w:val="single" w:sz="4" w:space="0" w:color="auto"/>
            </w:tcBorders>
          </w:tcPr>
          <w:p w14:paraId="6C40B253"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09060E12"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Monitor progress in development/implementation of the project ESMP/ESMF ensuring that UNDP</w:t>
            </w:r>
            <w:r>
              <w:rPr>
                <w:rFonts w:ascii="Calibri" w:hAnsi="Calibri" w:cs="Calibri"/>
                <w:i/>
                <w:sz w:val="20"/>
                <w:szCs w:val="20"/>
                <w:lang w:eastAsia="zh-CN"/>
              </w:rPr>
              <w:t>’</w:t>
            </w:r>
            <w:r>
              <w:rPr>
                <w:rFonts w:ascii="Calibri" w:hAnsi="Calibri" w:cs="Calibri"/>
                <w:i/>
                <w:sz w:val="20"/>
                <w:szCs w:val="20"/>
              </w:rPr>
              <w:t>s SES policy is fully met, and the reporting requirements are fulfilled;</w:t>
            </w:r>
          </w:p>
          <w:p w14:paraId="48567C04"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Oversee/develop/coordinate implementation of all safeguard related plans;</w:t>
            </w:r>
          </w:p>
          <w:p w14:paraId="38E07720"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social and environmental grievances are managed effectively and transparently;</w:t>
            </w:r>
          </w:p>
          <w:p w14:paraId="1646E004"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Review the SESP annually, and update and revise corresponding risk log; mitigation/management plans as necessary;</w:t>
            </w:r>
          </w:p>
          <w:p w14:paraId="380CC7AE"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 xml:space="preserve">Ensure full disclosure with concerned stakeholders; </w:t>
            </w:r>
          </w:p>
          <w:p w14:paraId="5D5529F6"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environmental and social risks are identified, avoided, mitigated, and managed throughout project implementation;</w:t>
            </w:r>
          </w:p>
          <w:p w14:paraId="2737B4B6" w14:textId="77777777" w:rsidR="00F5335A" w:rsidRDefault="00795F6F">
            <w:pPr>
              <w:numPr>
                <w:ilvl w:val="0"/>
                <w:numId w:val="44"/>
              </w:numPr>
              <w:spacing w:after="0" w:line="240" w:lineRule="auto"/>
              <w:rPr>
                <w:rFonts w:ascii="Calibri" w:hAnsi="Calibri" w:cs="Calibri"/>
                <w:i/>
                <w:sz w:val="20"/>
                <w:szCs w:val="20"/>
                <w:u w:val="single"/>
                <w:lang w:eastAsia="ja-JP"/>
              </w:rPr>
            </w:pPr>
            <w:r>
              <w:rPr>
                <w:rFonts w:ascii="Calibri" w:hAnsi="Calibri" w:cs="Calibri"/>
                <w:i/>
                <w:sz w:val="20"/>
                <w:szCs w:val="20"/>
              </w:rPr>
              <w:t>Work with the M&amp;E officer to ensure reporting, monitoring and evaluation fully address the safeguard issues of the project.</w:t>
            </w:r>
          </w:p>
        </w:tc>
      </w:tr>
      <w:tr w:rsidR="00F5335A" w14:paraId="7E7622F0" w14:textId="77777777">
        <w:trPr>
          <w:trHeight w:val="90"/>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1F4D95BC" w14:textId="77777777" w:rsidR="00F5335A" w:rsidRDefault="00795F6F">
            <w:pPr>
              <w:spacing w:after="0" w:line="240" w:lineRule="auto"/>
              <w:rPr>
                <w:rFonts w:ascii="Calibri" w:hAnsi="Calibri" w:cs="Calibri"/>
                <w:i/>
                <w:sz w:val="20"/>
                <w:szCs w:val="20"/>
              </w:rPr>
            </w:pPr>
            <w:r>
              <w:rPr>
                <w:rFonts w:ascii="Calibri" w:hAnsi="Calibri" w:cs="Calibri"/>
                <w:b/>
                <w:i/>
                <w:sz w:val="20"/>
                <w:szCs w:val="20"/>
                <w:lang w:eastAsia="ja-JP"/>
              </w:rPr>
              <w:lastRenderedPageBreak/>
              <w:t>International / Regional and global contracting</w:t>
            </w:r>
          </w:p>
        </w:tc>
      </w:tr>
      <w:tr w:rsidR="00F5335A" w14:paraId="0193E266"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152742A2"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zh-CN"/>
              </w:rPr>
              <w:t>Policy researcher</w:t>
            </w:r>
          </w:p>
          <w:p w14:paraId="1E33F4A1"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w:t>
            </w:r>
            <w:r>
              <w:rPr>
                <w:rFonts w:ascii="Calibri" w:hAnsi="Calibri" w:cs="Calibri"/>
                <w:i/>
                <w:sz w:val="20"/>
                <w:szCs w:val="20"/>
                <w:lang w:eastAsia="zh-CN"/>
              </w:rPr>
              <w:t>700/day</w:t>
            </w:r>
          </w:p>
        </w:tc>
        <w:tc>
          <w:tcPr>
            <w:tcW w:w="1374" w:type="dxa"/>
            <w:tcBorders>
              <w:top w:val="single" w:sz="4" w:space="0" w:color="auto"/>
              <w:left w:val="single" w:sz="4" w:space="0" w:color="auto"/>
              <w:bottom w:val="single" w:sz="4" w:space="0" w:color="auto"/>
              <w:right w:val="single" w:sz="4" w:space="0" w:color="auto"/>
            </w:tcBorders>
          </w:tcPr>
          <w:p w14:paraId="4A3C8BA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 xml:space="preserve">50 </w:t>
            </w:r>
            <w:r>
              <w:rPr>
                <w:rFonts w:ascii="Calibri" w:hAnsi="Calibri" w:cs="Calibri"/>
                <w:i/>
                <w:sz w:val="20"/>
                <w:szCs w:val="20"/>
                <w:lang w:eastAsia="ja-JP"/>
              </w:rPr>
              <w:t>days/ over 5 years</w:t>
            </w:r>
          </w:p>
        </w:tc>
        <w:tc>
          <w:tcPr>
            <w:tcW w:w="10619" w:type="dxa"/>
            <w:tcBorders>
              <w:top w:val="single" w:sz="4" w:space="0" w:color="auto"/>
              <w:left w:val="single" w:sz="4" w:space="0" w:color="auto"/>
              <w:bottom w:val="single" w:sz="4" w:space="0" w:color="auto"/>
              <w:right w:val="single" w:sz="4" w:space="0" w:color="auto"/>
            </w:tcBorders>
          </w:tcPr>
          <w:p w14:paraId="0FC70E65" w14:textId="77777777" w:rsidR="00F5335A" w:rsidRDefault="00795F6F">
            <w:pPr>
              <w:spacing w:after="0" w:line="240" w:lineRule="auto"/>
              <w:rPr>
                <w:rFonts w:ascii="Calibri" w:hAnsi="Calibri" w:cs="Calibri"/>
                <w:i/>
                <w:sz w:val="20"/>
                <w:szCs w:val="20"/>
              </w:rPr>
            </w:pPr>
            <w:r>
              <w:rPr>
                <w:rFonts w:ascii="Calibri" w:hAnsi="Calibri" w:cs="Calibri"/>
                <w:i/>
                <w:sz w:val="20"/>
                <w:szCs w:val="20"/>
                <w:u w:val="single"/>
                <w:lang w:eastAsia="zh-CN"/>
              </w:rPr>
              <w:t>Duties and Responsibilities</w:t>
            </w:r>
          </w:p>
          <w:p w14:paraId="627FE20D"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Conduct of research studies on existing policies and institutional frameworks in other countries that can be used as reference for supporting and promoting low carbon development in phosrock mining and refining in China.</w:t>
            </w:r>
          </w:p>
          <w:p w14:paraId="5F0FF0C0"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Assessment of the ability and awareness level of relevant stakeholders and evaluation of needs and gaps to fill about green, energy efficient low carbon development of phosphate mining and refining in Guizhou, Yunnan, and Sichuan Provinces.</w:t>
            </w:r>
          </w:p>
        </w:tc>
      </w:tr>
      <w:tr w:rsidR="00F5335A" w14:paraId="26D7D7FE" w14:textId="77777777">
        <w:trPr>
          <w:trHeight w:val="90"/>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21612512"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 xml:space="preserve">Component </w:t>
            </w:r>
            <w:r>
              <w:rPr>
                <w:rFonts w:ascii="Calibri" w:hAnsi="Calibri" w:cs="Calibri"/>
                <w:b/>
                <w:i/>
                <w:sz w:val="20"/>
                <w:szCs w:val="20"/>
                <w:lang w:eastAsia="zh-CN"/>
              </w:rPr>
              <w:t>2</w:t>
            </w:r>
          </w:p>
        </w:tc>
      </w:tr>
      <w:tr w:rsidR="00F5335A" w14:paraId="4A52EFBE" w14:textId="77777777">
        <w:trPr>
          <w:trHeight w:val="255"/>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4185EFF2"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Local / National contracting</w:t>
            </w:r>
          </w:p>
        </w:tc>
      </w:tr>
      <w:tr w:rsidR="00F5335A" w14:paraId="3EA8083B"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6AC41F7E"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Policy and Standard Research</w:t>
            </w:r>
            <w:r>
              <w:rPr>
                <w:rFonts w:ascii="Calibri" w:hAnsi="Calibri" w:cs="Calibri"/>
                <w:i/>
                <w:sz w:val="20"/>
                <w:szCs w:val="20"/>
                <w:lang w:eastAsia="zh-CN"/>
              </w:rPr>
              <w:t>er</w:t>
            </w:r>
          </w:p>
          <w:p w14:paraId="00F90BF4"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$1,250/wee</w:t>
            </w:r>
          </w:p>
        </w:tc>
        <w:tc>
          <w:tcPr>
            <w:tcW w:w="1374" w:type="dxa"/>
            <w:tcBorders>
              <w:top w:val="single" w:sz="4" w:space="0" w:color="auto"/>
              <w:left w:val="single" w:sz="4" w:space="0" w:color="auto"/>
              <w:bottom w:val="single" w:sz="4" w:space="0" w:color="auto"/>
              <w:right w:val="single" w:sz="4" w:space="0" w:color="auto"/>
            </w:tcBorders>
          </w:tcPr>
          <w:p w14:paraId="6D4C47C2" w14:textId="77777777" w:rsidR="00F5335A" w:rsidRDefault="00795F6F">
            <w:pPr>
              <w:spacing w:after="0" w:line="240" w:lineRule="auto"/>
              <w:rPr>
                <w:rFonts w:ascii="Calibri" w:eastAsia="MS Mincho" w:hAnsi="Calibri" w:cs="Calibri"/>
                <w:i/>
                <w:sz w:val="20"/>
                <w:szCs w:val="20"/>
                <w:lang w:eastAsia="ja-JP"/>
              </w:rPr>
            </w:pPr>
            <w:r>
              <w:rPr>
                <w:rFonts w:ascii="Calibri" w:hAnsi="Calibri" w:cs="Calibri"/>
                <w:i/>
                <w:sz w:val="20"/>
                <w:szCs w:val="20"/>
                <w:lang w:eastAsia="zh-CN"/>
              </w:rPr>
              <w:t>40</w:t>
            </w:r>
            <w:r>
              <w:rPr>
                <w:rFonts w:ascii="Calibri" w:hAnsi="Calibri" w:cs="Calibri"/>
                <w:i/>
                <w:sz w:val="20"/>
                <w:szCs w:val="20"/>
                <w:lang w:eastAsia="ja-JP"/>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2269DF8E" w14:textId="77777777" w:rsidR="00F5335A" w:rsidRDefault="00795F6F">
            <w:pPr>
              <w:spacing w:after="0" w:line="240" w:lineRule="auto"/>
              <w:rPr>
                <w:rFonts w:ascii="Calibri" w:eastAsia="MS Mincho" w:hAnsi="Calibri" w:cs="Calibri"/>
                <w:i/>
                <w:sz w:val="20"/>
                <w:szCs w:val="20"/>
                <w:u w:val="single"/>
                <w:lang w:eastAsia="ja-JP"/>
              </w:rPr>
            </w:pPr>
            <w:r>
              <w:rPr>
                <w:rFonts w:ascii="Calibri" w:eastAsia="MS Mincho" w:hAnsi="Calibri" w:cs="Calibri"/>
                <w:i/>
                <w:sz w:val="20"/>
                <w:szCs w:val="20"/>
                <w:u w:val="single"/>
                <w:lang w:eastAsia="zh-CN"/>
              </w:rPr>
              <w:t>Duties and Responsibilities</w:t>
            </w:r>
          </w:p>
          <w:p w14:paraId="52B21630" w14:textId="77777777" w:rsidR="00F5335A" w:rsidRDefault="00795F6F">
            <w:pPr>
              <w:numPr>
                <w:ilvl w:val="0"/>
                <w:numId w:val="40"/>
              </w:numPr>
              <w:spacing w:after="0" w:line="240" w:lineRule="auto"/>
              <w:rPr>
                <w:rFonts w:ascii="Calibri" w:eastAsia="MS Mincho" w:hAnsi="Calibri" w:cs="Calibri"/>
                <w:i/>
                <w:sz w:val="20"/>
                <w:szCs w:val="20"/>
              </w:rPr>
            </w:pPr>
            <w:r>
              <w:rPr>
                <w:rFonts w:ascii="Calibri" w:eastAsia="MS Mincho" w:hAnsi="Calibri" w:cs="Calibri"/>
                <w:i/>
                <w:sz w:val="20"/>
                <w:szCs w:val="20"/>
                <w:lang w:eastAsia="zh-CN"/>
              </w:rPr>
              <w:t>P</w:t>
            </w:r>
            <w:r>
              <w:rPr>
                <w:rFonts w:ascii="Calibri" w:eastAsia="MS Mincho" w:hAnsi="Calibri" w:cs="Calibri"/>
                <w:i/>
                <w:sz w:val="20"/>
                <w:szCs w:val="20"/>
                <w:lang w:eastAsia="ja-JP"/>
              </w:rPr>
              <w:t>rovide support for the Conduct of dual-carbon target-oriented analysis of the energy-savings, and green and low-carbon development path in phosphate chemicals production.</w:t>
            </w:r>
          </w:p>
          <w:p w14:paraId="150A13D8" w14:textId="77777777" w:rsidR="00F5335A" w:rsidRDefault="00795F6F">
            <w:pPr>
              <w:numPr>
                <w:ilvl w:val="0"/>
                <w:numId w:val="40"/>
              </w:numPr>
              <w:spacing w:after="0" w:line="240" w:lineRule="auto"/>
              <w:rPr>
                <w:rFonts w:ascii="Calibri" w:eastAsia="MS Mincho" w:hAnsi="Calibri" w:cs="Calibri"/>
                <w:i/>
                <w:sz w:val="20"/>
                <w:szCs w:val="20"/>
              </w:rPr>
            </w:pPr>
            <w:r>
              <w:rPr>
                <w:rFonts w:ascii="Calibri" w:hAnsi="Calibri" w:cs="Calibri"/>
                <w:i/>
                <w:sz w:val="20"/>
                <w:szCs w:val="20"/>
                <w:lang w:eastAsia="zh-CN"/>
              </w:rPr>
              <w:t>P</w:t>
            </w:r>
            <w:r>
              <w:rPr>
                <w:rFonts w:ascii="Calibri" w:eastAsia="MS Mincho" w:hAnsi="Calibri" w:cs="Calibri"/>
                <w:i/>
                <w:sz w:val="20"/>
                <w:szCs w:val="20"/>
              </w:rPr>
              <w:t>rovide support for provide suggestions on new policies and institutional frameworks for green, energy-saving and low-carbon development in waste management in the phosphate chemical production sub-sector.</w:t>
            </w:r>
          </w:p>
        </w:tc>
      </w:tr>
      <w:tr w:rsidR="00F5335A" w14:paraId="6551DB27"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4F509334"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Project Safeguards Officer </w:t>
            </w:r>
          </w:p>
          <w:p w14:paraId="612C0E93" w14:textId="77777777" w:rsidR="00F5335A" w:rsidRDefault="00F5335A">
            <w:pPr>
              <w:spacing w:after="0" w:line="240" w:lineRule="auto"/>
              <w:rPr>
                <w:rFonts w:ascii="Calibri" w:hAnsi="Calibri" w:cs="Calibri"/>
                <w:i/>
                <w:sz w:val="20"/>
                <w:szCs w:val="20"/>
                <w:lang w:eastAsia="ja-JP"/>
              </w:rPr>
            </w:pPr>
          </w:p>
          <w:p w14:paraId="723811B0"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6C0B898A" w14:textId="77777777" w:rsidR="00F5335A" w:rsidRDefault="00795F6F">
            <w:pPr>
              <w:spacing w:after="0" w:line="240" w:lineRule="auto"/>
              <w:rPr>
                <w:rFonts w:ascii="Calibri" w:hAnsi="Calibri" w:cs="Calibri"/>
                <w:i/>
                <w:sz w:val="20"/>
                <w:szCs w:val="20"/>
                <w:lang w:eastAsia="ja-JP"/>
              </w:rPr>
            </w:pPr>
            <w:bookmarkStart w:id="2818" w:name="OLE_LINK4"/>
            <w:r>
              <w:rPr>
                <w:rFonts w:ascii="Calibri" w:hAnsi="Calibri" w:cs="Calibri"/>
                <w:i/>
                <w:sz w:val="20"/>
                <w:szCs w:val="20"/>
                <w:lang w:eastAsia="ja-JP"/>
              </w:rPr>
              <w:t>12 weeks / over 5 years</w:t>
            </w:r>
            <w:bookmarkEnd w:id="2818"/>
          </w:p>
        </w:tc>
        <w:tc>
          <w:tcPr>
            <w:tcW w:w="10619" w:type="dxa"/>
            <w:tcBorders>
              <w:top w:val="single" w:sz="4" w:space="0" w:color="auto"/>
              <w:left w:val="single" w:sz="4" w:space="0" w:color="auto"/>
              <w:bottom w:val="single" w:sz="4" w:space="0" w:color="auto"/>
              <w:right w:val="single" w:sz="4" w:space="0" w:color="auto"/>
            </w:tcBorders>
          </w:tcPr>
          <w:p w14:paraId="11A87609"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06C4F756"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Monitor progress in development/implementation of the project ESMP/ESMF ensuring that UNDP</w:t>
            </w:r>
            <w:r>
              <w:rPr>
                <w:rFonts w:ascii="Calibri" w:hAnsi="Calibri" w:cs="Calibri"/>
                <w:i/>
                <w:sz w:val="20"/>
                <w:szCs w:val="20"/>
                <w:lang w:eastAsia="zh-CN"/>
              </w:rPr>
              <w:t>’</w:t>
            </w:r>
            <w:r>
              <w:rPr>
                <w:rFonts w:ascii="Calibri" w:hAnsi="Calibri" w:cs="Calibri"/>
                <w:i/>
                <w:sz w:val="20"/>
                <w:szCs w:val="20"/>
              </w:rPr>
              <w:t>s SES policy is fully met, and the reporting requirements are fulfilled;</w:t>
            </w:r>
          </w:p>
          <w:p w14:paraId="4D515D55"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Oversee/develop/coordinate implementation of all safeguard related plans;</w:t>
            </w:r>
          </w:p>
          <w:p w14:paraId="45765D78"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social and environmental grievances are managed effectively and transparently;</w:t>
            </w:r>
          </w:p>
          <w:p w14:paraId="68ECAB65"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Review the SESP annually, and update and revise corresponding risk log; mitigation/management plans as necessary;</w:t>
            </w:r>
          </w:p>
          <w:p w14:paraId="5A78239F"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 xml:space="preserve">Ensure full disclosure with concerned stakeholders; </w:t>
            </w:r>
          </w:p>
          <w:p w14:paraId="4DFB741C"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environmental and social risks are identified, avoided, mitigated, and managed throughout project implementation;</w:t>
            </w:r>
          </w:p>
          <w:p w14:paraId="42A23ED9" w14:textId="77777777" w:rsidR="00F5335A" w:rsidRDefault="00795F6F">
            <w:pPr>
              <w:numPr>
                <w:ilvl w:val="0"/>
                <w:numId w:val="44"/>
              </w:numPr>
              <w:spacing w:after="0" w:line="240" w:lineRule="auto"/>
              <w:rPr>
                <w:rFonts w:ascii="Calibri" w:hAnsi="Calibri" w:cs="Calibri"/>
                <w:i/>
                <w:sz w:val="20"/>
                <w:szCs w:val="20"/>
                <w:u w:val="single"/>
              </w:rPr>
            </w:pPr>
            <w:r>
              <w:rPr>
                <w:rFonts w:ascii="Calibri" w:hAnsi="Calibri" w:cs="Calibri"/>
                <w:i/>
                <w:sz w:val="20"/>
                <w:szCs w:val="20"/>
              </w:rPr>
              <w:t>Work with the M&amp;E officer to ensure reporting, monitoring and evaluation fully address the safeguard issues of the project.</w:t>
            </w:r>
          </w:p>
        </w:tc>
      </w:tr>
      <w:tr w:rsidR="00F5335A" w14:paraId="1C598BCF" w14:textId="77777777">
        <w:trPr>
          <w:trHeight w:val="327"/>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10515C95" w14:textId="77777777" w:rsidR="00F5335A" w:rsidRDefault="00795F6F">
            <w:pPr>
              <w:spacing w:after="0" w:line="240" w:lineRule="auto"/>
              <w:textAlignment w:val="baseline"/>
              <w:rPr>
                <w:rFonts w:ascii="Calibri" w:hAnsi="Calibri" w:cs="Calibri"/>
                <w:sz w:val="20"/>
                <w:szCs w:val="20"/>
              </w:rPr>
            </w:pPr>
            <w:r>
              <w:rPr>
                <w:rFonts w:ascii="Calibri" w:hAnsi="Calibri" w:cs="Calibri"/>
                <w:b/>
                <w:i/>
                <w:sz w:val="20"/>
                <w:szCs w:val="20"/>
                <w:lang w:eastAsia="ja-JP"/>
              </w:rPr>
              <w:t>International / Regional and global contracting</w:t>
            </w:r>
          </w:p>
        </w:tc>
      </w:tr>
      <w:tr w:rsidR="00F5335A" w14:paraId="4BF6F30B"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32554936"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Technical A</w:t>
            </w:r>
            <w:r>
              <w:rPr>
                <w:rFonts w:ascii="Calibri" w:hAnsi="Calibri" w:cs="Calibri"/>
                <w:i/>
                <w:sz w:val="20"/>
                <w:szCs w:val="20"/>
                <w:lang w:eastAsia="zh-CN"/>
              </w:rPr>
              <w:t>dviser</w:t>
            </w:r>
          </w:p>
          <w:p w14:paraId="0CE65B43"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Rate: $</w:t>
            </w:r>
            <w:r>
              <w:rPr>
                <w:rFonts w:ascii="Calibri" w:hAnsi="Calibri" w:cs="Calibri"/>
                <w:i/>
                <w:sz w:val="20"/>
                <w:szCs w:val="20"/>
                <w:lang w:eastAsia="zh-CN"/>
              </w:rPr>
              <w:t>700/day</w:t>
            </w:r>
          </w:p>
        </w:tc>
        <w:tc>
          <w:tcPr>
            <w:tcW w:w="1374" w:type="dxa"/>
            <w:tcBorders>
              <w:top w:val="single" w:sz="4" w:space="0" w:color="auto"/>
              <w:left w:val="single" w:sz="4" w:space="0" w:color="auto"/>
              <w:bottom w:val="single" w:sz="4" w:space="0" w:color="auto"/>
              <w:right w:val="single" w:sz="4" w:space="0" w:color="auto"/>
            </w:tcBorders>
          </w:tcPr>
          <w:p w14:paraId="7C47C71E"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100 days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68AEC96D" w14:textId="77777777" w:rsidR="00F5335A" w:rsidRDefault="00795F6F">
            <w:pPr>
              <w:spacing w:after="0" w:line="240" w:lineRule="auto"/>
              <w:rPr>
                <w:rFonts w:ascii="Calibri" w:hAnsi="Calibri" w:cs="Calibri"/>
                <w:i/>
                <w:sz w:val="20"/>
                <w:szCs w:val="20"/>
                <w:u w:val="single"/>
                <w:lang w:eastAsia="zh-CN"/>
              </w:rPr>
            </w:pPr>
            <w:bookmarkStart w:id="2819" w:name="OLE_LINK6"/>
            <w:r>
              <w:rPr>
                <w:rFonts w:ascii="Calibri" w:hAnsi="Calibri" w:cs="Calibri"/>
                <w:i/>
                <w:sz w:val="20"/>
                <w:szCs w:val="20"/>
                <w:u w:val="single"/>
                <w:lang w:eastAsia="zh-CN"/>
              </w:rPr>
              <w:t>Duties and Responsibilities</w:t>
            </w:r>
          </w:p>
          <w:bookmarkEnd w:id="2819"/>
          <w:p w14:paraId="14723A6F"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Complete the goal-oriented analysis of the project.</w:t>
            </w:r>
          </w:p>
          <w:p w14:paraId="7D387403"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Carry out international cooperation and exchange.</w:t>
            </w:r>
          </w:p>
          <w:p w14:paraId="79C78010"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Prepare and submit relevant analysis and evaluation reports.</w:t>
            </w:r>
          </w:p>
          <w:p w14:paraId="7588D215" w14:textId="77777777" w:rsidR="00F5335A" w:rsidRDefault="00795F6F">
            <w:pPr>
              <w:numPr>
                <w:ilvl w:val="0"/>
                <w:numId w:val="40"/>
              </w:numPr>
              <w:spacing w:after="0" w:line="240" w:lineRule="auto"/>
              <w:rPr>
                <w:rFonts w:ascii="Calibri" w:eastAsia="MS Mincho" w:hAnsi="Calibri" w:cs="Calibri"/>
                <w:i/>
                <w:sz w:val="20"/>
                <w:szCs w:val="20"/>
              </w:rPr>
            </w:pPr>
            <w:r>
              <w:rPr>
                <w:rFonts w:ascii="Calibri" w:eastAsia="MS Mincho" w:hAnsi="Calibri" w:cs="Calibri"/>
                <w:i/>
                <w:sz w:val="20"/>
                <w:szCs w:val="20"/>
                <w:lang w:eastAsia="zh-CN"/>
              </w:rPr>
              <w:t>P</w:t>
            </w:r>
            <w:r>
              <w:rPr>
                <w:rFonts w:ascii="Calibri" w:eastAsia="MS Mincho" w:hAnsi="Calibri" w:cs="Calibri"/>
                <w:i/>
                <w:sz w:val="20"/>
                <w:szCs w:val="20"/>
                <w:lang w:eastAsia="ja-JP"/>
              </w:rPr>
              <w:t>rovide support for</w:t>
            </w:r>
            <w:r>
              <w:rPr>
                <w:rFonts w:ascii="Calibri" w:hAnsi="Calibri" w:cs="Calibri"/>
                <w:i/>
                <w:sz w:val="20"/>
                <w:szCs w:val="20"/>
                <w:lang w:eastAsia="zh-CN"/>
              </w:rPr>
              <w:t xml:space="preserve"> </w:t>
            </w:r>
            <w:r>
              <w:rPr>
                <w:rFonts w:ascii="Calibri" w:eastAsia="MS Mincho" w:hAnsi="Calibri" w:cs="Calibri"/>
                <w:i/>
                <w:sz w:val="20"/>
                <w:szCs w:val="20"/>
                <w:lang w:eastAsia="ja-JP"/>
              </w:rPr>
              <w:t>the feasibility of the design of green, energy-saving and low-carbon technology demonstration projects in the production of phosphate chemicals.</w:t>
            </w:r>
          </w:p>
          <w:p w14:paraId="1CF05B9A" w14:textId="77777777" w:rsidR="00F5335A" w:rsidRDefault="00F5335A">
            <w:pPr>
              <w:spacing w:after="0" w:line="240" w:lineRule="auto"/>
              <w:rPr>
                <w:rFonts w:ascii="Calibri" w:eastAsia="MS Mincho" w:hAnsi="Calibri" w:cs="Calibri"/>
                <w:i/>
                <w:sz w:val="20"/>
                <w:szCs w:val="20"/>
                <w:lang w:eastAsia="ja-JP"/>
              </w:rPr>
            </w:pPr>
          </w:p>
        </w:tc>
      </w:tr>
      <w:tr w:rsidR="00F5335A" w14:paraId="28579D40" w14:textId="77777777">
        <w:trPr>
          <w:trHeight w:val="886"/>
        </w:trPr>
        <w:tc>
          <w:tcPr>
            <w:tcW w:w="2029" w:type="dxa"/>
            <w:tcBorders>
              <w:top w:val="single" w:sz="4" w:space="0" w:color="auto"/>
              <w:left w:val="single" w:sz="4" w:space="0" w:color="auto"/>
              <w:bottom w:val="single" w:sz="4" w:space="0" w:color="auto"/>
              <w:right w:val="single" w:sz="4" w:space="0" w:color="auto"/>
            </w:tcBorders>
          </w:tcPr>
          <w:p w14:paraId="5BD6CD81"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Project Safeguards Officer </w:t>
            </w:r>
          </w:p>
          <w:p w14:paraId="5A96A5E7"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Rate: $</w:t>
            </w:r>
            <w:r>
              <w:rPr>
                <w:rFonts w:ascii="Calibri" w:hAnsi="Calibri" w:cs="Calibri"/>
                <w:i/>
                <w:sz w:val="20"/>
                <w:szCs w:val="20"/>
                <w:lang w:eastAsia="zh-CN"/>
              </w:rPr>
              <w:t>700/day</w:t>
            </w:r>
          </w:p>
        </w:tc>
        <w:tc>
          <w:tcPr>
            <w:tcW w:w="1374" w:type="dxa"/>
            <w:tcBorders>
              <w:top w:val="single" w:sz="4" w:space="0" w:color="auto"/>
              <w:left w:val="single" w:sz="4" w:space="0" w:color="auto"/>
              <w:bottom w:val="single" w:sz="4" w:space="0" w:color="auto"/>
              <w:right w:val="single" w:sz="4" w:space="0" w:color="auto"/>
            </w:tcBorders>
          </w:tcPr>
          <w:p w14:paraId="6067792A"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20 days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7CA02FD3"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Implementation of an international comparative study on energy conservation and green and low-carbon development policies in phosphate chemicals production</w:t>
            </w:r>
          </w:p>
        </w:tc>
      </w:tr>
      <w:tr w:rsidR="00F5335A" w14:paraId="44BF20E4" w14:textId="77777777">
        <w:trPr>
          <w:trHeight w:val="90"/>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443873CC" w14:textId="77777777" w:rsidR="00F5335A" w:rsidRDefault="00795F6F">
            <w:pPr>
              <w:numPr>
                <w:ilvl w:val="255"/>
                <w:numId w:val="0"/>
              </w:numPr>
              <w:spacing w:after="0" w:line="240" w:lineRule="auto"/>
              <w:rPr>
                <w:rFonts w:ascii="Calibri" w:eastAsia="MS Mincho" w:hAnsi="Calibri" w:cs="Calibri"/>
                <w:i/>
                <w:sz w:val="20"/>
                <w:szCs w:val="20"/>
                <w:lang w:eastAsia="ja-JP"/>
              </w:rPr>
            </w:pPr>
            <w:r>
              <w:rPr>
                <w:rFonts w:ascii="Calibri" w:hAnsi="Calibri" w:cs="Calibri"/>
                <w:b/>
                <w:i/>
                <w:sz w:val="20"/>
                <w:szCs w:val="20"/>
                <w:lang w:eastAsia="ja-JP"/>
              </w:rPr>
              <w:t xml:space="preserve">Component </w:t>
            </w:r>
            <w:r>
              <w:rPr>
                <w:rFonts w:ascii="Calibri" w:hAnsi="Calibri" w:cs="Calibri"/>
                <w:b/>
                <w:i/>
                <w:sz w:val="20"/>
                <w:szCs w:val="20"/>
                <w:lang w:eastAsia="zh-CN"/>
              </w:rPr>
              <w:t>3</w:t>
            </w:r>
          </w:p>
        </w:tc>
      </w:tr>
      <w:tr w:rsidR="00F5335A" w14:paraId="6A944504" w14:textId="77777777">
        <w:trPr>
          <w:trHeight w:val="90"/>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735DA51D" w14:textId="77777777" w:rsidR="00F5335A" w:rsidRDefault="00795F6F">
            <w:pPr>
              <w:numPr>
                <w:ilvl w:val="255"/>
                <w:numId w:val="0"/>
              </w:numPr>
              <w:spacing w:after="0" w:line="240" w:lineRule="auto"/>
              <w:rPr>
                <w:rFonts w:ascii="Calibri" w:hAnsi="Calibri" w:cs="Calibri"/>
                <w:b/>
                <w:i/>
                <w:sz w:val="20"/>
                <w:szCs w:val="20"/>
                <w:lang w:eastAsia="ja-JP"/>
              </w:rPr>
            </w:pPr>
            <w:r>
              <w:rPr>
                <w:rFonts w:ascii="Calibri" w:hAnsi="Calibri" w:cs="Calibri"/>
                <w:b/>
                <w:i/>
                <w:sz w:val="20"/>
                <w:szCs w:val="20"/>
                <w:lang w:eastAsia="ja-JP"/>
              </w:rPr>
              <w:lastRenderedPageBreak/>
              <w:t>Local / National contracting</w:t>
            </w:r>
          </w:p>
        </w:tc>
      </w:tr>
      <w:tr w:rsidR="00F5335A" w14:paraId="15021248"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5528917B"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Policy and Standard Research</w:t>
            </w:r>
            <w:r>
              <w:rPr>
                <w:rFonts w:ascii="Calibri" w:hAnsi="Calibri" w:cs="Calibri"/>
                <w:i/>
                <w:sz w:val="20"/>
                <w:szCs w:val="20"/>
                <w:lang w:eastAsia="zh-CN"/>
              </w:rPr>
              <w:t>er</w:t>
            </w:r>
          </w:p>
          <w:p w14:paraId="1061EC29" w14:textId="77777777" w:rsidR="00F5335A" w:rsidRDefault="00F5335A">
            <w:pPr>
              <w:spacing w:after="0" w:line="240" w:lineRule="auto"/>
              <w:rPr>
                <w:rFonts w:ascii="Calibri" w:hAnsi="Calibri" w:cs="Calibri"/>
                <w:i/>
                <w:sz w:val="20"/>
                <w:szCs w:val="20"/>
                <w:lang w:eastAsia="zh-CN"/>
              </w:rPr>
            </w:pPr>
          </w:p>
          <w:p w14:paraId="17AD9785"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Rate: $</w:t>
            </w:r>
            <w:r>
              <w:rPr>
                <w:rFonts w:ascii="Calibri" w:hAnsi="Calibri" w:cs="Calibri"/>
                <w:i/>
                <w:sz w:val="20"/>
                <w:szCs w:val="20"/>
                <w:lang w:eastAsia="zh-CN"/>
              </w:rPr>
              <w:t>250/day</w:t>
            </w:r>
          </w:p>
        </w:tc>
        <w:tc>
          <w:tcPr>
            <w:tcW w:w="1374" w:type="dxa"/>
            <w:tcBorders>
              <w:top w:val="single" w:sz="4" w:space="0" w:color="auto"/>
              <w:left w:val="single" w:sz="4" w:space="0" w:color="auto"/>
              <w:bottom w:val="single" w:sz="4" w:space="0" w:color="auto"/>
              <w:right w:val="single" w:sz="4" w:space="0" w:color="auto"/>
            </w:tcBorders>
          </w:tcPr>
          <w:p w14:paraId="799A8CC0"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zh-CN"/>
              </w:rPr>
              <w:t>200 days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39168DDF"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314D820C"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Analyze the existing green energy-saving policies of phosphorus chemical industry.</w:t>
            </w:r>
          </w:p>
          <w:p w14:paraId="0582DEA1"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Provide new green energy-saving policy suggestions.</w:t>
            </w:r>
          </w:p>
          <w:p w14:paraId="08A378EB"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Prepare and submit relevant analysis and evaluation reports.</w:t>
            </w:r>
          </w:p>
          <w:p w14:paraId="02628C38"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Conduct of research to update existing policies and strengthen existing institutional mechanisms in China to enable the greening of waste management in the phosphate mining and refining sub-sector).</w:t>
            </w:r>
          </w:p>
          <w:p w14:paraId="19A9E057"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Conduct of research studies on existing policies and institutional frameworks in other countries that can be used as reference for supporting and promoting low carbon development in waste management in the phosphate mining and refining sub-sector.</w:t>
            </w:r>
          </w:p>
          <w:p w14:paraId="25103297"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 xml:space="preserve"> Formulation and recommendation of new policies and institutional framework on green, energy efficient low carbon development in waste management in the phosphate mining and refining sub-sector.</w:t>
            </w:r>
          </w:p>
          <w:p w14:paraId="7971922F"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Formulation and recommendation of new relevant schemes, standards</w:t>
            </w:r>
            <w:r>
              <w:rPr>
                <w:rFonts w:ascii="Calibri" w:eastAsia="MS Mincho" w:hAnsi="Calibri" w:cs="Calibri"/>
                <w:i/>
                <w:sz w:val="20"/>
                <w:szCs w:val="20"/>
                <w:lang w:eastAsia="ja-JP"/>
              </w:rPr>
              <w:t>，</w:t>
            </w:r>
            <w:r>
              <w:rPr>
                <w:rFonts w:ascii="Calibri" w:eastAsia="MS Mincho" w:hAnsi="Calibri" w:cs="Calibri"/>
                <w:i/>
                <w:sz w:val="20"/>
                <w:szCs w:val="20"/>
                <w:lang w:eastAsia="ja-JP"/>
              </w:rPr>
              <w:t>technical guidance</w:t>
            </w:r>
            <w:r>
              <w:rPr>
                <w:rFonts w:ascii="Calibri" w:eastAsia="MS Mincho" w:hAnsi="Calibri" w:cs="Calibri"/>
                <w:i/>
                <w:sz w:val="20"/>
                <w:szCs w:val="20"/>
                <w:lang w:eastAsia="ja-JP"/>
              </w:rPr>
              <w:t>，</w:t>
            </w:r>
            <w:r>
              <w:rPr>
                <w:rFonts w:ascii="Calibri" w:eastAsia="MS Mincho" w:hAnsi="Calibri" w:cs="Calibri"/>
                <w:i/>
                <w:sz w:val="20"/>
                <w:szCs w:val="20"/>
                <w:lang w:eastAsia="ja-JP"/>
              </w:rPr>
              <w:t>implementing rules and regulations for promoting and adopting green waste management and comprehensive resources utilization technologies in the phosphate mining and refining sub-sector.</w:t>
            </w:r>
          </w:p>
        </w:tc>
      </w:tr>
      <w:tr w:rsidR="00F5335A" w14:paraId="3241E697"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0B841BB7"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Project Safeguards Officer </w:t>
            </w:r>
          </w:p>
          <w:p w14:paraId="662800DD" w14:textId="77777777" w:rsidR="00F5335A" w:rsidRDefault="00F5335A">
            <w:pPr>
              <w:spacing w:after="0" w:line="240" w:lineRule="auto"/>
              <w:rPr>
                <w:rFonts w:ascii="Calibri" w:hAnsi="Calibri" w:cs="Calibri"/>
                <w:i/>
                <w:sz w:val="20"/>
                <w:szCs w:val="20"/>
                <w:lang w:eastAsia="ja-JP"/>
              </w:rPr>
            </w:pPr>
          </w:p>
          <w:p w14:paraId="27B5FFC5"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0C21E81C"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12 weeks / over 5 years</w:t>
            </w:r>
          </w:p>
        </w:tc>
        <w:tc>
          <w:tcPr>
            <w:tcW w:w="10619" w:type="dxa"/>
            <w:tcBorders>
              <w:top w:val="single" w:sz="4" w:space="0" w:color="auto"/>
              <w:left w:val="single" w:sz="4" w:space="0" w:color="auto"/>
              <w:bottom w:val="single" w:sz="4" w:space="0" w:color="auto"/>
              <w:right w:val="single" w:sz="4" w:space="0" w:color="auto"/>
            </w:tcBorders>
          </w:tcPr>
          <w:p w14:paraId="0BD22EDA"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195C08E9"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Monitor progress in development/implementation of the project ESMP/ESMF ensuring that UNDP</w:t>
            </w:r>
            <w:r>
              <w:rPr>
                <w:rFonts w:ascii="Calibri" w:hAnsi="Calibri" w:cs="Calibri"/>
                <w:i/>
                <w:sz w:val="20"/>
                <w:szCs w:val="20"/>
                <w:lang w:eastAsia="zh-CN"/>
              </w:rPr>
              <w:t>’</w:t>
            </w:r>
            <w:r>
              <w:rPr>
                <w:rFonts w:ascii="Calibri" w:hAnsi="Calibri" w:cs="Calibri"/>
                <w:i/>
                <w:sz w:val="20"/>
                <w:szCs w:val="20"/>
              </w:rPr>
              <w:t>s SES policy is fully met, and the reporting requirements are fulfilled;</w:t>
            </w:r>
          </w:p>
          <w:p w14:paraId="7ACE9075"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Oversee/develop/coordinate implementation of all safeguard related plans;</w:t>
            </w:r>
          </w:p>
          <w:p w14:paraId="6188D316"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social and environmental grievances are managed effectively and transparently;</w:t>
            </w:r>
          </w:p>
          <w:p w14:paraId="5916D320"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Review the SESP annually, and update and revise corresponding risk log; mitigation/management plans as necessary;</w:t>
            </w:r>
          </w:p>
          <w:p w14:paraId="5BAE4E30"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 xml:space="preserve">Ensure full disclosure with concerned stakeholders; </w:t>
            </w:r>
          </w:p>
          <w:p w14:paraId="48FA5FED"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environmental and social risks are identified, avoided, mitigated, and managed throughout project implementation;</w:t>
            </w:r>
          </w:p>
          <w:p w14:paraId="483EF4CB" w14:textId="77777777" w:rsidR="00F5335A" w:rsidRDefault="00795F6F">
            <w:pPr>
              <w:numPr>
                <w:ilvl w:val="0"/>
                <w:numId w:val="44"/>
              </w:numPr>
              <w:spacing w:after="0" w:line="240" w:lineRule="auto"/>
              <w:rPr>
                <w:rFonts w:ascii="Calibri" w:hAnsi="Calibri" w:cs="Calibri"/>
                <w:i/>
                <w:sz w:val="20"/>
                <w:szCs w:val="20"/>
                <w:u w:val="single"/>
                <w:lang w:eastAsia="ja-JP"/>
              </w:rPr>
            </w:pPr>
            <w:r>
              <w:rPr>
                <w:rFonts w:ascii="Calibri" w:hAnsi="Calibri" w:cs="Calibri"/>
                <w:i/>
                <w:sz w:val="20"/>
                <w:szCs w:val="20"/>
              </w:rPr>
              <w:t>Work with the M&amp;E officer to ensure reporting, monitoring and evaluation fully address the safeguard issues of the project.</w:t>
            </w:r>
          </w:p>
        </w:tc>
      </w:tr>
      <w:tr w:rsidR="00F5335A" w14:paraId="6EF22605" w14:textId="77777777">
        <w:trPr>
          <w:trHeight w:val="90"/>
        </w:trPr>
        <w:tc>
          <w:tcPr>
            <w:tcW w:w="14022" w:type="dxa"/>
            <w:gridSpan w:val="3"/>
            <w:tcBorders>
              <w:top w:val="single" w:sz="4" w:space="0" w:color="auto"/>
              <w:left w:val="single" w:sz="4" w:space="0" w:color="auto"/>
              <w:bottom w:val="single" w:sz="4" w:space="0" w:color="auto"/>
              <w:right w:val="single" w:sz="4" w:space="0" w:color="auto"/>
            </w:tcBorders>
            <w:shd w:val="clear" w:color="auto" w:fill="DEEBF6" w:themeFill="accent1" w:themeFillTint="32"/>
          </w:tcPr>
          <w:p w14:paraId="2537F657" w14:textId="77777777" w:rsidR="00F5335A" w:rsidRDefault="00795F6F">
            <w:pPr>
              <w:spacing w:after="0" w:line="240" w:lineRule="auto"/>
              <w:rPr>
                <w:rFonts w:ascii="Calibri" w:eastAsia="MS Mincho" w:hAnsi="Calibri" w:cs="Calibri"/>
                <w:i/>
                <w:sz w:val="20"/>
                <w:szCs w:val="20"/>
                <w:lang w:eastAsia="ja-JP"/>
              </w:rPr>
            </w:pPr>
            <w:r>
              <w:rPr>
                <w:rFonts w:ascii="Calibri" w:hAnsi="Calibri" w:cs="Calibri"/>
                <w:b/>
                <w:i/>
                <w:sz w:val="20"/>
                <w:szCs w:val="20"/>
                <w:lang w:eastAsia="ja-JP"/>
              </w:rPr>
              <w:t>International / Regional and global contracting</w:t>
            </w:r>
          </w:p>
        </w:tc>
      </w:tr>
      <w:tr w:rsidR="00F5335A" w14:paraId="346BA357" w14:textId="77777777">
        <w:trPr>
          <w:trHeight w:val="90"/>
        </w:trPr>
        <w:tc>
          <w:tcPr>
            <w:tcW w:w="2029" w:type="dxa"/>
            <w:tcBorders>
              <w:top w:val="single" w:sz="4" w:space="0" w:color="auto"/>
              <w:left w:val="single" w:sz="4" w:space="0" w:color="auto"/>
              <w:bottom w:val="single" w:sz="4" w:space="0" w:color="auto"/>
              <w:right w:val="single" w:sz="4" w:space="0" w:color="auto"/>
            </w:tcBorders>
          </w:tcPr>
          <w:p w14:paraId="5AA9736B"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 xml:space="preserve">Technical </w:t>
            </w:r>
            <w:r>
              <w:rPr>
                <w:rFonts w:ascii="Calibri" w:hAnsi="Calibri" w:cs="Calibri"/>
                <w:i/>
                <w:sz w:val="20"/>
                <w:szCs w:val="20"/>
                <w:lang w:eastAsia="zh-CN"/>
              </w:rPr>
              <w:t>Adviser</w:t>
            </w:r>
          </w:p>
          <w:p w14:paraId="31BDB566"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ja-JP"/>
              </w:rPr>
              <w:t>Rate: $</w:t>
            </w:r>
            <w:r>
              <w:rPr>
                <w:rFonts w:ascii="Calibri" w:hAnsi="Calibri" w:cs="Calibri"/>
                <w:i/>
                <w:sz w:val="20"/>
                <w:szCs w:val="20"/>
                <w:lang w:eastAsia="zh-CN"/>
              </w:rPr>
              <w:t>700/day</w:t>
            </w:r>
          </w:p>
        </w:tc>
        <w:tc>
          <w:tcPr>
            <w:tcW w:w="1374" w:type="dxa"/>
            <w:tcBorders>
              <w:top w:val="single" w:sz="4" w:space="0" w:color="auto"/>
              <w:left w:val="single" w:sz="4" w:space="0" w:color="auto"/>
              <w:bottom w:val="single" w:sz="4" w:space="0" w:color="auto"/>
              <w:right w:val="single" w:sz="4" w:space="0" w:color="auto"/>
            </w:tcBorders>
          </w:tcPr>
          <w:p w14:paraId="55E4E89D" w14:textId="77777777" w:rsidR="00F5335A" w:rsidRDefault="00795F6F">
            <w:pPr>
              <w:spacing w:after="0" w:line="240" w:lineRule="auto"/>
              <w:rPr>
                <w:rFonts w:ascii="Calibri" w:hAnsi="Calibri" w:cs="Calibri"/>
                <w:i/>
                <w:sz w:val="20"/>
                <w:szCs w:val="20"/>
                <w:lang w:eastAsia="zh-CN"/>
              </w:rPr>
            </w:pPr>
            <w:r>
              <w:rPr>
                <w:rFonts w:ascii="Calibri" w:hAnsi="Calibri" w:cs="Calibri"/>
                <w:i/>
                <w:sz w:val="20"/>
                <w:szCs w:val="20"/>
                <w:lang w:eastAsia="zh-CN"/>
              </w:rPr>
              <w:t>50 days</w:t>
            </w:r>
            <w:r>
              <w:rPr>
                <w:rFonts w:ascii="Calibri" w:hAnsi="Calibri" w:cs="Calibri"/>
                <w:i/>
                <w:sz w:val="20"/>
                <w:szCs w:val="20"/>
                <w:lang w:eastAsia="ja-JP"/>
              </w:rPr>
              <w:t>/ over 5 years</w:t>
            </w:r>
          </w:p>
        </w:tc>
        <w:tc>
          <w:tcPr>
            <w:tcW w:w="10619" w:type="dxa"/>
            <w:tcBorders>
              <w:top w:val="single" w:sz="4" w:space="0" w:color="auto"/>
              <w:left w:val="single" w:sz="4" w:space="0" w:color="auto"/>
              <w:bottom w:val="single" w:sz="4" w:space="0" w:color="auto"/>
              <w:right w:val="single" w:sz="4" w:space="0" w:color="auto"/>
            </w:tcBorders>
          </w:tcPr>
          <w:p w14:paraId="49BCB1B7"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66FA9BC9"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Design and development of information management and sharing system.</w:t>
            </w:r>
          </w:p>
          <w:p w14:paraId="373753D9"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hAnsi="Calibri" w:cs="Calibri"/>
                <w:i/>
                <w:sz w:val="20"/>
                <w:szCs w:val="20"/>
                <w:lang w:eastAsia="zh-CN"/>
              </w:rPr>
              <w:t>P</w:t>
            </w:r>
            <w:r>
              <w:rPr>
                <w:rFonts w:ascii="Calibri" w:eastAsia="MS Mincho" w:hAnsi="Calibri" w:cs="Calibri"/>
                <w:i/>
                <w:sz w:val="20"/>
                <w:szCs w:val="20"/>
                <w:lang w:eastAsia="ja-JP"/>
              </w:rPr>
              <w:t xml:space="preserve">rovide support for the feasibility of applying green and low-carbon waste management </w:t>
            </w:r>
          </w:p>
          <w:p w14:paraId="60987FE6"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Develop and approve  engineering designs of green demos for waste management in the phosphate chemicals production sub-sector to increase energy efficiency processing of phosphogypsum and marketing of the gypsum product.</w:t>
            </w:r>
          </w:p>
          <w:p w14:paraId="556F931D" w14:textId="77777777" w:rsidR="00F5335A" w:rsidRDefault="00795F6F">
            <w:pPr>
              <w:numPr>
                <w:ilvl w:val="0"/>
                <w:numId w:val="40"/>
              </w:numPr>
              <w:spacing w:after="0" w:line="240" w:lineRule="auto"/>
              <w:rPr>
                <w:rFonts w:ascii="Calibri" w:eastAsia="MS Mincho" w:hAnsi="Calibri" w:cs="Calibri"/>
                <w:i/>
                <w:sz w:val="20"/>
                <w:szCs w:val="20"/>
                <w:lang w:eastAsia="ja-JP"/>
              </w:rPr>
            </w:pPr>
            <w:r>
              <w:rPr>
                <w:rFonts w:ascii="Calibri" w:eastAsia="MS Mincho" w:hAnsi="Calibri" w:cs="Calibri"/>
                <w:i/>
                <w:sz w:val="20"/>
                <w:szCs w:val="20"/>
                <w:lang w:eastAsia="ja-JP"/>
              </w:rPr>
              <w:t>Formulate and recommend new relevant schemes, standards</w:t>
            </w:r>
            <w:r>
              <w:rPr>
                <w:rFonts w:ascii="Calibri" w:eastAsia="MS Mincho" w:hAnsi="Calibri" w:cs="Calibri"/>
                <w:i/>
                <w:sz w:val="20"/>
                <w:szCs w:val="20"/>
                <w:lang w:eastAsia="ja-JP"/>
              </w:rPr>
              <w:t>，</w:t>
            </w:r>
            <w:r>
              <w:rPr>
                <w:rFonts w:ascii="Calibri" w:eastAsia="MS Mincho" w:hAnsi="Calibri" w:cs="Calibri"/>
                <w:i/>
                <w:sz w:val="20"/>
                <w:szCs w:val="20"/>
                <w:lang w:eastAsia="ja-JP"/>
              </w:rPr>
              <w:t>technical guidance</w:t>
            </w:r>
            <w:r>
              <w:rPr>
                <w:rFonts w:ascii="Calibri" w:eastAsia="MS Mincho" w:hAnsi="Calibri" w:cs="Calibri"/>
                <w:i/>
                <w:sz w:val="20"/>
                <w:szCs w:val="20"/>
                <w:lang w:eastAsia="ja-JP"/>
              </w:rPr>
              <w:t>，</w:t>
            </w:r>
            <w:r>
              <w:rPr>
                <w:rFonts w:ascii="Calibri" w:eastAsia="MS Mincho" w:hAnsi="Calibri" w:cs="Calibri"/>
                <w:i/>
                <w:sz w:val="20"/>
                <w:szCs w:val="20"/>
                <w:lang w:eastAsia="ja-JP"/>
              </w:rPr>
              <w:t>implementing rules and regulations for promoting and adopting green waste management and comprehensive resources utilization technologies in the phosphate chemicals production sub-sector.</w:t>
            </w:r>
          </w:p>
        </w:tc>
      </w:tr>
      <w:tr w:rsidR="00F5335A" w14:paraId="07C0DCB6" w14:textId="77777777">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20661859"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Knowledge Management &amp; Monitoring &amp; Evaluation</w:t>
            </w:r>
          </w:p>
        </w:tc>
      </w:tr>
      <w:tr w:rsidR="00F5335A" w14:paraId="79B09D6B" w14:textId="77777777">
        <w:tc>
          <w:tcPr>
            <w:tcW w:w="2029" w:type="dxa"/>
            <w:tcBorders>
              <w:top w:val="single" w:sz="4" w:space="0" w:color="auto"/>
              <w:left w:val="single" w:sz="4" w:space="0" w:color="auto"/>
              <w:bottom w:val="single" w:sz="4" w:space="0" w:color="auto"/>
              <w:right w:val="single" w:sz="4" w:space="0" w:color="auto"/>
            </w:tcBorders>
          </w:tcPr>
          <w:p w14:paraId="0CDFE572"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lastRenderedPageBreak/>
              <w:t>Project Gender Officer</w:t>
            </w:r>
          </w:p>
          <w:p w14:paraId="04720A27"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25FC3570" w14:textId="77777777" w:rsidR="00F5335A" w:rsidRDefault="00795F6F">
            <w:pPr>
              <w:spacing w:after="0" w:line="240" w:lineRule="auto"/>
              <w:rPr>
                <w:rFonts w:ascii="Calibri" w:hAnsi="Calibri" w:cs="Calibri"/>
                <w:i/>
                <w:sz w:val="20"/>
                <w:szCs w:val="20"/>
                <w:lang w:eastAsia="ja-JP"/>
              </w:rPr>
            </w:pPr>
            <w:bookmarkStart w:id="2820" w:name="OLE_LINK7"/>
            <w:r>
              <w:rPr>
                <w:rFonts w:ascii="Calibri" w:hAnsi="Calibri" w:cs="Calibri"/>
                <w:i/>
                <w:sz w:val="20"/>
                <w:szCs w:val="20"/>
                <w:lang w:eastAsia="zh-CN"/>
              </w:rPr>
              <w:t>15</w:t>
            </w:r>
            <w:r>
              <w:rPr>
                <w:rFonts w:ascii="Calibri" w:hAnsi="Calibri" w:cs="Calibri"/>
                <w:i/>
                <w:sz w:val="20"/>
                <w:szCs w:val="20"/>
                <w:lang w:eastAsia="ja-JP"/>
              </w:rPr>
              <w:t xml:space="preserve"> weeks / over 5 years</w:t>
            </w:r>
            <w:bookmarkEnd w:id="2820"/>
          </w:p>
        </w:tc>
        <w:tc>
          <w:tcPr>
            <w:tcW w:w="10619" w:type="dxa"/>
            <w:tcBorders>
              <w:top w:val="single" w:sz="4" w:space="0" w:color="auto"/>
              <w:left w:val="single" w:sz="4" w:space="0" w:color="auto"/>
              <w:bottom w:val="single" w:sz="4" w:space="0" w:color="auto"/>
              <w:right w:val="single" w:sz="4" w:space="0" w:color="auto"/>
            </w:tcBorders>
          </w:tcPr>
          <w:p w14:paraId="579AD72A"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6A3D390D" w14:textId="77777777" w:rsidR="00F5335A" w:rsidRDefault="00795F6F">
            <w:pPr>
              <w:numPr>
                <w:ilvl w:val="0"/>
                <w:numId w:val="44"/>
              </w:numPr>
              <w:spacing w:after="0" w:line="240" w:lineRule="auto"/>
              <w:rPr>
                <w:rFonts w:ascii="Calibri" w:hAnsi="Calibri" w:cs="Calibri"/>
                <w:sz w:val="20"/>
                <w:szCs w:val="20"/>
              </w:rPr>
            </w:pPr>
            <w:r>
              <w:rPr>
                <w:rFonts w:ascii="Calibri" w:hAnsi="Calibri" w:cs="Calibri"/>
                <w:sz w:val="20"/>
                <w:szCs w:val="20"/>
              </w:rPr>
              <w:t>Monitor progress in implementation of the project Gender Action Plan ensuring that targets are fully met, and the reporting requirements are fulfilled;</w:t>
            </w:r>
          </w:p>
          <w:p w14:paraId="49C29CE9" w14:textId="77777777" w:rsidR="00F5335A" w:rsidRDefault="00795F6F">
            <w:pPr>
              <w:numPr>
                <w:ilvl w:val="0"/>
                <w:numId w:val="44"/>
              </w:numPr>
              <w:spacing w:after="0" w:line="240" w:lineRule="auto"/>
              <w:rPr>
                <w:rFonts w:ascii="Calibri" w:hAnsi="Calibri" w:cs="Calibri"/>
                <w:sz w:val="20"/>
                <w:szCs w:val="20"/>
              </w:rPr>
            </w:pPr>
            <w:r>
              <w:rPr>
                <w:rFonts w:ascii="Calibri" w:hAnsi="Calibri" w:cs="Calibri"/>
                <w:sz w:val="20"/>
                <w:szCs w:val="20"/>
              </w:rPr>
              <w:t>Oversee/develop/coordinate implementation of all gender-related work;</w:t>
            </w:r>
          </w:p>
          <w:p w14:paraId="4A0A73C8" w14:textId="77777777" w:rsidR="00F5335A" w:rsidRDefault="00795F6F">
            <w:pPr>
              <w:numPr>
                <w:ilvl w:val="0"/>
                <w:numId w:val="44"/>
              </w:numPr>
              <w:spacing w:after="0" w:line="240" w:lineRule="auto"/>
              <w:rPr>
                <w:rFonts w:ascii="Calibri" w:hAnsi="Calibri" w:cs="Calibri"/>
                <w:sz w:val="20"/>
                <w:szCs w:val="20"/>
              </w:rPr>
            </w:pPr>
            <w:r>
              <w:rPr>
                <w:rFonts w:ascii="Calibri" w:hAnsi="Calibri" w:cs="Calibri"/>
                <w:sz w:val="20"/>
                <w:szCs w:val="20"/>
              </w:rPr>
              <w:t>Review the Gender Action Plan annually, and update and revise corresponding management plans as necessary;</w:t>
            </w:r>
          </w:p>
          <w:p w14:paraId="0E089108" w14:textId="77777777" w:rsidR="00F5335A" w:rsidRDefault="00795F6F">
            <w:pPr>
              <w:numPr>
                <w:ilvl w:val="0"/>
                <w:numId w:val="44"/>
              </w:numPr>
              <w:spacing w:after="0" w:line="240" w:lineRule="auto"/>
              <w:rPr>
                <w:rFonts w:ascii="Calibri" w:hAnsi="Calibri" w:cs="Calibri"/>
                <w:sz w:val="20"/>
                <w:szCs w:val="20"/>
              </w:rPr>
            </w:pPr>
            <w:r>
              <w:rPr>
                <w:rFonts w:ascii="Calibri" w:hAnsi="Calibri" w:cs="Calibri"/>
                <w:sz w:val="20"/>
                <w:szCs w:val="20"/>
              </w:rPr>
              <w:t>Work with the M&amp;E officer and Safeguards Officer to ensure reporting, monitoring and evaluation fully address the gender issues of the project;</w:t>
            </w:r>
          </w:p>
        </w:tc>
      </w:tr>
      <w:tr w:rsidR="00F5335A" w14:paraId="365B100D" w14:textId="77777777">
        <w:tc>
          <w:tcPr>
            <w:tcW w:w="2029" w:type="dxa"/>
            <w:tcBorders>
              <w:top w:val="single" w:sz="4" w:space="0" w:color="auto"/>
              <w:left w:val="single" w:sz="4" w:space="0" w:color="auto"/>
              <w:bottom w:val="single" w:sz="4" w:space="0" w:color="auto"/>
              <w:right w:val="single" w:sz="4" w:space="0" w:color="auto"/>
            </w:tcBorders>
          </w:tcPr>
          <w:p w14:paraId="079416F3" w14:textId="77777777" w:rsidR="00F5335A" w:rsidRDefault="00795F6F">
            <w:pPr>
              <w:spacing w:after="0" w:line="240" w:lineRule="auto"/>
              <w:rPr>
                <w:rFonts w:ascii="Calibri" w:hAnsi="Calibri" w:cs="Calibri"/>
                <w:i/>
                <w:sz w:val="20"/>
                <w:szCs w:val="20"/>
              </w:rPr>
            </w:pPr>
            <w:r>
              <w:rPr>
                <w:rFonts w:ascii="Calibri" w:hAnsi="Calibri" w:cs="Calibri"/>
                <w:i/>
                <w:sz w:val="20"/>
                <w:szCs w:val="20"/>
              </w:rPr>
              <w:t>Project Monitoring and Evaluation Officer</w:t>
            </w:r>
          </w:p>
          <w:p w14:paraId="57410C2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757CA7AF"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15</w:t>
            </w:r>
            <w:r>
              <w:rPr>
                <w:rFonts w:ascii="Calibri" w:hAnsi="Calibri" w:cs="Calibri"/>
                <w:i/>
                <w:sz w:val="20"/>
                <w:szCs w:val="20"/>
                <w:lang w:eastAsia="ja-JP"/>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4A39CB27"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26336445"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Monitor project progress and participate in the production of progress reports ensuring that they meet the necessary reporting requirements and standards;</w:t>
            </w:r>
          </w:p>
          <w:p w14:paraId="1C9A8163"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Ensure project’s M&amp;E meets the requirements of the Government, the UNDP Country Office, and UNDP-GEF; develop project-specific M&amp;E tools as necessary;</w:t>
            </w:r>
          </w:p>
          <w:p w14:paraId="6E627007"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Oversee and ensure the implementation of the project’s M&amp;E plan, including periodic appraisal of the Project’s Theory of Change and Results Framework with reference to actual and potential project progress and results;</w:t>
            </w:r>
          </w:p>
          <w:p w14:paraId="5170BE2B"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Oversee/develop/coordinate the implementation of the stakeholder engagement plan;</w:t>
            </w:r>
          </w:p>
          <w:p w14:paraId="6D3C5AC0"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Oversee and guide the design of surveys/ assessments commissioned for monitoring and evaluating project results;</w:t>
            </w:r>
          </w:p>
          <w:p w14:paraId="3F725D81"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Facilitate mid-term and terminal evaluations of the project; including management responses;</w:t>
            </w:r>
          </w:p>
          <w:p w14:paraId="2179EB1E"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Facilitate annual reviews of the project and produce analytical reports from these annual reviews, including learning and other knowledge management products;</w:t>
            </w:r>
          </w:p>
          <w:p w14:paraId="5D3D9BCA"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 xml:space="preserve">Support project site M&amp;E and learning missions; </w:t>
            </w:r>
          </w:p>
          <w:p w14:paraId="1F8E6F93" w14:textId="77777777" w:rsidR="00F5335A" w:rsidRDefault="00795F6F">
            <w:pPr>
              <w:numPr>
                <w:ilvl w:val="0"/>
                <w:numId w:val="45"/>
              </w:numPr>
              <w:spacing w:after="0" w:line="240" w:lineRule="auto"/>
              <w:rPr>
                <w:rFonts w:ascii="Calibri" w:hAnsi="Calibri" w:cs="Calibri"/>
                <w:i/>
                <w:sz w:val="20"/>
                <w:szCs w:val="20"/>
              </w:rPr>
            </w:pPr>
            <w:r>
              <w:rPr>
                <w:rFonts w:ascii="Calibri" w:hAnsi="Calibri" w:cs="Calibri"/>
                <w:i/>
                <w:sz w:val="20"/>
                <w:szCs w:val="20"/>
              </w:rPr>
              <w:t>Visit project sites as and when required to appraise project progress on the ground and validate written progress reports.</w:t>
            </w:r>
          </w:p>
        </w:tc>
      </w:tr>
      <w:tr w:rsidR="00F5335A" w14:paraId="05673150" w14:textId="77777777">
        <w:tc>
          <w:tcPr>
            <w:tcW w:w="2029" w:type="dxa"/>
            <w:tcBorders>
              <w:top w:val="single" w:sz="4" w:space="0" w:color="auto"/>
              <w:left w:val="single" w:sz="4" w:space="0" w:color="auto"/>
              <w:bottom w:val="single" w:sz="4" w:space="0" w:color="auto"/>
              <w:right w:val="single" w:sz="4" w:space="0" w:color="auto"/>
            </w:tcBorders>
          </w:tcPr>
          <w:p w14:paraId="5E839EA8" w14:textId="77777777" w:rsidR="00F5335A" w:rsidRDefault="00795F6F">
            <w:pPr>
              <w:spacing w:after="0" w:line="240" w:lineRule="auto"/>
              <w:rPr>
                <w:rFonts w:ascii="Calibri" w:hAnsi="Calibri" w:cs="Calibri"/>
                <w:i/>
                <w:sz w:val="20"/>
                <w:szCs w:val="20"/>
              </w:rPr>
            </w:pPr>
            <w:r>
              <w:rPr>
                <w:rFonts w:ascii="Calibri" w:hAnsi="Calibri" w:cs="Calibri"/>
                <w:i/>
                <w:sz w:val="20"/>
                <w:szCs w:val="20"/>
              </w:rPr>
              <w:t xml:space="preserve">Project Social and Environmental Safeguards Officer </w:t>
            </w:r>
          </w:p>
          <w:p w14:paraId="7A6A8E5C" w14:textId="77777777" w:rsidR="00F5335A" w:rsidRDefault="00F5335A">
            <w:pPr>
              <w:spacing w:after="0" w:line="240" w:lineRule="auto"/>
              <w:rPr>
                <w:rFonts w:ascii="Calibri" w:hAnsi="Calibri" w:cs="Calibri"/>
                <w:i/>
                <w:sz w:val="20"/>
                <w:szCs w:val="20"/>
              </w:rPr>
            </w:pPr>
          </w:p>
          <w:p w14:paraId="64E45EDF" w14:textId="77777777" w:rsidR="00F5335A" w:rsidRDefault="00795F6F">
            <w:pPr>
              <w:spacing w:after="0" w:line="240" w:lineRule="auto"/>
              <w:rPr>
                <w:rFonts w:ascii="Calibri" w:hAnsi="Calibri" w:cs="Calibri"/>
                <w:i/>
                <w:sz w:val="20"/>
                <w:szCs w:val="20"/>
              </w:rPr>
            </w:pPr>
            <w:r>
              <w:rPr>
                <w:rFonts w:ascii="Calibri" w:hAnsi="Calibri" w:cs="Calibri"/>
                <w:i/>
                <w:sz w:val="20"/>
                <w:szCs w:val="20"/>
                <w:lang w:eastAsia="ja-JP"/>
              </w:rPr>
              <w:t>Rate: $1,250/week</w:t>
            </w:r>
          </w:p>
        </w:tc>
        <w:tc>
          <w:tcPr>
            <w:tcW w:w="1374" w:type="dxa"/>
            <w:tcBorders>
              <w:top w:val="single" w:sz="4" w:space="0" w:color="auto"/>
              <w:left w:val="single" w:sz="4" w:space="0" w:color="auto"/>
              <w:bottom w:val="single" w:sz="4" w:space="0" w:color="auto"/>
              <w:right w:val="single" w:sz="4" w:space="0" w:color="auto"/>
            </w:tcBorders>
          </w:tcPr>
          <w:p w14:paraId="2818902B"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zh-CN"/>
              </w:rPr>
              <w:t>15</w:t>
            </w:r>
            <w:r>
              <w:rPr>
                <w:rFonts w:ascii="Calibri" w:hAnsi="Calibri" w:cs="Calibri"/>
                <w:i/>
                <w:sz w:val="20"/>
                <w:szCs w:val="20"/>
                <w:lang w:eastAsia="ja-JP"/>
              </w:rPr>
              <w:t xml:space="preserve"> weeks / over 5 years</w:t>
            </w:r>
          </w:p>
        </w:tc>
        <w:tc>
          <w:tcPr>
            <w:tcW w:w="10619" w:type="dxa"/>
            <w:tcBorders>
              <w:top w:val="single" w:sz="4" w:space="0" w:color="auto"/>
              <w:left w:val="single" w:sz="4" w:space="0" w:color="auto"/>
              <w:bottom w:val="single" w:sz="4" w:space="0" w:color="auto"/>
              <w:right w:val="single" w:sz="4" w:space="0" w:color="auto"/>
            </w:tcBorders>
          </w:tcPr>
          <w:p w14:paraId="515F7E76" w14:textId="77777777" w:rsidR="00F5335A" w:rsidRDefault="00795F6F">
            <w:pPr>
              <w:spacing w:after="0" w:line="240" w:lineRule="auto"/>
              <w:rPr>
                <w:rFonts w:ascii="Calibri" w:hAnsi="Calibri" w:cs="Calibri"/>
                <w:i/>
                <w:sz w:val="20"/>
                <w:szCs w:val="20"/>
                <w:u w:val="single"/>
                <w:lang w:eastAsia="zh-CN"/>
              </w:rPr>
            </w:pPr>
            <w:r>
              <w:rPr>
                <w:rFonts w:ascii="Calibri" w:hAnsi="Calibri" w:cs="Calibri"/>
                <w:i/>
                <w:sz w:val="20"/>
                <w:szCs w:val="20"/>
                <w:u w:val="single"/>
                <w:lang w:eastAsia="zh-CN"/>
              </w:rPr>
              <w:t>Duties and Responsibilities</w:t>
            </w:r>
          </w:p>
          <w:p w14:paraId="57836196"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Monitor progress in development/implementation of the project ESMP/ESMF ensuring that UNDPs SES policy is fully met, and the reporting requirements are fulfilled;</w:t>
            </w:r>
          </w:p>
          <w:p w14:paraId="6643A6D5"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Oversee/develop/coordinate implementation of all safeguard related plans;</w:t>
            </w:r>
          </w:p>
          <w:p w14:paraId="4C64366F"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social and environmental grievances are managed effectively and transparently;</w:t>
            </w:r>
          </w:p>
          <w:p w14:paraId="3B89203C"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Review the SESP annually, and update and revise corresponding risk log; mitigation/management plans as necessary;</w:t>
            </w:r>
          </w:p>
          <w:p w14:paraId="16A66475"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 xml:space="preserve">Ensure full disclosure with concerned stakeholders; </w:t>
            </w:r>
          </w:p>
          <w:p w14:paraId="08689AFF"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Ensure environmental and social risks are identified, avoided, mitigated and managed throughout project implementation;</w:t>
            </w:r>
          </w:p>
          <w:p w14:paraId="300EEED9" w14:textId="77777777" w:rsidR="00F5335A" w:rsidRDefault="00795F6F">
            <w:pPr>
              <w:numPr>
                <w:ilvl w:val="0"/>
                <w:numId w:val="44"/>
              </w:numPr>
              <w:spacing w:after="0" w:line="240" w:lineRule="auto"/>
              <w:rPr>
                <w:rFonts w:ascii="Calibri" w:hAnsi="Calibri" w:cs="Calibri"/>
                <w:i/>
                <w:sz w:val="20"/>
                <w:szCs w:val="20"/>
              </w:rPr>
            </w:pPr>
            <w:r>
              <w:rPr>
                <w:rFonts w:ascii="Calibri" w:hAnsi="Calibri" w:cs="Calibri"/>
                <w:i/>
                <w:sz w:val="20"/>
                <w:szCs w:val="20"/>
              </w:rPr>
              <w:t>Work with the M&amp;E officer to ensure reporting, monitoring and evaluation fully address the safeguard issues of the project;</w:t>
            </w:r>
          </w:p>
          <w:p w14:paraId="47EDB5E0" w14:textId="77777777" w:rsidR="00F5335A" w:rsidRDefault="00F5335A">
            <w:pPr>
              <w:spacing w:after="0" w:line="240" w:lineRule="auto"/>
              <w:rPr>
                <w:rFonts w:ascii="Calibri" w:hAnsi="Calibri" w:cs="Calibri"/>
                <w:i/>
                <w:sz w:val="20"/>
                <w:szCs w:val="20"/>
                <w:u w:val="single"/>
                <w:lang w:eastAsia="zh-CN"/>
              </w:rPr>
            </w:pPr>
          </w:p>
        </w:tc>
      </w:tr>
      <w:tr w:rsidR="00F5335A" w14:paraId="1A37FFA0" w14:textId="77777777">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62DB82DB" w14:textId="77777777" w:rsidR="00F5335A" w:rsidRDefault="00795F6F">
            <w:pPr>
              <w:spacing w:after="0" w:line="240" w:lineRule="auto"/>
              <w:rPr>
                <w:rFonts w:ascii="Calibri" w:hAnsi="Calibri" w:cs="Calibri"/>
                <w:b/>
                <w:i/>
                <w:sz w:val="20"/>
                <w:szCs w:val="20"/>
                <w:lang w:eastAsia="ja-JP"/>
              </w:rPr>
            </w:pPr>
            <w:r>
              <w:rPr>
                <w:rFonts w:ascii="Calibri" w:hAnsi="Calibri" w:cs="Calibri"/>
                <w:b/>
                <w:i/>
                <w:sz w:val="20"/>
                <w:szCs w:val="20"/>
                <w:lang w:eastAsia="ja-JP"/>
              </w:rPr>
              <w:t>International / Regional and global contracting</w:t>
            </w:r>
          </w:p>
        </w:tc>
      </w:tr>
      <w:tr w:rsidR="00F5335A" w14:paraId="6F5FBB3A" w14:textId="77777777">
        <w:trPr>
          <w:trHeight w:val="1128"/>
        </w:trPr>
        <w:tc>
          <w:tcPr>
            <w:tcW w:w="2029" w:type="dxa"/>
            <w:tcBorders>
              <w:top w:val="single" w:sz="4" w:space="0" w:color="auto"/>
              <w:left w:val="single" w:sz="4" w:space="0" w:color="auto"/>
              <w:bottom w:val="single" w:sz="4" w:space="0" w:color="auto"/>
              <w:right w:val="single" w:sz="4" w:space="0" w:color="auto"/>
            </w:tcBorders>
          </w:tcPr>
          <w:p w14:paraId="71565E76"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lastRenderedPageBreak/>
              <w:t>Lead Technical Advisor</w:t>
            </w:r>
          </w:p>
          <w:p w14:paraId="1972BDB2" w14:textId="77777777" w:rsidR="00F5335A" w:rsidRDefault="00F5335A">
            <w:pPr>
              <w:spacing w:after="0" w:line="240" w:lineRule="auto"/>
              <w:rPr>
                <w:rFonts w:ascii="Calibri" w:hAnsi="Calibri" w:cs="Calibri"/>
                <w:i/>
                <w:sz w:val="20"/>
                <w:szCs w:val="20"/>
                <w:lang w:eastAsia="ja-JP"/>
              </w:rPr>
            </w:pPr>
          </w:p>
          <w:p w14:paraId="61E40DA2"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Rate: $2,000/week</w:t>
            </w:r>
          </w:p>
        </w:tc>
        <w:tc>
          <w:tcPr>
            <w:tcW w:w="1374" w:type="dxa"/>
            <w:tcBorders>
              <w:top w:val="single" w:sz="4" w:space="0" w:color="auto"/>
              <w:left w:val="single" w:sz="4" w:space="0" w:color="auto"/>
              <w:bottom w:val="single" w:sz="4" w:space="0" w:color="auto"/>
              <w:right w:val="single" w:sz="4" w:space="0" w:color="auto"/>
            </w:tcBorders>
          </w:tcPr>
          <w:p w14:paraId="04EBF3FF"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20 weeks / over 5 years</w:t>
            </w:r>
          </w:p>
        </w:tc>
        <w:tc>
          <w:tcPr>
            <w:tcW w:w="10619" w:type="dxa"/>
            <w:tcBorders>
              <w:top w:val="single" w:sz="4" w:space="0" w:color="auto"/>
              <w:left w:val="single" w:sz="4" w:space="0" w:color="auto"/>
              <w:bottom w:val="single" w:sz="4" w:space="0" w:color="auto"/>
              <w:right w:val="single" w:sz="4" w:space="0" w:color="auto"/>
            </w:tcBorders>
          </w:tcPr>
          <w:p w14:paraId="6AFC1F94" w14:textId="77777777" w:rsidR="00F5335A" w:rsidRDefault="00795F6F">
            <w:pPr>
              <w:spacing w:after="0" w:line="240" w:lineRule="auto"/>
              <w:rPr>
                <w:rFonts w:ascii="Calibri" w:hAnsi="Calibri" w:cs="Calibri"/>
                <w:i/>
                <w:sz w:val="20"/>
                <w:szCs w:val="20"/>
                <w:lang w:eastAsia="ja-JP"/>
              </w:rPr>
            </w:pPr>
            <w:r>
              <w:rPr>
                <w:rFonts w:ascii="Calibri" w:hAnsi="Calibri" w:cs="Calibri"/>
                <w:i/>
                <w:sz w:val="20"/>
                <w:szCs w:val="20"/>
                <w:lang w:eastAsia="ja-JP"/>
              </w:rPr>
              <w:t>The Lead Technical Adviser will be responsible for providing overall technical backstopping and management support to the Project.</w:t>
            </w:r>
          </w:p>
          <w:p w14:paraId="65545578" w14:textId="77777777" w:rsidR="00F5335A" w:rsidRDefault="00F5335A">
            <w:pPr>
              <w:spacing w:after="0" w:line="240" w:lineRule="auto"/>
              <w:rPr>
                <w:rFonts w:ascii="Calibri" w:hAnsi="Calibri" w:cs="Calibri"/>
                <w:i/>
                <w:sz w:val="20"/>
                <w:szCs w:val="20"/>
                <w:lang w:eastAsia="ja-JP"/>
              </w:rPr>
            </w:pPr>
          </w:p>
        </w:tc>
      </w:tr>
    </w:tbl>
    <w:p w14:paraId="469E89B8" w14:textId="77777777" w:rsidR="00F5335A" w:rsidRDefault="00F5335A">
      <w:pPr>
        <w:keepNext/>
        <w:spacing w:after="0" w:line="240" w:lineRule="auto"/>
        <w:jc w:val="both"/>
        <w:outlineLvl w:val="1"/>
        <w:rPr>
          <w:rFonts w:ascii="Calibri" w:hAnsi="Calibri" w:cs="Calibri"/>
          <w:b/>
          <w:bCs/>
        </w:rPr>
        <w:sectPr w:rsidR="00F5335A">
          <w:pgSz w:w="15840" w:h="12240" w:orient="landscape"/>
          <w:pgMar w:top="1440" w:right="1440" w:bottom="1440" w:left="1440" w:header="720" w:footer="720" w:gutter="0"/>
          <w:cols w:space="720"/>
          <w:docGrid w:linePitch="360"/>
        </w:sectPr>
      </w:pPr>
    </w:p>
    <w:p w14:paraId="4B16362E" w14:textId="77777777" w:rsidR="00F5335A" w:rsidRDefault="00795F6F">
      <w:pPr>
        <w:keepNext/>
        <w:spacing w:after="0" w:line="240" w:lineRule="auto"/>
        <w:jc w:val="both"/>
        <w:outlineLvl w:val="1"/>
        <w:rPr>
          <w:rFonts w:ascii="Calibri" w:hAnsi="Calibri" w:cs="Calibri"/>
          <w:b/>
          <w:bCs/>
        </w:rPr>
      </w:pPr>
      <w:bookmarkStart w:id="2821" w:name="_Toc88064348"/>
      <w:r>
        <w:rPr>
          <w:rFonts w:ascii="Calibri" w:hAnsi="Calibri" w:cs="Calibri"/>
          <w:b/>
          <w:bCs/>
        </w:rPr>
        <w:lastRenderedPageBreak/>
        <w:t>Annex 7: Stakeholder Engagement Plan</w:t>
      </w:r>
      <w:bookmarkEnd w:id="2821"/>
      <w:r>
        <w:rPr>
          <w:rFonts w:ascii="Calibri" w:hAnsi="Calibri" w:cs="Calibri"/>
          <w:b/>
          <w:bCs/>
        </w:rPr>
        <w:t xml:space="preserve"> </w:t>
      </w:r>
    </w:p>
    <w:p w14:paraId="2E29507D" w14:textId="77777777" w:rsidR="00F5335A" w:rsidRDefault="00F5335A">
      <w:pPr>
        <w:spacing w:after="0" w:line="240" w:lineRule="auto"/>
        <w:rPr>
          <w:rFonts w:ascii="Calibri" w:hAnsi="Calibri" w:cs="Calibri"/>
        </w:rPr>
      </w:pPr>
    </w:p>
    <w:p w14:paraId="020193B8" w14:textId="77777777" w:rsidR="00F5335A" w:rsidRDefault="00795F6F">
      <w:pPr>
        <w:spacing w:after="0" w:line="240" w:lineRule="auto"/>
        <w:jc w:val="both"/>
        <w:rPr>
          <w:rFonts w:ascii="Calibri" w:eastAsia="Trebuchet MS" w:hAnsi="Calibri" w:cs="Calibri"/>
        </w:rPr>
      </w:pPr>
      <w:r>
        <w:rPr>
          <w:rFonts w:ascii="Calibri" w:eastAsia="Trebuchet MS" w:hAnsi="Calibri" w:cs="Calibri"/>
        </w:rPr>
        <w:t xml:space="preserve">This proposed plan describes how the project’s key stakeholders will be engaged during the project implementations. It should be note that this stakeholder engagement plan may be further elaborated or revised during the project’s inception period to accommodate possible changes in stakeholders and will be finally approved at the project inception workshop. During the project development process (PPG phase), a stakeholder analysis was undertaken to identify key stakeholders, assess their interests in the project and define their roles and responsibilities in its implementation. </w:t>
      </w:r>
    </w:p>
    <w:p w14:paraId="118CB830" w14:textId="77777777" w:rsidR="00F5335A" w:rsidRDefault="00F5335A">
      <w:pPr>
        <w:spacing w:after="0" w:line="240" w:lineRule="auto"/>
        <w:jc w:val="both"/>
        <w:rPr>
          <w:rFonts w:ascii="Calibri" w:eastAsia="Trebuchet MS" w:hAnsi="Calibri" w:cs="Calibri"/>
        </w:rPr>
      </w:pPr>
    </w:p>
    <w:p w14:paraId="5E82C1B6" w14:textId="77777777" w:rsidR="00F5335A" w:rsidRDefault="00795F6F">
      <w:pPr>
        <w:spacing w:after="0" w:line="240" w:lineRule="auto"/>
        <w:jc w:val="both"/>
        <w:rPr>
          <w:rFonts w:ascii="Calibri" w:eastAsia="Trebuchet MS" w:hAnsi="Calibri" w:cs="Calibri"/>
        </w:rPr>
      </w:pPr>
      <w:r>
        <w:rPr>
          <w:rFonts w:ascii="Calibri" w:eastAsia="Trebuchet MS" w:hAnsi="Calibri" w:cs="Calibri"/>
        </w:rPr>
        <w:t xml:space="preserve">The roles of key stakeholders in the project’ oversight and management, including the project steering committee is provided in the </w:t>
      </w:r>
      <w:r>
        <w:rPr>
          <w:rFonts w:ascii="Calibri" w:eastAsia="Trebuchet MS" w:hAnsi="Calibri" w:cs="Calibri"/>
          <w:b/>
        </w:rPr>
        <w:t xml:space="preserve">Governance and Management Arrangements </w:t>
      </w:r>
      <w:r>
        <w:rPr>
          <w:rFonts w:ascii="Calibri" w:eastAsia="Trebuchet MS" w:hAnsi="Calibri" w:cs="Calibri"/>
        </w:rPr>
        <w:t xml:space="preserve">section of the Project Document (i.e. Project Board members, Project Management Office), and are only briefly mentioned here. </w:t>
      </w:r>
    </w:p>
    <w:p w14:paraId="594E3D68" w14:textId="77777777" w:rsidR="00F5335A" w:rsidRDefault="00F5335A">
      <w:pPr>
        <w:spacing w:after="0" w:line="240" w:lineRule="auto"/>
        <w:jc w:val="both"/>
        <w:rPr>
          <w:rFonts w:ascii="Calibri" w:eastAsia="Trebuchet MS" w:hAnsi="Calibri" w:cs="Calibri"/>
        </w:rPr>
      </w:pPr>
    </w:p>
    <w:p w14:paraId="299693E7" w14:textId="77777777" w:rsidR="00F5335A" w:rsidRDefault="00795F6F">
      <w:pPr>
        <w:spacing w:after="0" w:line="240" w:lineRule="auto"/>
        <w:jc w:val="both"/>
        <w:rPr>
          <w:rFonts w:ascii="Calibri" w:eastAsia="Trebuchet MS" w:hAnsi="Calibri" w:cs="Calibri"/>
        </w:rPr>
      </w:pPr>
      <w:r>
        <w:rPr>
          <w:rFonts w:ascii="Calibri" w:eastAsia="Trebuchet MS" w:hAnsi="Calibri" w:cs="Calibri"/>
        </w:rPr>
        <w:t>Table 1 below summarizes the main engagements of the key stakeholders in the implementation of the project. It also shows the capacity building needs of each stakeholder as identified during the project development phase.</w:t>
      </w:r>
    </w:p>
    <w:p w14:paraId="10B4C596" w14:textId="77777777" w:rsidR="00F5335A" w:rsidRDefault="00F5335A">
      <w:pPr>
        <w:spacing w:after="0" w:line="240" w:lineRule="auto"/>
        <w:rPr>
          <w:rFonts w:ascii="Calibri" w:hAnsi="Calibri" w:cs="Calibri"/>
          <w:b/>
        </w:rPr>
      </w:pPr>
    </w:p>
    <w:p w14:paraId="020CB59B" w14:textId="77777777" w:rsidR="00F5335A" w:rsidRDefault="00795F6F">
      <w:pPr>
        <w:spacing w:after="0" w:line="240" w:lineRule="auto"/>
        <w:jc w:val="center"/>
        <w:rPr>
          <w:rFonts w:ascii="Calibri" w:hAnsi="Calibri" w:cs="Calibri"/>
          <w:b/>
        </w:rPr>
      </w:pPr>
      <w:r>
        <w:rPr>
          <w:rFonts w:ascii="Calibri" w:hAnsi="Calibri" w:cs="Calibri"/>
          <w:b/>
        </w:rPr>
        <w:t>Table 1: Stakeholder Engagement and Training and Capacity Building Needs</w:t>
      </w:r>
    </w:p>
    <w:p w14:paraId="3C9FB1EF" w14:textId="77777777" w:rsidR="00F5335A" w:rsidRDefault="00795F6F">
      <w:pPr>
        <w:spacing w:after="0" w:line="240" w:lineRule="auto"/>
        <w:rPr>
          <w:rFonts w:ascii="Calibri" w:hAnsi="Calibri" w:cs="Calibri"/>
          <w:b/>
        </w:rPr>
      </w:pPr>
      <w:r>
        <w:rPr>
          <w:rFonts w:ascii="Calibri" w:hAnsi="Calibri" w:cs="Calibri"/>
          <w:b/>
        </w:rPr>
        <w:t xml:space="preserve"> </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4849"/>
        <w:gridCol w:w="2981"/>
      </w:tblGrid>
      <w:tr w:rsidR="00F5335A" w14:paraId="487931BA" w14:textId="77777777">
        <w:trPr>
          <w:trHeight w:val="540"/>
          <w:jc w:val="center"/>
        </w:trPr>
        <w:tc>
          <w:tcPr>
            <w:tcW w:w="1525"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5579E143"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Stakeholder</w:t>
            </w:r>
          </w:p>
        </w:tc>
        <w:tc>
          <w:tcPr>
            <w:tcW w:w="4849"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3FC3A41A"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Engagement in the Project</w:t>
            </w:r>
          </w:p>
        </w:tc>
        <w:tc>
          <w:tcPr>
            <w:tcW w:w="2981"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F7B4E57" w14:textId="77777777" w:rsidR="00F5335A" w:rsidRDefault="00795F6F">
            <w:pPr>
              <w:spacing w:after="0" w:line="240" w:lineRule="auto"/>
              <w:jc w:val="center"/>
              <w:rPr>
                <w:rFonts w:ascii="Calibri" w:eastAsia="Times New Roman" w:hAnsi="Calibri" w:cs="Calibri"/>
                <w:b/>
                <w:bCs/>
                <w:sz w:val="20"/>
                <w:szCs w:val="20"/>
              </w:rPr>
            </w:pPr>
            <w:r>
              <w:rPr>
                <w:rFonts w:ascii="Calibri" w:eastAsia="Times New Roman" w:hAnsi="Calibri" w:cs="Calibri"/>
                <w:b/>
                <w:bCs/>
                <w:sz w:val="20"/>
                <w:szCs w:val="20"/>
              </w:rPr>
              <w:t>Training and Capacity Building Needs</w:t>
            </w:r>
          </w:p>
        </w:tc>
      </w:tr>
      <w:tr w:rsidR="00F5335A" w14:paraId="7DF82B93" w14:textId="77777777">
        <w:trPr>
          <w:trHeight w:val="2683"/>
          <w:jc w:val="center"/>
        </w:trPr>
        <w:tc>
          <w:tcPr>
            <w:tcW w:w="1525" w:type="dxa"/>
            <w:tcBorders>
              <w:top w:val="single" w:sz="8" w:space="0" w:color="FFFF00"/>
            </w:tcBorders>
            <w:shd w:val="clear" w:color="auto" w:fill="auto"/>
          </w:tcPr>
          <w:p w14:paraId="6C75896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Ministry of Finance (MoF)</w:t>
            </w:r>
          </w:p>
        </w:tc>
        <w:tc>
          <w:tcPr>
            <w:tcW w:w="4849" w:type="dxa"/>
            <w:tcBorders>
              <w:top w:val="single" w:sz="8" w:space="0" w:color="FFFF00"/>
            </w:tcBorders>
            <w:shd w:val="clear" w:color="auto" w:fill="auto"/>
          </w:tcPr>
          <w:p w14:paraId="742536A4"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As the GEF Operational Focal Point MOF will receive the GEF grant for this project on behalf of the Chinese Government. MOF will be a core member of the Project Steering Committee. MOF will have a core role in providing guidance, coordination and supervision on the disbursement and expense of the GEF grant, performance evaluation, documentation, and promotion of project results. The project team will provide project documentation and reporting to MOF through UNDP. </w:t>
            </w:r>
          </w:p>
        </w:tc>
        <w:tc>
          <w:tcPr>
            <w:tcW w:w="2981" w:type="dxa"/>
            <w:tcBorders>
              <w:top w:val="single" w:sz="8" w:space="0" w:color="FFFF00"/>
            </w:tcBorders>
            <w:shd w:val="clear" w:color="auto" w:fill="auto"/>
          </w:tcPr>
          <w:p w14:paraId="52AE261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There is a need to sensitize relevant staff and departments within MOF on the importance and necessity of funding efforts to achieve greener, energy efficient and low carbon operations in the P</w:t>
            </w:r>
            <w:r>
              <w:rPr>
                <w:rFonts w:ascii="Calibri" w:hAnsi="Calibri" w:cs="Calibri"/>
                <w:sz w:val="20"/>
                <w:szCs w:val="20"/>
                <w:lang w:eastAsia="zh-CN"/>
              </w:rPr>
              <w:t>CI, and the benefits of doing this towards contributing to the achievement of country’s NDC targets and improvements in the socio-economic development at the national and local levels.</w:t>
            </w:r>
          </w:p>
        </w:tc>
      </w:tr>
      <w:tr w:rsidR="00F5335A" w14:paraId="37FBD0E8" w14:textId="77777777">
        <w:trPr>
          <w:trHeight w:val="37"/>
          <w:jc w:val="center"/>
        </w:trPr>
        <w:tc>
          <w:tcPr>
            <w:tcW w:w="1525" w:type="dxa"/>
            <w:shd w:val="clear" w:color="auto" w:fill="auto"/>
          </w:tcPr>
          <w:p w14:paraId="34ACA3D5"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United Nations Development Programme (UNDP)</w:t>
            </w:r>
          </w:p>
        </w:tc>
        <w:tc>
          <w:tcPr>
            <w:tcW w:w="4849" w:type="dxa"/>
            <w:shd w:val="clear" w:color="auto" w:fill="auto"/>
          </w:tcPr>
          <w:p w14:paraId="5E15FEE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As the GEF Agency for the project it is overall responsible for the project oversight. UNDP will ensure project quality control to ensure that the Implementing Partner achieve the set project objective and outcomes. As part of its oversight work, UNDP will ensure that the project implementation and management follows UNDP/GEF rules and regulations. UNDP is a core member of the Project Steering Committee. The project Implementing Partner will provide project documentation and reporting to UNDP as outlined in the project document or otherwise agreed. </w:t>
            </w:r>
          </w:p>
        </w:tc>
        <w:tc>
          <w:tcPr>
            <w:tcW w:w="2981" w:type="dxa"/>
            <w:shd w:val="clear" w:color="auto" w:fill="auto"/>
          </w:tcPr>
          <w:p w14:paraId="0CE13D5D" w14:textId="77777777" w:rsidR="00F5335A" w:rsidRDefault="00F5335A">
            <w:pPr>
              <w:spacing w:after="0" w:line="240" w:lineRule="auto"/>
              <w:rPr>
                <w:rFonts w:ascii="Calibri" w:eastAsia="Times New Roman" w:hAnsi="Calibri" w:cs="Calibri"/>
                <w:sz w:val="20"/>
                <w:szCs w:val="20"/>
              </w:rPr>
            </w:pPr>
          </w:p>
        </w:tc>
      </w:tr>
      <w:tr w:rsidR="00F5335A" w14:paraId="30E92F47" w14:textId="77777777">
        <w:trPr>
          <w:trHeight w:val="2683"/>
          <w:jc w:val="center"/>
        </w:trPr>
        <w:tc>
          <w:tcPr>
            <w:tcW w:w="1525" w:type="dxa"/>
            <w:shd w:val="clear" w:color="auto" w:fill="auto"/>
          </w:tcPr>
          <w:p w14:paraId="528A2FFE"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lastRenderedPageBreak/>
              <w:t xml:space="preserve">Ministry of Industry and Information Technology </w:t>
            </w:r>
            <w:r>
              <w:rPr>
                <w:rFonts w:ascii="Calibri" w:hAnsi="Calibri" w:cs="Calibri"/>
                <w:sz w:val="20"/>
                <w:szCs w:val="20"/>
                <w:lang w:eastAsia="zh-CN"/>
              </w:rPr>
              <w:t>(MIIT)</w:t>
            </w:r>
          </w:p>
        </w:tc>
        <w:tc>
          <w:tcPr>
            <w:tcW w:w="4849" w:type="dxa"/>
            <w:shd w:val="clear" w:color="auto" w:fill="auto"/>
          </w:tcPr>
          <w:p w14:paraId="1A6009B4"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MIIT is the project implementing partner and serves as a member of the project steering committee. MIIT will lead the implementation of the project’s Component 2 activities, which are in phosphate chemicals manufacturing; and part of the project’s Component 3 activities on waste management in phosphate chemical production through its project office within the Energy Conservation and Comprehensive Utilization Division. It will ensure coordination between the relevant government agencies involved in the project at both national and local levels. MIIT will coordinate with the MNR, and supervise, the use of GEF funds allocated each year by the UNDP for all project components and carry out regular reporting of achievements in accordance with UNDP rules and procedures.</w:t>
            </w:r>
          </w:p>
        </w:tc>
        <w:tc>
          <w:tcPr>
            <w:tcW w:w="2981" w:type="dxa"/>
            <w:shd w:val="clear" w:color="auto" w:fill="auto"/>
          </w:tcPr>
          <w:p w14:paraId="7160FD7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Within MIIT, it is necessary to carry out training on GEF project design, implementation and management, as well as on application of green and low carbon technologies that can bring about energy saving and emission reduction in P</w:t>
            </w:r>
            <w:r>
              <w:rPr>
                <w:rFonts w:ascii="Calibri" w:hAnsi="Calibri" w:cs="Calibri"/>
                <w:sz w:val="20"/>
                <w:szCs w:val="20"/>
                <w:lang w:eastAsia="zh-CN"/>
              </w:rPr>
              <w:t>CI, particularly in phosphate chemicals production, as well as in the sustainable management of phosphate chemicals manufacturing waste.</w:t>
            </w:r>
          </w:p>
        </w:tc>
      </w:tr>
      <w:tr w:rsidR="00F5335A" w14:paraId="21D5BA3B" w14:textId="77777777">
        <w:trPr>
          <w:trHeight w:val="2683"/>
          <w:jc w:val="center"/>
        </w:trPr>
        <w:tc>
          <w:tcPr>
            <w:tcW w:w="1525" w:type="dxa"/>
            <w:shd w:val="clear" w:color="auto" w:fill="auto"/>
          </w:tcPr>
          <w:p w14:paraId="7CC7774E"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Ministry of Natural Resources </w:t>
            </w:r>
            <w:r>
              <w:rPr>
                <w:rFonts w:ascii="Calibri" w:hAnsi="Calibri" w:cs="Calibri"/>
                <w:sz w:val="20"/>
                <w:szCs w:val="20"/>
                <w:lang w:eastAsia="zh-CN"/>
              </w:rPr>
              <w:t>(MNR)</w:t>
            </w:r>
          </w:p>
        </w:tc>
        <w:tc>
          <w:tcPr>
            <w:tcW w:w="4849" w:type="dxa"/>
            <w:shd w:val="clear" w:color="auto" w:fill="auto"/>
          </w:tcPr>
          <w:p w14:paraId="0B38D43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MNR is a responsible partner of the project and will assist the MIIT (project implementation partner). MNR will lead the implementation of the project’s Component 1 activities, which are in phosphate mining and beneficiation; and part of the project’s Component 3 activities in waste management in phosphate ore mining and refining through its project offices under the Division of International Cooperation and the Division of Mineral Resources Protection Supervision. It will assist the MIIT in ensuring close coordination between the relevant government agencies involved in the project at both national and local levels. MNR will coordinate with the MIIT the use of GEF funds allocated each year by the UNDP for Component 1 and part of Component 3 activities and carry out regular reporting of achievements through the MIIT in accordance with UNDP rules and procedures.</w:t>
            </w:r>
          </w:p>
        </w:tc>
        <w:tc>
          <w:tcPr>
            <w:tcW w:w="2981" w:type="dxa"/>
            <w:shd w:val="clear" w:color="auto" w:fill="auto"/>
          </w:tcPr>
          <w:p w14:paraId="1E32E70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Within MNR, it is necessary to carry out training on GEF project design, implementation and management, as well as on application of green and low carbon technologies that can bring about energy saving and emission reduction in the P</w:t>
            </w:r>
            <w:r>
              <w:rPr>
                <w:rFonts w:ascii="Calibri" w:hAnsi="Calibri" w:cs="Calibri"/>
                <w:sz w:val="20"/>
                <w:szCs w:val="20"/>
                <w:lang w:eastAsia="zh-CN"/>
              </w:rPr>
              <w:t>CI, particularly in phosphate ore mining and refining, as well as in the sustainable management of mining/refining waste.</w:t>
            </w:r>
          </w:p>
        </w:tc>
      </w:tr>
      <w:tr w:rsidR="00F5335A" w14:paraId="543EB8AF" w14:textId="77777777">
        <w:trPr>
          <w:trHeight w:val="48"/>
          <w:jc w:val="center"/>
        </w:trPr>
        <w:tc>
          <w:tcPr>
            <w:tcW w:w="1525" w:type="dxa"/>
            <w:shd w:val="clear" w:color="auto" w:fill="auto"/>
          </w:tcPr>
          <w:p w14:paraId="1F56363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National Development and Reform Commission (NDRC)</w:t>
            </w:r>
          </w:p>
        </w:tc>
        <w:tc>
          <w:tcPr>
            <w:tcW w:w="4849" w:type="dxa"/>
            <w:shd w:val="clear" w:color="auto" w:fill="auto"/>
          </w:tcPr>
          <w:p w14:paraId="496B7C9B"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As it has done during the preparation phase of this project, the NDRC will participate in and provide guidance in the planning of the proposed project activities to ensure that the project outputs can guide and encourage the participating PCI entities to promote the comprehensive and conserving utilization of the country’s phosphate ore resources, and also put forward suggestions for the planning and policy measures of resource conservation and comprehensive utilization in China.</w:t>
            </w:r>
          </w:p>
        </w:tc>
        <w:tc>
          <w:tcPr>
            <w:tcW w:w="2981" w:type="dxa"/>
            <w:shd w:val="clear" w:color="auto" w:fill="auto"/>
          </w:tcPr>
          <w:p w14:paraId="3B9813DC"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No specific project related trainings are envisaged.</w:t>
            </w:r>
          </w:p>
        </w:tc>
      </w:tr>
      <w:tr w:rsidR="00F5335A" w14:paraId="5F1EC387" w14:textId="77777777">
        <w:trPr>
          <w:trHeight w:val="1790"/>
          <w:jc w:val="center"/>
        </w:trPr>
        <w:tc>
          <w:tcPr>
            <w:tcW w:w="1525" w:type="dxa"/>
            <w:shd w:val="clear" w:color="auto" w:fill="auto"/>
          </w:tcPr>
          <w:p w14:paraId="054002A5"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Ministry of Ecology and Environment (MEE)</w:t>
            </w:r>
          </w:p>
        </w:tc>
        <w:tc>
          <w:tcPr>
            <w:tcW w:w="4849" w:type="dxa"/>
            <w:shd w:val="clear" w:color="auto" w:fill="auto"/>
          </w:tcPr>
          <w:p w14:paraId="03B22B18"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As it has done during the PPG phase, MEE will participate in and guide the planning of this project activities during the implementation phase to ensure that the project outputs can provide intellectual support for China's participation in international climate change negotiations and the implementation of the United Nations Framework Convention on Climate Change (UNFCCC), and contributes to the achievement of the country’s climate change mitigation and NDC targets.</w:t>
            </w:r>
          </w:p>
        </w:tc>
        <w:tc>
          <w:tcPr>
            <w:tcW w:w="2981" w:type="dxa"/>
            <w:shd w:val="clear" w:color="auto" w:fill="auto"/>
          </w:tcPr>
          <w:p w14:paraId="652BDF34"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No specific project related trainings are envisaged.</w:t>
            </w:r>
          </w:p>
        </w:tc>
      </w:tr>
      <w:tr w:rsidR="00F5335A" w14:paraId="15CF9944" w14:textId="77777777">
        <w:trPr>
          <w:trHeight w:val="2683"/>
          <w:jc w:val="center"/>
        </w:trPr>
        <w:tc>
          <w:tcPr>
            <w:tcW w:w="1525" w:type="dxa"/>
            <w:shd w:val="clear" w:color="auto" w:fill="auto"/>
          </w:tcPr>
          <w:p w14:paraId="3A3FF2A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lastRenderedPageBreak/>
              <w:t>Local governments (Sichuan, Yunnan, Guizhou, Hubei)</w:t>
            </w:r>
          </w:p>
        </w:tc>
        <w:tc>
          <w:tcPr>
            <w:tcW w:w="4849" w:type="dxa"/>
            <w:shd w:val="clear" w:color="auto" w:fill="auto"/>
          </w:tcPr>
          <w:p w14:paraId="424BC322"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 Provincial departments of natural resources (DNRs) and industry and information technology (DIITs) are to provide financial support and technical and policy advice in the detailed design and implementation of the demos that will be carried out under the project. Municipal and county-level governments will directly participate in the project activities providing support (e.g., logistical) in the implementation and monitoring and evaluation of the demos and demo replications that will be carried out in their respective localities. During project implementation, the provincial DNRs and DIITs are responsible for supervising municipal and county-level work, including providing technical support, monitoring support, coordination with partners, and capacity-building.</w:t>
            </w:r>
          </w:p>
        </w:tc>
        <w:tc>
          <w:tcPr>
            <w:tcW w:w="2981" w:type="dxa"/>
            <w:shd w:val="clear" w:color="auto" w:fill="auto"/>
          </w:tcPr>
          <w:p w14:paraId="6F89D57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 local government is the target of training for some of the project’s capacity development activities. The training content includes, but not limited to, GEF project management, P</w:t>
            </w:r>
            <w:r>
              <w:rPr>
                <w:rFonts w:ascii="Calibri" w:hAnsi="Calibri" w:cs="Calibri"/>
                <w:sz w:val="20"/>
                <w:szCs w:val="20"/>
                <w:lang w:eastAsia="zh-CN"/>
              </w:rPr>
              <w:t>CI</w:t>
            </w:r>
            <w:r>
              <w:rPr>
                <w:rFonts w:ascii="Calibri" w:eastAsia="Times New Roman" w:hAnsi="Calibri" w:cs="Calibri"/>
                <w:sz w:val="20"/>
                <w:szCs w:val="20"/>
              </w:rPr>
              <w:t xml:space="preserve"> knowledge, P</w:t>
            </w:r>
            <w:r>
              <w:rPr>
                <w:rFonts w:ascii="Calibri" w:hAnsi="Calibri" w:cs="Calibri"/>
                <w:sz w:val="20"/>
                <w:szCs w:val="20"/>
                <w:lang w:eastAsia="zh-CN"/>
              </w:rPr>
              <w:t>CI</w:t>
            </w:r>
            <w:r>
              <w:rPr>
                <w:rFonts w:ascii="Calibri" w:eastAsia="Times New Roman" w:hAnsi="Calibri" w:cs="Calibri"/>
                <w:sz w:val="20"/>
                <w:szCs w:val="20"/>
              </w:rPr>
              <w:t xml:space="preserve"> energy conservation and emission reduction policies and technologies. At the same time, local government staff will also receive more training in the field.</w:t>
            </w:r>
          </w:p>
        </w:tc>
      </w:tr>
      <w:tr w:rsidR="00F5335A" w14:paraId="6814B06D" w14:textId="77777777">
        <w:trPr>
          <w:trHeight w:val="80"/>
          <w:jc w:val="center"/>
        </w:trPr>
        <w:tc>
          <w:tcPr>
            <w:tcW w:w="1525" w:type="dxa"/>
            <w:shd w:val="clear" w:color="auto" w:fill="auto"/>
          </w:tcPr>
          <w:p w14:paraId="5837879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Relevant Scientific Research Institutions </w:t>
            </w:r>
          </w:p>
        </w:tc>
        <w:tc>
          <w:tcPr>
            <w:tcW w:w="4849" w:type="dxa"/>
            <w:shd w:val="clear" w:color="auto" w:fill="auto"/>
          </w:tcPr>
          <w:p w14:paraId="6558928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These are expected to provide technical support in the implementation of research, study, evaluation activities of the project, making use of their expertise and scientific knowledge in the areas of energy saving and green low-carbon technologies as applied to the comprehensive and sustainable utilization of phosphate ore resources in the PCI. These entities are expected to assist in clearly defining and verifying the baseline situation and market prospects regarding the PCI and its value chain. It is also expected to assist in coordinating the research activities of the project with ongoing and planned similar research work both at the national and provincial levels.</w:t>
            </w:r>
          </w:p>
        </w:tc>
        <w:tc>
          <w:tcPr>
            <w:tcW w:w="2981" w:type="dxa"/>
            <w:shd w:val="clear" w:color="auto" w:fill="auto"/>
          </w:tcPr>
          <w:p w14:paraId="11FB1300"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No specific project related trainings are envisaged.</w:t>
            </w:r>
          </w:p>
        </w:tc>
      </w:tr>
      <w:tr w:rsidR="00F5335A" w14:paraId="75A9C127" w14:textId="77777777">
        <w:trPr>
          <w:trHeight w:val="890"/>
          <w:jc w:val="center"/>
        </w:trPr>
        <w:tc>
          <w:tcPr>
            <w:tcW w:w="1525" w:type="dxa"/>
            <w:shd w:val="clear" w:color="auto" w:fill="auto"/>
          </w:tcPr>
          <w:p w14:paraId="7CC14619"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Enterprises and Private Sector Organizations  </w:t>
            </w:r>
          </w:p>
        </w:tc>
        <w:tc>
          <w:tcPr>
            <w:tcW w:w="4849" w:type="dxa"/>
            <w:shd w:val="clear" w:color="auto" w:fill="auto"/>
          </w:tcPr>
          <w:p w14:paraId="1DAB1AA1"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These are expected to provide technical (research, engineering, construction, operation and maintenance) support to the project in the areas of low carbon and efficient comprehensive utilization of phosphate ore resources, cleaner and energy efficient production in the PCI, as well as circular economy type measures such as low-carbon reuse of phosphogypsum and phosphate mining/refining tailings. The participation of enterprises and the private sector in the project will ensure participation of the target beneficiaries, i.e., PCI entities, in guiding the efforts of the project to remove the financial and market barriers to greener, cleaner and more energy efficient PCI.</w:t>
            </w:r>
          </w:p>
        </w:tc>
        <w:tc>
          <w:tcPr>
            <w:tcW w:w="2981" w:type="dxa"/>
            <w:shd w:val="clear" w:color="auto" w:fill="auto"/>
          </w:tcPr>
          <w:p w14:paraId="48295B8B"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Enterprises and private sector organizations are the main beneficiaries of the project, and they will be the main targets of field training. The training they need to receive includes, but not limited to, GEF project management, PCI industry knowledge, PCI industry energy saving and emission reduction policies and technologies, and management, installation, operation and implementation of related facilities. </w:t>
            </w:r>
          </w:p>
        </w:tc>
      </w:tr>
      <w:tr w:rsidR="00F5335A" w14:paraId="2126CD9F" w14:textId="77777777">
        <w:trPr>
          <w:trHeight w:val="2683"/>
          <w:jc w:val="center"/>
        </w:trPr>
        <w:tc>
          <w:tcPr>
            <w:tcW w:w="1525" w:type="dxa"/>
            <w:shd w:val="clear" w:color="auto" w:fill="auto"/>
          </w:tcPr>
          <w:p w14:paraId="0C63F752"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lastRenderedPageBreak/>
              <w:t xml:space="preserve">Non-governmental organizations  </w:t>
            </w:r>
          </w:p>
        </w:tc>
        <w:tc>
          <w:tcPr>
            <w:tcW w:w="4849" w:type="dxa"/>
            <w:shd w:val="clear" w:color="auto" w:fill="auto"/>
          </w:tcPr>
          <w:p w14:paraId="7213CBE5"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Non-governmental organizations at national, provincial and local levels shall participate in the stakeholder consultation processes during project implementation to ensure success of the promotional and capacity development activities of the project. They are also expected to facilitate effective coordination with the activities and projects of non-governmental organizations that contributes to the achievement of the project outcomes/outputs. These entities are also useful in the implementation of the capacity development and promotional activities of the project, where potential synergies can be used </w:t>
            </w:r>
          </w:p>
        </w:tc>
        <w:tc>
          <w:tcPr>
            <w:tcW w:w="2981" w:type="dxa"/>
            <w:shd w:val="clear" w:color="auto" w:fill="auto"/>
          </w:tcPr>
          <w:p w14:paraId="7C81F87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No specific project related trainings are envisaged.</w:t>
            </w:r>
          </w:p>
        </w:tc>
      </w:tr>
    </w:tbl>
    <w:p w14:paraId="68AB0A20" w14:textId="77777777" w:rsidR="00F5335A" w:rsidRDefault="00F5335A">
      <w:pPr>
        <w:spacing w:after="0" w:line="240" w:lineRule="auto"/>
        <w:rPr>
          <w:rFonts w:ascii="Calibri" w:hAnsi="Calibri" w:cs="Calibri"/>
        </w:rPr>
      </w:pPr>
    </w:p>
    <w:p w14:paraId="04B064C4" w14:textId="77777777" w:rsidR="00F5335A" w:rsidRDefault="00795F6F">
      <w:pPr>
        <w:spacing w:after="0" w:line="240" w:lineRule="auto"/>
        <w:rPr>
          <w:rFonts w:ascii="Calibri" w:hAnsi="Calibri" w:cs="Calibri"/>
        </w:rPr>
      </w:pPr>
      <w:r>
        <w:rPr>
          <w:rFonts w:ascii="Calibri" w:hAnsi="Calibri" w:cs="Calibri"/>
        </w:rPr>
        <w:t>Based on the stakeholder analysis and the identified roles of each stakeholder, the following is the summary of the stakeholder plan, showing the means of engagement and engagement schedule.</w:t>
      </w:r>
    </w:p>
    <w:p w14:paraId="7E165F55" w14:textId="77777777" w:rsidR="00F5335A" w:rsidRDefault="00F5335A">
      <w:pPr>
        <w:spacing w:after="0" w:line="240" w:lineRule="auto"/>
        <w:rPr>
          <w:rFonts w:ascii="Calibri" w:hAnsi="Calibri" w:cs="Calibri"/>
        </w:rPr>
      </w:pPr>
    </w:p>
    <w:p w14:paraId="3B543F8F" w14:textId="77777777" w:rsidR="00F5335A" w:rsidRDefault="00795F6F">
      <w:pPr>
        <w:spacing w:after="0" w:line="240" w:lineRule="auto"/>
        <w:jc w:val="center"/>
        <w:rPr>
          <w:rFonts w:ascii="Calibri" w:hAnsi="Calibri" w:cs="Calibri"/>
          <w:b/>
        </w:rPr>
      </w:pPr>
      <w:r>
        <w:rPr>
          <w:rFonts w:ascii="Calibri" w:hAnsi="Calibri" w:cs="Calibri"/>
          <w:b/>
        </w:rPr>
        <w:t>Table 2: Stakeholder Plan</w:t>
      </w:r>
    </w:p>
    <w:p w14:paraId="2A171835" w14:textId="77777777" w:rsidR="00F5335A" w:rsidRDefault="00F5335A">
      <w:pPr>
        <w:spacing w:after="0" w:line="240" w:lineRule="auto"/>
        <w:jc w:val="center"/>
        <w:rPr>
          <w:rFonts w:ascii="Calibri" w:hAnsi="Calibri" w:cs="Calibri"/>
          <w:b/>
        </w:rPr>
      </w:pPr>
    </w:p>
    <w:tbl>
      <w:tblPr>
        <w:tblStyle w:val="TableGrid"/>
        <w:tblW w:w="0" w:type="auto"/>
        <w:jc w:val="center"/>
        <w:tblLayout w:type="fixed"/>
        <w:tblLook w:val="04A0" w:firstRow="1" w:lastRow="0" w:firstColumn="1" w:lastColumn="0" w:noHBand="0" w:noVBand="1"/>
      </w:tblPr>
      <w:tblGrid>
        <w:gridCol w:w="1345"/>
        <w:gridCol w:w="1620"/>
        <w:gridCol w:w="2250"/>
        <w:gridCol w:w="2070"/>
        <w:gridCol w:w="1696"/>
      </w:tblGrid>
      <w:tr w:rsidR="00F5335A" w14:paraId="11B22FAB" w14:textId="77777777">
        <w:trPr>
          <w:tblHeader/>
          <w:jc w:val="center"/>
        </w:trPr>
        <w:tc>
          <w:tcPr>
            <w:tcW w:w="1345" w:type="dxa"/>
            <w:shd w:val="clear" w:color="auto" w:fill="1F4E79" w:themeFill="accent1" w:themeFillShade="80"/>
            <w:vAlign w:val="center"/>
          </w:tcPr>
          <w:p w14:paraId="53087920" w14:textId="77777777" w:rsidR="00F5335A" w:rsidRDefault="00795F6F">
            <w:pPr>
              <w:spacing w:after="0" w:line="240" w:lineRule="auto"/>
              <w:jc w:val="center"/>
              <w:rPr>
                <w:rFonts w:ascii="Calibri" w:hAnsi="Calibri" w:cs="Calibri"/>
                <w:b/>
                <w:color w:val="FFFFFF" w:themeColor="background1"/>
              </w:rPr>
            </w:pPr>
            <w:r>
              <w:rPr>
                <w:rFonts w:ascii="Calibri" w:hAnsi="Calibri" w:cs="Calibri"/>
                <w:b/>
                <w:color w:val="FFFFFF" w:themeColor="background1"/>
              </w:rPr>
              <w:t>Project Stakeholder</w:t>
            </w:r>
          </w:p>
        </w:tc>
        <w:tc>
          <w:tcPr>
            <w:tcW w:w="1620" w:type="dxa"/>
            <w:shd w:val="clear" w:color="auto" w:fill="1F4E79" w:themeFill="accent1" w:themeFillShade="80"/>
            <w:vAlign w:val="center"/>
          </w:tcPr>
          <w:p w14:paraId="071BB298" w14:textId="77777777" w:rsidR="00F5335A" w:rsidRDefault="00795F6F">
            <w:pPr>
              <w:spacing w:after="0" w:line="240" w:lineRule="auto"/>
              <w:jc w:val="center"/>
              <w:rPr>
                <w:rFonts w:ascii="Calibri" w:hAnsi="Calibri" w:cs="Calibri"/>
                <w:b/>
                <w:color w:val="FFFFFF" w:themeColor="background1"/>
              </w:rPr>
            </w:pPr>
            <w:r>
              <w:rPr>
                <w:rFonts w:ascii="Calibri" w:hAnsi="Calibri" w:cs="Calibri"/>
                <w:b/>
                <w:color w:val="FFFFFF" w:themeColor="background1"/>
              </w:rPr>
              <w:t>Stakeholder Interest</w:t>
            </w:r>
          </w:p>
        </w:tc>
        <w:tc>
          <w:tcPr>
            <w:tcW w:w="2250" w:type="dxa"/>
            <w:shd w:val="clear" w:color="auto" w:fill="1F4E79" w:themeFill="accent1" w:themeFillShade="80"/>
            <w:vAlign w:val="center"/>
          </w:tcPr>
          <w:p w14:paraId="4C9F2F42" w14:textId="77777777" w:rsidR="00F5335A" w:rsidRDefault="00795F6F">
            <w:pPr>
              <w:spacing w:after="0" w:line="240" w:lineRule="auto"/>
              <w:jc w:val="center"/>
              <w:rPr>
                <w:rFonts w:ascii="Calibri" w:hAnsi="Calibri" w:cs="Calibri"/>
                <w:b/>
                <w:color w:val="FFFFFF" w:themeColor="background1"/>
              </w:rPr>
            </w:pPr>
            <w:r>
              <w:rPr>
                <w:rFonts w:ascii="Calibri" w:hAnsi="Calibri" w:cs="Calibri"/>
                <w:b/>
                <w:color w:val="FFFFFF" w:themeColor="background1"/>
              </w:rPr>
              <w:t>Roles and Responsibilities in Implementation</w:t>
            </w:r>
          </w:p>
        </w:tc>
        <w:tc>
          <w:tcPr>
            <w:tcW w:w="2070" w:type="dxa"/>
            <w:shd w:val="clear" w:color="auto" w:fill="1F4E79" w:themeFill="accent1" w:themeFillShade="80"/>
            <w:vAlign w:val="center"/>
          </w:tcPr>
          <w:p w14:paraId="11E4E01B" w14:textId="77777777" w:rsidR="00F5335A" w:rsidRDefault="00795F6F">
            <w:pPr>
              <w:spacing w:after="0" w:line="240" w:lineRule="auto"/>
              <w:jc w:val="center"/>
              <w:rPr>
                <w:rFonts w:ascii="Calibri" w:hAnsi="Calibri" w:cs="Calibri"/>
                <w:b/>
                <w:color w:val="FFFFFF" w:themeColor="background1"/>
              </w:rPr>
            </w:pPr>
            <w:r>
              <w:rPr>
                <w:rFonts w:ascii="Calibri" w:hAnsi="Calibri" w:cs="Calibri"/>
                <w:b/>
                <w:color w:val="FFFFFF" w:themeColor="background1"/>
              </w:rPr>
              <w:t>Means of Engagement in the Project</w:t>
            </w:r>
          </w:p>
        </w:tc>
        <w:tc>
          <w:tcPr>
            <w:tcW w:w="1696" w:type="dxa"/>
            <w:shd w:val="clear" w:color="auto" w:fill="1F4E79" w:themeFill="accent1" w:themeFillShade="80"/>
            <w:vAlign w:val="center"/>
          </w:tcPr>
          <w:p w14:paraId="14761938" w14:textId="77777777" w:rsidR="00F5335A" w:rsidRDefault="00795F6F">
            <w:pPr>
              <w:spacing w:after="0" w:line="240" w:lineRule="auto"/>
              <w:jc w:val="center"/>
              <w:rPr>
                <w:rFonts w:ascii="Calibri" w:hAnsi="Calibri" w:cs="Calibri"/>
                <w:b/>
                <w:color w:val="FFFFFF" w:themeColor="background1"/>
              </w:rPr>
            </w:pPr>
            <w:r>
              <w:rPr>
                <w:rFonts w:ascii="Calibri" w:hAnsi="Calibri" w:cs="Calibri"/>
                <w:b/>
                <w:color w:val="FFFFFF" w:themeColor="background1"/>
              </w:rPr>
              <w:t>Engagement Schedule during Implementation</w:t>
            </w:r>
          </w:p>
        </w:tc>
      </w:tr>
      <w:tr w:rsidR="00F5335A" w14:paraId="141EDEE7" w14:textId="77777777">
        <w:trPr>
          <w:jc w:val="center"/>
        </w:trPr>
        <w:tc>
          <w:tcPr>
            <w:tcW w:w="1345" w:type="dxa"/>
          </w:tcPr>
          <w:p w14:paraId="7BDB810B"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GEF</w:t>
            </w:r>
          </w:p>
        </w:tc>
        <w:tc>
          <w:tcPr>
            <w:tcW w:w="1620" w:type="dxa"/>
          </w:tcPr>
          <w:p w14:paraId="2EF27F9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GHG emission reduction</w:t>
            </w:r>
          </w:p>
        </w:tc>
        <w:tc>
          <w:tcPr>
            <w:tcW w:w="2250" w:type="dxa"/>
          </w:tcPr>
          <w:p w14:paraId="2816137C"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Project financing</w:t>
            </w:r>
          </w:p>
        </w:tc>
        <w:tc>
          <w:tcPr>
            <w:tcW w:w="2070" w:type="dxa"/>
          </w:tcPr>
          <w:p w14:paraId="71F63C08"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Annual reporting</w:t>
            </w:r>
          </w:p>
        </w:tc>
        <w:tc>
          <w:tcPr>
            <w:tcW w:w="1696" w:type="dxa"/>
          </w:tcPr>
          <w:p w14:paraId="0E6A03C2"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Yearly</w:t>
            </w:r>
          </w:p>
        </w:tc>
      </w:tr>
      <w:tr w:rsidR="00F5335A" w14:paraId="7488B04A" w14:textId="77777777">
        <w:trPr>
          <w:jc w:val="center"/>
        </w:trPr>
        <w:tc>
          <w:tcPr>
            <w:tcW w:w="1345" w:type="dxa"/>
          </w:tcPr>
          <w:p w14:paraId="7F5A0AF2"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UNDP</w:t>
            </w:r>
          </w:p>
        </w:tc>
        <w:tc>
          <w:tcPr>
            <w:tcW w:w="1620" w:type="dxa"/>
          </w:tcPr>
          <w:p w14:paraId="3C62ED9C"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Sustainable Development</w:t>
            </w:r>
          </w:p>
        </w:tc>
        <w:tc>
          <w:tcPr>
            <w:tcW w:w="2250" w:type="dxa"/>
          </w:tcPr>
          <w:p w14:paraId="3A4251B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None. As GEF Agency, role is limited to Project oversight.</w:t>
            </w:r>
          </w:p>
        </w:tc>
        <w:tc>
          <w:tcPr>
            <w:tcW w:w="2070" w:type="dxa"/>
          </w:tcPr>
          <w:p w14:paraId="1D459D5E"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Regular consultation and follow-up meetings with implementing partner</w:t>
            </w:r>
          </w:p>
        </w:tc>
        <w:tc>
          <w:tcPr>
            <w:tcW w:w="1696" w:type="dxa"/>
          </w:tcPr>
          <w:p w14:paraId="12B2E85B"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Weekly</w:t>
            </w:r>
          </w:p>
        </w:tc>
      </w:tr>
      <w:tr w:rsidR="00F5335A" w14:paraId="10006F79" w14:textId="77777777">
        <w:trPr>
          <w:jc w:val="center"/>
        </w:trPr>
        <w:tc>
          <w:tcPr>
            <w:tcW w:w="1345" w:type="dxa"/>
          </w:tcPr>
          <w:p w14:paraId="3AE000CB" w14:textId="77777777" w:rsidR="00F5335A" w:rsidRDefault="00795F6F">
            <w:pPr>
              <w:spacing w:after="0" w:line="240" w:lineRule="auto"/>
              <w:rPr>
                <w:rFonts w:ascii="Calibri" w:hAnsi="Calibri" w:cs="Calibri"/>
                <w:sz w:val="20"/>
                <w:szCs w:val="20"/>
                <w:lang w:eastAsia="zh-CN"/>
              </w:rPr>
            </w:pPr>
            <w:r>
              <w:rPr>
                <w:rFonts w:ascii="Calibri" w:hAnsi="Calibri" w:cs="Calibri"/>
                <w:sz w:val="20"/>
                <w:szCs w:val="20"/>
                <w:lang w:eastAsia="zh-CN"/>
              </w:rPr>
              <w:t>MIIT</w:t>
            </w:r>
          </w:p>
        </w:tc>
        <w:tc>
          <w:tcPr>
            <w:tcW w:w="1620" w:type="dxa"/>
          </w:tcPr>
          <w:p w14:paraId="3E8B339A"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Energy saving and emission reduction in phosphate chemicals production</w:t>
            </w:r>
          </w:p>
        </w:tc>
        <w:tc>
          <w:tcPr>
            <w:tcW w:w="2250" w:type="dxa"/>
          </w:tcPr>
          <w:p w14:paraId="7D477C33"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MIIT is the project implementation partner and is the executive member of the project steering committee. It is responsible for the organization, management and implementation of the project activities, particularly those in phosphate chemicals production and waste management in that PCI sub-sector.</w:t>
            </w:r>
          </w:p>
        </w:tc>
        <w:tc>
          <w:tcPr>
            <w:tcW w:w="2070" w:type="dxa"/>
            <w:vAlign w:val="center"/>
          </w:tcPr>
          <w:p w14:paraId="3A74A7E4"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Project activity monitoring and reporting; daily project management, coordination with project partners, QPR and PIR reporting.</w:t>
            </w:r>
          </w:p>
        </w:tc>
        <w:tc>
          <w:tcPr>
            <w:tcW w:w="1696" w:type="dxa"/>
          </w:tcPr>
          <w:p w14:paraId="285996F1"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Daily</w:t>
            </w:r>
          </w:p>
        </w:tc>
      </w:tr>
      <w:tr w:rsidR="00F5335A" w14:paraId="536AD2F5" w14:textId="77777777">
        <w:trPr>
          <w:jc w:val="center"/>
        </w:trPr>
        <w:tc>
          <w:tcPr>
            <w:tcW w:w="1345" w:type="dxa"/>
          </w:tcPr>
          <w:p w14:paraId="7BC13937" w14:textId="77777777" w:rsidR="00F5335A" w:rsidRDefault="00795F6F">
            <w:pPr>
              <w:spacing w:after="0" w:line="240" w:lineRule="auto"/>
              <w:rPr>
                <w:rFonts w:ascii="Calibri" w:eastAsiaTheme="minorEastAsia" w:hAnsi="Calibri" w:cs="Calibri"/>
                <w:sz w:val="20"/>
                <w:szCs w:val="20"/>
                <w:lang w:eastAsia="zh-CN"/>
              </w:rPr>
            </w:pPr>
            <w:r>
              <w:rPr>
                <w:rFonts w:ascii="Calibri" w:eastAsiaTheme="minorEastAsia" w:hAnsi="Calibri" w:cs="Calibri"/>
                <w:sz w:val="20"/>
                <w:szCs w:val="20"/>
                <w:lang w:eastAsia="zh-CN"/>
              </w:rPr>
              <w:t>MNR</w:t>
            </w:r>
          </w:p>
        </w:tc>
        <w:tc>
          <w:tcPr>
            <w:tcW w:w="1620" w:type="dxa"/>
          </w:tcPr>
          <w:p w14:paraId="3EBCDF0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Energy saving and emission reduction in phosphate mining and beneficiation</w:t>
            </w:r>
          </w:p>
        </w:tc>
        <w:tc>
          <w:tcPr>
            <w:tcW w:w="2250" w:type="dxa"/>
          </w:tcPr>
          <w:p w14:paraId="6EC4E6A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MNR is a responsible partner of the project that will assist the MIIT in the project implementation and management. MNR is responsible for the organization, </w:t>
            </w:r>
            <w:r>
              <w:rPr>
                <w:rFonts w:ascii="Calibri" w:eastAsia="Times New Roman" w:hAnsi="Calibri" w:cs="Calibri"/>
                <w:sz w:val="20"/>
                <w:szCs w:val="20"/>
              </w:rPr>
              <w:lastRenderedPageBreak/>
              <w:t>management and implementation of the project activities in phosphate mining, beneficiation and waste management in that PCI sub-sector.</w:t>
            </w:r>
          </w:p>
        </w:tc>
        <w:tc>
          <w:tcPr>
            <w:tcW w:w="2070" w:type="dxa"/>
            <w:vAlign w:val="center"/>
          </w:tcPr>
          <w:p w14:paraId="12D2AAEF"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lastRenderedPageBreak/>
              <w:t>Project activity monitoring and reporting; daily project management, coordination with project partners, QPR and PIR reporting.</w:t>
            </w:r>
          </w:p>
        </w:tc>
        <w:tc>
          <w:tcPr>
            <w:tcW w:w="1696" w:type="dxa"/>
          </w:tcPr>
          <w:p w14:paraId="36F440E8"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Daily</w:t>
            </w:r>
          </w:p>
        </w:tc>
      </w:tr>
      <w:tr w:rsidR="00F5335A" w14:paraId="1CC31243" w14:textId="77777777">
        <w:trPr>
          <w:jc w:val="center"/>
        </w:trPr>
        <w:tc>
          <w:tcPr>
            <w:tcW w:w="1345" w:type="dxa"/>
          </w:tcPr>
          <w:p w14:paraId="442BD034" w14:textId="77777777" w:rsidR="00F5335A" w:rsidRDefault="00795F6F">
            <w:pPr>
              <w:spacing w:after="0" w:line="240" w:lineRule="auto"/>
              <w:rPr>
                <w:rFonts w:ascii="Calibri" w:hAnsi="Calibri" w:cs="Calibri"/>
                <w:sz w:val="20"/>
                <w:szCs w:val="20"/>
                <w:lang w:eastAsia="zh-CN"/>
              </w:rPr>
            </w:pPr>
            <w:r>
              <w:rPr>
                <w:rFonts w:ascii="Calibri" w:eastAsia="Times New Roman" w:hAnsi="Calibri" w:cs="Calibri"/>
                <w:sz w:val="20"/>
                <w:szCs w:val="20"/>
              </w:rPr>
              <w:t>National Development and Reform Commission (NDRC)</w:t>
            </w:r>
          </w:p>
        </w:tc>
        <w:tc>
          <w:tcPr>
            <w:tcW w:w="1620" w:type="dxa"/>
          </w:tcPr>
          <w:p w14:paraId="5FDF3481"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Promote national energy conservation and emission reduction</w:t>
            </w:r>
          </w:p>
        </w:tc>
        <w:tc>
          <w:tcPr>
            <w:tcW w:w="2250" w:type="dxa"/>
          </w:tcPr>
          <w:p w14:paraId="10EE1BFF"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Provide suggestions for policies on energy saving and emission reduction in the PCI; and in the promotion of the implementation of the policies.</w:t>
            </w:r>
          </w:p>
        </w:tc>
        <w:tc>
          <w:tcPr>
            <w:tcW w:w="2070" w:type="dxa"/>
          </w:tcPr>
          <w:p w14:paraId="19B4C507"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PSC Meeting</w:t>
            </w:r>
          </w:p>
        </w:tc>
        <w:tc>
          <w:tcPr>
            <w:tcW w:w="1696" w:type="dxa"/>
          </w:tcPr>
          <w:p w14:paraId="46F76AA5"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As scheduled</w:t>
            </w:r>
          </w:p>
        </w:tc>
      </w:tr>
      <w:tr w:rsidR="00F5335A" w14:paraId="531C5DF3" w14:textId="77777777">
        <w:trPr>
          <w:jc w:val="center"/>
        </w:trPr>
        <w:tc>
          <w:tcPr>
            <w:tcW w:w="1345" w:type="dxa"/>
          </w:tcPr>
          <w:p w14:paraId="02A05169" w14:textId="77777777" w:rsidR="00F5335A" w:rsidRDefault="00795F6F">
            <w:pPr>
              <w:spacing w:after="0" w:line="240" w:lineRule="auto"/>
              <w:rPr>
                <w:rFonts w:ascii="Calibri" w:hAnsi="Calibri" w:cs="Calibri"/>
                <w:sz w:val="20"/>
                <w:szCs w:val="20"/>
                <w:lang w:eastAsia="zh-CN"/>
              </w:rPr>
            </w:pPr>
            <w:r>
              <w:rPr>
                <w:rFonts w:ascii="Calibri" w:eastAsia="Times New Roman" w:hAnsi="Calibri" w:cs="Calibri"/>
                <w:sz w:val="20"/>
                <w:szCs w:val="20"/>
              </w:rPr>
              <w:t>Ministry of Ecology and Environment (MEE)</w:t>
            </w:r>
          </w:p>
        </w:tc>
        <w:tc>
          <w:tcPr>
            <w:tcW w:w="1620" w:type="dxa"/>
            <w:vAlign w:val="center"/>
          </w:tcPr>
          <w:p w14:paraId="5B5FDE0B"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GHG emission reduction</w:t>
            </w:r>
          </w:p>
        </w:tc>
        <w:tc>
          <w:tcPr>
            <w:tcW w:w="2250" w:type="dxa"/>
            <w:vAlign w:val="center"/>
          </w:tcPr>
          <w:p w14:paraId="07D62EFC"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Provide technical and policy support on climate change mitigation and GHG monitoring-related issues in the PCI.</w:t>
            </w:r>
          </w:p>
        </w:tc>
        <w:tc>
          <w:tcPr>
            <w:tcW w:w="2070" w:type="dxa"/>
            <w:vAlign w:val="center"/>
          </w:tcPr>
          <w:p w14:paraId="3ED51BA4"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PSC Meeting</w:t>
            </w:r>
          </w:p>
        </w:tc>
        <w:tc>
          <w:tcPr>
            <w:tcW w:w="1696" w:type="dxa"/>
          </w:tcPr>
          <w:p w14:paraId="10922EDC"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As scheduled</w:t>
            </w:r>
          </w:p>
        </w:tc>
      </w:tr>
      <w:tr w:rsidR="00F5335A" w14:paraId="5B6FE089" w14:textId="77777777">
        <w:trPr>
          <w:jc w:val="center"/>
        </w:trPr>
        <w:tc>
          <w:tcPr>
            <w:tcW w:w="1345" w:type="dxa"/>
          </w:tcPr>
          <w:p w14:paraId="024D1DAE" w14:textId="77777777" w:rsidR="00F5335A" w:rsidRDefault="00795F6F">
            <w:pPr>
              <w:spacing w:after="0" w:line="240" w:lineRule="auto"/>
              <w:rPr>
                <w:rFonts w:ascii="Calibri" w:hAnsi="Calibri" w:cs="Calibri"/>
                <w:sz w:val="20"/>
                <w:szCs w:val="20"/>
                <w:lang w:eastAsia="zh-CN"/>
              </w:rPr>
            </w:pPr>
            <w:r>
              <w:rPr>
                <w:rFonts w:ascii="Calibri" w:eastAsia="Times New Roman" w:hAnsi="Calibri" w:cs="Calibri"/>
                <w:sz w:val="20"/>
                <w:szCs w:val="20"/>
              </w:rPr>
              <w:t>Local governments, including Sichuan, Yunnan, Guizhou, Hubei etc.</w:t>
            </w:r>
          </w:p>
        </w:tc>
        <w:tc>
          <w:tcPr>
            <w:tcW w:w="1620" w:type="dxa"/>
          </w:tcPr>
          <w:p w14:paraId="63784CFD"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Low carbon and energy saving development of local PCI industry</w:t>
            </w:r>
          </w:p>
        </w:tc>
        <w:tc>
          <w:tcPr>
            <w:tcW w:w="2250" w:type="dxa"/>
          </w:tcPr>
          <w:p w14:paraId="192E6945"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Participate in detailed project design and implementation, provide guidance and support in the implementation, monitoring and reporting of implemented project activities.</w:t>
            </w:r>
          </w:p>
        </w:tc>
        <w:tc>
          <w:tcPr>
            <w:tcW w:w="2070" w:type="dxa"/>
          </w:tcPr>
          <w:p w14:paraId="24894101"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Project activity monitoring and reporting</w:t>
            </w:r>
          </w:p>
        </w:tc>
        <w:tc>
          <w:tcPr>
            <w:tcW w:w="1696" w:type="dxa"/>
          </w:tcPr>
          <w:p w14:paraId="408F7B09"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Quarterly</w:t>
            </w:r>
          </w:p>
        </w:tc>
      </w:tr>
      <w:tr w:rsidR="00F5335A" w14:paraId="1F986380" w14:textId="77777777">
        <w:trPr>
          <w:jc w:val="center"/>
        </w:trPr>
        <w:tc>
          <w:tcPr>
            <w:tcW w:w="1345" w:type="dxa"/>
          </w:tcPr>
          <w:p w14:paraId="6E05C08F" w14:textId="77777777" w:rsidR="00F5335A" w:rsidRDefault="00795F6F">
            <w:pPr>
              <w:spacing w:after="0" w:line="240" w:lineRule="auto"/>
              <w:rPr>
                <w:rFonts w:ascii="Calibri" w:hAnsi="Calibri" w:cs="Calibri"/>
                <w:sz w:val="20"/>
                <w:szCs w:val="20"/>
                <w:lang w:eastAsia="zh-CN"/>
              </w:rPr>
            </w:pPr>
            <w:r>
              <w:rPr>
                <w:rFonts w:ascii="Calibri" w:eastAsia="Times New Roman" w:hAnsi="Calibri" w:cs="Calibri"/>
                <w:sz w:val="20"/>
                <w:szCs w:val="20"/>
              </w:rPr>
              <w:t xml:space="preserve">Relevant scientific research institutions </w:t>
            </w:r>
          </w:p>
        </w:tc>
        <w:tc>
          <w:tcPr>
            <w:tcW w:w="1620" w:type="dxa"/>
          </w:tcPr>
          <w:p w14:paraId="6DB91127"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The practice of PCI low-carbon energy-saving policy research and the best practice of PCI low-carbon energy-saving technology</w:t>
            </w:r>
          </w:p>
        </w:tc>
        <w:tc>
          <w:tcPr>
            <w:tcW w:w="2250" w:type="dxa"/>
          </w:tcPr>
          <w:p w14:paraId="6FD3F1E3"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Participation in the implementation of policy research and technical studies of the project.</w:t>
            </w:r>
          </w:p>
        </w:tc>
        <w:tc>
          <w:tcPr>
            <w:tcW w:w="2070" w:type="dxa"/>
          </w:tcPr>
          <w:p w14:paraId="30F380E2"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Project activity monitoring and reporting</w:t>
            </w:r>
          </w:p>
        </w:tc>
        <w:tc>
          <w:tcPr>
            <w:tcW w:w="1696" w:type="dxa"/>
          </w:tcPr>
          <w:p w14:paraId="08A43BD7"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Quarterly</w:t>
            </w:r>
          </w:p>
        </w:tc>
      </w:tr>
      <w:tr w:rsidR="00F5335A" w14:paraId="0D5B432E" w14:textId="77777777">
        <w:trPr>
          <w:jc w:val="center"/>
        </w:trPr>
        <w:tc>
          <w:tcPr>
            <w:tcW w:w="1345" w:type="dxa"/>
          </w:tcPr>
          <w:p w14:paraId="342DE869" w14:textId="77777777" w:rsidR="00F5335A" w:rsidRDefault="00795F6F">
            <w:pPr>
              <w:spacing w:after="0" w:line="240" w:lineRule="auto"/>
              <w:rPr>
                <w:rFonts w:ascii="Calibri" w:hAnsi="Calibri" w:cs="Calibri"/>
                <w:sz w:val="20"/>
                <w:szCs w:val="20"/>
                <w:lang w:eastAsia="zh-CN"/>
              </w:rPr>
            </w:pPr>
            <w:r>
              <w:rPr>
                <w:rFonts w:ascii="Calibri" w:eastAsia="Times New Roman" w:hAnsi="Calibri" w:cs="Calibri"/>
                <w:sz w:val="20"/>
                <w:szCs w:val="20"/>
              </w:rPr>
              <w:t xml:space="preserve">Enterprises and private sector organizations  </w:t>
            </w:r>
          </w:p>
        </w:tc>
        <w:tc>
          <w:tcPr>
            <w:tcW w:w="1620" w:type="dxa"/>
          </w:tcPr>
          <w:p w14:paraId="6039E5D9" w14:textId="77777777" w:rsidR="00F5335A" w:rsidRDefault="00795F6F">
            <w:pPr>
              <w:spacing w:after="0" w:line="240" w:lineRule="auto"/>
              <w:rPr>
                <w:rFonts w:ascii="Calibri" w:eastAsia="Times New Roman" w:hAnsi="Calibri" w:cs="Calibri"/>
                <w:sz w:val="20"/>
                <w:szCs w:val="20"/>
              </w:rPr>
            </w:pPr>
            <w:r>
              <w:rPr>
                <w:rFonts w:ascii="Calibri" w:eastAsia="Times New Roman" w:hAnsi="Calibri" w:cs="Calibri"/>
                <w:sz w:val="20"/>
                <w:szCs w:val="20"/>
              </w:rPr>
              <w:t>Improve production efficiency, reduce energy consumption and reduce carbon emissions.</w:t>
            </w:r>
          </w:p>
        </w:tc>
        <w:tc>
          <w:tcPr>
            <w:tcW w:w="2250" w:type="dxa"/>
          </w:tcPr>
          <w:p w14:paraId="2833B0A4" w14:textId="77777777" w:rsidR="00F5335A" w:rsidRDefault="00795F6F">
            <w:pPr>
              <w:spacing w:after="0" w:line="240" w:lineRule="auto"/>
              <w:rPr>
                <w:rFonts w:ascii="Calibri" w:eastAsiaTheme="minorEastAsia" w:hAnsi="Calibri" w:cs="Calibri"/>
                <w:sz w:val="20"/>
                <w:szCs w:val="20"/>
                <w:lang w:eastAsia="zh-CN"/>
              </w:rPr>
            </w:pPr>
            <w:r>
              <w:rPr>
                <w:rFonts w:ascii="Calibri" w:eastAsiaTheme="minorEastAsia" w:hAnsi="Calibri" w:cs="Calibri"/>
                <w:sz w:val="20"/>
                <w:szCs w:val="20"/>
                <w:lang w:eastAsia="zh-CN"/>
              </w:rPr>
              <w:t>Detailed design, engineering, installation, operation and maintenance, as well as performance evaluation and reporting of demonstration activities</w:t>
            </w:r>
          </w:p>
        </w:tc>
        <w:tc>
          <w:tcPr>
            <w:tcW w:w="2070" w:type="dxa"/>
          </w:tcPr>
          <w:p w14:paraId="620C5240"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Implementation of Components 1</w:t>
            </w:r>
            <w:r>
              <w:rPr>
                <w:rFonts w:ascii="Calibri" w:hAnsi="Calibri" w:cs="Calibri"/>
                <w:sz w:val="20"/>
                <w:szCs w:val="20"/>
                <w:lang w:eastAsia="zh-CN"/>
              </w:rPr>
              <w:t xml:space="preserve">, </w:t>
            </w:r>
            <w:r>
              <w:rPr>
                <w:rFonts w:ascii="Calibri" w:hAnsi="Calibri" w:cs="Calibri"/>
                <w:sz w:val="20"/>
                <w:szCs w:val="20"/>
              </w:rPr>
              <w:t>2 and 3 activities.</w:t>
            </w:r>
          </w:p>
        </w:tc>
        <w:tc>
          <w:tcPr>
            <w:tcW w:w="1696" w:type="dxa"/>
          </w:tcPr>
          <w:p w14:paraId="0DBC56D1" w14:textId="77777777" w:rsidR="00F5335A" w:rsidRDefault="00795F6F">
            <w:pPr>
              <w:spacing w:after="0" w:line="240" w:lineRule="auto"/>
              <w:rPr>
                <w:rFonts w:ascii="Calibri" w:eastAsia="Times New Roman" w:hAnsi="Calibri" w:cs="Calibri"/>
                <w:sz w:val="20"/>
                <w:szCs w:val="20"/>
              </w:rPr>
            </w:pPr>
            <w:r>
              <w:rPr>
                <w:rFonts w:ascii="Calibri" w:hAnsi="Calibri" w:cs="Calibri"/>
                <w:sz w:val="20"/>
                <w:szCs w:val="20"/>
              </w:rPr>
              <w:t>As scheduled</w:t>
            </w:r>
          </w:p>
        </w:tc>
      </w:tr>
    </w:tbl>
    <w:p w14:paraId="012CF87B" w14:textId="77777777" w:rsidR="00F5335A" w:rsidRDefault="00795F6F">
      <w:pPr>
        <w:spacing w:after="0" w:line="240" w:lineRule="auto"/>
        <w:rPr>
          <w:rFonts w:ascii="Calibri" w:hAnsi="Calibri" w:cs="Calibri"/>
          <w:b/>
          <w:bCs/>
        </w:rPr>
      </w:pPr>
      <w:r>
        <w:rPr>
          <w:rFonts w:ascii="Calibri" w:hAnsi="Calibri" w:cs="Calibri"/>
        </w:rPr>
        <w:br w:type="page"/>
      </w:r>
    </w:p>
    <w:p w14:paraId="35454613" w14:textId="77777777" w:rsidR="00F5335A" w:rsidRDefault="00795F6F">
      <w:pPr>
        <w:keepNext/>
        <w:spacing w:after="0" w:line="240" w:lineRule="auto"/>
        <w:jc w:val="both"/>
        <w:outlineLvl w:val="1"/>
        <w:rPr>
          <w:rFonts w:ascii="Calibri" w:hAnsi="Calibri" w:cs="Calibri"/>
          <w:b/>
          <w:bCs/>
        </w:rPr>
      </w:pPr>
      <w:bookmarkStart w:id="2822" w:name="_Toc88064349"/>
      <w:r>
        <w:rPr>
          <w:rFonts w:ascii="Calibri" w:hAnsi="Calibri" w:cs="Calibri"/>
          <w:b/>
          <w:bCs/>
        </w:rPr>
        <w:lastRenderedPageBreak/>
        <w:t>Annex 8: Gender Analysis and Gender Action Plan</w:t>
      </w:r>
      <w:bookmarkEnd w:id="2822"/>
      <w:r>
        <w:rPr>
          <w:rFonts w:ascii="Calibri" w:hAnsi="Calibri" w:cs="Calibri"/>
          <w:b/>
          <w:bCs/>
        </w:rPr>
        <w:t xml:space="preserve"> </w:t>
      </w:r>
    </w:p>
    <w:p w14:paraId="3D9E1401" w14:textId="77777777" w:rsidR="00F5335A" w:rsidRDefault="00F5335A">
      <w:pPr>
        <w:keepNext/>
        <w:spacing w:after="0" w:line="240" w:lineRule="auto"/>
        <w:jc w:val="both"/>
        <w:rPr>
          <w:rFonts w:ascii="Calibri" w:hAnsi="Calibri" w:cs="Calibri"/>
          <w:b/>
          <w:bCs/>
        </w:rPr>
      </w:pPr>
    </w:p>
    <w:p w14:paraId="74724C2E" w14:textId="77777777" w:rsidR="00F5335A" w:rsidRDefault="00795F6F">
      <w:pPr>
        <w:spacing w:after="0"/>
        <w:jc w:val="both"/>
        <w:rPr>
          <w:rFonts w:ascii="Calibri" w:hAnsi="Calibri" w:cs="Calibri"/>
          <w:lang w:eastAsia="en-GB"/>
        </w:rPr>
      </w:pPr>
      <w:r>
        <w:rPr>
          <w:rFonts w:ascii="Calibri" w:hAnsi="Calibri" w:cs="Calibri"/>
          <w:lang w:eastAsia="en-GB"/>
        </w:rPr>
        <w:t xml:space="preserve">Gender equity has been mainstreamed on a number of components of the PhosChemEE Project </w:t>
      </w:r>
      <w:r>
        <w:rPr>
          <w:rFonts w:ascii="Calibri" w:hAnsi="Calibri" w:cs="Calibri"/>
          <w:lang w:eastAsia="zh-CN"/>
        </w:rPr>
        <w:t>and</w:t>
      </w:r>
      <w:r>
        <w:rPr>
          <w:rFonts w:ascii="Calibri" w:hAnsi="Calibri" w:cs="Calibri"/>
          <w:lang w:eastAsia="en-GB"/>
        </w:rPr>
        <w:t xml:space="preserve"> a range of activities have been designed and planned to ensure this. </w:t>
      </w:r>
      <w:r>
        <w:rPr>
          <w:rFonts w:ascii="Calibri" w:hAnsi="Calibri" w:cs="Calibri"/>
          <w:lang w:eastAsia="en-GB"/>
        </w:rPr>
        <w:fldChar w:fldCharType="begin"/>
      </w:r>
      <w:r>
        <w:rPr>
          <w:rFonts w:ascii="Calibri" w:hAnsi="Calibri" w:cs="Calibri"/>
          <w:lang w:eastAsia="en-GB"/>
        </w:rPr>
        <w:instrText xml:space="preserve"> REF _Ref86331255 \h  \* MERGEFORMAT </w:instrText>
      </w:r>
      <w:r>
        <w:rPr>
          <w:rFonts w:ascii="Calibri" w:hAnsi="Calibri" w:cs="Calibri"/>
          <w:lang w:eastAsia="en-GB"/>
        </w:rPr>
      </w:r>
      <w:r>
        <w:rPr>
          <w:rFonts w:ascii="Calibri" w:hAnsi="Calibri" w:cs="Calibri"/>
          <w:lang w:eastAsia="en-GB"/>
        </w:rPr>
        <w:fldChar w:fldCharType="separate"/>
      </w:r>
      <w:r>
        <w:rPr>
          <w:rFonts w:ascii="Calibri" w:hAnsi="Calibri" w:cs="Calibri"/>
          <w:b/>
          <w:color w:val="2E74B5"/>
          <w:lang w:eastAsia="zh-CN"/>
        </w:rPr>
        <w:t>Table 1</w:t>
      </w:r>
      <w:r>
        <w:rPr>
          <w:rFonts w:ascii="Calibri" w:hAnsi="Calibri" w:cs="Calibri"/>
          <w:lang w:eastAsia="en-GB"/>
        </w:rPr>
        <w:fldChar w:fldCharType="end"/>
      </w:r>
      <w:r>
        <w:rPr>
          <w:rFonts w:ascii="Calibri" w:hAnsi="Calibri" w:cs="Calibri"/>
          <w:lang w:eastAsia="en-GB"/>
        </w:rPr>
        <w:t xml:space="preserve"> below shows the success indicators and targets for these activities and a gender action plan with specific </w:t>
      </w:r>
      <w:r>
        <w:rPr>
          <w:rFonts w:ascii="Calibri" w:hAnsi="Calibri" w:cs="Calibri"/>
          <w:lang w:eastAsia="zh-CN"/>
        </w:rPr>
        <w:t>activities</w:t>
      </w:r>
      <w:r>
        <w:rPr>
          <w:rFonts w:ascii="Calibri" w:hAnsi="Calibri" w:cs="Calibri"/>
          <w:lang w:eastAsia="en-GB"/>
        </w:rPr>
        <w:t xml:space="preserve"> is listed in </w:t>
      </w:r>
      <w:r>
        <w:rPr>
          <w:rFonts w:ascii="Calibri" w:hAnsi="Calibri" w:cs="Calibri"/>
          <w:lang w:eastAsia="en-GB"/>
        </w:rPr>
        <w:fldChar w:fldCharType="begin"/>
      </w:r>
      <w:r>
        <w:rPr>
          <w:rFonts w:ascii="Calibri" w:hAnsi="Calibri" w:cs="Calibri"/>
          <w:lang w:eastAsia="en-GB"/>
        </w:rPr>
        <w:instrText xml:space="preserve"> REF _Ref86331299 \h  \* MERGEFORMAT </w:instrText>
      </w:r>
      <w:r>
        <w:rPr>
          <w:rFonts w:ascii="Calibri" w:hAnsi="Calibri" w:cs="Calibri"/>
          <w:lang w:eastAsia="en-GB"/>
        </w:rPr>
      </w:r>
      <w:r>
        <w:rPr>
          <w:rFonts w:ascii="Calibri" w:hAnsi="Calibri" w:cs="Calibri"/>
          <w:lang w:eastAsia="en-GB"/>
        </w:rPr>
        <w:fldChar w:fldCharType="separate"/>
      </w:r>
      <w:r>
        <w:rPr>
          <w:rFonts w:ascii="Calibri" w:hAnsi="Calibri" w:cs="Calibri"/>
          <w:b/>
          <w:color w:val="2E74B5"/>
          <w:lang w:eastAsia="zh-CN"/>
        </w:rPr>
        <w:t>Table 2</w:t>
      </w:r>
      <w:r>
        <w:rPr>
          <w:rFonts w:ascii="Calibri" w:hAnsi="Calibri" w:cs="Calibri"/>
          <w:lang w:eastAsia="en-GB"/>
        </w:rPr>
        <w:fldChar w:fldCharType="end"/>
      </w:r>
      <w:r>
        <w:rPr>
          <w:rFonts w:ascii="Calibri" w:hAnsi="Calibri" w:cs="Calibri"/>
          <w:lang w:eastAsia="en-GB"/>
        </w:rPr>
        <w:t xml:space="preserve">.   </w:t>
      </w:r>
    </w:p>
    <w:p w14:paraId="5FE172C0" w14:textId="77777777" w:rsidR="00F5335A" w:rsidRDefault="00F5335A">
      <w:pPr>
        <w:spacing w:after="0"/>
        <w:jc w:val="both"/>
        <w:rPr>
          <w:rFonts w:ascii="Calibri" w:hAnsi="Calibri" w:cs="Calibri"/>
          <w:lang w:eastAsia="en-GB"/>
        </w:rPr>
      </w:pPr>
    </w:p>
    <w:p w14:paraId="66FC1B45" w14:textId="77777777" w:rsidR="00F5335A" w:rsidRDefault="00795F6F">
      <w:pPr>
        <w:spacing w:after="0"/>
        <w:jc w:val="both"/>
        <w:rPr>
          <w:rFonts w:ascii="Calibri" w:hAnsi="Calibri" w:cs="Calibri"/>
          <w:lang w:eastAsia="zh-CN"/>
        </w:rPr>
      </w:pPr>
      <w:r>
        <w:rPr>
          <w:rFonts w:ascii="Calibri" w:hAnsi="Calibri" w:cs="Calibri"/>
          <w:lang w:eastAsia="en-GB"/>
        </w:rPr>
        <w:t>Based on the initial surveys and assessment of potential gender issues of the project</w:t>
      </w:r>
      <w:r>
        <w:rPr>
          <w:rFonts w:ascii="Calibri" w:hAnsi="Calibri" w:cs="Calibri"/>
          <w:lang w:eastAsia="zh-CN"/>
        </w:rPr>
        <w:t xml:space="preserve"> (as mentioned in the SESP)</w:t>
      </w:r>
      <w:r>
        <w:rPr>
          <w:rFonts w:ascii="Calibri" w:hAnsi="Calibri" w:cs="Calibri"/>
          <w:lang w:eastAsia="en-GB"/>
        </w:rPr>
        <w:t xml:space="preserve">, </w:t>
      </w:r>
      <w:r>
        <w:rPr>
          <w:rFonts w:ascii="Calibri" w:hAnsi="Calibri" w:cs="Calibri"/>
          <w:lang w:eastAsia="zh-CN"/>
        </w:rPr>
        <w:t xml:space="preserve">the </w:t>
      </w:r>
      <w:r>
        <w:rPr>
          <w:rFonts w:ascii="Calibri" w:hAnsi="Calibri" w:cs="Calibri"/>
          <w:lang w:eastAsia="en-GB"/>
        </w:rPr>
        <w:t xml:space="preserve">PhosChemEE </w:t>
      </w:r>
      <w:r>
        <w:rPr>
          <w:rFonts w:ascii="Calibri" w:hAnsi="Calibri" w:cs="Calibri"/>
          <w:lang w:eastAsia="zh-CN"/>
        </w:rPr>
        <w:t>Project as a whole does not have too much of a negative impact on gender equity, and in some ways has a positive effect. Firstly, implementation of this project will improve the technical level and reduce the intensity of labor in the PCI, which will in turn improve the work environment, job adaptability and enhanced chances of job advancement for women who are in some form or another involved in the PCI. Education and professional training opportunities that the proposed project will provide to PCI employees will contribute to improving women’s professional competitiveness in the workplace and expand women’s scope of employment in the underdeveloped and agriculture-based regions of the country, some of which include the planned demo sites of the proposed project. Secondly, the implementation of this project will directly improve the quality of local ecological environment and indirectly improve women's and children's health. Thirdly, the implementation of this project will help ensure agriculture and food security through the reduction of rural pollution, and thus reduce the risk in women’s major source of income in these regions.</w:t>
      </w:r>
    </w:p>
    <w:p w14:paraId="70AF1901" w14:textId="77777777" w:rsidR="00F5335A" w:rsidRDefault="00F5335A">
      <w:pPr>
        <w:spacing w:after="0"/>
        <w:jc w:val="both"/>
        <w:rPr>
          <w:rFonts w:ascii="Calibri" w:hAnsi="Calibri" w:cs="Calibri"/>
          <w:lang w:eastAsia="zh-CN"/>
        </w:rPr>
      </w:pPr>
    </w:p>
    <w:p w14:paraId="085F2DA2" w14:textId="77777777" w:rsidR="00F5335A" w:rsidRDefault="00795F6F">
      <w:pPr>
        <w:spacing w:after="0"/>
        <w:jc w:val="both"/>
        <w:rPr>
          <w:rFonts w:ascii="Calibri" w:hAnsi="Calibri" w:cs="Calibri"/>
          <w:lang w:eastAsia="ja-JP"/>
        </w:rPr>
      </w:pPr>
      <w:r>
        <w:rPr>
          <w:rFonts w:ascii="Calibri" w:hAnsi="Calibri" w:cs="Calibri"/>
          <w:lang w:eastAsia="zh-CN"/>
        </w:rPr>
        <w:t>However, since many of the on-the-ground activities the PhosChemEE Project are in the underdeveloped western regions of China, the potential negative impacts of the project may include p</w:t>
      </w:r>
      <w:r>
        <w:rPr>
          <w:rFonts w:ascii="Calibri" w:hAnsi="Calibri" w:cs="Calibri"/>
          <w:lang w:eastAsia="ja-JP"/>
        </w:rPr>
        <w:t xml:space="preserve">otential occurrence of discriminations against women based on gender, especially regarding participation in the design and implementation of the project activities or access to opportunities and benefits. As a key measure to mitigate these impacts, the implementation of the </w:t>
      </w:r>
      <w:r>
        <w:rPr>
          <w:rFonts w:ascii="Calibri" w:hAnsi="Calibri" w:cs="Calibri"/>
          <w:lang w:eastAsia="en-GB"/>
        </w:rPr>
        <w:t xml:space="preserve">PhosChemEE </w:t>
      </w:r>
      <w:r>
        <w:rPr>
          <w:rFonts w:ascii="Calibri" w:hAnsi="Calibri" w:cs="Calibri"/>
          <w:lang w:eastAsia="ja-JP"/>
        </w:rPr>
        <w:t xml:space="preserve">Project must ensure the conduct of a specific capacity development program on gender equality for the stakeholders in these regions of the country. </w:t>
      </w:r>
    </w:p>
    <w:p w14:paraId="4666537A" w14:textId="77777777" w:rsidR="00F5335A" w:rsidRDefault="00F5335A">
      <w:pPr>
        <w:spacing w:after="0"/>
        <w:jc w:val="both"/>
        <w:rPr>
          <w:rFonts w:ascii="Calibri" w:hAnsi="Calibri" w:cs="Calibri"/>
          <w:lang w:eastAsia="ja-JP"/>
        </w:rPr>
      </w:pPr>
    </w:p>
    <w:p w14:paraId="5E9D4EED" w14:textId="77777777" w:rsidR="00F5335A" w:rsidRDefault="00795F6F">
      <w:pPr>
        <w:spacing w:after="0"/>
        <w:jc w:val="both"/>
        <w:rPr>
          <w:rFonts w:ascii="Calibri" w:hAnsi="Calibri" w:cs="Calibri"/>
          <w:lang w:eastAsia="ja-JP"/>
        </w:rPr>
      </w:pPr>
      <w:r>
        <w:rPr>
          <w:rFonts w:ascii="Calibri" w:hAnsi="Calibri" w:cs="Calibri"/>
          <w:lang w:eastAsia="ja-JP"/>
        </w:rPr>
        <w:t>The professional job capacity development interventions of the project will be designed to ensure that there will be equal opportunities for all genders and ages, providing gender responsive capacity development trainings which account for gendered differences in capacity, determined through an initial assessment, as well as through the conduct of training activities at times, and in a manner that does not increase women’s burden of work and that accounts for women’s preferences in regards to how the training courses are delivered. By doing this, men and women in the project areas will benefit from these trainings, which will be designed with the view of rectifying any existing imbalances in technical qualifications of the individuals, and ultimately contributing to the improvement and promotion of gender equality. The training, and capacity building will improve the number of qualified women in China in technical areas such as the green low carbon transformation of phosphorus chemical industry, while enhancing the technique level and participation of women. The monitoring and evaluation of the project activities will include tracking a number of human development indicators, among them would be gender equity, as the number of trained women in the green low carbon transformation of phosphorus chemical industry.</w:t>
      </w:r>
    </w:p>
    <w:p w14:paraId="53E9D19B" w14:textId="77777777" w:rsidR="00F5335A" w:rsidRDefault="00F5335A">
      <w:pPr>
        <w:spacing w:after="0"/>
        <w:rPr>
          <w:rFonts w:ascii="Calibri" w:hAnsi="Calibri" w:cs="Calibri"/>
          <w:lang w:eastAsia="en-GB"/>
        </w:rPr>
      </w:pPr>
    </w:p>
    <w:p w14:paraId="4C1B1CA5" w14:textId="77777777" w:rsidR="00F5335A" w:rsidRDefault="00795F6F">
      <w:pPr>
        <w:pStyle w:val="Caption"/>
        <w:jc w:val="center"/>
        <w:rPr>
          <w:rFonts w:ascii="Calibri" w:hAnsi="Calibri" w:cs="Calibri"/>
          <w:color w:val="2E74B5"/>
          <w:sz w:val="22"/>
          <w:szCs w:val="22"/>
        </w:rPr>
      </w:pPr>
      <w:bookmarkStart w:id="2823" w:name="_Ref86331255"/>
      <w:bookmarkStart w:id="2824" w:name="_Ref86331251"/>
      <w:r>
        <w:rPr>
          <w:rFonts w:ascii="Calibri" w:hAnsi="Calibri" w:cs="Calibri"/>
          <w:color w:val="2E74B5"/>
          <w:sz w:val="22"/>
          <w:szCs w:val="22"/>
          <w:lang w:eastAsia="zh-CN"/>
        </w:rPr>
        <w:lastRenderedPageBreak/>
        <w:t xml:space="preserve">Table </w:t>
      </w:r>
      <w:r>
        <w:rPr>
          <w:rFonts w:ascii="Calibri" w:hAnsi="Calibri" w:cs="Calibri"/>
          <w:b w:val="0"/>
          <w:color w:val="2E74B5"/>
          <w:sz w:val="22"/>
          <w:szCs w:val="22"/>
          <w:lang w:eastAsia="zh-CN"/>
        </w:rPr>
        <w:fldChar w:fldCharType="begin"/>
      </w:r>
      <w:r>
        <w:rPr>
          <w:rFonts w:ascii="Calibri" w:hAnsi="Calibri" w:cs="Calibri"/>
          <w:color w:val="2E74B5"/>
          <w:sz w:val="22"/>
          <w:szCs w:val="22"/>
          <w:lang w:eastAsia="zh-CN"/>
        </w:rPr>
        <w:instrText xml:space="preserve"> SEQ Table \* ARABIC </w:instrText>
      </w:r>
      <w:r>
        <w:rPr>
          <w:rFonts w:ascii="Calibri" w:hAnsi="Calibri" w:cs="Calibri"/>
          <w:b w:val="0"/>
          <w:color w:val="2E74B5"/>
          <w:sz w:val="22"/>
          <w:szCs w:val="22"/>
          <w:lang w:eastAsia="zh-CN"/>
        </w:rPr>
        <w:fldChar w:fldCharType="separate"/>
      </w:r>
      <w:r>
        <w:rPr>
          <w:rFonts w:ascii="Calibri" w:hAnsi="Calibri" w:cs="Calibri"/>
          <w:color w:val="2E74B5"/>
          <w:sz w:val="22"/>
          <w:szCs w:val="22"/>
          <w:lang w:eastAsia="zh-CN"/>
        </w:rPr>
        <w:t>1</w:t>
      </w:r>
      <w:r>
        <w:rPr>
          <w:rFonts w:ascii="Calibri" w:hAnsi="Calibri" w:cs="Calibri"/>
          <w:b w:val="0"/>
          <w:color w:val="2E74B5"/>
          <w:sz w:val="22"/>
          <w:szCs w:val="22"/>
          <w:lang w:eastAsia="zh-CN"/>
        </w:rPr>
        <w:fldChar w:fldCharType="end"/>
      </w:r>
      <w:bookmarkEnd w:id="2823"/>
      <w:r>
        <w:rPr>
          <w:rFonts w:ascii="Calibri" w:hAnsi="Calibri" w:cs="Calibri"/>
          <w:color w:val="2E74B5"/>
          <w:sz w:val="22"/>
          <w:szCs w:val="22"/>
          <w:lang w:eastAsia="zh-CN"/>
        </w:rPr>
        <w:t xml:space="preserve"> Gender-re</w:t>
      </w:r>
      <w:r>
        <w:rPr>
          <w:rFonts w:ascii="Calibri" w:hAnsi="Calibri" w:cs="Calibri"/>
          <w:color w:val="2E74B5"/>
          <w:sz w:val="22"/>
          <w:szCs w:val="22"/>
        </w:rPr>
        <w:t xml:space="preserve">lated Indicators and Targets </w:t>
      </w:r>
      <w:bookmarkStart w:id="2825" w:name="_Ref533788956"/>
      <w:bookmarkEnd w:id="2824"/>
      <w:bookmarkEnd w:id="2825"/>
    </w:p>
    <w:p w14:paraId="4726D104" w14:textId="77777777" w:rsidR="00F5335A" w:rsidRDefault="00F5335A">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2"/>
        <w:gridCol w:w="3478"/>
      </w:tblGrid>
      <w:tr w:rsidR="00F5335A" w14:paraId="682B4924" w14:textId="77777777">
        <w:trPr>
          <w:trHeight w:val="38"/>
          <w:tblHeader/>
        </w:trPr>
        <w:tc>
          <w:tcPr>
            <w:tcW w:w="3140" w:type="pct"/>
            <w:shd w:val="pct10" w:color="auto" w:fill="auto"/>
            <w:vAlign w:val="center"/>
          </w:tcPr>
          <w:p w14:paraId="372D4F96" w14:textId="77777777" w:rsidR="00F5335A" w:rsidRDefault="00795F6F">
            <w:pPr>
              <w:spacing w:after="0"/>
              <w:jc w:val="center"/>
              <w:rPr>
                <w:rFonts w:ascii="Calibri" w:hAnsi="Calibri" w:cs="Calibri"/>
                <w:b/>
                <w:bCs/>
                <w:sz w:val="20"/>
                <w:szCs w:val="20"/>
              </w:rPr>
            </w:pPr>
            <w:r>
              <w:rPr>
                <w:rFonts w:ascii="Calibri" w:hAnsi="Calibri" w:cs="Calibri"/>
                <w:b/>
                <w:bCs/>
                <w:sz w:val="20"/>
                <w:szCs w:val="20"/>
              </w:rPr>
              <w:t>Indicators</w:t>
            </w:r>
          </w:p>
        </w:tc>
        <w:tc>
          <w:tcPr>
            <w:tcW w:w="1860" w:type="pct"/>
            <w:shd w:val="pct10" w:color="auto" w:fill="auto"/>
            <w:vAlign w:val="center"/>
          </w:tcPr>
          <w:p w14:paraId="6052EBC2" w14:textId="77777777" w:rsidR="00F5335A" w:rsidRDefault="00795F6F">
            <w:pPr>
              <w:spacing w:after="0"/>
              <w:jc w:val="center"/>
              <w:rPr>
                <w:rFonts w:ascii="Calibri" w:hAnsi="Calibri" w:cs="Calibri"/>
                <w:b/>
                <w:bCs/>
                <w:sz w:val="20"/>
                <w:szCs w:val="20"/>
              </w:rPr>
            </w:pPr>
            <w:r>
              <w:rPr>
                <w:rFonts w:ascii="Calibri" w:hAnsi="Calibri" w:cs="Calibri"/>
                <w:b/>
                <w:bCs/>
                <w:sz w:val="20"/>
                <w:szCs w:val="20"/>
              </w:rPr>
              <w:t>Means of Verification</w:t>
            </w:r>
          </w:p>
        </w:tc>
      </w:tr>
      <w:tr w:rsidR="00F5335A" w14:paraId="31FAE64E" w14:textId="77777777">
        <w:trPr>
          <w:trHeight w:val="559"/>
        </w:trPr>
        <w:tc>
          <w:tcPr>
            <w:tcW w:w="3140" w:type="pct"/>
          </w:tcPr>
          <w:p w14:paraId="5FA1D7D9" w14:textId="77777777" w:rsidR="00F5335A" w:rsidRDefault="00795F6F">
            <w:pPr>
              <w:spacing w:after="0"/>
              <w:rPr>
                <w:rFonts w:ascii="Calibri" w:hAnsi="Calibri" w:cs="Calibri"/>
                <w:bCs/>
                <w:sz w:val="20"/>
                <w:szCs w:val="20"/>
              </w:rPr>
            </w:pPr>
            <w:r>
              <w:rPr>
                <w:rFonts w:ascii="Calibri" w:hAnsi="Calibri" w:cs="Calibri"/>
                <w:bCs/>
                <w:sz w:val="20"/>
                <w:szCs w:val="20"/>
              </w:rPr>
              <w:t xml:space="preserve">Number of local project developers, equipment suppliers and vendors trained on the design, installation, operation, and business models for </w:t>
            </w:r>
            <w:r>
              <w:rPr>
                <w:rFonts w:ascii="Calibri" w:hAnsi="Calibri" w:cs="Calibri"/>
                <w:sz w:val="20"/>
                <w:szCs w:val="20"/>
                <w:lang w:eastAsia="ja-JP"/>
              </w:rPr>
              <w:t>the applications of low carbon and energy efficient technologies in PCI industries.</w:t>
            </w:r>
            <w:r>
              <w:rPr>
                <w:rFonts w:ascii="Calibri" w:hAnsi="Calibri" w:cs="Calibri"/>
                <w:bCs/>
                <w:sz w:val="20"/>
                <w:szCs w:val="20"/>
              </w:rPr>
              <w:t xml:space="preserve"> The percentage of women in the mid-term </w:t>
            </w:r>
            <w:r>
              <w:rPr>
                <w:rFonts w:ascii="Calibri" w:hAnsi="Calibri" w:cs="Calibri"/>
                <w:bCs/>
                <w:sz w:val="20"/>
                <w:szCs w:val="20"/>
                <w:lang w:eastAsia="zh-CN"/>
              </w:rPr>
              <w:t xml:space="preserve">project </w:t>
            </w:r>
            <w:r>
              <w:rPr>
                <w:rFonts w:ascii="Calibri" w:hAnsi="Calibri" w:cs="Calibri"/>
                <w:bCs/>
                <w:sz w:val="20"/>
                <w:szCs w:val="20"/>
              </w:rPr>
              <w:t xml:space="preserve">is </w:t>
            </w:r>
            <w:r>
              <w:rPr>
                <w:rFonts w:ascii="Calibri" w:hAnsi="Calibri" w:cs="Calibri"/>
                <w:b/>
                <w:bCs/>
                <w:sz w:val="20"/>
                <w:szCs w:val="20"/>
              </w:rPr>
              <w:t xml:space="preserve">at least </w:t>
            </w:r>
            <w:r>
              <w:rPr>
                <w:rFonts w:ascii="Calibri" w:hAnsi="Calibri" w:cs="Calibri"/>
                <w:b/>
                <w:sz w:val="20"/>
                <w:szCs w:val="20"/>
              </w:rPr>
              <w:t>25</w:t>
            </w:r>
            <w:r>
              <w:rPr>
                <w:rFonts w:ascii="Calibri" w:hAnsi="Calibri" w:cs="Calibri"/>
                <w:b/>
                <w:bCs/>
                <w:sz w:val="20"/>
                <w:szCs w:val="20"/>
              </w:rPr>
              <w:t>%</w:t>
            </w:r>
            <w:r>
              <w:rPr>
                <w:rFonts w:ascii="Calibri" w:hAnsi="Calibri" w:cs="Calibri"/>
                <w:sz w:val="20"/>
                <w:szCs w:val="20"/>
              </w:rPr>
              <w:t xml:space="preserve">, and </w:t>
            </w:r>
            <w:r>
              <w:rPr>
                <w:rFonts w:ascii="Calibri" w:hAnsi="Calibri" w:cs="Calibri"/>
                <w:bCs/>
                <w:sz w:val="20"/>
                <w:szCs w:val="20"/>
                <w:lang w:eastAsia="zh-CN"/>
              </w:rPr>
              <w:t xml:space="preserve">the female proportion of women is </w:t>
            </w:r>
            <w:r>
              <w:rPr>
                <w:rFonts w:ascii="Calibri" w:hAnsi="Calibri" w:cs="Calibri"/>
                <w:b/>
                <w:sz w:val="20"/>
                <w:szCs w:val="20"/>
                <w:lang w:eastAsia="zh-CN"/>
              </w:rPr>
              <w:t>at least 40%</w:t>
            </w:r>
            <w:r>
              <w:rPr>
                <w:rFonts w:ascii="Calibri" w:hAnsi="Calibri" w:cs="Calibri"/>
                <w:bCs/>
                <w:sz w:val="20"/>
                <w:szCs w:val="20"/>
                <w:lang w:eastAsia="zh-CN"/>
              </w:rPr>
              <w:t xml:space="preserve"> at the end of the project.</w:t>
            </w:r>
          </w:p>
        </w:tc>
        <w:tc>
          <w:tcPr>
            <w:tcW w:w="1860" w:type="pct"/>
          </w:tcPr>
          <w:p w14:paraId="5EE27DA4" w14:textId="77777777" w:rsidR="00F5335A" w:rsidRDefault="00795F6F">
            <w:pPr>
              <w:spacing w:after="0"/>
              <w:rPr>
                <w:rFonts w:ascii="Calibri" w:hAnsi="Calibri" w:cs="Calibri"/>
                <w:sz w:val="20"/>
                <w:szCs w:val="20"/>
              </w:rPr>
            </w:pPr>
            <w:r>
              <w:rPr>
                <w:rFonts w:ascii="Calibri" w:hAnsi="Calibri" w:cs="Calibri"/>
                <w:sz w:val="20"/>
                <w:szCs w:val="20"/>
              </w:rPr>
              <w:t>Documentation on the training program including the profiles of the trainees; Documentation on the training course implementation including post training evaluation.</w:t>
            </w:r>
          </w:p>
        </w:tc>
      </w:tr>
      <w:tr w:rsidR="00F5335A" w14:paraId="6274CEC8" w14:textId="77777777">
        <w:trPr>
          <w:trHeight w:val="562"/>
        </w:trPr>
        <w:tc>
          <w:tcPr>
            <w:tcW w:w="3140" w:type="pct"/>
          </w:tcPr>
          <w:p w14:paraId="0161FD21" w14:textId="77777777" w:rsidR="00F5335A" w:rsidRDefault="00795F6F">
            <w:pPr>
              <w:spacing w:after="0"/>
              <w:rPr>
                <w:rFonts w:ascii="Calibri" w:hAnsi="Calibri" w:cs="Calibri"/>
                <w:bCs/>
                <w:sz w:val="20"/>
                <w:szCs w:val="20"/>
              </w:rPr>
            </w:pPr>
            <w:r>
              <w:rPr>
                <w:rFonts w:ascii="Calibri" w:hAnsi="Calibri" w:cs="Calibri"/>
                <w:bCs/>
                <w:sz w:val="20"/>
                <w:szCs w:val="20"/>
              </w:rPr>
              <w:t xml:space="preserve">Number of enterprise level promoters, technicians, administrators trained on relevant subjects for successful management and operation of </w:t>
            </w:r>
            <w:r>
              <w:rPr>
                <w:rFonts w:ascii="Calibri" w:hAnsi="Calibri" w:cs="Calibri"/>
                <w:bCs/>
                <w:sz w:val="20"/>
                <w:szCs w:val="20"/>
                <w:lang w:eastAsia="zh-CN"/>
              </w:rPr>
              <w:t>the</w:t>
            </w:r>
            <w:r>
              <w:rPr>
                <w:rFonts w:ascii="Calibri" w:hAnsi="Calibri" w:cs="Calibri"/>
                <w:bCs/>
                <w:sz w:val="20"/>
                <w:szCs w:val="20"/>
              </w:rPr>
              <w:t xml:space="preserve"> </w:t>
            </w:r>
            <w:r>
              <w:rPr>
                <w:rFonts w:ascii="Calibri" w:hAnsi="Calibri" w:cs="Calibri"/>
                <w:sz w:val="20"/>
                <w:szCs w:val="20"/>
                <w:lang w:eastAsia="ja-JP"/>
              </w:rPr>
              <w:t>low carbon and energy efficient technologies in PCI industries</w:t>
            </w:r>
            <w:r>
              <w:rPr>
                <w:rFonts w:ascii="Calibri" w:hAnsi="Calibri" w:cs="Calibri"/>
                <w:bCs/>
                <w:sz w:val="20"/>
                <w:szCs w:val="20"/>
              </w:rPr>
              <w:t xml:space="preserve"> </w:t>
            </w:r>
            <w:r>
              <w:rPr>
                <w:rFonts w:ascii="Calibri" w:hAnsi="Calibri" w:cs="Calibri"/>
                <w:b/>
                <w:bCs/>
                <w:sz w:val="20"/>
                <w:szCs w:val="20"/>
              </w:rPr>
              <w:t>(</w:t>
            </w:r>
            <w:r>
              <w:rPr>
                <w:rFonts w:ascii="Calibri" w:hAnsi="Calibri" w:cs="Calibri"/>
                <w:b/>
                <w:sz w:val="20"/>
                <w:szCs w:val="20"/>
              </w:rPr>
              <w:t xml:space="preserve">The female participation rate for training and publicity at the project implementation site is not less than </w:t>
            </w:r>
            <w:r>
              <w:rPr>
                <w:rFonts w:ascii="Calibri" w:hAnsi="Calibri" w:cs="Calibri"/>
                <w:b/>
                <w:sz w:val="20"/>
                <w:szCs w:val="20"/>
                <w:lang w:eastAsia="zh-CN"/>
              </w:rPr>
              <w:t>4</w:t>
            </w:r>
            <w:r>
              <w:rPr>
                <w:rFonts w:ascii="Calibri" w:hAnsi="Calibri" w:cs="Calibri"/>
                <w:b/>
                <w:sz w:val="20"/>
                <w:szCs w:val="20"/>
              </w:rPr>
              <w:t>0%</w:t>
            </w:r>
            <w:r>
              <w:rPr>
                <w:rFonts w:ascii="Calibri" w:hAnsi="Calibri" w:cs="Calibri"/>
                <w:b/>
                <w:bCs/>
                <w:sz w:val="20"/>
                <w:szCs w:val="20"/>
              </w:rPr>
              <w:t>)</w:t>
            </w:r>
          </w:p>
        </w:tc>
        <w:tc>
          <w:tcPr>
            <w:tcW w:w="1860" w:type="pct"/>
          </w:tcPr>
          <w:p w14:paraId="273896B5" w14:textId="77777777" w:rsidR="00F5335A" w:rsidRDefault="00795F6F">
            <w:pPr>
              <w:spacing w:after="0"/>
              <w:rPr>
                <w:rFonts w:ascii="Calibri" w:hAnsi="Calibri" w:cs="Calibri"/>
                <w:sz w:val="20"/>
                <w:szCs w:val="20"/>
              </w:rPr>
            </w:pPr>
            <w:r>
              <w:rPr>
                <w:rFonts w:ascii="Calibri" w:hAnsi="Calibri" w:cs="Calibri"/>
                <w:sz w:val="20"/>
                <w:szCs w:val="20"/>
              </w:rPr>
              <w:t xml:space="preserve">Survey of </w:t>
            </w:r>
            <w:r>
              <w:rPr>
                <w:rFonts w:ascii="Calibri" w:hAnsi="Calibri" w:cs="Calibri"/>
                <w:bCs/>
                <w:sz w:val="20"/>
                <w:szCs w:val="20"/>
              </w:rPr>
              <w:t xml:space="preserve">enterprise </w:t>
            </w:r>
            <w:r>
              <w:rPr>
                <w:rFonts w:ascii="Calibri" w:hAnsi="Calibri" w:cs="Calibri"/>
                <w:sz w:val="20"/>
                <w:szCs w:val="20"/>
              </w:rPr>
              <w:t>technicians and administrators.</w:t>
            </w:r>
          </w:p>
          <w:p w14:paraId="40FA6EAE" w14:textId="77777777" w:rsidR="00F5335A" w:rsidRDefault="00795F6F">
            <w:pPr>
              <w:spacing w:after="0"/>
              <w:rPr>
                <w:rFonts w:ascii="Calibri" w:hAnsi="Calibri" w:cs="Calibri"/>
                <w:sz w:val="20"/>
                <w:szCs w:val="20"/>
              </w:rPr>
            </w:pPr>
            <w:r>
              <w:rPr>
                <w:rFonts w:ascii="Calibri" w:hAnsi="Calibri" w:cs="Calibri"/>
                <w:sz w:val="20"/>
                <w:szCs w:val="20"/>
              </w:rPr>
              <w:t>Documentation on the training program including the profiles of the trainees; Documentation on the training course implementation including post training evaluation.</w:t>
            </w:r>
          </w:p>
        </w:tc>
      </w:tr>
      <w:tr w:rsidR="00F5335A" w14:paraId="69EE7E19" w14:textId="77777777">
        <w:trPr>
          <w:trHeight w:val="562"/>
        </w:trPr>
        <w:tc>
          <w:tcPr>
            <w:tcW w:w="3140" w:type="pct"/>
          </w:tcPr>
          <w:p w14:paraId="362DAE6A" w14:textId="77777777" w:rsidR="00F5335A" w:rsidRDefault="00795F6F">
            <w:pPr>
              <w:spacing w:after="0"/>
              <w:rPr>
                <w:rFonts w:ascii="Calibri" w:hAnsi="Calibri" w:cs="Calibri"/>
                <w:bCs/>
                <w:sz w:val="20"/>
                <w:szCs w:val="20"/>
              </w:rPr>
            </w:pPr>
            <w:r>
              <w:rPr>
                <w:rFonts w:ascii="Calibri" w:hAnsi="Calibri" w:cs="Calibri"/>
                <w:bCs/>
                <w:sz w:val="20"/>
                <w:szCs w:val="20"/>
              </w:rPr>
              <w:t>Number of trained people that are gainfully employed utilizing the knowledge and skills they learned from the training in newly created jobs.</w:t>
            </w:r>
          </w:p>
          <w:p w14:paraId="1188F798" w14:textId="77777777" w:rsidR="00F5335A" w:rsidRDefault="00795F6F">
            <w:pPr>
              <w:spacing w:after="0"/>
              <w:rPr>
                <w:rFonts w:ascii="Calibri" w:hAnsi="Calibri" w:cs="Calibri"/>
                <w:bCs/>
                <w:sz w:val="20"/>
                <w:szCs w:val="20"/>
              </w:rPr>
            </w:pPr>
            <w:r>
              <w:rPr>
                <w:rFonts w:ascii="Calibri" w:hAnsi="Calibri" w:cs="Calibri"/>
                <w:bCs/>
                <w:sz w:val="20"/>
                <w:szCs w:val="20"/>
                <w:lang w:eastAsia="zh-CN"/>
              </w:rPr>
              <w:t>(</w:t>
            </w:r>
            <w:r>
              <w:rPr>
                <w:rFonts w:ascii="Calibri" w:hAnsi="Calibri" w:cs="Calibri"/>
                <w:bCs/>
                <w:sz w:val="20"/>
                <w:szCs w:val="20"/>
              </w:rPr>
              <w:t xml:space="preserve">The percentage of women in the mid-term </w:t>
            </w:r>
            <w:r>
              <w:rPr>
                <w:rFonts w:ascii="Calibri" w:hAnsi="Calibri" w:cs="Calibri"/>
                <w:bCs/>
                <w:sz w:val="20"/>
                <w:szCs w:val="20"/>
                <w:lang w:eastAsia="zh-CN"/>
              </w:rPr>
              <w:t xml:space="preserve">project </w:t>
            </w:r>
            <w:r>
              <w:rPr>
                <w:rFonts w:ascii="Calibri" w:hAnsi="Calibri" w:cs="Calibri"/>
                <w:bCs/>
                <w:sz w:val="20"/>
                <w:szCs w:val="20"/>
              </w:rPr>
              <w:t xml:space="preserve">is </w:t>
            </w:r>
            <w:r>
              <w:rPr>
                <w:rFonts w:ascii="Calibri" w:hAnsi="Calibri" w:cs="Calibri"/>
                <w:b/>
                <w:bCs/>
                <w:sz w:val="20"/>
                <w:szCs w:val="20"/>
              </w:rPr>
              <w:t xml:space="preserve">at least </w:t>
            </w:r>
            <w:r>
              <w:rPr>
                <w:rFonts w:ascii="Calibri" w:hAnsi="Calibri" w:cs="Calibri"/>
                <w:b/>
                <w:sz w:val="20"/>
                <w:szCs w:val="20"/>
              </w:rPr>
              <w:t>20</w:t>
            </w:r>
            <w:r>
              <w:rPr>
                <w:rFonts w:ascii="Calibri" w:hAnsi="Calibri" w:cs="Calibri"/>
                <w:b/>
                <w:bCs/>
                <w:sz w:val="20"/>
                <w:szCs w:val="20"/>
              </w:rPr>
              <w:t>%</w:t>
            </w:r>
            <w:r>
              <w:rPr>
                <w:rFonts w:ascii="Calibri" w:hAnsi="Calibri" w:cs="Calibri"/>
                <w:sz w:val="20"/>
                <w:szCs w:val="20"/>
              </w:rPr>
              <w:t xml:space="preserve">, and </w:t>
            </w:r>
            <w:r>
              <w:rPr>
                <w:rFonts w:ascii="Calibri" w:hAnsi="Calibri" w:cs="Calibri"/>
                <w:bCs/>
                <w:sz w:val="20"/>
                <w:szCs w:val="20"/>
                <w:lang w:eastAsia="zh-CN"/>
              </w:rPr>
              <w:t xml:space="preserve">the female proportion of women is </w:t>
            </w:r>
            <w:r>
              <w:rPr>
                <w:rFonts w:ascii="Calibri" w:hAnsi="Calibri" w:cs="Calibri"/>
                <w:b/>
                <w:sz w:val="20"/>
                <w:szCs w:val="20"/>
                <w:lang w:eastAsia="zh-CN"/>
              </w:rPr>
              <w:t>at least 35%</w:t>
            </w:r>
            <w:r>
              <w:rPr>
                <w:rFonts w:ascii="Calibri" w:hAnsi="Calibri" w:cs="Calibri"/>
                <w:bCs/>
                <w:sz w:val="20"/>
                <w:szCs w:val="20"/>
                <w:lang w:eastAsia="zh-CN"/>
              </w:rPr>
              <w:t xml:space="preserve"> at the end of the project)</w:t>
            </w:r>
          </w:p>
        </w:tc>
        <w:tc>
          <w:tcPr>
            <w:tcW w:w="1860" w:type="pct"/>
          </w:tcPr>
          <w:p w14:paraId="4E8F48F3" w14:textId="77777777" w:rsidR="00F5335A" w:rsidRDefault="00795F6F">
            <w:pPr>
              <w:spacing w:after="0"/>
              <w:rPr>
                <w:rFonts w:ascii="Calibri" w:hAnsi="Calibri" w:cs="Calibri"/>
                <w:sz w:val="20"/>
                <w:szCs w:val="20"/>
              </w:rPr>
            </w:pPr>
            <w:r>
              <w:rPr>
                <w:rFonts w:ascii="Calibri" w:hAnsi="Calibri" w:cs="Calibri"/>
                <w:sz w:val="20"/>
                <w:szCs w:val="20"/>
              </w:rPr>
              <w:t>Survey of trainees (survey conducted a year after the training program)</w:t>
            </w:r>
          </w:p>
        </w:tc>
      </w:tr>
    </w:tbl>
    <w:p w14:paraId="7D686D87" w14:textId="77777777" w:rsidR="00F5335A" w:rsidRDefault="00F5335A">
      <w:pPr>
        <w:spacing w:after="0"/>
        <w:rPr>
          <w:rFonts w:ascii="Calibri" w:hAnsi="Calibri" w:cs="Calibri"/>
          <w:lang w:eastAsia="zh-CN"/>
        </w:rPr>
      </w:pPr>
    </w:p>
    <w:p w14:paraId="2A3EDC30" w14:textId="77777777" w:rsidR="00F5335A" w:rsidRDefault="00795F6F">
      <w:pPr>
        <w:spacing w:after="0"/>
        <w:rPr>
          <w:rFonts w:ascii="Calibri" w:hAnsi="Calibri" w:cs="Calibri"/>
          <w:lang w:eastAsia="en-GB"/>
        </w:rPr>
      </w:pPr>
      <w:r>
        <w:rPr>
          <w:rFonts w:ascii="Calibri" w:hAnsi="Calibri" w:cs="Calibri"/>
          <w:lang w:eastAsia="en-GB"/>
        </w:rPr>
        <w:t xml:space="preserve">The targets for the above stated indicators will be set during the inception phase of the PhosChemEE Project. The implementing partner (Ministry of Industry and Information Technology (MIIT) and Ministry of Natural Resources (MNR)) will carry out surveys, which will cover project developers, equipment suppliers, technicians, and administrators, as well as local PCI enterprises. The end-user awareness data shall be collected through surveys and focus group discussions at the beginning and final year of the project. </w:t>
      </w:r>
      <w:r>
        <w:rPr>
          <w:rFonts w:ascii="Calibri" w:hAnsi="Calibri" w:cs="Calibri"/>
          <w:lang w:eastAsia="zh-CN"/>
        </w:rPr>
        <w:t xml:space="preserve">The results of survey will be on tracked and made public to </w:t>
      </w:r>
      <w:r>
        <w:rPr>
          <w:rFonts w:ascii="Calibri" w:hAnsi="Calibri" w:cs="Calibri"/>
          <w:lang w:eastAsia="en-GB"/>
        </w:rPr>
        <w:t>monitor the achievement of gender equity mainstreaming in China, as well as enable timely detection of any gender-specific issues cropping up so that they are addressed promptly.</w:t>
      </w:r>
    </w:p>
    <w:p w14:paraId="4891F8ED" w14:textId="77777777" w:rsidR="00F5335A" w:rsidRDefault="00F5335A">
      <w:pPr>
        <w:spacing w:after="0"/>
        <w:rPr>
          <w:rFonts w:ascii="Calibri" w:hAnsi="Calibri" w:cs="Calibri"/>
          <w:lang w:eastAsia="en-GB"/>
        </w:rPr>
        <w:sectPr w:rsidR="00F5335A">
          <w:pgSz w:w="12240" w:h="15840"/>
          <w:pgMar w:top="1440" w:right="1440" w:bottom="1440" w:left="1440" w:header="720" w:footer="720" w:gutter="0"/>
          <w:cols w:space="720"/>
          <w:docGrid w:linePitch="360"/>
        </w:sectPr>
      </w:pPr>
    </w:p>
    <w:p w14:paraId="23076D9F" w14:textId="77777777" w:rsidR="00F5335A" w:rsidRDefault="00795F6F">
      <w:pPr>
        <w:spacing w:after="0"/>
        <w:jc w:val="center"/>
        <w:rPr>
          <w:rFonts w:cs="Calibri"/>
          <w:b/>
          <w:color w:val="2E74B5"/>
          <w:lang w:eastAsia="zh-CN"/>
        </w:rPr>
      </w:pPr>
      <w:bookmarkStart w:id="2826" w:name="_Ref86331299"/>
      <w:r>
        <w:rPr>
          <w:rFonts w:cs="Calibri"/>
          <w:b/>
          <w:color w:val="2E74B5"/>
          <w:lang w:eastAsia="zh-CN"/>
        </w:rPr>
        <w:lastRenderedPageBreak/>
        <w:t xml:space="preserve">Table </w:t>
      </w:r>
      <w:r>
        <w:rPr>
          <w:rFonts w:cs="Calibri"/>
          <w:b/>
          <w:color w:val="2E74B5"/>
          <w:lang w:eastAsia="zh-CN"/>
        </w:rPr>
        <w:fldChar w:fldCharType="begin"/>
      </w:r>
      <w:r>
        <w:rPr>
          <w:rFonts w:cs="Calibri"/>
          <w:b/>
          <w:color w:val="2E74B5"/>
          <w:lang w:eastAsia="zh-CN"/>
        </w:rPr>
        <w:instrText xml:space="preserve"> SEQ Table \* ARABIC </w:instrText>
      </w:r>
      <w:r>
        <w:rPr>
          <w:rFonts w:cs="Calibri"/>
          <w:b/>
          <w:color w:val="2E74B5"/>
          <w:lang w:eastAsia="zh-CN"/>
        </w:rPr>
        <w:fldChar w:fldCharType="separate"/>
      </w:r>
      <w:r>
        <w:rPr>
          <w:rFonts w:cs="Calibri"/>
          <w:b/>
          <w:color w:val="2E74B5"/>
          <w:lang w:eastAsia="zh-CN"/>
        </w:rPr>
        <w:t>2</w:t>
      </w:r>
      <w:r>
        <w:rPr>
          <w:rFonts w:cs="Calibri"/>
          <w:b/>
          <w:color w:val="2E74B5"/>
          <w:lang w:eastAsia="zh-CN"/>
        </w:rPr>
        <w:fldChar w:fldCharType="end"/>
      </w:r>
      <w:bookmarkEnd w:id="2826"/>
      <w:r>
        <w:rPr>
          <w:rFonts w:cs="Calibri"/>
          <w:b/>
          <w:color w:val="2E74B5"/>
          <w:lang w:eastAsia="zh-CN"/>
        </w:rPr>
        <w:t xml:space="preserve"> PhosChemEE Gender Action Plan</w:t>
      </w:r>
    </w:p>
    <w:p w14:paraId="6F053836" w14:textId="77777777" w:rsidR="00F5335A" w:rsidRDefault="00F5335A">
      <w:pPr>
        <w:spacing w:after="0"/>
        <w:jc w:val="center"/>
        <w:rPr>
          <w:rFonts w:cs="Calibri"/>
          <w:b/>
          <w:color w:val="2E74B5"/>
          <w:lang w:eastAsia="zh-CN"/>
        </w:rPr>
      </w:pPr>
    </w:p>
    <w:tbl>
      <w:tblPr>
        <w:tblW w:w="129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3240"/>
        <w:gridCol w:w="2966"/>
        <w:gridCol w:w="1466"/>
        <w:gridCol w:w="3870"/>
      </w:tblGrid>
      <w:tr w:rsidR="00F5335A" w14:paraId="70679E5D" w14:textId="77777777">
        <w:tc>
          <w:tcPr>
            <w:tcW w:w="1418" w:type="dxa"/>
            <w:shd w:val="clear" w:color="auto" w:fill="auto"/>
            <w:vAlign w:val="center"/>
          </w:tcPr>
          <w:p w14:paraId="364A6C73" w14:textId="77777777" w:rsidR="00F5335A" w:rsidRDefault="00795F6F">
            <w:pPr>
              <w:spacing w:after="0"/>
              <w:jc w:val="center"/>
              <w:rPr>
                <w:rFonts w:ascii="Calibri" w:eastAsia="Calibri" w:hAnsi="Calibri" w:cs="Calibri"/>
                <w:b/>
                <w:sz w:val="20"/>
                <w:szCs w:val="20"/>
              </w:rPr>
            </w:pPr>
            <w:r>
              <w:rPr>
                <w:rFonts w:ascii="Calibri" w:eastAsia="Calibri" w:hAnsi="Calibri" w:cs="Calibri"/>
                <w:b/>
                <w:sz w:val="20"/>
                <w:szCs w:val="20"/>
              </w:rPr>
              <w:t>Principles of Gender Equity</w:t>
            </w:r>
          </w:p>
        </w:tc>
        <w:tc>
          <w:tcPr>
            <w:tcW w:w="3240" w:type="dxa"/>
            <w:shd w:val="clear" w:color="auto" w:fill="auto"/>
            <w:vAlign w:val="center"/>
          </w:tcPr>
          <w:p w14:paraId="602F42EE" w14:textId="77777777" w:rsidR="00F5335A" w:rsidRDefault="00795F6F">
            <w:pPr>
              <w:spacing w:after="0"/>
              <w:jc w:val="center"/>
              <w:rPr>
                <w:rFonts w:ascii="Calibri" w:eastAsia="Calibri" w:hAnsi="Calibri" w:cs="Calibri"/>
                <w:b/>
                <w:sz w:val="20"/>
                <w:szCs w:val="20"/>
              </w:rPr>
            </w:pPr>
            <w:r>
              <w:rPr>
                <w:rFonts w:ascii="Calibri" w:eastAsia="Calibri" w:hAnsi="Calibri" w:cs="Calibri"/>
                <w:b/>
                <w:sz w:val="20"/>
                <w:szCs w:val="20"/>
              </w:rPr>
              <w:t>Gender Specific Activities</w:t>
            </w:r>
          </w:p>
        </w:tc>
        <w:tc>
          <w:tcPr>
            <w:tcW w:w="2966" w:type="dxa"/>
            <w:vAlign w:val="center"/>
          </w:tcPr>
          <w:p w14:paraId="1027856C" w14:textId="77777777" w:rsidR="00F5335A" w:rsidRDefault="00795F6F">
            <w:pPr>
              <w:spacing w:after="0"/>
              <w:jc w:val="center"/>
              <w:rPr>
                <w:rFonts w:ascii="Calibri" w:eastAsia="Calibri" w:hAnsi="Calibri" w:cs="Calibri"/>
                <w:b/>
                <w:sz w:val="20"/>
                <w:szCs w:val="20"/>
              </w:rPr>
            </w:pPr>
            <w:r>
              <w:rPr>
                <w:rFonts w:ascii="Calibri" w:eastAsia="Calibri" w:hAnsi="Calibri" w:cs="Calibri"/>
                <w:b/>
                <w:sz w:val="20"/>
                <w:szCs w:val="20"/>
              </w:rPr>
              <w:t>Indicators Included in M&amp;E</w:t>
            </w:r>
          </w:p>
        </w:tc>
        <w:tc>
          <w:tcPr>
            <w:tcW w:w="1466" w:type="dxa"/>
            <w:vAlign w:val="center"/>
          </w:tcPr>
          <w:p w14:paraId="5736355C" w14:textId="77777777" w:rsidR="00F5335A" w:rsidRDefault="00795F6F">
            <w:pPr>
              <w:spacing w:after="0"/>
              <w:jc w:val="center"/>
              <w:rPr>
                <w:rFonts w:ascii="Calibri" w:eastAsiaTheme="minorEastAsia" w:hAnsi="Calibri" w:cs="Calibri"/>
                <w:b/>
                <w:sz w:val="20"/>
                <w:szCs w:val="20"/>
                <w:lang w:eastAsia="zh-CN"/>
              </w:rPr>
            </w:pPr>
            <w:r>
              <w:rPr>
                <w:rFonts w:ascii="Calibri" w:eastAsiaTheme="minorEastAsia" w:hAnsi="Calibri" w:cs="Calibri"/>
                <w:b/>
                <w:sz w:val="20"/>
                <w:szCs w:val="20"/>
                <w:lang w:eastAsia="zh-CN"/>
              </w:rPr>
              <w:t>Timeline</w:t>
            </w:r>
          </w:p>
        </w:tc>
        <w:tc>
          <w:tcPr>
            <w:tcW w:w="3870" w:type="dxa"/>
            <w:shd w:val="clear" w:color="auto" w:fill="auto"/>
            <w:vAlign w:val="center"/>
          </w:tcPr>
          <w:p w14:paraId="55A9DBF1" w14:textId="77777777" w:rsidR="00F5335A" w:rsidRDefault="00795F6F">
            <w:pPr>
              <w:spacing w:after="0"/>
              <w:jc w:val="center"/>
              <w:rPr>
                <w:rFonts w:ascii="Calibri" w:eastAsia="Calibri" w:hAnsi="Calibri" w:cs="Calibri"/>
                <w:b/>
                <w:sz w:val="20"/>
                <w:szCs w:val="20"/>
              </w:rPr>
            </w:pPr>
            <w:r>
              <w:rPr>
                <w:rFonts w:ascii="Calibri" w:eastAsia="Calibri" w:hAnsi="Calibri" w:cs="Calibri"/>
                <w:b/>
                <w:sz w:val="20"/>
                <w:szCs w:val="20"/>
              </w:rPr>
              <w:t>Possible Output/Impact</w:t>
            </w:r>
          </w:p>
        </w:tc>
      </w:tr>
      <w:tr w:rsidR="00F5335A" w14:paraId="7C59A651" w14:textId="77777777">
        <w:tc>
          <w:tcPr>
            <w:tcW w:w="1418" w:type="dxa"/>
            <w:vMerge w:val="restart"/>
            <w:shd w:val="clear" w:color="auto" w:fill="auto"/>
          </w:tcPr>
          <w:p w14:paraId="5233529D" w14:textId="77777777" w:rsidR="00F5335A" w:rsidRDefault="00795F6F">
            <w:pPr>
              <w:spacing w:after="0"/>
              <w:rPr>
                <w:rFonts w:ascii="Calibri" w:hAnsi="Calibri" w:cs="Calibri"/>
                <w:b/>
                <w:sz w:val="20"/>
                <w:szCs w:val="20"/>
                <w:lang w:eastAsia="zh-CN"/>
              </w:rPr>
            </w:pPr>
            <w:r>
              <w:rPr>
                <w:rFonts w:ascii="Calibri" w:hAnsi="Calibri" w:cs="Calibri"/>
                <w:b/>
                <w:sz w:val="20"/>
                <w:szCs w:val="20"/>
                <w:lang w:eastAsia="zh-CN"/>
              </w:rPr>
              <w:t>Capacity building, knowledge sharing and exchange</w:t>
            </w:r>
          </w:p>
        </w:tc>
        <w:tc>
          <w:tcPr>
            <w:tcW w:w="3240" w:type="dxa"/>
            <w:shd w:val="clear" w:color="auto" w:fill="auto"/>
          </w:tcPr>
          <w:p w14:paraId="15F5428E"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Ensure women representation in all capacity building workshops and trainings, as well as at any working group or committee for project implementation and monitoring.</w:t>
            </w:r>
          </w:p>
          <w:p w14:paraId="7D06FC2D" w14:textId="77777777" w:rsidR="00F5335A" w:rsidRDefault="00F5335A">
            <w:pPr>
              <w:spacing w:after="0"/>
              <w:rPr>
                <w:rFonts w:ascii="Calibri" w:eastAsia="Calibri" w:hAnsi="Calibri" w:cs="Calibri"/>
                <w:sz w:val="20"/>
                <w:szCs w:val="20"/>
              </w:rPr>
            </w:pPr>
          </w:p>
          <w:p w14:paraId="10054C34"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Identify design features that impact positively on women and implement them and remove those that negatively impact the project.</w:t>
            </w:r>
          </w:p>
        </w:tc>
        <w:tc>
          <w:tcPr>
            <w:tcW w:w="2966" w:type="dxa"/>
          </w:tcPr>
          <w:p w14:paraId="36491220"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Number of staff (and % women) from national and local governments with enhanced capacity in climate management and zero carbon development, such as participating in the low/zero carbon energy technology project planning.</w:t>
            </w:r>
          </w:p>
        </w:tc>
        <w:tc>
          <w:tcPr>
            <w:tcW w:w="1466" w:type="dxa"/>
          </w:tcPr>
          <w:p w14:paraId="2C49280C"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w:t>
            </w:r>
          </w:p>
        </w:tc>
        <w:tc>
          <w:tcPr>
            <w:tcW w:w="3870" w:type="dxa"/>
            <w:shd w:val="clear" w:color="auto" w:fill="auto"/>
          </w:tcPr>
          <w:p w14:paraId="0D9226B5"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A well represented governing structure that involves all groups of society is in place and participates meaningfully in the design of projects.</w:t>
            </w:r>
          </w:p>
          <w:p w14:paraId="3AE3B922" w14:textId="77777777" w:rsidR="00F5335A" w:rsidRDefault="00F5335A">
            <w:pPr>
              <w:spacing w:after="0"/>
              <w:rPr>
                <w:rFonts w:ascii="Calibri" w:eastAsia="Calibri" w:hAnsi="Calibri" w:cs="Calibri"/>
                <w:sz w:val="20"/>
                <w:szCs w:val="20"/>
              </w:rPr>
            </w:pPr>
          </w:p>
          <w:p w14:paraId="4D421CDA"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All bottlenecks that prevent the full and meaningful participation of women and girls are identified and removed.</w:t>
            </w:r>
          </w:p>
        </w:tc>
      </w:tr>
      <w:tr w:rsidR="00F5335A" w14:paraId="52241626" w14:textId="77777777">
        <w:tc>
          <w:tcPr>
            <w:tcW w:w="1418" w:type="dxa"/>
            <w:vMerge/>
            <w:shd w:val="clear" w:color="auto" w:fill="auto"/>
          </w:tcPr>
          <w:p w14:paraId="164E6A70" w14:textId="77777777" w:rsidR="00F5335A" w:rsidRDefault="00F5335A">
            <w:pPr>
              <w:spacing w:after="0"/>
              <w:rPr>
                <w:rFonts w:ascii="Calibri" w:hAnsi="Calibri" w:cs="Calibri"/>
                <w:b/>
                <w:sz w:val="20"/>
                <w:szCs w:val="20"/>
                <w:lang w:eastAsia="zh-CN"/>
              </w:rPr>
            </w:pPr>
          </w:p>
        </w:tc>
        <w:tc>
          <w:tcPr>
            <w:tcW w:w="3240" w:type="dxa"/>
            <w:shd w:val="clear" w:color="auto" w:fill="auto"/>
          </w:tcPr>
          <w:p w14:paraId="59560BA6" w14:textId="77777777" w:rsidR="00F5335A" w:rsidRDefault="00795F6F">
            <w:pPr>
              <w:spacing w:after="0"/>
              <w:rPr>
                <w:rFonts w:ascii="Calibri" w:eastAsia="Calibri" w:hAnsi="Calibri" w:cs="Calibri"/>
                <w:b/>
                <w:sz w:val="20"/>
                <w:szCs w:val="20"/>
              </w:rPr>
            </w:pPr>
            <w:r>
              <w:rPr>
                <w:rFonts w:ascii="Calibri" w:eastAsia="Calibri" w:hAnsi="Calibri" w:cs="Calibri"/>
                <w:sz w:val="20"/>
                <w:szCs w:val="20"/>
              </w:rPr>
              <w:t>Support women and girls (or children) to voice issues and concerns about decisions and process of the project that affect their lives.</w:t>
            </w:r>
          </w:p>
        </w:tc>
        <w:tc>
          <w:tcPr>
            <w:tcW w:w="2966" w:type="dxa"/>
          </w:tcPr>
          <w:p w14:paraId="5509CBA6"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The female participation rate for training, publicity, and consultation.</w:t>
            </w:r>
          </w:p>
        </w:tc>
        <w:tc>
          <w:tcPr>
            <w:tcW w:w="1466" w:type="dxa"/>
          </w:tcPr>
          <w:p w14:paraId="73D6922B"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w:t>
            </w:r>
          </w:p>
        </w:tc>
        <w:tc>
          <w:tcPr>
            <w:tcW w:w="3870" w:type="dxa"/>
            <w:shd w:val="clear" w:color="auto" w:fill="auto"/>
          </w:tcPr>
          <w:p w14:paraId="09B266EC"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Concerns of vulnerable groups, including women and girls, are addressed and their voices are integrated through participatory approaches during the implementation of the project activities.</w:t>
            </w:r>
          </w:p>
          <w:p w14:paraId="1C232369" w14:textId="77777777" w:rsidR="00F5335A" w:rsidRDefault="00F5335A">
            <w:pPr>
              <w:spacing w:after="0"/>
              <w:rPr>
                <w:rFonts w:ascii="Calibri" w:eastAsia="Calibri" w:hAnsi="Calibri" w:cs="Calibri"/>
                <w:sz w:val="20"/>
                <w:szCs w:val="20"/>
              </w:rPr>
            </w:pPr>
          </w:p>
          <w:p w14:paraId="0B12250D"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Additionally, this applies to any and all future low- or zero-carbon development initiatives and programs in China. </w:t>
            </w:r>
          </w:p>
        </w:tc>
      </w:tr>
      <w:tr w:rsidR="00F5335A" w14:paraId="1C9C069E" w14:textId="77777777">
        <w:trPr>
          <w:trHeight w:val="2451"/>
        </w:trPr>
        <w:tc>
          <w:tcPr>
            <w:tcW w:w="1418" w:type="dxa"/>
            <w:vMerge/>
            <w:shd w:val="clear" w:color="auto" w:fill="auto"/>
          </w:tcPr>
          <w:p w14:paraId="4D729302" w14:textId="77777777" w:rsidR="00F5335A" w:rsidRDefault="00F5335A">
            <w:pPr>
              <w:spacing w:after="0"/>
              <w:rPr>
                <w:rFonts w:ascii="Calibri" w:hAnsi="Calibri" w:cs="Calibri"/>
                <w:b/>
                <w:sz w:val="20"/>
                <w:szCs w:val="20"/>
                <w:lang w:eastAsia="zh-CN"/>
              </w:rPr>
            </w:pPr>
          </w:p>
        </w:tc>
        <w:tc>
          <w:tcPr>
            <w:tcW w:w="3240" w:type="dxa"/>
            <w:shd w:val="clear" w:color="auto" w:fill="auto"/>
          </w:tcPr>
          <w:p w14:paraId="3F7EA073"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Creation of a safe and inclusive environment for the vulnerable groups and women to enhance their participation.</w:t>
            </w:r>
          </w:p>
          <w:p w14:paraId="77DE24C1" w14:textId="77777777" w:rsidR="00F5335A" w:rsidRDefault="00F5335A">
            <w:pPr>
              <w:spacing w:after="0"/>
              <w:rPr>
                <w:rFonts w:ascii="Calibri" w:eastAsia="Calibri" w:hAnsi="Calibri" w:cs="Calibri"/>
                <w:b/>
                <w:sz w:val="20"/>
                <w:szCs w:val="20"/>
              </w:rPr>
            </w:pPr>
          </w:p>
        </w:tc>
        <w:tc>
          <w:tcPr>
            <w:tcW w:w="2966" w:type="dxa"/>
          </w:tcPr>
          <w:p w14:paraId="2034FD2C"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Whether the training materials and project documents are developed with inclusive language.</w:t>
            </w:r>
          </w:p>
          <w:p w14:paraId="2BE13A9B" w14:textId="77777777" w:rsidR="00F5335A" w:rsidRDefault="00F5335A">
            <w:pPr>
              <w:spacing w:after="0"/>
              <w:rPr>
                <w:rFonts w:ascii="Calibri" w:eastAsia="Calibri" w:hAnsi="Calibri" w:cs="Calibri"/>
                <w:sz w:val="20"/>
                <w:szCs w:val="20"/>
              </w:rPr>
            </w:pPr>
          </w:p>
        </w:tc>
        <w:tc>
          <w:tcPr>
            <w:tcW w:w="1466" w:type="dxa"/>
          </w:tcPr>
          <w:p w14:paraId="7A9219EE"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w:t>
            </w:r>
          </w:p>
        </w:tc>
        <w:tc>
          <w:tcPr>
            <w:tcW w:w="3870" w:type="dxa"/>
            <w:shd w:val="clear" w:color="auto" w:fill="auto"/>
          </w:tcPr>
          <w:p w14:paraId="51F9C68E"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Significant women participation and representation are encouraged during capacity building trainings or workshops.</w:t>
            </w:r>
          </w:p>
          <w:p w14:paraId="7643229B" w14:textId="77777777" w:rsidR="00F5335A" w:rsidRDefault="00F5335A">
            <w:pPr>
              <w:spacing w:after="0"/>
              <w:rPr>
                <w:rFonts w:ascii="Calibri" w:eastAsia="Calibri" w:hAnsi="Calibri" w:cs="Calibri"/>
                <w:sz w:val="20"/>
                <w:szCs w:val="20"/>
              </w:rPr>
            </w:pPr>
          </w:p>
          <w:p w14:paraId="0893792A" w14:textId="77777777" w:rsidR="00F5335A" w:rsidRDefault="00795F6F">
            <w:pPr>
              <w:spacing w:after="0"/>
              <w:rPr>
                <w:rFonts w:ascii="Calibri" w:eastAsia="Calibri" w:hAnsi="Calibri" w:cs="Calibri"/>
                <w:b/>
                <w:sz w:val="20"/>
                <w:szCs w:val="20"/>
              </w:rPr>
            </w:pPr>
            <w:r>
              <w:rPr>
                <w:rFonts w:ascii="Calibri" w:eastAsia="Calibri" w:hAnsi="Calibri" w:cs="Calibri"/>
                <w:sz w:val="20"/>
                <w:szCs w:val="20"/>
              </w:rPr>
              <w:t>Widely available training materials and project documents including written text as well as audio and visual developed with inclusive language (e.g. ethnic minority language) and appropriate illustrations without gender bias and stereotype.</w:t>
            </w:r>
          </w:p>
        </w:tc>
      </w:tr>
      <w:tr w:rsidR="00F5335A" w14:paraId="721810F5" w14:textId="77777777">
        <w:tc>
          <w:tcPr>
            <w:tcW w:w="1418" w:type="dxa"/>
            <w:vMerge/>
            <w:shd w:val="clear" w:color="auto" w:fill="auto"/>
          </w:tcPr>
          <w:p w14:paraId="28B6A461" w14:textId="77777777" w:rsidR="00F5335A" w:rsidRDefault="00F5335A">
            <w:pPr>
              <w:spacing w:after="0"/>
              <w:rPr>
                <w:rFonts w:ascii="Calibri" w:hAnsi="Calibri" w:cs="Calibri"/>
                <w:b/>
                <w:sz w:val="20"/>
                <w:szCs w:val="20"/>
                <w:lang w:eastAsia="zh-CN"/>
              </w:rPr>
            </w:pPr>
          </w:p>
        </w:tc>
        <w:tc>
          <w:tcPr>
            <w:tcW w:w="3240" w:type="dxa"/>
            <w:shd w:val="clear" w:color="auto" w:fill="auto"/>
          </w:tcPr>
          <w:p w14:paraId="01CCF3EF"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Improve information and knowledge access such as operation of </w:t>
            </w:r>
            <w:r>
              <w:rPr>
                <w:rFonts w:ascii="Calibri" w:hAnsi="Calibri" w:cs="Calibri"/>
                <w:sz w:val="20"/>
                <w:szCs w:val="20"/>
                <w:lang w:eastAsia="ja-JP"/>
              </w:rPr>
              <w:t>low carbon and energy efficient technologies in PCI industries</w:t>
            </w:r>
            <w:r>
              <w:rPr>
                <w:rFonts w:ascii="Calibri" w:eastAsia="Calibri" w:hAnsi="Calibri" w:cs="Calibri"/>
                <w:sz w:val="20"/>
                <w:szCs w:val="20"/>
              </w:rPr>
              <w:t>, financial services, market information, and techniques for the community (both males and females) by mobile, internet, and TV.</w:t>
            </w:r>
          </w:p>
          <w:p w14:paraId="2EB6D15F" w14:textId="77777777" w:rsidR="00F5335A" w:rsidRDefault="00F5335A">
            <w:pPr>
              <w:spacing w:after="0"/>
              <w:rPr>
                <w:rFonts w:ascii="Calibri" w:eastAsia="Calibri" w:hAnsi="Calibri" w:cs="Calibri"/>
                <w:sz w:val="20"/>
                <w:szCs w:val="20"/>
              </w:rPr>
            </w:pPr>
          </w:p>
        </w:tc>
        <w:tc>
          <w:tcPr>
            <w:tcW w:w="2966" w:type="dxa"/>
          </w:tcPr>
          <w:p w14:paraId="368AF02C" w14:textId="77777777" w:rsidR="00F5335A" w:rsidRDefault="00795F6F">
            <w:pPr>
              <w:spacing w:after="0"/>
              <w:rPr>
                <w:rFonts w:ascii="Calibri" w:hAnsi="Calibri" w:cs="Calibri"/>
                <w:bCs/>
                <w:sz w:val="20"/>
                <w:szCs w:val="20"/>
              </w:rPr>
            </w:pPr>
            <w:r>
              <w:rPr>
                <w:rFonts w:ascii="Calibri" w:hAnsi="Calibri" w:cs="Calibri"/>
                <w:bCs/>
                <w:sz w:val="20"/>
                <w:szCs w:val="20"/>
              </w:rPr>
              <w:t>Number of trained people that are applying the knowledge and skills they learned from the training in their current jobs.</w:t>
            </w:r>
          </w:p>
          <w:p w14:paraId="0B2C9D7B" w14:textId="77777777" w:rsidR="00F5335A" w:rsidRDefault="00795F6F">
            <w:pPr>
              <w:spacing w:after="0"/>
              <w:rPr>
                <w:rFonts w:ascii="Calibri" w:hAnsi="Calibri" w:cs="Calibri"/>
                <w:bCs/>
                <w:sz w:val="20"/>
                <w:szCs w:val="20"/>
              </w:rPr>
            </w:pPr>
            <w:r>
              <w:rPr>
                <w:rFonts w:ascii="Calibri" w:hAnsi="Calibri" w:cs="Calibri"/>
                <w:bCs/>
                <w:sz w:val="20"/>
                <w:szCs w:val="20"/>
              </w:rPr>
              <w:t>Number of trained people that are gainfully employed utilizing the knowledge and skills they learned from the training in newly created jobs.</w:t>
            </w:r>
          </w:p>
        </w:tc>
        <w:tc>
          <w:tcPr>
            <w:tcW w:w="1466" w:type="dxa"/>
          </w:tcPr>
          <w:p w14:paraId="49A234D3"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1,2,3,4,5</w:t>
            </w:r>
          </w:p>
        </w:tc>
        <w:tc>
          <w:tcPr>
            <w:tcW w:w="3870" w:type="dxa"/>
            <w:shd w:val="clear" w:color="auto" w:fill="auto"/>
          </w:tcPr>
          <w:p w14:paraId="6ED164E1"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Wider dissemination of information and knowledge related to </w:t>
            </w:r>
            <w:r>
              <w:rPr>
                <w:rFonts w:ascii="Calibri" w:hAnsi="Calibri" w:cs="Calibri"/>
                <w:sz w:val="20"/>
                <w:szCs w:val="20"/>
                <w:lang w:eastAsia="ja-JP"/>
              </w:rPr>
              <w:t>low carbon and energy efficient</w:t>
            </w:r>
            <w:r>
              <w:rPr>
                <w:rFonts w:ascii="Calibri" w:eastAsia="Calibri" w:hAnsi="Calibri" w:cs="Calibri"/>
                <w:sz w:val="20"/>
                <w:szCs w:val="20"/>
              </w:rPr>
              <w:t xml:space="preserve"> technologies and zero carbon development in China’s PCI industry.</w:t>
            </w:r>
          </w:p>
        </w:tc>
      </w:tr>
      <w:tr w:rsidR="00F5335A" w14:paraId="5F8ABE4B" w14:textId="77777777">
        <w:tc>
          <w:tcPr>
            <w:tcW w:w="1418" w:type="dxa"/>
            <w:vMerge w:val="restart"/>
            <w:shd w:val="clear" w:color="auto" w:fill="auto"/>
          </w:tcPr>
          <w:p w14:paraId="204F85B6" w14:textId="77777777" w:rsidR="00F5335A" w:rsidRDefault="00795F6F">
            <w:pPr>
              <w:spacing w:after="0"/>
              <w:rPr>
                <w:rFonts w:ascii="Calibri" w:hAnsi="Calibri" w:cs="Calibri"/>
                <w:b/>
                <w:sz w:val="20"/>
                <w:szCs w:val="20"/>
                <w:lang w:eastAsia="zh-CN"/>
              </w:rPr>
            </w:pPr>
            <w:r>
              <w:rPr>
                <w:rFonts w:ascii="Calibri" w:hAnsi="Calibri" w:cs="Calibri"/>
                <w:b/>
                <w:sz w:val="20"/>
                <w:szCs w:val="20"/>
                <w:lang w:eastAsia="zh-CN"/>
              </w:rPr>
              <w:t>Gender-balanced participation and female leadership</w:t>
            </w:r>
          </w:p>
        </w:tc>
        <w:tc>
          <w:tcPr>
            <w:tcW w:w="3240" w:type="dxa"/>
            <w:shd w:val="clear" w:color="auto" w:fill="auto"/>
          </w:tcPr>
          <w:p w14:paraId="25C95097"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Facilitation of full representation of vulnerable groups including women, and their meaningful participation in projects and programs. </w:t>
            </w:r>
          </w:p>
          <w:p w14:paraId="3725708C" w14:textId="77777777" w:rsidR="00F5335A" w:rsidRDefault="00F5335A">
            <w:pPr>
              <w:spacing w:after="0"/>
              <w:rPr>
                <w:rFonts w:ascii="Calibri" w:eastAsia="Calibri" w:hAnsi="Calibri" w:cs="Calibri"/>
                <w:sz w:val="20"/>
                <w:szCs w:val="20"/>
              </w:rPr>
            </w:pPr>
          </w:p>
          <w:p w14:paraId="325B6D79"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Ensure adequate female representation is invited for surveys, focus groups and any training and workshops for the project.</w:t>
            </w:r>
          </w:p>
          <w:p w14:paraId="788380C9" w14:textId="77777777" w:rsidR="00F5335A" w:rsidRDefault="00F5335A">
            <w:pPr>
              <w:spacing w:after="0"/>
              <w:rPr>
                <w:rFonts w:ascii="Calibri" w:eastAsia="Calibri" w:hAnsi="Calibri" w:cs="Calibri"/>
                <w:sz w:val="20"/>
                <w:szCs w:val="20"/>
              </w:rPr>
            </w:pPr>
          </w:p>
          <w:p w14:paraId="67F0AA4F"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Both the project expert group and the project execution group contain a certain number of female members.</w:t>
            </w:r>
          </w:p>
        </w:tc>
        <w:tc>
          <w:tcPr>
            <w:tcW w:w="2966" w:type="dxa"/>
          </w:tcPr>
          <w:p w14:paraId="16C28C51"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Number of staff (and % women) from national and local governments with enhanced capacity in climate management and zero carbon development, such as participating in the low/zero carbon energy technology project planning.</w:t>
            </w:r>
          </w:p>
          <w:p w14:paraId="408DBD51"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The female participation rate for training, publicity, and consultation.</w:t>
            </w:r>
          </w:p>
        </w:tc>
        <w:tc>
          <w:tcPr>
            <w:tcW w:w="1466" w:type="dxa"/>
          </w:tcPr>
          <w:p w14:paraId="18A4A79E"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w:t>
            </w:r>
          </w:p>
        </w:tc>
        <w:tc>
          <w:tcPr>
            <w:tcW w:w="3870" w:type="dxa"/>
            <w:shd w:val="clear" w:color="auto" w:fill="auto"/>
          </w:tcPr>
          <w:p w14:paraId="7FBF0E0B" w14:textId="77777777" w:rsidR="00F5335A" w:rsidRDefault="00795F6F">
            <w:pPr>
              <w:spacing w:after="0"/>
              <w:rPr>
                <w:rFonts w:ascii="Calibri" w:eastAsia="Calibri" w:hAnsi="Calibri" w:cs="Calibri"/>
                <w:b/>
                <w:sz w:val="20"/>
                <w:szCs w:val="20"/>
                <w:lang w:eastAsia="zh-CN"/>
              </w:rPr>
            </w:pPr>
            <w:r>
              <w:rPr>
                <w:rFonts w:ascii="Calibri" w:eastAsia="Calibri" w:hAnsi="Calibri" w:cs="Calibri"/>
                <w:sz w:val="20"/>
                <w:szCs w:val="20"/>
              </w:rPr>
              <w:t>This ensures that a well-represented expert and managing group is in place, as well as broad participation of vulnerable groups throughout project implementation.</w:t>
            </w:r>
          </w:p>
        </w:tc>
      </w:tr>
      <w:tr w:rsidR="00F5335A" w14:paraId="31EE2E27" w14:textId="77777777">
        <w:tc>
          <w:tcPr>
            <w:tcW w:w="1418" w:type="dxa"/>
            <w:vMerge/>
            <w:shd w:val="clear" w:color="auto" w:fill="auto"/>
          </w:tcPr>
          <w:p w14:paraId="68B33EA7" w14:textId="77777777" w:rsidR="00F5335A" w:rsidRDefault="00F5335A">
            <w:pPr>
              <w:spacing w:after="0"/>
              <w:rPr>
                <w:rFonts w:ascii="Calibri" w:hAnsi="Calibri" w:cs="Calibri"/>
                <w:b/>
                <w:sz w:val="20"/>
                <w:szCs w:val="20"/>
                <w:lang w:eastAsia="zh-CN"/>
              </w:rPr>
            </w:pPr>
          </w:p>
        </w:tc>
        <w:tc>
          <w:tcPr>
            <w:tcW w:w="3240" w:type="dxa"/>
            <w:shd w:val="clear" w:color="auto" w:fill="auto"/>
          </w:tcPr>
          <w:p w14:paraId="3F776CBA"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Improving women's access to new jobs created by </w:t>
            </w:r>
            <w:r>
              <w:rPr>
                <w:rFonts w:ascii="Calibri" w:hAnsi="Calibri" w:cs="Calibri"/>
                <w:sz w:val="20"/>
                <w:szCs w:val="20"/>
                <w:lang w:eastAsia="ja-JP"/>
              </w:rPr>
              <w:t>low carbon and energy efficient technology</w:t>
            </w:r>
            <w:r>
              <w:rPr>
                <w:rFonts w:ascii="Calibri" w:eastAsia="Calibri" w:hAnsi="Calibri" w:cs="Calibri"/>
                <w:sz w:val="20"/>
                <w:szCs w:val="20"/>
              </w:rPr>
              <w:t xml:space="preserve"> application in PCI industries.</w:t>
            </w:r>
          </w:p>
          <w:p w14:paraId="6392F02A" w14:textId="77777777" w:rsidR="00F5335A" w:rsidRDefault="00F5335A">
            <w:pPr>
              <w:spacing w:after="0"/>
              <w:rPr>
                <w:rFonts w:ascii="Calibri" w:eastAsia="Calibri" w:hAnsi="Calibri" w:cs="Calibri"/>
                <w:sz w:val="20"/>
                <w:szCs w:val="20"/>
              </w:rPr>
            </w:pPr>
          </w:p>
          <w:p w14:paraId="171457DF"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Ensure the share of female labor force in new jobs created as a result of changing PCI industry’s patterns.</w:t>
            </w:r>
          </w:p>
          <w:p w14:paraId="027BCCF9" w14:textId="77777777" w:rsidR="00F5335A" w:rsidRDefault="00F5335A">
            <w:pPr>
              <w:spacing w:after="0"/>
              <w:rPr>
                <w:rFonts w:ascii="Calibri" w:eastAsia="Calibri" w:hAnsi="Calibri" w:cs="Calibri"/>
                <w:sz w:val="20"/>
                <w:szCs w:val="20"/>
              </w:rPr>
            </w:pPr>
          </w:p>
        </w:tc>
        <w:tc>
          <w:tcPr>
            <w:tcW w:w="2966" w:type="dxa"/>
          </w:tcPr>
          <w:p w14:paraId="62732075"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Number of new employment opportunities created by the applications of </w:t>
            </w:r>
            <w:r>
              <w:rPr>
                <w:rFonts w:ascii="Calibri" w:hAnsi="Calibri" w:cs="Calibri"/>
                <w:sz w:val="20"/>
                <w:szCs w:val="20"/>
                <w:lang w:eastAsia="ja-JP"/>
              </w:rPr>
              <w:t>low carbon and energy efficient</w:t>
            </w:r>
            <w:r>
              <w:rPr>
                <w:rFonts w:ascii="Calibri" w:eastAsia="Calibri" w:hAnsi="Calibri" w:cs="Calibri"/>
                <w:sz w:val="20"/>
                <w:szCs w:val="20"/>
              </w:rPr>
              <w:t xml:space="preserve"> technologies in PCI industries to bring about zero carbon development in PCI industries (with % of women)</w:t>
            </w:r>
          </w:p>
        </w:tc>
        <w:tc>
          <w:tcPr>
            <w:tcW w:w="1466" w:type="dxa"/>
          </w:tcPr>
          <w:p w14:paraId="75B10497"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2,3,4,5</w:t>
            </w:r>
          </w:p>
        </w:tc>
        <w:tc>
          <w:tcPr>
            <w:tcW w:w="3870" w:type="dxa"/>
            <w:shd w:val="clear" w:color="auto" w:fill="auto"/>
          </w:tcPr>
          <w:p w14:paraId="230A0EC4"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Women's time commitment to household chores may be reduced.</w:t>
            </w:r>
          </w:p>
          <w:p w14:paraId="53E53D0F"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Women and children's income and well-being improve due to new employment opportunities.</w:t>
            </w:r>
          </w:p>
          <w:p w14:paraId="1C6449B5" w14:textId="77777777" w:rsidR="00F5335A" w:rsidRDefault="00F5335A">
            <w:pPr>
              <w:spacing w:after="0"/>
              <w:rPr>
                <w:rFonts w:ascii="Calibri" w:eastAsia="Calibri" w:hAnsi="Calibri" w:cs="Calibri"/>
                <w:sz w:val="20"/>
                <w:szCs w:val="20"/>
              </w:rPr>
            </w:pPr>
          </w:p>
          <w:p w14:paraId="4E6C75C0"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The PCI industries have sufficient women working in them.</w:t>
            </w:r>
          </w:p>
        </w:tc>
      </w:tr>
      <w:tr w:rsidR="00F5335A" w14:paraId="2D093F12" w14:textId="77777777">
        <w:tc>
          <w:tcPr>
            <w:tcW w:w="1418" w:type="dxa"/>
            <w:vMerge/>
            <w:shd w:val="clear" w:color="auto" w:fill="auto"/>
          </w:tcPr>
          <w:p w14:paraId="196D5B1F" w14:textId="77777777" w:rsidR="00F5335A" w:rsidRDefault="00F5335A">
            <w:pPr>
              <w:spacing w:after="0"/>
              <w:rPr>
                <w:rFonts w:ascii="Calibri" w:hAnsi="Calibri" w:cs="Calibri"/>
                <w:b/>
                <w:sz w:val="20"/>
                <w:szCs w:val="20"/>
                <w:lang w:eastAsia="zh-CN"/>
              </w:rPr>
            </w:pPr>
          </w:p>
        </w:tc>
        <w:tc>
          <w:tcPr>
            <w:tcW w:w="3240" w:type="dxa"/>
            <w:shd w:val="clear" w:color="auto" w:fill="auto"/>
          </w:tcPr>
          <w:p w14:paraId="134D7CA5"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Increasing the number of women receiving technical training and their participation in projects.</w:t>
            </w:r>
          </w:p>
          <w:p w14:paraId="1EB38B41" w14:textId="77777777" w:rsidR="00F5335A" w:rsidRDefault="00F5335A">
            <w:pPr>
              <w:spacing w:after="0"/>
              <w:rPr>
                <w:rFonts w:ascii="Calibri" w:eastAsia="Calibri" w:hAnsi="Calibri" w:cs="Calibri"/>
                <w:sz w:val="20"/>
                <w:szCs w:val="20"/>
              </w:rPr>
            </w:pPr>
          </w:p>
          <w:p w14:paraId="68F1F0C3"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Strengthening the technical capacity of women for </w:t>
            </w:r>
            <w:r>
              <w:rPr>
                <w:rFonts w:ascii="Calibri" w:hAnsi="Calibri" w:cs="Calibri"/>
                <w:sz w:val="20"/>
                <w:szCs w:val="20"/>
                <w:lang w:eastAsia="ja-JP"/>
              </w:rPr>
              <w:t>low carbon and energy efficient technologies</w:t>
            </w:r>
            <w:r>
              <w:rPr>
                <w:rFonts w:ascii="Calibri" w:eastAsia="Calibri" w:hAnsi="Calibri" w:cs="Calibri"/>
                <w:sz w:val="20"/>
                <w:szCs w:val="20"/>
              </w:rPr>
              <w:t xml:space="preserve"> by providing training on maintenance and repair.</w:t>
            </w:r>
          </w:p>
          <w:p w14:paraId="24AE52DE" w14:textId="77777777" w:rsidR="00F5335A" w:rsidRDefault="00F5335A">
            <w:pPr>
              <w:spacing w:after="0"/>
              <w:rPr>
                <w:rFonts w:ascii="Calibri" w:eastAsia="Calibri" w:hAnsi="Calibri" w:cs="Calibri"/>
                <w:sz w:val="20"/>
                <w:szCs w:val="20"/>
              </w:rPr>
            </w:pPr>
          </w:p>
          <w:p w14:paraId="4EADC2F3"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Creation, or facilitation of the creation, of opportunities to empower and capacitate women including training needs are identified and tailor-made to suit projects being implemented.</w:t>
            </w:r>
          </w:p>
          <w:p w14:paraId="7B1CB5DF"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Ensure equitable allocation of resources for the implementation of appropriate implementation measures. </w:t>
            </w:r>
          </w:p>
        </w:tc>
        <w:tc>
          <w:tcPr>
            <w:tcW w:w="2966" w:type="dxa"/>
          </w:tcPr>
          <w:p w14:paraId="177A24CD"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Number of enterprise level promoters, technicians, administrators, end-users trained on relevant subjects for successful management and operation of </w:t>
            </w:r>
            <w:r>
              <w:rPr>
                <w:rFonts w:ascii="Calibri" w:hAnsi="Calibri" w:cs="Calibri"/>
                <w:sz w:val="20"/>
                <w:szCs w:val="20"/>
                <w:lang w:eastAsia="ja-JP"/>
              </w:rPr>
              <w:t>low carbon and energy efficient technologies</w:t>
            </w:r>
            <w:r>
              <w:rPr>
                <w:rFonts w:ascii="Calibri" w:eastAsia="Calibri" w:hAnsi="Calibri" w:cs="Calibri"/>
                <w:sz w:val="20"/>
                <w:szCs w:val="20"/>
              </w:rPr>
              <w:t xml:space="preserve"> (The female participation rate for training and publicity at the project implementation site)</w:t>
            </w:r>
          </w:p>
        </w:tc>
        <w:tc>
          <w:tcPr>
            <w:tcW w:w="1466" w:type="dxa"/>
          </w:tcPr>
          <w:p w14:paraId="43E27875"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w:t>
            </w:r>
          </w:p>
        </w:tc>
        <w:tc>
          <w:tcPr>
            <w:tcW w:w="3870" w:type="dxa"/>
            <w:shd w:val="clear" w:color="auto" w:fill="auto"/>
          </w:tcPr>
          <w:p w14:paraId="6233EBE1"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 xml:space="preserve">Both men and women are familiar with and skilled in the operation and application of the </w:t>
            </w:r>
            <w:r>
              <w:rPr>
                <w:rFonts w:ascii="Calibri" w:hAnsi="Calibri" w:cs="Calibri"/>
                <w:sz w:val="20"/>
                <w:szCs w:val="20"/>
                <w:lang w:eastAsia="ja-JP"/>
              </w:rPr>
              <w:t>low carbon and energy efficient technologies</w:t>
            </w:r>
            <w:r>
              <w:rPr>
                <w:rFonts w:ascii="Calibri" w:eastAsia="Calibri" w:hAnsi="Calibri" w:cs="Calibri"/>
                <w:sz w:val="20"/>
                <w:szCs w:val="20"/>
              </w:rPr>
              <w:t xml:space="preserve"> designed for the project.</w:t>
            </w:r>
          </w:p>
          <w:p w14:paraId="7CED0C99"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Broad participation of vulnerable groups throughout project implementation.</w:t>
            </w:r>
          </w:p>
        </w:tc>
      </w:tr>
      <w:tr w:rsidR="00F5335A" w14:paraId="370A76B6" w14:textId="77777777">
        <w:tc>
          <w:tcPr>
            <w:tcW w:w="1418" w:type="dxa"/>
            <w:vMerge/>
            <w:shd w:val="clear" w:color="auto" w:fill="auto"/>
          </w:tcPr>
          <w:p w14:paraId="56C5682F" w14:textId="77777777" w:rsidR="00F5335A" w:rsidRDefault="00F5335A">
            <w:pPr>
              <w:spacing w:after="0"/>
              <w:rPr>
                <w:rFonts w:ascii="Calibri" w:hAnsi="Calibri" w:cs="Calibri"/>
                <w:b/>
                <w:sz w:val="20"/>
                <w:szCs w:val="20"/>
                <w:lang w:eastAsia="zh-CN"/>
              </w:rPr>
            </w:pPr>
          </w:p>
        </w:tc>
        <w:tc>
          <w:tcPr>
            <w:tcW w:w="3240" w:type="dxa"/>
            <w:shd w:val="clear" w:color="auto" w:fill="auto"/>
          </w:tcPr>
          <w:p w14:paraId="6E3ABA53"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Strengthening sensitization of project stakeholders with regards to gender equality.</w:t>
            </w:r>
          </w:p>
          <w:p w14:paraId="5E0AE787" w14:textId="77777777" w:rsidR="00F5335A" w:rsidRDefault="00F5335A">
            <w:pPr>
              <w:spacing w:after="0"/>
              <w:rPr>
                <w:rFonts w:ascii="Calibri" w:eastAsia="Calibri" w:hAnsi="Calibri" w:cs="Calibri"/>
                <w:sz w:val="20"/>
                <w:szCs w:val="20"/>
              </w:rPr>
            </w:pPr>
          </w:p>
          <w:p w14:paraId="63611D1A" w14:textId="77777777" w:rsidR="00F5335A" w:rsidRDefault="00795F6F">
            <w:pPr>
              <w:spacing w:after="0"/>
              <w:rPr>
                <w:rFonts w:ascii="Calibri" w:eastAsia="Calibri" w:hAnsi="Calibri" w:cs="Calibri"/>
                <w:sz w:val="20"/>
                <w:szCs w:val="20"/>
              </w:rPr>
            </w:pPr>
            <w:r>
              <w:rPr>
                <w:rFonts w:ascii="Calibri" w:eastAsia="Calibri" w:hAnsi="Calibri" w:cs="Calibri"/>
                <w:sz w:val="20"/>
                <w:szCs w:val="20"/>
              </w:rPr>
              <w:t>Invest in developing competency and knowledge on gender mainstreaming for Government’s counterparts, community leaders and partner agency as well as UNDP’s project staff.</w:t>
            </w:r>
          </w:p>
          <w:p w14:paraId="1FA66057" w14:textId="77777777" w:rsidR="00F5335A" w:rsidRDefault="00F5335A">
            <w:pPr>
              <w:spacing w:after="0"/>
              <w:rPr>
                <w:rFonts w:ascii="Calibri" w:eastAsia="Calibri" w:hAnsi="Calibri" w:cs="Calibri"/>
                <w:sz w:val="20"/>
                <w:szCs w:val="20"/>
              </w:rPr>
            </w:pPr>
          </w:p>
          <w:p w14:paraId="4CCAA0AD" w14:textId="77777777" w:rsidR="00F5335A" w:rsidRDefault="00795F6F">
            <w:pPr>
              <w:spacing w:after="0"/>
              <w:rPr>
                <w:rFonts w:ascii="Calibri" w:eastAsia="Calibri" w:hAnsi="Calibri" w:cs="Calibri"/>
                <w:b/>
                <w:sz w:val="20"/>
                <w:szCs w:val="20"/>
              </w:rPr>
            </w:pPr>
            <w:r>
              <w:rPr>
                <w:rFonts w:ascii="Calibri" w:eastAsia="Calibri" w:hAnsi="Calibri" w:cs="Calibri"/>
                <w:sz w:val="20"/>
                <w:szCs w:val="20"/>
              </w:rPr>
              <w:t>Integration of gender session in each capacity-building training or workshop.</w:t>
            </w:r>
          </w:p>
        </w:tc>
        <w:tc>
          <w:tcPr>
            <w:tcW w:w="2966" w:type="dxa"/>
          </w:tcPr>
          <w:p w14:paraId="1482FA19" w14:textId="77777777" w:rsidR="00F5335A" w:rsidRDefault="00795F6F">
            <w:pPr>
              <w:spacing w:after="0"/>
              <w:rPr>
                <w:rFonts w:ascii="Calibri" w:eastAsia="Calibri" w:hAnsi="Calibri" w:cs="Calibri"/>
                <w:sz w:val="20"/>
                <w:szCs w:val="20"/>
              </w:rPr>
            </w:pPr>
            <w:r>
              <w:rPr>
                <w:rFonts w:ascii="Calibri" w:eastAsiaTheme="minorEastAsia" w:hAnsi="Calibri" w:cs="Calibri"/>
                <w:sz w:val="20"/>
                <w:szCs w:val="20"/>
                <w:lang w:eastAsia="zh-CN"/>
              </w:rPr>
              <w:t>Whether gender equality mainstreamed in project activities, in particular in capacity-building training and workshops.</w:t>
            </w:r>
          </w:p>
        </w:tc>
        <w:tc>
          <w:tcPr>
            <w:tcW w:w="1466" w:type="dxa"/>
          </w:tcPr>
          <w:p w14:paraId="7FC13E1C"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w:t>
            </w:r>
          </w:p>
        </w:tc>
        <w:tc>
          <w:tcPr>
            <w:tcW w:w="3870" w:type="dxa"/>
            <w:shd w:val="clear" w:color="auto" w:fill="auto"/>
          </w:tcPr>
          <w:p w14:paraId="3378BEBF" w14:textId="77777777" w:rsidR="00F5335A" w:rsidRDefault="00795F6F">
            <w:pPr>
              <w:spacing w:after="0"/>
              <w:rPr>
                <w:rFonts w:ascii="Calibri" w:eastAsia="Calibri" w:hAnsi="Calibri" w:cs="Calibri"/>
                <w:sz w:val="20"/>
                <w:szCs w:val="20"/>
              </w:rPr>
            </w:pPr>
            <w:r>
              <w:rPr>
                <w:rFonts w:ascii="Calibri" w:hAnsi="Calibri" w:cs="Calibri"/>
                <w:bCs/>
                <w:sz w:val="20"/>
                <w:szCs w:val="20"/>
                <w:lang w:eastAsia="zh-CN"/>
              </w:rPr>
              <w:t>Gender responsive policies are consistent and gender considerations are treated equally in all modules of the project and for all stakeholders</w:t>
            </w:r>
            <w:r>
              <w:rPr>
                <w:rFonts w:ascii="Calibri" w:eastAsia="Calibri" w:hAnsi="Calibri" w:cs="Calibri"/>
                <w:sz w:val="20"/>
                <w:szCs w:val="20"/>
              </w:rPr>
              <w:t xml:space="preserve">. </w:t>
            </w:r>
          </w:p>
          <w:p w14:paraId="3A3A618E" w14:textId="77777777" w:rsidR="00F5335A" w:rsidRDefault="00F5335A">
            <w:pPr>
              <w:spacing w:after="0"/>
              <w:rPr>
                <w:rFonts w:ascii="Calibri" w:eastAsia="Calibri" w:hAnsi="Calibri" w:cs="Calibri"/>
                <w:sz w:val="20"/>
                <w:szCs w:val="20"/>
              </w:rPr>
            </w:pPr>
          </w:p>
          <w:p w14:paraId="6CBD58F4" w14:textId="77777777" w:rsidR="00F5335A" w:rsidRDefault="00795F6F">
            <w:pPr>
              <w:spacing w:after="0"/>
              <w:rPr>
                <w:rFonts w:ascii="Calibri" w:eastAsia="Calibri" w:hAnsi="Calibri" w:cs="Calibri"/>
                <w:b/>
                <w:sz w:val="20"/>
                <w:szCs w:val="20"/>
              </w:rPr>
            </w:pPr>
            <w:r>
              <w:rPr>
                <w:rFonts w:ascii="Calibri" w:eastAsia="Calibri" w:hAnsi="Calibri" w:cs="Calibri"/>
                <w:sz w:val="20"/>
                <w:szCs w:val="20"/>
              </w:rPr>
              <w:t>Targeted and trained stakeholders are well oriented on gender issues and more confident to mainstream gender throughout the whole project circle.</w:t>
            </w:r>
          </w:p>
        </w:tc>
      </w:tr>
      <w:tr w:rsidR="00F5335A" w14:paraId="278DFCAB" w14:textId="77777777">
        <w:tc>
          <w:tcPr>
            <w:tcW w:w="1418" w:type="dxa"/>
            <w:vMerge w:val="restart"/>
            <w:shd w:val="clear" w:color="auto" w:fill="auto"/>
          </w:tcPr>
          <w:p w14:paraId="2778F784" w14:textId="77777777" w:rsidR="00F5335A" w:rsidRDefault="00795F6F">
            <w:pPr>
              <w:spacing w:after="0"/>
              <w:rPr>
                <w:rFonts w:ascii="Calibri" w:hAnsi="Calibri" w:cs="Calibri"/>
                <w:b/>
                <w:sz w:val="20"/>
                <w:szCs w:val="20"/>
                <w:lang w:eastAsia="zh-CN"/>
              </w:rPr>
            </w:pPr>
            <w:r>
              <w:rPr>
                <w:rFonts w:ascii="Calibri" w:hAnsi="Calibri" w:cs="Calibri"/>
                <w:b/>
                <w:sz w:val="20"/>
                <w:szCs w:val="20"/>
                <w:lang w:eastAsia="zh-CN"/>
              </w:rPr>
              <w:lastRenderedPageBreak/>
              <w:t>Gender Responsive Policy Coherence</w:t>
            </w:r>
          </w:p>
        </w:tc>
        <w:tc>
          <w:tcPr>
            <w:tcW w:w="3240" w:type="dxa"/>
            <w:shd w:val="clear" w:color="auto" w:fill="auto"/>
          </w:tcPr>
          <w:p w14:paraId="66BC3CCC" w14:textId="77777777" w:rsidR="00F5335A" w:rsidRDefault="00795F6F">
            <w:pPr>
              <w:spacing w:after="0"/>
              <w:rPr>
                <w:rFonts w:ascii="Calibri" w:hAnsi="Calibri" w:cs="Calibri"/>
                <w:bCs/>
                <w:sz w:val="20"/>
                <w:szCs w:val="20"/>
                <w:lang w:eastAsia="zh-CN"/>
              </w:rPr>
            </w:pPr>
            <w:r>
              <w:rPr>
                <w:rFonts w:ascii="Calibri" w:hAnsi="Calibri" w:cs="Calibri"/>
                <w:bCs/>
                <w:sz w:val="20"/>
                <w:szCs w:val="20"/>
                <w:lang w:eastAsia="zh-CN"/>
              </w:rPr>
              <w:t>Strengthening the regulation and supervision role of women's organizations in the project design and implementation processes.</w:t>
            </w:r>
          </w:p>
          <w:p w14:paraId="5E7540A3" w14:textId="77777777" w:rsidR="00F5335A" w:rsidRDefault="00F5335A">
            <w:pPr>
              <w:spacing w:after="0"/>
              <w:rPr>
                <w:rFonts w:ascii="Calibri" w:hAnsi="Calibri" w:cs="Calibri"/>
                <w:bCs/>
                <w:sz w:val="20"/>
                <w:szCs w:val="20"/>
                <w:lang w:eastAsia="zh-CN"/>
              </w:rPr>
            </w:pPr>
          </w:p>
          <w:p w14:paraId="533DA7F2" w14:textId="77777777" w:rsidR="00F5335A" w:rsidRDefault="00795F6F">
            <w:pPr>
              <w:spacing w:after="0"/>
              <w:rPr>
                <w:rFonts w:ascii="Calibri" w:eastAsia="Calibri" w:hAnsi="Calibri" w:cs="Calibri"/>
                <w:sz w:val="20"/>
                <w:szCs w:val="20"/>
                <w:lang w:eastAsia="zh-CN"/>
              </w:rPr>
            </w:pPr>
            <w:r>
              <w:rPr>
                <w:rFonts w:ascii="Calibri" w:eastAsia="Calibri" w:hAnsi="Calibri" w:cs="Calibri"/>
                <w:sz w:val="20"/>
                <w:szCs w:val="20"/>
                <w:lang w:eastAsia="zh-CN"/>
              </w:rPr>
              <w:t>Invite representatives of women's organizations to participate in surveys and workshops related to project design and integrate their feedback into the project document.</w:t>
            </w:r>
          </w:p>
          <w:p w14:paraId="7F60DCFB" w14:textId="77777777" w:rsidR="00F5335A" w:rsidRDefault="00F5335A">
            <w:pPr>
              <w:spacing w:after="0"/>
              <w:rPr>
                <w:rFonts w:ascii="Calibri" w:eastAsia="Calibri" w:hAnsi="Calibri" w:cs="Calibri"/>
                <w:sz w:val="20"/>
                <w:szCs w:val="20"/>
                <w:lang w:eastAsia="zh-CN"/>
              </w:rPr>
            </w:pPr>
          </w:p>
          <w:p w14:paraId="420A82DE" w14:textId="77777777" w:rsidR="00F5335A" w:rsidRDefault="00795F6F">
            <w:pPr>
              <w:spacing w:after="0"/>
              <w:rPr>
                <w:rFonts w:ascii="Calibri" w:eastAsia="Calibri" w:hAnsi="Calibri" w:cs="Calibri"/>
                <w:sz w:val="20"/>
                <w:szCs w:val="20"/>
                <w:lang w:eastAsia="zh-CN"/>
              </w:rPr>
            </w:pPr>
            <w:r>
              <w:rPr>
                <w:rFonts w:ascii="Calibri" w:eastAsia="Calibri" w:hAnsi="Calibri" w:cs="Calibri"/>
                <w:sz w:val="20"/>
                <w:szCs w:val="20"/>
                <w:lang w:eastAsia="zh-CN"/>
              </w:rPr>
              <w:t xml:space="preserve">Strengthen the catalytic role of women's organizations in mobilizing women and girls in training such as </w:t>
            </w:r>
            <w:r>
              <w:rPr>
                <w:rFonts w:ascii="Calibri" w:hAnsi="Calibri" w:cs="Calibri"/>
                <w:sz w:val="20"/>
                <w:szCs w:val="20"/>
                <w:lang w:eastAsia="ja-JP"/>
              </w:rPr>
              <w:t>low carbon and energy efficient technology</w:t>
            </w:r>
            <w:r>
              <w:rPr>
                <w:rFonts w:ascii="Calibri" w:eastAsia="Calibri" w:hAnsi="Calibri" w:cs="Calibri"/>
                <w:sz w:val="20"/>
                <w:szCs w:val="20"/>
                <w:lang w:eastAsia="zh-CN"/>
              </w:rPr>
              <w:t xml:space="preserve"> training.</w:t>
            </w:r>
          </w:p>
        </w:tc>
        <w:tc>
          <w:tcPr>
            <w:tcW w:w="2966" w:type="dxa"/>
          </w:tcPr>
          <w:p w14:paraId="284B57E4"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Number of times women's organizations have been involved in project-related survey, consulting, training, workshop, etc.</w:t>
            </w:r>
          </w:p>
        </w:tc>
        <w:tc>
          <w:tcPr>
            <w:tcW w:w="1466" w:type="dxa"/>
          </w:tcPr>
          <w:p w14:paraId="6D77861D" w14:textId="77777777" w:rsidR="00F5335A" w:rsidRDefault="00795F6F">
            <w:pPr>
              <w:spacing w:after="0"/>
              <w:rPr>
                <w:rFonts w:ascii="Calibri" w:eastAsiaTheme="minorEastAsia" w:hAnsi="Calibri" w:cs="Calibri"/>
                <w:sz w:val="20"/>
                <w:szCs w:val="20"/>
                <w:lang w:eastAsia="zh-CN"/>
              </w:rPr>
            </w:pPr>
            <w:r>
              <w:rPr>
                <w:rFonts w:ascii="Calibri" w:eastAsia="Calibri" w:hAnsi="Calibri" w:cs="Calibri"/>
                <w:sz w:val="20"/>
                <w:szCs w:val="20"/>
                <w:lang w:eastAsia="zh-CN"/>
              </w:rPr>
              <w:t>Year 1,2,3</w:t>
            </w:r>
          </w:p>
        </w:tc>
        <w:tc>
          <w:tcPr>
            <w:tcW w:w="3870" w:type="dxa"/>
            <w:shd w:val="clear" w:color="auto" w:fill="auto"/>
          </w:tcPr>
          <w:p w14:paraId="1D6100E5" w14:textId="77777777" w:rsidR="00F5335A" w:rsidRDefault="00795F6F">
            <w:pPr>
              <w:spacing w:after="0"/>
              <w:rPr>
                <w:rFonts w:ascii="Calibri" w:eastAsia="Calibri" w:hAnsi="Calibri" w:cs="Calibri"/>
                <w:sz w:val="20"/>
                <w:szCs w:val="20"/>
                <w:lang w:eastAsia="zh-CN"/>
              </w:rPr>
            </w:pPr>
            <w:r>
              <w:rPr>
                <w:rFonts w:ascii="Calibri" w:eastAsia="Calibri" w:hAnsi="Calibri" w:cs="Calibri"/>
                <w:sz w:val="20"/>
                <w:szCs w:val="20"/>
                <w:lang w:eastAsia="zh-CN"/>
              </w:rPr>
              <w:t xml:space="preserve">Significant women participation and representation are encouraged during capacity building trainings or workshops. </w:t>
            </w:r>
          </w:p>
          <w:p w14:paraId="2D6C1C7F" w14:textId="77777777" w:rsidR="00F5335A" w:rsidRDefault="00795F6F">
            <w:pPr>
              <w:spacing w:after="0"/>
              <w:rPr>
                <w:rFonts w:ascii="Calibri" w:eastAsia="Calibri" w:hAnsi="Calibri" w:cs="Calibri"/>
                <w:b/>
                <w:sz w:val="20"/>
                <w:szCs w:val="20"/>
                <w:lang w:eastAsia="zh-CN"/>
              </w:rPr>
            </w:pPr>
            <w:r>
              <w:rPr>
                <w:rFonts w:ascii="Calibri" w:eastAsia="Calibri" w:hAnsi="Calibri" w:cs="Calibri"/>
                <w:sz w:val="20"/>
                <w:szCs w:val="20"/>
                <w:lang w:eastAsia="zh-CN"/>
              </w:rPr>
              <w:t>In particular, vulnerable groups are identified and involved in project activities.</w:t>
            </w:r>
          </w:p>
        </w:tc>
      </w:tr>
      <w:tr w:rsidR="00F5335A" w14:paraId="5F3621FA" w14:textId="77777777">
        <w:tc>
          <w:tcPr>
            <w:tcW w:w="1418" w:type="dxa"/>
            <w:vMerge/>
            <w:shd w:val="clear" w:color="auto" w:fill="auto"/>
          </w:tcPr>
          <w:p w14:paraId="0D22FF5F" w14:textId="77777777" w:rsidR="00F5335A" w:rsidRDefault="00F5335A">
            <w:pPr>
              <w:spacing w:after="0"/>
              <w:rPr>
                <w:rFonts w:ascii="Calibri" w:hAnsi="Calibri" w:cs="Calibri"/>
                <w:b/>
                <w:sz w:val="20"/>
                <w:szCs w:val="20"/>
                <w:lang w:eastAsia="zh-CN"/>
              </w:rPr>
            </w:pPr>
          </w:p>
        </w:tc>
        <w:tc>
          <w:tcPr>
            <w:tcW w:w="3240" w:type="dxa"/>
            <w:shd w:val="clear" w:color="auto" w:fill="auto"/>
          </w:tcPr>
          <w:p w14:paraId="12AB8B6C" w14:textId="77777777" w:rsidR="00F5335A" w:rsidRDefault="00795F6F">
            <w:pPr>
              <w:spacing w:after="0"/>
              <w:rPr>
                <w:rFonts w:ascii="Calibri" w:eastAsia="Calibri" w:hAnsi="Calibri" w:cs="Calibri"/>
                <w:sz w:val="20"/>
                <w:szCs w:val="20"/>
                <w:lang w:eastAsia="zh-CN"/>
              </w:rPr>
            </w:pPr>
            <w:r>
              <w:rPr>
                <w:rFonts w:ascii="Calibri" w:eastAsia="Calibri" w:hAnsi="Calibri" w:cs="Calibri"/>
                <w:sz w:val="20"/>
                <w:szCs w:val="20"/>
              </w:rPr>
              <w:t>Designation and appointment of project staff to implement and monitor the gender mainstreaming activities accordingly and their performance appraisal is evaluated by accomplishment on the assigned gender tasks.</w:t>
            </w:r>
          </w:p>
        </w:tc>
        <w:tc>
          <w:tcPr>
            <w:tcW w:w="2966" w:type="dxa"/>
          </w:tcPr>
          <w:p w14:paraId="5A1072A5" w14:textId="77777777" w:rsidR="00F5335A" w:rsidRDefault="00F5335A">
            <w:pPr>
              <w:spacing w:after="0"/>
              <w:rPr>
                <w:rFonts w:ascii="Calibri" w:eastAsiaTheme="minorEastAsia" w:hAnsi="Calibri" w:cs="Calibri"/>
                <w:sz w:val="20"/>
                <w:szCs w:val="20"/>
                <w:lang w:eastAsia="zh-CN"/>
              </w:rPr>
            </w:pPr>
          </w:p>
        </w:tc>
        <w:tc>
          <w:tcPr>
            <w:tcW w:w="1466" w:type="dxa"/>
          </w:tcPr>
          <w:p w14:paraId="440AF790" w14:textId="77777777" w:rsidR="00F5335A" w:rsidRDefault="00795F6F">
            <w:pPr>
              <w:spacing w:after="0"/>
              <w:rPr>
                <w:rFonts w:ascii="Calibri" w:eastAsia="Calibri" w:hAnsi="Calibri" w:cs="Calibri"/>
                <w:sz w:val="20"/>
                <w:szCs w:val="20"/>
                <w:lang w:eastAsia="zh-CN"/>
              </w:rPr>
            </w:pPr>
            <w:r>
              <w:rPr>
                <w:rFonts w:ascii="Calibri" w:eastAsiaTheme="minorEastAsia" w:hAnsi="Calibri" w:cs="Calibri"/>
                <w:sz w:val="20"/>
                <w:szCs w:val="20"/>
                <w:lang w:eastAsia="zh-CN"/>
              </w:rPr>
              <w:t>Year 1,2,3,4,5</w:t>
            </w:r>
          </w:p>
        </w:tc>
        <w:tc>
          <w:tcPr>
            <w:tcW w:w="3870" w:type="dxa"/>
            <w:shd w:val="clear" w:color="auto" w:fill="auto"/>
          </w:tcPr>
          <w:p w14:paraId="73C81E0F" w14:textId="77777777" w:rsidR="00F5335A" w:rsidRDefault="00F5335A">
            <w:pPr>
              <w:spacing w:after="0"/>
              <w:rPr>
                <w:rFonts w:ascii="Calibri" w:eastAsia="Calibri" w:hAnsi="Calibri" w:cs="Calibri"/>
                <w:sz w:val="20"/>
                <w:szCs w:val="20"/>
                <w:lang w:eastAsia="zh-CN"/>
              </w:rPr>
            </w:pPr>
          </w:p>
        </w:tc>
      </w:tr>
      <w:tr w:rsidR="00F5335A" w14:paraId="593A7163" w14:textId="77777777">
        <w:tc>
          <w:tcPr>
            <w:tcW w:w="1418" w:type="dxa"/>
            <w:shd w:val="clear" w:color="auto" w:fill="auto"/>
          </w:tcPr>
          <w:p w14:paraId="3AC26FD4" w14:textId="77777777" w:rsidR="00F5335A" w:rsidRDefault="00795F6F">
            <w:pPr>
              <w:spacing w:after="0"/>
              <w:rPr>
                <w:rFonts w:ascii="Calibri" w:hAnsi="Calibri" w:cs="Calibri"/>
                <w:b/>
                <w:sz w:val="20"/>
                <w:szCs w:val="20"/>
                <w:lang w:eastAsia="zh-CN"/>
              </w:rPr>
            </w:pPr>
            <w:r>
              <w:rPr>
                <w:rFonts w:ascii="Calibri" w:hAnsi="Calibri" w:cs="Calibri"/>
                <w:b/>
                <w:sz w:val="20"/>
                <w:szCs w:val="20"/>
                <w:lang w:eastAsia="zh-CN"/>
              </w:rPr>
              <w:t>Monitoring, tracking, and reporting of policy implementation</w:t>
            </w:r>
          </w:p>
        </w:tc>
        <w:tc>
          <w:tcPr>
            <w:tcW w:w="3240" w:type="dxa"/>
            <w:shd w:val="clear" w:color="auto" w:fill="auto"/>
          </w:tcPr>
          <w:p w14:paraId="5048E318"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Facilitating appropriate adjustments to activities and implementation approaches and accountability to gender equality.</w:t>
            </w:r>
          </w:p>
          <w:p w14:paraId="173CE9B6" w14:textId="77777777" w:rsidR="00F5335A" w:rsidRDefault="00F5335A">
            <w:pPr>
              <w:spacing w:after="0"/>
              <w:rPr>
                <w:rFonts w:ascii="Calibri" w:eastAsia="Calibri" w:hAnsi="Calibri" w:cs="Calibri"/>
                <w:bCs/>
                <w:sz w:val="20"/>
                <w:szCs w:val="20"/>
              </w:rPr>
            </w:pPr>
          </w:p>
          <w:p w14:paraId="16DEA45E" w14:textId="77777777" w:rsidR="00F5335A" w:rsidRDefault="00F5335A">
            <w:pPr>
              <w:spacing w:after="0"/>
              <w:rPr>
                <w:rFonts w:ascii="Calibri" w:eastAsia="Calibri" w:hAnsi="Calibri" w:cs="Calibri"/>
                <w:bCs/>
                <w:sz w:val="20"/>
                <w:szCs w:val="20"/>
              </w:rPr>
            </w:pPr>
          </w:p>
        </w:tc>
        <w:tc>
          <w:tcPr>
            <w:tcW w:w="2966" w:type="dxa"/>
          </w:tcPr>
          <w:p w14:paraId="765454EE" w14:textId="77777777" w:rsidR="00F5335A" w:rsidRDefault="00F5335A">
            <w:pPr>
              <w:spacing w:after="0"/>
              <w:rPr>
                <w:rFonts w:ascii="Calibri" w:eastAsia="Calibri" w:hAnsi="Calibri" w:cs="Calibri"/>
                <w:bCs/>
                <w:sz w:val="20"/>
                <w:szCs w:val="20"/>
              </w:rPr>
            </w:pPr>
          </w:p>
        </w:tc>
        <w:tc>
          <w:tcPr>
            <w:tcW w:w="1466" w:type="dxa"/>
          </w:tcPr>
          <w:p w14:paraId="1C4B23CD"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1,2,3,4,5</w:t>
            </w:r>
          </w:p>
        </w:tc>
        <w:tc>
          <w:tcPr>
            <w:tcW w:w="3870" w:type="dxa"/>
            <w:shd w:val="clear" w:color="auto" w:fill="auto"/>
          </w:tcPr>
          <w:p w14:paraId="09A93456"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Gender balance practice is applied in project staff recruitment process and hire gender-oriented staff (both male and female) for project implementation.</w:t>
            </w:r>
          </w:p>
          <w:p w14:paraId="3B4977F2" w14:textId="77777777" w:rsidR="00F5335A" w:rsidRDefault="00F5335A">
            <w:pPr>
              <w:spacing w:after="0"/>
              <w:rPr>
                <w:rFonts w:ascii="Calibri" w:eastAsia="Calibri" w:hAnsi="Calibri" w:cs="Calibri"/>
                <w:bCs/>
                <w:sz w:val="20"/>
                <w:szCs w:val="20"/>
              </w:rPr>
            </w:pPr>
          </w:p>
          <w:p w14:paraId="0C8B5B4E"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Project staff is assigned and designated to implement and monitor the gender mainstreaming activities accordingly and their performance appraisal is evaluated by accomplishment on the assigned gender tasks.</w:t>
            </w:r>
          </w:p>
        </w:tc>
      </w:tr>
      <w:tr w:rsidR="00F5335A" w14:paraId="63483708" w14:textId="77777777">
        <w:tc>
          <w:tcPr>
            <w:tcW w:w="1418" w:type="dxa"/>
            <w:shd w:val="clear" w:color="auto" w:fill="auto"/>
          </w:tcPr>
          <w:p w14:paraId="321CC9B1" w14:textId="77777777" w:rsidR="00F5335A" w:rsidRDefault="00F5335A">
            <w:pPr>
              <w:spacing w:after="0"/>
              <w:rPr>
                <w:rFonts w:ascii="Calibri" w:hAnsi="Calibri" w:cs="Calibri"/>
                <w:b/>
                <w:sz w:val="20"/>
                <w:szCs w:val="20"/>
                <w:lang w:eastAsia="zh-CN"/>
              </w:rPr>
            </w:pPr>
          </w:p>
        </w:tc>
        <w:tc>
          <w:tcPr>
            <w:tcW w:w="3240" w:type="dxa"/>
            <w:shd w:val="clear" w:color="auto" w:fill="auto"/>
          </w:tcPr>
          <w:p w14:paraId="15726644"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Enable better planning and actions through disaggregated data.</w:t>
            </w:r>
          </w:p>
        </w:tc>
        <w:tc>
          <w:tcPr>
            <w:tcW w:w="2966" w:type="dxa"/>
          </w:tcPr>
          <w:p w14:paraId="60CA05CF" w14:textId="77777777" w:rsidR="00F5335A" w:rsidRDefault="00F5335A">
            <w:pPr>
              <w:spacing w:after="0"/>
              <w:rPr>
                <w:rFonts w:ascii="Calibri" w:eastAsia="Calibri" w:hAnsi="Calibri" w:cs="Calibri"/>
                <w:bCs/>
                <w:sz w:val="20"/>
                <w:szCs w:val="20"/>
              </w:rPr>
            </w:pPr>
          </w:p>
        </w:tc>
        <w:tc>
          <w:tcPr>
            <w:tcW w:w="1466" w:type="dxa"/>
          </w:tcPr>
          <w:p w14:paraId="414DBE80" w14:textId="77777777" w:rsidR="00F5335A" w:rsidRDefault="00795F6F">
            <w:pPr>
              <w:spacing w:after="0"/>
              <w:rPr>
                <w:rFonts w:ascii="Calibri" w:eastAsiaTheme="minorEastAsia" w:hAnsi="Calibri" w:cs="Calibri"/>
                <w:sz w:val="20"/>
                <w:szCs w:val="20"/>
                <w:lang w:eastAsia="zh-CN"/>
              </w:rPr>
            </w:pPr>
            <w:r>
              <w:rPr>
                <w:rFonts w:ascii="Calibri" w:eastAsiaTheme="minorEastAsia" w:hAnsi="Calibri" w:cs="Calibri"/>
                <w:sz w:val="20"/>
                <w:szCs w:val="20"/>
                <w:lang w:eastAsia="zh-CN"/>
              </w:rPr>
              <w:t>Year 1,2,3,4,5</w:t>
            </w:r>
          </w:p>
        </w:tc>
        <w:tc>
          <w:tcPr>
            <w:tcW w:w="3870" w:type="dxa"/>
            <w:shd w:val="clear" w:color="auto" w:fill="auto"/>
          </w:tcPr>
          <w:p w14:paraId="5E920858"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Data are collected and tabulated separately for women and men with specific indicators measuring changes to gender equality and empowerment for adjustments to activities and implementation approaches to better outcomes of gender equality.</w:t>
            </w:r>
          </w:p>
          <w:p w14:paraId="2356FBA0" w14:textId="77777777" w:rsidR="00F5335A" w:rsidRDefault="00F5335A">
            <w:pPr>
              <w:spacing w:after="0"/>
              <w:rPr>
                <w:rFonts w:ascii="Calibri" w:eastAsia="Calibri" w:hAnsi="Calibri" w:cs="Calibri"/>
                <w:bCs/>
                <w:sz w:val="20"/>
                <w:szCs w:val="20"/>
              </w:rPr>
            </w:pPr>
          </w:p>
          <w:p w14:paraId="5AFFF2EE"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The case study or success story is collected as for gender-related findings at the intervention area to prove the results of gender mainstreaming.</w:t>
            </w:r>
          </w:p>
          <w:p w14:paraId="28176B14" w14:textId="77777777" w:rsidR="00F5335A" w:rsidRDefault="00F5335A">
            <w:pPr>
              <w:spacing w:after="0"/>
              <w:rPr>
                <w:rFonts w:ascii="Calibri" w:eastAsia="Calibri" w:hAnsi="Calibri" w:cs="Calibri"/>
                <w:bCs/>
                <w:sz w:val="20"/>
                <w:szCs w:val="20"/>
              </w:rPr>
            </w:pPr>
          </w:p>
          <w:p w14:paraId="2573B735" w14:textId="77777777" w:rsidR="00F5335A" w:rsidRDefault="00795F6F">
            <w:pPr>
              <w:spacing w:after="0"/>
              <w:rPr>
                <w:rFonts w:ascii="Calibri" w:eastAsia="Calibri" w:hAnsi="Calibri" w:cs="Calibri"/>
                <w:bCs/>
                <w:sz w:val="20"/>
                <w:szCs w:val="20"/>
              </w:rPr>
            </w:pPr>
            <w:r>
              <w:rPr>
                <w:rFonts w:ascii="Calibri" w:eastAsia="Calibri" w:hAnsi="Calibri" w:cs="Calibri"/>
                <w:bCs/>
                <w:sz w:val="20"/>
                <w:szCs w:val="20"/>
              </w:rPr>
              <w:t>Evidence that adapts the better program accordingly, measure changes to gender equality, policy integration of gender considerations.</w:t>
            </w:r>
          </w:p>
        </w:tc>
      </w:tr>
    </w:tbl>
    <w:p w14:paraId="64741262" w14:textId="77777777" w:rsidR="00F5335A" w:rsidRDefault="00F5335A">
      <w:pPr>
        <w:spacing w:after="0"/>
        <w:rPr>
          <w:rFonts w:cs="Calibri"/>
          <w:lang w:eastAsia="en-GB"/>
        </w:rPr>
        <w:sectPr w:rsidR="00F5335A">
          <w:pgSz w:w="15840" w:h="12240" w:orient="landscape"/>
          <w:pgMar w:top="1440" w:right="1440" w:bottom="1440" w:left="1440" w:header="720" w:footer="720" w:gutter="0"/>
          <w:cols w:space="720"/>
          <w:docGrid w:linePitch="360"/>
        </w:sectPr>
      </w:pPr>
    </w:p>
    <w:p w14:paraId="53F229B2" w14:textId="77777777" w:rsidR="00F5335A" w:rsidRDefault="00795F6F">
      <w:pPr>
        <w:keepNext/>
        <w:spacing w:after="0" w:line="240" w:lineRule="auto"/>
        <w:jc w:val="both"/>
        <w:outlineLvl w:val="1"/>
        <w:rPr>
          <w:rFonts w:ascii="Calibri" w:hAnsi="Calibri" w:cs="Calibri"/>
          <w:b/>
          <w:bCs/>
        </w:rPr>
      </w:pPr>
      <w:bookmarkStart w:id="2827" w:name="_Toc88064350"/>
      <w:r>
        <w:rPr>
          <w:rFonts w:ascii="Calibri" w:hAnsi="Calibri" w:cs="Calibri"/>
          <w:b/>
          <w:bCs/>
        </w:rPr>
        <w:lastRenderedPageBreak/>
        <w:t>Annex 9: Procurement Plan</w:t>
      </w:r>
      <w:bookmarkEnd w:id="2827"/>
    </w:p>
    <w:p w14:paraId="0C366151" w14:textId="77777777" w:rsidR="00F5335A" w:rsidRDefault="00795F6F">
      <w:pPr>
        <w:keepNext/>
        <w:spacing w:after="0" w:line="240" w:lineRule="auto"/>
        <w:jc w:val="both"/>
        <w:outlineLvl w:val="1"/>
      </w:pPr>
      <w:r>
        <w:t>(for first year of implementation)</w:t>
      </w:r>
    </w:p>
    <w:tbl>
      <w:tblPr>
        <w:tblW w:w="136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39"/>
        <w:gridCol w:w="861"/>
        <w:gridCol w:w="1028"/>
        <w:gridCol w:w="1890"/>
        <w:gridCol w:w="900"/>
        <w:gridCol w:w="539"/>
        <w:gridCol w:w="901"/>
        <w:gridCol w:w="1083"/>
        <w:gridCol w:w="987"/>
        <w:gridCol w:w="1170"/>
        <w:gridCol w:w="1170"/>
        <w:gridCol w:w="1080"/>
        <w:gridCol w:w="1260"/>
      </w:tblGrid>
      <w:tr w:rsidR="00F5335A" w14:paraId="4CE315CD" w14:textId="77777777">
        <w:trPr>
          <w:trHeight w:val="780"/>
          <w:tblHeader/>
        </w:trPr>
        <w:tc>
          <w:tcPr>
            <w:tcW w:w="739" w:type="dxa"/>
            <w:shd w:val="clear" w:color="auto" w:fill="auto"/>
            <w:vAlign w:val="center"/>
          </w:tcPr>
          <w:p w14:paraId="1D401720"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Comp</w:t>
            </w:r>
          </w:p>
        </w:tc>
        <w:tc>
          <w:tcPr>
            <w:tcW w:w="861" w:type="dxa"/>
            <w:shd w:val="clear" w:color="auto" w:fill="auto"/>
            <w:vAlign w:val="center"/>
          </w:tcPr>
          <w:p w14:paraId="3EC3F107"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Type of Supply</w:t>
            </w:r>
          </w:p>
        </w:tc>
        <w:tc>
          <w:tcPr>
            <w:tcW w:w="1028" w:type="dxa"/>
            <w:shd w:val="clear" w:color="auto" w:fill="auto"/>
            <w:vAlign w:val="center"/>
          </w:tcPr>
          <w:p w14:paraId="7E02818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High Level Category</w:t>
            </w:r>
          </w:p>
        </w:tc>
        <w:tc>
          <w:tcPr>
            <w:tcW w:w="1890" w:type="dxa"/>
            <w:shd w:val="clear" w:color="auto" w:fill="auto"/>
            <w:vAlign w:val="center"/>
          </w:tcPr>
          <w:p w14:paraId="41308FD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Description of goods, services or works</w:t>
            </w:r>
          </w:p>
        </w:tc>
        <w:tc>
          <w:tcPr>
            <w:tcW w:w="900" w:type="dxa"/>
            <w:shd w:val="clear" w:color="auto" w:fill="auto"/>
            <w:vAlign w:val="center"/>
          </w:tcPr>
          <w:p w14:paraId="7F0AAC3A"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Unit of Measure</w:t>
            </w:r>
          </w:p>
        </w:tc>
        <w:tc>
          <w:tcPr>
            <w:tcW w:w="539" w:type="dxa"/>
            <w:shd w:val="clear" w:color="auto" w:fill="auto"/>
            <w:vAlign w:val="center"/>
          </w:tcPr>
          <w:p w14:paraId="577E22B5"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Qty</w:t>
            </w:r>
          </w:p>
        </w:tc>
        <w:tc>
          <w:tcPr>
            <w:tcW w:w="901" w:type="dxa"/>
            <w:shd w:val="clear" w:color="auto" w:fill="auto"/>
            <w:vAlign w:val="center"/>
          </w:tcPr>
          <w:p w14:paraId="1D065A7D"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Est. Unit Price in USD</w:t>
            </w:r>
          </w:p>
        </w:tc>
        <w:tc>
          <w:tcPr>
            <w:tcW w:w="1083" w:type="dxa"/>
            <w:shd w:val="clear" w:color="auto" w:fill="auto"/>
            <w:vAlign w:val="center"/>
          </w:tcPr>
          <w:p w14:paraId="17CA33FF"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Est. Total Price in USD</w:t>
            </w:r>
          </w:p>
        </w:tc>
        <w:tc>
          <w:tcPr>
            <w:tcW w:w="987" w:type="dxa"/>
            <w:shd w:val="clear" w:color="auto" w:fill="auto"/>
            <w:vAlign w:val="center"/>
          </w:tcPr>
          <w:p w14:paraId="43397529"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Available budget in USD</w:t>
            </w:r>
          </w:p>
        </w:tc>
        <w:tc>
          <w:tcPr>
            <w:tcW w:w="1170" w:type="dxa"/>
            <w:shd w:val="clear" w:color="auto" w:fill="auto"/>
            <w:vAlign w:val="center"/>
          </w:tcPr>
          <w:p w14:paraId="0E50703A" w14:textId="77777777" w:rsidR="00F5335A" w:rsidRDefault="00795F6F">
            <w:pPr>
              <w:spacing w:after="0" w:line="240" w:lineRule="auto"/>
              <w:ind w:right="-104"/>
              <w:rPr>
                <w:rFonts w:ascii="Calibri" w:eastAsia="Times New Roman" w:hAnsi="Calibri" w:cs="Calibri"/>
                <w:b/>
                <w:bCs/>
                <w:sz w:val="18"/>
                <w:szCs w:val="18"/>
              </w:rPr>
            </w:pPr>
            <w:r>
              <w:rPr>
                <w:rFonts w:ascii="Calibri" w:eastAsia="Times New Roman" w:hAnsi="Calibri" w:cs="Calibri"/>
                <w:b/>
                <w:bCs/>
                <w:sz w:val="18"/>
                <w:szCs w:val="18"/>
              </w:rPr>
              <w:t>Estimated start  of Procurement</w:t>
            </w:r>
          </w:p>
        </w:tc>
        <w:tc>
          <w:tcPr>
            <w:tcW w:w="1170" w:type="dxa"/>
            <w:shd w:val="clear" w:color="auto" w:fill="auto"/>
            <w:vAlign w:val="center"/>
          </w:tcPr>
          <w:p w14:paraId="3EEE1BBD" w14:textId="77777777" w:rsidR="00F5335A" w:rsidRDefault="00795F6F">
            <w:pPr>
              <w:spacing w:after="0" w:line="240" w:lineRule="auto"/>
              <w:ind w:right="-109"/>
              <w:rPr>
                <w:rFonts w:ascii="Calibri" w:eastAsia="Times New Roman" w:hAnsi="Calibri" w:cs="Calibri"/>
                <w:b/>
                <w:bCs/>
                <w:sz w:val="18"/>
                <w:szCs w:val="18"/>
              </w:rPr>
            </w:pPr>
            <w:r>
              <w:rPr>
                <w:rFonts w:ascii="Calibri" w:eastAsia="Times New Roman" w:hAnsi="Calibri" w:cs="Calibri"/>
                <w:b/>
                <w:bCs/>
                <w:sz w:val="18"/>
                <w:szCs w:val="18"/>
              </w:rPr>
              <w:t>Est. completion of Procurement</w:t>
            </w:r>
          </w:p>
        </w:tc>
        <w:tc>
          <w:tcPr>
            <w:tcW w:w="1080" w:type="dxa"/>
            <w:shd w:val="clear" w:color="auto" w:fill="auto"/>
            <w:vAlign w:val="center"/>
          </w:tcPr>
          <w:p w14:paraId="4FAB041E"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Est. Start of Contract</w:t>
            </w:r>
          </w:p>
        </w:tc>
        <w:tc>
          <w:tcPr>
            <w:tcW w:w="1260" w:type="dxa"/>
            <w:shd w:val="clear" w:color="auto" w:fill="auto"/>
            <w:vAlign w:val="center"/>
          </w:tcPr>
          <w:p w14:paraId="6EC9C04C"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Estimated Completion of Contract</w:t>
            </w:r>
          </w:p>
        </w:tc>
      </w:tr>
      <w:tr w:rsidR="00F5335A" w14:paraId="205CE1A2" w14:textId="77777777">
        <w:trPr>
          <w:trHeight w:val="260"/>
        </w:trPr>
        <w:tc>
          <w:tcPr>
            <w:tcW w:w="13608" w:type="dxa"/>
            <w:gridSpan w:val="13"/>
            <w:shd w:val="clear" w:color="000000" w:fill="FFFF00"/>
            <w:vAlign w:val="center"/>
          </w:tcPr>
          <w:p w14:paraId="3EC82C6B" w14:textId="77777777" w:rsidR="00F5335A" w:rsidRDefault="00795F6F">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MIIT</w:t>
            </w:r>
          </w:p>
        </w:tc>
      </w:tr>
      <w:tr w:rsidR="00F5335A" w14:paraId="6EAEDF7F" w14:textId="77777777">
        <w:trPr>
          <w:trHeight w:val="1300"/>
        </w:trPr>
        <w:tc>
          <w:tcPr>
            <w:tcW w:w="739" w:type="dxa"/>
            <w:shd w:val="clear" w:color="auto" w:fill="auto"/>
            <w:noWrap/>
            <w:vAlign w:val="center"/>
          </w:tcPr>
          <w:p w14:paraId="2648D8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53AFE9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E9DFD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 Services – Companies</w:t>
            </w:r>
          </w:p>
        </w:tc>
        <w:tc>
          <w:tcPr>
            <w:tcW w:w="1890" w:type="dxa"/>
            <w:shd w:val="clear" w:color="auto" w:fill="auto"/>
            <w:vAlign w:val="center"/>
          </w:tcPr>
          <w:p w14:paraId="2E022A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Design and evaluate the existing policies and institutional frameworks on energy conservation, green and low-carbon development in phosphate chemicals production from the perspective of the industrial chain to update and strengthen them.</w:t>
            </w:r>
          </w:p>
        </w:tc>
        <w:tc>
          <w:tcPr>
            <w:tcW w:w="900" w:type="dxa"/>
            <w:shd w:val="clear" w:color="auto" w:fill="auto"/>
            <w:noWrap/>
            <w:vAlign w:val="center"/>
          </w:tcPr>
          <w:p w14:paraId="242BFC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noWrap/>
            <w:vAlign w:val="center"/>
          </w:tcPr>
          <w:p w14:paraId="468FEE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noWrap/>
            <w:vAlign w:val="center"/>
          </w:tcPr>
          <w:p w14:paraId="1AABF4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20000 </w:t>
            </w:r>
          </w:p>
        </w:tc>
        <w:tc>
          <w:tcPr>
            <w:tcW w:w="1083" w:type="dxa"/>
            <w:shd w:val="clear" w:color="auto" w:fill="auto"/>
            <w:noWrap/>
            <w:vAlign w:val="center"/>
          </w:tcPr>
          <w:p w14:paraId="51C967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20000 </w:t>
            </w:r>
          </w:p>
        </w:tc>
        <w:tc>
          <w:tcPr>
            <w:tcW w:w="987" w:type="dxa"/>
            <w:shd w:val="clear" w:color="auto" w:fill="auto"/>
            <w:noWrap/>
            <w:vAlign w:val="center"/>
          </w:tcPr>
          <w:p w14:paraId="36814A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20000 </w:t>
            </w:r>
          </w:p>
        </w:tc>
        <w:tc>
          <w:tcPr>
            <w:tcW w:w="1170" w:type="dxa"/>
            <w:shd w:val="clear" w:color="auto" w:fill="auto"/>
            <w:vAlign w:val="center"/>
          </w:tcPr>
          <w:p w14:paraId="1903F4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47D049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1C8E79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20EAE7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415BC0E" w14:textId="77777777">
        <w:trPr>
          <w:trHeight w:val="4065"/>
        </w:trPr>
        <w:tc>
          <w:tcPr>
            <w:tcW w:w="739" w:type="dxa"/>
            <w:shd w:val="clear" w:color="auto" w:fill="auto"/>
            <w:noWrap/>
            <w:vAlign w:val="center"/>
          </w:tcPr>
          <w:p w14:paraId="45C0FC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179274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8952D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 Services – Companies</w:t>
            </w:r>
          </w:p>
        </w:tc>
        <w:tc>
          <w:tcPr>
            <w:tcW w:w="1890" w:type="dxa"/>
            <w:shd w:val="clear" w:color="auto" w:fill="auto"/>
            <w:vAlign w:val="center"/>
          </w:tcPr>
          <w:p w14:paraId="3DF9EC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Implementation of dual-carbon target-oriented analysis of the energy-savings, and green and low-carbon development path in phosphate chemicals production.</w:t>
            </w:r>
          </w:p>
        </w:tc>
        <w:tc>
          <w:tcPr>
            <w:tcW w:w="900" w:type="dxa"/>
            <w:shd w:val="clear" w:color="auto" w:fill="auto"/>
            <w:noWrap/>
            <w:vAlign w:val="center"/>
          </w:tcPr>
          <w:p w14:paraId="37FF42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noWrap/>
            <w:vAlign w:val="center"/>
          </w:tcPr>
          <w:p w14:paraId="56ACDF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noWrap/>
            <w:vAlign w:val="center"/>
          </w:tcPr>
          <w:p w14:paraId="40F3F7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noWrap/>
            <w:vAlign w:val="center"/>
          </w:tcPr>
          <w:p w14:paraId="6A5CE8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noWrap/>
            <w:vAlign w:val="center"/>
          </w:tcPr>
          <w:p w14:paraId="094BDC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3E4F7A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0A2D65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0AA508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7838BF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C462E31" w14:textId="77777777">
        <w:trPr>
          <w:trHeight w:val="1300"/>
        </w:trPr>
        <w:tc>
          <w:tcPr>
            <w:tcW w:w="739" w:type="dxa"/>
            <w:shd w:val="clear" w:color="auto" w:fill="auto"/>
            <w:noWrap/>
            <w:vAlign w:val="center"/>
          </w:tcPr>
          <w:p w14:paraId="40DC22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2</w:t>
            </w:r>
          </w:p>
        </w:tc>
        <w:tc>
          <w:tcPr>
            <w:tcW w:w="861" w:type="dxa"/>
            <w:shd w:val="clear" w:color="auto" w:fill="auto"/>
            <w:noWrap/>
            <w:vAlign w:val="center"/>
          </w:tcPr>
          <w:p w14:paraId="582E0C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99E67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4CE4D1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 local consultant provide support for the Conduct of dual-carbon target-oriented analysis of the energy-savings, and green and low-carbon development path in phosphate chemicals production.</w:t>
            </w:r>
          </w:p>
        </w:tc>
        <w:tc>
          <w:tcPr>
            <w:tcW w:w="900" w:type="dxa"/>
            <w:shd w:val="clear" w:color="auto" w:fill="auto"/>
            <w:noWrap/>
            <w:vAlign w:val="center"/>
          </w:tcPr>
          <w:p w14:paraId="0158B6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435BFD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20</w:t>
            </w:r>
          </w:p>
        </w:tc>
        <w:tc>
          <w:tcPr>
            <w:tcW w:w="901" w:type="dxa"/>
            <w:shd w:val="clear" w:color="auto" w:fill="auto"/>
            <w:vAlign w:val="center"/>
          </w:tcPr>
          <w:p w14:paraId="3B1C83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125</w:t>
            </w:r>
          </w:p>
        </w:tc>
        <w:tc>
          <w:tcPr>
            <w:tcW w:w="1083" w:type="dxa"/>
            <w:shd w:val="clear" w:color="auto" w:fill="auto"/>
            <w:vAlign w:val="center"/>
          </w:tcPr>
          <w:p w14:paraId="4FE68A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noWrap/>
            <w:vAlign w:val="center"/>
          </w:tcPr>
          <w:p w14:paraId="5A5197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0735BC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339D45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3389FA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4F6622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09DC4DF0" w14:textId="77777777">
        <w:trPr>
          <w:trHeight w:val="780"/>
        </w:trPr>
        <w:tc>
          <w:tcPr>
            <w:tcW w:w="739" w:type="dxa"/>
            <w:shd w:val="clear" w:color="auto" w:fill="auto"/>
            <w:noWrap/>
            <w:vAlign w:val="center"/>
          </w:tcPr>
          <w:p w14:paraId="4B66CF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422B1A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A9C12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20720F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the green and low-carbon development of the phosphorus chemical industry</w:t>
            </w:r>
          </w:p>
        </w:tc>
        <w:tc>
          <w:tcPr>
            <w:tcW w:w="900" w:type="dxa"/>
            <w:shd w:val="clear" w:color="auto" w:fill="auto"/>
            <w:vAlign w:val="center"/>
          </w:tcPr>
          <w:p w14:paraId="52D8FC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961E7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BF0F50F"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7500</w:t>
            </w:r>
          </w:p>
        </w:tc>
        <w:tc>
          <w:tcPr>
            <w:tcW w:w="1083" w:type="dxa"/>
            <w:shd w:val="clear" w:color="auto" w:fill="auto"/>
            <w:vAlign w:val="center"/>
          </w:tcPr>
          <w:p w14:paraId="15F641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7500</w:t>
            </w:r>
          </w:p>
        </w:tc>
        <w:tc>
          <w:tcPr>
            <w:tcW w:w="987" w:type="dxa"/>
            <w:shd w:val="clear" w:color="auto" w:fill="auto"/>
            <w:noWrap/>
            <w:vAlign w:val="center"/>
          </w:tcPr>
          <w:p w14:paraId="234916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1170" w:type="dxa"/>
            <w:shd w:val="clear" w:color="auto" w:fill="auto"/>
            <w:vAlign w:val="center"/>
          </w:tcPr>
          <w:p w14:paraId="45EB19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672F63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201C0E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6F5779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54CC406E" w14:textId="77777777">
        <w:trPr>
          <w:trHeight w:val="1300"/>
        </w:trPr>
        <w:tc>
          <w:tcPr>
            <w:tcW w:w="739" w:type="dxa"/>
            <w:shd w:val="clear" w:color="auto" w:fill="auto"/>
            <w:noWrap/>
            <w:vAlign w:val="center"/>
          </w:tcPr>
          <w:p w14:paraId="63A693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08691E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3D28F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7FD451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Implementation of  research on inter-regional green, and low-carbon development policies, cooperation and information sharing arrangements in phosphate chemicals production in key regions of China</w:t>
            </w:r>
          </w:p>
        </w:tc>
        <w:tc>
          <w:tcPr>
            <w:tcW w:w="900" w:type="dxa"/>
            <w:shd w:val="clear" w:color="auto" w:fill="auto"/>
            <w:noWrap/>
            <w:vAlign w:val="center"/>
          </w:tcPr>
          <w:p w14:paraId="0F403D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noWrap/>
            <w:vAlign w:val="center"/>
          </w:tcPr>
          <w:p w14:paraId="2E7CD2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901" w:type="dxa"/>
            <w:shd w:val="clear" w:color="auto" w:fill="auto"/>
            <w:noWrap/>
            <w:vAlign w:val="center"/>
          </w:tcPr>
          <w:p w14:paraId="0592E1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15000 </w:t>
            </w:r>
          </w:p>
        </w:tc>
        <w:tc>
          <w:tcPr>
            <w:tcW w:w="1083" w:type="dxa"/>
            <w:shd w:val="clear" w:color="auto" w:fill="auto"/>
            <w:noWrap/>
            <w:vAlign w:val="center"/>
          </w:tcPr>
          <w:p w14:paraId="6EEADF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30000 </w:t>
            </w:r>
          </w:p>
        </w:tc>
        <w:tc>
          <w:tcPr>
            <w:tcW w:w="987" w:type="dxa"/>
            <w:shd w:val="clear" w:color="auto" w:fill="auto"/>
            <w:noWrap/>
            <w:vAlign w:val="center"/>
          </w:tcPr>
          <w:p w14:paraId="437FF7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30000 </w:t>
            </w:r>
          </w:p>
        </w:tc>
        <w:tc>
          <w:tcPr>
            <w:tcW w:w="1170" w:type="dxa"/>
            <w:shd w:val="clear" w:color="auto" w:fill="auto"/>
            <w:vAlign w:val="center"/>
          </w:tcPr>
          <w:p w14:paraId="1F344D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348C8F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F5B57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3E300F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DA2AFEE" w14:textId="77777777">
        <w:trPr>
          <w:trHeight w:val="1040"/>
        </w:trPr>
        <w:tc>
          <w:tcPr>
            <w:tcW w:w="739" w:type="dxa"/>
            <w:shd w:val="clear" w:color="auto" w:fill="auto"/>
            <w:noWrap/>
            <w:vAlign w:val="center"/>
          </w:tcPr>
          <w:p w14:paraId="3AD09D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7037BD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57A1E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58F395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the  cross-industry energy saving, green and low-carbon policy seminars on phosphorus chemical industry to update and promote policy improvement</w:t>
            </w:r>
          </w:p>
        </w:tc>
        <w:tc>
          <w:tcPr>
            <w:tcW w:w="900" w:type="dxa"/>
            <w:shd w:val="clear" w:color="auto" w:fill="auto"/>
            <w:vAlign w:val="center"/>
          </w:tcPr>
          <w:p w14:paraId="13BABD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DF41B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18C289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7A154D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20000</w:t>
            </w:r>
          </w:p>
        </w:tc>
        <w:tc>
          <w:tcPr>
            <w:tcW w:w="987" w:type="dxa"/>
            <w:shd w:val="clear" w:color="auto" w:fill="auto"/>
            <w:noWrap/>
            <w:vAlign w:val="center"/>
          </w:tcPr>
          <w:p w14:paraId="1E4367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20000 </w:t>
            </w:r>
          </w:p>
        </w:tc>
        <w:tc>
          <w:tcPr>
            <w:tcW w:w="1170" w:type="dxa"/>
            <w:shd w:val="clear" w:color="auto" w:fill="auto"/>
            <w:vAlign w:val="center"/>
          </w:tcPr>
          <w:p w14:paraId="1AE776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3CC8E2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19E2C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2C1BB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448ECB55" w14:textId="77777777">
        <w:trPr>
          <w:trHeight w:val="970"/>
        </w:trPr>
        <w:tc>
          <w:tcPr>
            <w:tcW w:w="739" w:type="dxa"/>
            <w:shd w:val="clear" w:color="auto" w:fill="auto"/>
            <w:noWrap/>
            <w:vAlign w:val="center"/>
          </w:tcPr>
          <w:p w14:paraId="2543FF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2</w:t>
            </w:r>
          </w:p>
        </w:tc>
        <w:tc>
          <w:tcPr>
            <w:tcW w:w="861" w:type="dxa"/>
            <w:shd w:val="clear" w:color="auto" w:fill="auto"/>
            <w:noWrap/>
            <w:vAlign w:val="center"/>
          </w:tcPr>
          <w:p w14:paraId="3CBF4E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24268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noWrap/>
            <w:vAlign w:val="center"/>
          </w:tcPr>
          <w:p w14:paraId="18AE0C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Implementation of research on the inter-departmental and inter-industry policy on energy conservation, and green and low-carbon development in the phosphorus chemical industry.</w:t>
            </w:r>
          </w:p>
        </w:tc>
        <w:tc>
          <w:tcPr>
            <w:tcW w:w="900" w:type="dxa"/>
            <w:shd w:val="clear" w:color="auto" w:fill="auto"/>
            <w:vAlign w:val="center"/>
          </w:tcPr>
          <w:p w14:paraId="680F18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6193E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3175ED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141990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10000</w:t>
            </w:r>
          </w:p>
        </w:tc>
        <w:tc>
          <w:tcPr>
            <w:tcW w:w="987" w:type="dxa"/>
            <w:shd w:val="clear" w:color="auto" w:fill="auto"/>
            <w:noWrap/>
            <w:vAlign w:val="center"/>
          </w:tcPr>
          <w:p w14:paraId="33B9EF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7F20AC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237E3C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3CEE19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155DA4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278D4857" w14:textId="77777777">
        <w:trPr>
          <w:trHeight w:val="56"/>
        </w:trPr>
        <w:tc>
          <w:tcPr>
            <w:tcW w:w="739" w:type="dxa"/>
            <w:shd w:val="clear" w:color="auto" w:fill="auto"/>
            <w:noWrap/>
            <w:vAlign w:val="center"/>
          </w:tcPr>
          <w:p w14:paraId="351B64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76F60B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824D6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 Services – Companies</w:t>
            </w:r>
          </w:p>
        </w:tc>
        <w:tc>
          <w:tcPr>
            <w:tcW w:w="1890" w:type="dxa"/>
            <w:shd w:val="clear" w:color="auto" w:fill="auto"/>
            <w:vAlign w:val="center"/>
          </w:tcPr>
          <w:p w14:paraId="1840A11A"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 Implementation of an international comparative study on energy conservation and green and low-carbon development policies in phosphate chemicals production.</w:t>
            </w:r>
          </w:p>
        </w:tc>
        <w:tc>
          <w:tcPr>
            <w:tcW w:w="900" w:type="dxa"/>
            <w:shd w:val="clear" w:color="auto" w:fill="auto"/>
            <w:vAlign w:val="center"/>
          </w:tcPr>
          <w:p w14:paraId="02712A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4A84CC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39F66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17600</w:t>
            </w:r>
          </w:p>
        </w:tc>
        <w:tc>
          <w:tcPr>
            <w:tcW w:w="1083" w:type="dxa"/>
            <w:shd w:val="clear" w:color="auto" w:fill="auto"/>
            <w:vAlign w:val="center"/>
          </w:tcPr>
          <w:p w14:paraId="753288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17600</w:t>
            </w:r>
          </w:p>
        </w:tc>
        <w:tc>
          <w:tcPr>
            <w:tcW w:w="987" w:type="dxa"/>
            <w:shd w:val="clear" w:color="auto" w:fill="auto"/>
            <w:noWrap/>
            <w:vAlign w:val="center"/>
          </w:tcPr>
          <w:p w14:paraId="2EB658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17600 </w:t>
            </w:r>
          </w:p>
        </w:tc>
        <w:tc>
          <w:tcPr>
            <w:tcW w:w="1170" w:type="dxa"/>
            <w:shd w:val="clear" w:color="auto" w:fill="auto"/>
            <w:vAlign w:val="center"/>
          </w:tcPr>
          <w:p w14:paraId="247277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566E65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6438F3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77E1AB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6B7E305E" w14:textId="77777777">
        <w:trPr>
          <w:trHeight w:val="1095"/>
        </w:trPr>
        <w:tc>
          <w:tcPr>
            <w:tcW w:w="739" w:type="dxa"/>
            <w:shd w:val="clear" w:color="auto" w:fill="auto"/>
            <w:noWrap/>
            <w:vAlign w:val="center"/>
          </w:tcPr>
          <w:p w14:paraId="721CEF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5B2555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25EA7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445999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analyze the feasibility of new policies and institutional frameworks for the application of green, energy-saving and low-carbon technologies in the production of phosphate chemicals</w:t>
            </w:r>
          </w:p>
        </w:tc>
        <w:tc>
          <w:tcPr>
            <w:tcW w:w="900" w:type="dxa"/>
            <w:shd w:val="clear" w:color="auto" w:fill="auto"/>
            <w:vAlign w:val="center"/>
          </w:tcPr>
          <w:p w14:paraId="3C6E3E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C5692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50320D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2B325E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noWrap/>
            <w:vAlign w:val="center"/>
          </w:tcPr>
          <w:p w14:paraId="4657E5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35177D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612FDE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0478A0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22BDEE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7C41B2D0" w14:textId="77777777">
        <w:trPr>
          <w:trHeight w:val="1040"/>
        </w:trPr>
        <w:tc>
          <w:tcPr>
            <w:tcW w:w="739" w:type="dxa"/>
            <w:shd w:val="clear" w:color="auto" w:fill="auto"/>
            <w:noWrap/>
            <w:vAlign w:val="center"/>
          </w:tcPr>
          <w:p w14:paraId="63126B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54B10A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6F7FC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noWrap/>
            <w:vAlign w:val="center"/>
          </w:tcPr>
          <w:p w14:paraId="12A9B2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Formulate and recommend new policies and  institutional frameworks on green, energy efficient low carbon technology </w:t>
            </w:r>
            <w:r>
              <w:rPr>
                <w:rFonts w:ascii="Calibri" w:eastAsia="Times New Roman" w:hAnsi="Calibri" w:cs="Calibri"/>
                <w:sz w:val="18"/>
                <w:szCs w:val="18"/>
              </w:rPr>
              <w:lastRenderedPageBreak/>
              <w:t>application in phosphate chemicals production.</w:t>
            </w:r>
          </w:p>
        </w:tc>
        <w:tc>
          <w:tcPr>
            <w:tcW w:w="900" w:type="dxa"/>
            <w:shd w:val="clear" w:color="auto" w:fill="auto"/>
            <w:vAlign w:val="center"/>
          </w:tcPr>
          <w:p w14:paraId="13342E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lumpsum</w:t>
            </w:r>
          </w:p>
        </w:tc>
        <w:tc>
          <w:tcPr>
            <w:tcW w:w="539" w:type="dxa"/>
            <w:shd w:val="clear" w:color="auto" w:fill="auto"/>
            <w:vAlign w:val="center"/>
          </w:tcPr>
          <w:p w14:paraId="53F09A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5073CF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3800</w:t>
            </w:r>
          </w:p>
        </w:tc>
        <w:tc>
          <w:tcPr>
            <w:tcW w:w="1083" w:type="dxa"/>
            <w:shd w:val="clear" w:color="auto" w:fill="auto"/>
            <w:vAlign w:val="center"/>
          </w:tcPr>
          <w:p w14:paraId="05EF79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3800</w:t>
            </w:r>
          </w:p>
        </w:tc>
        <w:tc>
          <w:tcPr>
            <w:tcW w:w="987" w:type="dxa"/>
            <w:shd w:val="clear" w:color="auto" w:fill="auto"/>
            <w:noWrap/>
            <w:vAlign w:val="center"/>
          </w:tcPr>
          <w:p w14:paraId="4F10F1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3800 </w:t>
            </w:r>
          </w:p>
        </w:tc>
        <w:tc>
          <w:tcPr>
            <w:tcW w:w="1170" w:type="dxa"/>
            <w:shd w:val="clear" w:color="auto" w:fill="auto"/>
            <w:vAlign w:val="center"/>
          </w:tcPr>
          <w:p w14:paraId="58119F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373202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149883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39F80E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12677F6" w14:textId="77777777">
        <w:trPr>
          <w:trHeight w:val="520"/>
        </w:trPr>
        <w:tc>
          <w:tcPr>
            <w:tcW w:w="739" w:type="dxa"/>
            <w:shd w:val="clear" w:color="auto" w:fill="auto"/>
            <w:noWrap/>
            <w:vAlign w:val="center"/>
          </w:tcPr>
          <w:p w14:paraId="7F75DE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67ECA2A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C2810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281084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phosphate chemical green technology training meeting</w:t>
            </w:r>
          </w:p>
        </w:tc>
        <w:tc>
          <w:tcPr>
            <w:tcW w:w="900" w:type="dxa"/>
            <w:shd w:val="clear" w:color="auto" w:fill="auto"/>
            <w:vAlign w:val="center"/>
          </w:tcPr>
          <w:p w14:paraId="1CACD7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DC3A4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4577ABB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10000</w:t>
            </w:r>
          </w:p>
        </w:tc>
        <w:tc>
          <w:tcPr>
            <w:tcW w:w="1083" w:type="dxa"/>
            <w:shd w:val="clear" w:color="auto" w:fill="auto"/>
            <w:vAlign w:val="center"/>
          </w:tcPr>
          <w:p w14:paraId="1B03F7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10000</w:t>
            </w:r>
          </w:p>
        </w:tc>
        <w:tc>
          <w:tcPr>
            <w:tcW w:w="987" w:type="dxa"/>
            <w:shd w:val="clear" w:color="auto" w:fill="auto"/>
            <w:noWrap/>
            <w:vAlign w:val="center"/>
          </w:tcPr>
          <w:p w14:paraId="024C2F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3FC220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155D63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3AAC80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06D4EA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080701B4" w14:textId="77777777">
        <w:trPr>
          <w:trHeight w:val="1040"/>
        </w:trPr>
        <w:tc>
          <w:tcPr>
            <w:tcW w:w="739" w:type="dxa"/>
            <w:shd w:val="clear" w:color="auto" w:fill="auto"/>
            <w:noWrap/>
            <w:vAlign w:val="center"/>
          </w:tcPr>
          <w:p w14:paraId="2BD4E3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2137A5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ED9D8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noWrap/>
            <w:vAlign w:val="center"/>
          </w:tcPr>
          <w:p w14:paraId="364E87E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Implementation of research to update existing standards, policies and implementing rules and regulations to promote green technologies in phosphate chemicals production.</w:t>
            </w:r>
          </w:p>
        </w:tc>
        <w:tc>
          <w:tcPr>
            <w:tcW w:w="900" w:type="dxa"/>
            <w:shd w:val="clear" w:color="auto" w:fill="auto"/>
            <w:vAlign w:val="center"/>
          </w:tcPr>
          <w:p w14:paraId="7DC0AF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41C10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3BDCB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10000</w:t>
            </w:r>
          </w:p>
        </w:tc>
        <w:tc>
          <w:tcPr>
            <w:tcW w:w="1083" w:type="dxa"/>
            <w:shd w:val="clear" w:color="auto" w:fill="auto"/>
            <w:vAlign w:val="center"/>
          </w:tcPr>
          <w:p w14:paraId="4340B2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10000</w:t>
            </w:r>
          </w:p>
        </w:tc>
        <w:tc>
          <w:tcPr>
            <w:tcW w:w="987" w:type="dxa"/>
            <w:shd w:val="clear" w:color="auto" w:fill="auto"/>
            <w:noWrap/>
            <w:vAlign w:val="center"/>
          </w:tcPr>
          <w:p w14:paraId="241233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6957C4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6720498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5CB2B5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4EE37B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7C8BDAD8" w14:textId="77777777">
        <w:trPr>
          <w:trHeight w:val="1300"/>
        </w:trPr>
        <w:tc>
          <w:tcPr>
            <w:tcW w:w="739" w:type="dxa"/>
            <w:shd w:val="clear" w:color="auto" w:fill="auto"/>
            <w:noWrap/>
            <w:vAlign w:val="center"/>
          </w:tcPr>
          <w:p w14:paraId="0FD8FC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124B73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38C16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604037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Formulate, recommend and enforce  new standards and technical guidelines for promoting green and low-carbon development in phosphate chemicals production.</w:t>
            </w:r>
          </w:p>
        </w:tc>
        <w:tc>
          <w:tcPr>
            <w:tcW w:w="900" w:type="dxa"/>
            <w:shd w:val="clear" w:color="auto" w:fill="auto"/>
            <w:vAlign w:val="center"/>
          </w:tcPr>
          <w:p w14:paraId="1AA2E3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5ED08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1754282" w14:textId="77777777" w:rsidR="00F5335A" w:rsidRDefault="00795F6F">
            <w:pPr>
              <w:spacing w:after="0" w:line="240" w:lineRule="auto"/>
              <w:rPr>
                <w:rFonts w:ascii="Calibri" w:eastAsia="Times New Roman" w:hAnsi="Calibri" w:cs="Calibri"/>
                <w:sz w:val="18"/>
                <w:szCs w:val="18"/>
              </w:rPr>
            </w:pPr>
            <w:r>
              <w:rPr>
                <w:rFonts w:ascii="Calibri" w:hAnsi="Calibri" w:cs="Calibri" w:hint="eastAsia"/>
                <w:sz w:val="18"/>
                <w:szCs w:val="18"/>
                <w:lang w:eastAsia="zh-CN"/>
              </w:rPr>
              <w:t>1</w:t>
            </w:r>
            <w:r>
              <w:rPr>
                <w:rFonts w:ascii="Calibri" w:eastAsia="Times New Roman" w:hAnsi="Calibri" w:cs="Calibri"/>
                <w:sz w:val="18"/>
                <w:szCs w:val="18"/>
              </w:rPr>
              <w:t>000</w:t>
            </w:r>
          </w:p>
        </w:tc>
        <w:tc>
          <w:tcPr>
            <w:tcW w:w="1083" w:type="dxa"/>
            <w:shd w:val="clear" w:color="auto" w:fill="auto"/>
            <w:vAlign w:val="center"/>
          </w:tcPr>
          <w:p w14:paraId="2A8534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987" w:type="dxa"/>
            <w:shd w:val="clear" w:color="auto" w:fill="auto"/>
            <w:noWrap/>
            <w:vAlign w:val="center"/>
          </w:tcPr>
          <w:p w14:paraId="5348FE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 </w:t>
            </w:r>
          </w:p>
        </w:tc>
        <w:tc>
          <w:tcPr>
            <w:tcW w:w="1170" w:type="dxa"/>
            <w:shd w:val="clear" w:color="auto" w:fill="auto"/>
            <w:vAlign w:val="center"/>
          </w:tcPr>
          <w:p w14:paraId="324968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453A67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6CB33F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33952A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July/27</w:t>
            </w:r>
          </w:p>
        </w:tc>
      </w:tr>
      <w:tr w:rsidR="00F5335A" w14:paraId="659BF0EC" w14:textId="77777777">
        <w:trPr>
          <w:trHeight w:val="1040"/>
        </w:trPr>
        <w:tc>
          <w:tcPr>
            <w:tcW w:w="739" w:type="dxa"/>
            <w:shd w:val="clear" w:color="auto" w:fill="auto"/>
            <w:noWrap/>
            <w:vAlign w:val="center"/>
          </w:tcPr>
          <w:p w14:paraId="1C577D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637EA9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D2739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34CEFF71"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Organize conferences on relevant standards and current rules and regulations of the phosphorus chemical industry to study and </w:t>
            </w:r>
            <w:r>
              <w:rPr>
                <w:rFonts w:ascii="Calibri" w:eastAsia="Times New Roman" w:hAnsi="Calibri" w:cs="Calibri"/>
                <w:color w:val="000000"/>
                <w:sz w:val="18"/>
                <w:szCs w:val="18"/>
              </w:rPr>
              <w:lastRenderedPageBreak/>
              <w:t>formulate new standards</w:t>
            </w:r>
          </w:p>
        </w:tc>
        <w:tc>
          <w:tcPr>
            <w:tcW w:w="900" w:type="dxa"/>
            <w:shd w:val="clear" w:color="auto" w:fill="auto"/>
            <w:vAlign w:val="center"/>
          </w:tcPr>
          <w:p w14:paraId="042A67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lumpsum</w:t>
            </w:r>
          </w:p>
        </w:tc>
        <w:tc>
          <w:tcPr>
            <w:tcW w:w="539" w:type="dxa"/>
            <w:shd w:val="clear" w:color="auto" w:fill="auto"/>
            <w:vAlign w:val="center"/>
          </w:tcPr>
          <w:p w14:paraId="69C4C3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C9287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1083" w:type="dxa"/>
            <w:shd w:val="clear" w:color="auto" w:fill="auto"/>
            <w:vAlign w:val="center"/>
          </w:tcPr>
          <w:p w14:paraId="5C6FBA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987" w:type="dxa"/>
            <w:shd w:val="clear" w:color="auto" w:fill="auto"/>
            <w:noWrap/>
            <w:vAlign w:val="center"/>
          </w:tcPr>
          <w:p w14:paraId="454A1F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170" w:type="dxa"/>
            <w:shd w:val="clear" w:color="auto" w:fill="auto"/>
            <w:vAlign w:val="center"/>
          </w:tcPr>
          <w:p w14:paraId="47AACF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7EF987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45DAD4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772871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July/27</w:t>
            </w:r>
          </w:p>
        </w:tc>
      </w:tr>
      <w:tr w:rsidR="00F5335A" w14:paraId="0AA2E6F8" w14:textId="77777777">
        <w:trPr>
          <w:trHeight w:val="1300"/>
        </w:trPr>
        <w:tc>
          <w:tcPr>
            <w:tcW w:w="739" w:type="dxa"/>
            <w:shd w:val="clear" w:color="auto" w:fill="auto"/>
            <w:noWrap/>
            <w:vAlign w:val="center"/>
          </w:tcPr>
          <w:p w14:paraId="2A7679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1E2DA4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80D53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124D8AF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Assess awareness levels of relevant stakeholders and assessment of needs to address in the area of green, energy efficient low carbon technologies in phosphate chemicals manufacturing in Yunnan, Guizhou, Sichuan, and Hubei Provinces.</w:t>
            </w:r>
          </w:p>
        </w:tc>
        <w:tc>
          <w:tcPr>
            <w:tcW w:w="900" w:type="dxa"/>
            <w:shd w:val="clear" w:color="auto" w:fill="auto"/>
            <w:vAlign w:val="center"/>
          </w:tcPr>
          <w:p w14:paraId="43D848B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5B6B91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48B0BB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1250</w:t>
            </w:r>
          </w:p>
        </w:tc>
        <w:tc>
          <w:tcPr>
            <w:tcW w:w="1083" w:type="dxa"/>
            <w:shd w:val="clear" w:color="auto" w:fill="auto"/>
            <w:vAlign w:val="center"/>
          </w:tcPr>
          <w:p w14:paraId="3F0DDA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noWrap/>
            <w:vAlign w:val="center"/>
          </w:tcPr>
          <w:p w14:paraId="118BF6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417E13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1CBD24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1F3306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037A6C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10ABFC03" w14:textId="77777777">
        <w:trPr>
          <w:trHeight w:val="56"/>
        </w:trPr>
        <w:tc>
          <w:tcPr>
            <w:tcW w:w="739" w:type="dxa"/>
            <w:shd w:val="clear" w:color="auto" w:fill="auto"/>
            <w:noWrap/>
            <w:vAlign w:val="center"/>
          </w:tcPr>
          <w:p w14:paraId="26835C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18896B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AE6E6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37185D4E"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Implementation of market analysis on the international trade trends for phosrock and phosphate chemicals, and the indirect carbon emission and ecological impacts in the international trading of these products.</w:t>
            </w:r>
          </w:p>
        </w:tc>
        <w:tc>
          <w:tcPr>
            <w:tcW w:w="900" w:type="dxa"/>
            <w:shd w:val="clear" w:color="auto" w:fill="auto"/>
            <w:vAlign w:val="center"/>
          </w:tcPr>
          <w:p w14:paraId="3CC04B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82FC370"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901" w:type="dxa"/>
            <w:shd w:val="clear" w:color="auto" w:fill="auto"/>
            <w:vAlign w:val="center"/>
          </w:tcPr>
          <w:p w14:paraId="1B695EB4" w14:textId="77777777" w:rsidR="00F5335A" w:rsidRDefault="00795F6F">
            <w:pPr>
              <w:spacing w:after="0" w:line="240" w:lineRule="auto"/>
              <w:rPr>
                <w:rFonts w:ascii="Calibri" w:eastAsia="Times New Roman" w:hAnsi="Calibri" w:cs="Calibri"/>
                <w:sz w:val="18"/>
                <w:szCs w:val="18"/>
              </w:rPr>
            </w:pPr>
            <w:r>
              <w:rPr>
                <w:rFonts w:ascii="Calibri" w:hAnsi="Calibri" w:cs="Calibri" w:hint="eastAsia"/>
                <w:sz w:val="18"/>
                <w:szCs w:val="18"/>
                <w:lang w:eastAsia="zh-CN"/>
              </w:rPr>
              <w:t>25</w:t>
            </w:r>
            <w:r>
              <w:rPr>
                <w:rFonts w:ascii="Calibri" w:eastAsia="Times New Roman" w:hAnsi="Calibri" w:cs="Calibri"/>
                <w:sz w:val="18"/>
                <w:szCs w:val="18"/>
              </w:rPr>
              <w:t>00</w:t>
            </w:r>
          </w:p>
        </w:tc>
        <w:tc>
          <w:tcPr>
            <w:tcW w:w="1083" w:type="dxa"/>
            <w:shd w:val="clear" w:color="auto" w:fill="auto"/>
            <w:vAlign w:val="center"/>
          </w:tcPr>
          <w:p w14:paraId="3462F0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7500</w:t>
            </w:r>
          </w:p>
        </w:tc>
        <w:tc>
          <w:tcPr>
            <w:tcW w:w="987" w:type="dxa"/>
            <w:shd w:val="clear" w:color="auto" w:fill="auto"/>
            <w:noWrap/>
            <w:vAlign w:val="center"/>
          </w:tcPr>
          <w:p w14:paraId="529E8E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1170" w:type="dxa"/>
            <w:shd w:val="clear" w:color="auto" w:fill="auto"/>
            <w:vAlign w:val="center"/>
          </w:tcPr>
          <w:p w14:paraId="27BAEA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48C8A8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55010A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23FBDF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81A8CFE" w14:textId="77777777">
        <w:trPr>
          <w:trHeight w:val="979"/>
        </w:trPr>
        <w:tc>
          <w:tcPr>
            <w:tcW w:w="739" w:type="dxa"/>
            <w:shd w:val="clear" w:color="auto" w:fill="auto"/>
            <w:noWrap/>
            <w:vAlign w:val="center"/>
          </w:tcPr>
          <w:p w14:paraId="30EFBE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7873E1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09AD0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1E2AC1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A local consultant provide support for  the feasibility of the design of green, energy-saving and low-carbon technology </w:t>
            </w:r>
            <w:r>
              <w:rPr>
                <w:rFonts w:ascii="Calibri" w:eastAsia="Times New Roman" w:hAnsi="Calibri" w:cs="Calibri"/>
                <w:sz w:val="18"/>
                <w:szCs w:val="18"/>
              </w:rPr>
              <w:lastRenderedPageBreak/>
              <w:t>demonstration projects in the production of phosphate chemicals.</w:t>
            </w:r>
          </w:p>
        </w:tc>
        <w:tc>
          <w:tcPr>
            <w:tcW w:w="900" w:type="dxa"/>
            <w:shd w:val="clear" w:color="auto" w:fill="auto"/>
            <w:vAlign w:val="center"/>
          </w:tcPr>
          <w:p w14:paraId="694897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day</w:t>
            </w:r>
          </w:p>
        </w:tc>
        <w:tc>
          <w:tcPr>
            <w:tcW w:w="539" w:type="dxa"/>
            <w:shd w:val="clear" w:color="auto" w:fill="auto"/>
            <w:vAlign w:val="center"/>
          </w:tcPr>
          <w:p w14:paraId="20F181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w:t>
            </w:r>
          </w:p>
        </w:tc>
        <w:tc>
          <w:tcPr>
            <w:tcW w:w="901" w:type="dxa"/>
            <w:shd w:val="clear" w:color="auto" w:fill="auto"/>
            <w:vAlign w:val="center"/>
          </w:tcPr>
          <w:p w14:paraId="6C1431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w:t>
            </w:r>
          </w:p>
        </w:tc>
        <w:tc>
          <w:tcPr>
            <w:tcW w:w="1083" w:type="dxa"/>
            <w:shd w:val="clear" w:color="auto" w:fill="auto"/>
            <w:vAlign w:val="center"/>
          </w:tcPr>
          <w:p w14:paraId="5DC0D7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987" w:type="dxa"/>
            <w:shd w:val="clear" w:color="auto" w:fill="auto"/>
            <w:noWrap/>
            <w:vAlign w:val="center"/>
          </w:tcPr>
          <w:p w14:paraId="4A0D17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170" w:type="dxa"/>
            <w:shd w:val="clear" w:color="auto" w:fill="auto"/>
            <w:vAlign w:val="center"/>
          </w:tcPr>
          <w:p w14:paraId="7358A2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2A5F95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2FE880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05A14D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7EC1E36B" w14:textId="77777777">
        <w:trPr>
          <w:trHeight w:val="1040"/>
        </w:trPr>
        <w:tc>
          <w:tcPr>
            <w:tcW w:w="739" w:type="dxa"/>
            <w:shd w:val="clear" w:color="auto" w:fill="auto"/>
            <w:noWrap/>
            <w:vAlign w:val="center"/>
          </w:tcPr>
          <w:p w14:paraId="4D9FB7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0349D1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1FE062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49400A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Provide training on relevant capabilities for green, energy-saving and low-carbon technology demonstration projects in the production of phosphate chemicals</w:t>
            </w:r>
          </w:p>
        </w:tc>
        <w:tc>
          <w:tcPr>
            <w:tcW w:w="900" w:type="dxa"/>
            <w:shd w:val="clear" w:color="auto" w:fill="auto"/>
            <w:vAlign w:val="center"/>
          </w:tcPr>
          <w:p w14:paraId="38D512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13AA5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1EF0F1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1083" w:type="dxa"/>
            <w:shd w:val="clear" w:color="auto" w:fill="auto"/>
            <w:vAlign w:val="center"/>
          </w:tcPr>
          <w:p w14:paraId="6B227D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987" w:type="dxa"/>
            <w:shd w:val="clear" w:color="auto" w:fill="auto"/>
            <w:noWrap/>
            <w:vAlign w:val="center"/>
          </w:tcPr>
          <w:p w14:paraId="252944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170" w:type="dxa"/>
            <w:shd w:val="clear" w:color="auto" w:fill="auto"/>
            <w:vAlign w:val="center"/>
          </w:tcPr>
          <w:p w14:paraId="3B402B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27D2E4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60A0C2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124BBD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55CE2A53" w14:textId="77777777">
        <w:trPr>
          <w:trHeight w:val="1040"/>
        </w:trPr>
        <w:tc>
          <w:tcPr>
            <w:tcW w:w="739" w:type="dxa"/>
            <w:shd w:val="clear" w:color="auto" w:fill="auto"/>
            <w:noWrap/>
            <w:vAlign w:val="center"/>
          </w:tcPr>
          <w:p w14:paraId="6F3E74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49FB1F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1E65E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3DBAA39A"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 Prepare an ESMF as well as an ESMP to manage and mitigate all identified risks associated with the design and implementation of the demo activities.</w:t>
            </w:r>
          </w:p>
        </w:tc>
        <w:tc>
          <w:tcPr>
            <w:tcW w:w="900" w:type="dxa"/>
            <w:shd w:val="clear" w:color="auto" w:fill="auto"/>
            <w:vAlign w:val="center"/>
          </w:tcPr>
          <w:p w14:paraId="3C2329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BF93CA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139978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15000</w:t>
            </w:r>
          </w:p>
        </w:tc>
        <w:tc>
          <w:tcPr>
            <w:tcW w:w="1083" w:type="dxa"/>
            <w:shd w:val="clear" w:color="auto" w:fill="auto"/>
            <w:vAlign w:val="center"/>
          </w:tcPr>
          <w:p w14:paraId="01C068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15000</w:t>
            </w:r>
          </w:p>
        </w:tc>
        <w:tc>
          <w:tcPr>
            <w:tcW w:w="987" w:type="dxa"/>
            <w:shd w:val="clear" w:color="auto" w:fill="auto"/>
            <w:noWrap/>
            <w:vAlign w:val="center"/>
          </w:tcPr>
          <w:p w14:paraId="4D665E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15000 </w:t>
            </w:r>
          </w:p>
        </w:tc>
        <w:tc>
          <w:tcPr>
            <w:tcW w:w="1170" w:type="dxa"/>
            <w:shd w:val="clear" w:color="auto" w:fill="auto"/>
            <w:vAlign w:val="center"/>
          </w:tcPr>
          <w:p w14:paraId="6B4AD3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309890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67EA92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2D05E2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743411BB" w14:textId="77777777">
        <w:trPr>
          <w:trHeight w:val="780"/>
        </w:trPr>
        <w:tc>
          <w:tcPr>
            <w:tcW w:w="739" w:type="dxa"/>
            <w:shd w:val="clear" w:color="auto" w:fill="auto"/>
            <w:noWrap/>
            <w:vAlign w:val="center"/>
          </w:tcPr>
          <w:p w14:paraId="613AA1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214C9C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30CE0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6FFFB1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existing financing mechanisms and evaluates needs and gaps in order to formulate financial plans.</w:t>
            </w:r>
          </w:p>
        </w:tc>
        <w:tc>
          <w:tcPr>
            <w:tcW w:w="900" w:type="dxa"/>
            <w:shd w:val="clear" w:color="auto" w:fill="auto"/>
            <w:vAlign w:val="center"/>
          </w:tcPr>
          <w:p w14:paraId="3F438F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1DDA93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55900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22648E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noWrap/>
            <w:vAlign w:val="center"/>
          </w:tcPr>
          <w:p w14:paraId="06B4F3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66F023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2582E6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29DBD0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70D9F2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02B1B4B6" w14:textId="77777777">
        <w:trPr>
          <w:trHeight w:val="619"/>
        </w:trPr>
        <w:tc>
          <w:tcPr>
            <w:tcW w:w="739" w:type="dxa"/>
            <w:shd w:val="clear" w:color="auto" w:fill="auto"/>
            <w:noWrap/>
            <w:vAlign w:val="center"/>
          </w:tcPr>
          <w:p w14:paraId="0C9930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861" w:type="dxa"/>
            <w:shd w:val="clear" w:color="auto" w:fill="auto"/>
            <w:noWrap/>
            <w:vAlign w:val="center"/>
          </w:tcPr>
          <w:p w14:paraId="6BE41C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91786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682B6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Evaluation of existing financing mechanisms and assessment of needs and gaps to develop financial schemes for financially support SMEs that </w:t>
            </w:r>
            <w:r>
              <w:rPr>
                <w:rFonts w:ascii="Calibri" w:eastAsia="Times New Roman" w:hAnsi="Calibri" w:cs="Calibri"/>
                <w:sz w:val="18"/>
                <w:szCs w:val="18"/>
              </w:rPr>
              <w:lastRenderedPageBreak/>
              <w:t>manufacture phosphate chemicals.</w:t>
            </w:r>
          </w:p>
        </w:tc>
        <w:tc>
          <w:tcPr>
            <w:tcW w:w="900" w:type="dxa"/>
            <w:shd w:val="clear" w:color="auto" w:fill="auto"/>
            <w:vAlign w:val="center"/>
          </w:tcPr>
          <w:p w14:paraId="5F8DE9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lumpsum</w:t>
            </w:r>
          </w:p>
        </w:tc>
        <w:tc>
          <w:tcPr>
            <w:tcW w:w="539" w:type="dxa"/>
            <w:shd w:val="clear" w:color="auto" w:fill="auto"/>
            <w:vAlign w:val="center"/>
          </w:tcPr>
          <w:p w14:paraId="625442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559854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4FEB49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noWrap/>
            <w:vAlign w:val="center"/>
          </w:tcPr>
          <w:p w14:paraId="108057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26A7B9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0B8E1F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665355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260757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43A4213A" w14:textId="77777777">
        <w:trPr>
          <w:trHeight w:val="780"/>
        </w:trPr>
        <w:tc>
          <w:tcPr>
            <w:tcW w:w="739" w:type="dxa"/>
            <w:shd w:val="clear" w:color="auto" w:fill="auto"/>
            <w:noWrap/>
            <w:vAlign w:val="center"/>
          </w:tcPr>
          <w:p w14:paraId="766E61DC"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p>
        </w:tc>
        <w:tc>
          <w:tcPr>
            <w:tcW w:w="861" w:type="dxa"/>
            <w:shd w:val="clear" w:color="auto" w:fill="auto"/>
            <w:noWrap/>
            <w:vAlign w:val="center"/>
          </w:tcPr>
          <w:p w14:paraId="03AD3A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7AAEBFD" w14:textId="77777777" w:rsidR="00F5335A" w:rsidRDefault="00795F6F">
            <w:pPr>
              <w:spacing w:after="0" w:line="240" w:lineRule="auto"/>
              <w:rPr>
                <w:rFonts w:ascii="Calibri" w:eastAsia="Times New Roman" w:hAnsi="Calibri" w:cs="Calibri"/>
                <w:sz w:val="18"/>
                <w:szCs w:val="18"/>
              </w:rPr>
            </w:pPr>
            <w:r>
              <w:rPr>
                <w:rFonts w:ascii="Calibri" w:hAnsi="Calibri" w:cs="Calibri"/>
                <w:sz w:val="20"/>
                <w:szCs w:val="20"/>
              </w:rPr>
              <w:t>Publication and printing</w:t>
            </w:r>
          </w:p>
        </w:tc>
        <w:tc>
          <w:tcPr>
            <w:tcW w:w="1890" w:type="dxa"/>
            <w:shd w:val="clear" w:color="auto" w:fill="auto"/>
            <w:vAlign w:val="center"/>
          </w:tcPr>
          <w:p w14:paraId="632C236C" w14:textId="77777777" w:rsidR="00F5335A" w:rsidRDefault="00795F6F">
            <w:pPr>
              <w:rPr>
                <w:rFonts w:ascii="Calibri" w:hAnsi="Calibri" w:cs="Calibri"/>
                <w:sz w:val="20"/>
                <w:szCs w:val="20"/>
                <w:lang w:eastAsia="zh-CN"/>
              </w:rPr>
            </w:pPr>
            <w:r>
              <w:rPr>
                <w:rFonts w:ascii="Calibri" w:hAnsi="Calibri" w:cs="Calibri"/>
                <w:sz w:val="20"/>
                <w:szCs w:val="20"/>
              </w:rPr>
              <w:t>Publication and printing</w:t>
            </w:r>
            <w:r>
              <w:rPr>
                <w:rFonts w:ascii="Calibri" w:hAnsi="Calibri" w:cs="Calibri" w:hint="eastAsia"/>
                <w:sz w:val="20"/>
                <w:szCs w:val="20"/>
                <w:lang w:eastAsia="zh-CN"/>
              </w:rPr>
              <w:t>(</w:t>
            </w:r>
            <w:r>
              <w:rPr>
                <w:rFonts w:ascii="Calibri" w:hAnsi="Calibri" w:cs="Calibri"/>
                <w:sz w:val="20"/>
                <w:szCs w:val="20"/>
                <w:lang w:eastAsia="zh-CN"/>
              </w:rPr>
              <w:t xml:space="preserve"> training materials, brochures, etc.</w:t>
            </w:r>
            <w:r>
              <w:rPr>
                <w:rFonts w:ascii="Calibri" w:hAnsi="Calibri" w:cs="Calibri" w:hint="eastAsia"/>
                <w:sz w:val="20"/>
                <w:szCs w:val="20"/>
                <w:lang w:eastAsia="zh-CN"/>
              </w:rPr>
              <w:t>)</w:t>
            </w:r>
          </w:p>
        </w:tc>
        <w:tc>
          <w:tcPr>
            <w:tcW w:w="900" w:type="dxa"/>
            <w:shd w:val="clear" w:color="auto" w:fill="auto"/>
            <w:vAlign w:val="center"/>
          </w:tcPr>
          <w:p w14:paraId="2F57D04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sz w:val="18"/>
                <w:szCs w:val="18"/>
              </w:rPr>
              <w:t>lumpsum</w:t>
            </w:r>
          </w:p>
        </w:tc>
        <w:tc>
          <w:tcPr>
            <w:tcW w:w="539" w:type="dxa"/>
            <w:shd w:val="clear" w:color="auto" w:fill="auto"/>
            <w:vAlign w:val="center"/>
          </w:tcPr>
          <w:p w14:paraId="56DD4EA4"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1</w:t>
            </w:r>
          </w:p>
        </w:tc>
        <w:tc>
          <w:tcPr>
            <w:tcW w:w="901" w:type="dxa"/>
            <w:shd w:val="clear" w:color="auto" w:fill="auto"/>
            <w:vAlign w:val="center"/>
          </w:tcPr>
          <w:p w14:paraId="031EBB2E"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2500</w:t>
            </w:r>
          </w:p>
        </w:tc>
        <w:tc>
          <w:tcPr>
            <w:tcW w:w="1083" w:type="dxa"/>
            <w:shd w:val="clear" w:color="auto" w:fill="auto"/>
            <w:vAlign w:val="center"/>
          </w:tcPr>
          <w:p w14:paraId="4CFF7FC5"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2500</w:t>
            </w:r>
          </w:p>
        </w:tc>
        <w:tc>
          <w:tcPr>
            <w:tcW w:w="987" w:type="dxa"/>
            <w:shd w:val="clear" w:color="auto" w:fill="auto"/>
            <w:noWrap/>
            <w:vAlign w:val="center"/>
          </w:tcPr>
          <w:p w14:paraId="00D57AEB"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2500</w:t>
            </w:r>
          </w:p>
        </w:tc>
        <w:tc>
          <w:tcPr>
            <w:tcW w:w="1170" w:type="dxa"/>
            <w:shd w:val="clear" w:color="auto" w:fill="auto"/>
            <w:vAlign w:val="center"/>
          </w:tcPr>
          <w:p w14:paraId="18D945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6247D3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7893BB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5684E72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6CA31685" w14:textId="77777777">
        <w:trPr>
          <w:trHeight w:val="780"/>
        </w:trPr>
        <w:tc>
          <w:tcPr>
            <w:tcW w:w="739" w:type="dxa"/>
            <w:shd w:val="clear" w:color="auto" w:fill="auto"/>
            <w:noWrap/>
            <w:vAlign w:val="center"/>
          </w:tcPr>
          <w:p w14:paraId="0A9B7D0C"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p>
        </w:tc>
        <w:tc>
          <w:tcPr>
            <w:tcW w:w="861" w:type="dxa"/>
            <w:shd w:val="clear" w:color="auto" w:fill="auto"/>
            <w:noWrap/>
            <w:vAlign w:val="center"/>
          </w:tcPr>
          <w:p w14:paraId="0A18FA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Goods</w:t>
            </w:r>
          </w:p>
        </w:tc>
        <w:tc>
          <w:tcPr>
            <w:tcW w:w="1028" w:type="dxa"/>
            <w:shd w:val="clear" w:color="auto" w:fill="auto"/>
            <w:vAlign w:val="center"/>
          </w:tcPr>
          <w:p w14:paraId="7B3E4DAA" w14:textId="77777777" w:rsidR="00F5335A" w:rsidRDefault="00795F6F">
            <w:pPr>
              <w:rPr>
                <w:rFonts w:ascii="Calibri" w:hAnsi="Calibri" w:cs="Calibri"/>
                <w:sz w:val="20"/>
                <w:szCs w:val="20"/>
              </w:rPr>
            </w:pPr>
            <w:r>
              <w:rPr>
                <w:rFonts w:ascii="Calibri" w:hAnsi="Calibri" w:cs="Calibri"/>
                <w:sz w:val="20"/>
                <w:szCs w:val="20"/>
              </w:rPr>
              <w:t>Information Tech. Equipment</w:t>
            </w:r>
          </w:p>
          <w:p w14:paraId="20367DC1" w14:textId="77777777" w:rsidR="00F5335A" w:rsidRDefault="00F5335A">
            <w:pPr>
              <w:spacing w:after="0" w:line="240" w:lineRule="auto"/>
              <w:rPr>
                <w:rFonts w:ascii="Calibri" w:eastAsia="Times New Roman" w:hAnsi="Calibri" w:cs="Calibri"/>
                <w:sz w:val="18"/>
                <w:szCs w:val="18"/>
              </w:rPr>
            </w:pPr>
          </w:p>
        </w:tc>
        <w:tc>
          <w:tcPr>
            <w:tcW w:w="1890" w:type="dxa"/>
            <w:shd w:val="clear" w:color="auto" w:fill="auto"/>
            <w:vAlign w:val="center"/>
          </w:tcPr>
          <w:p w14:paraId="658306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color w:val="000000"/>
                <w:sz w:val="18"/>
                <w:szCs w:val="18"/>
              </w:rPr>
              <w:t>Communication and conferencing equipment (digital camera, overhead projector and screen, etc.</w:t>
            </w:r>
          </w:p>
        </w:tc>
        <w:tc>
          <w:tcPr>
            <w:tcW w:w="900" w:type="dxa"/>
            <w:shd w:val="clear" w:color="auto" w:fill="auto"/>
            <w:vAlign w:val="center"/>
          </w:tcPr>
          <w:p w14:paraId="6E9CDE25"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Unit</w:t>
            </w:r>
          </w:p>
        </w:tc>
        <w:tc>
          <w:tcPr>
            <w:tcW w:w="539" w:type="dxa"/>
            <w:shd w:val="clear" w:color="auto" w:fill="auto"/>
            <w:vAlign w:val="center"/>
          </w:tcPr>
          <w:p w14:paraId="1303317F"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8</w:t>
            </w:r>
          </w:p>
        </w:tc>
        <w:tc>
          <w:tcPr>
            <w:tcW w:w="901" w:type="dxa"/>
            <w:shd w:val="clear" w:color="auto" w:fill="auto"/>
            <w:vAlign w:val="center"/>
          </w:tcPr>
          <w:p w14:paraId="7C8E98F2" w14:textId="77777777" w:rsidR="00F5335A" w:rsidRDefault="00795F6F">
            <w:pPr>
              <w:spacing w:after="0" w:line="240" w:lineRule="auto"/>
              <w:rPr>
                <w:rFonts w:ascii="Calibri" w:eastAsia="Times New Roman" w:hAnsi="Calibri" w:cs="Calibri"/>
                <w:color w:val="000000"/>
                <w:sz w:val="18"/>
                <w:szCs w:val="18"/>
              </w:rPr>
            </w:pPr>
            <w:r>
              <w:rPr>
                <w:rFonts w:ascii="SimSun" w:hAnsi="SimSun" w:cs="Calibri" w:hint="eastAsia"/>
                <w:color w:val="000000"/>
                <w:sz w:val="18"/>
                <w:szCs w:val="18"/>
                <w:lang w:eastAsia="zh-CN"/>
              </w:rPr>
              <w:t>650</w:t>
            </w:r>
          </w:p>
        </w:tc>
        <w:tc>
          <w:tcPr>
            <w:tcW w:w="1083" w:type="dxa"/>
            <w:shd w:val="clear" w:color="auto" w:fill="auto"/>
            <w:vAlign w:val="center"/>
          </w:tcPr>
          <w:p w14:paraId="058E6485"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5200</w:t>
            </w:r>
          </w:p>
        </w:tc>
        <w:tc>
          <w:tcPr>
            <w:tcW w:w="987" w:type="dxa"/>
            <w:shd w:val="clear" w:color="auto" w:fill="auto"/>
            <w:noWrap/>
            <w:vAlign w:val="center"/>
          </w:tcPr>
          <w:p w14:paraId="42B2E54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5200</w:t>
            </w:r>
          </w:p>
        </w:tc>
        <w:tc>
          <w:tcPr>
            <w:tcW w:w="1170" w:type="dxa"/>
            <w:shd w:val="clear" w:color="auto" w:fill="auto"/>
            <w:vAlign w:val="center"/>
          </w:tcPr>
          <w:p w14:paraId="6413DA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68C068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386EB3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09FA91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75718718" w14:textId="77777777">
        <w:trPr>
          <w:trHeight w:val="780"/>
        </w:trPr>
        <w:tc>
          <w:tcPr>
            <w:tcW w:w="739" w:type="dxa"/>
            <w:shd w:val="clear" w:color="auto" w:fill="auto"/>
            <w:noWrap/>
            <w:vAlign w:val="center"/>
          </w:tcPr>
          <w:p w14:paraId="47A3D71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p>
        </w:tc>
        <w:tc>
          <w:tcPr>
            <w:tcW w:w="861" w:type="dxa"/>
            <w:shd w:val="clear" w:color="auto" w:fill="auto"/>
            <w:noWrap/>
            <w:vAlign w:val="center"/>
          </w:tcPr>
          <w:p w14:paraId="737F61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Goods</w:t>
            </w:r>
          </w:p>
        </w:tc>
        <w:tc>
          <w:tcPr>
            <w:tcW w:w="1028" w:type="dxa"/>
            <w:shd w:val="clear" w:color="auto" w:fill="auto"/>
            <w:vAlign w:val="center"/>
          </w:tcPr>
          <w:p w14:paraId="78BB0570" w14:textId="77777777" w:rsidR="00F5335A" w:rsidRDefault="00795F6F">
            <w:pPr>
              <w:rPr>
                <w:rFonts w:ascii="Calibri" w:hAnsi="Calibri" w:cs="Calibri"/>
                <w:sz w:val="20"/>
                <w:szCs w:val="20"/>
                <w:lang w:eastAsia="zh-CN"/>
              </w:rPr>
            </w:pPr>
            <w:r>
              <w:rPr>
                <w:rFonts w:ascii="Calibri" w:hAnsi="Calibri" w:cs="Calibri"/>
                <w:sz w:val="20"/>
                <w:szCs w:val="20"/>
              </w:rPr>
              <w:t>Supplies and stationery</w:t>
            </w:r>
          </w:p>
        </w:tc>
        <w:tc>
          <w:tcPr>
            <w:tcW w:w="1890" w:type="dxa"/>
            <w:shd w:val="clear" w:color="auto" w:fill="auto"/>
            <w:vAlign w:val="center"/>
          </w:tcPr>
          <w:p w14:paraId="39CC92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Office Supplies</w:t>
            </w:r>
          </w:p>
        </w:tc>
        <w:tc>
          <w:tcPr>
            <w:tcW w:w="900" w:type="dxa"/>
            <w:shd w:val="clear" w:color="auto" w:fill="auto"/>
            <w:vAlign w:val="center"/>
          </w:tcPr>
          <w:p w14:paraId="780D9F06"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sz w:val="18"/>
                <w:szCs w:val="18"/>
              </w:rPr>
              <w:t>lumpsum</w:t>
            </w:r>
          </w:p>
        </w:tc>
        <w:tc>
          <w:tcPr>
            <w:tcW w:w="539" w:type="dxa"/>
            <w:shd w:val="clear" w:color="auto" w:fill="auto"/>
            <w:vAlign w:val="center"/>
          </w:tcPr>
          <w:p w14:paraId="3D9A9022" w14:textId="77777777" w:rsidR="00F5335A" w:rsidRDefault="00795F6F">
            <w:pPr>
              <w:spacing w:after="0" w:line="240" w:lineRule="auto"/>
              <w:rPr>
                <w:rFonts w:ascii="Calibri" w:eastAsia="Times New Roman" w:hAnsi="Calibri" w:cs="Calibri"/>
                <w:color w:val="000000"/>
                <w:sz w:val="18"/>
                <w:szCs w:val="18"/>
              </w:rPr>
            </w:pPr>
            <w:r>
              <w:rPr>
                <w:rFonts w:ascii="SimSun" w:hAnsi="SimSun" w:cs="Calibri" w:hint="eastAsia"/>
                <w:color w:val="000000"/>
                <w:sz w:val="18"/>
                <w:szCs w:val="18"/>
                <w:lang w:eastAsia="zh-CN"/>
              </w:rPr>
              <w:t>1</w:t>
            </w:r>
          </w:p>
        </w:tc>
        <w:tc>
          <w:tcPr>
            <w:tcW w:w="901" w:type="dxa"/>
            <w:shd w:val="clear" w:color="auto" w:fill="auto"/>
            <w:vAlign w:val="center"/>
          </w:tcPr>
          <w:p w14:paraId="6D983201" w14:textId="77777777" w:rsidR="00F5335A" w:rsidRDefault="00795F6F">
            <w:pPr>
              <w:spacing w:after="0" w:line="240" w:lineRule="auto"/>
              <w:rPr>
                <w:rFonts w:ascii="Calibri" w:eastAsia="Times New Roman" w:hAnsi="Calibri" w:cs="Calibri"/>
                <w:color w:val="000000"/>
                <w:sz w:val="18"/>
                <w:szCs w:val="18"/>
              </w:rPr>
            </w:pPr>
            <w:r>
              <w:rPr>
                <w:rFonts w:ascii="SimSun" w:hAnsi="SimSun" w:cs="Calibri" w:hint="eastAsia"/>
                <w:color w:val="000000"/>
                <w:sz w:val="18"/>
                <w:szCs w:val="18"/>
                <w:lang w:eastAsia="zh-CN"/>
              </w:rPr>
              <w:t>150</w:t>
            </w:r>
          </w:p>
        </w:tc>
        <w:tc>
          <w:tcPr>
            <w:tcW w:w="1083" w:type="dxa"/>
            <w:shd w:val="clear" w:color="auto" w:fill="auto"/>
            <w:vAlign w:val="center"/>
          </w:tcPr>
          <w:p w14:paraId="02C33F69"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150</w:t>
            </w:r>
          </w:p>
        </w:tc>
        <w:tc>
          <w:tcPr>
            <w:tcW w:w="987" w:type="dxa"/>
            <w:shd w:val="clear" w:color="auto" w:fill="auto"/>
            <w:noWrap/>
            <w:vAlign w:val="center"/>
          </w:tcPr>
          <w:p w14:paraId="17645A1E"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150</w:t>
            </w:r>
          </w:p>
        </w:tc>
        <w:tc>
          <w:tcPr>
            <w:tcW w:w="1170" w:type="dxa"/>
            <w:shd w:val="clear" w:color="auto" w:fill="auto"/>
            <w:vAlign w:val="center"/>
          </w:tcPr>
          <w:p w14:paraId="7FE1E280" w14:textId="77777777" w:rsidR="00F5335A" w:rsidRDefault="00795F6F">
            <w:pPr>
              <w:spacing w:after="0" w:line="240" w:lineRule="auto"/>
              <w:rPr>
                <w:rFonts w:ascii="Calibri" w:eastAsia="Times New Roman" w:hAnsi="Calibri" w:cs="Calibri"/>
                <w:b/>
                <w:sz w:val="18"/>
                <w:szCs w:val="18"/>
              </w:rPr>
            </w:pPr>
            <w:r>
              <w:rPr>
                <w:rFonts w:ascii="Calibri" w:eastAsia="Times New Roman" w:hAnsi="Calibri" w:cs="Calibri"/>
                <w:sz w:val="18"/>
                <w:szCs w:val="18"/>
              </w:rPr>
              <w:t>July/22</w:t>
            </w:r>
          </w:p>
        </w:tc>
        <w:tc>
          <w:tcPr>
            <w:tcW w:w="1170" w:type="dxa"/>
            <w:shd w:val="clear" w:color="auto" w:fill="auto"/>
            <w:noWrap/>
            <w:vAlign w:val="center"/>
          </w:tcPr>
          <w:p w14:paraId="17BB42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5FDDD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771ED8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05416F97" w14:textId="77777777">
        <w:trPr>
          <w:trHeight w:val="780"/>
        </w:trPr>
        <w:tc>
          <w:tcPr>
            <w:tcW w:w="739" w:type="dxa"/>
            <w:shd w:val="clear" w:color="auto" w:fill="auto"/>
            <w:noWrap/>
            <w:vAlign w:val="center"/>
          </w:tcPr>
          <w:p w14:paraId="1F589F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25EEAD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0955F6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0D790D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existing policies and institutional mechanisms for waste management in the phosphate chemical production sub-sector</w:t>
            </w:r>
          </w:p>
        </w:tc>
        <w:tc>
          <w:tcPr>
            <w:tcW w:w="900" w:type="dxa"/>
            <w:shd w:val="clear" w:color="auto" w:fill="auto"/>
            <w:vAlign w:val="center"/>
          </w:tcPr>
          <w:p w14:paraId="78019B2B"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70AAB548"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1</w:t>
            </w:r>
          </w:p>
        </w:tc>
        <w:tc>
          <w:tcPr>
            <w:tcW w:w="901" w:type="dxa"/>
            <w:shd w:val="clear" w:color="auto" w:fill="auto"/>
            <w:vAlign w:val="center"/>
          </w:tcPr>
          <w:p w14:paraId="5FF98450"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2500</w:t>
            </w:r>
          </w:p>
        </w:tc>
        <w:tc>
          <w:tcPr>
            <w:tcW w:w="1083" w:type="dxa"/>
            <w:shd w:val="clear" w:color="auto" w:fill="auto"/>
            <w:vAlign w:val="center"/>
          </w:tcPr>
          <w:p w14:paraId="0255E654"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3471E2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1001CB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2FDE6B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2C847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587115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DCC203C" w14:textId="77777777">
        <w:trPr>
          <w:trHeight w:val="619"/>
        </w:trPr>
        <w:tc>
          <w:tcPr>
            <w:tcW w:w="739" w:type="dxa"/>
            <w:shd w:val="clear" w:color="auto" w:fill="auto"/>
            <w:noWrap/>
            <w:vAlign w:val="center"/>
          </w:tcPr>
          <w:p w14:paraId="3A62B2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776686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33A51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5F4E96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Implementation of research to update existing policies and strengthen existing institutional mechanisms in China to enable the greening of waste management in the phosphate </w:t>
            </w:r>
            <w:r>
              <w:rPr>
                <w:rFonts w:ascii="Calibri" w:eastAsia="Times New Roman" w:hAnsi="Calibri" w:cs="Calibri"/>
                <w:sz w:val="18"/>
                <w:szCs w:val="18"/>
              </w:rPr>
              <w:lastRenderedPageBreak/>
              <w:t>chemicals production sub-sector.</w:t>
            </w:r>
          </w:p>
        </w:tc>
        <w:tc>
          <w:tcPr>
            <w:tcW w:w="900" w:type="dxa"/>
            <w:shd w:val="clear" w:color="auto" w:fill="auto"/>
            <w:vAlign w:val="center"/>
          </w:tcPr>
          <w:p w14:paraId="64F537D0"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lastRenderedPageBreak/>
              <w:t>lumpsum</w:t>
            </w:r>
          </w:p>
        </w:tc>
        <w:tc>
          <w:tcPr>
            <w:tcW w:w="539" w:type="dxa"/>
            <w:shd w:val="clear" w:color="auto" w:fill="auto"/>
            <w:vAlign w:val="center"/>
          </w:tcPr>
          <w:p w14:paraId="2E6B0F8A"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5C3FE6F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1083" w:type="dxa"/>
            <w:shd w:val="clear" w:color="auto" w:fill="auto"/>
            <w:vAlign w:val="center"/>
          </w:tcPr>
          <w:p w14:paraId="1A8C76A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19B0FE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362304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7869C37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C7C61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1AB571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23474B55" w14:textId="77777777">
        <w:trPr>
          <w:trHeight w:val="780"/>
        </w:trPr>
        <w:tc>
          <w:tcPr>
            <w:tcW w:w="739" w:type="dxa"/>
            <w:shd w:val="clear" w:color="auto" w:fill="auto"/>
            <w:noWrap/>
            <w:vAlign w:val="center"/>
          </w:tcPr>
          <w:p w14:paraId="5AFD70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47E0C5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50698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391CB7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 local consultant provide support for  research on existing policy and institutional frameworks in other countries.</w:t>
            </w:r>
          </w:p>
        </w:tc>
        <w:tc>
          <w:tcPr>
            <w:tcW w:w="900" w:type="dxa"/>
            <w:shd w:val="clear" w:color="auto" w:fill="auto"/>
            <w:vAlign w:val="center"/>
          </w:tcPr>
          <w:p w14:paraId="1DB9D891"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day</w:t>
            </w:r>
          </w:p>
        </w:tc>
        <w:tc>
          <w:tcPr>
            <w:tcW w:w="539" w:type="dxa"/>
            <w:shd w:val="clear" w:color="auto" w:fill="auto"/>
            <w:vAlign w:val="center"/>
          </w:tcPr>
          <w:p w14:paraId="7DB5E55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901" w:type="dxa"/>
            <w:shd w:val="clear" w:color="auto" w:fill="auto"/>
            <w:vAlign w:val="center"/>
          </w:tcPr>
          <w:p w14:paraId="462B994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w:t>
            </w:r>
          </w:p>
        </w:tc>
        <w:tc>
          <w:tcPr>
            <w:tcW w:w="1083" w:type="dxa"/>
            <w:shd w:val="clear" w:color="auto" w:fill="auto"/>
            <w:vAlign w:val="center"/>
          </w:tcPr>
          <w:p w14:paraId="11A37FC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4869A0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172C0E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10301B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2095C7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2D1BEC5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77FFD0FE" w14:textId="77777777">
        <w:trPr>
          <w:trHeight w:val="56"/>
        </w:trPr>
        <w:tc>
          <w:tcPr>
            <w:tcW w:w="739" w:type="dxa"/>
            <w:shd w:val="clear" w:color="auto" w:fill="auto"/>
            <w:noWrap/>
            <w:vAlign w:val="center"/>
          </w:tcPr>
          <w:p w14:paraId="0121C1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0705C8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3EC19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13AD4C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on  the research can be used as a reference to support and promote the low-carbon development of waste management in the phosphate chemical production sub-sector.</w:t>
            </w:r>
          </w:p>
        </w:tc>
        <w:tc>
          <w:tcPr>
            <w:tcW w:w="900" w:type="dxa"/>
            <w:shd w:val="clear" w:color="auto" w:fill="auto"/>
            <w:vAlign w:val="center"/>
          </w:tcPr>
          <w:p w14:paraId="7A661110"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38A99AEC"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1</w:t>
            </w:r>
          </w:p>
        </w:tc>
        <w:tc>
          <w:tcPr>
            <w:tcW w:w="901" w:type="dxa"/>
            <w:shd w:val="clear" w:color="auto" w:fill="auto"/>
            <w:vAlign w:val="center"/>
          </w:tcPr>
          <w:p w14:paraId="5DA91498" w14:textId="77777777" w:rsidR="00F5335A" w:rsidRDefault="00795F6F">
            <w:pPr>
              <w:spacing w:after="0" w:line="240" w:lineRule="auto"/>
              <w:rPr>
                <w:rFonts w:ascii="Calibri" w:hAnsi="Calibri" w:cs="Calibri"/>
                <w:color w:val="000000"/>
                <w:sz w:val="18"/>
                <w:szCs w:val="18"/>
                <w:lang w:eastAsia="zh-CN"/>
              </w:rPr>
            </w:pPr>
            <w:r>
              <w:rPr>
                <w:rFonts w:ascii="Calibri" w:hAnsi="Calibri" w:cs="Calibri" w:hint="eastAsia"/>
                <w:color w:val="000000"/>
                <w:sz w:val="18"/>
                <w:szCs w:val="18"/>
                <w:lang w:eastAsia="zh-CN"/>
              </w:rPr>
              <w:t>2500</w:t>
            </w:r>
          </w:p>
        </w:tc>
        <w:tc>
          <w:tcPr>
            <w:tcW w:w="1083" w:type="dxa"/>
            <w:shd w:val="clear" w:color="auto" w:fill="auto"/>
            <w:vAlign w:val="center"/>
          </w:tcPr>
          <w:p w14:paraId="3A87E24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0A00E6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5FA72AB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2B1DD56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329038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61CC5C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4B423F9B" w14:textId="77777777">
        <w:trPr>
          <w:trHeight w:val="1300"/>
        </w:trPr>
        <w:tc>
          <w:tcPr>
            <w:tcW w:w="739" w:type="dxa"/>
            <w:shd w:val="clear" w:color="auto" w:fill="auto"/>
            <w:noWrap/>
            <w:vAlign w:val="center"/>
          </w:tcPr>
          <w:p w14:paraId="2C019A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549044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D9D67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5A9007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 local consultant provide support for provide suggestions on new policies and institutional frameworks for green, energy-saving and low-carbon development in waste management in the phosphate chemical production sub-sector.</w:t>
            </w:r>
          </w:p>
        </w:tc>
        <w:tc>
          <w:tcPr>
            <w:tcW w:w="900" w:type="dxa"/>
            <w:shd w:val="clear" w:color="auto" w:fill="auto"/>
            <w:vAlign w:val="center"/>
          </w:tcPr>
          <w:p w14:paraId="62826AFB"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day</w:t>
            </w:r>
          </w:p>
        </w:tc>
        <w:tc>
          <w:tcPr>
            <w:tcW w:w="539" w:type="dxa"/>
            <w:shd w:val="clear" w:color="auto" w:fill="auto"/>
            <w:vAlign w:val="center"/>
          </w:tcPr>
          <w:p w14:paraId="404F0CCE"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901" w:type="dxa"/>
            <w:shd w:val="clear" w:color="auto" w:fill="auto"/>
            <w:vAlign w:val="center"/>
          </w:tcPr>
          <w:p w14:paraId="33AB0AB6"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w:t>
            </w:r>
          </w:p>
        </w:tc>
        <w:tc>
          <w:tcPr>
            <w:tcW w:w="1083" w:type="dxa"/>
            <w:shd w:val="clear" w:color="auto" w:fill="auto"/>
            <w:vAlign w:val="center"/>
          </w:tcPr>
          <w:p w14:paraId="43C6B3B8"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38E97E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709D20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56E1E6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336262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607388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5EF5DEF4" w14:textId="77777777">
        <w:trPr>
          <w:trHeight w:val="1065"/>
        </w:trPr>
        <w:tc>
          <w:tcPr>
            <w:tcW w:w="739" w:type="dxa"/>
            <w:shd w:val="clear" w:color="auto" w:fill="auto"/>
            <w:noWrap/>
            <w:vAlign w:val="center"/>
          </w:tcPr>
          <w:p w14:paraId="478EFA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532D98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74644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7DC9D8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Organize conferences of new policies and institutional frameworks for green, energy-saving and low-carbon </w:t>
            </w:r>
            <w:r>
              <w:rPr>
                <w:rFonts w:ascii="Calibri" w:eastAsia="Times New Roman" w:hAnsi="Calibri" w:cs="Calibri"/>
                <w:sz w:val="18"/>
                <w:szCs w:val="18"/>
              </w:rPr>
              <w:lastRenderedPageBreak/>
              <w:t>development in waste management in the phosphate chemical production sub-sector</w:t>
            </w:r>
          </w:p>
        </w:tc>
        <w:tc>
          <w:tcPr>
            <w:tcW w:w="900" w:type="dxa"/>
            <w:shd w:val="clear" w:color="auto" w:fill="auto"/>
            <w:vAlign w:val="center"/>
          </w:tcPr>
          <w:p w14:paraId="43823A5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lastRenderedPageBreak/>
              <w:t>lumpsum</w:t>
            </w:r>
          </w:p>
        </w:tc>
        <w:tc>
          <w:tcPr>
            <w:tcW w:w="539" w:type="dxa"/>
            <w:shd w:val="clear" w:color="auto" w:fill="auto"/>
            <w:vAlign w:val="center"/>
          </w:tcPr>
          <w:p w14:paraId="76046DF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22FBD1E9" w14:textId="77777777" w:rsidR="00F5335A" w:rsidRDefault="00795F6F">
            <w:pPr>
              <w:spacing w:after="0" w:line="240" w:lineRule="auto"/>
              <w:rPr>
                <w:rFonts w:ascii="Calibri" w:eastAsia="Times New Roman" w:hAnsi="Calibri" w:cs="Calibri"/>
                <w:color w:val="000000"/>
                <w:sz w:val="18"/>
                <w:szCs w:val="18"/>
              </w:rPr>
            </w:pPr>
            <w:r>
              <w:rPr>
                <w:rFonts w:ascii="SimSun" w:hAnsi="SimSun" w:cs="Calibri" w:hint="eastAsia"/>
                <w:color w:val="000000"/>
                <w:sz w:val="18"/>
                <w:szCs w:val="18"/>
                <w:lang w:eastAsia="zh-CN"/>
              </w:rPr>
              <w:t>2500</w:t>
            </w:r>
          </w:p>
        </w:tc>
        <w:tc>
          <w:tcPr>
            <w:tcW w:w="1083" w:type="dxa"/>
            <w:shd w:val="clear" w:color="auto" w:fill="auto"/>
            <w:vAlign w:val="center"/>
          </w:tcPr>
          <w:p w14:paraId="31B0933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5E0C67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1CFD57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3E0F01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60AA37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7D2DBE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7347DE2" w14:textId="77777777">
        <w:trPr>
          <w:trHeight w:val="1040"/>
        </w:trPr>
        <w:tc>
          <w:tcPr>
            <w:tcW w:w="739" w:type="dxa"/>
            <w:shd w:val="clear" w:color="auto" w:fill="auto"/>
            <w:noWrap/>
            <w:vAlign w:val="center"/>
          </w:tcPr>
          <w:p w14:paraId="19771B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096F3CF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B8258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2278A4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Formulate and recommend  new policies and institutional framework on green, energy efficient low carbon development in waste management in the phosphate chemicals production sub-sector.</w:t>
            </w:r>
          </w:p>
        </w:tc>
        <w:tc>
          <w:tcPr>
            <w:tcW w:w="900" w:type="dxa"/>
            <w:shd w:val="clear" w:color="auto" w:fill="auto"/>
            <w:vAlign w:val="center"/>
          </w:tcPr>
          <w:p w14:paraId="09487178"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3B35BED8"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17E72B6E" w14:textId="77777777" w:rsidR="00F5335A" w:rsidRDefault="00795F6F">
            <w:pPr>
              <w:spacing w:after="0" w:line="240" w:lineRule="auto"/>
              <w:rPr>
                <w:rFonts w:ascii="Calibri" w:eastAsia="Times New Roman" w:hAnsi="Calibri" w:cs="Calibri"/>
                <w:color w:val="000000"/>
                <w:sz w:val="18"/>
                <w:szCs w:val="18"/>
              </w:rPr>
            </w:pPr>
            <w:r>
              <w:rPr>
                <w:rFonts w:ascii="SimSun" w:hAnsi="SimSun" w:cs="Calibri" w:hint="eastAsia"/>
                <w:color w:val="000000"/>
                <w:sz w:val="18"/>
                <w:szCs w:val="18"/>
                <w:lang w:eastAsia="zh-CN"/>
              </w:rPr>
              <w:t>5000</w:t>
            </w:r>
          </w:p>
        </w:tc>
        <w:tc>
          <w:tcPr>
            <w:tcW w:w="1083" w:type="dxa"/>
            <w:shd w:val="clear" w:color="auto" w:fill="auto"/>
            <w:vAlign w:val="center"/>
          </w:tcPr>
          <w:p w14:paraId="1A79CEF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4E058F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465D38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013BF5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743ACB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0EA627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9C08D98" w14:textId="77777777">
        <w:trPr>
          <w:trHeight w:val="440"/>
        </w:trPr>
        <w:tc>
          <w:tcPr>
            <w:tcW w:w="739" w:type="dxa"/>
            <w:shd w:val="clear" w:color="auto" w:fill="auto"/>
            <w:noWrap/>
            <w:vAlign w:val="center"/>
          </w:tcPr>
          <w:p w14:paraId="53CDF3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1EF07E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B31C8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0FD71C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 local consultant provide support for the feasibility of applying green and low-carbon waste management technologies in the phosphate chemical production sub-industry.</w:t>
            </w:r>
          </w:p>
        </w:tc>
        <w:tc>
          <w:tcPr>
            <w:tcW w:w="900" w:type="dxa"/>
            <w:shd w:val="clear" w:color="auto" w:fill="auto"/>
            <w:vAlign w:val="center"/>
          </w:tcPr>
          <w:p w14:paraId="4A5A754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day</w:t>
            </w:r>
          </w:p>
        </w:tc>
        <w:tc>
          <w:tcPr>
            <w:tcW w:w="539" w:type="dxa"/>
            <w:shd w:val="clear" w:color="auto" w:fill="auto"/>
            <w:vAlign w:val="center"/>
          </w:tcPr>
          <w:p w14:paraId="0B513A7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20</w:t>
            </w:r>
          </w:p>
        </w:tc>
        <w:tc>
          <w:tcPr>
            <w:tcW w:w="901" w:type="dxa"/>
            <w:shd w:val="clear" w:color="auto" w:fill="auto"/>
            <w:vAlign w:val="center"/>
          </w:tcPr>
          <w:p w14:paraId="463CF11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w:t>
            </w:r>
          </w:p>
        </w:tc>
        <w:tc>
          <w:tcPr>
            <w:tcW w:w="1083" w:type="dxa"/>
            <w:shd w:val="clear" w:color="auto" w:fill="auto"/>
            <w:vAlign w:val="center"/>
          </w:tcPr>
          <w:p w14:paraId="2AFA2E51"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5ACF91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681DE2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5D976F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15AD71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39EFA6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0F202719" w14:textId="77777777">
        <w:trPr>
          <w:trHeight w:val="1040"/>
        </w:trPr>
        <w:tc>
          <w:tcPr>
            <w:tcW w:w="739" w:type="dxa"/>
            <w:shd w:val="clear" w:color="auto" w:fill="auto"/>
            <w:noWrap/>
            <w:vAlign w:val="center"/>
          </w:tcPr>
          <w:p w14:paraId="2B04C5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710C47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F146E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4DD2CD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Organize conferences of discuss the impact of existing plans, standards and regulations on the promotion of green and low-carbon development in the phosphate chemical production sub-sector</w:t>
            </w:r>
          </w:p>
        </w:tc>
        <w:tc>
          <w:tcPr>
            <w:tcW w:w="900" w:type="dxa"/>
            <w:shd w:val="clear" w:color="auto" w:fill="auto"/>
            <w:vAlign w:val="center"/>
          </w:tcPr>
          <w:p w14:paraId="2B2165D0"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3B4BA1A6"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5F8522E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1083" w:type="dxa"/>
            <w:shd w:val="clear" w:color="auto" w:fill="auto"/>
            <w:vAlign w:val="center"/>
          </w:tcPr>
          <w:p w14:paraId="11993B09"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3E7A7B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7BDEA0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26C311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247A9D9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0EFCB1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67BF99FB" w14:textId="77777777">
        <w:trPr>
          <w:trHeight w:val="1300"/>
        </w:trPr>
        <w:tc>
          <w:tcPr>
            <w:tcW w:w="739" w:type="dxa"/>
            <w:shd w:val="clear" w:color="auto" w:fill="auto"/>
            <w:noWrap/>
            <w:vAlign w:val="center"/>
          </w:tcPr>
          <w:p w14:paraId="5F889D7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lastRenderedPageBreak/>
              <w:t>3</w:t>
            </w:r>
          </w:p>
        </w:tc>
        <w:tc>
          <w:tcPr>
            <w:tcW w:w="861" w:type="dxa"/>
            <w:shd w:val="clear" w:color="auto" w:fill="auto"/>
            <w:noWrap/>
            <w:vAlign w:val="center"/>
          </w:tcPr>
          <w:p w14:paraId="170E68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ED56B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7C80B7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Implementation of research to update existing schemes, standards and regulations to promote the application of green and low carbon waste management technologies in the phosphate chemicals production sub-sector.</w:t>
            </w:r>
          </w:p>
        </w:tc>
        <w:tc>
          <w:tcPr>
            <w:tcW w:w="900" w:type="dxa"/>
            <w:shd w:val="clear" w:color="auto" w:fill="auto"/>
            <w:vAlign w:val="center"/>
          </w:tcPr>
          <w:p w14:paraId="7100A21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405693A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546A9ADF"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1083" w:type="dxa"/>
            <w:shd w:val="clear" w:color="auto" w:fill="auto"/>
            <w:vAlign w:val="center"/>
          </w:tcPr>
          <w:p w14:paraId="18C441DE"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3C1FA7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25775D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6F5CAB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513277E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182F40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5204113E" w14:textId="77777777">
        <w:trPr>
          <w:trHeight w:val="1560"/>
        </w:trPr>
        <w:tc>
          <w:tcPr>
            <w:tcW w:w="739" w:type="dxa"/>
            <w:shd w:val="clear" w:color="auto" w:fill="auto"/>
            <w:noWrap/>
            <w:vAlign w:val="center"/>
          </w:tcPr>
          <w:p w14:paraId="3C8312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0B73C8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3D4A5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3FE759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 local consultant provide support for the feasibility of a cross-departmental, cross-sectoral and cross-industry policy linkage mechanism for waste management and comprehensive utilization of resources in the phosphate chemical production sub-sector</w:t>
            </w:r>
          </w:p>
        </w:tc>
        <w:tc>
          <w:tcPr>
            <w:tcW w:w="900" w:type="dxa"/>
            <w:shd w:val="clear" w:color="auto" w:fill="auto"/>
            <w:vAlign w:val="center"/>
          </w:tcPr>
          <w:p w14:paraId="297340F5"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day</w:t>
            </w:r>
          </w:p>
        </w:tc>
        <w:tc>
          <w:tcPr>
            <w:tcW w:w="539" w:type="dxa"/>
            <w:shd w:val="clear" w:color="auto" w:fill="auto"/>
            <w:vAlign w:val="center"/>
          </w:tcPr>
          <w:p w14:paraId="458FC3E1"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901" w:type="dxa"/>
            <w:shd w:val="clear" w:color="auto" w:fill="auto"/>
            <w:vAlign w:val="center"/>
          </w:tcPr>
          <w:p w14:paraId="375A7684"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w:t>
            </w:r>
          </w:p>
        </w:tc>
        <w:tc>
          <w:tcPr>
            <w:tcW w:w="1083" w:type="dxa"/>
            <w:shd w:val="clear" w:color="auto" w:fill="auto"/>
            <w:vAlign w:val="center"/>
          </w:tcPr>
          <w:p w14:paraId="24816F6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987" w:type="dxa"/>
            <w:shd w:val="clear" w:color="auto" w:fill="auto"/>
            <w:noWrap/>
            <w:vAlign w:val="center"/>
          </w:tcPr>
          <w:p w14:paraId="149ADCB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14132C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3E93B62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43C012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3A971B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0A11D51F" w14:textId="77777777">
        <w:trPr>
          <w:trHeight w:val="1560"/>
        </w:trPr>
        <w:tc>
          <w:tcPr>
            <w:tcW w:w="739" w:type="dxa"/>
            <w:shd w:val="clear" w:color="auto" w:fill="auto"/>
            <w:noWrap/>
            <w:vAlign w:val="center"/>
          </w:tcPr>
          <w:p w14:paraId="01165F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5269D5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12B56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36A94D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Design and evaluate relevant departments and companies for waste management and comprehensive utilization of resources in the phosphate chemical production sub-sector to discuss and formulate a policy linkage mechanism</w:t>
            </w:r>
          </w:p>
        </w:tc>
        <w:tc>
          <w:tcPr>
            <w:tcW w:w="900" w:type="dxa"/>
            <w:shd w:val="clear" w:color="auto" w:fill="auto"/>
            <w:vAlign w:val="center"/>
          </w:tcPr>
          <w:p w14:paraId="1804286D"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728F9138"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w:t>
            </w:r>
          </w:p>
        </w:tc>
        <w:tc>
          <w:tcPr>
            <w:tcW w:w="901" w:type="dxa"/>
            <w:shd w:val="clear" w:color="auto" w:fill="auto"/>
            <w:vAlign w:val="center"/>
          </w:tcPr>
          <w:p w14:paraId="08C3175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2500</w:t>
            </w:r>
          </w:p>
        </w:tc>
        <w:tc>
          <w:tcPr>
            <w:tcW w:w="1083" w:type="dxa"/>
            <w:shd w:val="clear" w:color="auto" w:fill="auto"/>
            <w:vAlign w:val="center"/>
          </w:tcPr>
          <w:p w14:paraId="3F624F9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987" w:type="dxa"/>
            <w:shd w:val="clear" w:color="auto" w:fill="auto"/>
            <w:noWrap/>
            <w:vAlign w:val="center"/>
          </w:tcPr>
          <w:p w14:paraId="399389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6C0A12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5985BD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7AC023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381B4A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530663B4" w14:textId="77777777">
        <w:trPr>
          <w:trHeight w:val="1840"/>
        </w:trPr>
        <w:tc>
          <w:tcPr>
            <w:tcW w:w="739" w:type="dxa"/>
            <w:shd w:val="clear" w:color="auto" w:fill="auto"/>
            <w:noWrap/>
            <w:vAlign w:val="center"/>
          </w:tcPr>
          <w:p w14:paraId="6929CB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03765A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E77C7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41F64C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Formulate and recommend new relevant schemes, standards</w:t>
            </w:r>
            <w:r>
              <w:rPr>
                <w:rFonts w:ascii="Calibri" w:hAnsi="Calibri" w:cs="Calibri" w:hint="eastAsia"/>
                <w:color w:val="000000"/>
                <w:sz w:val="18"/>
                <w:szCs w:val="18"/>
              </w:rPr>
              <w:t xml:space="preserve"> </w:t>
            </w:r>
            <w:r>
              <w:rPr>
                <w:rFonts w:ascii="Calibri" w:eastAsia="Times New Roman" w:hAnsi="Calibri" w:cs="Calibri"/>
                <w:color w:val="000000"/>
                <w:sz w:val="18"/>
                <w:szCs w:val="18"/>
              </w:rPr>
              <w:t>technical guidance, implementing rules and regulations for promoting and adopting green waste management and comprehensive resources utilization technologies in the phosphate chemicals production sub-sector.</w:t>
            </w:r>
          </w:p>
        </w:tc>
        <w:tc>
          <w:tcPr>
            <w:tcW w:w="900" w:type="dxa"/>
            <w:shd w:val="clear" w:color="auto" w:fill="auto"/>
            <w:vAlign w:val="center"/>
          </w:tcPr>
          <w:p w14:paraId="43690E43"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30550B7D"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49A68A8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1083" w:type="dxa"/>
            <w:shd w:val="clear" w:color="auto" w:fill="auto"/>
            <w:vAlign w:val="center"/>
          </w:tcPr>
          <w:p w14:paraId="151C7D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noWrap/>
            <w:vAlign w:val="center"/>
          </w:tcPr>
          <w:p w14:paraId="01106D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6E3F66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114BB8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2104460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3BFF7A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7468FF7" w14:textId="77777777">
        <w:trPr>
          <w:trHeight w:val="1365"/>
        </w:trPr>
        <w:tc>
          <w:tcPr>
            <w:tcW w:w="739" w:type="dxa"/>
            <w:shd w:val="clear" w:color="auto" w:fill="auto"/>
            <w:noWrap/>
            <w:vAlign w:val="center"/>
          </w:tcPr>
          <w:p w14:paraId="372BDE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28FF48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48628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9D78D4D"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Assess awareness levels of relevant stakeholders and assessment of needs and gaps to address in the area of waste management in the phosphate chemicals production sub-sector.</w:t>
            </w:r>
          </w:p>
        </w:tc>
        <w:tc>
          <w:tcPr>
            <w:tcW w:w="900" w:type="dxa"/>
            <w:shd w:val="clear" w:color="auto" w:fill="auto"/>
            <w:vAlign w:val="center"/>
          </w:tcPr>
          <w:p w14:paraId="2D547421"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1BF7CF76"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0CDEA18F"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10000</w:t>
            </w:r>
          </w:p>
        </w:tc>
        <w:tc>
          <w:tcPr>
            <w:tcW w:w="1083" w:type="dxa"/>
            <w:shd w:val="clear" w:color="auto" w:fill="auto"/>
            <w:vAlign w:val="center"/>
          </w:tcPr>
          <w:p w14:paraId="53E8AD8F"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10000</w:t>
            </w:r>
          </w:p>
        </w:tc>
        <w:tc>
          <w:tcPr>
            <w:tcW w:w="987" w:type="dxa"/>
            <w:shd w:val="clear" w:color="auto" w:fill="auto"/>
            <w:noWrap/>
            <w:vAlign w:val="center"/>
          </w:tcPr>
          <w:p w14:paraId="2057332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4C51F75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7F8BC4A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300571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5BD577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173844B" w14:textId="77777777">
        <w:trPr>
          <w:trHeight w:val="56"/>
        </w:trPr>
        <w:tc>
          <w:tcPr>
            <w:tcW w:w="739" w:type="dxa"/>
            <w:shd w:val="clear" w:color="auto" w:fill="auto"/>
            <w:noWrap/>
            <w:vAlign w:val="center"/>
          </w:tcPr>
          <w:p w14:paraId="590DAB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7C8102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C4397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8103AC4"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Drafting and finalization of research reports on annual volume of waste production in phosphate chemical production sub-sector.</w:t>
            </w:r>
          </w:p>
        </w:tc>
        <w:tc>
          <w:tcPr>
            <w:tcW w:w="900" w:type="dxa"/>
            <w:shd w:val="clear" w:color="auto" w:fill="auto"/>
            <w:vAlign w:val="center"/>
          </w:tcPr>
          <w:p w14:paraId="31AB4A4B"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134DF7F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312E749B"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5000</w:t>
            </w:r>
          </w:p>
        </w:tc>
        <w:tc>
          <w:tcPr>
            <w:tcW w:w="1083" w:type="dxa"/>
            <w:shd w:val="clear" w:color="auto" w:fill="auto"/>
            <w:vAlign w:val="center"/>
          </w:tcPr>
          <w:p w14:paraId="5E3C28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noWrap/>
            <w:vAlign w:val="center"/>
          </w:tcPr>
          <w:p w14:paraId="44F595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1C87E5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246DCA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2308F91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2A4844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648D5751" w14:textId="77777777">
        <w:trPr>
          <w:trHeight w:val="610"/>
        </w:trPr>
        <w:tc>
          <w:tcPr>
            <w:tcW w:w="739" w:type="dxa"/>
            <w:shd w:val="clear" w:color="auto" w:fill="auto"/>
            <w:noWrap/>
            <w:vAlign w:val="center"/>
          </w:tcPr>
          <w:p w14:paraId="37A709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1E1C1F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7FB91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9141E2A"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 Develop and approve  engineering designs of green demos for waste management in the phosphate chemicals production sub-sector to increase energy efficiency processing of phosphogypsum and marketing of the gypsum product.</w:t>
            </w:r>
          </w:p>
        </w:tc>
        <w:tc>
          <w:tcPr>
            <w:tcW w:w="900" w:type="dxa"/>
            <w:shd w:val="clear" w:color="auto" w:fill="auto"/>
            <w:vAlign w:val="center"/>
          </w:tcPr>
          <w:p w14:paraId="23D604CE"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64831A9E"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14A0F9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1083" w:type="dxa"/>
            <w:shd w:val="clear" w:color="auto" w:fill="auto"/>
            <w:vAlign w:val="center"/>
          </w:tcPr>
          <w:p w14:paraId="7E97AA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987" w:type="dxa"/>
            <w:shd w:val="clear" w:color="auto" w:fill="auto"/>
            <w:noWrap/>
            <w:vAlign w:val="center"/>
          </w:tcPr>
          <w:p w14:paraId="1B63C2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1170" w:type="dxa"/>
            <w:shd w:val="clear" w:color="auto" w:fill="auto"/>
            <w:vAlign w:val="center"/>
          </w:tcPr>
          <w:p w14:paraId="5D1AA3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61EF40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328D79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7886C0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72A492E4" w14:textId="77777777">
        <w:trPr>
          <w:trHeight w:val="1300"/>
        </w:trPr>
        <w:tc>
          <w:tcPr>
            <w:tcW w:w="739" w:type="dxa"/>
            <w:shd w:val="clear" w:color="auto" w:fill="auto"/>
            <w:noWrap/>
            <w:vAlign w:val="center"/>
          </w:tcPr>
          <w:p w14:paraId="1D5BA1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noWrap/>
            <w:vAlign w:val="center"/>
          </w:tcPr>
          <w:p w14:paraId="5F51AA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B0098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0EF2E12"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Prepare and disseminate  ESMF as well as an ESMP to manage and mitigate all identified risks associated with the design and implementation of the demo activities for waste management in the phosphate chemicals production sub-sector.</w:t>
            </w:r>
          </w:p>
        </w:tc>
        <w:tc>
          <w:tcPr>
            <w:tcW w:w="900" w:type="dxa"/>
            <w:shd w:val="clear" w:color="auto" w:fill="auto"/>
            <w:vAlign w:val="center"/>
          </w:tcPr>
          <w:p w14:paraId="32C74BF8"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lumpsum</w:t>
            </w:r>
          </w:p>
        </w:tc>
        <w:tc>
          <w:tcPr>
            <w:tcW w:w="539" w:type="dxa"/>
            <w:shd w:val="clear" w:color="auto" w:fill="auto"/>
            <w:vAlign w:val="center"/>
          </w:tcPr>
          <w:p w14:paraId="22BA445C"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901" w:type="dxa"/>
            <w:shd w:val="clear" w:color="auto" w:fill="auto"/>
            <w:vAlign w:val="center"/>
          </w:tcPr>
          <w:p w14:paraId="5EDD3A0A"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10000</w:t>
            </w:r>
          </w:p>
        </w:tc>
        <w:tc>
          <w:tcPr>
            <w:tcW w:w="1083" w:type="dxa"/>
            <w:shd w:val="clear" w:color="auto" w:fill="auto"/>
            <w:vAlign w:val="center"/>
          </w:tcPr>
          <w:p w14:paraId="680869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987" w:type="dxa"/>
            <w:shd w:val="clear" w:color="auto" w:fill="auto"/>
            <w:noWrap/>
            <w:vAlign w:val="center"/>
          </w:tcPr>
          <w:p w14:paraId="25C236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26A318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noWrap/>
            <w:vAlign w:val="center"/>
          </w:tcPr>
          <w:p w14:paraId="59FC67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noWrap/>
            <w:vAlign w:val="center"/>
          </w:tcPr>
          <w:p w14:paraId="431B04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noWrap/>
            <w:vAlign w:val="center"/>
          </w:tcPr>
          <w:p w14:paraId="7E8941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E2E05E3" w14:textId="77777777">
        <w:trPr>
          <w:trHeight w:val="780"/>
        </w:trPr>
        <w:tc>
          <w:tcPr>
            <w:tcW w:w="739" w:type="dxa"/>
            <w:shd w:val="clear" w:color="auto" w:fill="auto"/>
            <w:vAlign w:val="center"/>
          </w:tcPr>
          <w:p w14:paraId="2EA4188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noWrap/>
            <w:vAlign w:val="center"/>
          </w:tcPr>
          <w:p w14:paraId="684EF6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85EC993" w14:textId="77777777" w:rsidR="00F5335A" w:rsidRDefault="00795F6F">
            <w:pPr>
              <w:rPr>
                <w:rFonts w:ascii="Calibri" w:hAnsi="Calibri" w:cs="Calibri"/>
                <w:color w:val="000000"/>
                <w:sz w:val="20"/>
                <w:szCs w:val="20"/>
                <w:lang w:eastAsia="zh-CN"/>
              </w:rPr>
            </w:pPr>
            <w:r>
              <w:rPr>
                <w:rFonts w:ascii="Calibri" w:hAnsi="Calibri" w:cs="Calibri"/>
                <w:color w:val="000000"/>
                <w:sz w:val="20"/>
                <w:szCs w:val="20"/>
              </w:rPr>
              <w:t>Training, Workshops and Confer</w:t>
            </w:r>
          </w:p>
        </w:tc>
        <w:tc>
          <w:tcPr>
            <w:tcW w:w="1890" w:type="dxa"/>
            <w:shd w:val="clear" w:color="auto" w:fill="auto"/>
            <w:vAlign w:val="center"/>
          </w:tcPr>
          <w:p w14:paraId="2767E199" w14:textId="77777777" w:rsidR="00F5335A" w:rsidRDefault="00795F6F">
            <w:pPr>
              <w:rPr>
                <w:rFonts w:ascii="Calibri" w:hAnsi="Calibri" w:cs="Calibri"/>
                <w:color w:val="000000"/>
                <w:sz w:val="18"/>
                <w:szCs w:val="18"/>
                <w:lang w:eastAsia="zh-CN"/>
              </w:rPr>
            </w:pPr>
            <w:r>
              <w:rPr>
                <w:rFonts w:ascii="Calibri" w:eastAsia="Times New Roman" w:hAnsi="Calibri" w:cs="Calibri"/>
                <w:color w:val="000000"/>
                <w:sz w:val="18"/>
                <w:szCs w:val="18"/>
              </w:rPr>
              <w:t>Other supplementary expenses for supplementary activities</w:t>
            </w:r>
            <w:r>
              <w:rPr>
                <w:rFonts w:ascii="Calibri" w:hAnsi="Calibri" w:cs="Calibri" w:hint="eastAsia"/>
                <w:color w:val="000000"/>
                <w:sz w:val="18"/>
                <w:szCs w:val="18"/>
                <w:lang w:eastAsia="zh-CN"/>
              </w:rPr>
              <w:t xml:space="preserve"> </w:t>
            </w:r>
            <w:r>
              <w:rPr>
                <w:rFonts w:ascii="Calibri" w:hAnsi="Calibri" w:cs="Calibri" w:hint="eastAsia"/>
                <w:color w:val="000000"/>
                <w:sz w:val="18"/>
                <w:szCs w:val="18"/>
                <w:lang w:eastAsia="zh-CN"/>
              </w:rPr>
              <w:t>’</w:t>
            </w:r>
            <w:r>
              <w:rPr>
                <w:rFonts w:ascii="Calibri" w:hAnsi="Calibri" w:cs="Calibri" w:hint="eastAsia"/>
                <w:color w:val="000000"/>
                <w:sz w:val="18"/>
                <w:szCs w:val="18"/>
                <w:lang w:eastAsia="zh-CN"/>
              </w:rPr>
              <w:t>workshop</w:t>
            </w:r>
          </w:p>
        </w:tc>
        <w:tc>
          <w:tcPr>
            <w:tcW w:w="900" w:type="dxa"/>
            <w:shd w:val="clear" w:color="auto" w:fill="auto"/>
            <w:vAlign w:val="center"/>
          </w:tcPr>
          <w:p w14:paraId="574672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44987455"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p>
        </w:tc>
        <w:tc>
          <w:tcPr>
            <w:tcW w:w="901" w:type="dxa"/>
            <w:shd w:val="clear" w:color="auto" w:fill="auto"/>
            <w:vAlign w:val="center"/>
          </w:tcPr>
          <w:p w14:paraId="27B3BE3E"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2000</w:t>
            </w:r>
          </w:p>
        </w:tc>
        <w:tc>
          <w:tcPr>
            <w:tcW w:w="1083" w:type="dxa"/>
            <w:shd w:val="clear" w:color="auto" w:fill="auto"/>
            <w:vAlign w:val="center"/>
          </w:tcPr>
          <w:p w14:paraId="35961070"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2000</w:t>
            </w:r>
          </w:p>
        </w:tc>
        <w:tc>
          <w:tcPr>
            <w:tcW w:w="987" w:type="dxa"/>
            <w:shd w:val="clear" w:color="auto" w:fill="auto"/>
            <w:noWrap/>
            <w:vAlign w:val="center"/>
          </w:tcPr>
          <w:p w14:paraId="59017034"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2000</w:t>
            </w:r>
          </w:p>
        </w:tc>
        <w:tc>
          <w:tcPr>
            <w:tcW w:w="1170" w:type="dxa"/>
            <w:shd w:val="clear" w:color="auto" w:fill="auto"/>
            <w:vAlign w:val="center"/>
          </w:tcPr>
          <w:p w14:paraId="273A5A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04B751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7B539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4E7D0B7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22137778" w14:textId="77777777">
        <w:trPr>
          <w:trHeight w:val="780"/>
        </w:trPr>
        <w:tc>
          <w:tcPr>
            <w:tcW w:w="739" w:type="dxa"/>
            <w:shd w:val="clear" w:color="auto" w:fill="auto"/>
            <w:vAlign w:val="center"/>
          </w:tcPr>
          <w:p w14:paraId="36A4A2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861" w:type="dxa"/>
            <w:shd w:val="clear" w:color="auto" w:fill="auto"/>
            <w:noWrap/>
            <w:vAlign w:val="center"/>
          </w:tcPr>
          <w:p w14:paraId="65004A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744DF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0842A5DC"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A local consultant provide support for monitoring all risks and social environmental safeguard screening </w:t>
            </w:r>
          </w:p>
        </w:tc>
        <w:tc>
          <w:tcPr>
            <w:tcW w:w="900" w:type="dxa"/>
            <w:shd w:val="clear" w:color="auto" w:fill="auto"/>
            <w:vAlign w:val="center"/>
          </w:tcPr>
          <w:p w14:paraId="7FE1A20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0E115D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1</w:t>
            </w:r>
          </w:p>
        </w:tc>
        <w:tc>
          <w:tcPr>
            <w:tcW w:w="901" w:type="dxa"/>
            <w:shd w:val="clear" w:color="auto" w:fill="auto"/>
            <w:vAlign w:val="center"/>
          </w:tcPr>
          <w:p w14:paraId="4B2AAC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6000</w:t>
            </w:r>
          </w:p>
        </w:tc>
        <w:tc>
          <w:tcPr>
            <w:tcW w:w="1083" w:type="dxa"/>
            <w:shd w:val="clear" w:color="auto" w:fill="auto"/>
            <w:vAlign w:val="center"/>
          </w:tcPr>
          <w:p w14:paraId="3F3558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6000 </w:t>
            </w:r>
          </w:p>
        </w:tc>
        <w:tc>
          <w:tcPr>
            <w:tcW w:w="987" w:type="dxa"/>
            <w:shd w:val="clear" w:color="auto" w:fill="auto"/>
            <w:noWrap/>
            <w:vAlign w:val="center"/>
          </w:tcPr>
          <w:p w14:paraId="7C978A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6000 </w:t>
            </w:r>
          </w:p>
        </w:tc>
        <w:tc>
          <w:tcPr>
            <w:tcW w:w="1170" w:type="dxa"/>
            <w:shd w:val="clear" w:color="auto" w:fill="auto"/>
            <w:vAlign w:val="center"/>
          </w:tcPr>
          <w:p w14:paraId="5CAA91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16A151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45B927A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6B33175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7888E73B" w14:textId="77777777">
        <w:trPr>
          <w:trHeight w:val="520"/>
        </w:trPr>
        <w:tc>
          <w:tcPr>
            <w:tcW w:w="739" w:type="dxa"/>
            <w:shd w:val="clear" w:color="auto" w:fill="auto"/>
            <w:vAlign w:val="center"/>
          </w:tcPr>
          <w:p w14:paraId="5FDAEAA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861" w:type="dxa"/>
            <w:shd w:val="clear" w:color="auto" w:fill="auto"/>
            <w:noWrap/>
            <w:vAlign w:val="center"/>
          </w:tcPr>
          <w:p w14:paraId="6C6985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726EE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 – Implementing Partner</w:t>
            </w:r>
          </w:p>
        </w:tc>
        <w:tc>
          <w:tcPr>
            <w:tcW w:w="1890" w:type="dxa"/>
            <w:shd w:val="clear" w:color="auto" w:fill="auto"/>
            <w:vAlign w:val="center"/>
          </w:tcPr>
          <w:p w14:paraId="1B8A5FA7"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  Contractual services for inception workshop (M&amp;E)and related management services. </w:t>
            </w:r>
          </w:p>
        </w:tc>
        <w:tc>
          <w:tcPr>
            <w:tcW w:w="900" w:type="dxa"/>
            <w:shd w:val="clear" w:color="auto" w:fill="auto"/>
            <w:vAlign w:val="center"/>
          </w:tcPr>
          <w:p w14:paraId="268440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AA060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1</w:t>
            </w:r>
          </w:p>
        </w:tc>
        <w:tc>
          <w:tcPr>
            <w:tcW w:w="901" w:type="dxa"/>
            <w:shd w:val="clear" w:color="auto" w:fill="auto"/>
            <w:vAlign w:val="center"/>
          </w:tcPr>
          <w:p w14:paraId="35AED571" w14:textId="77777777" w:rsidR="00F5335A" w:rsidRDefault="00795F6F">
            <w:pPr>
              <w:spacing w:after="0" w:line="240" w:lineRule="auto"/>
              <w:rPr>
                <w:rFonts w:ascii="Calibri" w:hAnsi="Calibri" w:cs="Calibri"/>
                <w:sz w:val="18"/>
                <w:szCs w:val="18"/>
                <w:lang w:eastAsia="zh-CN"/>
              </w:rPr>
            </w:pPr>
            <w:r>
              <w:rPr>
                <w:rFonts w:ascii="Calibri" w:eastAsia="Times New Roman" w:hAnsi="Calibri" w:cs="Calibri"/>
                <w:sz w:val="18"/>
                <w:szCs w:val="18"/>
              </w:rPr>
              <w:t> </w:t>
            </w:r>
            <w:r>
              <w:rPr>
                <w:rFonts w:ascii="Calibri" w:hAnsi="Calibri" w:cs="Calibri" w:hint="eastAsia"/>
                <w:sz w:val="18"/>
                <w:szCs w:val="18"/>
                <w:lang w:eastAsia="zh-CN"/>
              </w:rPr>
              <w:t>37000</w:t>
            </w:r>
          </w:p>
        </w:tc>
        <w:tc>
          <w:tcPr>
            <w:tcW w:w="1083" w:type="dxa"/>
            <w:shd w:val="clear" w:color="auto" w:fill="auto"/>
            <w:vAlign w:val="center"/>
          </w:tcPr>
          <w:p w14:paraId="0F3F2DA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37000 </w:t>
            </w:r>
          </w:p>
        </w:tc>
        <w:tc>
          <w:tcPr>
            <w:tcW w:w="987" w:type="dxa"/>
            <w:shd w:val="clear" w:color="auto" w:fill="auto"/>
            <w:noWrap/>
            <w:vAlign w:val="center"/>
          </w:tcPr>
          <w:p w14:paraId="05C69B0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37000 </w:t>
            </w:r>
          </w:p>
        </w:tc>
        <w:tc>
          <w:tcPr>
            <w:tcW w:w="1170" w:type="dxa"/>
            <w:shd w:val="clear" w:color="auto" w:fill="auto"/>
            <w:vAlign w:val="center"/>
          </w:tcPr>
          <w:p w14:paraId="2F3673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56F6D7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56AA4E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5E8A3E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796363C" w14:textId="77777777">
        <w:trPr>
          <w:trHeight w:val="56"/>
        </w:trPr>
        <w:tc>
          <w:tcPr>
            <w:tcW w:w="739" w:type="dxa"/>
            <w:shd w:val="clear" w:color="auto" w:fill="auto"/>
            <w:vAlign w:val="center"/>
          </w:tcPr>
          <w:p w14:paraId="371BBF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861" w:type="dxa"/>
            <w:shd w:val="clear" w:color="auto" w:fill="auto"/>
            <w:vAlign w:val="center"/>
          </w:tcPr>
          <w:p w14:paraId="3E855E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Goods</w:t>
            </w:r>
          </w:p>
        </w:tc>
        <w:tc>
          <w:tcPr>
            <w:tcW w:w="1028" w:type="dxa"/>
            <w:shd w:val="clear" w:color="auto" w:fill="auto"/>
            <w:vAlign w:val="center"/>
          </w:tcPr>
          <w:p w14:paraId="1D94D8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Information Tech. Equipment</w:t>
            </w:r>
          </w:p>
        </w:tc>
        <w:tc>
          <w:tcPr>
            <w:tcW w:w="1890" w:type="dxa"/>
            <w:shd w:val="clear" w:color="auto" w:fill="auto"/>
            <w:vAlign w:val="center"/>
          </w:tcPr>
          <w:p w14:paraId="72431B70" w14:textId="77777777" w:rsidR="00F5335A" w:rsidRDefault="00795F6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Communication and conferencing equipment (digital camera, overhead projector and screen, etc.</w:t>
            </w:r>
          </w:p>
        </w:tc>
        <w:tc>
          <w:tcPr>
            <w:tcW w:w="900" w:type="dxa"/>
            <w:shd w:val="clear" w:color="auto" w:fill="auto"/>
            <w:vAlign w:val="center"/>
          </w:tcPr>
          <w:p w14:paraId="13808F93" w14:textId="77777777" w:rsidR="00F5335A" w:rsidRDefault="00795F6F">
            <w:pPr>
              <w:spacing w:after="0" w:line="240" w:lineRule="auto"/>
              <w:rPr>
                <w:rFonts w:ascii="Calibri" w:hAnsi="Calibri" w:cs="Calibri"/>
                <w:sz w:val="18"/>
                <w:szCs w:val="18"/>
                <w:lang w:eastAsia="zh-CN"/>
              </w:rPr>
            </w:pPr>
            <w:r>
              <w:rPr>
                <w:rFonts w:ascii="Calibri" w:eastAsia="Times New Roman" w:hAnsi="Calibri" w:cs="Calibri"/>
                <w:sz w:val="18"/>
                <w:szCs w:val="18"/>
              </w:rPr>
              <w:t> </w:t>
            </w:r>
            <w:r>
              <w:rPr>
                <w:rFonts w:ascii="Calibri" w:hAnsi="Calibri" w:cs="Calibri" w:hint="eastAsia"/>
                <w:sz w:val="18"/>
                <w:szCs w:val="18"/>
                <w:lang w:eastAsia="zh-CN"/>
              </w:rPr>
              <w:t>Unit</w:t>
            </w:r>
          </w:p>
        </w:tc>
        <w:tc>
          <w:tcPr>
            <w:tcW w:w="539" w:type="dxa"/>
            <w:shd w:val="clear" w:color="auto" w:fill="auto"/>
            <w:vAlign w:val="center"/>
          </w:tcPr>
          <w:p w14:paraId="4610C5DB" w14:textId="77777777" w:rsidR="00F5335A" w:rsidRDefault="00795F6F">
            <w:pPr>
              <w:spacing w:after="0" w:line="240" w:lineRule="auto"/>
              <w:rPr>
                <w:rFonts w:ascii="Calibri" w:hAnsi="Calibri" w:cs="Calibri"/>
                <w:sz w:val="18"/>
                <w:szCs w:val="18"/>
                <w:lang w:eastAsia="zh-CN"/>
              </w:rPr>
            </w:pPr>
            <w:r>
              <w:rPr>
                <w:rFonts w:ascii="Calibri" w:eastAsia="Times New Roman" w:hAnsi="Calibri" w:cs="Calibri"/>
                <w:sz w:val="18"/>
                <w:szCs w:val="18"/>
              </w:rPr>
              <w:t> </w:t>
            </w:r>
            <w:r>
              <w:rPr>
                <w:rFonts w:ascii="Calibri" w:hAnsi="Calibri" w:cs="Calibri" w:hint="eastAsia"/>
                <w:sz w:val="18"/>
                <w:szCs w:val="18"/>
                <w:lang w:eastAsia="zh-CN"/>
              </w:rPr>
              <w:t>5</w:t>
            </w:r>
          </w:p>
        </w:tc>
        <w:tc>
          <w:tcPr>
            <w:tcW w:w="901" w:type="dxa"/>
            <w:shd w:val="clear" w:color="auto" w:fill="auto"/>
            <w:vAlign w:val="center"/>
          </w:tcPr>
          <w:p w14:paraId="0C833908" w14:textId="77777777" w:rsidR="00F5335A" w:rsidRDefault="00795F6F">
            <w:pPr>
              <w:spacing w:after="0" w:line="240" w:lineRule="auto"/>
              <w:rPr>
                <w:rFonts w:ascii="Calibri" w:hAnsi="Calibri" w:cs="Calibri"/>
                <w:sz w:val="18"/>
                <w:szCs w:val="18"/>
                <w:lang w:eastAsia="zh-CN"/>
              </w:rPr>
            </w:pPr>
            <w:r>
              <w:rPr>
                <w:rFonts w:ascii="Calibri" w:eastAsia="Times New Roman" w:hAnsi="Calibri" w:cs="Calibri"/>
                <w:sz w:val="18"/>
                <w:szCs w:val="18"/>
              </w:rPr>
              <w:t> </w:t>
            </w:r>
            <w:r>
              <w:rPr>
                <w:rFonts w:ascii="Calibri" w:hAnsi="Calibri" w:cs="Calibri" w:hint="eastAsia"/>
                <w:sz w:val="18"/>
                <w:szCs w:val="18"/>
                <w:lang w:eastAsia="zh-CN"/>
              </w:rPr>
              <w:t>1000</w:t>
            </w:r>
          </w:p>
        </w:tc>
        <w:tc>
          <w:tcPr>
            <w:tcW w:w="1083" w:type="dxa"/>
            <w:shd w:val="clear" w:color="auto" w:fill="auto"/>
            <w:vAlign w:val="center"/>
          </w:tcPr>
          <w:p w14:paraId="212F8C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noWrap/>
            <w:vAlign w:val="center"/>
          </w:tcPr>
          <w:p w14:paraId="382FA9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179500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noWrap/>
            <w:vAlign w:val="center"/>
          </w:tcPr>
          <w:p w14:paraId="4A3FCC5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noWrap/>
            <w:vAlign w:val="center"/>
          </w:tcPr>
          <w:p w14:paraId="0C9004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noWrap/>
            <w:vAlign w:val="center"/>
          </w:tcPr>
          <w:p w14:paraId="0C0F07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034E7117" w14:textId="77777777">
        <w:trPr>
          <w:trHeight w:val="260"/>
        </w:trPr>
        <w:tc>
          <w:tcPr>
            <w:tcW w:w="13608" w:type="dxa"/>
            <w:gridSpan w:val="13"/>
            <w:shd w:val="clear" w:color="000000" w:fill="FFFF00"/>
            <w:vAlign w:val="center"/>
          </w:tcPr>
          <w:p w14:paraId="18AB6B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MNR</w:t>
            </w:r>
          </w:p>
        </w:tc>
      </w:tr>
      <w:tr w:rsidR="00F5335A" w14:paraId="14D2B062" w14:textId="77777777">
        <w:trPr>
          <w:trHeight w:val="1040"/>
        </w:trPr>
        <w:tc>
          <w:tcPr>
            <w:tcW w:w="739" w:type="dxa"/>
            <w:shd w:val="clear" w:color="auto" w:fill="auto"/>
            <w:vAlign w:val="center"/>
          </w:tcPr>
          <w:p w14:paraId="73553D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82134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CF420B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5C9746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policies and strengthen existing institutional mechanisms in China to enable the greening of the phosphate mining and refining sub-sector.</w:t>
            </w:r>
          </w:p>
        </w:tc>
        <w:tc>
          <w:tcPr>
            <w:tcW w:w="900" w:type="dxa"/>
            <w:shd w:val="clear" w:color="auto" w:fill="auto"/>
            <w:vAlign w:val="center"/>
          </w:tcPr>
          <w:p w14:paraId="327E1D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2B2D78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w:t>
            </w:r>
          </w:p>
        </w:tc>
        <w:tc>
          <w:tcPr>
            <w:tcW w:w="901" w:type="dxa"/>
            <w:shd w:val="clear" w:color="auto" w:fill="auto"/>
            <w:vAlign w:val="center"/>
          </w:tcPr>
          <w:p w14:paraId="0A6B2B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4C618E5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559D754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14A99D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9FCED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071CEA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7B6961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05B05D32" w14:textId="77777777">
        <w:trPr>
          <w:trHeight w:val="780"/>
        </w:trPr>
        <w:tc>
          <w:tcPr>
            <w:tcW w:w="739" w:type="dxa"/>
            <w:shd w:val="clear" w:color="auto" w:fill="auto"/>
            <w:vAlign w:val="center"/>
          </w:tcPr>
          <w:p w14:paraId="71C56C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3DD6CC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46F86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759A7E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policies on green, energy efficient low carbon development in phosrock mining and refining. </w:t>
            </w:r>
          </w:p>
        </w:tc>
        <w:tc>
          <w:tcPr>
            <w:tcW w:w="900" w:type="dxa"/>
            <w:shd w:val="clear" w:color="auto" w:fill="auto"/>
            <w:vAlign w:val="center"/>
          </w:tcPr>
          <w:p w14:paraId="4301AD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327ABF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2A09FB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5C01B05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2000</w:t>
            </w:r>
          </w:p>
        </w:tc>
        <w:tc>
          <w:tcPr>
            <w:tcW w:w="987" w:type="dxa"/>
            <w:shd w:val="clear" w:color="auto" w:fill="auto"/>
            <w:vAlign w:val="center"/>
          </w:tcPr>
          <w:p w14:paraId="47D5FF5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2000</w:t>
            </w:r>
          </w:p>
        </w:tc>
        <w:tc>
          <w:tcPr>
            <w:tcW w:w="1170" w:type="dxa"/>
            <w:shd w:val="clear" w:color="auto" w:fill="auto"/>
            <w:vAlign w:val="center"/>
          </w:tcPr>
          <w:p w14:paraId="77B0DC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56FCBA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89B7E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4061DE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85D993B" w14:textId="77777777">
        <w:trPr>
          <w:trHeight w:val="1040"/>
        </w:trPr>
        <w:tc>
          <w:tcPr>
            <w:tcW w:w="739" w:type="dxa"/>
            <w:shd w:val="clear" w:color="auto" w:fill="auto"/>
            <w:vAlign w:val="center"/>
          </w:tcPr>
          <w:p w14:paraId="59F3F9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7FB819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4AB374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47748D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institutional frameworks on green, energy efficient low carbon development in phosrock mining and refining.</w:t>
            </w:r>
          </w:p>
        </w:tc>
        <w:tc>
          <w:tcPr>
            <w:tcW w:w="900" w:type="dxa"/>
            <w:shd w:val="clear" w:color="auto" w:fill="auto"/>
            <w:vAlign w:val="center"/>
          </w:tcPr>
          <w:p w14:paraId="5D750B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6E5257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7E120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42A2E5C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w:t>
            </w:r>
          </w:p>
        </w:tc>
        <w:tc>
          <w:tcPr>
            <w:tcW w:w="987" w:type="dxa"/>
            <w:shd w:val="clear" w:color="auto" w:fill="auto"/>
            <w:vAlign w:val="center"/>
          </w:tcPr>
          <w:p w14:paraId="7E54D4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w:t>
            </w:r>
          </w:p>
        </w:tc>
        <w:tc>
          <w:tcPr>
            <w:tcW w:w="1170" w:type="dxa"/>
            <w:shd w:val="clear" w:color="auto" w:fill="auto"/>
            <w:vAlign w:val="center"/>
          </w:tcPr>
          <w:p w14:paraId="17659B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301BE6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97720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2A30AC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13839FA" w14:textId="77777777">
        <w:trPr>
          <w:trHeight w:val="1040"/>
        </w:trPr>
        <w:tc>
          <w:tcPr>
            <w:tcW w:w="739" w:type="dxa"/>
            <w:shd w:val="clear" w:color="auto" w:fill="auto"/>
            <w:vAlign w:val="center"/>
          </w:tcPr>
          <w:p w14:paraId="29CC36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1A4998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476E3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2FF83F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standards, policies and implementing rules and regulations to promote green technologies in the development and operations of phosphate mines.</w:t>
            </w:r>
          </w:p>
        </w:tc>
        <w:tc>
          <w:tcPr>
            <w:tcW w:w="900" w:type="dxa"/>
            <w:shd w:val="clear" w:color="auto" w:fill="auto"/>
            <w:vAlign w:val="center"/>
          </w:tcPr>
          <w:p w14:paraId="61ABCEE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172C7D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w:t>
            </w:r>
          </w:p>
        </w:tc>
        <w:tc>
          <w:tcPr>
            <w:tcW w:w="901" w:type="dxa"/>
            <w:shd w:val="clear" w:color="auto" w:fill="auto"/>
            <w:vAlign w:val="center"/>
          </w:tcPr>
          <w:p w14:paraId="20E424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6B46FD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1D7BEDB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365B47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66C708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7C8EBD7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0B0746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42EEED6E" w14:textId="77777777">
        <w:trPr>
          <w:trHeight w:val="1040"/>
        </w:trPr>
        <w:tc>
          <w:tcPr>
            <w:tcW w:w="739" w:type="dxa"/>
            <w:shd w:val="clear" w:color="auto" w:fill="auto"/>
            <w:vAlign w:val="center"/>
          </w:tcPr>
          <w:p w14:paraId="551503C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23F194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9BA6C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2FD98A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standards/technical guidelines and  implementing rules and regulations for promoting and adopting green technologies in phosphate mines.</w:t>
            </w:r>
          </w:p>
        </w:tc>
        <w:tc>
          <w:tcPr>
            <w:tcW w:w="900" w:type="dxa"/>
            <w:shd w:val="clear" w:color="auto" w:fill="auto"/>
            <w:vAlign w:val="center"/>
          </w:tcPr>
          <w:p w14:paraId="47AFE4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41DBC5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w:t>
            </w:r>
          </w:p>
        </w:tc>
        <w:tc>
          <w:tcPr>
            <w:tcW w:w="901" w:type="dxa"/>
            <w:shd w:val="clear" w:color="auto" w:fill="auto"/>
            <w:vAlign w:val="center"/>
          </w:tcPr>
          <w:p w14:paraId="274021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6260E8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3AB87A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170" w:type="dxa"/>
            <w:shd w:val="clear" w:color="auto" w:fill="auto"/>
            <w:vAlign w:val="center"/>
          </w:tcPr>
          <w:p w14:paraId="524A78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0DF657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E746E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13CD38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D4550B8" w14:textId="77777777">
        <w:trPr>
          <w:trHeight w:val="1560"/>
        </w:trPr>
        <w:tc>
          <w:tcPr>
            <w:tcW w:w="739" w:type="dxa"/>
            <w:shd w:val="clear" w:color="auto" w:fill="auto"/>
            <w:vAlign w:val="center"/>
          </w:tcPr>
          <w:p w14:paraId="63176B9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1486E5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6271B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755814E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Assessment of the ability and awareness level of relevant stakeholders and evaluation of needs and gaps to fill about green, energy efficient low carbon development of phosphate mining and refining in Guizhou, Yunnan, and Sichuan Provinces.</w:t>
            </w:r>
          </w:p>
        </w:tc>
        <w:tc>
          <w:tcPr>
            <w:tcW w:w="900" w:type="dxa"/>
            <w:shd w:val="clear" w:color="auto" w:fill="auto"/>
            <w:vAlign w:val="center"/>
          </w:tcPr>
          <w:p w14:paraId="4F2612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0294D7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232823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55EB7B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 </w:t>
            </w:r>
          </w:p>
        </w:tc>
        <w:tc>
          <w:tcPr>
            <w:tcW w:w="987" w:type="dxa"/>
            <w:shd w:val="clear" w:color="auto" w:fill="auto"/>
            <w:vAlign w:val="center"/>
          </w:tcPr>
          <w:p w14:paraId="45EEE9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 </w:t>
            </w:r>
          </w:p>
        </w:tc>
        <w:tc>
          <w:tcPr>
            <w:tcW w:w="1170" w:type="dxa"/>
            <w:shd w:val="clear" w:color="auto" w:fill="auto"/>
            <w:vAlign w:val="center"/>
          </w:tcPr>
          <w:p w14:paraId="796F46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3CF55D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2C0103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3DF64F19"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June</w:t>
            </w:r>
            <w:r>
              <w:rPr>
                <w:rFonts w:ascii="Calibri" w:eastAsia="Times New Roman" w:hAnsi="Calibri" w:cs="Calibri"/>
                <w:sz w:val="18"/>
                <w:szCs w:val="18"/>
              </w:rPr>
              <w:t>/23</w:t>
            </w:r>
          </w:p>
        </w:tc>
      </w:tr>
      <w:tr w:rsidR="00F5335A" w14:paraId="0681817A" w14:textId="77777777">
        <w:trPr>
          <w:trHeight w:val="1300"/>
        </w:trPr>
        <w:tc>
          <w:tcPr>
            <w:tcW w:w="739" w:type="dxa"/>
            <w:shd w:val="clear" w:color="auto" w:fill="auto"/>
            <w:vAlign w:val="center"/>
          </w:tcPr>
          <w:p w14:paraId="573666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5CF8DE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27024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332915F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Project chief and coordinator</w:t>
            </w:r>
          </w:p>
        </w:tc>
        <w:tc>
          <w:tcPr>
            <w:tcW w:w="900" w:type="dxa"/>
            <w:shd w:val="clear" w:color="auto" w:fill="auto"/>
            <w:vAlign w:val="center"/>
          </w:tcPr>
          <w:p w14:paraId="4A3D488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2C133C2E"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8</w:t>
            </w:r>
            <w:r>
              <w:rPr>
                <w:rFonts w:ascii="Calibri" w:hAnsi="Calibri" w:cs="Calibri"/>
                <w:sz w:val="18"/>
                <w:szCs w:val="18"/>
                <w:lang w:eastAsia="zh-CN"/>
              </w:rPr>
              <w:t>0</w:t>
            </w:r>
          </w:p>
        </w:tc>
        <w:tc>
          <w:tcPr>
            <w:tcW w:w="901" w:type="dxa"/>
            <w:shd w:val="clear" w:color="auto" w:fill="auto"/>
            <w:vAlign w:val="center"/>
          </w:tcPr>
          <w:p w14:paraId="78F876D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5</w:t>
            </w:r>
            <w:r>
              <w:rPr>
                <w:rFonts w:ascii="Calibri" w:hAnsi="Calibri" w:cs="Calibri"/>
                <w:sz w:val="18"/>
                <w:szCs w:val="18"/>
                <w:lang w:eastAsia="zh-CN"/>
              </w:rPr>
              <w:t>00</w:t>
            </w:r>
          </w:p>
        </w:tc>
        <w:tc>
          <w:tcPr>
            <w:tcW w:w="1083" w:type="dxa"/>
            <w:shd w:val="clear" w:color="auto" w:fill="auto"/>
            <w:vAlign w:val="center"/>
          </w:tcPr>
          <w:p w14:paraId="6EF416E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r>
              <w:rPr>
                <w:rFonts w:ascii="Calibri" w:hAnsi="Calibri" w:cs="Calibri"/>
                <w:sz w:val="18"/>
                <w:szCs w:val="18"/>
                <w:lang w:eastAsia="zh-CN"/>
              </w:rPr>
              <w:t>0000</w:t>
            </w:r>
          </w:p>
        </w:tc>
        <w:tc>
          <w:tcPr>
            <w:tcW w:w="987" w:type="dxa"/>
            <w:shd w:val="clear" w:color="auto" w:fill="auto"/>
            <w:vAlign w:val="center"/>
          </w:tcPr>
          <w:p w14:paraId="251FA56A" w14:textId="77777777" w:rsidR="00F5335A" w:rsidRDefault="00795F6F">
            <w:pPr>
              <w:spacing w:after="0" w:line="240" w:lineRule="auto"/>
              <w:rPr>
                <w:rFonts w:ascii="Calibri" w:eastAsia="Times New Roman" w:hAnsi="Calibri" w:cs="Calibri"/>
                <w:sz w:val="18"/>
                <w:szCs w:val="18"/>
              </w:rPr>
            </w:pPr>
            <w:r>
              <w:rPr>
                <w:rFonts w:ascii="Calibri" w:hAnsi="Calibri" w:cs="Calibri" w:hint="eastAsia"/>
                <w:sz w:val="18"/>
                <w:szCs w:val="18"/>
                <w:lang w:eastAsia="zh-CN"/>
              </w:rPr>
              <w:t>4</w:t>
            </w:r>
            <w:r>
              <w:rPr>
                <w:rFonts w:ascii="Calibri" w:hAnsi="Calibri" w:cs="Calibri"/>
                <w:sz w:val="18"/>
                <w:szCs w:val="18"/>
                <w:lang w:eastAsia="zh-CN"/>
              </w:rPr>
              <w:t>0000</w:t>
            </w:r>
          </w:p>
        </w:tc>
        <w:tc>
          <w:tcPr>
            <w:tcW w:w="1170" w:type="dxa"/>
            <w:shd w:val="clear" w:color="auto" w:fill="auto"/>
            <w:vAlign w:val="center"/>
          </w:tcPr>
          <w:p w14:paraId="4A1992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52282E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6A8DC33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5B87DE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29198326" w14:textId="77777777">
        <w:trPr>
          <w:trHeight w:val="1300"/>
        </w:trPr>
        <w:tc>
          <w:tcPr>
            <w:tcW w:w="739" w:type="dxa"/>
            <w:shd w:val="clear" w:color="auto" w:fill="auto"/>
            <w:vAlign w:val="center"/>
          </w:tcPr>
          <w:p w14:paraId="3150CD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03E20F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27C17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International consultants</w:t>
            </w:r>
          </w:p>
        </w:tc>
        <w:tc>
          <w:tcPr>
            <w:tcW w:w="1890" w:type="dxa"/>
            <w:shd w:val="clear" w:color="auto" w:fill="auto"/>
            <w:vAlign w:val="center"/>
          </w:tcPr>
          <w:p w14:paraId="3DA8E8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phosrock mining and refining in China.</w:t>
            </w:r>
          </w:p>
        </w:tc>
        <w:tc>
          <w:tcPr>
            <w:tcW w:w="900" w:type="dxa"/>
            <w:shd w:val="clear" w:color="auto" w:fill="auto"/>
            <w:vAlign w:val="center"/>
          </w:tcPr>
          <w:p w14:paraId="13EEA9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45F47D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w:t>
            </w:r>
          </w:p>
        </w:tc>
        <w:tc>
          <w:tcPr>
            <w:tcW w:w="901" w:type="dxa"/>
            <w:shd w:val="clear" w:color="auto" w:fill="auto"/>
            <w:vAlign w:val="center"/>
          </w:tcPr>
          <w:p w14:paraId="4F731C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700 </w:t>
            </w:r>
          </w:p>
        </w:tc>
        <w:tc>
          <w:tcPr>
            <w:tcW w:w="1083" w:type="dxa"/>
            <w:shd w:val="clear" w:color="auto" w:fill="auto"/>
            <w:vAlign w:val="center"/>
          </w:tcPr>
          <w:p w14:paraId="0E1A90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35000 </w:t>
            </w:r>
          </w:p>
        </w:tc>
        <w:tc>
          <w:tcPr>
            <w:tcW w:w="987" w:type="dxa"/>
            <w:shd w:val="clear" w:color="auto" w:fill="auto"/>
            <w:vAlign w:val="center"/>
          </w:tcPr>
          <w:p w14:paraId="2C35E5A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35000 </w:t>
            </w:r>
          </w:p>
        </w:tc>
        <w:tc>
          <w:tcPr>
            <w:tcW w:w="1170" w:type="dxa"/>
            <w:shd w:val="clear" w:color="auto" w:fill="auto"/>
            <w:vAlign w:val="center"/>
          </w:tcPr>
          <w:p w14:paraId="2AB81B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7405A8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1820B3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398B1E6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7B2EA762" w14:textId="77777777">
        <w:trPr>
          <w:trHeight w:val="1040"/>
        </w:trPr>
        <w:tc>
          <w:tcPr>
            <w:tcW w:w="739" w:type="dxa"/>
            <w:shd w:val="clear" w:color="auto" w:fill="auto"/>
            <w:vAlign w:val="center"/>
          </w:tcPr>
          <w:p w14:paraId="52C911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06B942D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C4616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77CC02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policies and strengthen existing institutional mechanisms in China to enable the greening of the phosphate mining and refining sub-sector.</w:t>
            </w:r>
          </w:p>
        </w:tc>
        <w:tc>
          <w:tcPr>
            <w:tcW w:w="900" w:type="dxa"/>
            <w:shd w:val="clear" w:color="auto" w:fill="auto"/>
            <w:vAlign w:val="center"/>
          </w:tcPr>
          <w:p w14:paraId="689BD9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DE122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0107B7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083" w:type="dxa"/>
            <w:shd w:val="clear" w:color="auto" w:fill="auto"/>
            <w:vAlign w:val="center"/>
          </w:tcPr>
          <w:p w14:paraId="2010B1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987" w:type="dxa"/>
            <w:shd w:val="clear" w:color="auto" w:fill="auto"/>
            <w:vAlign w:val="center"/>
          </w:tcPr>
          <w:p w14:paraId="3B6B38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1B5396A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70C80B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456328C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0821290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6EC7B77E" w14:textId="77777777">
        <w:trPr>
          <w:trHeight w:val="1300"/>
        </w:trPr>
        <w:tc>
          <w:tcPr>
            <w:tcW w:w="739" w:type="dxa"/>
            <w:shd w:val="clear" w:color="auto" w:fill="auto"/>
            <w:vAlign w:val="center"/>
          </w:tcPr>
          <w:p w14:paraId="47D858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51BEA6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A18BE3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245B49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phosrock mining and refining in China.</w:t>
            </w:r>
          </w:p>
        </w:tc>
        <w:tc>
          <w:tcPr>
            <w:tcW w:w="900" w:type="dxa"/>
            <w:shd w:val="clear" w:color="auto" w:fill="auto"/>
            <w:vAlign w:val="center"/>
          </w:tcPr>
          <w:p w14:paraId="072F08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26742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E6604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083" w:type="dxa"/>
            <w:shd w:val="clear" w:color="auto" w:fill="auto"/>
            <w:vAlign w:val="center"/>
          </w:tcPr>
          <w:p w14:paraId="6AB4FB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987" w:type="dxa"/>
            <w:shd w:val="clear" w:color="auto" w:fill="auto"/>
            <w:vAlign w:val="center"/>
          </w:tcPr>
          <w:p w14:paraId="3C10D7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10000 </w:t>
            </w:r>
          </w:p>
        </w:tc>
        <w:tc>
          <w:tcPr>
            <w:tcW w:w="1170" w:type="dxa"/>
            <w:shd w:val="clear" w:color="auto" w:fill="auto"/>
            <w:vAlign w:val="center"/>
          </w:tcPr>
          <w:p w14:paraId="6D32B8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DEC0D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73D269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A2028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40DB63CE" w14:textId="77777777">
        <w:trPr>
          <w:trHeight w:val="780"/>
        </w:trPr>
        <w:tc>
          <w:tcPr>
            <w:tcW w:w="739" w:type="dxa"/>
            <w:shd w:val="clear" w:color="auto" w:fill="auto"/>
            <w:vAlign w:val="center"/>
          </w:tcPr>
          <w:p w14:paraId="7ED75E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76451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E8A0A0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20AF859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policies on green, energy efficient low carbon development in phosrock mining and refining. </w:t>
            </w:r>
          </w:p>
        </w:tc>
        <w:tc>
          <w:tcPr>
            <w:tcW w:w="900" w:type="dxa"/>
            <w:shd w:val="clear" w:color="auto" w:fill="auto"/>
            <w:vAlign w:val="center"/>
          </w:tcPr>
          <w:p w14:paraId="08A58E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5247ADD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2E5DE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6782F40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25D9843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170" w:type="dxa"/>
            <w:shd w:val="clear" w:color="auto" w:fill="auto"/>
            <w:vAlign w:val="center"/>
          </w:tcPr>
          <w:p w14:paraId="24B134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3D289D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5A2703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25BF8E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7D7FE6D" w14:textId="77777777">
        <w:trPr>
          <w:trHeight w:val="1040"/>
        </w:trPr>
        <w:tc>
          <w:tcPr>
            <w:tcW w:w="739" w:type="dxa"/>
            <w:shd w:val="clear" w:color="auto" w:fill="auto"/>
            <w:vAlign w:val="center"/>
          </w:tcPr>
          <w:p w14:paraId="3B90AE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388DD3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3E73E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9430F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institutional frameworks on green, energy efficient low carbon development in phosrock mining and refining.</w:t>
            </w:r>
          </w:p>
        </w:tc>
        <w:tc>
          <w:tcPr>
            <w:tcW w:w="900" w:type="dxa"/>
            <w:shd w:val="clear" w:color="auto" w:fill="auto"/>
            <w:vAlign w:val="center"/>
          </w:tcPr>
          <w:p w14:paraId="2CB83D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31C81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798BE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69C8DE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5A0D72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170" w:type="dxa"/>
            <w:shd w:val="clear" w:color="auto" w:fill="auto"/>
            <w:vAlign w:val="center"/>
          </w:tcPr>
          <w:p w14:paraId="50F43E7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450C63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075A6E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334FCF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8AF8E7A" w14:textId="77777777">
        <w:trPr>
          <w:trHeight w:val="56"/>
        </w:trPr>
        <w:tc>
          <w:tcPr>
            <w:tcW w:w="739" w:type="dxa"/>
            <w:shd w:val="clear" w:color="auto" w:fill="auto"/>
            <w:vAlign w:val="center"/>
          </w:tcPr>
          <w:p w14:paraId="544853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75B516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F1CA7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950CA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standards, policies and implementing rules and regulations to promote green technologies in the development and operations of phosphate mines.</w:t>
            </w:r>
          </w:p>
        </w:tc>
        <w:tc>
          <w:tcPr>
            <w:tcW w:w="900" w:type="dxa"/>
            <w:shd w:val="clear" w:color="auto" w:fill="auto"/>
            <w:vAlign w:val="center"/>
          </w:tcPr>
          <w:p w14:paraId="3B812D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5BAB00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46010A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30F38BE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0A49DA8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4E524C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65499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36A14C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4F8D27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5E85E381" w14:textId="77777777">
        <w:trPr>
          <w:trHeight w:val="1040"/>
        </w:trPr>
        <w:tc>
          <w:tcPr>
            <w:tcW w:w="739" w:type="dxa"/>
            <w:shd w:val="clear" w:color="auto" w:fill="auto"/>
            <w:vAlign w:val="center"/>
          </w:tcPr>
          <w:p w14:paraId="41F9B7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3FB2FF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66CDD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9716A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standards/technical guidelines and  implementing rules and regulations for promoting and adopting green technologies in phosphate mines.</w:t>
            </w:r>
          </w:p>
        </w:tc>
        <w:tc>
          <w:tcPr>
            <w:tcW w:w="900" w:type="dxa"/>
            <w:shd w:val="clear" w:color="auto" w:fill="auto"/>
            <w:vAlign w:val="center"/>
          </w:tcPr>
          <w:p w14:paraId="1F02E6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4D458ED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00867C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4260D1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175E25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170" w:type="dxa"/>
            <w:shd w:val="clear" w:color="auto" w:fill="auto"/>
            <w:vAlign w:val="center"/>
          </w:tcPr>
          <w:p w14:paraId="11DD1D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6ACE77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0DDCA3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648BB4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7B92D81D" w14:textId="77777777">
        <w:trPr>
          <w:trHeight w:val="1560"/>
        </w:trPr>
        <w:tc>
          <w:tcPr>
            <w:tcW w:w="739" w:type="dxa"/>
            <w:shd w:val="clear" w:color="auto" w:fill="auto"/>
            <w:vAlign w:val="center"/>
          </w:tcPr>
          <w:p w14:paraId="5175B4D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BA761F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F65191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748161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Assessment of the ability and awareness level of relevant stakeholders and evaluation of needs and gaps to fill about green, energy efficient low carbon development of phosphate mining and refining in Guizhou, Yunnan, and Sichuan Provinces.</w:t>
            </w:r>
          </w:p>
        </w:tc>
        <w:tc>
          <w:tcPr>
            <w:tcW w:w="900" w:type="dxa"/>
            <w:shd w:val="clear" w:color="auto" w:fill="auto"/>
            <w:vAlign w:val="center"/>
          </w:tcPr>
          <w:p w14:paraId="2275F3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1FF57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5BD8F5E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2D5E2D8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11057D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1ABF4C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37F89BD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577E4C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234DD28B"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June</w:t>
            </w:r>
            <w:r>
              <w:rPr>
                <w:rFonts w:ascii="Calibri" w:eastAsia="Times New Roman" w:hAnsi="Calibri" w:cs="Calibri"/>
                <w:sz w:val="18"/>
                <w:szCs w:val="18"/>
              </w:rPr>
              <w:t>/23</w:t>
            </w:r>
          </w:p>
        </w:tc>
      </w:tr>
      <w:tr w:rsidR="00F5335A" w14:paraId="24EB5082" w14:textId="77777777">
        <w:trPr>
          <w:trHeight w:val="1560"/>
        </w:trPr>
        <w:tc>
          <w:tcPr>
            <w:tcW w:w="739" w:type="dxa"/>
            <w:shd w:val="clear" w:color="auto" w:fill="auto"/>
            <w:vAlign w:val="center"/>
          </w:tcPr>
          <w:p w14:paraId="4B79C4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197529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EC28E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8D1E63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Design and development of an online monitoring, reporting and verification (MRV) system, including the development of an information sharing mechanism, for energy-saving and GHG emission reduction for the entire PCI.</w:t>
            </w:r>
          </w:p>
        </w:tc>
        <w:tc>
          <w:tcPr>
            <w:tcW w:w="900" w:type="dxa"/>
            <w:shd w:val="clear" w:color="auto" w:fill="auto"/>
            <w:vAlign w:val="center"/>
          </w:tcPr>
          <w:p w14:paraId="377AA2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6C666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44CA18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15000 </w:t>
            </w:r>
          </w:p>
        </w:tc>
        <w:tc>
          <w:tcPr>
            <w:tcW w:w="1083" w:type="dxa"/>
            <w:shd w:val="clear" w:color="auto" w:fill="auto"/>
            <w:vAlign w:val="center"/>
          </w:tcPr>
          <w:p w14:paraId="7ADD85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15000 </w:t>
            </w:r>
          </w:p>
        </w:tc>
        <w:tc>
          <w:tcPr>
            <w:tcW w:w="987" w:type="dxa"/>
            <w:shd w:val="clear" w:color="auto" w:fill="auto"/>
            <w:vAlign w:val="center"/>
          </w:tcPr>
          <w:p w14:paraId="1F5AF1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15000 </w:t>
            </w:r>
          </w:p>
        </w:tc>
        <w:tc>
          <w:tcPr>
            <w:tcW w:w="1170" w:type="dxa"/>
            <w:shd w:val="clear" w:color="auto" w:fill="auto"/>
            <w:vAlign w:val="center"/>
          </w:tcPr>
          <w:p w14:paraId="7F021B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0EE203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0FAD31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02557E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7EEF38B6" w14:textId="77777777">
        <w:trPr>
          <w:trHeight w:val="1040"/>
        </w:trPr>
        <w:tc>
          <w:tcPr>
            <w:tcW w:w="739" w:type="dxa"/>
            <w:shd w:val="clear" w:color="auto" w:fill="auto"/>
            <w:vAlign w:val="center"/>
          </w:tcPr>
          <w:p w14:paraId="727C41C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23F442C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CB21A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7A2A99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Design and development of an up-to-date information management and exchange system on all aspects of low carbon phosphate mining and refining technologies and best practices.</w:t>
            </w:r>
          </w:p>
        </w:tc>
        <w:tc>
          <w:tcPr>
            <w:tcW w:w="900" w:type="dxa"/>
            <w:shd w:val="clear" w:color="auto" w:fill="auto"/>
            <w:vAlign w:val="center"/>
          </w:tcPr>
          <w:p w14:paraId="06516B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CA78F3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432EECF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7500 </w:t>
            </w:r>
          </w:p>
        </w:tc>
        <w:tc>
          <w:tcPr>
            <w:tcW w:w="1083" w:type="dxa"/>
            <w:shd w:val="clear" w:color="auto" w:fill="auto"/>
            <w:vAlign w:val="center"/>
          </w:tcPr>
          <w:p w14:paraId="7A4525B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7500</w:t>
            </w:r>
          </w:p>
        </w:tc>
        <w:tc>
          <w:tcPr>
            <w:tcW w:w="987" w:type="dxa"/>
            <w:shd w:val="clear" w:color="auto" w:fill="auto"/>
            <w:vAlign w:val="center"/>
          </w:tcPr>
          <w:p w14:paraId="49C54F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7500</w:t>
            </w:r>
          </w:p>
        </w:tc>
        <w:tc>
          <w:tcPr>
            <w:tcW w:w="1170" w:type="dxa"/>
            <w:shd w:val="clear" w:color="auto" w:fill="auto"/>
            <w:vAlign w:val="center"/>
          </w:tcPr>
          <w:p w14:paraId="318D6F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19FCF1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17DBCC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663E4B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72E5394" w14:textId="77777777">
        <w:trPr>
          <w:trHeight w:val="1040"/>
        </w:trPr>
        <w:tc>
          <w:tcPr>
            <w:tcW w:w="739" w:type="dxa"/>
            <w:shd w:val="clear" w:color="auto" w:fill="auto"/>
            <w:vAlign w:val="center"/>
          </w:tcPr>
          <w:p w14:paraId="3A5F89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7E21C5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0B3E9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11A2E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Development and approval of engineering designs of green demos for the mining and refining operations in the demo phosrock mines in Weng'an , Mabian, Guizhou and Sichuan </w:t>
            </w:r>
          </w:p>
        </w:tc>
        <w:tc>
          <w:tcPr>
            <w:tcW w:w="900" w:type="dxa"/>
            <w:shd w:val="clear" w:color="auto" w:fill="auto"/>
            <w:vAlign w:val="center"/>
          </w:tcPr>
          <w:p w14:paraId="246987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F73B0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144AC2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083" w:type="dxa"/>
            <w:shd w:val="clear" w:color="auto" w:fill="auto"/>
            <w:vAlign w:val="center"/>
          </w:tcPr>
          <w:p w14:paraId="132628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987" w:type="dxa"/>
            <w:shd w:val="clear" w:color="auto" w:fill="auto"/>
            <w:vAlign w:val="center"/>
          </w:tcPr>
          <w:p w14:paraId="39DBDF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3000</w:t>
            </w:r>
          </w:p>
        </w:tc>
        <w:tc>
          <w:tcPr>
            <w:tcW w:w="1170" w:type="dxa"/>
            <w:shd w:val="clear" w:color="auto" w:fill="auto"/>
            <w:vAlign w:val="center"/>
          </w:tcPr>
          <w:p w14:paraId="4321D9D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04AE60E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0C82A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0A248C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073680F9" w14:textId="77777777">
        <w:trPr>
          <w:trHeight w:val="1040"/>
        </w:trPr>
        <w:tc>
          <w:tcPr>
            <w:tcW w:w="739" w:type="dxa"/>
            <w:shd w:val="clear" w:color="auto" w:fill="auto"/>
            <w:vAlign w:val="center"/>
          </w:tcPr>
          <w:p w14:paraId="074929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1CBBEB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043618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64025D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Preparation of an ESMF as well as an ESMP to manage and mitigate all identified risks associated with the design and implementation of the demo activities.</w:t>
            </w:r>
          </w:p>
        </w:tc>
        <w:tc>
          <w:tcPr>
            <w:tcW w:w="900" w:type="dxa"/>
            <w:shd w:val="clear" w:color="auto" w:fill="auto"/>
            <w:vAlign w:val="center"/>
          </w:tcPr>
          <w:p w14:paraId="49D64E6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D89BA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67B923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1083" w:type="dxa"/>
            <w:shd w:val="clear" w:color="auto" w:fill="auto"/>
            <w:vAlign w:val="center"/>
          </w:tcPr>
          <w:p w14:paraId="44A6D5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987" w:type="dxa"/>
            <w:shd w:val="clear" w:color="auto" w:fill="auto"/>
            <w:vAlign w:val="center"/>
          </w:tcPr>
          <w:p w14:paraId="4F6A2C0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1170" w:type="dxa"/>
            <w:shd w:val="clear" w:color="auto" w:fill="auto"/>
            <w:vAlign w:val="center"/>
          </w:tcPr>
          <w:p w14:paraId="372812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175CE8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62419D8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0A44A9E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251AB49" w14:textId="77777777">
        <w:trPr>
          <w:trHeight w:val="1300"/>
        </w:trPr>
        <w:tc>
          <w:tcPr>
            <w:tcW w:w="739" w:type="dxa"/>
            <w:shd w:val="clear" w:color="auto" w:fill="auto"/>
            <w:vAlign w:val="center"/>
          </w:tcPr>
          <w:p w14:paraId="50FE8E9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861" w:type="dxa"/>
            <w:shd w:val="clear" w:color="auto" w:fill="auto"/>
            <w:vAlign w:val="center"/>
          </w:tcPr>
          <w:p w14:paraId="50B067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A7153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88A04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Evaluation of existing financing mechanisms and assessment of needs and gaps to fill for the development of schemes for financially supporting PCI mining and refining companies’ green initiatives.</w:t>
            </w:r>
          </w:p>
        </w:tc>
        <w:tc>
          <w:tcPr>
            <w:tcW w:w="900" w:type="dxa"/>
            <w:shd w:val="clear" w:color="auto" w:fill="auto"/>
            <w:vAlign w:val="center"/>
          </w:tcPr>
          <w:p w14:paraId="31CAA4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460AB9F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48DB0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1083" w:type="dxa"/>
            <w:shd w:val="clear" w:color="auto" w:fill="auto"/>
            <w:vAlign w:val="center"/>
          </w:tcPr>
          <w:p w14:paraId="6AB9AC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987" w:type="dxa"/>
            <w:shd w:val="clear" w:color="auto" w:fill="auto"/>
            <w:vAlign w:val="center"/>
          </w:tcPr>
          <w:p w14:paraId="700BDD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1000</w:t>
            </w:r>
          </w:p>
        </w:tc>
        <w:tc>
          <w:tcPr>
            <w:tcW w:w="1170" w:type="dxa"/>
            <w:shd w:val="clear" w:color="auto" w:fill="auto"/>
            <w:vAlign w:val="center"/>
          </w:tcPr>
          <w:p w14:paraId="122B13E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19A6A3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28E44CF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5968BE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708451F" w14:textId="77777777">
        <w:trPr>
          <w:trHeight w:val="1300"/>
        </w:trPr>
        <w:tc>
          <w:tcPr>
            <w:tcW w:w="739" w:type="dxa"/>
            <w:shd w:val="clear" w:color="auto" w:fill="auto"/>
            <w:vAlign w:val="center"/>
          </w:tcPr>
          <w:p w14:paraId="3224E012"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p>
        </w:tc>
        <w:tc>
          <w:tcPr>
            <w:tcW w:w="861" w:type="dxa"/>
            <w:shd w:val="clear" w:color="auto" w:fill="auto"/>
            <w:vAlign w:val="center"/>
          </w:tcPr>
          <w:p w14:paraId="4BB4D021"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Goods</w:t>
            </w:r>
          </w:p>
        </w:tc>
        <w:tc>
          <w:tcPr>
            <w:tcW w:w="1028" w:type="dxa"/>
            <w:shd w:val="clear" w:color="auto" w:fill="auto"/>
            <w:vAlign w:val="center"/>
          </w:tcPr>
          <w:p w14:paraId="72A167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Information Tech. Equipment</w:t>
            </w:r>
          </w:p>
        </w:tc>
        <w:tc>
          <w:tcPr>
            <w:tcW w:w="1890" w:type="dxa"/>
            <w:shd w:val="clear" w:color="auto" w:fill="auto"/>
            <w:vAlign w:val="center"/>
          </w:tcPr>
          <w:p w14:paraId="3512D14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color w:val="000000"/>
                <w:sz w:val="18"/>
                <w:szCs w:val="18"/>
              </w:rPr>
              <w:t>Communication and conferencing equipment (digital camera, overhead projector and screen, etc.</w:t>
            </w:r>
          </w:p>
        </w:tc>
        <w:tc>
          <w:tcPr>
            <w:tcW w:w="900" w:type="dxa"/>
            <w:shd w:val="clear" w:color="auto" w:fill="auto"/>
            <w:vAlign w:val="center"/>
          </w:tcPr>
          <w:p w14:paraId="2DF2850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4BE726C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7DC77F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10,500</w:t>
            </w:r>
          </w:p>
        </w:tc>
        <w:tc>
          <w:tcPr>
            <w:tcW w:w="1083" w:type="dxa"/>
            <w:shd w:val="clear" w:color="auto" w:fill="auto"/>
            <w:vAlign w:val="center"/>
          </w:tcPr>
          <w:p w14:paraId="6962F3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10,500</w:t>
            </w:r>
          </w:p>
        </w:tc>
        <w:tc>
          <w:tcPr>
            <w:tcW w:w="987" w:type="dxa"/>
            <w:shd w:val="clear" w:color="auto" w:fill="auto"/>
            <w:vAlign w:val="center"/>
          </w:tcPr>
          <w:p w14:paraId="1423D8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10,500</w:t>
            </w:r>
          </w:p>
        </w:tc>
        <w:tc>
          <w:tcPr>
            <w:tcW w:w="1170" w:type="dxa"/>
            <w:shd w:val="clear" w:color="auto" w:fill="auto"/>
            <w:vAlign w:val="center"/>
          </w:tcPr>
          <w:p w14:paraId="3E2FDB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D0A38C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1C323E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4E8D1F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52B13B60" w14:textId="77777777">
        <w:trPr>
          <w:trHeight w:val="1300"/>
        </w:trPr>
        <w:tc>
          <w:tcPr>
            <w:tcW w:w="739" w:type="dxa"/>
            <w:shd w:val="clear" w:color="auto" w:fill="auto"/>
            <w:vAlign w:val="center"/>
          </w:tcPr>
          <w:p w14:paraId="3350827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p>
        </w:tc>
        <w:tc>
          <w:tcPr>
            <w:tcW w:w="861" w:type="dxa"/>
            <w:shd w:val="clear" w:color="auto" w:fill="auto"/>
            <w:vAlign w:val="center"/>
          </w:tcPr>
          <w:p w14:paraId="32A9DEA8" w14:textId="77777777" w:rsidR="00F5335A" w:rsidRDefault="00795F6F">
            <w:pPr>
              <w:spacing w:after="0" w:line="240" w:lineRule="auto"/>
              <w:rPr>
                <w:rFonts w:ascii="SimSun" w:hAnsi="SimSun" w:cs="Calibri"/>
                <w:sz w:val="18"/>
                <w:szCs w:val="18"/>
                <w:lang w:eastAsia="zh-CN"/>
              </w:rPr>
            </w:pPr>
            <w:r>
              <w:rPr>
                <w:rFonts w:ascii="SimSun" w:hAnsi="SimSun" w:cs="Calibri" w:hint="eastAsia"/>
                <w:sz w:val="18"/>
                <w:szCs w:val="18"/>
                <w:lang w:eastAsia="zh-CN"/>
              </w:rPr>
              <w:t>Goods</w:t>
            </w:r>
          </w:p>
        </w:tc>
        <w:tc>
          <w:tcPr>
            <w:tcW w:w="1028" w:type="dxa"/>
            <w:shd w:val="clear" w:color="auto" w:fill="auto"/>
            <w:vAlign w:val="center"/>
          </w:tcPr>
          <w:p w14:paraId="39CF9B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Supplies and stationery</w:t>
            </w:r>
          </w:p>
        </w:tc>
        <w:tc>
          <w:tcPr>
            <w:tcW w:w="1890" w:type="dxa"/>
            <w:shd w:val="clear" w:color="auto" w:fill="auto"/>
            <w:vAlign w:val="center"/>
          </w:tcPr>
          <w:p w14:paraId="6C8157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Office Supplies</w:t>
            </w:r>
          </w:p>
        </w:tc>
        <w:tc>
          <w:tcPr>
            <w:tcW w:w="900" w:type="dxa"/>
            <w:shd w:val="clear" w:color="auto" w:fill="auto"/>
            <w:vAlign w:val="center"/>
          </w:tcPr>
          <w:p w14:paraId="38FB4CC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1BBCE42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88A7E8B"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00</w:t>
            </w:r>
          </w:p>
        </w:tc>
        <w:tc>
          <w:tcPr>
            <w:tcW w:w="1083" w:type="dxa"/>
            <w:shd w:val="clear" w:color="auto" w:fill="auto"/>
            <w:vAlign w:val="center"/>
          </w:tcPr>
          <w:p w14:paraId="34257F6D" w14:textId="77777777" w:rsidR="00F5335A" w:rsidRDefault="00795F6F">
            <w:pPr>
              <w:spacing w:after="0" w:line="240" w:lineRule="auto"/>
              <w:rPr>
                <w:rFonts w:ascii="Calibri" w:eastAsia="Times New Roman" w:hAnsi="Calibri" w:cs="Calibri"/>
                <w:sz w:val="18"/>
                <w:szCs w:val="18"/>
              </w:rPr>
            </w:pPr>
            <w:r>
              <w:rPr>
                <w:rFonts w:ascii="Calibri" w:hAnsi="Calibri" w:cs="Calibri" w:hint="eastAsia"/>
                <w:sz w:val="18"/>
                <w:szCs w:val="18"/>
                <w:lang w:eastAsia="zh-CN"/>
              </w:rPr>
              <w:t>2</w:t>
            </w:r>
            <w:r>
              <w:rPr>
                <w:rFonts w:ascii="Calibri" w:hAnsi="Calibri" w:cs="Calibri"/>
                <w:sz w:val="18"/>
                <w:szCs w:val="18"/>
                <w:lang w:eastAsia="zh-CN"/>
              </w:rPr>
              <w:t>00</w:t>
            </w:r>
          </w:p>
        </w:tc>
        <w:tc>
          <w:tcPr>
            <w:tcW w:w="987" w:type="dxa"/>
            <w:shd w:val="clear" w:color="auto" w:fill="auto"/>
            <w:vAlign w:val="center"/>
          </w:tcPr>
          <w:p w14:paraId="1D9645C7" w14:textId="77777777" w:rsidR="00F5335A" w:rsidRDefault="00795F6F">
            <w:pPr>
              <w:spacing w:after="0" w:line="240" w:lineRule="auto"/>
              <w:rPr>
                <w:rFonts w:ascii="Calibri" w:eastAsia="Times New Roman" w:hAnsi="Calibri" w:cs="Calibri"/>
                <w:sz w:val="18"/>
                <w:szCs w:val="18"/>
              </w:rPr>
            </w:pPr>
            <w:r>
              <w:rPr>
                <w:rFonts w:ascii="Calibri" w:hAnsi="Calibri" w:cs="Calibri" w:hint="eastAsia"/>
                <w:sz w:val="18"/>
                <w:szCs w:val="18"/>
                <w:lang w:eastAsia="zh-CN"/>
              </w:rPr>
              <w:t>2</w:t>
            </w:r>
            <w:r>
              <w:rPr>
                <w:rFonts w:ascii="Calibri" w:hAnsi="Calibri" w:cs="Calibri"/>
                <w:sz w:val="18"/>
                <w:szCs w:val="18"/>
                <w:lang w:eastAsia="zh-CN"/>
              </w:rPr>
              <w:t>00</w:t>
            </w:r>
          </w:p>
        </w:tc>
        <w:tc>
          <w:tcPr>
            <w:tcW w:w="1170" w:type="dxa"/>
            <w:shd w:val="clear" w:color="auto" w:fill="auto"/>
            <w:vAlign w:val="center"/>
          </w:tcPr>
          <w:p w14:paraId="28FF9A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70CC0F4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5F7365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90A7E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545E8437" w14:textId="77777777">
        <w:trPr>
          <w:trHeight w:val="1300"/>
        </w:trPr>
        <w:tc>
          <w:tcPr>
            <w:tcW w:w="739" w:type="dxa"/>
            <w:shd w:val="clear" w:color="auto" w:fill="auto"/>
            <w:vAlign w:val="center"/>
          </w:tcPr>
          <w:p w14:paraId="743FA4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48A8A8C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960406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4C935B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policies and strengthen existing institutional mechanisms in China to enable the greening of waste management in the phosphate mining and refining sub-sector).</w:t>
            </w:r>
          </w:p>
        </w:tc>
        <w:tc>
          <w:tcPr>
            <w:tcW w:w="900" w:type="dxa"/>
            <w:shd w:val="clear" w:color="auto" w:fill="auto"/>
            <w:vAlign w:val="center"/>
          </w:tcPr>
          <w:p w14:paraId="4C3A68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77D6CB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6</w:t>
            </w:r>
          </w:p>
        </w:tc>
        <w:tc>
          <w:tcPr>
            <w:tcW w:w="901" w:type="dxa"/>
            <w:shd w:val="clear" w:color="auto" w:fill="auto"/>
            <w:vAlign w:val="center"/>
          </w:tcPr>
          <w:p w14:paraId="0656EF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5023F16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987" w:type="dxa"/>
            <w:shd w:val="clear" w:color="auto" w:fill="auto"/>
            <w:vAlign w:val="center"/>
          </w:tcPr>
          <w:p w14:paraId="0DF140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170" w:type="dxa"/>
            <w:shd w:val="clear" w:color="auto" w:fill="auto"/>
            <w:vAlign w:val="center"/>
          </w:tcPr>
          <w:p w14:paraId="7B475C2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7BA6738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3BAB8A9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3EF191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7FCBD90C" w14:textId="77777777">
        <w:trPr>
          <w:trHeight w:val="1560"/>
        </w:trPr>
        <w:tc>
          <w:tcPr>
            <w:tcW w:w="739" w:type="dxa"/>
            <w:shd w:val="clear" w:color="auto" w:fill="auto"/>
            <w:vAlign w:val="center"/>
          </w:tcPr>
          <w:p w14:paraId="490319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16FFF0E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73C9CE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2000CC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waste management in the phosphate mining and refining sub-sector.</w:t>
            </w:r>
          </w:p>
        </w:tc>
        <w:tc>
          <w:tcPr>
            <w:tcW w:w="900" w:type="dxa"/>
            <w:shd w:val="clear" w:color="auto" w:fill="auto"/>
            <w:vAlign w:val="center"/>
          </w:tcPr>
          <w:p w14:paraId="59AEEDE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26EA7A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w:t>
            </w:r>
          </w:p>
        </w:tc>
        <w:tc>
          <w:tcPr>
            <w:tcW w:w="901" w:type="dxa"/>
            <w:shd w:val="clear" w:color="auto" w:fill="auto"/>
            <w:vAlign w:val="center"/>
          </w:tcPr>
          <w:p w14:paraId="0C7440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62D237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987" w:type="dxa"/>
            <w:shd w:val="clear" w:color="auto" w:fill="auto"/>
            <w:vAlign w:val="center"/>
          </w:tcPr>
          <w:p w14:paraId="35B108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63A4E0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743A5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092DED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41FF72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4912896D" w14:textId="77777777">
        <w:trPr>
          <w:trHeight w:val="1300"/>
        </w:trPr>
        <w:tc>
          <w:tcPr>
            <w:tcW w:w="739" w:type="dxa"/>
            <w:shd w:val="clear" w:color="auto" w:fill="auto"/>
            <w:vAlign w:val="center"/>
          </w:tcPr>
          <w:p w14:paraId="4A52A4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5F6E9E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1C9A7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201BF43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policies and institutional framework on green, energy efficient low carbon development in waste management in the phosphate mining and refining sub-sector.</w:t>
            </w:r>
          </w:p>
        </w:tc>
        <w:tc>
          <w:tcPr>
            <w:tcW w:w="900" w:type="dxa"/>
            <w:shd w:val="clear" w:color="auto" w:fill="auto"/>
            <w:vAlign w:val="center"/>
          </w:tcPr>
          <w:p w14:paraId="6B7410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5E97018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w:t>
            </w:r>
          </w:p>
        </w:tc>
        <w:tc>
          <w:tcPr>
            <w:tcW w:w="901" w:type="dxa"/>
            <w:shd w:val="clear" w:color="auto" w:fill="auto"/>
            <w:vAlign w:val="center"/>
          </w:tcPr>
          <w:p w14:paraId="6221978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3DBF75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 </w:t>
            </w:r>
          </w:p>
        </w:tc>
        <w:tc>
          <w:tcPr>
            <w:tcW w:w="987" w:type="dxa"/>
            <w:shd w:val="clear" w:color="auto" w:fill="auto"/>
            <w:vAlign w:val="center"/>
          </w:tcPr>
          <w:p w14:paraId="75107B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1000 </w:t>
            </w:r>
          </w:p>
        </w:tc>
        <w:tc>
          <w:tcPr>
            <w:tcW w:w="1170" w:type="dxa"/>
            <w:shd w:val="clear" w:color="auto" w:fill="auto"/>
            <w:vAlign w:val="center"/>
          </w:tcPr>
          <w:p w14:paraId="146F16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04B1B51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07D859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5A7B59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30851FE6" w14:textId="77777777">
        <w:trPr>
          <w:trHeight w:val="620"/>
        </w:trPr>
        <w:tc>
          <w:tcPr>
            <w:tcW w:w="739" w:type="dxa"/>
            <w:shd w:val="clear" w:color="auto" w:fill="auto"/>
            <w:vAlign w:val="center"/>
          </w:tcPr>
          <w:p w14:paraId="672F03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11A324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ABBE2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54FE2A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schemes, standards and regulations to promote the application of green and low carbon waste management technologies in the phosphate mining and refining sub-sector.</w:t>
            </w:r>
          </w:p>
        </w:tc>
        <w:tc>
          <w:tcPr>
            <w:tcW w:w="900" w:type="dxa"/>
            <w:shd w:val="clear" w:color="auto" w:fill="auto"/>
            <w:vAlign w:val="center"/>
          </w:tcPr>
          <w:p w14:paraId="35AB2FE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035AC5F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6</w:t>
            </w:r>
          </w:p>
        </w:tc>
        <w:tc>
          <w:tcPr>
            <w:tcW w:w="901" w:type="dxa"/>
            <w:shd w:val="clear" w:color="auto" w:fill="auto"/>
            <w:vAlign w:val="center"/>
          </w:tcPr>
          <w:p w14:paraId="4C6A06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1A77E3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987" w:type="dxa"/>
            <w:shd w:val="clear" w:color="auto" w:fill="auto"/>
            <w:vAlign w:val="center"/>
          </w:tcPr>
          <w:p w14:paraId="0454866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3000 </w:t>
            </w:r>
          </w:p>
        </w:tc>
        <w:tc>
          <w:tcPr>
            <w:tcW w:w="1170" w:type="dxa"/>
            <w:shd w:val="clear" w:color="auto" w:fill="auto"/>
            <w:vAlign w:val="center"/>
          </w:tcPr>
          <w:p w14:paraId="39B5EE7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1389660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191AFE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3BB52C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5FF00D4C" w14:textId="77777777">
        <w:trPr>
          <w:trHeight w:val="1840"/>
        </w:trPr>
        <w:tc>
          <w:tcPr>
            <w:tcW w:w="739" w:type="dxa"/>
            <w:shd w:val="clear" w:color="auto" w:fill="auto"/>
            <w:vAlign w:val="center"/>
          </w:tcPr>
          <w:p w14:paraId="7E2589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01170B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C173D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52914BF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relevant schemes, standards</w:t>
            </w:r>
            <w:r>
              <w:rPr>
                <w:rFonts w:ascii="Calibri" w:hAnsi="Calibri" w:cs="Calibri" w:hint="eastAsia"/>
                <w:sz w:val="18"/>
                <w:szCs w:val="18"/>
              </w:rPr>
              <w:t xml:space="preserve"> </w:t>
            </w:r>
            <w:r>
              <w:rPr>
                <w:rFonts w:ascii="Calibri" w:eastAsia="Times New Roman" w:hAnsi="Calibri" w:cs="Calibri"/>
                <w:sz w:val="18"/>
                <w:szCs w:val="18"/>
              </w:rPr>
              <w:t>technical guidance</w:t>
            </w:r>
            <w:r>
              <w:rPr>
                <w:rFonts w:ascii="Calibri" w:hAnsi="Calibri" w:cs="Calibri" w:hint="eastAsia"/>
                <w:sz w:val="18"/>
                <w:szCs w:val="18"/>
              </w:rPr>
              <w:t>,</w:t>
            </w:r>
            <w:r>
              <w:rPr>
                <w:rFonts w:ascii="Calibri" w:hAnsi="Calibri" w:cs="Calibri"/>
                <w:sz w:val="18"/>
                <w:szCs w:val="18"/>
              </w:rPr>
              <w:t xml:space="preserve"> </w:t>
            </w:r>
            <w:r>
              <w:rPr>
                <w:rFonts w:ascii="Calibri" w:eastAsia="Times New Roman" w:hAnsi="Calibri" w:cs="Calibri"/>
                <w:sz w:val="18"/>
                <w:szCs w:val="18"/>
              </w:rPr>
              <w:t>implementing rules and regulations for promoting and adopting green waste management and comprehensive resources utilization technologies in the phosphate mining and refining sub-sector.</w:t>
            </w:r>
          </w:p>
        </w:tc>
        <w:tc>
          <w:tcPr>
            <w:tcW w:w="900" w:type="dxa"/>
            <w:shd w:val="clear" w:color="auto" w:fill="auto"/>
            <w:vAlign w:val="center"/>
          </w:tcPr>
          <w:p w14:paraId="2B1C4F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782F064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901" w:type="dxa"/>
            <w:shd w:val="clear" w:color="auto" w:fill="auto"/>
            <w:vAlign w:val="center"/>
          </w:tcPr>
          <w:p w14:paraId="3F0FB2B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5848253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 </w:t>
            </w:r>
          </w:p>
        </w:tc>
        <w:tc>
          <w:tcPr>
            <w:tcW w:w="987" w:type="dxa"/>
            <w:shd w:val="clear" w:color="auto" w:fill="auto"/>
            <w:vAlign w:val="center"/>
          </w:tcPr>
          <w:p w14:paraId="62C8B02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1500 </w:t>
            </w:r>
          </w:p>
        </w:tc>
        <w:tc>
          <w:tcPr>
            <w:tcW w:w="1170" w:type="dxa"/>
            <w:shd w:val="clear" w:color="auto" w:fill="auto"/>
            <w:vAlign w:val="center"/>
          </w:tcPr>
          <w:p w14:paraId="481ACE1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47602C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4F92722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40322C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16F6A2CE" w14:textId="77777777">
        <w:trPr>
          <w:trHeight w:val="1300"/>
        </w:trPr>
        <w:tc>
          <w:tcPr>
            <w:tcW w:w="739" w:type="dxa"/>
            <w:shd w:val="clear" w:color="auto" w:fill="auto"/>
            <w:vAlign w:val="center"/>
          </w:tcPr>
          <w:p w14:paraId="173B15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50C1D54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71F445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458E28C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Assessment of the ability and awareness level of relevant stakeholders and assessment of needs and gaps to address in the area of waste management in the phosphate mining and refining sub-sector.</w:t>
            </w:r>
          </w:p>
        </w:tc>
        <w:tc>
          <w:tcPr>
            <w:tcW w:w="900" w:type="dxa"/>
            <w:shd w:val="clear" w:color="auto" w:fill="auto"/>
            <w:vAlign w:val="center"/>
          </w:tcPr>
          <w:p w14:paraId="79C047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day</w:t>
            </w:r>
          </w:p>
        </w:tc>
        <w:tc>
          <w:tcPr>
            <w:tcW w:w="539" w:type="dxa"/>
            <w:shd w:val="clear" w:color="auto" w:fill="auto"/>
            <w:vAlign w:val="center"/>
          </w:tcPr>
          <w:p w14:paraId="607813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4</w:t>
            </w:r>
          </w:p>
        </w:tc>
        <w:tc>
          <w:tcPr>
            <w:tcW w:w="901" w:type="dxa"/>
            <w:shd w:val="clear" w:color="auto" w:fill="auto"/>
            <w:vAlign w:val="center"/>
          </w:tcPr>
          <w:p w14:paraId="79880A4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 </w:t>
            </w:r>
          </w:p>
        </w:tc>
        <w:tc>
          <w:tcPr>
            <w:tcW w:w="1083" w:type="dxa"/>
            <w:shd w:val="clear" w:color="auto" w:fill="auto"/>
            <w:vAlign w:val="center"/>
          </w:tcPr>
          <w:p w14:paraId="72FEC87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 </w:t>
            </w:r>
          </w:p>
        </w:tc>
        <w:tc>
          <w:tcPr>
            <w:tcW w:w="987" w:type="dxa"/>
            <w:shd w:val="clear" w:color="auto" w:fill="auto"/>
            <w:vAlign w:val="center"/>
          </w:tcPr>
          <w:p w14:paraId="335E51E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2000 </w:t>
            </w:r>
          </w:p>
        </w:tc>
        <w:tc>
          <w:tcPr>
            <w:tcW w:w="1170" w:type="dxa"/>
            <w:shd w:val="clear" w:color="auto" w:fill="auto"/>
            <w:vAlign w:val="center"/>
          </w:tcPr>
          <w:p w14:paraId="4479EE4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14B7ED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6F2B4FB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6B9D91FE"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June</w:t>
            </w:r>
            <w:r>
              <w:rPr>
                <w:rFonts w:ascii="Calibri" w:eastAsia="Times New Roman" w:hAnsi="Calibri" w:cs="Calibri"/>
                <w:sz w:val="18"/>
                <w:szCs w:val="18"/>
              </w:rPr>
              <w:t>/23</w:t>
            </w:r>
          </w:p>
        </w:tc>
      </w:tr>
      <w:tr w:rsidR="00F5335A" w14:paraId="7580E666" w14:textId="77777777">
        <w:trPr>
          <w:trHeight w:val="1300"/>
        </w:trPr>
        <w:tc>
          <w:tcPr>
            <w:tcW w:w="739" w:type="dxa"/>
            <w:shd w:val="clear" w:color="auto" w:fill="auto"/>
            <w:vAlign w:val="center"/>
          </w:tcPr>
          <w:p w14:paraId="0ED0711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6D9002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8BB20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4DE1E6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policies and strengthen existing institutional mechanisms in China to enable the greening of waste management in the phosphate mining and refining sub-sector).</w:t>
            </w:r>
          </w:p>
        </w:tc>
        <w:tc>
          <w:tcPr>
            <w:tcW w:w="900" w:type="dxa"/>
            <w:shd w:val="clear" w:color="auto" w:fill="auto"/>
            <w:vAlign w:val="center"/>
          </w:tcPr>
          <w:p w14:paraId="6E49A3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1A121EF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443AF6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2504B24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4038829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52F6E68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64F66C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5CA6E7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0A1C29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524E8EE5" w14:textId="77777777">
        <w:trPr>
          <w:trHeight w:val="1560"/>
        </w:trPr>
        <w:tc>
          <w:tcPr>
            <w:tcW w:w="739" w:type="dxa"/>
            <w:shd w:val="clear" w:color="auto" w:fill="auto"/>
            <w:vAlign w:val="center"/>
          </w:tcPr>
          <w:p w14:paraId="6D13C2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2A1C746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0AAFF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5B24D1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studies on existing policies and institutional frameworks in other countries that can be used as reference for supporting and promoting low carbon development in waste management in the phosphate mining and refining sub-sector.</w:t>
            </w:r>
          </w:p>
        </w:tc>
        <w:tc>
          <w:tcPr>
            <w:tcW w:w="900" w:type="dxa"/>
            <w:shd w:val="clear" w:color="auto" w:fill="auto"/>
            <w:vAlign w:val="center"/>
          </w:tcPr>
          <w:p w14:paraId="2E8D21D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7757BA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7B9A9D5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7592C8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1B1661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44B109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56BC91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1B24C14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C173B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65A14DE2" w14:textId="77777777">
        <w:trPr>
          <w:trHeight w:val="1300"/>
        </w:trPr>
        <w:tc>
          <w:tcPr>
            <w:tcW w:w="739" w:type="dxa"/>
            <w:shd w:val="clear" w:color="auto" w:fill="auto"/>
            <w:vAlign w:val="center"/>
          </w:tcPr>
          <w:p w14:paraId="2ACCD5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0F187EE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39C9DE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107737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policies and institutional framework on green, energy efficient low carbon development in waste management in the phosphate mining and refining sub-sector.</w:t>
            </w:r>
          </w:p>
        </w:tc>
        <w:tc>
          <w:tcPr>
            <w:tcW w:w="900" w:type="dxa"/>
            <w:shd w:val="clear" w:color="auto" w:fill="auto"/>
            <w:vAlign w:val="center"/>
          </w:tcPr>
          <w:p w14:paraId="4889951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12A94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9898B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6CB6827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30B77C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2500 </w:t>
            </w:r>
          </w:p>
        </w:tc>
        <w:tc>
          <w:tcPr>
            <w:tcW w:w="1170" w:type="dxa"/>
            <w:shd w:val="clear" w:color="auto" w:fill="auto"/>
            <w:vAlign w:val="center"/>
          </w:tcPr>
          <w:p w14:paraId="0A27651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245D1C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23205C6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2B8698D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A118261" w14:textId="77777777">
        <w:trPr>
          <w:trHeight w:val="1300"/>
        </w:trPr>
        <w:tc>
          <w:tcPr>
            <w:tcW w:w="739" w:type="dxa"/>
            <w:shd w:val="clear" w:color="auto" w:fill="auto"/>
            <w:vAlign w:val="center"/>
          </w:tcPr>
          <w:p w14:paraId="7835CD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431ECDB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0FC5D3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3347D5D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to update existing schemes, standards and regulations to promote the application of green and low carbon waste management technologies in the phosphate mining and refining sub-sector.</w:t>
            </w:r>
          </w:p>
        </w:tc>
        <w:tc>
          <w:tcPr>
            <w:tcW w:w="900" w:type="dxa"/>
            <w:shd w:val="clear" w:color="auto" w:fill="auto"/>
            <w:vAlign w:val="center"/>
          </w:tcPr>
          <w:p w14:paraId="65E35A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5E1A297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2CB6724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6E4C08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75F3F0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2A66696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35E78F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0F83B7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4B34223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63203FAE" w14:textId="77777777">
        <w:trPr>
          <w:trHeight w:val="1300"/>
        </w:trPr>
        <w:tc>
          <w:tcPr>
            <w:tcW w:w="739" w:type="dxa"/>
            <w:shd w:val="clear" w:color="auto" w:fill="auto"/>
            <w:vAlign w:val="center"/>
          </w:tcPr>
          <w:p w14:paraId="7CC39A6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77065E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A67C1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97D658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research on the cross-ministry inter-departmental and cross-inter-industry policy linkage mechanisms for waste management and comprehensive utilization of resources in the phosphate mining and refining sub-sector.</w:t>
            </w:r>
          </w:p>
        </w:tc>
        <w:tc>
          <w:tcPr>
            <w:tcW w:w="900" w:type="dxa"/>
            <w:shd w:val="clear" w:color="auto" w:fill="auto"/>
            <w:vAlign w:val="center"/>
          </w:tcPr>
          <w:p w14:paraId="2AAC026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3E4B23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1794989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083" w:type="dxa"/>
            <w:shd w:val="clear" w:color="auto" w:fill="auto"/>
            <w:vAlign w:val="center"/>
          </w:tcPr>
          <w:p w14:paraId="3AAE47F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987" w:type="dxa"/>
            <w:shd w:val="clear" w:color="auto" w:fill="auto"/>
            <w:vAlign w:val="center"/>
          </w:tcPr>
          <w:p w14:paraId="4B0CE07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5000 </w:t>
            </w:r>
          </w:p>
        </w:tc>
        <w:tc>
          <w:tcPr>
            <w:tcW w:w="1170" w:type="dxa"/>
            <w:shd w:val="clear" w:color="auto" w:fill="auto"/>
            <w:vAlign w:val="center"/>
          </w:tcPr>
          <w:p w14:paraId="480D405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3F69A8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536BD2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A79F10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24EEC554" w14:textId="77777777">
        <w:trPr>
          <w:trHeight w:val="880"/>
        </w:trPr>
        <w:tc>
          <w:tcPr>
            <w:tcW w:w="739" w:type="dxa"/>
            <w:shd w:val="clear" w:color="auto" w:fill="auto"/>
            <w:vAlign w:val="center"/>
          </w:tcPr>
          <w:p w14:paraId="6737E1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65D316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E09E09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0BFA731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Formulation and recommendation of new relevant schemes, standards</w:t>
            </w:r>
            <w:r>
              <w:rPr>
                <w:rFonts w:ascii="Calibri" w:hAnsi="Calibri" w:cs="Calibri" w:hint="eastAsia"/>
                <w:sz w:val="18"/>
                <w:szCs w:val="18"/>
              </w:rPr>
              <w:t xml:space="preserve"> </w:t>
            </w:r>
            <w:r>
              <w:rPr>
                <w:rFonts w:ascii="Calibri" w:eastAsia="Times New Roman" w:hAnsi="Calibri" w:cs="Calibri"/>
                <w:sz w:val="18"/>
                <w:szCs w:val="18"/>
              </w:rPr>
              <w:t>technical guidance</w:t>
            </w:r>
            <w:r>
              <w:rPr>
                <w:rFonts w:ascii="Calibri" w:hAnsi="Calibri" w:cs="Calibri" w:hint="eastAsia"/>
                <w:sz w:val="18"/>
                <w:szCs w:val="18"/>
              </w:rPr>
              <w:t>,</w:t>
            </w:r>
            <w:r>
              <w:rPr>
                <w:rFonts w:ascii="Calibri" w:hAnsi="Calibri" w:cs="Calibri"/>
                <w:sz w:val="18"/>
                <w:szCs w:val="18"/>
              </w:rPr>
              <w:t xml:space="preserve"> </w:t>
            </w:r>
            <w:r>
              <w:rPr>
                <w:rFonts w:ascii="Calibri" w:eastAsia="Times New Roman" w:hAnsi="Calibri" w:cs="Calibri"/>
                <w:sz w:val="18"/>
                <w:szCs w:val="18"/>
              </w:rPr>
              <w:t>implementing rules and regulations for promoting and adopting green waste management and comprehensive resources utilization technologies in the phosphate mining and refining sub-sector.</w:t>
            </w:r>
          </w:p>
        </w:tc>
        <w:tc>
          <w:tcPr>
            <w:tcW w:w="900" w:type="dxa"/>
            <w:shd w:val="clear" w:color="auto" w:fill="auto"/>
            <w:vAlign w:val="center"/>
          </w:tcPr>
          <w:p w14:paraId="221E695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03BCE2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003B37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7AC8F4C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vAlign w:val="center"/>
          </w:tcPr>
          <w:p w14:paraId="0A6292D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170" w:type="dxa"/>
            <w:shd w:val="clear" w:color="auto" w:fill="auto"/>
            <w:vAlign w:val="center"/>
          </w:tcPr>
          <w:p w14:paraId="02A90F2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2AB780C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5CD4D0F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6B61E08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4BFEDD39" w14:textId="77777777">
        <w:trPr>
          <w:trHeight w:val="1300"/>
        </w:trPr>
        <w:tc>
          <w:tcPr>
            <w:tcW w:w="739" w:type="dxa"/>
            <w:shd w:val="clear" w:color="auto" w:fill="auto"/>
            <w:vAlign w:val="center"/>
          </w:tcPr>
          <w:p w14:paraId="7714E2C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774D067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0FF091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330C477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Assessment of the ability and awareness level of relevant stakeholders and assessment of needs and gaps to address in the area of waste management in the phosphate mining and refining sub-sector.</w:t>
            </w:r>
          </w:p>
        </w:tc>
        <w:tc>
          <w:tcPr>
            <w:tcW w:w="900" w:type="dxa"/>
            <w:shd w:val="clear" w:color="auto" w:fill="auto"/>
            <w:vAlign w:val="center"/>
          </w:tcPr>
          <w:p w14:paraId="791E7C1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218B72B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7DBCDA2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5109034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vAlign w:val="center"/>
          </w:tcPr>
          <w:p w14:paraId="61D0563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170" w:type="dxa"/>
            <w:shd w:val="clear" w:color="auto" w:fill="auto"/>
            <w:vAlign w:val="center"/>
          </w:tcPr>
          <w:p w14:paraId="10898E5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0826AF8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4F293EB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7C57B670"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June</w:t>
            </w:r>
            <w:r>
              <w:rPr>
                <w:rFonts w:ascii="Calibri" w:eastAsia="Times New Roman" w:hAnsi="Calibri" w:cs="Calibri"/>
                <w:sz w:val="18"/>
                <w:szCs w:val="18"/>
              </w:rPr>
              <w:t>/23</w:t>
            </w:r>
          </w:p>
        </w:tc>
      </w:tr>
      <w:tr w:rsidR="00F5335A" w14:paraId="1B68E9F3" w14:textId="77777777">
        <w:trPr>
          <w:trHeight w:val="780"/>
        </w:trPr>
        <w:tc>
          <w:tcPr>
            <w:tcW w:w="739" w:type="dxa"/>
            <w:shd w:val="clear" w:color="auto" w:fill="auto"/>
            <w:vAlign w:val="center"/>
          </w:tcPr>
          <w:p w14:paraId="0B79BB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58148D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278E47AE"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1860A4A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Drafting and finalization of research reports on annual volume of waste production in the phosphate mining and refining sub-sector.</w:t>
            </w:r>
          </w:p>
        </w:tc>
        <w:tc>
          <w:tcPr>
            <w:tcW w:w="900" w:type="dxa"/>
            <w:shd w:val="clear" w:color="auto" w:fill="auto"/>
            <w:vAlign w:val="center"/>
          </w:tcPr>
          <w:p w14:paraId="4E991DE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31C866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585CD75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083" w:type="dxa"/>
            <w:shd w:val="clear" w:color="auto" w:fill="auto"/>
            <w:vAlign w:val="center"/>
          </w:tcPr>
          <w:p w14:paraId="7CBDE7B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987" w:type="dxa"/>
            <w:shd w:val="clear" w:color="auto" w:fill="auto"/>
            <w:vAlign w:val="center"/>
          </w:tcPr>
          <w:p w14:paraId="1C70344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2500</w:t>
            </w:r>
          </w:p>
        </w:tc>
        <w:tc>
          <w:tcPr>
            <w:tcW w:w="1170" w:type="dxa"/>
            <w:shd w:val="clear" w:color="auto" w:fill="auto"/>
            <w:vAlign w:val="center"/>
          </w:tcPr>
          <w:p w14:paraId="1792299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5D52364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35F868D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15DB5C1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26D9A82B" w14:textId="77777777">
        <w:trPr>
          <w:trHeight w:val="980"/>
        </w:trPr>
        <w:tc>
          <w:tcPr>
            <w:tcW w:w="739" w:type="dxa"/>
            <w:shd w:val="clear" w:color="auto" w:fill="auto"/>
            <w:vAlign w:val="center"/>
          </w:tcPr>
          <w:p w14:paraId="22E3D1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3</w:t>
            </w:r>
          </w:p>
        </w:tc>
        <w:tc>
          <w:tcPr>
            <w:tcW w:w="861" w:type="dxa"/>
            <w:shd w:val="clear" w:color="auto" w:fill="auto"/>
            <w:vAlign w:val="center"/>
          </w:tcPr>
          <w:p w14:paraId="18FABD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645EB3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Services-Companies</w:t>
            </w:r>
          </w:p>
        </w:tc>
        <w:tc>
          <w:tcPr>
            <w:tcW w:w="1890" w:type="dxa"/>
            <w:shd w:val="clear" w:color="auto" w:fill="auto"/>
            <w:vAlign w:val="center"/>
          </w:tcPr>
          <w:p w14:paraId="235D6A8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 xml:space="preserve"> Conduct of feasibility analysis to confirm the economic viability of the application and operation of new technologies for the improvement of green, energy efficient and low carbon in waste management in the phosphate mining and refining sub-sector.</w:t>
            </w:r>
          </w:p>
        </w:tc>
        <w:tc>
          <w:tcPr>
            <w:tcW w:w="900" w:type="dxa"/>
            <w:shd w:val="clear" w:color="auto" w:fill="auto"/>
            <w:vAlign w:val="center"/>
          </w:tcPr>
          <w:p w14:paraId="51CCBD2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36820BB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1</w:t>
            </w:r>
          </w:p>
        </w:tc>
        <w:tc>
          <w:tcPr>
            <w:tcW w:w="901" w:type="dxa"/>
            <w:shd w:val="clear" w:color="auto" w:fill="auto"/>
            <w:vAlign w:val="center"/>
          </w:tcPr>
          <w:p w14:paraId="36073C7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083" w:type="dxa"/>
            <w:shd w:val="clear" w:color="auto" w:fill="auto"/>
            <w:vAlign w:val="center"/>
          </w:tcPr>
          <w:p w14:paraId="4EA6D5A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987" w:type="dxa"/>
            <w:shd w:val="clear" w:color="auto" w:fill="auto"/>
            <w:vAlign w:val="center"/>
          </w:tcPr>
          <w:p w14:paraId="715E50C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5000</w:t>
            </w:r>
          </w:p>
        </w:tc>
        <w:tc>
          <w:tcPr>
            <w:tcW w:w="1170" w:type="dxa"/>
            <w:shd w:val="clear" w:color="auto" w:fill="auto"/>
            <w:vAlign w:val="center"/>
          </w:tcPr>
          <w:p w14:paraId="4A4D296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0D3AF35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2995578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14B752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June/23</w:t>
            </w:r>
          </w:p>
        </w:tc>
      </w:tr>
      <w:tr w:rsidR="00F5335A" w14:paraId="24875A40" w14:textId="77777777">
        <w:trPr>
          <w:trHeight w:val="980"/>
        </w:trPr>
        <w:tc>
          <w:tcPr>
            <w:tcW w:w="739" w:type="dxa"/>
            <w:shd w:val="clear" w:color="auto" w:fill="auto"/>
            <w:vAlign w:val="center"/>
          </w:tcPr>
          <w:p w14:paraId="0715350B"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vAlign w:val="center"/>
          </w:tcPr>
          <w:p w14:paraId="53A09C0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538F42E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3A06DA95"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Approval of the newly formulated and recommended policies and institutional framework on green, energy efficient low carbon development in waste management in the phosphate mining and refining sub-sector.</w:t>
            </w:r>
          </w:p>
          <w:p w14:paraId="33FC5C39" w14:textId="77777777" w:rsidR="00F5335A" w:rsidRDefault="00F5335A">
            <w:pPr>
              <w:spacing w:after="0" w:line="240" w:lineRule="auto"/>
              <w:rPr>
                <w:rFonts w:ascii="Calibri" w:eastAsia="Times New Roman" w:hAnsi="Calibri" w:cs="Calibri"/>
                <w:sz w:val="18"/>
                <w:szCs w:val="18"/>
              </w:rPr>
            </w:pPr>
          </w:p>
        </w:tc>
        <w:tc>
          <w:tcPr>
            <w:tcW w:w="900" w:type="dxa"/>
            <w:shd w:val="clear" w:color="auto" w:fill="auto"/>
            <w:vAlign w:val="center"/>
          </w:tcPr>
          <w:p w14:paraId="736AC5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lumpsum</w:t>
            </w:r>
          </w:p>
        </w:tc>
        <w:tc>
          <w:tcPr>
            <w:tcW w:w="539" w:type="dxa"/>
            <w:shd w:val="clear" w:color="auto" w:fill="auto"/>
            <w:vAlign w:val="center"/>
          </w:tcPr>
          <w:p w14:paraId="621D500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p>
        </w:tc>
        <w:tc>
          <w:tcPr>
            <w:tcW w:w="901" w:type="dxa"/>
            <w:shd w:val="clear" w:color="auto" w:fill="auto"/>
            <w:vAlign w:val="center"/>
          </w:tcPr>
          <w:p w14:paraId="19953162"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1083" w:type="dxa"/>
            <w:shd w:val="clear" w:color="auto" w:fill="auto"/>
            <w:vAlign w:val="center"/>
          </w:tcPr>
          <w:p w14:paraId="0B943F9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987" w:type="dxa"/>
            <w:shd w:val="clear" w:color="auto" w:fill="auto"/>
            <w:vAlign w:val="center"/>
          </w:tcPr>
          <w:p w14:paraId="5158462B"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1170" w:type="dxa"/>
            <w:shd w:val="clear" w:color="auto" w:fill="auto"/>
            <w:vAlign w:val="center"/>
          </w:tcPr>
          <w:p w14:paraId="4288AFF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10D2A5F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7C35C06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January/24</w:t>
            </w:r>
          </w:p>
        </w:tc>
        <w:tc>
          <w:tcPr>
            <w:tcW w:w="1260" w:type="dxa"/>
            <w:shd w:val="clear" w:color="auto" w:fill="auto"/>
            <w:vAlign w:val="center"/>
          </w:tcPr>
          <w:p w14:paraId="35234128"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March</w:t>
            </w:r>
            <w:r>
              <w:rPr>
                <w:rFonts w:ascii="Calibri" w:eastAsia="Times New Roman" w:hAnsi="Calibri" w:cs="Calibri"/>
                <w:sz w:val="18"/>
                <w:szCs w:val="18"/>
              </w:rPr>
              <w:t>/24</w:t>
            </w:r>
          </w:p>
        </w:tc>
      </w:tr>
      <w:tr w:rsidR="00F5335A" w14:paraId="413A1F31" w14:textId="77777777">
        <w:trPr>
          <w:trHeight w:val="980"/>
        </w:trPr>
        <w:tc>
          <w:tcPr>
            <w:tcW w:w="739" w:type="dxa"/>
            <w:shd w:val="clear" w:color="auto" w:fill="auto"/>
            <w:vAlign w:val="center"/>
          </w:tcPr>
          <w:p w14:paraId="779DFDF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vAlign w:val="center"/>
          </w:tcPr>
          <w:p w14:paraId="03261B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67E8552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5716AE8D"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 xml:space="preserve"> Development and approval of engineering designs of green demos for waste management in the phosphate mining and refining sub-sector to improve phosrock mining tailings recycling and reuse.</w:t>
            </w:r>
          </w:p>
        </w:tc>
        <w:tc>
          <w:tcPr>
            <w:tcW w:w="900" w:type="dxa"/>
            <w:shd w:val="clear" w:color="auto" w:fill="auto"/>
            <w:vAlign w:val="center"/>
          </w:tcPr>
          <w:p w14:paraId="1C3346B8" w14:textId="77777777" w:rsidR="00F5335A" w:rsidRDefault="00795F6F">
            <w:pPr>
              <w:spacing w:after="0" w:line="240" w:lineRule="auto"/>
              <w:rPr>
                <w:rFonts w:ascii="Calibri" w:eastAsia="Times New Roman" w:hAnsi="Calibri" w:cs="Calibri"/>
                <w:sz w:val="18"/>
                <w:szCs w:val="18"/>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762CBF1B" w14:textId="77777777" w:rsidR="00F5335A" w:rsidRDefault="00795F6F">
            <w:pPr>
              <w:spacing w:after="0" w:line="240" w:lineRule="auto"/>
              <w:rPr>
                <w:rFonts w:ascii="Calibri" w:hAnsi="Calibri" w:cs="Calibri"/>
                <w:sz w:val="18"/>
                <w:szCs w:val="18"/>
                <w:lang w:eastAsia="zh-CN"/>
              </w:rPr>
            </w:pPr>
            <w:r>
              <w:rPr>
                <w:rFonts w:ascii="Times New Roman" w:eastAsia="DengXian" w:hAnsi="Times New Roman" w:cs="Times New Roman"/>
                <w:sz w:val="20"/>
                <w:szCs w:val="20"/>
              </w:rPr>
              <w:t>1</w:t>
            </w:r>
          </w:p>
        </w:tc>
        <w:tc>
          <w:tcPr>
            <w:tcW w:w="901" w:type="dxa"/>
            <w:shd w:val="clear" w:color="auto" w:fill="auto"/>
            <w:vAlign w:val="center"/>
          </w:tcPr>
          <w:p w14:paraId="2DAC6CD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083" w:type="dxa"/>
            <w:shd w:val="clear" w:color="auto" w:fill="auto"/>
            <w:vAlign w:val="center"/>
          </w:tcPr>
          <w:p w14:paraId="4AD83BA9"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987" w:type="dxa"/>
            <w:shd w:val="clear" w:color="auto" w:fill="auto"/>
            <w:vAlign w:val="center"/>
          </w:tcPr>
          <w:p w14:paraId="6475AE24"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170" w:type="dxa"/>
            <w:shd w:val="clear" w:color="auto" w:fill="auto"/>
            <w:vAlign w:val="center"/>
          </w:tcPr>
          <w:p w14:paraId="11A67C9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October/22</w:t>
            </w:r>
          </w:p>
        </w:tc>
        <w:tc>
          <w:tcPr>
            <w:tcW w:w="1170" w:type="dxa"/>
            <w:shd w:val="clear" w:color="auto" w:fill="auto"/>
            <w:vAlign w:val="center"/>
          </w:tcPr>
          <w:p w14:paraId="3B055F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December/22</w:t>
            </w:r>
          </w:p>
        </w:tc>
        <w:tc>
          <w:tcPr>
            <w:tcW w:w="1080" w:type="dxa"/>
            <w:shd w:val="clear" w:color="auto" w:fill="auto"/>
            <w:vAlign w:val="center"/>
          </w:tcPr>
          <w:p w14:paraId="583B093B"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January/23</w:t>
            </w:r>
          </w:p>
        </w:tc>
        <w:tc>
          <w:tcPr>
            <w:tcW w:w="1260" w:type="dxa"/>
            <w:shd w:val="clear" w:color="auto" w:fill="auto"/>
            <w:vAlign w:val="center"/>
          </w:tcPr>
          <w:p w14:paraId="6BDE10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December/23</w:t>
            </w:r>
          </w:p>
        </w:tc>
      </w:tr>
      <w:tr w:rsidR="00F5335A" w14:paraId="643A9CF7" w14:textId="77777777">
        <w:trPr>
          <w:trHeight w:val="980"/>
        </w:trPr>
        <w:tc>
          <w:tcPr>
            <w:tcW w:w="739" w:type="dxa"/>
            <w:shd w:val="clear" w:color="auto" w:fill="auto"/>
            <w:vAlign w:val="center"/>
          </w:tcPr>
          <w:p w14:paraId="6DCB6F1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vAlign w:val="center"/>
          </w:tcPr>
          <w:p w14:paraId="3071D2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19B199B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4D6373CC"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 xml:space="preserve"> Preparation of an ESMF as well as an ESMP to manage and mitigate all identified risks associated with the design and implementation of the demo activities for waste management in the phosphate mining and refining sub-sector.</w:t>
            </w:r>
          </w:p>
        </w:tc>
        <w:tc>
          <w:tcPr>
            <w:tcW w:w="900" w:type="dxa"/>
            <w:shd w:val="clear" w:color="auto" w:fill="auto"/>
            <w:vAlign w:val="center"/>
          </w:tcPr>
          <w:p w14:paraId="7B5E4348" w14:textId="77777777" w:rsidR="00F5335A" w:rsidRDefault="00795F6F">
            <w:pPr>
              <w:spacing w:after="0" w:line="240" w:lineRule="auto"/>
              <w:rPr>
                <w:rFonts w:ascii="Calibri" w:eastAsia="Times New Roman" w:hAnsi="Calibri" w:cs="Calibri"/>
                <w:sz w:val="18"/>
                <w:szCs w:val="18"/>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6A4809C1" w14:textId="77777777" w:rsidR="00F5335A" w:rsidRDefault="00795F6F">
            <w:pPr>
              <w:spacing w:after="0" w:line="240" w:lineRule="auto"/>
              <w:rPr>
                <w:rFonts w:ascii="Calibri" w:hAnsi="Calibri" w:cs="Calibri"/>
                <w:sz w:val="18"/>
                <w:szCs w:val="18"/>
                <w:lang w:eastAsia="zh-CN"/>
              </w:rPr>
            </w:pPr>
            <w:r>
              <w:rPr>
                <w:rFonts w:ascii="Times New Roman" w:eastAsia="DengXian" w:hAnsi="Times New Roman" w:cs="Times New Roman"/>
                <w:sz w:val="20"/>
                <w:szCs w:val="20"/>
              </w:rPr>
              <w:t>1</w:t>
            </w:r>
          </w:p>
        </w:tc>
        <w:tc>
          <w:tcPr>
            <w:tcW w:w="901" w:type="dxa"/>
            <w:shd w:val="clear" w:color="auto" w:fill="auto"/>
            <w:vAlign w:val="center"/>
          </w:tcPr>
          <w:p w14:paraId="68AB20D4"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083" w:type="dxa"/>
            <w:shd w:val="clear" w:color="auto" w:fill="auto"/>
            <w:vAlign w:val="center"/>
          </w:tcPr>
          <w:p w14:paraId="08175E8E"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987" w:type="dxa"/>
            <w:shd w:val="clear" w:color="auto" w:fill="auto"/>
            <w:vAlign w:val="center"/>
          </w:tcPr>
          <w:p w14:paraId="0393128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170" w:type="dxa"/>
            <w:shd w:val="clear" w:color="auto" w:fill="auto"/>
            <w:vAlign w:val="center"/>
          </w:tcPr>
          <w:p w14:paraId="3C3A8D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2D5613A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5A3C999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61DC872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December /23</w:t>
            </w:r>
          </w:p>
        </w:tc>
      </w:tr>
      <w:tr w:rsidR="00F5335A" w14:paraId="4B389DF9" w14:textId="77777777">
        <w:trPr>
          <w:trHeight w:val="980"/>
        </w:trPr>
        <w:tc>
          <w:tcPr>
            <w:tcW w:w="739" w:type="dxa"/>
            <w:shd w:val="clear" w:color="auto" w:fill="auto"/>
            <w:vAlign w:val="center"/>
          </w:tcPr>
          <w:p w14:paraId="37A4A4D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vAlign w:val="center"/>
          </w:tcPr>
          <w:p w14:paraId="4254C8A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Services</w:t>
            </w:r>
          </w:p>
        </w:tc>
        <w:tc>
          <w:tcPr>
            <w:tcW w:w="1028" w:type="dxa"/>
            <w:shd w:val="clear" w:color="auto" w:fill="auto"/>
            <w:vAlign w:val="center"/>
          </w:tcPr>
          <w:p w14:paraId="49A1EAB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Publication and printing</w:t>
            </w:r>
          </w:p>
        </w:tc>
        <w:tc>
          <w:tcPr>
            <w:tcW w:w="1890" w:type="dxa"/>
            <w:shd w:val="clear" w:color="auto" w:fill="auto"/>
            <w:vAlign w:val="center"/>
          </w:tcPr>
          <w:p w14:paraId="63B60542" w14:textId="77777777" w:rsidR="00F5335A" w:rsidRDefault="00795F6F">
            <w:pPr>
              <w:spacing w:after="0" w:line="240" w:lineRule="auto"/>
              <w:rPr>
                <w:rFonts w:ascii="Times New Roman" w:eastAsia="DengXian" w:hAnsi="Times New Roman" w:cs="Times New Roman"/>
                <w:sz w:val="20"/>
                <w:szCs w:val="20"/>
              </w:rPr>
            </w:pPr>
            <w:r>
              <w:rPr>
                <w:rFonts w:ascii="Calibri" w:hAnsi="Calibri" w:cs="Calibri"/>
                <w:sz w:val="20"/>
                <w:szCs w:val="20"/>
              </w:rPr>
              <w:t>Publication and printing</w:t>
            </w:r>
            <w:r>
              <w:rPr>
                <w:rFonts w:ascii="Calibri" w:hAnsi="Calibri" w:cs="Calibri" w:hint="eastAsia"/>
                <w:sz w:val="20"/>
                <w:szCs w:val="20"/>
                <w:lang w:eastAsia="zh-CN"/>
              </w:rPr>
              <w:t>(</w:t>
            </w:r>
            <w:r>
              <w:rPr>
                <w:rFonts w:ascii="Calibri" w:hAnsi="Calibri" w:cs="Calibri"/>
                <w:sz w:val="20"/>
                <w:szCs w:val="20"/>
                <w:lang w:eastAsia="zh-CN"/>
              </w:rPr>
              <w:t xml:space="preserve"> training materials, brochures, etc.</w:t>
            </w:r>
            <w:r>
              <w:rPr>
                <w:rFonts w:ascii="Calibri" w:hAnsi="Calibri" w:cs="Calibri" w:hint="eastAsia"/>
                <w:sz w:val="20"/>
                <w:szCs w:val="20"/>
                <w:lang w:eastAsia="zh-CN"/>
              </w:rPr>
              <w:t>)</w:t>
            </w:r>
          </w:p>
        </w:tc>
        <w:tc>
          <w:tcPr>
            <w:tcW w:w="900" w:type="dxa"/>
            <w:shd w:val="clear" w:color="auto" w:fill="auto"/>
            <w:vAlign w:val="center"/>
          </w:tcPr>
          <w:p w14:paraId="58F49735"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3A59AB1D"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1</w:t>
            </w:r>
          </w:p>
        </w:tc>
        <w:tc>
          <w:tcPr>
            <w:tcW w:w="901" w:type="dxa"/>
            <w:shd w:val="clear" w:color="auto" w:fill="auto"/>
            <w:vAlign w:val="center"/>
          </w:tcPr>
          <w:p w14:paraId="1D064FBA"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1083" w:type="dxa"/>
            <w:shd w:val="clear" w:color="auto" w:fill="auto"/>
            <w:vAlign w:val="center"/>
          </w:tcPr>
          <w:p w14:paraId="162D6465"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987" w:type="dxa"/>
            <w:shd w:val="clear" w:color="auto" w:fill="auto"/>
            <w:vAlign w:val="center"/>
          </w:tcPr>
          <w:p w14:paraId="667137A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r>
              <w:rPr>
                <w:rFonts w:ascii="Calibri" w:hAnsi="Calibri" w:cs="Calibri"/>
                <w:sz w:val="18"/>
                <w:szCs w:val="18"/>
                <w:lang w:eastAsia="zh-CN"/>
              </w:rPr>
              <w:t>000</w:t>
            </w:r>
          </w:p>
        </w:tc>
        <w:tc>
          <w:tcPr>
            <w:tcW w:w="1170" w:type="dxa"/>
            <w:shd w:val="clear" w:color="auto" w:fill="auto"/>
            <w:vAlign w:val="center"/>
          </w:tcPr>
          <w:p w14:paraId="2070EE0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2767DBF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566E0AF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56A6773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4E35FE38" w14:textId="77777777">
        <w:trPr>
          <w:trHeight w:val="980"/>
        </w:trPr>
        <w:tc>
          <w:tcPr>
            <w:tcW w:w="739" w:type="dxa"/>
            <w:shd w:val="clear" w:color="auto" w:fill="auto"/>
            <w:vAlign w:val="center"/>
          </w:tcPr>
          <w:p w14:paraId="5611323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3</w:t>
            </w:r>
          </w:p>
        </w:tc>
        <w:tc>
          <w:tcPr>
            <w:tcW w:w="861" w:type="dxa"/>
            <w:shd w:val="clear" w:color="auto" w:fill="auto"/>
            <w:vAlign w:val="center"/>
          </w:tcPr>
          <w:p w14:paraId="6CC17E17"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sz w:val="18"/>
                <w:szCs w:val="18"/>
                <w:lang w:eastAsia="zh-CN"/>
              </w:rPr>
              <w:t>Goods</w:t>
            </w:r>
          </w:p>
        </w:tc>
        <w:tc>
          <w:tcPr>
            <w:tcW w:w="1028" w:type="dxa"/>
            <w:shd w:val="clear" w:color="auto" w:fill="auto"/>
            <w:vAlign w:val="center"/>
          </w:tcPr>
          <w:p w14:paraId="560F251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Supplies and stationery</w:t>
            </w:r>
          </w:p>
        </w:tc>
        <w:tc>
          <w:tcPr>
            <w:tcW w:w="1890" w:type="dxa"/>
            <w:shd w:val="clear" w:color="auto" w:fill="auto"/>
            <w:vAlign w:val="center"/>
          </w:tcPr>
          <w:p w14:paraId="1E0E3953" w14:textId="77777777" w:rsidR="00F5335A" w:rsidRDefault="00795F6F">
            <w:pPr>
              <w:spacing w:after="0" w:line="240" w:lineRule="auto"/>
              <w:rPr>
                <w:rFonts w:ascii="Times New Roman" w:eastAsia="DengXian" w:hAnsi="Times New Roman" w:cs="Times New Roman"/>
                <w:sz w:val="20"/>
                <w:szCs w:val="20"/>
              </w:rPr>
            </w:pPr>
            <w:r>
              <w:rPr>
                <w:rFonts w:ascii="Calibri" w:eastAsia="Times New Roman" w:hAnsi="Calibri" w:cs="Calibri"/>
                <w:sz w:val="18"/>
                <w:szCs w:val="18"/>
              </w:rPr>
              <w:t>Office Supplies</w:t>
            </w:r>
          </w:p>
        </w:tc>
        <w:tc>
          <w:tcPr>
            <w:tcW w:w="900" w:type="dxa"/>
            <w:shd w:val="clear" w:color="auto" w:fill="auto"/>
            <w:vAlign w:val="center"/>
          </w:tcPr>
          <w:p w14:paraId="22B9DC74"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4F4B0390"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1</w:t>
            </w:r>
          </w:p>
        </w:tc>
        <w:tc>
          <w:tcPr>
            <w:tcW w:w="901" w:type="dxa"/>
            <w:shd w:val="clear" w:color="auto" w:fill="auto"/>
            <w:vAlign w:val="center"/>
          </w:tcPr>
          <w:p w14:paraId="0BD498B6"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00</w:t>
            </w:r>
          </w:p>
        </w:tc>
        <w:tc>
          <w:tcPr>
            <w:tcW w:w="1083" w:type="dxa"/>
            <w:shd w:val="clear" w:color="auto" w:fill="auto"/>
            <w:vAlign w:val="center"/>
          </w:tcPr>
          <w:p w14:paraId="75F33915"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00</w:t>
            </w:r>
          </w:p>
        </w:tc>
        <w:tc>
          <w:tcPr>
            <w:tcW w:w="987" w:type="dxa"/>
            <w:shd w:val="clear" w:color="auto" w:fill="auto"/>
            <w:vAlign w:val="center"/>
          </w:tcPr>
          <w:p w14:paraId="0EE1D8F6"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00</w:t>
            </w:r>
          </w:p>
        </w:tc>
        <w:tc>
          <w:tcPr>
            <w:tcW w:w="1170" w:type="dxa"/>
            <w:shd w:val="clear" w:color="auto" w:fill="auto"/>
            <w:vAlign w:val="center"/>
          </w:tcPr>
          <w:p w14:paraId="094D127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6CC9079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7734E87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43C741D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4AFE8C8F" w14:textId="77777777">
        <w:trPr>
          <w:trHeight w:val="980"/>
        </w:trPr>
        <w:tc>
          <w:tcPr>
            <w:tcW w:w="739" w:type="dxa"/>
            <w:shd w:val="clear" w:color="auto" w:fill="auto"/>
            <w:vAlign w:val="center"/>
          </w:tcPr>
          <w:p w14:paraId="086682C3"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p>
        </w:tc>
        <w:tc>
          <w:tcPr>
            <w:tcW w:w="861" w:type="dxa"/>
            <w:shd w:val="clear" w:color="auto" w:fill="auto"/>
            <w:vAlign w:val="center"/>
          </w:tcPr>
          <w:p w14:paraId="5FB33334" w14:textId="77777777" w:rsidR="00F5335A" w:rsidRDefault="00795F6F">
            <w:pPr>
              <w:spacing w:after="0" w:line="240" w:lineRule="auto"/>
              <w:rPr>
                <w:rFonts w:ascii="SimSun" w:hAnsi="SimSun" w:cs="Calibri"/>
                <w:sz w:val="18"/>
                <w:szCs w:val="18"/>
                <w:lang w:eastAsia="zh-CN"/>
              </w:rPr>
            </w:pPr>
            <w:r>
              <w:rPr>
                <w:rFonts w:ascii="Calibri" w:eastAsia="Times New Roman" w:hAnsi="Calibri" w:cs="Calibri"/>
                <w:sz w:val="18"/>
                <w:szCs w:val="18"/>
              </w:rPr>
              <w:t>Services</w:t>
            </w:r>
          </w:p>
        </w:tc>
        <w:tc>
          <w:tcPr>
            <w:tcW w:w="1028" w:type="dxa"/>
            <w:shd w:val="clear" w:color="auto" w:fill="auto"/>
            <w:vAlign w:val="center"/>
          </w:tcPr>
          <w:p w14:paraId="78C02CD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Local consultants</w:t>
            </w:r>
          </w:p>
        </w:tc>
        <w:tc>
          <w:tcPr>
            <w:tcW w:w="1890" w:type="dxa"/>
            <w:shd w:val="clear" w:color="auto" w:fill="auto"/>
            <w:vAlign w:val="center"/>
          </w:tcPr>
          <w:p w14:paraId="7F8594A9"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color w:val="000000"/>
                <w:sz w:val="18"/>
                <w:szCs w:val="18"/>
              </w:rPr>
              <w:t xml:space="preserve">A local consultant provide support for monitoring all risks and social environmental safeguard screening </w:t>
            </w:r>
          </w:p>
        </w:tc>
        <w:tc>
          <w:tcPr>
            <w:tcW w:w="900" w:type="dxa"/>
            <w:shd w:val="clear" w:color="auto" w:fill="auto"/>
            <w:vAlign w:val="center"/>
          </w:tcPr>
          <w:p w14:paraId="42A52622"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day</w:t>
            </w:r>
          </w:p>
        </w:tc>
        <w:tc>
          <w:tcPr>
            <w:tcW w:w="539" w:type="dxa"/>
            <w:shd w:val="clear" w:color="auto" w:fill="auto"/>
            <w:vAlign w:val="center"/>
          </w:tcPr>
          <w:p w14:paraId="54B4C13D"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8</w:t>
            </w:r>
          </w:p>
        </w:tc>
        <w:tc>
          <w:tcPr>
            <w:tcW w:w="901" w:type="dxa"/>
            <w:shd w:val="clear" w:color="auto" w:fill="auto"/>
            <w:vAlign w:val="center"/>
          </w:tcPr>
          <w:p w14:paraId="356627AA" w14:textId="77777777" w:rsidR="00F5335A" w:rsidRDefault="00795F6F">
            <w:pPr>
              <w:spacing w:after="0" w:line="240" w:lineRule="auto"/>
              <w:rPr>
                <w:rFonts w:ascii="Calibri" w:hAnsi="Calibri" w:cs="Calibri"/>
                <w:sz w:val="18"/>
                <w:szCs w:val="18"/>
                <w:lang w:eastAsia="zh-CN"/>
              </w:rPr>
            </w:pPr>
            <w:r>
              <w:rPr>
                <w:rFonts w:ascii="Calibri" w:hAnsi="Calibri" w:cs="Calibri"/>
                <w:sz w:val="18"/>
                <w:szCs w:val="18"/>
                <w:lang w:eastAsia="zh-CN"/>
              </w:rPr>
              <w:t>500</w:t>
            </w:r>
          </w:p>
        </w:tc>
        <w:tc>
          <w:tcPr>
            <w:tcW w:w="1083" w:type="dxa"/>
            <w:shd w:val="clear" w:color="auto" w:fill="auto"/>
            <w:vAlign w:val="center"/>
          </w:tcPr>
          <w:p w14:paraId="2B0C6AD1"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r>
              <w:rPr>
                <w:rFonts w:ascii="Calibri" w:hAnsi="Calibri" w:cs="Calibri"/>
                <w:sz w:val="18"/>
                <w:szCs w:val="18"/>
                <w:lang w:eastAsia="zh-CN"/>
              </w:rPr>
              <w:t>000</w:t>
            </w:r>
          </w:p>
        </w:tc>
        <w:tc>
          <w:tcPr>
            <w:tcW w:w="987" w:type="dxa"/>
            <w:shd w:val="clear" w:color="auto" w:fill="auto"/>
            <w:vAlign w:val="center"/>
          </w:tcPr>
          <w:p w14:paraId="166AA766"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r>
              <w:rPr>
                <w:rFonts w:ascii="Calibri" w:hAnsi="Calibri" w:cs="Calibri"/>
                <w:sz w:val="18"/>
                <w:szCs w:val="18"/>
                <w:lang w:eastAsia="zh-CN"/>
              </w:rPr>
              <w:t>000</w:t>
            </w:r>
          </w:p>
        </w:tc>
        <w:tc>
          <w:tcPr>
            <w:tcW w:w="1170" w:type="dxa"/>
            <w:shd w:val="clear" w:color="auto" w:fill="auto"/>
            <w:vAlign w:val="center"/>
          </w:tcPr>
          <w:p w14:paraId="14A4B4DF"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0DBB871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6E391F3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206E855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51BAA69F" w14:textId="77777777">
        <w:trPr>
          <w:trHeight w:val="980"/>
        </w:trPr>
        <w:tc>
          <w:tcPr>
            <w:tcW w:w="739" w:type="dxa"/>
            <w:shd w:val="clear" w:color="auto" w:fill="auto"/>
            <w:vAlign w:val="center"/>
          </w:tcPr>
          <w:p w14:paraId="22633300"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p>
        </w:tc>
        <w:tc>
          <w:tcPr>
            <w:tcW w:w="861" w:type="dxa"/>
            <w:shd w:val="clear" w:color="auto" w:fill="auto"/>
            <w:vAlign w:val="center"/>
          </w:tcPr>
          <w:p w14:paraId="52A853CD" w14:textId="77777777" w:rsidR="00F5335A" w:rsidRDefault="00795F6F">
            <w:pPr>
              <w:spacing w:after="0" w:line="240" w:lineRule="auto"/>
              <w:rPr>
                <w:rFonts w:ascii="SimSun" w:hAnsi="SimSun" w:cs="Calibri"/>
                <w:sz w:val="18"/>
                <w:szCs w:val="18"/>
                <w:lang w:eastAsia="zh-CN"/>
              </w:rPr>
            </w:pPr>
            <w:r>
              <w:rPr>
                <w:rFonts w:ascii="Calibri" w:eastAsia="Times New Roman" w:hAnsi="Calibri" w:cs="Calibri"/>
                <w:sz w:val="18"/>
                <w:szCs w:val="18"/>
              </w:rPr>
              <w:t>Services</w:t>
            </w:r>
          </w:p>
        </w:tc>
        <w:tc>
          <w:tcPr>
            <w:tcW w:w="1028" w:type="dxa"/>
            <w:shd w:val="clear" w:color="auto" w:fill="auto"/>
            <w:vAlign w:val="center"/>
          </w:tcPr>
          <w:p w14:paraId="1EA3C04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Professional services</w:t>
            </w:r>
          </w:p>
        </w:tc>
        <w:tc>
          <w:tcPr>
            <w:tcW w:w="1890" w:type="dxa"/>
            <w:shd w:val="clear" w:color="auto" w:fill="auto"/>
            <w:vAlign w:val="center"/>
          </w:tcPr>
          <w:p w14:paraId="0B1457B6"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color w:val="000000"/>
                <w:sz w:val="18"/>
                <w:szCs w:val="18"/>
                <w:lang w:eastAsia="zh-CN"/>
              </w:rPr>
              <w:t>F</w:t>
            </w:r>
            <w:r>
              <w:rPr>
                <w:rFonts w:ascii="Calibri" w:eastAsia="Times New Roman" w:hAnsi="Calibri" w:cs="Calibri"/>
                <w:color w:val="000000"/>
                <w:sz w:val="18"/>
                <w:szCs w:val="18"/>
              </w:rPr>
              <w:t>or monitoring all risks and social environmental safeguard screening</w:t>
            </w:r>
          </w:p>
        </w:tc>
        <w:tc>
          <w:tcPr>
            <w:tcW w:w="900" w:type="dxa"/>
            <w:shd w:val="clear" w:color="auto" w:fill="auto"/>
            <w:vAlign w:val="center"/>
          </w:tcPr>
          <w:p w14:paraId="26759485"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07CF7D06"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1</w:t>
            </w:r>
          </w:p>
        </w:tc>
        <w:tc>
          <w:tcPr>
            <w:tcW w:w="901" w:type="dxa"/>
            <w:shd w:val="clear" w:color="auto" w:fill="auto"/>
            <w:vAlign w:val="center"/>
          </w:tcPr>
          <w:p w14:paraId="3DFC0654"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083" w:type="dxa"/>
            <w:shd w:val="clear" w:color="auto" w:fill="auto"/>
            <w:vAlign w:val="center"/>
          </w:tcPr>
          <w:p w14:paraId="088B925F"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987" w:type="dxa"/>
            <w:shd w:val="clear" w:color="auto" w:fill="auto"/>
            <w:vAlign w:val="center"/>
          </w:tcPr>
          <w:p w14:paraId="6D7AEF6C"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2</w:t>
            </w:r>
            <w:r>
              <w:rPr>
                <w:rFonts w:ascii="Calibri" w:hAnsi="Calibri" w:cs="Calibri"/>
                <w:sz w:val="18"/>
                <w:szCs w:val="18"/>
                <w:lang w:eastAsia="zh-CN"/>
              </w:rPr>
              <w:t>500</w:t>
            </w:r>
          </w:p>
        </w:tc>
        <w:tc>
          <w:tcPr>
            <w:tcW w:w="1170" w:type="dxa"/>
            <w:shd w:val="clear" w:color="auto" w:fill="auto"/>
            <w:vAlign w:val="center"/>
          </w:tcPr>
          <w:p w14:paraId="203FE2D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4DED4B02"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236378D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3A1EFC1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31EF0719" w14:textId="77777777">
        <w:trPr>
          <w:trHeight w:val="980"/>
        </w:trPr>
        <w:tc>
          <w:tcPr>
            <w:tcW w:w="739" w:type="dxa"/>
            <w:shd w:val="clear" w:color="auto" w:fill="auto"/>
            <w:vAlign w:val="center"/>
          </w:tcPr>
          <w:p w14:paraId="0097038C"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p>
        </w:tc>
        <w:tc>
          <w:tcPr>
            <w:tcW w:w="861" w:type="dxa"/>
            <w:shd w:val="clear" w:color="auto" w:fill="auto"/>
            <w:vAlign w:val="center"/>
          </w:tcPr>
          <w:p w14:paraId="3C6FC6E9" w14:textId="77777777" w:rsidR="00F5335A" w:rsidRDefault="00795F6F">
            <w:pPr>
              <w:spacing w:after="0" w:line="240" w:lineRule="auto"/>
              <w:rPr>
                <w:rFonts w:ascii="SimSun" w:hAnsi="SimSun" w:cs="Calibri"/>
                <w:sz w:val="18"/>
                <w:szCs w:val="18"/>
                <w:lang w:eastAsia="zh-CN"/>
              </w:rPr>
            </w:pPr>
            <w:r>
              <w:rPr>
                <w:rFonts w:ascii="Calibri" w:eastAsia="Times New Roman" w:hAnsi="Calibri" w:cs="Calibri"/>
                <w:sz w:val="18"/>
                <w:szCs w:val="18"/>
              </w:rPr>
              <w:t>Services</w:t>
            </w:r>
          </w:p>
        </w:tc>
        <w:tc>
          <w:tcPr>
            <w:tcW w:w="1028" w:type="dxa"/>
            <w:shd w:val="clear" w:color="auto" w:fill="auto"/>
            <w:vAlign w:val="center"/>
          </w:tcPr>
          <w:p w14:paraId="272EA334"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Contractual Services -Implementing Partner</w:t>
            </w:r>
          </w:p>
        </w:tc>
        <w:tc>
          <w:tcPr>
            <w:tcW w:w="1890" w:type="dxa"/>
            <w:shd w:val="clear" w:color="auto" w:fill="auto"/>
            <w:vAlign w:val="center"/>
          </w:tcPr>
          <w:p w14:paraId="4337B691"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color w:val="000000"/>
                <w:sz w:val="18"/>
                <w:szCs w:val="18"/>
              </w:rPr>
              <w:t>Contractual services for inception workshop and related management services.</w:t>
            </w:r>
          </w:p>
        </w:tc>
        <w:tc>
          <w:tcPr>
            <w:tcW w:w="900" w:type="dxa"/>
            <w:shd w:val="clear" w:color="auto" w:fill="auto"/>
            <w:vAlign w:val="center"/>
          </w:tcPr>
          <w:p w14:paraId="4B63A6C0"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4900F7EE"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1</w:t>
            </w:r>
          </w:p>
        </w:tc>
        <w:tc>
          <w:tcPr>
            <w:tcW w:w="901" w:type="dxa"/>
            <w:shd w:val="clear" w:color="auto" w:fill="auto"/>
            <w:vAlign w:val="center"/>
          </w:tcPr>
          <w:p w14:paraId="453439AE"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r>
              <w:rPr>
                <w:rFonts w:ascii="Calibri" w:hAnsi="Calibri" w:cs="Calibri"/>
                <w:sz w:val="18"/>
                <w:szCs w:val="18"/>
                <w:lang w:eastAsia="zh-CN"/>
              </w:rPr>
              <w:t>0000</w:t>
            </w:r>
          </w:p>
        </w:tc>
        <w:tc>
          <w:tcPr>
            <w:tcW w:w="1083" w:type="dxa"/>
            <w:shd w:val="clear" w:color="auto" w:fill="auto"/>
            <w:vAlign w:val="center"/>
          </w:tcPr>
          <w:p w14:paraId="7F95A857"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r>
              <w:rPr>
                <w:rFonts w:ascii="Calibri" w:hAnsi="Calibri" w:cs="Calibri"/>
                <w:sz w:val="18"/>
                <w:szCs w:val="18"/>
                <w:lang w:eastAsia="zh-CN"/>
              </w:rPr>
              <w:t>0000</w:t>
            </w:r>
          </w:p>
        </w:tc>
        <w:tc>
          <w:tcPr>
            <w:tcW w:w="987" w:type="dxa"/>
            <w:shd w:val="clear" w:color="auto" w:fill="auto"/>
            <w:vAlign w:val="center"/>
          </w:tcPr>
          <w:p w14:paraId="2B68138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1</w:t>
            </w:r>
            <w:r>
              <w:rPr>
                <w:rFonts w:ascii="Calibri" w:hAnsi="Calibri" w:cs="Calibri"/>
                <w:sz w:val="18"/>
                <w:szCs w:val="18"/>
                <w:lang w:eastAsia="zh-CN"/>
              </w:rPr>
              <w:t>0000</w:t>
            </w:r>
          </w:p>
        </w:tc>
        <w:tc>
          <w:tcPr>
            <w:tcW w:w="1170" w:type="dxa"/>
            <w:shd w:val="clear" w:color="auto" w:fill="auto"/>
            <w:vAlign w:val="center"/>
          </w:tcPr>
          <w:p w14:paraId="52C2210C"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7C7A9EA0"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07245518"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17E11BAA"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r w:rsidR="00F5335A" w14:paraId="71DFAF64" w14:textId="77777777">
        <w:trPr>
          <w:trHeight w:val="980"/>
        </w:trPr>
        <w:tc>
          <w:tcPr>
            <w:tcW w:w="739" w:type="dxa"/>
            <w:shd w:val="clear" w:color="auto" w:fill="auto"/>
            <w:vAlign w:val="center"/>
          </w:tcPr>
          <w:p w14:paraId="39F028B8" w14:textId="77777777" w:rsidR="00F5335A" w:rsidRDefault="00795F6F">
            <w:pPr>
              <w:spacing w:after="0" w:line="240" w:lineRule="auto"/>
              <w:rPr>
                <w:rFonts w:ascii="Calibri" w:hAnsi="Calibri" w:cs="Calibri"/>
                <w:sz w:val="18"/>
                <w:szCs w:val="18"/>
                <w:lang w:eastAsia="zh-CN"/>
              </w:rPr>
            </w:pPr>
            <w:r>
              <w:rPr>
                <w:rFonts w:ascii="Calibri" w:hAnsi="Calibri" w:cs="Calibri" w:hint="eastAsia"/>
                <w:sz w:val="18"/>
                <w:szCs w:val="18"/>
                <w:lang w:eastAsia="zh-CN"/>
              </w:rPr>
              <w:t>4</w:t>
            </w:r>
          </w:p>
        </w:tc>
        <w:tc>
          <w:tcPr>
            <w:tcW w:w="861" w:type="dxa"/>
            <w:shd w:val="clear" w:color="auto" w:fill="auto"/>
            <w:vAlign w:val="center"/>
          </w:tcPr>
          <w:p w14:paraId="4D56DE21" w14:textId="77777777" w:rsidR="00F5335A" w:rsidRDefault="00795F6F">
            <w:pPr>
              <w:spacing w:after="0" w:line="240" w:lineRule="auto"/>
              <w:rPr>
                <w:rFonts w:ascii="SimSun" w:hAnsi="SimSun" w:cs="Calibri"/>
                <w:sz w:val="18"/>
                <w:szCs w:val="18"/>
                <w:lang w:eastAsia="zh-CN"/>
              </w:rPr>
            </w:pPr>
            <w:r>
              <w:rPr>
                <w:rFonts w:ascii="Calibri" w:eastAsia="Times New Roman" w:hAnsi="Calibri" w:cs="Calibri"/>
                <w:sz w:val="18"/>
                <w:szCs w:val="18"/>
              </w:rPr>
              <w:t>Services</w:t>
            </w:r>
          </w:p>
        </w:tc>
        <w:tc>
          <w:tcPr>
            <w:tcW w:w="1028" w:type="dxa"/>
            <w:shd w:val="clear" w:color="auto" w:fill="auto"/>
            <w:vAlign w:val="center"/>
          </w:tcPr>
          <w:p w14:paraId="1894762D"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Training, Workshops and Confer</w:t>
            </w:r>
          </w:p>
        </w:tc>
        <w:tc>
          <w:tcPr>
            <w:tcW w:w="1890" w:type="dxa"/>
            <w:shd w:val="clear" w:color="auto" w:fill="auto"/>
            <w:vAlign w:val="center"/>
          </w:tcPr>
          <w:p w14:paraId="12865C31" w14:textId="77777777" w:rsidR="00F5335A" w:rsidRDefault="00795F6F">
            <w:pPr>
              <w:spacing w:after="0" w:line="240" w:lineRule="auto"/>
              <w:rPr>
                <w:rFonts w:ascii="Calibri" w:eastAsia="Times New Roman" w:hAnsi="Calibri" w:cs="Calibri"/>
                <w:sz w:val="18"/>
                <w:szCs w:val="18"/>
              </w:rPr>
            </w:pPr>
            <w:r>
              <w:rPr>
                <w:rFonts w:ascii="SimSun" w:hAnsi="SimSun" w:cs="Calibri" w:hint="eastAsia"/>
                <w:color w:val="000000"/>
                <w:sz w:val="18"/>
                <w:szCs w:val="18"/>
                <w:lang w:eastAsia="zh-CN"/>
              </w:rPr>
              <w:t>F</w:t>
            </w:r>
            <w:r>
              <w:rPr>
                <w:rFonts w:ascii="Calibri" w:eastAsia="Times New Roman" w:hAnsi="Calibri" w:cs="Calibri"/>
                <w:color w:val="000000"/>
                <w:sz w:val="18"/>
                <w:szCs w:val="18"/>
              </w:rPr>
              <w:t>or inception workshop.</w:t>
            </w:r>
          </w:p>
        </w:tc>
        <w:tc>
          <w:tcPr>
            <w:tcW w:w="900" w:type="dxa"/>
            <w:shd w:val="clear" w:color="auto" w:fill="auto"/>
            <w:vAlign w:val="center"/>
          </w:tcPr>
          <w:p w14:paraId="478B6DFC" w14:textId="77777777" w:rsidR="00F5335A" w:rsidRDefault="00795F6F">
            <w:pPr>
              <w:spacing w:after="0" w:line="240" w:lineRule="auto"/>
              <w:rPr>
                <w:rFonts w:ascii="Times New Roman" w:eastAsia="DengXian" w:hAnsi="Times New Roman" w:cs="Times New Roman"/>
                <w:color w:val="000000"/>
                <w:sz w:val="20"/>
                <w:szCs w:val="20"/>
              </w:rPr>
            </w:pPr>
            <w:r>
              <w:rPr>
                <w:rFonts w:ascii="Times New Roman" w:eastAsia="DengXian" w:hAnsi="Times New Roman" w:cs="Times New Roman"/>
                <w:color w:val="000000"/>
                <w:sz w:val="20"/>
                <w:szCs w:val="20"/>
              </w:rPr>
              <w:t>lumpsum</w:t>
            </w:r>
          </w:p>
        </w:tc>
        <w:tc>
          <w:tcPr>
            <w:tcW w:w="539" w:type="dxa"/>
            <w:shd w:val="clear" w:color="auto" w:fill="auto"/>
            <w:vAlign w:val="center"/>
          </w:tcPr>
          <w:p w14:paraId="4B074080" w14:textId="77777777" w:rsidR="00F5335A" w:rsidRDefault="00795F6F">
            <w:pPr>
              <w:spacing w:after="0" w:line="240" w:lineRule="auto"/>
              <w:rPr>
                <w:rFonts w:ascii="Times New Roman" w:eastAsia="DengXian" w:hAnsi="Times New Roman" w:cs="Times New Roman"/>
                <w:sz w:val="20"/>
                <w:szCs w:val="20"/>
              </w:rPr>
            </w:pPr>
            <w:r>
              <w:rPr>
                <w:rFonts w:ascii="Times New Roman" w:eastAsia="DengXian" w:hAnsi="Times New Roman" w:cs="Times New Roman"/>
                <w:sz w:val="20"/>
                <w:szCs w:val="20"/>
              </w:rPr>
              <w:t>1</w:t>
            </w:r>
          </w:p>
        </w:tc>
        <w:tc>
          <w:tcPr>
            <w:tcW w:w="901" w:type="dxa"/>
            <w:shd w:val="clear" w:color="auto" w:fill="auto"/>
            <w:vAlign w:val="center"/>
          </w:tcPr>
          <w:p w14:paraId="7042542D" w14:textId="77777777" w:rsidR="00F5335A" w:rsidRDefault="00795F6F">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1,800 </w:t>
            </w:r>
          </w:p>
        </w:tc>
        <w:tc>
          <w:tcPr>
            <w:tcW w:w="1083" w:type="dxa"/>
            <w:shd w:val="clear" w:color="auto" w:fill="auto"/>
            <w:vAlign w:val="center"/>
          </w:tcPr>
          <w:p w14:paraId="3BA42ED8" w14:textId="77777777" w:rsidR="00F5335A" w:rsidRDefault="00795F6F">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1,800 </w:t>
            </w:r>
          </w:p>
        </w:tc>
        <w:tc>
          <w:tcPr>
            <w:tcW w:w="987" w:type="dxa"/>
            <w:shd w:val="clear" w:color="auto" w:fill="auto"/>
            <w:vAlign w:val="center"/>
          </w:tcPr>
          <w:p w14:paraId="24A5EEE9" w14:textId="77777777" w:rsidR="00F5335A" w:rsidRDefault="00795F6F">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1,800 </w:t>
            </w:r>
          </w:p>
        </w:tc>
        <w:tc>
          <w:tcPr>
            <w:tcW w:w="1170" w:type="dxa"/>
            <w:shd w:val="clear" w:color="auto" w:fill="auto"/>
            <w:vAlign w:val="center"/>
          </w:tcPr>
          <w:p w14:paraId="0CCB1D57"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July/22</w:t>
            </w:r>
          </w:p>
        </w:tc>
        <w:tc>
          <w:tcPr>
            <w:tcW w:w="1170" w:type="dxa"/>
            <w:shd w:val="clear" w:color="auto" w:fill="auto"/>
            <w:vAlign w:val="center"/>
          </w:tcPr>
          <w:p w14:paraId="67314B06"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August/22</w:t>
            </w:r>
          </w:p>
        </w:tc>
        <w:tc>
          <w:tcPr>
            <w:tcW w:w="1080" w:type="dxa"/>
            <w:shd w:val="clear" w:color="auto" w:fill="auto"/>
            <w:vAlign w:val="center"/>
          </w:tcPr>
          <w:p w14:paraId="69181CC3"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September/22</w:t>
            </w:r>
          </w:p>
        </w:tc>
        <w:tc>
          <w:tcPr>
            <w:tcW w:w="1260" w:type="dxa"/>
            <w:shd w:val="clear" w:color="auto" w:fill="auto"/>
            <w:vAlign w:val="center"/>
          </w:tcPr>
          <w:p w14:paraId="5D146125" w14:textId="77777777" w:rsidR="00F5335A" w:rsidRDefault="00795F6F">
            <w:pPr>
              <w:spacing w:after="0" w:line="240" w:lineRule="auto"/>
              <w:rPr>
                <w:rFonts w:ascii="Calibri" w:eastAsia="Times New Roman" w:hAnsi="Calibri" w:cs="Calibri"/>
                <w:sz w:val="18"/>
                <w:szCs w:val="18"/>
              </w:rPr>
            </w:pPr>
            <w:r>
              <w:rPr>
                <w:rFonts w:ascii="Calibri" w:eastAsia="Times New Roman" w:hAnsi="Calibri" w:cs="Calibri"/>
                <w:sz w:val="18"/>
                <w:szCs w:val="18"/>
              </w:rPr>
              <w:t>July/23</w:t>
            </w:r>
          </w:p>
        </w:tc>
      </w:tr>
    </w:tbl>
    <w:p w14:paraId="2D587F33" w14:textId="77777777" w:rsidR="00F5335A" w:rsidRDefault="00F5335A">
      <w:pPr>
        <w:keepNext/>
        <w:spacing w:after="0" w:line="240" w:lineRule="auto"/>
        <w:jc w:val="both"/>
        <w:rPr>
          <w:rFonts w:ascii="Calibri" w:hAnsi="Calibri" w:cs="Calibri"/>
          <w:b/>
          <w:bCs/>
        </w:rPr>
      </w:pPr>
    </w:p>
    <w:p w14:paraId="37148259" w14:textId="77777777" w:rsidR="00F5335A" w:rsidRDefault="00795F6F">
      <w:pPr>
        <w:spacing w:after="0" w:line="240" w:lineRule="auto"/>
        <w:rPr>
          <w:rFonts w:ascii="Calibri" w:hAnsi="Calibri" w:cs="Calibri"/>
          <w:b/>
          <w:bCs/>
        </w:rPr>
        <w:sectPr w:rsidR="00F5335A">
          <w:pgSz w:w="15840" w:h="12240" w:orient="landscape"/>
          <w:pgMar w:top="1440" w:right="1440" w:bottom="1440" w:left="1440" w:header="720" w:footer="720" w:gutter="0"/>
          <w:cols w:space="720"/>
          <w:docGrid w:linePitch="360"/>
        </w:sectPr>
      </w:pPr>
      <w:r>
        <w:rPr>
          <w:rFonts w:ascii="Calibri" w:hAnsi="Calibri" w:cs="Calibri"/>
          <w:b/>
          <w:bCs/>
        </w:rPr>
        <w:br w:type="page"/>
      </w:r>
    </w:p>
    <w:p w14:paraId="28D95A5D" w14:textId="77777777" w:rsidR="00F5335A" w:rsidRDefault="00795F6F">
      <w:pPr>
        <w:keepNext/>
        <w:tabs>
          <w:tab w:val="left" w:pos="1740"/>
        </w:tabs>
        <w:spacing w:after="0" w:line="240" w:lineRule="auto"/>
        <w:jc w:val="both"/>
        <w:outlineLvl w:val="1"/>
        <w:rPr>
          <w:rFonts w:ascii="Calibri" w:hAnsi="Calibri" w:cs="Calibri"/>
          <w:b/>
          <w:bCs/>
        </w:rPr>
      </w:pPr>
      <w:bookmarkStart w:id="2828" w:name="_Toc88064351"/>
      <w:r>
        <w:rPr>
          <w:rFonts w:ascii="Calibri" w:hAnsi="Calibri" w:cs="Calibri"/>
          <w:b/>
          <w:bCs/>
        </w:rPr>
        <w:t>Annex 10: GEF focal area specific annexes</w:t>
      </w:r>
      <w:bookmarkEnd w:id="2828"/>
      <w:r>
        <w:rPr>
          <w:rFonts w:ascii="Calibri" w:hAnsi="Calibri" w:cs="Calibri"/>
          <w:b/>
          <w:bCs/>
        </w:rPr>
        <w:t xml:space="preserve"> </w:t>
      </w:r>
    </w:p>
    <w:p w14:paraId="356C66F2" w14:textId="77777777" w:rsidR="00F5335A" w:rsidRDefault="00795F6F">
      <w:pPr>
        <w:spacing w:after="0" w:line="240" w:lineRule="auto"/>
        <w:rPr>
          <w:rFonts w:ascii="Calibri" w:eastAsia="Times New Roman" w:hAnsi="Calibri" w:cs="Calibri"/>
          <w:lang w:eastAsia="ja-JP"/>
        </w:rPr>
      </w:pPr>
      <w:r>
        <w:rPr>
          <w:rFonts w:ascii="Calibri" w:eastAsia="Times New Roman" w:hAnsi="Calibri" w:cs="Calibri"/>
          <w:i/>
          <w:iCs/>
          <w:lang w:eastAsia="ja-JP"/>
        </w:rPr>
        <w:t>(See Supplementary Annexes that include the Description of Demonstrations (Annex 10A), and GHG Emission Reduction Estimates (Annex 10B)</w:t>
      </w:r>
    </w:p>
    <w:p w14:paraId="1AB61E7E" w14:textId="77777777" w:rsidR="00F5335A" w:rsidRDefault="00795F6F">
      <w:pPr>
        <w:spacing w:after="0" w:line="240" w:lineRule="auto"/>
        <w:rPr>
          <w:rFonts w:ascii="Calibri" w:eastAsia="Times New Roman" w:hAnsi="Calibri" w:cs="Calibri"/>
          <w:b/>
          <w:bCs/>
          <w:lang w:eastAsia="ja-JP"/>
        </w:rPr>
      </w:pPr>
      <w:r>
        <w:rPr>
          <w:rFonts w:ascii="Calibri" w:eastAsia="Times New Roman" w:hAnsi="Calibri" w:cs="Calibri"/>
          <w:b/>
          <w:bCs/>
          <w:lang w:eastAsia="ja-JP"/>
        </w:rPr>
        <w:br w:type="page"/>
      </w:r>
    </w:p>
    <w:p w14:paraId="57BC93AD" w14:textId="77777777" w:rsidR="00F5335A" w:rsidRDefault="00795F6F">
      <w:pPr>
        <w:keepNext/>
        <w:tabs>
          <w:tab w:val="left" w:pos="1740"/>
        </w:tabs>
        <w:spacing w:after="0" w:line="240" w:lineRule="auto"/>
        <w:jc w:val="both"/>
        <w:outlineLvl w:val="1"/>
        <w:rPr>
          <w:rFonts w:ascii="Calibri" w:hAnsi="Calibri" w:cs="Calibri"/>
          <w:b/>
          <w:bCs/>
        </w:rPr>
      </w:pPr>
      <w:bookmarkStart w:id="2829" w:name="_Toc88064352"/>
      <w:r>
        <w:rPr>
          <w:rFonts w:ascii="Calibri" w:hAnsi="Calibri" w:cs="Calibri"/>
          <w:b/>
          <w:bCs/>
        </w:rPr>
        <w:t>Annex 11: Additional Agreements (Co-Financing Letters)</w:t>
      </w:r>
      <w:bookmarkEnd w:id="2829"/>
    </w:p>
    <w:p w14:paraId="787A2DC2" w14:textId="77777777" w:rsidR="00F5335A" w:rsidRDefault="00F5335A">
      <w:pPr>
        <w:spacing w:after="0" w:line="240" w:lineRule="auto"/>
        <w:ind w:left="360" w:hanging="360"/>
        <w:rPr>
          <w:rFonts w:ascii="Calibri" w:eastAsia="Times New Roman" w:hAnsi="Calibri" w:cs="Calibri"/>
          <w:lang w:eastAsia="ja-JP"/>
        </w:rPr>
      </w:pPr>
    </w:p>
    <w:p w14:paraId="023A6A7C" w14:textId="77777777" w:rsidR="00F5335A" w:rsidRDefault="00795F6F">
      <w:pPr>
        <w:spacing w:after="0" w:line="240" w:lineRule="auto"/>
        <w:ind w:left="360" w:hanging="360"/>
        <w:rPr>
          <w:rFonts w:ascii="Calibri" w:eastAsia="Times New Roman" w:hAnsi="Calibri" w:cs="Calibri"/>
          <w:lang w:eastAsia="ja-JP"/>
        </w:rPr>
      </w:pPr>
      <w:r>
        <w:rPr>
          <w:rFonts w:ascii="Calibri" w:eastAsia="Times New Roman" w:hAnsi="Calibri" w:cs="Calibri"/>
          <w:lang w:eastAsia="ja-JP"/>
        </w:rPr>
        <w:t xml:space="preserve">Co-Financing Letters can be accessed </w:t>
      </w:r>
      <w:hyperlink r:id="rId35" w:history="1">
        <w:r>
          <w:rPr>
            <w:rStyle w:val="Hyperlink"/>
            <w:rFonts w:ascii="Calibri" w:eastAsia="Times New Roman" w:hAnsi="Calibri" w:cs="Calibri"/>
            <w:lang w:eastAsia="ja-JP"/>
          </w:rPr>
          <w:t>Here</w:t>
        </w:r>
      </w:hyperlink>
    </w:p>
    <w:p w14:paraId="1613C608" w14:textId="77777777" w:rsidR="00F5335A" w:rsidRDefault="00F5335A">
      <w:pPr>
        <w:keepNext/>
        <w:tabs>
          <w:tab w:val="left" w:pos="1740"/>
        </w:tabs>
        <w:spacing w:after="0" w:line="240" w:lineRule="auto"/>
        <w:jc w:val="both"/>
        <w:rPr>
          <w:rFonts w:ascii="Calibri" w:hAnsi="Calibri" w:cs="Calibri"/>
          <w:b/>
          <w:bCs/>
          <w:lang w:eastAsia="zh-CN"/>
        </w:rPr>
      </w:pPr>
    </w:p>
    <w:p w14:paraId="0FA0D01E" w14:textId="77777777" w:rsidR="00F5335A" w:rsidRDefault="00795F6F">
      <w:pPr>
        <w:spacing w:after="0" w:line="240" w:lineRule="auto"/>
        <w:rPr>
          <w:rFonts w:ascii="Calibri" w:hAnsi="Calibri" w:cs="Calibri"/>
          <w:b/>
          <w:bCs/>
        </w:rPr>
      </w:pPr>
      <w:r>
        <w:rPr>
          <w:rFonts w:ascii="Calibri" w:hAnsi="Calibri" w:cs="Calibri"/>
        </w:rPr>
        <w:br w:type="page"/>
      </w:r>
    </w:p>
    <w:p w14:paraId="275CC3A6" w14:textId="77777777" w:rsidR="00F5335A" w:rsidRDefault="00795F6F">
      <w:pPr>
        <w:keepNext/>
        <w:tabs>
          <w:tab w:val="left" w:pos="1740"/>
        </w:tabs>
        <w:spacing w:after="0" w:line="240" w:lineRule="auto"/>
        <w:jc w:val="both"/>
        <w:outlineLvl w:val="1"/>
        <w:rPr>
          <w:rFonts w:ascii="Calibri" w:hAnsi="Calibri" w:cs="Calibri"/>
          <w:b/>
          <w:bCs/>
        </w:rPr>
      </w:pPr>
      <w:bookmarkStart w:id="2830" w:name="_Toc88064353"/>
      <w:r>
        <w:rPr>
          <w:rFonts w:ascii="Calibri" w:hAnsi="Calibri" w:cs="Calibri"/>
          <w:b/>
          <w:bCs/>
        </w:rPr>
        <w:t>Annex 12: GEF Core indicators</w:t>
      </w:r>
      <w:bookmarkEnd w:id="2830"/>
    </w:p>
    <w:p w14:paraId="2CCA8C5A" w14:textId="77777777" w:rsidR="00F5335A" w:rsidRDefault="00F5335A">
      <w:pPr>
        <w:spacing w:after="0" w:line="240" w:lineRule="auto"/>
        <w:jc w:val="both"/>
        <w:rPr>
          <w:rFonts w:ascii="Calibri" w:hAnsi="Calibri" w:cs="Calibri"/>
          <w:b/>
        </w:rPr>
      </w:pPr>
    </w:p>
    <w:tbl>
      <w:tblPr>
        <w:tblStyle w:val="TableGrid1"/>
        <w:tblW w:w="9715" w:type="dxa"/>
        <w:tblLook w:val="04A0" w:firstRow="1" w:lastRow="0" w:firstColumn="1" w:lastColumn="0" w:noHBand="0" w:noVBand="1"/>
      </w:tblPr>
      <w:tblGrid>
        <w:gridCol w:w="1217"/>
        <w:gridCol w:w="2198"/>
        <w:gridCol w:w="1495"/>
        <w:gridCol w:w="2132"/>
        <w:gridCol w:w="13"/>
        <w:gridCol w:w="1186"/>
        <w:gridCol w:w="1474"/>
      </w:tblGrid>
      <w:tr w:rsidR="00F5335A" w14:paraId="3907B929" w14:textId="77777777">
        <w:tc>
          <w:tcPr>
            <w:tcW w:w="1217" w:type="dxa"/>
            <w:vMerge w:val="restart"/>
            <w:shd w:val="clear" w:color="auto" w:fill="D9D9D9" w:themeFill="background1" w:themeFillShade="D9"/>
            <w:vAlign w:val="center"/>
          </w:tcPr>
          <w:p w14:paraId="71771263" w14:textId="77777777" w:rsidR="00F5335A" w:rsidRDefault="00795F6F">
            <w:pPr>
              <w:spacing w:after="0" w:line="240" w:lineRule="auto"/>
              <w:jc w:val="center"/>
              <w:rPr>
                <w:rFonts w:cs="Calibri"/>
                <w:b/>
              </w:rPr>
            </w:pPr>
            <w:r>
              <w:rPr>
                <w:rFonts w:cs="Calibri"/>
                <w:b/>
              </w:rPr>
              <w:t>Core Indicator 6</w:t>
            </w:r>
          </w:p>
        </w:tc>
        <w:tc>
          <w:tcPr>
            <w:tcW w:w="7024" w:type="dxa"/>
            <w:gridSpan w:val="5"/>
            <w:shd w:val="clear" w:color="auto" w:fill="D9D9D9" w:themeFill="background1" w:themeFillShade="D9"/>
            <w:vAlign w:val="center"/>
          </w:tcPr>
          <w:p w14:paraId="00095AED" w14:textId="77777777" w:rsidR="00F5335A" w:rsidRDefault="00795F6F">
            <w:pPr>
              <w:spacing w:after="0" w:line="240" w:lineRule="auto"/>
              <w:jc w:val="center"/>
              <w:rPr>
                <w:rFonts w:cs="Calibri"/>
                <w:b/>
              </w:rPr>
            </w:pPr>
            <w:r>
              <w:rPr>
                <w:rFonts w:cs="Calibri"/>
                <w:b/>
              </w:rPr>
              <w:t>Greenhouse gas emission mitigated</w:t>
            </w:r>
          </w:p>
        </w:tc>
        <w:tc>
          <w:tcPr>
            <w:tcW w:w="1474" w:type="dxa"/>
            <w:shd w:val="clear" w:color="auto" w:fill="D9D9D9" w:themeFill="background1" w:themeFillShade="D9"/>
            <w:vAlign w:val="center"/>
          </w:tcPr>
          <w:p w14:paraId="01F1EC6D" w14:textId="77777777" w:rsidR="00F5335A" w:rsidRDefault="00795F6F">
            <w:pPr>
              <w:spacing w:after="0" w:line="240" w:lineRule="auto"/>
              <w:ind w:right="-110"/>
              <w:jc w:val="center"/>
              <w:rPr>
                <w:rFonts w:cs="Calibri"/>
                <w:b/>
              </w:rPr>
            </w:pPr>
            <w:r>
              <w:rPr>
                <w:rFonts w:cs="Calibri"/>
                <w:b/>
                <w:i/>
                <w:color w:val="000000"/>
              </w:rPr>
              <w:fldChar w:fldCharType="begin">
                <w:ffData>
                  <w:name w:val=""/>
                  <w:enabled/>
                  <w:calcOnExit w:val="0"/>
                  <w:textInput>
                    <w:default w:val="(Tons)"/>
                  </w:textInput>
                </w:ffData>
              </w:fldChar>
            </w:r>
            <w:r>
              <w:rPr>
                <w:rFonts w:cs="Calibri"/>
                <w:b/>
                <w:i/>
                <w:color w:val="000000"/>
              </w:rPr>
              <w:instrText xml:space="preserve"> FORMTEXT </w:instrText>
            </w:r>
            <w:r>
              <w:rPr>
                <w:rFonts w:cs="Calibri"/>
                <w:b/>
                <w:i/>
                <w:color w:val="000000"/>
              </w:rPr>
            </w:r>
            <w:r>
              <w:rPr>
                <w:rFonts w:cs="Calibri"/>
                <w:b/>
                <w:i/>
                <w:color w:val="000000"/>
              </w:rPr>
              <w:fldChar w:fldCharType="separate"/>
            </w:r>
            <w:r>
              <w:rPr>
                <w:rFonts w:cs="Calibri"/>
                <w:b/>
                <w:i/>
                <w:color w:val="000000"/>
              </w:rPr>
              <w:t>(</w:t>
            </w:r>
            <w:r>
              <w:rPr>
                <w:rFonts w:cs="Calibri"/>
                <w:b/>
                <w:bCs/>
                <w:i/>
                <w:color w:val="000000"/>
              </w:rPr>
              <w:t>Metric tons of CO₂e </w:t>
            </w:r>
            <w:r>
              <w:rPr>
                <w:rFonts w:cs="Calibri"/>
                <w:b/>
                <w:i/>
                <w:color w:val="000000"/>
              </w:rPr>
              <w:t>)</w:t>
            </w:r>
            <w:r>
              <w:rPr>
                <w:rFonts w:cs="Calibri"/>
                <w:b/>
                <w:i/>
                <w:color w:val="000000"/>
              </w:rPr>
              <w:fldChar w:fldCharType="end"/>
            </w:r>
          </w:p>
        </w:tc>
      </w:tr>
      <w:tr w:rsidR="00F5335A" w14:paraId="037672E5" w14:textId="77777777">
        <w:tc>
          <w:tcPr>
            <w:tcW w:w="1217" w:type="dxa"/>
            <w:vMerge/>
            <w:shd w:val="clear" w:color="auto" w:fill="auto"/>
          </w:tcPr>
          <w:p w14:paraId="78573DCA" w14:textId="77777777" w:rsidR="00F5335A" w:rsidRDefault="00F5335A">
            <w:pPr>
              <w:spacing w:after="0" w:line="240" w:lineRule="auto"/>
              <w:rPr>
                <w:rFonts w:cs="Calibri"/>
              </w:rPr>
            </w:pPr>
          </w:p>
        </w:tc>
        <w:tc>
          <w:tcPr>
            <w:tcW w:w="2198" w:type="dxa"/>
            <w:vMerge w:val="restart"/>
            <w:shd w:val="clear" w:color="auto" w:fill="F2F2F2" w:themeFill="background1" w:themeFillShade="F2"/>
          </w:tcPr>
          <w:p w14:paraId="45EA6B97" w14:textId="77777777" w:rsidR="00F5335A" w:rsidRDefault="00F5335A">
            <w:pPr>
              <w:spacing w:after="0" w:line="240" w:lineRule="auto"/>
              <w:jc w:val="right"/>
              <w:rPr>
                <w:rFonts w:ascii="Calibri" w:hAnsi="Calibri" w:cs="Calibri"/>
                <w:sz w:val="20"/>
                <w:szCs w:val="20"/>
              </w:rPr>
            </w:pPr>
          </w:p>
        </w:tc>
        <w:tc>
          <w:tcPr>
            <w:tcW w:w="6300" w:type="dxa"/>
            <w:gridSpan w:val="5"/>
            <w:shd w:val="clear" w:color="auto" w:fill="F2F2F2" w:themeFill="background1" w:themeFillShade="F2"/>
          </w:tcPr>
          <w:p w14:paraId="4D2E4769" w14:textId="77777777" w:rsidR="00F5335A" w:rsidRDefault="00795F6F">
            <w:pPr>
              <w:spacing w:after="0" w:line="240" w:lineRule="auto"/>
              <w:jc w:val="center"/>
              <w:rPr>
                <w:rFonts w:ascii="Calibri" w:hAnsi="Calibri" w:cs="Calibri"/>
                <w:i/>
                <w:color w:val="000000"/>
                <w:sz w:val="20"/>
                <w:szCs w:val="20"/>
              </w:rPr>
            </w:pPr>
            <w:r>
              <w:rPr>
                <w:rFonts w:ascii="Calibri" w:hAnsi="Calibri" w:cs="Calibri"/>
                <w:bCs/>
                <w:sz w:val="20"/>
                <w:szCs w:val="20"/>
              </w:rPr>
              <w:t>Expected metric tons of CO₂e</w:t>
            </w:r>
            <w:r>
              <w:rPr>
                <w:rFonts w:ascii="Calibri" w:hAnsi="Calibri" w:cs="Calibri"/>
                <w:sz w:val="20"/>
                <w:szCs w:val="20"/>
              </w:rPr>
              <w:t xml:space="preserve"> (6.1+6.2)</w:t>
            </w:r>
          </w:p>
        </w:tc>
      </w:tr>
      <w:tr w:rsidR="00F5335A" w14:paraId="18366DC8" w14:textId="77777777">
        <w:tc>
          <w:tcPr>
            <w:tcW w:w="1217" w:type="dxa"/>
            <w:vMerge/>
            <w:shd w:val="clear" w:color="auto" w:fill="auto"/>
          </w:tcPr>
          <w:p w14:paraId="7222764F" w14:textId="77777777" w:rsidR="00F5335A" w:rsidRDefault="00F5335A">
            <w:pPr>
              <w:spacing w:after="0" w:line="240" w:lineRule="auto"/>
              <w:rPr>
                <w:rFonts w:cs="Calibri"/>
              </w:rPr>
            </w:pPr>
          </w:p>
        </w:tc>
        <w:tc>
          <w:tcPr>
            <w:tcW w:w="2198" w:type="dxa"/>
            <w:vMerge/>
            <w:shd w:val="clear" w:color="auto" w:fill="F2F2F2" w:themeFill="background1" w:themeFillShade="F2"/>
          </w:tcPr>
          <w:p w14:paraId="2F219A9A" w14:textId="77777777" w:rsidR="00F5335A" w:rsidRDefault="00F5335A">
            <w:pPr>
              <w:spacing w:after="0" w:line="240" w:lineRule="auto"/>
              <w:jc w:val="right"/>
              <w:rPr>
                <w:rFonts w:ascii="Calibri" w:hAnsi="Calibri" w:cs="Calibri"/>
                <w:sz w:val="20"/>
                <w:szCs w:val="20"/>
              </w:rPr>
            </w:pPr>
          </w:p>
        </w:tc>
        <w:tc>
          <w:tcPr>
            <w:tcW w:w="1495" w:type="dxa"/>
            <w:shd w:val="clear" w:color="auto" w:fill="F2F2F2" w:themeFill="background1" w:themeFillShade="F2"/>
          </w:tcPr>
          <w:p w14:paraId="3734E0FC"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PIF stage</w:t>
            </w:r>
          </w:p>
        </w:tc>
        <w:tc>
          <w:tcPr>
            <w:tcW w:w="2132" w:type="dxa"/>
            <w:shd w:val="clear" w:color="auto" w:fill="F2F2F2" w:themeFill="background1" w:themeFillShade="F2"/>
          </w:tcPr>
          <w:p w14:paraId="02A7F1A0"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Endorsement</w:t>
            </w:r>
          </w:p>
        </w:tc>
        <w:tc>
          <w:tcPr>
            <w:tcW w:w="1199" w:type="dxa"/>
            <w:gridSpan w:val="2"/>
            <w:shd w:val="clear" w:color="auto" w:fill="F2F2F2" w:themeFill="background1" w:themeFillShade="F2"/>
          </w:tcPr>
          <w:p w14:paraId="7FED44F0"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MTR</w:t>
            </w:r>
          </w:p>
        </w:tc>
        <w:tc>
          <w:tcPr>
            <w:tcW w:w="1474" w:type="dxa"/>
            <w:shd w:val="clear" w:color="auto" w:fill="F2F2F2" w:themeFill="background1" w:themeFillShade="F2"/>
          </w:tcPr>
          <w:p w14:paraId="4C7AA5C6" w14:textId="77777777" w:rsidR="00F5335A" w:rsidRDefault="00795F6F">
            <w:pPr>
              <w:spacing w:after="0" w:line="240" w:lineRule="auto"/>
              <w:jc w:val="center"/>
              <w:rPr>
                <w:rFonts w:ascii="Calibri" w:hAnsi="Calibri" w:cs="Calibri"/>
                <w:i/>
                <w:color w:val="000000"/>
                <w:sz w:val="20"/>
                <w:szCs w:val="20"/>
              </w:rPr>
            </w:pPr>
            <w:r>
              <w:rPr>
                <w:rFonts w:ascii="Calibri" w:hAnsi="Calibri" w:cs="Calibri"/>
                <w:sz w:val="20"/>
                <w:szCs w:val="20"/>
              </w:rPr>
              <w:t>TE</w:t>
            </w:r>
          </w:p>
        </w:tc>
      </w:tr>
      <w:tr w:rsidR="00F5335A" w14:paraId="6BD67F29" w14:textId="77777777">
        <w:tc>
          <w:tcPr>
            <w:tcW w:w="1217" w:type="dxa"/>
            <w:vMerge/>
            <w:shd w:val="clear" w:color="auto" w:fill="auto"/>
          </w:tcPr>
          <w:p w14:paraId="7B1E44C1" w14:textId="77777777" w:rsidR="00F5335A" w:rsidRDefault="00F5335A">
            <w:pPr>
              <w:spacing w:after="0" w:line="240" w:lineRule="auto"/>
              <w:rPr>
                <w:rFonts w:cs="Calibri"/>
              </w:rPr>
            </w:pPr>
          </w:p>
        </w:tc>
        <w:tc>
          <w:tcPr>
            <w:tcW w:w="2198" w:type="dxa"/>
            <w:shd w:val="clear" w:color="auto" w:fill="F2F2F2" w:themeFill="background1" w:themeFillShade="F2"/>
          </w:tcPr>
          <w:p w14:paraId="53409BAB"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(direct)</w:t>
            </w:r>
          </w:p>
        </w:tc>
        <w:tc>
          <w:tcPr>
            <w:tcW w:w="1495" w:type="dxa"/>
            <w:shd w:val="clear" w:color="auto" w:fill="F2F2F2" w:themeFill="background1" w:themeFillShade="F2"/>
            <w:vAlign w:val="center"/>
          </w:tcPr>
          <w:p w14:paraId="70A0DD30"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lang w:eastAsia="zh-CN"/>
              </w:rPr>
              <w:t>35,961,000</w:t>
            </w:r>
          </w:p>
        </w:tc>
        <w:tc>
          <w:tcPr>
            <w:tcW w:w="2132" w:type="dxa"/>
            <w:shd w:val="clear" w:color="auto" w:fill="F2F2F2" w:themeFill="background1" w:themeFillShade="F2"/>
            <w:vAlign w:val="center"/>
          </w:tcPr>
          <w:p w14:paraId="6652741E"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35,987,000*</w:t>
            </w:r>
          </w:p>
        </w:tc>
        <w:tc>
          <w:tcPr>
            <w:tcW w:w="1199" w:type="dxa"/>
            <w:gridSpan w:val="2"/>
            <w:shd w:val="clear" w:color="auto" w:fill="F2F2F2" w:themeFill="background1" w:themeFillShade="F2"/>
          </w:tcPr>
          <w:p w14:paraId="043DA281"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429,000</w:t>
            </w:r>
          </w:p>
        </w:tc>
        <w:tc>
          <w:tcPr>
            <w:tcW w:w="1474" w:type="dxa"/>
            <w:shd w:val="clear" w:color="auto" w:fill="F2F2F2" w:themeFill="background1" w:themeFillShade="F2"/>
            <w:vAlign w:val="center"/>
          </w:tcPr>
          <w:p w14:paraId="4B8FEF27" w14:textId="77777777" w:rsidR="00F5335A" w:rsidRDefault="00795F6F">
            <w:pPr>
              <w:spacing w:after="0" w:line="240" w:lineRule="auto"/>
              <w:jc w:val="right"/>
              <w:rPr>
                <w:rFonts w:ascii="Calibri" w:hAnsi="Calibri" w:cs="Calibri"/>
                <w:color w:val="000000"/>
                <w:sz w:val="20"/>
                <w:szCs w:val="20"/>
              </w:rPr>
            </w:pPr>
            <w:r>
              <w:rPr>
                <w:rFonts w:ascii="Calibri" w:hAnsi="Calibri" w:cs="Calibri"/>
                <w:sz w:val="20"/>
                <w:szCs w:val="20"/>
              </w:rPr>
              <w:t>35,987,000</w:t>
            </w:r>
          </w:p>
        </w:tc>
      </w:tr>
      <w:tr w:rsidR="00F5335A" w14:paraId="59CE0491" w14:textId="77777777">
        <w:tc>
          <w:tcPr>
            <w:tcW w:w="1217" w:type="dxa"/>
            <w:vMerge/>
            <w:shd w:val="clear" w:color="auto" w:fill="auto"/>
          </w:tcPr>
          <w:p w14:paraId="1ED9397D" w14:textId="77777777" w:rsidR="00F5335A" w:rsidRDefault="00F5335A">
            <w:pPr>
              <w:spacing w:after="0" w:line="240" w:lineRule="auto"/>
              <w:rPr>
                <w:rFonts w:cs="Calibri"/>
              </w:rPr>
            </w:pPr>
          </w:p>
        </w:tc>
        <w:tc>
          <w:tcPr>
            <w:tcW w:w="2198" w:type="dxa"/>
            <w:shd w:val="clear" w:color="auto" w:fill="F2F2F2" w:themeFill="background1" w:themeFillShade="F2"/>
          </w:tcPr>
          <w:p w14:paraId="0E7F31FA"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(indirect)</w:t>
            </w:r>
          </w:p>
        </w:tc>
        <w:tc>
          <w:tcPr>
            <w:tcW w:w="1495" w:type="dxa"/>
            <w:shd w:val="clear" w:color="auto" w:fill="F2F2F2" w:themeFill="background1" w:themeFillShade="F2"/>
            <w:vAlign w:val="center"/>
          </w:tcPr>
          <w:p w14:paraId="40ACF4D3" w14:textId="77777777" w:rsidR="00F5335A" w:rsidRDefault="00F5335A">
            <w:pPr>
              <w:spacing w:after="0" w:line="240" w:lineRule="auto"/>
              <w:jc w:val="center"/>
              <w:rPr>
                <w:rFonts w:ascii="Calibri" w:hAnsi="Calibri" w:cs="Calibri"/>
                <w:sz w:val="20"/>
                <w:szCs w:val="20"/>
              </w:rPr>
            </w:pPr>
          </w:p>
        </w:tc>
        <w:tc>
          <w:tcPr>
            <w:tcW w:w="2132" w:type="dxa"/>
            <w:shd w:val="clear" w:color="auto" w:fill="F2F2F2" w:themeFill="background1" w:themeFillShade="F2"/>
            <w:vAlign w:val="center"/>
          </w:tcPr>
          <w:p w14:paraId="4639148D" w14:textId="77777777" w:rsidR="00F5335A" w:rsidRDefault="00F5335A">
            <w:pPr>
              <w:spacing w:after="0" w:line="240" w:lineRule="auto"/>
              <w:jc w:val="center"/>
              <w:rPr>
                <w:rFonts w:ascii="Calibri" w:hAnsi="Calibri" w:cs="Calibri"/>
                <w:sz w:val="20"/>
                <w:szCs w:val="20"/>
              </w:rPr>
            </w:pPr>
          </w:p>
        </w:tc>
        <w:tc>
          <w:tcPr>
            <w:tcW w:w="1199" w:type="dxa"/>
            <w:gridSpan w:val="2"/>
            <w:shd w:val="clear" w:color="auto" w:fill="F2F2F2" w:themeFill="background1" w:themeFillShade="F2"/>
          </w:tcPr>
          <w:p w14:paraId="16D62D28" w14:textId="77777777" w:rsidR="00F5335A" w:rsidRDefault="00F5335A">
            <w:pPr>
              <w:spacing w:after="0" w:line="240" w:lineRule="auto"/>
              <w:jc w:val="right"/>
              <w:rPr>
                <w:rFonts w:ascii="Calibri" w:hAnsi="Calibri" w:cs="Calibri"/>
                <w:sz w:val="20"/>
                <w:szCs w:val="20"/>
              </w:rPr>
            </w:pPr>
          </w:p>
        </w:tc>
        <w:tc>
          <w:tcPr>
            <w:tcW w:w="1474" w:type="dxa"/>
            <w:shd w:val="clear" w:color="auto" w:fill="F2F2F2" w:themeFill="background1" w:themeFillShade="F2"/>
            <w:vAlign w:val="center"/>
          </w:tcPr>
          <w:p w14:paraId="318F1965" w14:textId="77777777" w:rsidR="00F5335A" w:rsidRDefault="00F5335A">
            <w:pPr>
              <w:spacing w:after="0" w:line="240" w:lineRule="auto"/>
              <w:jc w:val="right"/>
              <w:rPr>
                <w:rFonts w:ascii="Calibri" w:hAnsi="Calibri" w:cs="Calibri"/>
                <w:i/>
                <w:color w:val="000000"/>
                <w:sz w:val="20"/>
                <w:szCs w:val="20"/>
              </w:rPr>
            </w:pPr>
          </w:p>
        </w:tc>
      </w:tr>
      <w:tr w:rsidR="00F5335A" w14:paraId="21A8B9DE" w14:textId="77777777">
        <w:tc>
          <w:tcPr>
            <w:tcW w:w="1217" w:type="dxa"/>
            <w:vMerge/>
            <w:shd w:val="clear" w:color="auto" w:fill="auto"/>
          </w:tcPr>
          <w:p w14:paraId="4F921673" w14:textId="77777777" w:rsidR="00F5335A" w:rsidRDefault="00F5335A">
            <w:pPr>
              <w:spacing w:after="0" w:line="240" w:lineRule="auto"/>
              <w:rPr>
                <w:rFonts w:cs="Calibri"/>
              </w:rPr>
            </w:pPr>
          </w:p>
        </w:tc>
        <w:tc>
          <w:tcPr>
            <w:tcW w:w="2198" w:type="dxa"/>
            <w:shd w:val="clear" w:color="auto" w:fill="F2F2F2" w:themeFill="background1" w:themeFillShade="F2"/>
          </w:tcPr>
          <w:p w14:paraId="32742992"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Total Expected CO</w:t>
            </w:r>
            <w:r>
              <w:rPr>
                <w:rFonts w:ascii="Calibri" w:hAnsi="Calibri" w:cs="Calibri"/>
                <w:sz w:val="20"/>
                <w:szCs w:val="20"/>
                <w:vertAlign w:val="subscript"/>
              </w:rPr>
              <w:t>2e</w:t>
            </w:r>
          </w:p>
        </w:tc>
        <w:tc>
          <w:tcPr>
            <w:tcW w:w="1495" w:type="dxa"/>
            <w:shd w:val="clear" w:color="auto" w:fill="F2F2F2" w:themeFill="background1" w:themeFillShade="F2"/>
            <w:vAlign w:val="center"/>
          </w:tcPr>
          <w:p w14:paraId="2D6BA02E"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lang w:eastAsia="zh-CN"/>
              </w:rPr>
              <w:t>35,961,000</w:t>
            </w:r>
          </w:p>
        </w:tc>
        <w:tc>
          <w:tcPr>
            <w:tcW w:w="2132" w:type="dxa"/>
            <w:shd w:val="clear" w:color="auto" w:fill="F2F2F2" w:themeFill="background1" w:themeFillShade="F2"/>
            <w:vAlign w:val="center"/>
          </w:tcPr>
          <w:p w14:paraId="14ECCBE5"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35,987,000*</w:t>
            </w:r>
          </w:p>
        </w:tc>
        <w:tc>
          <w:tcPr>
            <w:tcW w:w="1199" w:type="dxa"/>
            <w:gridSpan w:val="2"/>
            <w:shd w:val="clear" w:color="auto" w:fill="F2F2F2" w:themeFill="background1" w:themeFillShade="F2"/>
          </w:tcPr>
          <w:p w14:paraId="5B56D918"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429,000</w:t>
            </w:r>
          </w:p>
        </w:tc>
        <w:tc>
          <w:tcPr>
            <w:tcW w:w="1474" w:type="dxa"/>
            <w:shd w:val="clear" w:color="auto" w:fill="F2F2F2" w:themeFill="background1" w:themeFillShade="F2"/>
            <w:vAlign w:val="center"/>
          </w:tcPr>
          <w:p w14:paraId="2DD363CF"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35,987,000</w:t>
            </w:r>
          </w:p>
        </w:tc>
      </w:tr>
      <w:tr w:rsidR="00F5335A" w14:paraId="32732F84" w14:textId="77777777">
        <w:tc>
          <w:tcPr>
            <w:tcW w:w="1217" w:type="dxa"/>
            <w:vMerge w:val="restart"/>
            <w:shd w:val="clear" w:color="auto" w:fill="BFBFBF" w:themeFill="background1" w:themeFillShade="BF"/>
            <w:vAlign w:val="center"/>
          </w:tcPr>
          <w:p w14:paraId="60EF3FEE" w14:textId="77777777" w:rsidR="00F5335A" w:rsidRDefault="00795F6F">
            <w:pPr>
              <w:spacing w:after="0" w:line="240" w:lineRule="auto"/>
              <w:jc w:val="center"/>
              <w:rPr>
                <w:rFonts w:cs="Calibri"/>
              </w:rPr>
            </w:pPr>
            <w:r>
              <w:rPr>
                <w:rFonts w:cs="Calibri"/>
              </w:rPr>
              <w:t>Indicator 6.1</w:t>
            </w:r>
          </w:p>
        </w:tc>
        <w:tc>
          <w:tcPr>
            <w:tcW w:w="5825" w:type="dxa"/>
            <w:gridSpan w:val="3"/>
            <w:shd w:val="clear" w:color="auto" w:fill="BFBFBF" w:themeFill="background1" w:themeFillShade="BF"/>
          </w:tcPr>
          <w:p w14:paraId="557475D6" w14:textId="77777777" w:rsidR="00F5335A" w:rsidRDefault="00795F6F">
            <w:pPr>
              <w:spacing w:after="0" w:line="240" w:lineRule="auto"/>
              <w:rPr>
                <w:rFonts w:ascii="Calibri" w:hAnsi="Calibri" w:cs="Calibri"/>
                <w:sz w:val="20"/>
                <w:szCs w:val="20"/>
              </w:rPr>
            </w:pPr>
            <w:r>
              <w:rPr>
                <w:rFonts w:ascii="Calibri" w:hAnsi="Calibri" w:cs="Calibri"/>
                <w:sz w:val="20"/>
                <w:szCs w:val="20"/>
              </w:rPr>
              <w:t>Carbon sequestered or emissions avoided in the AFOLU sector</w:t>
            </w:r>
          </w:p>
        </w:tc>
        <w:tc>
          <w:tcPr>
            <w:tcW w:w="1199" w:type="dxa"/>
            <w:gridSpan w:val="2"/>
            <w:shd w:val="clear" w:color="auto" w:fill="BFBFBF" w:themeFill="background1" w:themeFillShade="BF"/>
          </w:tcPr>
          <w:p w14:paraId="6FD96D8D" w14:textId="77777777" w:rsidR="00F5335A" w:rsidRDefault="00F5335A">
            <w:pPr>
              <w:spacing w:after="0" w:line="240" w:lineRule="auto"/>
              <w:rPr>
                <w:rFonts w:ascii="Calibri" w:hAnsi="Calibri" w:cs="Calibri"/>
                <w:sz w:val="20"/>
                <w:szCs w:val="20"/>
              </w:rPr>
            </w:pPr>
          </w:p>
        </w:tc>
        <w:tc>
          <w:tcPr>
            <w:tcW w:w="1474" w:type="dxa"/>
            <w:shd w:val="clear" w:color="auto" w:fill="BFBFBF" w:themeFill="background1" w:themeFillShade="BF"/>
          </w:tcPr>
          <w:p w14:paraId="034CC020" w14:textId="77777777" w:rsidR="00F5335A" w:rsidRDefault="00795F6F">
            <w:pPr>
              <w:spacing w:after="0" w:line="240" w:lineRule="auto"/>
              <w:jc w:val="right"/>
              <w:rPr>
                <w:rFonts w:ascii="Calibri" w:hAnsi="Calibri" w:cs="Calibri"/>
                <w:sz w:val="20"/>
                <w:szCs w:val="20"/>
              </w:rPr>
            </w:pPr>
            <w:r>
              <w:rPr>
                <w:rFonts w:ascii="Calibri" w:hAnsi="Calibri" w:cs="Calibri"/>
                <w:i/>
                <w:color w:val="000000"/>
                <w:sz w:val="20"/>
                <w:szCs w:val="20"/>
              </w:rPr>
              <w:fldChar w:fldCharType="begin">
                <w:ffData>
                  <w:name w:val="F_GEB_BD_target"/>
                  <w:enabled/>
                  <w:calcOnExit w:val="0"/>
                  <w:textInput/>
                </w:ffData>
              </w:fldChar>
            </w:r>
            <w:r>
              <w:rPr>
                <w:rFonts w:ascii="Calibri" w:hAnsi="Calibri" w:cs="Calibri"/>
                <w:i/>
                <w:color w:val="000000"/>
                <w:sz w:val="20"/>
                <w:szCs w:val="20"/>
              </w:rPr>
              <w:instrText xml:space="preserve"> FORMTEXT </w:instrText>
            </w:r>
            <w:r>
              <w:rPr>
                <w:rFonts w:ascii="Calibri" w:hAnsi="Calibri" w:cs="Calibri"/>
                <w:i/>
                <w:color w:val="000000"/>
                <w:sz w:val="20"/>
                <w:szCs w:val="20"/>
              </w:rPr>
            </w:r>
            <w:r>
              <w:rPr>
                <w:rFonts w:ascii="Calibri" w:hAnsi="Calibri" w:cs="Calibri"/>
                <w:i/>
                <w:color w:val="000000"/>
                <w:sz w:val="20"/>
                <w:szCs w:val="20"/>
              </w:rPr>
              <w:fldChar w:fldCharType="separate"/>
            </w:r>
            <w:r>
              <w:rPr>
                <w:rFonts w:ascii="Calibri" w:hAnsi="Calibri" w:cs="Calibri"/>
                <w:i/>
                <w:color w:val="000000"/>
                <w:sz w:val="20"/>
                <w:szCs w:val="20"/>
              </w:rPr>
              <w:t>     </w:t>
            </w:r>
            <w:r>
              <w:rPr>
                <w:rFonts w:ascii="Calibri" w:hAnsi="Calibri" w:cs="Calibri"/>
                <w:i/>
                <w:color w:val="000000"/>
                <w:sz w:val="20"/>
                <w:szCs w:val="20"/>
              </w:rPr>
              <w:fldChar w:fldCharType="end"/>
            </w:r>
          </w:p>
        </w:tc>
      </w:tr>
      <w:tr w:rsidR="00F5335A" w14:paraId="6AD0489B" w14:textId="77777777">
        <w:trPr>
          <w:trHeight w:val="125"/>
        </w:trPr>
        <w:tc>
          <w:tcPr>
            <w:tcW w:w="1217" w:type="dxa"/>
            <w:vMerge/>
          </w:tcPr>
          <w:p w14:paraId="07F2B506" w14:textId="77777777" w:rsidR="00F5335A" w:rsidRDefault="00F5335A">
            <w:pPr>
              <w:spacing w:after="0" w:line="240" w:lineRule="auto"/>
              <w:rPr>
                <w:rFonts w:cs="Calibri"/>
              </w:rPr>
            </w:pPr>
          </w:p>
        </w:tc>
        <w:tc>
          <w:tcPr>
            <w:tcW w:w="2198" w:type="dxa"/>
            <w:vMerge w:val="restart"/>
          </w:tcPr>
          <w:p w14:paraId="05175809" w14:textId="77777777" w:rsidR="00F5335A" w:rsidRDefault="00F5335A">
            <w:pPr>
              <w:spacing w:after="0" w:line="240" w:lineRule="auto"/>
              <w:rPr>
                <w:rFonts w:ascii="Calibri" w:hAnsi="Calibri" w:cs="Calibri"/>
                <w:sz w:val="20"/>
                <w:szCs w:val="20"/>
              </w:rPr>
            </w:pPr>
          </w:p>
        </w:tc>
        <w:tc>
          <w:tcPr>
            <w:tcW w:w="6300" w:type="dxa"/>
            <w:gridSpan w:val="5"/>
          </w:tcPr>
          <w:p w14:paraId="6B99153A"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 xml:space="preserve"> </w:t>
            </w:r>
            <w:r>
              <w:rPr>
                <w:rFonts w:ascii="Calibri" w:hAnsi="Calibri" w:cs="Calibri"/>
                <w:bCs/>
                <w:sz w:val="20"/>
                <w:szCs w:val="20"/>
              </w:rPr>
              <w:t>Expected metric tons of CO₂e</w:t>
            </w:r>
          </w:p>
        </w:tc>
      </w:tr>
      <w:tr w:rsidR="00F5335A" w14:paraId="195A912E" w14:textId="77777777">
        <w:trPr>
          <w:trHeight w:val="89"/>
        </w:trPr>
        <w:tc>
          <w:tcPr>
            <w:tcW w:w="1217" w:type="dxa"/>
            <w:vMerge/>
          </w:tcPr>
          <w:p w14:paraId="537E49EF" w14:textId="77777777" w:rsidR="00F5335A" w:rsidRDefault="00F5335A">
            <w:pPr>
              <w:spacing w:after="0" w:line="240" w:lineRule="auto"/>
              <w:rPr>
                <w:rFonts w:cs="Calibri"/>
              </w:rPr>
            </w:pPr>
          </w:p>
        </w:tc>
        <w:tc>
          <w:tcPr>
            <w:tcW w:w="2198" w:type="dxa"/>
            <w:vMerge/>
          </w:tcPr>
          <w:p w14:paraId="2EE737C2" w14:textId="77777777" w:rsidR="00F5335A" w:rsidRDefault="00F5335A">
            <w:pPr>
              <w:spacing w:after="0" w:line="240" w:lineRule="auto"/>
              <w:rPr>
                <w:rFonts w:ascii="Calibri" w:hAnsi="Calibri" w:cs="Calibri"/>
                <w:sz w:val="20"/>
                <w:szCs w:val="20"/>
              </w:rPr>
            </w:pPr>
          </w:p>
        </w:tc>
        <w:tc>
          <w:tcPr>
            <w:tcW w:w="1495" w:type="dxa"/>
          </w:tcPr>
          <w:p w14:paraId="7752D076"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PIF stage</w:t>
            </w:r>
          </w:p>
        </w:tc>
        <w:tc>
          <w:tcPr>
            <w:tcW w:w="2145" w:type="dxa"/>
            <w:gridSpan w:val="2"/>
          </w:tcPr>
          <w:p w14:paraId="3F14278B"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Endorsement</w:t>
            </w:r>
          </w:p>
        </w:tc>
        <w:tc>
          <w:tcPr>
            <w:tcW w:w="1186" w:type="dxa"/>
          </w:tcPr>
          <w:p w14:paraId="033DCFE6"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MTR</w:t>
            </w:r>
          </w:p>
        </w:tc>
        <w:tc>
          <w:tcPr>
            <w:tcW w:w="1474" w:type="dxa"/>
          </w:tcPr>
          <w:p w14:paraId="755D5A35"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TE</w:t>
            </w:r>
          </w:p>
        </w:tc>
      </w:tr>
      <w:tr w:rsidR="00F5335A" w14:paraId="49CF22F7" w14:textId="77777777">
        <w:tc>
          <w:tcPr>
            <w:tcW w:w="1217" w:type="dxa"/>
            <w:vMerge/>
          </w:tcPr>
          <w:p w14:paraId="428047BC" w14:textId="77777777" w:rsidR="00F5335A" w:rsidRDefault="00F5335A">
            <w:pPr>
              <w:spacing w:after="0" w:line="240" w:lineRule="auto"/>
              <w:jc w:val="right"/>
              <w:rPr>
                <w:rFonts w:cs="Calibri"/>
              </w:rPr>
            </w:pPr>
          </w:p>
        </w:tc>
        <w:tc>
          <w:tcPr>
            <w:tcW w:w="2198" w:type="dxa"/>
            <w:vAlign w:val="center"/>
          </w:tcPr>
          <w:p w14:paraId="4E4CCFB6" w14:textId="77777777" w:rsidR="00F5335A" w:rsidRDefault="00795F6F">
            <w:pPr>
              <w:spacing w:after="0" w:line="240" w:lineRule="auto"/>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(direct)</w:t>
            </w:r>
          </w:p>
        </w:tc>
        <w:tc>
          <w:tcPr>
            <w:tcW w:w="1495" w:type="dxa"/>
          </w:tcPr>
          <w:p w14:paraId="73C95FD7"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2145" w:type="dxa"/>
            <w:gridSpan w:val="2"/>
          </w:tcPr>
          <w:p w14:paraId="0F6EBC6F"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1186" w:type="dxa"/>
          </w:tcPr>
          <w:p w14:paraId="263FB595"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1474" w:type="dxa"/>
          </w:tcPr>
          <w:p w14:paraId="7525E500"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r>
      <w:tr w:rsidR="00F5335A" w14:paraId="0B938B4F" w14:textId="77777777">
        <w:tc>
          <w:tcPr>
            <w:tcW w:w="1217" w:type="dxa"/>
            <w:vMerge/>
          </w:tcPr>
          <w:p w14:paraId="2A7D4236" w14:textId="77777777" w:rsidR="00F5335A" w:rsidRDefault="00F5335A">
            <w:pPr>
              <w:spacing w:after="0" w:line="240" w:lineRule="auto"/>
              <w:jc w:val="right"/>
              <w:rPr>
                <w:rFonts w:cs="Calibri"/>
              </w:rPr>
            </w:pPr>
          </w:p>
        </w:tc>
        <w:tc>
          <w:tcPr>
            <w:tcW w:w="2198" w:type="dxa"/>
            <w:vAlign w:val="center"/>
          </w:tcPr>
          <w:p w14:paraId="2261DB59" w14:textId="77777777" w:rsidR="00F5335A" w:rsidRDefault="00795F6F">
            <w:pPr>
              <w:spacing w:after="0" w:line="240" w:lineRule="auto"/>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(indirect)</w:t>
            </w:r>
          </w:p>
        </w:tc>
        <w:tc>
          <w:tcPr>
            <w:tcW w:w="1495" w:type="dxa"/>
          </w:tcPr>
          <w:p w14:paraId="1F28B4FC"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2145" w:type="dxa"/>
            <w:gridSpan w:val="2"/>
          </w:tcPr>
          <w:p w14:paraId="77B3DE3E"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1186" w:type="dxa"/>
          </w:tcPr>
          <w:p w14:paraId="4A61E14A"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c>
          <w:tcPr>
            <w:tcW w:w="1474" w:type="dxa"/>
          </w:tcPr>
          <w:p w14:paraId="280CBBF6"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N.A.</w:t>
            </w:r>
          </w:p>
        </w:tc>
      </w:tr>
      <w:tr w:rsidR="00F5335A" w14:paraId="31DBAB5C" w14:textId="77777777">
        <w:tc>
          <w:tcPr>
            <w:tcW w:w="1217" w:type="dxa"/>
            <w:vMerge/>
          </w:tcPr>
          <w:p w14:paraId="36541F5B" w14:textId="77777777" w:rsidR="00F5335A" w:rsidRDefault="00F5335A">
            <w:pPr>
              <w:spacing w:after="0" w:line="240" w:lineRule="auto"/>
              <w:jc w:val="right"/>
              <w:rPr>
                <w:rFonts w:cs="Calibri"/>
              </w:rPr>
            </w:pPr>
          </w:p>
        </w:tc>
        <w:tc>
          <w:tcPr>
            <w:tcW w:w="2198" w:type="dxa"/>
            <w:vAlign w:val="center"/>
          </w:tcPr>
          <w:p w14:paraId="5443AEBD" w14:textId="77777777" w:rsidR="00F5335A" w:rsidRDefault="00795F6F">
            <w:pPr>
              <w:spacing w:after="0" w:line="240" w:lineRule="auto"/>
              <w:rPr>
                <w:rFonts w:ascii="Calibri" w:hAnsi="Calibri" w:cs="Calibri"/>
                <w:sz w:val="20"/>
                <w:szCs w:val="20"/>
              </w:rPr>
            </w:pPr>
            <w:r>
              <w:rPr>
                <w:rFonts w:ascii="Calibri" w:hAnsi="Calibri" w:cs="Calibri"/>
                <w:sz w:val="20"/>
                <w:szCs w:val="20"/>
              </w:rPr>
              <w:t>Anticipated start year of accounting</w:t>
            </w:r>
          </w:p>
        </w:tc>
        <w:tc>
          <w:tcPr>
            <w:tcW w:w="1495" w:type="dxa"/>
          </w:tcPr>
          <w:p w14:paraId="439369D8"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2145" w:type="dxa"/>
            <w:gridSpan w:val="2"/>
          </w:tcPr>
          <w:p w14:paraId="09504D80"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1186" w:type="dxa"/>
          </w:tcPr>
          <w:p w14:paraId="68B9ECA8"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1474" w:type="dxa"/>
          </w:tcPr>
          <w:p w14:paraId="3FB8DBF9"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r>
      <w:tr w:rsidR="00F5335A" w14:paraId="07C130F2" w14:textId="77777777">
        <w:tc>
          <w:tcPr>
            <w:tcW w:w="1217" w:type="dxa"/>
            <w:vMerge/>
          </w:tcPr>
          <w:p w14:paraId="5349C256" w14:textId="77777777" w:rsidR="00F5335A" w:rsidRDefault="00F5335A">
            <w:pPr>
              <w:spacing w:after="0" w:line="240" w:lineRule="auto"/>
              <w:jc w:val="right"/>
              <w:rPr>
                <w:rFonts w:cs="Calibri"/>
              </w:rPr>
            </w:pPr>
          </w:p>
        </w:tc>
        <w:tc>
          <w:tcPr>
            <w:tcW w:w="2198" w:type="dxa"/>
            <w:vAlign w:val="center"/>
          </w:tcPr>
          <w:p w14:paraId="4FB135E2" w14:textId="77777777" w:rsidR="00F5335A" w:rsidRDefault="00795F6F">
            <w:pPr>
              <w:spacing w:after="0" w:line="240" w:lineRule="auto"/>
              <w:rPr>
                <w:rFonts w:ascii="Calibri" w:hAnsi="Calibri" w:cs="Calibri"/>
                <w:sz w:val="20"/>
                <w:szCs w:val="20"/>
              </w:rPr>
            </w:pPr>
            <w:r>
              <w:rPr>
                <w:rFonts w:ascii="Calibri" w:hAnsi="Calibri" w:cs="Calibri"/>
                <w:bCs/>
                <w:sz w:val="20"/>
                <w:szCs w:val="20"/>
              </w:rPr>
              <w:t>Duration of accounting</w:t>
            </w:r>
          </w:p>
        </w:tc>
        <w:tc>
          <w:tcPr>
            <w:tcW w:w="1495" w:type="dxa"/>
          </w:tcPr>
          <w:p w14:paraId="5C6CF45E"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2145" w:type="dxa"/>
            <w:gridSpan w:val="2"/>
          </w:tcPr>
          <w:p w14:paraId="5AE7AF1C"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1186" w:type="dxa"/>
          </w:tcPr>
          <w:p w14:paraId="0535B3C5"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c>
          <w:tcPr>
            <w:tcW w:w="1474" w:type="dxa"/>
          </w:tcPr>
          <w:p w14:paraId="783E43EF" w14:textId="77777777" w:rsidR="00F5335A" w:rsidRDefault="00795F6F">
            <w:pPr>
              <w:spacing w:after="0" w:line="240" w:lineRule="auto"/>
              <w:jc w:val="right"/>
              <w:rPr>
                <w:rFonts w:ascii="Calibri" w:hAnsi="Calibri" w:cs="Calibri"/>
                <w:i/>
                <w:color w:val="000000"/>
                <w:sz w:val="20"/>
                <w:szCs w:val="20"/>
              </w:rPr>
            </w:pPr>
            <w:r>
              <w:rPr>
                <w:rFonts w:ascii="Calibri" w:hAnsi="Calibri" w:cs="Calibri"/>
                <w:sz w:val="20"/>
                <w:szCs w:val="20"/>
              </w:rPr>
              <w:t>N.A.</w:t>
            </w:r>
          </w:p>
        </w:tc>
      </w:tr>
      <w:tr w:rsidR="00F5335A" w14:paraId="73DD8ABA" w14:textId="77777777">
        <w:tc>
          <w:tcPr>
            <w:tcW w:w="1217" w:type="dxa"/>
            <w:vMerge w:val="restart"/>
            <w:shd w:val="clear" w:color="auto" w:fill="BFBFBF" w:themeFill="background1" w:themeFillShade="BF"/>
            <w:vAlign w:val="center"/>
          </w:tcPr>
          <w:p w14:paraId="197F76FA" w14:textId="77777777" w:rsidR="00F5335A" w:rsidRDefault="00795F6F">
            <w:pPr>
              <w:spacing w:after="0" w:line="240" w:lineRule="auto"/>
              <w:jc w:val="center"/>
              <w:rPr>
                <w:rFonts w:cs="Calibri"/>
              </w:rPr>
            </w:pPr>
            <w:r>
              <w:rPr>
                <w:rFonts w:cs="Calibri"/>
              </w:rPr>
              <w:t>Indicator 6.2</w:t>
            </w:r>
          </w:p>
        </w:tc>
        <w:tc>
          <w:tcPr>
            <w:tcW w:w="7024" w:type="dxa"/>
            <w:gridSpan w:val="5"/>
            <w:shd w:val="clear" w:color="auto" w:fill="BFBFBF" w:themeFill="background1" w:themeFillShade="BF"/>
          </w:tcPr>
          <w:p w14:paraId="4A041E1A" w14:textId="77777777" w:rsidR="00F5335A" w:rsidRDefault="00795F6F">
            <w:pPr>
              <w:spacing w:after="0" w:line="240" w:lineRule="auto"/>
              <w:rPr>
                <w:rFonts w:ascii="Calibri" w:hAnsi="Calibri" w:cs="Calibri"/>
                <w:sz w:val="20"/>
                <w:szCs w:val="20"/>
              </w:rPr>
            </w:pPr>
            <w:r>
              <w:rPr>
                <w:rFonts w:ascii="Calibri" w:hAnsi="Calibri" w:cs="Calibri"/>
                <w:sz w:val="20"/>
                <w:szCs w:val="20"/>
              </w:rPr>
              <w:t xml:space="preserve">Emissions avoided </w:t>
            </w:r>
            <w:r>
              <w:rPr>
                <w:rFonts w:ascii="Calibri" w:hAnsi="Calibri" w:cs="Calibri"/>
                <w:bCs/>
                <w:sz w:val="20"/>
                <w:szCs w:val="20"/>
              </w:rPr>
              <w:t>Outside AFOLU </w:t>
            </w:r>
          </w:p>
        </w:tc>
        <w:tc>
          <w:tcPr>
            <w:tcW w:w="1474" w:type="dxa"/>
            <w:shd w:val="clear" w:color="auto" w:fill="BFBFBF" w:themeFill="background1" w:themeFillShade="BF"/>
          </w:tcPr>
          <w:p w14:paraId="1B0397A6" w14:textId="77777777" w:rsidR="00F5335A" w:rsidRDefault="00795F6F">
            <w:pPr>
              <w:spacing w:after="0" w:line="240" w:lineRule="auto"/>
              <w:jc w:val="right"/>
              <w:rPr>
                <w:rFonts w:ascii="Calibri" w:hAnsi="Calibri" w:cs="Calibri"/>
                <w:sz w:val="20"/>
                <w:szCs w:val="20"/>
              </w:rPr>
            </w:pPr>
            <w:r>
              <w:rPr>
                <w:rFonts w:ascii="Calibri" w:hAnsi="Calibri" w:cs="Calibri"/>
                <w:i/>
                <w:color w:val="000000"/>
                <w:sz w:val="20"/>
                <w:szCs w:val="20"/>
              </w:rPr>
              <w:fldChar w:fldCharType="begin">
                <w:ffData>
                  <w:name w:val="F_GEB_BD_target"/>
                  <w:enabled/>
                  <w:calcOnExit w:val="0"/>
                  <w:textInput/>
                </w:ffData>
              </w:fldChar>
            </w:r>
            <w:r>
              <w:rPr>
                <w:rFonts w:ascii="Calibri" w:hAnsi="Calibri" w:cs="Calibri"/>
                <w:i/>
                <w:color w:val="000000"/>
                <w:sz w:val="20"/>
                <w:szCs w:val="20"/>
              </w:rPr>
              <w:instrText xml:space="preserve"> FORMTEXT </w:instrText>
            </w:r>
            <w:r>
              <w:rPr>
                <w:rFonts w:ascii="Calibri" w:hAnsi="Calibri" w:cs="Calibri"/>
                <w:i/>
                <w:color w:val="000000"/>
                <w:sz w:val="20"/>
                <w:szCs w:val="20"/>
              </w:rPr>
            </w:r>
            <w:r>
              <w:rPr>
                <w:rFonts w:ascii="Calibri" w:hAnsi="Calibri" w:cs="Calibri"/>
                <w:i/>
                <w:color w:val="000000"/>
                <w:sz w:val="20"/>
                <w:szCs w:val="20"/>
              </w:rPr>
              <w:fldChar w:fldCharType="separate"/>
            </w:r>
            <w:r>
              <w:rPr>
                <w:rFonts w:ascii="Calibri" w:hAnsi="Calibri" w:cs="Calibri"/>
                <w:i/>
                <w:color w:val="000000"/>
                <w:sz w:val="20"/>
                <w:szCs w:val="20"/>
              </w:rPr>
              <w:t>     </w:t>
            </w:r>
            <w:r>
              <w:rPr>
                <w:rFonts w:ascii="Calibri" w:hAnsi="Calibri" w:cs="Calibri"/>
                <w:i/>
                <w:color w:val="000000"/>
                <w:sz w:val="20"/>
                <w:szCs w:val="20"/>
              </w:rPr>
              <w:fldChar w:fldCharType="end"/>
            </w:r>
          </w:p>
        </w:tc>
      </w:tr>
      <w:tr w:rsidR="00F5335A" w14:paraId="634E6E81" w14:textId="77777777">
        <w:trPr>
          <w:trHeight w:val="125"/>
        </w:trPr>
        <w:tc>
          <w:tcPr>
            <w:tcW w:w="1217" w:type="dxa"/>
            <w:vMerge/>
          </w:tcPr>
          <w:p w14:paraId="151FF018" w14:textId="77777777" w:rsidR="00F5335A" w:rsidRDefault="00F5335A">
            <w:pPr>
              <w:spacing w:after="0" w:line="240" w:lineRule="auto"/>
              <w:rPr>
                <w:rFonts w:cs="Calibri"/>
              </w:rPr>
            </w:pPr>
          </w:p>
        </w:tc>
        <w:tc>
          <w:tcPr>
            <w:tcW w:w="2198" w:type="dxa"/>
            <w:vMerge w:val="restart"/>
          </w:tcPr>
          <w:p w14:paraId="054A7934" w14:textId="77777777" w:rsidR="00F5335A" w:rsidRDefault="00F5335A">
            <w:pPr>
              <w:spacing w:after="0" w:line="240" w:lineRule="auto"/>
              <w:rPr>
                <w:rFonts w:ascii="Calibri" w:hAnsi="Calibri" w:cs="Calibri"/>
                <w:sz w:val="20"/>
                <w:szCs w:val="20"/>
              </w:rPr>
            </w:pPr>
          </w:p>
        </w:tc>
        <w:tc>
          <w:tcPr>
            <w:tcW w:w="6300" w:type="dxa"/>
            <w:gridSpan w:val="5"/>
          </w:tcPr>
          <w:p w14:paraId="15186103" w14:textId="77777777" w:rsidR="00F5335A" w:rsidRDefault="00795F6F">
            <w:pPr>
              <w:spacing w:after="0" w:line="240" w:lineRule="auto"/>
              <w:jc w:val="center"/>
              <w:rPr>
                <w:rFonts w:ascii="Calibri" w:hAnsi="Calibri" w:cs="Calibri"/>
                <w:sz w:val="20"/>
                <w:szCs w:val="20"/>
              </w:rPr>
            </w:pPr>
            <w:r>
              <w:rPr>
                <w:rFonts w:ascii="Calibri" w:hAnsi="Calibri" w:cs="Calibri"/>
                <w:bCs/>
                <w:sz w:val="20"/>
                <w:szCs w:val="20"/>
              </w:rPr>
              <w:t>Expected metric tons of CO₂e</w:t>
            </w:r>
          </w:p>
        </w:tc>
      </w:tr>
      <w:tr w:rsidR="00F5335A" w14:paraId="25ECC696" w14:textId="77777777">
        <w:trPr>
          <w:trHeight w:val="58"/>
        </w:trPr>
        <w:tc>
          <w:tcPr>
            <w:tcW w:w="1217" w:type="dxa"/>
            <w:vMerge/>
          </w:tcPr>
          <w:p w14:paraId="52F23077" w14:textId="77777777" w:rsidR="00F5335A" w:rsidRDefault="00F5335A">
            <w:pPr>
              <w:spacing w:after="0" w:line="240" w:lineRule="auto"/>
              <w:rPr>
                <w:rFonts w:cs="Calibri"/>
              </w:rPr>
            </w:pPr>
          </w:p>
        </w:tc>
        <w:tc>
          <w:tcPr>
            <w:tcW w:w="2198" w:type="dxa"/>
            <w:vMerge/>
          </w:tcPr>
          <w:p w14:paraId="303A2AC2" w14:textId="77777777" w:rsidR="00F5335A" w:rsidRDefault="00F5335A">
            <w:pPr>
              <w:spacing w:after="0" w:line="240" w:lineRule="auto"/>
              <w:rPr>
                <w:rFonts w:ascii="Calibri" w:hAnsi="Calibri" w:cs="Calibri"/>
                <w:sz w:val="20"/>
                <w:szCs w:val="20"/>
              </w:rPr>
            </w:pPr>
          </w:p>
        </w:tc>
        <w:tc>
          <w:tcPr>
            <w:tcW w:w="3640" w:type="dxa"/>
            <w:gridSpan w:val="3"/>
          </w:tcPr>
          <w:p w14:paraId="42873309"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Expected</w:t>
            </w:r>
          </w:p>
        </w:tc>
        <w:tc>
          <w:tcPr>
            <w:tcW w:w="2660" w:type="dxa"/>
            <w:gridSpan w:val="2"/>
          </w:tcPr>
          <w:p w14:paraId="57BDC2F3"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Achieved</w:t>
            </w:r>
          </w:p>
        </w:tc>
      </w:tr>
      <w:tr w:rsidR="00F5335A" w14:paraId="232C4A55" w14:textId="77777777">
        <w:trPr>
          <w:trHeight w:val="206"/>
        </w:trPr>
        <w:tc>
          <w:tcPr>
            <w:tcW w:w="1217" w:type="dxa"/>
            <w:vMerge/>
          </w:tcPr>
          <w:p w14:paraId="078B27F6" w14:textId="77777777" w:rsidR="00F5335A" w:rsidRDefault="00F5335A">
            <w:pPr>
              <w:spacing w:after="0" w:line="240" w:lineRule="auto"/>
              <w:rPr>
                <w:rFonts w:cs="Calibri"/>
              </w:rPr>
            </w:pPr>
          </w:p>
        </w:tc>
        <w:tc>
          <w:tcPr>
            <w:tcW w:w="2198" w:type="dxa"/>
            <w:vMerge/>
          </w:tcPr>
          <w:p w14:paraId="0088B614" w14:textId="77777777" w:rsidR="00F5335A" w:rsidRDefault="00F5335A">
            <w:pPr>
              <w:spacing w:after="0" w:line="240" w:lineRule="auto"/>
              <w:rPr>
                <w:rFonts w:ascii="Calibri" w:hAnsi="Calibri" w:cs="Calibri"/>
                <w:sz w:val="20"/>
                <w:szCs w:val="20"/>
              </w:rPr>
            </w:pPr>
          </w:p>
        </w:tc>
        <w:tc>
          <w:tcPr>
            <w:tcW w:w="1495" w:type="dxa"/>
          </w:tcPr>
          <w:p w14:paraId="17BDC91A"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PIF stage</w:t>
            </w:r>
          </w:p>
        </w:tc>
        <w:tc>
          <w:tcPr>
            <w:tcW w:w="2145" w:type="dxa"/>
            <w:gridSpan w:val="2"/>
          </w:tcPr>
          <w:p w14:paraId="66D8A7E3"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Endorsement</w:t>
            </w:r>
          </w:p>
        </w:tc>
        <w:tc>
          <w:tcPr>
            <w:tcW w:w="1186" w:type="dxa"/>
          </w:tcPr>
          <w:p w14:paraId="20AD92B6"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MTR</w:t>
            </w:r>
          </w:p>
        </w:tc>
        <w:tc>
          <w:tcPr>
            <w:tcW w:w="1474" w:type="dxa"/>
          </w:tcPr>
          <w:p w14:paraId="3DE206D1"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TE</w:t>
            </w:r>
          </w:p>
        </w:tc>
      </w:tr>
      <w:tr w:rsidR="00F5335A" w14:paraId="524AB7B1" w14:textId="77777777">
        <w:tc>
          <w:tcPr>
            <w:tcW w:w="1217" w:type="dxa"/>
            <w:vMerge/>
          </w:tcPr>
          <w:p w14:paraId="752C6083" w14:textId="77777777" w:rsidR="00F5335A" w:rsidRDefault="00F5335A">
            <w:pPr>
              <w:spacing w:after="0" w:line="240" w:lineRule="auto"/>
              <w:jc w:val="right"/>
              <w:rPr>
                <w:rFonts w:cs="Calibri"/>
              </w:rPr>
            </w:pPr>
          </w:p>
        </w:tc>
        <w:tc>
          <w:tcPr>
            <w:tcW w:w="2198" w:type="dxa"/>
            <w:vAlign w:val="center"/>
          </w:tcPr>
          <w:p w14:paraId="427F864A" w14:textId="77777777" w:rsidR="00F5335A" w:rsidRDefault="00795F6F">
            <w:pPr>
              <w:spacing w:after="0" w:line="240" w:lineRule="auto"/>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(direct)</w:t>
            </w:r>
          </w:p>
        </w:tc>
        <w:tc>
          <w:tcPr>
            <w:tcW w:w="1495" w:type="dxa"/>
          </w:tcPr>
          <w:p w14:paraId="314F92BC"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35,961,000</w:t>
            </w:r>
          </w:p>
        </w:tc>
        <w:tc>
          <w:tcPr>
            <w:tcW w:w="2145" w:type="dxa"/>
            <w:gridSpan w:val="2"/>
            <w:vAlign w:val="center"/>
          </w:tcPr>
          <w:p w14:paraId="54BD0592"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35,987,000*</w:t>
            </w:r>
          </w:p>
        </w:tc>
        <w:tc>
          <w:tcPr>
            <w:tcW w:w="1186" w:type="dxa"/>
          </w:tcPr>
          <w:p w14:paraId="728B929E" w14:textId="77777777" w:rsidR="00F5335A" w:rsidRDefault="00F5335A">
            <w:pPr>
              <w:spacing w:after="0" w:line="240" w:lineRule="auto"/>
              <w:jc w:val="right"/>
              <w:rPr>
                <w:rFonts w:ascii="Calibri" w:hAnsi="Calibri" w:cs="Calibri"/>
                <w:sz w:val="20"/>
                <w:szCs w:val="20"/>
              </w:rPr>
            </w:pPr>
          </w:p>
        </w:tc>
        <w:tc>
          <w:tcPr>
            <w:tcW w:w="1474" w:type="dxa"/>
          </w:tcPr>
          <w:p w14:paraId="6F84BCC5" w14:textId="77777777" w:rsidR="00F5335A" w:rsidRDefault="00F5335A">
            <w:pPr>
              <w:spacing w:after="0" w:line="240" w:lineRule="auto"/>
              <w:jc w:val="right"/>
              <w:rPr>
                <w:rFonts w:ascii="Calibri" w:hAnsi="Calibri" w:cs="Calibri"/>
                <w:sz w:val="20"/>
                <w:szCs w:val="20"/>
              </w:rPr>
            </w:pPr>
          </w:p>
        </w:tc>
      </w:tr>
      <w:tr w:rsidR="00F5335A" w14:paraId="1217BC5B" w14:textId="77777777">
        <w:tc>
          <w:tcPr>
            <w:tcW w:w="1217" w:type="dxa"/>
            <w:vMerge/>
          </w:tcPr>
          <w:p w14:paraId="1775F152" w14:textId="77777777" w:rsidR="00F5335A" w:rsidRDefault="00F5335A">
            <w:pPr>
              <w:spacing w:after="0" w:line="240" w:lineRule="auto"/>
              <w:jc w:val="right"/>
              <w:rPr>
                <w:rFonts w:cs="Calibri"/>
              </w:rPr>
            </w:pPr>
          </w:p>
        </w:tc>
        <w:tc>
          <w:tcPr>
            <w:tcW w:w="2198" w:type="dxa"/>
            <w:vAlign w:val="center"/>
          </w:tcPr>
          <w:p w14:paraId="22B79F79" w14:textId="77777777" w:rsidR="00F5335A" w:rsidRDefault="00795F6F">
            <w:pPr>
              <w:spacing w:after="0" w:line="240" w:lineRule="auto"/>
              <w:rPr>
                <w:rFonts w:ascii="Calibri" w:hAnsi="Calibri" w:cs="Calibri"/>
                <w:sz w:val="20"/>
                <w:szCs w:val="20"/>
              </w:rPr>
            </w:pPr>
            <w:r>
              <w:rPr>
                <w:rFonts w:ascii="Calibri" w:hAnsi="Calibri" w:cs="Calibri"/>
                <w:sz w:val="20"/>
                <w:szCs w:val="20"/>
              </w:rPr>
              <w:t>Expected CO</w:t>
            </w:r>
            <w:r>
              <w:rPr>
                <w:rFonts w:ascii="Calibri" w:hAnsi="Calibri" w:cs="Calibri"/>
                <w:sz w:val="20"/>
                <w:szCs w:val="20"/>
                <w:vertAlign w:val="subscript"/>
              </w:rPr>
              <w:t>2e</w:t>
            </w:r>
            <w:r>
              <w:rPr>
                <w:rFonts w:ascii="Calibri" w:hAnsi="Calibri" w:cs="Calibri"/>
                <w:sz w:val="20"/>
                <w:szCs w:val="20"/>
              </w:rPr>
              <w:t xml:space="preserve"> (indirect)</w:t>
            </w:r>
          </w:p>
        </w:tc>
        <w:tc>
          <w:tcPr>
            <w:tcW w:w="1495" w:type="dxa"/>
          </w:tcPr>
          <w:p w14:paraId="796D9FC6" w14:textId="77777777" w:rsidR="00F5335A" w:rsidRDefault="00F5335A">
            <w:pPr>
              <w:spacing w:after="0" w:line="240" w:lineRule="auto"/>
              <w:jc w:val="right"/>
              <w:rPr>
                <w:rFonts w:ascii="Calibri" w:hAnsi="Calibri" w:cs="Calibri"/>
                <w:sz w:val="20"/>
                <w:szCs w:val="20"/>
              </w:rPr>
            </w:pPr>
          </w:p>
        </w:tc>
        <w:tc>
          <w:tcPr>
            <w:tcW w:w="2145" w:type="dxa"/>
            <w:gridSpan w:val="2"/>
            <w:vAlign w:val="center"/>
          </w:tcPr>
          <w:p w14:paraId="7D975F52" w14:textId="77777777" w:rsidR="00F5335A" w:rsidRDefault="00F5335A">
            <w:pPr>
              <w:spacing w:after="0" w:line="240" w:lineRule="auto"/>
              <w:jc w:val="right"/>
              <w:rPr>
                <w:rFonts w:ascii="Calibri" w:hAnsi="Calibri" w:cs="Calibri"/>
                <w:sz w:val="20"/>
                <w:szCs w:val="20"/>
              </w:rPr>
            </w:pPr>
          </w:p>
        </w:tc>
        <w:tc>
          <w:tcPr>
            <w:tcW w:w="1186" w:type="dxa"/>
          </w:tcPr>
          <w:p w14:paraId="3330B850" w14:textId="77777777" w:rsidR="00F5335A" w:rsidRDefault="00F5335A">
            <w:pPr>
              <w:spacing w:after="0" w:line="240" w:lineRule="auto"/>
              <w:jc w:val="right"/>
              <w:rPr>
                <w:rFonts w:ascii="Calibri" w:hAnsi="Calibri" w:cs="Calibri"/>
                <w:sz w:val="20"/>
                <w:szCs w:val="20"/>
              </w:rPr>
            </w:pPr>
          </w:p>
        </w:tc>
        <w:tc>
          <w:tcPr>
            <w:tcW w:w="1474" w:type="dxa"/>
          </w:tcPr>
          <w:p w14:paraId="6F1BA1B6" w14:textId="77777777" w:rsidR="00F5335A" w:rsidRDefault="00F5335A">
            <w:pPr>
              <w:spacing w:after="0" w:line="240" w:lineRule="auto"/>
              <w:jc w:val="right"/>
              <w:rPr>
                <w:rFonts w:ascii="Calibri" w:hAnsi="Calibri" w:cs="Calibri"/>
                <w:sz w:val="20"/>
                <w:szCs w:val="20"/>
              </w:rPr>
            </w:pPr>
          </w:p>
        </w:tc>
      </w:tr>
      <w:tr w:rsidR="00F5335A" w14:paraId="27A12F98" w14:textId="77777777">
        <w:tc>
          <w:tcPr>
            <w:tcW w:w="1217" w:type="dxa"/>
            <w:vMerge/>
          </w:tcPr>
          <w:p w14:paraId="33A19EA4" w14:textId="77777777" w:rsidR="00F5335A" w:rsidRDefault="00F5335A">
            <w:pPr>
              <w:spacing w:after="0" w:line="240" w:lineRule="auto"/>
              <w:jc w:val="right"/>
              <w:rPr>
                <w:rFonts w:cs="Calibri"/>
              </w:rPr>
            </w:pPr>
          </w:p>
        </w:tc>
        <w:tc>
          <w:tcPr>
            <w:tcW w:w="2198" w:type="dxa"/>
            <w:vAlign w:val="center"/>
          </w:tcPr>
          <w:p w14:paraId="5A4FBA2A" w14:textId="77777777" w:rsidR="00F5335A" w:rsidRDefault="00795F6F">
            <w:pPr>
              <w:spacing w:after="0" w:line="240" w:lineRule="auto"/>
              <w:rPr>
                <w:rFonts w:ascii="Calibri" w:hAnsi="Calibri" w:cs="Calibri"/>
                <w:sz w:val="20"/>
                <w:szCs w:val="20"/>
              </w:rPr>
            </w:pPr>
            <w:r>
              <w:rPr>
                <w:rFonts w:ascii="Calibri" w:hAnsi="Calibri" w:cs="Calibri"/>
                <w:sz w:val="20"/>
                <w:szCs w:val="20"/>
              </w:rPr>
              <w:t>Anticipated start year of accounting</w:t>
            </w:r>
          </w:p>
        </w:tc>
        <w:tc>
          <w:tcPr>
            <w:tcW w:w="1495" w:type="dxa"/>
          </w:tcPr>
          <w:p w14:paraId="3FA5CD20" w14:textId="77777777" w:rsidR="00F5335A" w:rsidRDefault="00F5335A">
            <w:pPr>
              <w:spacing w:after="0" w:line="240" w:lineRule="auto"/>
              <w:jc w:val="right"/>
              <w:rPr>
                <w:rFonts w:ascii="Calibri" w:hAnsi="Calibri" w:cs="Calibri"/>
                <w:i/>
                <w:color w:val="000000"/>
                <w:sz w:val="20"/>
                <w:szCs w:val="20"/>
              </w:rPr>
            </w:pPr>
          </w:p>
        </w:tc>
        <w:tc>
          <w:tcPr>
            <w:tcW w:w="2145" w:type="dxa"/>
            <w:gridSpan w:val="2"/>
            <w:vAlign w:val="center"/>
          </w:tcPr>
          <w:p w14:paraId="56BB25BB" w14:textId="77777777" w:rsidR="00F5335A" w:rsidRDefault="00795F6F">
            <w:pPr>
              <w:spacing w:after="0" w:line="240" w:lineRule="auto"/>
              <w:jc w:val="right"/>
              <w:rPr>
                <w:rFonts w:ascii="Calibri" w:hAnsi="Calibri" w:cs="Calibri"/>
                <w:i/>
                <w:color w:val="000000"/>
                <w:sz w:val="20"/>
                <w:szCs w:val="20"/>
              </w:rPr>
            </w:pPr>
            <w:r>
              <w:rPr>
                <w:rFonts w:ascii="Calibri" w:hAnsi="Calibri" w:cs="Calibri"/>
                <w:i/>
                <w:color w:val="000000"/>
                <w:sz w:val="20"/>
                <w:szCs w:val="20"/>
              </w:rPr>
              <w:t>2024</w:t>
            </w:r>
          </w:p>
        </w:tc>
        <w:tc>
          <w:tcPr>
            <w:tcW w:w="1186" w:type="dxa"/>
          </w:tcPr>
          <w:p w14:paraId="64A3605B" w14:textId="77777777" w:rsidR="00F5335A" w:rsidRDefault="00F5335A">
            <w:pPr>
              <w:spacing w:after="0" w:line="240" w:lineRule="auto"/>
              <w:jc w:val="right"/>
              <w:rPr>
                <w:rFonts w:ascii="Calibri" w:hAnsi="Calibri" w:cs="Calibri"/>
                <w:i/>
                <w:color w:val="000000"/>
                <w:sz w:val="20"/>
                <w:szCs w:val="20"/>
              </w:rPr>
            </w:pPr>
          </w:p>
        </w:tc>
        <w:tc>
          <w:tcPr>
            <w:tcW w:w="1474" w:type="dxa"/>
          </w:tcPr>
          <w:p w14:paraId="6AB472B3" w14:textId="77777777" w:rsidR="00F5335A" w:rsidRDefault="00F5335A">
            <w:pPr>
              <w:spacing w:after="0" w:line="240" w:lineRule="auto"/>
              <w:jc w:val="right"/>
              <w:rPr>
                <w:rFonts w:ascii="Calibri" w:hAnsi="Calibri" w:cs="Calibri"/>
                <w:i/>
                <w:color w:val="000000"/>
                <w:sz w:val="20"/>
                <w:szCs w:val="20"/>
              </w:rPr>
            </w:pPr>
          </w:p>
        </w:tc>
      </w:tr>
      <w:tr w:rsidR="00F5335A" w14:paraId="07A0E994" w14:textId="77777777">
        <w:tc>
          <w:tcPr>
            <w:tcW w:w="1217" w:type="dxa"/>
            <w:vMerge/>
          </w:tcPr>
          <w:p w14:paraId="6DABA9A4" w14:textId="77777777" w:rsidR="00F5335A" w:rsidRDefault="00F5335A">
            <w:pPr>
              <w:spacing w:after="0" w:line="240" w:lineRule="auto"/>
              <w:jc w:val="right"/>
              <w:rPr>
                <w:rFonts w:cs="Calibri"/>
              </w:rPr>
            </w:pPr>
          </w:p>
        </w:tc>
        <w:tc>
          <w:tcPr>
            <w:tcW w:w="2198" w:type="dxa"/>
            <w:vAlign w:val="center"/>
          </w:tcPr>
          <w:p w14:paraId="6D97E718" w14:textId="77777777" w:rsidR="00F5335A" w:rsidRDefault="00795F6F">
            <w:pPr>
              <w:spacing w:after="0" w:line="240" w:lineRule="auto"/>
              <w:rPr>
                <w:rFonts w:ascii="Calibri" w:hAnsi="Calibri" w:cs="Calibri"/>
                <w:sz w:val="20"/>
                <w:szCs w:val="20"/>
              </w:rPr>
            </w:pPr>
            <w:r>
              <w:rPr>
                <w:rFonts w:ascii="Calibri" w:hAnsi="Calibri" w:cs="Calibri"/>
                <w:bCs/>
                <w:sz w:val="20"/>
                <w:szCs w:val="20"/>
              </w:rPr>
              <w:t>Duration of accounting</w:t>
            </w:r>
          </w:p>
        </w:tc>
        <w:tc>
          <w:tcPr>
            <w:tcW w:w="1495" w:type="dxa"/>
          </w:tcPr>
          <w:p w14:paraId="778980EC" w14:textId="77777777" w:rsidR="00F5335A" w:rsidRDefault="00F5335A">
            <w:pPr>
              <w:spacing w:after="0" w:line="240" w:lineRule="auto"/>
              <w:jc w:val="right"/>
              <w:rPr>
                <w:rFonts w:ascii="Calibri" w:hAnsi="Calibri" w:cs="Calibri"/>
                <w:i/>
                <w:color w:val="000000"/>
                <w:sz w:val="20"/>
                <w:szCs w:val="20"/>
              </w:rPr>
            </w:pPr>
          </w:p>
        </w:tc>
        <w:tc>
          <w:tcPr>
            <w:tcW w:w="2145" w:type="dxa"/>
            <w:gridSpan w:val="2"/>
          </w:tcPr>
          <w:p w14:paraId="7123CBA7" w14:textId="77777777" w:rsidR="00F5335A" w:rsidRDefault="00795F6F">
            <w:pPr>
              <w:spacing w:after="0" w:line="240" w:lineRule="auto"/>
              <w:jc w:val="right"/>
              <w:rPr>
                <w:rFonts w:ascii="Calibri" w:hAnsi="Calibri" w:cs="Calibri"/>
                <w:i/>
                <w:color w:val="000000"/>
                <w:sz w:val="20"/>
                <w:szCs w:val="20"/>
              </w:rPr>
            </w:pPr>
            <w:r>
              <w:rPr>
                <w:rFonts w:ascii="Calibri" w:hAnsi="Calibri" w:cs="Calibri"/>
                <w:i/>
                <w:color w:val="000000"/>
                <w:sz w:val="20"/>
                <w:szCs w:val="20"/>
              </w:rPr>
              <w:t>2027</w:t>
            </w:r>
          </w:p>
        </w:tc>
        <w:tc>
          <w:tcPr>
            <w:tcW w:w="1186" w:type="dxa"/>
          </w:tcPr>
          <w:p w14:paraId="0548B17E" w14:textId="77777777" w:rsidR="00F5335A" w:rsidRDefault="00F5335A">
            <w:pPr>
              <w:spacing w:after="0" w:line="240" w:lineRule="auto"/>
              <w:jc w:val="right"/>
              <w:rPr>
                <w:rFonts w:ascii="Calibri" w:hAnsi="Calibri" w:cs="Calibri"/>
                <w:i/>
                <w:color w:val="000000"/>
                <w:sz w:val="20"/>
                <w:szCs w:val="20"/>
              </w:rPr>
            </w:pPr>
          </w:p>
        </w:tc>
        <w:tc>
          <w:tcPr>
            <w:tcW w:w="1474" w:type="dxa"/>
          </w:tcPr>
          <w:p w14:paraId="50CDF0EF" w14:textId="77777777" w:rsidR="00F5335A" w:rsidRDefault="00F5335A">
            <w:pPr>
              <w:spacing w:after="0" w:line="240" w:lineRule="auto"/>
              <w:jc w:val="right"/>
              <w:rPr>
                <w:rFonts w:ascii="Calibri" w:hAnsi="Calibri" w:cs="Calibri"/>
                <w:i/>
                <w:color w:val="000000"/>
                <w:sz w:val="20"/>
                <w:szCs w:val="20"/>
              </w:rPr>
            </w:pPr>
          </w:p>
        </w:tc>
      </w:tr>
      <w:tr w:rsidR="00F5335A" w14:paraId="53E8A3EB" w14:textId="77777777">
        <w:tc>
          <w:tcPr>
            <w:tcW w:w="1217" w:type="dxa"/>
            <w:vMerge w:val="restart"/>
            <w:shd w:val="clear" w:color="auto" w:fill="BFBFBF" w:themeFill="background1" w:themeFillShade="BF"/>
            <w:vAlign w:val="center"/>
          </w:tcPr>
          <w:p w14:paraId="432D83B2" w14:textId="77777777" w:rsidR="00F5335A" w:rsidRDefault="00795F6F">
            <w:pPr>
              <w:spacing w:after="0" w:line="240" w:lineRule="auto"/>
              <w:jc w:val="center"/>
              <w:rPr>
                <w:rFonts w:cs="Calibri"/>
              </w:rPr>
            </w:pPr>
            <w:r>
              <w:rPr>
                <w:rFonts w:cs="Calibri"/>
              </w:rPr>
              <w:t>Indicator 6.3</w:t>
            </w:r>
          </w:p>
        </w:tc>
        <w:tc>
          <w:tcPr>
            <w:tcW w:w="7024" w:type="dxa"/>
            <w:gridSpan w:val="5"/>
            <w:shd w:val="clear" w:color="auto" w:fill="BFBFBF" w:themeFill="background1" w:themeFillShade="BF"/>
          </w:tcPr>
          <w:p w14:paraId="44220E98" w14:textId="77777777" w:rsidR="00F5335A" w:rsidRDefault="00795F6F">
            <w:pPr>
              <w:spacing w:after="0" w:line="240" w:lineRule="auto"/>
              <w:rPr>
                <w:rFonts w:ascii="Calibri" w:hAnsi="Calibri" w:cs="Calibri"/>
                <w:sz w:val="20"/>
                <w:szCs w:val="20"/>
              </w:rPr>
            </w:pPr>
            <w:r>
              <w:rPr>
                <w:rFonts w:ascii="Calibri" w:hAnsi="Calibri" w:cs="Calibri"/>
                <w:sz w:val="20"/>
                <w:szCs w:val="20"/>
              </w:rPr>
              <w:t>Energy saved</w:t>
            </w:r>
          </w:p>
        </w:tc>
        <w:tc>
          <w:tcPr>
            <w:tcW w:w="1474" w:type="dxa"/>
            <w:shd w:val="clear" w:color="auto" w:fill="BFBFBF" w:themeFill="background1" w:themeFillShade="BF"/>
          </w:tcPr>
          <w:p w14:paraId="6996A945" w14:textId="77777777" w:rsidR="00F5335A" w:rsidRDefault="00795F6F">
            <w:pPr>
              <w:spacing w:after="0" w:line="240" w:lineRule="auto"/>
              <w:jc w:val="right"/>
              <w:rPr>
                <w:rFonts w:ascii="Calibri" w:hAnsi="Calibri" w:cs="Calibri"/>
                <w:sz w:val="20"/>
                <w:szCs w:val="20"/>
              </w:rPr>
            </w:pPr>
            <w:r>
              <w:rPr>
                <w:rFonts w:ascii="Calibri" w:hAnsi="Calibri" w:cs="Calibri"/>
                <w:i/>
                <w:color w:val="000000"/>
                <w:sz w:val="20"/>
                <w:szCs w:val="20"/>
              </w:rPr>
              <w:fldChar w:fldCharType="begin">
                <w:ffData>
                  <w:name w:val="F_GEB_BD_target"/>
                  <w:enabled/>
                  <w:calcOnExit w:val="0"/>
                  <w:textInput/>
                </w:ffData>
              </w:fldChar>
            </w:r>
            <w:r>
              <w:rPr>
                <w:rFonts w:ascii="Calibri" w:hAnsi="Calibri" w:cs="Calibri"/>
                <w:i/>
                <w:color w:val="000000"/>
                <w:sz w:val="20"/>
                <w:szCs w:val="20"/>
              </w:rPr>
              <w:instrText xml:space="preserve"> FORMTEXT </w:instrText>
            </w:r>
            <w:r>
              <w:rPr>
                <w:rFonts w:ascii="Calibri" w:hAnsi="Calibri" w:cs="Calibri"/>
                <w:i/>
                <w:color w:val="000000"/>
                <w:sz w:val="20"/>
                <w:szCs w:val="20"/>
              </w:rPr>
            </w:r>
            <w:r>
              <w:rPr>
                <w:rFonts w:ascii="Calibri" w:hAnsi="Calibri" w:cs="Calibri"/>
                <w:i/>
                <w:color w:val="000000"/>
                <w:sz w:val="20"/>
                <w:szCs w:val="20"/>
              </w:rPr>
              <w:fldChar w:fldCharType="separate"/>
            </w:r>
            <w:r>
              <w:rPr>
                <w:rFonts w:ascii="Calibri" w:hAnsi="Calibri" w:cs="Calibri"/>
                <w:i/>
                <w:color w:val="000000"/>
                <w:sz w:val="20"/>
                <w:szCs w:val="20"/>
              </w:rPr>
              <w:t>     </w:t>
            </w:r>
            <w:r>
              <w:rPr>
                <w:rFonts w:ascii="Calibri" w:hAnsi="Calibri" w:cs="Calibri"/>
                <w:i/>
                <w:color w:val="000000"/>
                <w:sz w:val="20"/>
                <w:szCs w:val="20"/>
              </w:rPr>
              <w:fldChar w:fldCharType="end"/>
            </w:r>
          </w:p>
        </w:tc>
      </w:tr>
      <w:tr w:rsidR="00F5335A" w14:paraId="7E045B1A" w14:textId="77777777">
        <w:trPr>
          <w:trHeight w:val="125"/>
        </w:trPr>
        <w:tc>
          <w:tcPr>
            <w:tcW w:w="1217" w:type="dxa"/>
            <w:vMerge/>
          </w:tcPr>
          <w:p w14:paraId="1EE53EC6" w14:textId="77777777" w:rsidR="00F5335A" w:rsidRDefault="00F5335A">
            <w:pPr>
              <w:spacing w:after="0" w:line="240" w:lineRule="auto"/>
              <w:rPr>
                <w:rFonts w:cs="Calibri"/>
              </w:rPr>
            </w:pPr>
          </w:p>
        </w:tc>
        <w:tc>
          <w:tcPr>
            <w:tcW w:w="2198" w:type="dxa"/>
            <w:vMerge w:val="restart"/>
          </w:tcPr>
          <w:p w14:paraId="5BA5E195" w14:textId="77777777" w:rsidR="00F5335A" w:rsidRDefault="00F5335A">
            <w:pPr>
              <w:spacing w:after="0" w:line="240" w:lineRule="auto"/>
              <w:rPr>
                <w:rFonts w:ascii="Calibri" w:hAnsi="Calibri" w:cs="Calibri"/>
                <w:sz w:val="20"/>
                <w:szCs w:val="20"/>
              </w:rPr>
            </w:pPr>
          </w:p>
        </w:tc>
        <w:tc>
          <w:tcPr>
            <w:tcW w:w="6300" w:type="dxa"/>
            <w:gridSpan w:val="5"/>
          </w:tcPr>
          <w:p w14:paraId="05CBFF0D"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MJ</w:t>
            </w:r>
          </w:p>
        </w:tc>
      </w:tr>
      <w:tr w:rsidR="00F5335A" w14:paraId="7B83FFAC" w14:textId="77777777">
        <w:trPr>
          <w:trHeight w:val="58"/>
        </w:trPr>
        <w:tc>
          <w:tcPr>
            <w:tcW w:w="1217" w:type="dxa"/>
            <w:vMerge/>
          </w:tcPr>
          <w:p w14:paraId="0827FC4B" w14:textId="77777777" w:rsidR="00F5335A" w:rsidRDefault="00F5335A">
            <w:pPr>
              <w:spacing w:after="0" w:line="240" w:lineRule="auto"/>
              <w:rPr>
                <w:rFonts w:cs="Calibri"/>
              </w:rPr>
            </w:pPr>
          </w:p>
        </w:tc>
        <w:tc>
          <w:tcPr>
            <w:tcW w:w="2198" w:type="dxa"/>
            <w:vMerge/>
          </w:tcPr>
          <w:p w14:paraId="010688DD" w14:textId="77777777" w:rsidR="00F5335A" w:rsidRDefault="00F5335A">
            <w:pPr>
              <w:spacing w:after="0" w:line="240" w:lineRule="auto"/>
              <w:rPr>
                <w:rFonts w:ascii="Calibri" w:hAnsi="Calibri" w:cs="Calibri"/>
                <w:sz w:val="20"/>
                <w:szCs w:val="20"/>
              </w:rPr>
            </w:pPr>
          </w:p>
        </w:tc>
        <w:tc>
          <w:tcPr>
            <w:tcW w:w="3640" w:type="dxa"/>
            <w:gridSpan w:val="3"/>
          </w:tcPr>
          <w:p w14:paraId="72BD41ED"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Expected</w:t>
            </w:r>
          </w:p>
        </w:tc>
        <w:tc>
          <w:tcPr>
            <w:tcW w:w="2660" w:type="dxa"/>
            <w:gridSpan w:val="2"/>
          </w:tcPr>
          <w:p w14:paraId="6197116A"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Achieved</w:t>
            </w:r>
          </w:p>
        </w:tc>
      </w:tr>
      <w:tr w:rsidR="00F5335A" w14:paraId="7E8413CA" w14:textId="77777777">
        <w:trPr>
          <w:trHeight w:val="98"/>
        </w:trPr>
        <w:tc>
          <w:tcPr>
            <w:tcW w:w="1217" w:type="dxa"/>
            <w:vMerge/>
          </w:tcPr>
          <w:p w14:paraId="11F46678" w14:textId="77777777" w:rsidR="00F5335A" w:rsidRDefault="00F5335A">
            <w:pPr>
              <w:spacing w:after="0" w:line="240" w:lineRule="auto"/>
              <w:rPr>
                <w:rFonts w:cs="Calibri"/>
              </w:rPr>
            </w:pPr>
          </w:p>
        </w:tc>
        <w:tc>
          <w:tcPr>
            <w:tcW w:w="2198" w:type="dxa"/>
            <w:vMerge/>
          </w:tcPr>
          <w:p w14:paraId="680BBC2B" w14:textId="77777777" w:rsidR="00F5335A" w:rsidRDefault="00F5335A">
            <w:pPr>
              <w:spacing w:after="0" w:line="240" w:lineRule="auto"/>
              <w:rPr>
                <w:rFonts w:ascii="Calibri" w:hAnsi="Calibri" w:cs="Calibri"/>
                <w:sz w:val="20"/>
                <w:szCs w:val="20"/>
              </w:rPr>
            </w:pPr>
          </w:p>
        </w:tc>
        <w:tc>
          <w:tcPr>
            <w:tcW w:w="1495" w:type="dxa"/>
          </w:tcPr>
          <w:p w14:paraId="253EAEC4"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PIF stage</w:t>
            </w:r>
          </w:p>
        </w:tc>
        <w:tc>
          <w:tcPr>
            <w:tcW w:w="2145" w:type="dxa"/>
            <w:gridSpan w:val="2"/>
          </w:tcPr>
          <w:p w14:paraId="70C35351"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Endorsement</w:t>
            </w:r>
            <w:r>
              <w:rPr>
                <w:rStyle w:val="FootnoteReference"/>
                <w:rFonts w:cs="Calibri"/>
                <w:szCs w:val="20"/>
              </w:rPr>
              <w:footnoteReference w:id="27"/>
            </w:r>
          </w:p>
        </w:tc>
        <w:tc>
          <w:tcPr>
            <w:tcW w:w="1186" w:type="dxa"/>
          </w:tcPr>
          <w:p w14:paraId="10603A86"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MTR</w:t>
            </w:r>
          </w:p>
        </w:tc>
        <w:tc>
          <w:tcPr>
            <w:tcW w:w="1474" w:type="dxa"/>
          </w:tcPr>
          <w:p w14:paraId="56B1CFF7"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TE</w:t>
            </w:r>
          </w:p>
        </w:tc>
      </w:tr>
      <w:tr w:rsidR="00F5335A" w14:paraId="0AEAE610" w14:textId="77777777">
        <w:tc>
          <w:tcPr>
            <w:tcW w:w="1217" w:type="dxa"/>
            <w:vMerge/>
          </w:tcPr>
          <w:p w14:paraId="2BF81D27" w14:textId="77777777" w:rsidR="00F5335A" w:rsidRDefault="00F5335A">
            <w:pPr>
              <w:spacing w:after="0" w:line="240" w:lineRule="auto"/>
              <w:jc w:val="right"/>
              <w:rPr>
                <w:rFonts w:cs="Calibri"/>
              </w:rPr>
            </w:pPr>
          </w:p>
        </w:tc>
        <w:tc>
          <w:tcPr>
            <w:tcW w:w="2198" w:type="dxa"/>
            <w:vMerge/>
          </w:tcPr>
          <w:p w14:paraId="688322E1" w14:textId="77777777" w:rsidR="00F5335A" w:rsidRDefault="00F5335A">
            <w:pPr>
              <w:spacing w:after="0" w:line="240" w:lineRule="auto"/>
              <w:jc w:val="right"/>
              <w:rPr>
                <w:rFonts w:ascii="Calibri" w:hAnsi="Calibri" w:cs="Calibri"/>
                <w:sz w:val="20"/>
                <w:szCs w:val="20"/>
              </w:rPr>
            </w:pPr>
          </w:p>
        </w:tc>
        <w:tc>
          <w:tcPr>
            <w:tcW w:w="1495" w:type="dxa"/>
          </w:tcPr>
          <w:p w14:paraId="09DDF70C" w14:textId="77777777" w:rsidR="00F5335A" w:rsidRDefault="00F5335A">
            <w:pPr>
              <w:spacing w:after="0" w:line="240" w:lineRule="auto"/>
              <w:jc w:val="right"/>
              <w:rPr>
                <w:rFonts w:ascii="Calibri" w:hAnsi="Calibri" w:cs="Calibri"/>
                <w:sz w:val="20"/>
                <w:szCs w:val="20"/>
              </w:rPr>
            </w:pPr>
          </w:p>
        </w:tc>
        <w:tc>
          <w:tcPr>
            <w:tcW w:w="2145" w:type="dxa"/>
            <w:gridSpan w:val="2"/>
          </w:tcPr>
          <w:p w14:paraId="235B2AA7"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433.1x10</w:t>
            </w:r>
            <w:r>
              <w:rPr>
                <w:rFonts w:ascii="Calibri" w:hAnsi="Calibri" w:cs="Calibri"/>
                <w:sz w:val="20"/>
                <w:szCs w:val="20"/>
                <w:vertAlign w:val="superscript"/>
              </w:rPr>
              <w:t>12</w:t>
            </w:r>
          </w:p>
        </w:tc>
        <w:tc>
          <w:tcPr>
            <w:tcW w:w="1186" w:type="dxa"/>
          </w:tcPr>
          <w:p w14:paraId="7B801158" w14:textId="77777777" w:rsidR="00F5335A" w:rsidRDefault="00F5335A">
            <w:pPr>
              <w:spacing w:after="0" w:line="240" w:lineRule="auto"/>
              <w:jc w:val="right"/>
              <w:rPr>
                <w:rFonts w:ascii="Calibri" w:hAnsi="Calibri" w:cs="Calibri"/>
                <w:sz w:val="20"/>
                <w:szCs w:val="20"/>
              </w:rPr>
            </w:pPr>
          </w:p>
        </w:tc>
        <w:tc>
          <w:tcPr>
            <w:tcW w:w="1474" w:type="dxa"/>
          </w:tcPr>
          <w:p w14:paraId="7B266483" w14:textId="77777777" w:rsidR="00F5335A" w:rsidRDefault="00F5335A">
            <w:pPr>
              <w:spacing w:after="0" w:line="240" w:lineRule="auto"/>
              <w:jc w:val="right"/>
              <w:rPr>
                <w:rFonts w:ascii="Calibri" w:hAnsi="Calibri" w:cs="Calibri"/>
                <w:sz w:val="20"/>
                <w:szCs w:val="20"/>
              </w:rPr>
            </w:pPr>
          </w:p>
        </w:tc>
      </w:tr>
      <w:tr w:rsidR="00F5335A" w14:paraId="4D474B24" w14:textId="77777777">
        <w:tc>
          <w:tcPr>
            <w:tcW w:w="1217" w:type="dxa"/>
            <w:vMerge w:val="restart"/>
            <w:shd w:val="clear" w:color="auto" w:fill="BFBFBF" w:themeFill="background1" w:themeFillShade="BF"/>
            <w:vAlign w:val="center"/>
          </w:tcPr>
          <w:p w14:paraId="708899A6" w14:textId="77777777" w:rsidR="00F5335A" w:rsidRDefault="00795F6F">
            <w:pPr>
              <w:spacing w:after="0" w:line="240" w:lineRule="auto"/>
              <w:jc w:val="center"/>
              <w:rPr>
                <w:rFonts w:cs="Calibri"/>
              </w:rPr>
            </w:pPr>
            <w:r>
              <w:rPr>
                <w:rFonts w:cs="Calibri"/>
              </w:rPr>
              <w:t>Indicator 6.4</w:t>
            </w:r>
          </w:p>
        </w:tc>
        <w:tc>
          <w:tcPr>
            <w:tcW w:w="7024" w:type="dxa"/>
            <w:gridSpan w:val="5"/>
            <w:shd w:val="clear" w:color="auto" w:fill="BFBFBF" w:themeFill="background1" w:themeFillShade="BF"/>
          </w:tcPr>
          <w:p w14:paraId="437B6B18" w14:textId="77777777" w:rsidR="00F5335A" w:rsidRDefault="00795F6F">
            <w:pPr>
              <w:spacing w:after="0" w:line="240" w:lineRule="auto"/>
              <w:rPr>
                <w:rFonts w:ascii="Calibri" w:hAnsi="Calibri" w:cs="Calibri"/>
                <w:sz w:val="20"/>
                <w:szCs w:val="20"/>
              </w:rPr>
            </w:pPr>
            <w:r>
              <w:rPr>
                <w:rFonts w:ascii="Calibri" w:hAnsi="Calibri" w:cs="Calibri"/>
                <w:sz w:val="20"/>
                <w:szCs w:val="20"/>
              </w:rPr>
              <w:t>Increase in installed renewable energy capacity per technology</w:t>
            </w:r>
            <w:r>
              <w:rPr>
                <w:rStyle w:val="FootnoteReference"/>
                <w:rFonts w:cs="Calibri"/>
                <w:szCs w:val="20"/>
              </w:rPr>
              <w:footnoteReference w:id="28"/>
            </w:r>
          </w:p>
        </w:tc>
        <w:tc>
          <w:tcPr>
            <w:tcW w:w="1474" w:type="dxa"/>
            <w:shd w:val="clear" w:color="auto" w:fill="BFBFBF" w:themeFill="background1" w:themeFillShade="BF"/>
          </w:tcPr>
          <w:p w14:paraId="70C83FDF" w14:textId="77777777" w:rsidR="00F5335A" w:rsidRDefault="00795F6F">
            <w:pPr>
              <w:spacing w:after="0" w:line="240" w:lineRule="auto"/>
              <w:jc w:val="right"/>
              <w:rPr>
                <w:rFonts w:ascii="Calibri" w:hAnsi="Calibri" w:cs="Calibri"/>
                <w:sz w:val="20"/>
                <w:szCs w:val="20"/>
              </w:rPr>
            </w:pPr>
            <w:r>
              <w:rPr>
                <w:rFonts w:ascii="Calibri" w:hAnsi="Calibri" w:cs="Calibri"/>
                <w:i/>
                <w:color w:val="000000"/>
                <w:sz w:val="20"/>
                <w:szCs w:val="20"/>
              </w:rPr>
              <w:fldChar w:fldCharType="begin">
                <w:ffData>
                  <w:name w:val="F_GEB_BD_target"/>
                  <w:enabled/>
                  <w:calcOnExit w:val="0"/>
                  <w:textInput/>
                </w:ffData>
              </w:fldChar>
            </w:r>
            <w:r>
              <w:rPr>
                <w:rFonts w:ascii="Calibri" w:hAnsi="Calibri" w:cs="Calibri"/>
                <w:i/>
                <w:color w:val="000000"/>
                <w:sz w:val="20"/>
                <w:szCs w:val="20"/>
              </w:rPr>
              <w:instrText xml:space="preserve"> FORMTEXT </w:instrText>
            </w:r>
            <w:r>
              <w:rPr>
                <w:rFonts w:ascii="Calibri" w:hAnsi="Calibri" w:cs="Calibri"/>
                <w:i/>
                <w:color w:val="000000"/>
                <w:sz w:val="20"/>
                <w:szCs w:val="20"/>
              </w:rPr>
            </w:r>
            <w:r>
              <w:rPr>
                <w:rFonts w:ascii="Calibri" w:hAnsi="Calibri" w:cs="Calibri"/>
                <w:i/>
                <w:color w:val="000000"/>
                <w:sz w:val="20"/>
                <w:szCs w:val="20"/>
              </w:rPr>
              <w:fldChar w:fldCharType="separate"/>
            </w:r>
            <w:r>
              <w:rPr>
                <w:rFonts w:ascii="Calibri" w:hAnsi="Calibri" w:cs="Calibri"/>
                <w:i/>
                <w:color w:val="000000"/>
                <w:sz w:val="20"/>
                <w:szCs w:val="20"/>
              </w:rPr>
              <w:t>     </w:t>
            </w:r>
            <w:r>
              <w:rPr>
                <w:rFonts w:ascii="Calibri" w:hAnsi="Calibri" w:cs="Calibri"/>
                <w:i/>
                <w:color w:val="000000"/>
                <w:sz w:val="20"/>
                <w:szCs w:val="20"/>
              </w:rPr>
              <w:fldChar w:fldCharType="end"/>
            </w:r>
          </w:p>
        </w:tc>
      </w:tr>
      <w:tr w:rsidR="00F5335A" w14:paraId="69396CF3" w14:textId="77777777">
        <w:trPr>
          <w:trHeight w:val="125"/>
        </w:trPr>
        <w:tc>
          <w:tcPr>
            <w:tcW w:w="1217" w:type="dxa"/>
            <w:vMerge/>
          </w:tcPr>
          <w:p w14:paraId="431A8B1B" w14:textId="77777777" w:rsidR="00F5335A" w:rsidRDefault="00F5335A">
            <w:pPr>
              <w:spacing w:after="0" w:line="240" w:lineRule="auto"/>
              <w:rPr>
                <w:rFonts w:cs="Calibri"/>
              </w:rPr>
            </w:pPr>
          </w:p>
        </w:tc>
        <w:tc>
          <w:tcPr>
            <w:tcW w:w="2198" w:type="dxa"/>
            <w:vMerge w:val="restart"/>
            <w:vAlign w:val="center"/>
          </w:tcPr>
          <w:p w14:paraId="6C575B47"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Technology</w:t>
            </w:r>
          </w:p>
        </w:tc>
        <w:tc>
          <w:tcPr>
            <w:tcW w:w="6300" w:type="dxa"/>
            <w:gridSpan w:val="5"/>
          </w:tcPr>
          <w:p w14:paraId="6E55B624"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Capacity (MW)</w:t>
            </w:r>
          </w:p>
        </w:tc>
      </w:tr>
      <w:tr w:rsidR="00F5335A" w14:paraId="468A540F" w14:textId="77777777">
        <w:trPr>
          <w:trHeight w:val="58"/>
        </w:trPr>
        <w:tc>
          <w:tcPr>
            <w:tcW w:w="1217" w:type="dxa"/>
            <w:vMerge/>
          </w:tcPr>
          <w:p w14:paraId="5B159971" w14:textId="77777777" w:rsidR="00F5335A" w:rsidRDefault="00F5335A">
            <w:pPr>
              <w:spacing w:after="0" w:line="240" w:lineRule="auto"/>
              <w:rPr>
                <w:rFonts w:cs="Calibri"/>
              </w:rPr>
            </w:pPr>
          </w:p>
        </w:tc>
        <w:tc>
          <w:tcPr>
            <w:tcW w:w="2198" w:type="dxa"/>
            <w:vMerge/>
          </w:tcPr>
          <w:p w14:paraId="66AC64DB" w14:textId="77777777" w:rsidR="00F5335A" w:rsidRDefault="00F5335A">
            <w:pPr>
              <w:spacing w:after="0" w:line="240" w:lineRule="auto"/>
              <w:rPr>
                <w:rFonts w:ascii="Calibri" w:hAnsi="Calibri" w:cs="Calibri"/>
                <w:sz w:val="20"/>
                <w:szCs w:val="20"/>
              </w:rPr>
            </w:pPr>
          </w:p>
        </w:tc>
        <w:tc>
          <w:tcPr>
            <w:tcW w:w="3640" w:type="dxa"/>
            <w:gridSpan w:val="3"/>
          </w:tcPr>
          <w:p w14:paraId="7EA61978"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Expected</w:t>
            </w:r>
          </w:p>
        </w:tc>
        <w:tc>
          <w:tcPr>
            <w:tcW w:w="2660" w:type="dxa"/>
            <w:gridSpan w:val="2"/>
          </w:tcPr>
          <w:p w14:paraId="452C10B9"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Achieved</w:t>
            </w:r>
          </w:p>
        </w:tc>
      </w:tr>
      <w:tr w:rsidR="00F5335A" w14:paraId="13E252AA" w14:textId="77777777">
        <w:trPr>
          <w:trHeight w:val="89"/>
        </w:trPr>
        <w:tc>
          <w:tcPr>
            <w:tcW w:w="1217" w:type="dxa"/>
            <w:vMerge/>
          </w:tcPr>
          <w:p w14:paraId="43C7AEE5" w14:textId="77777777" w:rsidR="00F5335A" w:rsidRDefault="00F5335A">
            <w:pPr>
              <w:spacing w:after="0" w:line="240" w:lineRule="auto"/>
              <w:rPr>
                <w:rFonts w:cs="Calibri"/>
              </w:rPr>
            </w:pPr>
          </w:p>
        </w:tc>
        <w:tc>
          <w:tcPr>
            <w:tcW w:w="2198" w:type="dxa"/>
            <w:vMerge/>
          </w:tcPr>
          <w:p w14:paraId="5E8D7329" w14:textId="77777777" w:rsidR="00F5335A" w:rsidRDefault="00F5335A">
            <w:pPr>
              <w:spacing w:after="0" w:line="240" w:lineRule="auto"/>
              <w:rPr>
                <w:rFonts w:ascii="Calibri" w:hAnsi="Calibri" w:cs="Calibri"/>
                <w:sz w:val="20"/>
                <w:szCs w:val="20"/>
              </w:rPr>
            </w:pPr>
          </w:p>
        </w:tc>
        <w:tc>
          <w:tcPr>
            <w:tcW w:w="1495" w:type="dxa"/>
          </w:tcPr>
          <w:p w14:paraId="7387E247"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PIF stage</w:t>
            </w:r>
          </w:p>
        </w:tc>
        <w:tc>
          <w:tcPr>
            <w:tcW w:w="2145" w:type="dxa"/>
            <w:gridSpan w:val="2"/>
          </w:tcPr>
          <w:p w14:paraId="3F00BDB2"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Endorsement</w:t>
            </w:r>
          </w:p>
        </w:tc>
        <w:tc>
          <w:tcPr>
            <w:tcW w:w="1186" w:type="dxa"/>
          </w:tcPr>
          <w:p w14:paraId="1A7A31E7"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MTR</w:t>
            </w:r>
          </w:p>
        </w:tc>
        <w:tc>
          <w:tcPr>
            <w:tcW w:w="1474" w:type="dxa"/>
          </w:tcPr>
          <w:p w14:paraId="5CD93565"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TE</w:t>
            </w:r>
          </w:p>
        </w:tc>
      </w:tr>
      <w:tr w:rsidR="00F5335A" w14:paraId="0E618540" w14:textId="77777777">
        <w:tc>
          <w:tcPr>
            <w:tcW w:w="1217" w:type="dxa"/>
            <w:vMerge/>
          </w:tcPr>
          <w:p w14:paraId="6C89F79B" w14:textId="77777777" w:rsidR="00F5335A" w:rsidRDefault="00F5335A">
            <w:pPr>
              <w:spacing w:after="0" w:line="240" w:lineRule="auto"/>
              <w:jc w:val="right"/>
              <w:rPr>
                <w:rFonts w:cs="Calibri"/>
              </w:rPr>
            </w:pPr>
          </w:p>
        </w:tc>
        <w:tc>
          <w:tcPr>
            <w:tcW w:w="2198" w:type="dxa"/>
          </w:tcPr>
          <w:p w14:paraId="03ECE9D3" w14:textId="77777777" w:rsidR="00F5335A" w:rsidRDefault="00F5335A">
            <w:pPr>
              <w:spacing w:after="0" w:line="240" w:lineRule="auto"/>
              <w:rPr>
                <w:rFonts w:ascii="Calibri" w:hAnsi="Calibri" w:cs="Calibri"/>
                <w:sz w:val="20"/>
                <w:szCs w:val="20"/>
              </w:rPr>
            </w:pPr>
          </w:p>
        </w:tc>
        <w:tc>
          <w:tcPr>
            <w:tcW w:w="1495" w:type="dxa"/>
          </w:tcPr>
          <w:p w14:paraId="32D30883" w14:textId="77777777" w:rsidR="00F5335A" w:rsidRDefault="00F5335A">
            <w:pPr>
              <w:spacing w:after="0" w:line="240" w:lineRule="auto"/>
              <w:jc w:val="right"/>
              <w:rPr>
                <w:rFonts w:ascii="Calibri" w:hAnsi="Calibri" w:cs="Calibri"/>
                <w:sz w:val="20"/>
                <w:szCs w:val="20"/>
              </w:rPr>
            </w:pPr>
          </w:p>
        </w:tc>
        <w:tc>
          <w:tcPr>
            <w:tcW w:w="2145" w:type="dxa"/>
            <w:gridSpan w:val="2"/>
            <w:vAlign w:val="center"/>
          </w:tcPr>
          <w:p w14:paraId="64FA60A8" w14:textId="77777777" w:rsidR="00F5335A" w:rsidRDefault="00F5335A">
            <w:pPr>
              <w:spacing w:after="0" w:line="240" w:lineRule="auto"/>
              <w:jc w:val="right"/>
              <w:rPr>
                <w:rFonts w:ascii="Calibri" w:hAnsi="Calibri" w:cs="Calibri"/>
                <w:iCs/>
                <w:sz w:val="20"/>
                <w:szCs w:val="20"/>
              </w:rPr>
            </w:pPr>
          </w:p>
        </w:tc>
        <w:tc>
          <w:tcPr>
            <w:tcW w:w="1186" w:type="dxa"/>
          </w:tcPr>
          <w:p w14:paraId="745AE96A" w14:textId="77777777" w:rsidR="00F5335A" w:rsidRDefault="00F5335A">
            <w:pPr>
              <w:spacing w:after="0" w:line="240" w:lineRule="auto"/>
              <w:jc w:val="right"/>
              <w:rPr>
                <w:rFonts w:ascii="Calibri" w:hAnsi="Calibri" w:cs="Calibri"/>
                <w:sz w:val="20"/>
                <w:szCs w:val="20"/>
              </w:rPr>
            </w:pPr>
          </w:p>
        </w:tc>
        <w:tc>
          <w:tcPr>
            <w:tcW w:w="1474" w:type="dxa"/>
          </w:tcPr>
          <w:p w14:paraId="5EB98649" w14:textId="77777777" w:rsidR="00F5335A" w:rsidRDefault="00F5335A">
            <w:pPr>
              <w:spacing w:after="0" w:line="240" w:lineRule="auto"/>
              <w:jc w:val="right"/>
              <w:rPr>
                <w:rFonts w:ascii="Calibri" w:hAnsi="Calibri" w:cs="Calibri"/>
                <w:sz w:val="20"/>
                <w:szCs w:val="20"/>
              </w:rPr>
            </w:pPr>
          </w:p>
        </w:tc>
      </w:tr>
      <w:tr w:rsidR="00F5335A" w14:paraId="62E54946" w14:textId="77777777">
        <w:tc>
          <w:tcPr>
            <w:tcW w:w="1217" w:type="dxa"/>
            <w:vMerge w:val="restart"/>
            <w:shd w:val="clear" w:color="auto" w:fill="D9D9D9" w:themeFill="background1" w:themeFillShade="D9"/>
            <w:vAlign w:val="center"/>
          </w:tcPr>
          <w:p w14:paraId="4E419CD9" w14:textId="77777777" w:rsidR="00F5335A" w:rsidRDefault="00795F6F">
            <w:pPr>
              <w:spacing w:after="0" w:line="240" w:lineRule="auto"/>
              <w:jc w:val="center"/>
              <w:rPr>
                <w:rFonts w:cs="Calibri"/>
                <w:b/>
              </w:rPr>
            </w:pPr>
            <w:r>
              <w:rPr>
                <w:rFonts w:cs="Calibri"/>
                <w:b/>
              </w:rPr>
              <w:t>Core Indicator 11</w:t>
            </w:r>
          </w:p>
        </w:tc>
        <w:tc>
          <w:tcPr>
            <w:tcW w:w="7024" w:type="dxa"/>
            <w:gridSpan w:val="5"/>
            <w:shd w:val="clear" w:color="auto" w:fill="D9D9D9" w:themeFill="background1" w:themeFillShade="D9"/>
          </w:tcPr>
          <w:p w14:paraId="462B1E4D" w14:textId="77777777" w:rsidR="00F5335A" w:rsidRDefault="00795F6F">
            <w:pPr>
              <w:spacing w:after="0" w:line="240" w:lineRule="auto"/>
              <w:rPr>
                <w:rFonts w:ascii="Calibri" w:hAnsi="Calibri" w:cs="Calibri"/>
                <w:b/>
                <w:sz w:val="20"/>
                <w:szCs w:val="20"/>
              </w:rPr>
            </w:pPr>
            <w:r>
              <w:rPr>
                <w:rFonts w:ascii="Calibri" w:hAnsi="Calibri" w:cs="Calibri"/>
                <w:b/>
                <w:sz w:val="20"/>
                <w:szCs w:val="20"/>
              </w:rPr>
              <w:t>Number of direct beneficiaries disaggregated by gender as co-benefit of GEF investment</w:t>
            </w:r>
          </w:p>
        </w:tc>
        <w:tc>
          <w:tcPr>
            <w:tcW w:w="1474" w:type="dxa"/>
            <w:shd w:val="clear" w:color="auto" w:fill="D9D9D9" w:themeFill="background1" w:themeFillShade="D9"/>
          </w:tcPr>
          <w:p w14:paraId="7F365845" w14:textId="77777777" w:rsidR="00F5335A" w:rsidRDefault="00795F6F">
            <w:pPr>
              <w:spacing w:after="0" w:line="240" w:lineRule="auto"/>
              <w:jc w:val="right"/>
              <w:rPr>
                <w:rFonts w:ascii="Calibri" w:hAnsi="Calibri" w:cs="Calibri"/>
                <w:b/>
                <w:sz w:val="20"/>
                <w:szCs w:val="20"/>
              </w:rPr>
            </w:pPr>
            <w:r>
              <w:rPr>
                <w:rFonts w:ascii="Calibri" w:hAnsi="Calibri" w:cs="Calibri"/>
                <w:b/>
                <w:i/>
                <w:color w:val="000000"/>
                <w:sz w:val="20"/>
                <w:szCs w:val="20"/>
              </w:rPr>
              <w:fldChar w:fldCharType="begin">
                <w:ffData>
                  <w:name w:val=""/>
                  <w:enabled/>
                  <w:calcOnExit w:val="0"/>
                  <w:textInput>
                    <w:default w:val="(Number)"/>
                  </w:textInput>
                </w:ffData>
              </w:fldChar>
            </w:r>
            <w:r>
              <w:rPr>
                <w:rFonts w:ascii="Calibri" w:hAnsi="Calibri" w:cs="Calibri"/>
                <w:b/>
                <w:i/>
                <w:color w:val="000000"/>
                <w:sz w:val="20"/>
                <w:szCs w:val="20"/>
              </w:rPr>
              <w:instrText xml:space="preserve"> FORMTEXT </w:instrText>
            </w:r>
            <w:r>
              <w:rPr>
                <w:rFonts w:ascii="Calibri" w:hAnsi="Calibri" w:cs="Calibri"/>
                <w:b/>
                <w:i/>
                <w:color w:val="000000"/>
                <w:sz w:val="20"/>
                <w:szCs w:val="20"/>
              </w:rPr>
            </w:r>
            <w:r>
              <w:rPr>
                <w:rFonts w:ascii="Calibri" w:hAnsi="Calibri" w:cs="Calibri"/>
                <w:b/>
                <w:i/>
                <w:color w:val="000000"/>
                <w:sz w:val="20"/>
                <w:szCs w:val="20"/>
              </w:rPr>
              <w:fldChar w:fldCharType="separate"/>
            </w:r>
            <w:r>
              <w:rPr>
                <w:rFonts w:ascii="Calibri" w:hAnsi="Calibri" w:cs="Calibri"/>
                <w:b/>
                <w:i/>
                <w:color w:val="000000"/>
                <w:sz w:val="20"/>
                <w:szCs w:val="20"/>
              </w:rPr>
              <w:t>(Number)</w:t>
            </w:r>
            <w:r>
              <w:rPr>
                <w:rFonts w:ascii="Calibri" w:hAnsi="Calibri" w:cs="Calibri"/>
                <w:b/>
                <w:i/>
                <w:color w:val="000000"/>
                <w:sz w:val="20"/>
                <w:szCs w:val="20"/>
              </w:rPr>
              <w:fldChar w:fldCharType="end"/>
            </w:r>
          </w:p>
        </w:tc>
      </w:tr>
      <w:tr w:rsidR="00F5335A" w14:paraId="1497CBB7" w14:textId="77777777">
        <w:trPr>
          <w:trHeight w:val="58"/>
        </w:trPr>
        <w:tc>
          <w:tcPr>
            <w:tcW w:w="1217" w:type="dxa"/>
            <w:vMerge/>
          </w:tcPr>
          <w:p w14:paraId="1138E62A" w14:textId="77777777" w:rsidR="00F5335A" w:rsidRDefault="00F5335A">
            <w:pPr>
              <w:spacing w:after="0" w:line="240" w:lineRule="auto"/>
              <w:rPr>
                <w:rFonts w:cs="Calibri"/>
              </w:rPr>
            </w:pPr>
          </w:p>
        </w:tc>
        <w:tc>
          <w:tcPr>
            <w:tcW w:w="2198" w:type="dxa"/>
            <w:vMerge w:val="restart"/>
          </w:tcPr>
          <w:p w14:paraId="4EE283AB" w14:textId="77777777" w:rsidR="00F5335A" w:rsidRDefault="00F5335A">
            <w:pPr>
              <w:spacing w:after="0" w:line="240" w:lineRule="auto"/>
              <w:rPr>
                <w:rFonts w:ascii="Calibri" w:hAnsi="Calibri" w:cs="Calibri"/>
                <w:sz w:val="20"/>
                <w:szCs w:val="20"/>
              </w:rPr>
            </w:pPr>
          </w:p>
        </w:tc>
        <w:tc>
          <w:tcPr>
            <w:tcW w:w="6300" w:type="dxa"/>
            <w:gridSpan w:val="5"/>
          </w:tcPr>
          <w:p w14:paraId="62E2099E"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 xml:space="preserve">Number </w:t>
            </w:r>
          </w:p>
        </w:tc>
      </w:tr>
      <w:tr w:rsidR="00F5335A" w14:paraId="3B8B0122" w14:textId="77777777">
        <w:trPr>
          <w:trHeight w:val="161"/>
        </w:trPr>
        <w:tc>
          <w:tcPr>
            <w:tcW w:w="1217" w:type="dxa"/>
            <w:vMerge/>
          </w:tcPr>
          <w:p w14:paraId="1E6EF2BD" w14:textId="77777777" w:rsidR="00F5335A" w:rsidRDefault="00F5335A">
            <w:pPr>
              <w:spacing w:after="0" w:line="240" w:lineRule="auto"/>
              <w:rPr>
                <w:rFonts w:cs="Calibri"/>
              </w:rPr>
            </w:pPr>
          </w:p>
        </w:tc>
        <w:tc>
          <w:tcPr>
            <w:tcW w:w="2198" w:type="dxa"/>
            <w:vMerge/>
          </w:tcPr>
          <w:p w14:paraId="21630C89" w14:textId="77777777" w:rsidR="00F5335A" w:rsidRDefault="00F5335A">
            <w:pPr>
              <w:spacing w:after="0" w:line="240" w:lineRule="auto"/>
              <w:rPr>
                <w:rFonts w:ascii="Calibri" w:hAnsi="Calibri" w:cs="Calibri"/>
                <w:sz w:val="20"/>
                <w:szCs w:val="20"/>
              </w:rPr>
            </w:pPr>
          </w:p>
        </w:tc>
        <w:tc>
          <w:tcPr>
            <w:tcW w:w="3640" w:type="dxa"/>
            <w:gridSpan w:val="3"/>
          </w:tcPr>
          <w:p w14:paraId="6FE4AF5F"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Expected</w:t>
            </w:r>
          </w:p>
        </w:tc>
        <w:tc>
          <w:tcPr>
            <w:tcW w:w="2660" w:type="dxa"/>
            <w:gridSpan w:val="2"/>
          </w:tcPr>
          <w:p w14:paraId="3328B3EB" w14:textId="77777777" w:rsidR="00F5335A" w:rsidRDefault="00795F6F">
            <w:pPr>
              <w:spacing w:after="0" w:line="240" w:lineRule="auto"/>
              <w:jc w:val="center"/>
              <w:rPr>
                <w:rFonts w:ascii="Calibri" w:hAnsi="Calibri" w:cs="Calibri"/>
                <w:sz w:val="20"/>
                <w:szCs w:val="20"/>
              </w:rPr>
            </w:pPr>
            <w:r>
              <w:rPr>
                <w:rFonts w:ascii="Calibri" w:hAnsi="Calibri" w:cs="Calibri"/>
                <w:sz w:val="20"/>
                <w:szCs w:val="20"/>
              </w:rPr>
              <w:t>Achieved</w:t>
            </w:r>
          </w:p>
        </w:tc>
      </w:tr>
      <w:tr w:rsidR="00F5335A" w14:paraId="1AFB8743" w14:textId="77777777">
        <w:tc>
          <w:tcPr>
            <w:tcW w:w="1217" w:type="dxa"/>
            <w:vMerge/>
          </w:tcPr>
          <w:p w14:paraId="5EB7491F" w14:textId="77777777" w:rsidR="00F5335A" w:rsidRDefault="00F5335A">
            <w:pPr>
              <w:spacing w:after="0" w:line="240" w:lineRule="auto"/>
              <w:jc w:val="right"/>
              <w:rPr>
                <w:rFonts w:cs="Calibri"/>
              </w:rPr>
            </w:pPr>
          </w:p>
        </w:tc>
        <w:tc>
          <w:tcPr>
            <w:tcW w:w="2198" w:type="dxa"/>
            <w:vMerge/>
          </w:tcPr>
          <w:p w14:paraId="387D06F3" w14:textId="77777777" w:rsidR="00F5335A" w:rsidRDefault="00F5335A">
            <w:pPr>
              <w:spacing w:after="0" w:line="240" w:lineRule="auto"/>
              <w:jc w:val="right"/>
              <w:rPr>
                <w:rFonts w:ascii="Calibri" w:hAnsi="Calibri" w:cs="Calibri"/>
                <w:sz w:val="20"/>
                <w:szCs w:val="20"/>
              </w:rPr>
            </w:pPr>
          </w:p>
        </w:tc>
        <w:tc>
          <w:tcPr>
            <w:tcW w:w="1495" w:type="dxa"/>
          </w:tcPr>
          <w:p w14:paraId="2F806634"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PIF stage</w:t>
            </w:r>
          </w:p>
        </w:tc>
        <w:tc>
          <w:tcPr>
            <w:tcW w:w="2145" w:type="dxa"/>
            <w:gridSpan w:val="2"/>
          </w:tcPr>
          <w:p w14:paraId="6BDDAF21"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Endorsement</w:t>
            </w:r>
          </w:p>
        </w:tc>
        <w:tc>
          <w:tcPr>
            <w:tcW w:w="1186" w:type="dxa"/>
          </w:tcPr>
          <w:p w14:paraId="329487D0"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MTR</w:t>
            </w:r>
          </w:p>
        </w:tc>
        <w:tc>
          <w:tcPr>
            <w:tcW w:w="1474" w:type="dxa"/>
          </w:tcPr>
          <w:p w14:paraId="072B161A"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rPr>
              <w:t>TE</w:t>
            </w:r>
          </w:p>
        </w:tc>
      </w:tr>
      <w:tr w:rsidR="00F5335A" w14:paraId="31AC45C9" w14:textId="77777777">
        <w:tc>
          <w:tcPr>
            <w:tcW w:w="1217" w:type="dxa"/>
            <w:vMerge/>
          </w:tcPr>
          <w:p w14:paraId="3E80E870" w14:textId="77777777" w:rsidR="00F5335A" w:rsidRDefault="00F5335A">
            <w:pPr>
              <w:spacing w:after="0" w:line="240" w:lineRule="auto"/>
              <w:jc w:val="right"/>
              <w:rPr>
                <w:rFonts w:cs="Calibri"/>
              </w:rPr>
            </w:pPr>
          </w:p>
        </w:tc>
        <w:tc>
          <w:tcPr>
            <w:tcW w:w="2198" w:type="dxa"/>
            <w:vAlign w:val="center"/>
          </w:tcPr>
          <w:p w14:paraId="7261D505" w14:textId="77777777" w:rsidR="00F5335A" w:rsidRDefault="00795F6F">
            <w:pPr>
              <w:spacing w:after="0" w:line="240" w:lineRule="auto"/>
              <w:rPr>
                <w:rFonts w:ascii="Calibri" w:hAnsi="Calibri" w:cs="Calibri"/>
                <w:sz w:val="20"/>
                <w:szCs w:val="20"/>
              </w:rPr>
            </w:pPr>
            <w:r>
              <w:rPr>
                <w:rFonts w:ascii="Calibri" w:hAnsi="Calibri" w:cs="Calibri"/>
                <w:sz w:val="20"/>
                <w:szCs w:val="20"/>
              </w:rPr>
              <w:t>Female</w:t>
            </w:r>
          </w:p>
        </w:tc>
        <w:tc>
          <w:tcPr>
            <w:tcW w:w="1495" w:type="dxa"/>
            <w:shd w:val="clear" w:color="auto" w:fill="auto"/>
          </w:tcPr>
          <w:p w14:paraId="2E3613D5" w14:textId="77777777" w:rsidR="00F5335A" w:rsidRDefault="00795F6F">
            <w:pPr>
              <w:spacing w:after="0" w:line="240" w:lineRule="auto"/>
              <w:jc w:val="right"/>
              <w:rPr>
                <w:rFonts w:ascii="Calibri" w:hAnsi="Calibri" w:cs="Calibri"/>
                <w:sz w:val="20"/>
                <w:szCs w:val="20"/>
                <w:lang w:eastAsia="zh-CN"/>
              </w:rPr>
            </w:pPr>
            <w:r>
              <w:rPr>
                <w:rFonts w:ascii="Calibri" w:hAnsi="Calibri" w:cs="Calibri"/>
                <w:sz w:val="20"/>
                <w:szCs w:val="20"/>
                <w:lang w:eastAsia="zh-CN"/>
              </w:rPr>
              <w:t>600,000</w:t>
            </w:r>
          </w:p>
        </w:tc>
        <w:tc>
          <w:tcPr>
            <w:tcW w:w="2145" w:type="dxa"/>
            <w:gridSpan w:val="2"/>
          </w:tcPr>
          <w:p w14:paraId="6BA3A552"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lang w:eastAsia="zh-CN"/>
              </w:rPr>
              <w:t>600,000</w:t>
            </w:r>
          </w:p>
        </w:tc>
        <w:tc>
          <w:tcPr>
            <w:tcW w:w="1186" w:type="dxa"/>
          </w:tcPr>
          <w:p w14:paraId="000A3DEB"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lang w:eastAsia="zh-CN"/>
              </w:rPr>
              <w:t>150,000</w:t>
            </w:r>
          </w:p>
        </w:tc>
        <w:tc>
          <w:tcPr>
            <w:tcW w:w="1474" w:type="dxa"/>
          </w:tcPr>
          <w:p w14:paraId="23F60F0E" w14:textId="77777777" w:rsidR="00F5335A" w:rsidRDefault="00795F6F">
            <w:pPr>
              <w:spacing w:after="0" w:line="240" w:lineRule="auto"/>
              <w:jc w:val="right"/>
              <w:rPr>
                <w:rFonts w:ascii="Calibri" w:hAnsi="Calibri" w:cs="Calibri"/>
                <w:sz w:val="20"/>
                <w:szCs w:val="20"/>
              </w:rPr>
            </w:pPr>
            <w:r>
              <w:rPr>
                <w:rFonts w:ascii="Calibri" w:hAnsi="Calibri" w:cs="Calibri"/>
                <w:sz w:val="20"/>
                <w:szCs w:val="20"/>
                <w:lang w:eastAsia="zh-CN"/>
              </w:rPr>
              <w:t>600,000</w:t>
            </w:r>
          </w:p>
        </w:tc>
      </w:tr>
      <w:tr w:rsidR="00F5335A" w14:paraId="7853EBF4" w14:textId="77777777">
        <w:tc>
          <w:tcPr>
            <w:tcW w:w="1217" w:type="dxa"/>
            <w:vMerge/>
          </w:tcPr>
          <w:p w14:paraId="38FDEBE3" w14:textId="77777777" w:rsidR="00F5335A" w:rsidRDefault="00F5335A">
            <w:pPr>
              <w:spacing w:after="0" w:line="240" w:lineRule="auto"/>
              <w:jc w:val="right"/>
              <w:rPr>
                <w:rFonts w:cs="Calibri"/>
              </w:rPr>
            </w:pPr>
          </w:p>
        </w:tc>
        <w:tc>
          <w:tcPr>
            <w:tcW w:w="2198" w:type="dxa"/>
            <w:vAlign w:val="center"/>
          </w:tcPr>
          <w:p w14:paraId="004F4254" w14:textId="77777777" w:rsidR="00F5335A" w:rsidRDefault="00795F6F">
            <w:pPr>
              <w:spacing w:after="0" w:line="240" w:lineRule="auto"/>
              <w:rPr>
                <w:rFonts w:ascii="Calibri" w:hAnsi="Calibri" w:cs="Calibri"/>
                <w:sz w:val="20"/>
                <w:szCs w:val="20"/>
              </w:rPr>
            </w:pPr>
            <w:r>
              <w:rPr>
                <w:rFonts w:ascii="Calibri" w:hAnsi="Calibri" w:cs="Calibri"/>
                <w:sz w:val="20"/>
                <w:szCs w:val="20"/>
              </w:rPr>
              <w:t>Male</w:t>
            </w:r>
          </w:p>
        </w:tc>
        <w:tc>
          <w:tcPr>
            <w:tcW w:w="1495" w:type="dxa"/>
            <w:shd w:val="clear" w:color="auto" w:fill="auto"/>
          </w:tcPr>
          <w:p w14:paraId="7BB04257" w14:textId="77777777" w:rsidR="00F5335A" w:rsidRDefault="00795F6F">
            <w:pPr>
              <w:spacing w:after="0" w:line="240" w:lineRule="auto"/>
              <w:jc w:val="right"/>
              <w:rPr>
                <w:rFonts w:ascii="Calibri" w:hAnsi="Calibri" w:cs="Calibri"/>
                <w:color w:val="000000"/>
                <w:sz w:val="20"/>
                <w:szCs w:val="20"/>
                <w:lang w:eastAsia="zh-CN"/>
              </w:rPr>
            </w:pPr>
            <w:r>
              <w:rPr>
                <w:rFonts w:ascii="Calibri" w:hAnsi="Calibri" w:cs="Calibri"/>
                <w:color w:val="000000"/>
                <w:sz w:val="20"/>
                <w:szCs w:val="20"/>
                <w:lang w:eastAsia="zh-CN"/>
              </w:rPr>
              <w:t>60K -1,000K</w:t>
            </w:r>
          </w:p>
        </w:tc>
        <w:tc>
          <w:tcPr>
            <w:tcW w:w="2145" w:type="dxa"/>
            <w:gridSpan w:val="2"/>
          </w:tcPr>
          <w:p w14:paraId="33EDFBCB"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600,000-1,000,000</w:t>
            </w:r>
          </w:p>
        </w:tc>
        <w:tc>
          <w:tcPr>
            <w:tcW w:w="1186" w:type="dxa"/>
          </w:tcPr>
          <w:p w14:paraId="4BE16A18"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150K -250K</w:t>
            </w:r>
          </w:p>
        </w:tc>
        <w:tc>
          <w:tcPr>
            <w:tcW w:w="1474" w:type="dxa"/>
          </w:tcPr>
          <w:p w14:paraId="21B00246"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600K-1,000K</w:t>
            </w:r>
          </w:p>
        </w:tc>
      </w:tr>
      <w:tr w:rsidR="00F5335A" w14:paraId="552B7F6F" w14:textId="77777777">
        <w:tc>
          <w:tcPr>
            <w:tcW w:w="1217" w:type="dxa"/>
            <w:vMerge/>
          </w:tcPr>
          <w:p w14:paraId="468FD624" w14:textId="77777777" w:rsidR="00F5335A" w:rsidRDefault="00F5335A">
            <w:pPr>
              <w:spacing w:after="0" w:line="240" w:lineRule="auto"/>
              <w:jc w:val="right"/>
              <w:rPr>
                <w:rFonts w:cs="Calibri"/>
              </w:rPr>
            </w:pPr>
          </w:p>
        </w:tc>
        <w:tc>
          <w:tcPr>
            <w:tcW w:w="2198" w:type="dxa"/>
            <w:vAlign w:val="center"/>
          </w:tcPr>
          <w:p w14:paraId="17170F81" w14:textId="77777777" w:rsidR="00F5335A" w:rsidRDefault="00795F6F">
            <w:pPr>
              <w:spacing w:after="0" w:line="240" w:lineRule="auto"/>
              <w:rPr>
                <w:rFonts w:ascii="Calibri" w:hAnsi="Calibri" w:cs="Calibri"/>
                <w:sz w:val="20"/>
                <w:szCs w:val="20"/>
              </w:rPr>
            </w:pPr>
            <w:r>
              <w:rPr>
                <w:rFonts w:ascii="Calibri" w:hAnsi="Calibri" w:cs="Calibri"/>
                <w:i/>
                <w:color w:val="000000"/>
                <w:sz w:val="20"/>
                <w:szCs w:val="20"/>
              </w:rPr>
              <w:t>Total</w:t>
            </w:r>
          </w:p>
        </w:tc>
        <w:tc>
          <w:tcPr>
            <w:tcW w:w="1495" w:type="dxa"/>
            <w:shd w:val="clear" w:color="auto" w:fill="auto"/>
          </w:tcPr>
          <w:p w14:paraId="6ABA74F8"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1,200K-1,600K</w:t>
            </w:r>
          </w:p>
        </w:tc>
        <w:tc>
          <w:tcPr>
            <w:tcW w:w="2145" w:type="dxa"/>
            <w:gridSpan w:val="2"/>
          </w:tcPr>
          <w:p w14:paraId="0E263546"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1,200,000-1,600,000</w:t>
            </w:r>
          </w:p>
        </w:tc>
        <w:tc>
          <w:tcPr>
            <w:tcW w:w="1186" w:type="dxa"/>
          </w:tcPr>
          <w:p w14:paraId="6AD67679"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300K-400K</w:t>
            </w:r>
          </w:p>
        </w:tc>
        <w:tc>
          <w:tcPr>
            <w:tcW w:w="1474" w:type="dxa"/>
          </w:tcPr>
          <w:p w14:paraId="408BFB11" w14:textId="77777777" w:rsidR="00F5335A" w:rsidRDefault="00795F6F">
            <w:pPr>
              <w:spacing w:after="0" w:line="240" w:lineRule="auto"/>
              <w:jc w:val="right"/>
              <w:rPr>
                <w:rFonts w:ascii="Calibri" w:hAnsi="Calibri" w:cs="Calibri"/>
                <w:color w:val="000000"/>
                <w:sz w:val="20"/>
                <w:szCs w:val="20"/>
              </w:rPr>
            </w:pPr>
            <w:r>
              <w:rPr>
                <w:rFonts w:ascii="Calibri" w:hAnsi="Calibri" w:cs="Calibri"/>
                <w:color w:val="000000"/>
                <w:sz w:val="20"/>
                <w:szCs w:val="20"/>
                <w:lang w:eastAsia="zh-CN"/>
              </w:rPr>
              <w:t>1,200K-1,600K</w:t>
            </w:r>
          </w:p>
        </w:tc>
      </w:tr>
    </w:tbl>
    <w:p w14:paraId="00C4B160" w14:textId="77777777" w:rsidR="00F5335A" w:rsidRDefault="00795F6F">
      <w:pPr>
        <w:spacing w:after="0" w:line="240" w:lineRule="auto"/>
        <w:jc w:val="both"/>
        <w:rPr>
          <w:rFonts w:eastAsia="Times New Roman"/>
          <w:color w:val="1F497D"/>
          <w:sz w:val="18"/>
          <w:szCs w:val="18"/>
        </w:rPr>
      </w:pPr>
      <w:r>
        <w:rPr>
          <w:rFonts w:eastAsia="Times New Roman"/>
          <w:sz w:val="18"/>
          <w:szCs w:val="18"/>
        </w:rPr>
        <w:t>*Cumulative by end of the five-year project implementation period.</w:t>
      </w:r>
    </w:p>
    <w:p w14:paraId="14D56082" w14:textId="77777777" w:rsidR="00F5335A" w:rsidRDefault="00F5335A">
      <w:pPr>
        <w:keepNext/>
        <w:spacing w:after="0" w:line="240" w:lineRule="auto"/>
        <w:jc w:val="both"/>
        <w:outlineLvl w:val="1"/>
        <w:rPr>
          <w:rFonts w:ascii="Calibri" w:hAnsi="Calibri" w:cs="Calibri"/>
          <w:b/>
          <w:bCs/>
        </w:rPr>
        <w:sectPr w:rsidR="00F5335A">
          <w:pgSz w:w="12240" w:h="15840"/>
          <w:pgMar w:top="1440" w:right="1440" w:bottom="1440" w:left="1440" w:header="720" w:footer="720" w:gutter="0"/>
          <w:cols w:space="720"/>
          <w:docGrid w:linePitch="360"/>
        </w:sectPr>
      </w:pPr>
    </w:p>
    <w:p w14:paraId="58E40A48" w14:textId="77777777" w:rsidR="00F5335A" w:rsidRDefault="00795F6F">
      <w:pPr>
        <w:keepNext/>
        <w:spacing w:after="0" w:line="240" w:lineRule="auto"/>
        <w:jc w:val="both"/>
        <w:outlineLvl w:val="1"/>
        <w:rPr>
          <w:rFonts w:ascii="Calibri" w:hAnsi="Calibri" w:cs="Calibri"/>
          <w:b/>
          <w:bCs/>
        </w:rPr>
      </w:pPr>
      <w:bookmarkStart w:id="2831" w:name="_Toc88064354"/>
      <w:r>
        <w:rPr>
          <w:rFonts w:ascii="Calibri" w:hAnsi="Calibri" w:cs="Calibri"/>
          <w:b/>
          <w:bCs/>
        </w:rPr>
        <w:t>Annex 13: GEF 7 Taxonomy</w:t>
      </w:r>
      <w:bookmarkEnd w:id="2831"/>
      <w:r>
        <w:rPr>
          <w:rFonts w:ascii="Calibri" w:hAnsi="Calibri" w:cs="Calibri"/>
          <w:b/>
          <w:bCs/>
        </w:rPr>
        <w:t xml:space="preserve"> </w:t>
      </w:r>
    </w:p>
    <w:p w14:paraId="3F6B5432" w14:textId="77777777" w:rsidR="00F5335A" w:rsidRDefault="00F5335A">
      <w:pPr>
        <w:spacing w:after="0" w:line="240" w:lineRule="auto"/>
        <w:jc w:val="both"/>
        <w:rPr>
          <w:rFonts w:ascii="Calibri" w:hAnsi="Calibri" w:cs="Calibri"/>
          <w:color w:val="000000"/>
        </w:rPr>
      </w:pPr>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3"/>
        <w:gridCol w:w="2285"/>
        <w:gridCol w:w="2635"/>
        <w:gridCol w:w="2932"/>
      </w:tblGrid>
      <w:tr w:rsidR="00F5335A" w14:paraId="4867F89C" w14:textId="77777777">
        <w:trPr>
          <w:trHeight w:val="68"/>
        </w:trPr>
        <w:tc>
          <w:tcPr>
            <w:tcW w:w="959" w:type="pct"/>
            <w:shd w:val="clear" w:color="auto" w:fill="auto"/>
            <w:vAlign w:val="center"/>
          </w:tcPr>
          <w:p w14:paraId="1389D0D8" w14:textId="77777777" w:rsidR="00F5335A" w:rsidRDefault="00795F6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Level 1</w:t>
            </w:r>
          </w:p>
        </w:tc>
        <w:tc>
          <w:tcPr>
            <w:tcW w:w="1176" w:type="pct"/>
            <w:shd w:val="clear" w:color="auto" w:fill="auto"/>
            <w:vAlign w:val="center"/>
          </w:tcPr>
          <w:p w14:paraId="291D974E" w14:textId="77777777" w:rsidR="00F5335A" w:rsidRDefault="00795F6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Level 2</w:t>
            </w:r>
          </w:p>
        </w:tc>
        <w:tc>
          <w:tcPr>
            <w:tcW w:w="1356" w:type="pct"/>
            <w:shd w:val="clear" w:color="auto" w:fill="auto"/>
            <w:vAlign w:val="center"/>
          </w:tcPr>
          <w:p w14:paraId="6F4264F3" w14:textId="77777777" w:rsidR="00F5335A" w:rsidRDefault="00795F6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Level 3</w:t>
            </w:r>
          </w:p>
        </w:tc>
        <w:tc>
          <w:tcPr>
            <w:tcW w:w="1509" w:type="pct"/>
            <w:shd w:val="clear" w:color="auto" w:fill="auto"/>
            <w:vAlign w:val="center"/>
          </w:tcPr>
          <w:p w14:paraId="6127A168" w14:textId="77777777" w:rsidR="00F5335A" w:rsidRDefault="00795F6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Level 4</w:t>
            </w:r>
          </w:p>
        </w:tc>
      </w:tr>
      <w:tr w:rsidR="00F5335A" w14:paraId="2A529950" w14:textId="77777777">
        <w:trPr>
          <w:trHeight w:val="51"/>
        </w:trPr>
        <w:tc>
          <w:tcPr>
            <w:tcW w:w="959" w:type="pct"/>
            <w:shd w:val="clear" w:color="auto" w:fill="auto"/>
            <w:vAlign w:val="center"/>
          </w:tcPr>
          <w:p w14:paraId="57B94CBE"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b/>
                <w:bCs/>
                <w:color w:val="000000"/>
                <w:sz w:val="20"/>
                <w:szCs w:val="20"/>
              </w:rPr>
              <w:t>Influencing models</w:t>
            </w:r>
          </w:p>
        </w:tc>
        <w:tc>
          <w:tcPr>
            <w:tcW w:w="1176" w:type="pct"/>
            <w:shd w:val="clear" w:color="auto" w:fill="auto"/>
            <w:noWrap/>
            <w:vAlign w:val="center"/>
          </w:tcPr>
          <w:p w14:paraId="7AC1E73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7BD03325"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7D47108B"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2B67E02F" w14:textId="77777777">
        <w:trPr>
          <w:trHeight w:val="233"/>
        </w:trPr>
        <w:tc>
          <w:tcPr>
            <w:tcW w:w="959" w:type="pct"/>
            <w:shd w:val="clear" w:color="auto" w:fill="auto"/>
            <w:vAlign w:val="center"/>
          </w:tcPr>
          <w:p w14:paraId="3DD04C6F"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7B1104E7"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Transform policy and regulatory environments</w:t>
            </w:r>
          </w:p>
        </w:tc>
        <w:tc>
          <w:tcPr>
            <w:tcW w:w="1356" w:type="pct"/>
            <w:shd w:val="clear" w:color="auto" w:fill="auto"/>
            <w:vAlign w:val="center"/>
          </w:tcPr>
          <w:p w14:paraId="56F6162A"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39BD3A0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429A74F3" w14:textId="77777777">
        <w:trPr>
          <w:trHeight w:val="386"/>
        </w:trPr>
        <w:tc>
          <w:tcPr>
            <w:tcW w:w="959" w:type="pct"/>
            <w:shd w:val="clear" w:color="auto" w:fill="auto"/>
            <w:vAlign w:val="center"/>
          </w:tcPr>
          <w:p w14:paraId="4B10230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451D5123"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Strengthen institutional capacity and decision-making</w:t>
            </w:r>
          </w:p>
        </w:tc>
        <w:tc>
          <w:tcPr>
            <w:tcW w:w="1356" w:type="pct"/>
            <w:shd w:val="clear" w:color="auto" w:fill="auto"/>
            <w:vAlign w:val="center"/>
          </w:tcPr>
          <w:p w14:paraId="10BE7406"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7575C884"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7414BB6A" w14:textId="77777777">
        <w:trPr>
          <w:trHeight w:val="89"/>
        </w:trPr>
        <w:tc>
          <w:tcPr>
            <w:tcW w:w="959" w:type="pct"/>
            <w:shd w:val="clear" w:color="auto" w:fill="auto"/>
            <w:vAlign w:val="center"/>
          </w:tcPr>
          <w:p w14:paraId="3A85780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2D597D28"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Convene multi-stakeholder alliances</w:t>
            </w:r>
          </w:p>
        </w:tc>
        <w:tc>
          <w:tcPr>
            <w:tcW w:w="1356" w:type="pct"/>
            <w:shd w:val="clear" w:color="auto" w:fill="auto"/>
            <w:vAlign w:val="center"/>
          </w:tcPr>
          <w:p w14:paraId="5D23233F"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noWrap/>
            <w:vAlign w:val="center"/>
          </w:tcPr>
          <w:p w14:paraId="280C1F2D" w14:textId="77777777" w:rsidR="00F5335A" w:rsidRDefault="00795F6F">
            <w:pPr>
              <w:spacing w:after="0" w:line="240" w:lineRule="auto"/>
              <w:rPr>
                <w:rFonts w:ascii="Calibri" w:eastAsia="Times New Roman" w:hAnsi="Calibri" w:cs="Calibri"/>
                <w:iCs/>
                <w:color w:val="000000"/>
                <w:sz w:val="20"/>
                <w:szCs w:val="20"/>
              </w:rPr>
            </w:pPr>
            <w:r>
              <w:rPr>
                <w:rFonts w:ascii="Calibri" w:eastAsia="Times New Roman" w:hAnsi="Calibri" w:cs="Calibri"/>
                <w:iCs/>
                <w:color w:val="000000"/>
                <w:sz w:val="20"/>
                <w:szCs w:val="20"/>
              </w:rPr>
              <w:t> </w:t>
            </w:r>
          </w:p>
        </w:tc>
      </w:tr>
      <w:tr w:rsidR="00F5335A" w14:paraId="6D7BF084" w14:textId="77777777">
        <w:trPr>
          <w:trHeight w:val="323"/>
        </w:trPr>
        <w:tc>
          <w:tcPr>
            <w:tcW w:w="959" w:type="pct"/>
            <w:shd w:val="clear" w:color="auto" w:fill="auto"/>
            <w:vAlign w:val="center"/>
          </w:tcPr>
          <w:p w14:paraId="5A66C8F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437B412"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 xml:space="preserve"> Demonstrate innovative approaches</w:t>
            </w:r>
          </w:p>
        </w:tc>
        <w:tc>
          <w:tcPr>
            <w:tcW w:w="1356" w:type="pct"/>
            <w:shd w:val="clear" w:color="auto" w:fill="auto"/>
            <w:vAlign w:val="center"/>
          </w:tcPr>
          <w:p w14:paraId="5803ED4E"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29B3B03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00BA72B9" w14:textId="77777777">
        <w:trPr>
          <w:trHeight w:val="305"/>
        </w:trPr>
        <w:tc>
          <w:tcPr>
            <w:tcW w:w="959" w:type="pct"/>
            <w:shd w:val="clear" w:color="auto" w:fill="auto"/>
            <w:vAlign w:val="center"/>
          </w:tcPr>
          <w:p w14:paraId="46C6DD2E"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562016D6"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Deploy innovative financial instruments</w:t>
            </w:r>
          </w:p>
        </w:tc>
        <w:tc>
          <w:tcPr>
            <w:tcW w:w="1356" w:type="pct"/>
            <w:shd w:val="clear" w:color="auto" w:fill="auto"/>
            <w:vAlign w:val="center"/>
          </w:tcPr>
          <w:p w14:paraId="2818E384"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5DDCF546"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5AD48902" w14:textId="77777777">
        <w:trPr>
          <w:trHeight w:val="188"/>
        </w:trPr>
        <w:tc>
          <w:tcPr>
            <w:tcW w:w="959" w:type="pct"/>
            <w:shd w:val="clear" w:color="auto" w:fill="auto"/>
            <w:vAlign w:val="center"/>
          </w:tcPr>
          <w:p w14:paraId="0BCFD317"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b/>
                <w:bCs/>
                <w:color w:val="000000"/>
                <w:sz w:val="20"/>
                <w:szCs w:val="20"/>
              </w:rPr>
              <w:t>Stakeholders</w:t>
            </w:r>
          </w:p>
        </w:tc>
        <w:tc>
          <w:tcPr>
            <w:tcW w:w="1176" w:type="pct"/>
            <w:shd w:val="clear" w:color="auto" w:fill="auto"/>
            <w:vAlign w:val="center"/>
          </w:tcPr>
          <w:p w14:paraId="3EE1CF75"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77E08006"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7A9C5778" w14:textId="77777777" w:rsidR="00F5335A" w:rsidRDefault="00F5335A">
            <w:pPr>
              <w:spacing w:after="0" w:line="240" w:lineRule="auto"/>
              <w:rPr>
                <w:rFonts w:ascii="Calibri" w:hAnsi="Calibri" w:cs="Calibri"/>
                <w:color w:val="000000"/>
                <w:sz w:val="20"/>
                <w:szCs w:val="20"/>
                <w:lang w:eastAsia="zh-CN"/>
              </w:rPr>
            </w:pPr>
          </w:p>
        </w:tc>
      </w:tr>
      <w:tr w:rsidR="00F5335A" w14:paraId="5AB22072" w14:textId="77777777">
        <w:trPr>
          <w:trHeight w:val="161"/>
        </w:trPr>
        <w:tc>
          <w:tcPr>
            <w:tcW w:w="959" w:type="pct"/>
            <w:shd w:val="clear" w:color="auto" w:fill="auto"/>
            <w:vAlign w:val="center"/>
          </w:tcPr>
          <w:p w14:paraId="2698F9A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55AE5309"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 xml:space="preserve">Indigenous Peoples </w:t>
            </w:r>
          </w:p>
        </w:tc>
        <w:tc>
          <w:tcPr>
            <w:tcW w:w="1356" w:type="pct"/>
            <w:shd w:val="clear" w:color="auto" w:fill="auto"/>
            <w:vAlign w:val="center"/>
          </w:tcPr>
          <w:p w14:paraId="1BB4522B"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6FC1038D" w14:textId="77777777" w:rsidR="00F5335A" w:rsidRDefault="00F5335A">
            <w:pPr>
              <w:spacing w:after="0" w:line="240" w:lineRule="auto"/>
              <w:rPr>
                <w:rFonts w:ascii="Calibri" w:hAnsi="Calibri" w:cs="Calibri"/>
                <w:color w:val="000000"/>
                <w:sz w:val="20"/>
                <w:szCs w:val="20"/>
                <w:lang w:eastAsia="zh-CN"/>
              </w:rPr>
            </w:pPr>
          </w:p>
        </w:tc>
      </w:tr>
      <w:tr w:rsidR="00F5335A" w14:paraId="203A5E02" w14:textId="77777777">
        <w:trPr>
          <w:trHeight w:val="152"/>
        </w:trPr>
        <w:tc>
          <w:tcPr>
            <w:tcW w:w="959" w:type="pct"/>
            <w:shd w:val="clear" w:color="auto" w:fill="auto"/>
            <w:vAlign w:val="center"/>
          </w:tcPr>
          <w:p w14:paraId="7E93A8BA"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01BCD652"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Private Sector</w:t>
            </w:r>
          </w:p>
        </w:tc>
        <w:tc>
          <w:tcPr>
            <w:tcW w:w="1356" w:type="pct"/>
            <w:shd w:val="clear" w:color="auto" w:fill="auto"/>
            <w:vAlign w:val="center"/>
          </w:tcPr>
          <w:p w14:paraId="4476A6E2" w14:textId="77777777" w:rsidR="00F5335A" w:rsidRDefault="00F5335A">
            <w:pPr>
              <w:spacing w:after="0" w:line="240" w:lineRule="auto"/>
              <w:rPr>
                <w:rFonts w:ascii="Calibri" w:hAnsi="Calibri" w:cs="Calibri"/>
                <w:color w:val="000000"/>
                <w:sz w:val="20"/>
                <w:szCs w:val="20"/>
                <w:lang w:eastAsia="zh-CN"/>
              </w:rPr>
            </w:pPr>
          </w:p>
        </w:tc>
        <w:tc>
          <w:tcPr>
            <w:tcW w:w="1509" w:type="pct"/>
            <w:shd w:val="clear" w:color="auto" w:fill="auto"/>
            <w:vAlign w:val="center"/>
          </w:tcPr>
          <w:p w14:paraId="16ED148F" w14:textId="77777777" w:rsidR="00F5335A" w:rsidRDefault="00F5335A">
            <w:pPr>
              <w:spacing w:after="0" w:line="240" w:lineRule="auto"/>
              <w:rPr>
                <w:rFonts w:ascii="Calibri" w:hAnsi="Calibri" w:cs="Calibri"/>
                <w:color w:val="000000"/>
                <w:sz w:val="20"/>
                <w:szCs w:val="20"/>
                <w:lang w:eastAsia="zh-CN"/>
              </w:rPr>
            </w:pPr>
          </w:p>
        </w:tc>
      </w:tr>
      <w:tr w:rsidR="00F5335A" w14:paraId="0FFEDAF6" w14:textId="77777777">
        <w:trPr>
          <w:trHeight w:val="58"/>
        </w:trPr>
        <w:tc>
          <w:tcPr>
            <w:tcW w:w="959" w:type="pct"/>
            <w:shd w:val="clear" w:color="auto" w:fill="auto"/>
            <w:vAlign w:val="center"/>
          </w:tcPr>
          <w:p w14:paraId="7A354512"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68A7B54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04E25ACF"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Capital providers</w:t>
            </w:r>
          </w:p>
        </w:tc>
        <w:tc>
          <w:tcPr>
            <w:tcW w:w="1509" w:type="pct"/>
            <w:shd w:val="clear" w:color="auto" w:fill="auto"/>
            <w:vAlign w:val="center"/>
          </w:tcPr>
          <w:p w14:paraId="7AC26DE5"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1A7A2128" w14:textId="77777777">
        <w:trPr>
          <w:trHeight w:val="179"/>
        </w:trPr>
        <w:tc>
          <w:tcPr>
            <w:tcW w:w="959" w:type="pct"/>
            <w:shd w:val="clear" w:color="auto" w:fill="auto"/>
            <w:vAlign w:val="center"/>
          </w:tcPr>
          <w:p w14:paraId="3F22D11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5BBD192"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016397B3"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Financial intermediaries and market facilitators</w:t>
            </w:r>
          </w:p>
        </w:tc>
        <w:tc>
          <w:tcPr>
            <w:tcW w:w="1509" w:type="pct"/>
            <w:shd w:val="clear" w:color="auto" w:fill="auto"/>
            <w:vAlign w:val="center"/>
          </w:tcPr>
          <w:p w14:paraId="64BF505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525231EE" w14:textId="77777777">
        <w:trPr>
          <w:trHeight w:val="197"/>
        </w:trPr>
        <w:tc>
          <w:tcPr>
            <w:tcW w:w="959" w:type="pct"/>
            <w:shd w:val="clear" w:color="auto" w:fill="auto"/>
            <w:vAlign w:val="center"/>
          </w:tcPr>
          <w:p w14:paraId="5A56AAA9"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49DDF8E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63A271C9"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Large corporations</w:t>
            </w:r>
          </w:p>
        </w:tc>
        <w:tc>
          <w:tcPr>
            <w:tcW w:w="1509" w:type="pct"/>
            <w:shd w:val="clear" w:color="auto" w:fill="auto"/>
            <w:vAlign w:val="center"/>
          </w:tcPr>
          <w:p w14:paraId="69F40AE0"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5B24A514" w14:textId="77777777">
        <w:trPr>
          <w:trHeight w:val="179"/>
        </w:trPr>
        <w:tc>
          <w:tcPr>
            <w:tcW w:w="959" w:type="pct"/>
            <w:shd w:val="clear" w:color="auto" w:fill="auto"/>
            <w:vAlign w:val="center"/>
          </w:tcPr>
          <w:p w14:paraId="36524949"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0DD2367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480F907"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SMEs</w:t>
            </w:r>
          </w:p>
        </w:tc>
        <w:tc>
          <w:tcPr>
            <w:tcW w:w="1509" w:type="pct"/>
            <w:shd w:val="clear" w:color="auto" w:fill="auto"/>
            <w:vAlign w:val="center"/>
          </w:tcPr>
          <w:p w14:paraId="72DE746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34C65F69" w14:textId="77777777">
        <w:trPr>
          <w:trHeight w:val="152"/>
        </w:trPr>
        <w:tc>
          <w:tcPr>
            <w:tcW w:w="959" w:type="pct"/>
            <w:shd w:val="clear" w:color="auto" w:fill="auto"/>
            <w:vAlign w:val="center"/>
          </w:tcPr>
          <w:p w14:paraId="27DDCE4D"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0340383E"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1BA54F3"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Individuals/Entrepreneurs</w:t>
            </w:r>
          </w:p>
        </w:tc>
        <w:tc>
          <w:tcPr>
            <w:tcW w:w="1509" w:type="pct"/>
            <w:shd w:val="clear" w:color="auto" w:fill="auto"/>
            <w:vAlign w:val="center"/>
          </w:tcPr>
          <w:p w14:paraId="7459D17B"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53CE915E" w14:textId="77777777">
        <w:trPr>
          <w:trHeight w:val="58"/>
        </w:trPr>
        <w:tc>
          <w:tcPr>
            <w:tcW w:w="959" w:type="pct"/>
            <w:shd w:val="clear" w:color="auto" w:fill="auto"/>
            <w:vAlign w:val="center"/>
          </w:tcPr>
          <w:p w14:paraId="3946FF35"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73B979B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2D7EEC59"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Non-Grant Pilot</w:t>
            </w:r>
          </w:p>
        </w:tc>
        <w:tc>
          <w:tcPr>
            <w:tcW w:w="1509" w:type="pct"/>
            <w:shd w:val="clear" w:color="auto" w:fill="auto"/>
            <w:vAlign w:val="center"/>
          </w:tcPr>
          <w:p w14:paraId="793DD2D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143C0436" w14:textId="77777777">
        <w:trPr>
          <w:trHeight w:val="161"/>
        </w:trPr>
        <w:tc>
          <w:tcPr>
            <w:tcW w:w="959" w:type="pct"/>
            <w:shd w:val="clear" w:color="auto" w:fill="auto"/>
            <w:vAlign w:val="center"/>
          </w:tcPr>
          <w:p w14:paraId="36ABA86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726753E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010B77E7"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Project Reflow</w:t>
            </w:r>
          </w:p>
        </w:tc>
        <w:tc>
          <w:tcPr>
            <w:tcW w:w="1509" w:type="pct"/>
            <w:shd w:val="clear" w:color="auto" w:fill="auto"/>
            <w:vAlign w:val="center"/>
          </w:tcPr>
          <w:p w14:paraId="30039370"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1EA34AD3" w14:textId="77777777">
        <w:trPr>
          <w:trHeight w:val="170"/>
        </w:trPr>
        <w:tc>
          <w:tcPr>
            <w:tcW w:w="959" w:type="pct"/>
            <w:shd w:val="clear" w:color="auto" w:fill="auto"/>
            <w:vAlign w:val="center"/>
          </w:tcPr>
          <w:p w14:paraId="5D7A466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6EB90C8"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Beneficiaries</w:t>
            </w:r>
          </w:p>
        </w:tc>
        <w:tc>
          <w:tcPr>
            <w:tcW w:w="1356" w:type="pct"/>
            <w:shd w:val="clear" w:color="auto" w:fill="auto"/>
            <w:vAlign w:val="center"/>
          </w:tcPr>
          <w:p w14:paraId="061E2306"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4D3252E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2788C112" w14:textId="77777777">
        <w:trPr>
          <w:trHeight w:val="161"/>
        </w:trPr>
        <w:tc>
          <w:tcPr>
            <w:tcW w:w="959" w:type="pct"/>
            <w:shd w:val="clear" w:color="auto" w:fill="auto"/>
            <w:vAlign w:val="center"/>
          </w:tcPr>
          <w:p w14:paraId="797A517F"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649574F6"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Local Communities</w:t>
            </w:r>
          </w:p>
        </w:tc>
        <w:tc>
          <w:tcPr>
            <w:tcW w:w="1356" w:type="pct"/>
            <w:shd w:val="clear" w:color="auto" w:fill="auto"/>
            <w:vAlign w:val="center"/>
          </w:tcPr>
          <w:p w14:paraId="54B4FD13"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3E5D9779"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3B98D4FF" w14:textId="77777777">
        <w:trPr>
          <w:trHeight w:val="58"/>
        </w:trPr>
        <w:tc>
          <w:tcPr>
            <w:tcW w:w="959" w:type="pct"/>
            <w:shd w:val="clear" w:color="auto" w:fill="auto"/>
            <w:vAlign w:val="center"/>
          </w:tcPr>
          <w:p w14:paraId="44638749"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949DAC1"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1"/>
                    <w:checked/>
                  </w:checkBox>
                </w:ffData>
              </w:fldChar>
            </w:r>
            <w:bookmarkStart w:id="2832" w:name="IAP_cities"/>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bookmarkEnd w:id="2832"/>
            <w:r>
              <w:rPr>
                <w:rFonts w:ascii="Calibri" w:eastAsia="Times New Roman" w:hAnsi="Calibri" w:cs="Calibri"/>
                <w:b/>
                <w:bCs/>
                <w:color w:val="000000"/>
                <w:sz w:val="20"/>
                <w:szCs w:val="20"/>
              </w:rPr>
              <w:t>Civil Society</w:t>
            </w:r>
          </w:p>
        </w:tc>
        <w:tc>
          <w:tcPr>
            <w:tcW w:w="1356" w:type="pct"/>
            <w:shd w:val="clear" w:color="auto" w:fill="auto"/>
            <w:vAlign w:val="center"/>
          </w:tcPr>
          <w:p w14:paraId="6159F2C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52C3C63C"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49290882" w14:textId="77777777">
        <w:trPr>
          <w:trHeight w:val="58"/>
        </w:trPr>
        <w:tc>
          <w:tcPr>
            <w:tcW w:w="959" w:type="pct"/>
            <w:shd w:val="clear" w:color="auto" w:fill="auto"/>
            <w:vAlign w:val="center"/>
          </w:tcPr>
          <w:p w14:paraId="7130155F"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5CB0DC7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0805A981"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 xml:space="preserve">Community Based Organization </w:t>
            </w:r>
          </w:p>
        </w:tc>
        <w:tc>
          <w:tcPr>
            <w:tcW w:w="1509" w:type="pct"/>
            <w:shd w:val="clear" w:color="auto" w:fill="auto"/>
            <w:vAlign w:val="center"/>
          </w:tcPr>
          <w:p w14:paraId="5C44742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29F1738A" w14:textId="77777777">
        <w:trPr>
          <w:trHeight w:val="58"/>
        </w:trPr>
        <w:tc>
          <w:tcPr>
            <w:tcW w:w="959" w:type="pct"/>
            <w:shd w:val="clear" w:color="auto" w:fill="auto"/>
            <w:vAlign w:val="center"/>
          </w:tcPr>
          <w:p w14:paraId="4638453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77C4D8BF"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5BC224E"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Non-Governmental Organization</w:t>
            </w:r>
          </w:p>
        </w:tc>
        <w:tc>
          <w:tcPr>
            <w:tcW w:w="1509" w:type="pct"/>
            <w:shd w:val="clear" w:color="auto" w:fill="auto"/>
            <w:vAlign w:val="center"/>
          </w:tcPr>
          <w:p w14:paraId="2D7CDB2F"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4C13ADFA" w14:textId="77777777">
        <w:trPr>
          <w:trHeight w:val="58"/>
        </w:trPr>
        <w:tc>
          <w:tcPr>
            <w:tcW w:w="959" w:type="pct"/>
            <w:shd w:val="clear" w:color="auto" w:fill="auto"/>
            <w:vAlign w:val="center"/>
          </w:tcPr>
          <w:p w14:paraId="2EEA4A5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6D324025"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3BD3BE28"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Academia</w:t>
            </w:r>
          </w:p>
        </w:tc>
        <w:tc>
          <w:tcPr>
            <w:tcW w:w="1509" w:type="pct"/>
            <w:shd w:val="clear" w:color="auto" w:fill="auto"/>
            <w:vAlign w:val="center"/>
          </w:tcPr>
          <w:p w14:paraId="4532E1F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11B6F6F1" w14:textId="77777777">
        <w:trPr>
          <w:trHeight w:val="71"/>
        </w:trPr>
        <w:tc>
          <w:tcPr>
            <w:tcW w:w="959" w:type="pct"/>
            <w:shd w:val="clear" w:color="auto" w:fill="auto"/>
            <w:vAlign w:val="center"/>
          </w:tcPr>
          <w:p w14:paraId="2A062338"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4881D53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37DC74F8"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Trade Unions and Workers Unions</w:t>
            </w:r>
          </w:p>
        </w:tc>
        <w:tc>
          <w:tcPr>
            <w:tcW w:w="1509" w:type="pct"/>
            <w:shd w:val="clear" w:color="auto" w:fill="auto"/>
            <w:vAlign w:val="center"/>
          </w:tcPr>
          <w:p w14:paraId="1F80227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7A09534F" w14:textId="77777777">
        <w:trPr>
          <w:trHeight w:val="197"/>
        </w:trPr>
        <w:tc>
          <w:tcPr>
            <w:tcW w:w="959" w:type="pct"/>
            <w:shd w:val="clear" w:color="auto" w:fill="auto"/>
            <w:vAlign w:val="center"/>
          </w:tcPr>
          <w:p w14:paraId="332C2882"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401ADC77"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Type of Engagement</w:t>
            </w:r>
          </w:p>
        </w:tc>
        <w:tc>
          <w:tcPr>
            <w:tcW w:w="1356" w:type="pct"/>
            <w:shd w:val="clear" w:color="auto" w:fill="auto"/>
            <w:vAlign w:val="center"/>
          </w:tcPr>
          <w:p w14:paraId="6188A7E1"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529D5D1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13C445F0" w14:textId="77777777">
        <w:trPr>
          <w:trHeight w:val="161"/>
        </w:trPr>
        <w:tc>
          <w:tcPr>
            <w:tcW w:w="959" w:type="pct"/>
            <w:shd w:val="clear" w:color="auto" w:fill="auto"/>
            <w:vAlign w:val="center"/>
          </w:tcPr>
          <w:p w14:paraId="52CDE5A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FEF029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4F424D8A"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Information Dissemination</w:t>
            </w:r>
          </w:p>
        </w:tc>
        <w:tc>
          <w:tcPr>
            <w:tcW w:w="1509" w:type="pct"/>
            <w:shd w:val="clear" w:color="auto" w:fill="auto"/>
            <w:vAlign w:val="center"/>
          </w:tcPr>
          <w:p w14:paraId="3DA5914F"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435C6604" w14:textId="77777777">
        <w:trPr>
          <w:trHeight w:val="143"/>
        </w:trPr>
        <w:tc>
          <w:tcPr>
            <w:tcW w:w="959" w:type="pct"/>
            <w:shd w:val="clear" w:color="auto" w:fill="auto"/>
            <w:vAlign w:val="center"/>
          </w:tcPr>
          <w:p w14:paraId="6BBBD18A"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1F6294AB"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23EE2F93"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Partnership</w:t>
            </w:r>
          </w:p>
        </w:tc>
        <w:tc>
          <w:tcPr>
            <w:tcW w:w="1509" w:type="pct"/>
            <w:shd w:val="clear" w:color="auto" w:fill="auto"/>
            <w:vAlign w:val="center"/>
          </w:tcPr>
          <w:p w14:paraId="03A3F0E0"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66D87B59" w14:textId="77777777">
        <w:trPr>
          <w:trHeight w:val="58"/>
        </w:trPr>
        <w:tc>
          <w:tcPr>
            <w:tcW w:w="959" w:type="pct"/>
            <w:shd w:val="clear" w:color="auto" w:fill="auto"/>
            <w:vAlign w:val="center"/>
          </w:tcPr>
          <w:p w14:paraId="4AC27A79"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21E157B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CEDCBB5"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Consultation</w:t>
            </w:r>
          </w:p>
        </w:tc>
        <w:tc>
          <w:tcPr>
            <w:tcW w:w="1509" w:type="pct"/>
            <w:shd w:val="clear" w:color="auto" w:fill="auto"/>
            <w:vAlign w:val="center"/>
          </w:tcPr>
          <w:p w14:paraId="29ACD79D"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26334F09" w14:textId="77777777">
        <w:trPr>
          <w:trHeight w:val="170"/>
        </w:trPr>
        <w:tc>
          <w:tcPr>
            <w:tcW w:w="959" w:type="pct"/>
            <w:shd w:val="clear" w:color="auto" w:fill="auto"/>
            <w:vAlign w:val="center"/>
          </w:tcPr>
          <w:p w14:paraId="1A00F2F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1754A8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7BB8758D"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Participation</w:t>
            </w:r>
          </w:p>
        </w:tc>
        <w:tc>
          <w:tcPr>
            <w:tcW w:w="1509" w:type="pct"/>
            <w:shd w:val="clear" w:color="auto" w:fill="auto"/>
            <w:vAlign w:val="center"/>
          </w:tcPr>
          <w:p w14:paraId="6E82ACFD"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2A3D220A" w14:textId="77777777">
        <w:trPr>
          <w:trHeight w:val="170"/>
        </w:trPr>
        <w:tc>
          <w:tcPr>
            <w:tcW w:w="959" w:type="pct"/>
            <w:shd w:val="clear" w:color="auto" w:fill="auto"/>
            <w:vAlign w:val="center"/>
          </w:tcPr>
          <w:p w14:paraId="196BE01E"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5A819C30"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Communications</w:t>
            </w:r>
          </w:p>
        </w:tc>
        <w:tc>
          <w:tcPr>
            <w:tcW w:w="1356" w:type="pct"/>
            <w:shd w:val="clear" w:color="auto" w:fill="auto"/>
            <w:vAlign w:val="center"/>
          </w:tcPr>
          <w:p w14:paraId="3951CD9B"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124989EE" w14:textId="77777777" w:rsidR="00F5335A" w:rsidRDefault="00F5335A">
            <w:pPr>
              <w:spacing w:after="0" w:line="240" w:lineRule="auto"/>
              <w:rPr>
                <w:rFonts w:ascii="Calibri" w:eastAsia="Times New Roman" w:hAnsi="Calibri" w:cs="Calibri"/>
                <w:color w:val="000000"/>
                <w:sz w:val="20"/>
                <w:szCs w:val="20"/>
              </w:rPr>
            </w:pPr>
          </w:p>
        </w:tc>
      </w:tr>
      <w:tr w:rsidR="00F5335A" w14:paraId="27F26A51" w14:textId="77777777">
        <w:trPr>
          <w:trHeight w:val="170"/>
        </w:trPr>
        <w:tc>
          <w:tcPr>
            <w:tcW w:w="959" w:type="pct"/>
            <w:shd w:val="clear" w:color="auto" w:fill="auto"/>
            <w:vAlign w:val="center"/>
          </w:tcPr>
          <w:p w14:paraId="064FA46A"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386334A0" w14:textId="77777777" w:rsidR="00F5335A" w:rsidRDefault="00F5335A">
            <w:pPr>
              <w:spacing w:after="0" w:line="240" w:lineRule="auto"/>
              <w:rPr>
                <w:rFonts w:ascii="Calibri" w:eastAsia="DengXian" w:hAnsi="Calibri" w:cs="Calibri"/>
                <w:color w:val="000000"/>
                <w:sz w:val="20"/>
                <w:szCs w:val="20"/>
              </w:rPr>
            </w:pPr>
          </w:p>
        </w:tc>
        <w:tc>
          <w:tcPr>
            <w:tcW w:w="1356" w:type="pct"/>
            <w:shd w:val="clear" w:color="auto" w:fill="auto"/>
            <w:vAlign w:val="center"/>
          </w:tcPr>
          <w:p w14:paraId="50E6A7DB"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Awareness Raising</w:t>
            </w:r>
          </w:p>
        </w:tc>
        <w:tc>
          <w:tcPr>
            <w:tcW w:w="1509" w:type="pct"/>
            <w:shd w:val="clear" w:color="auto" w:fill="auto"/>
            <w:vAlign w:val="center"/>
          </w:tcPr>
          <w:p w14:paraId="3BC24C35" w14:textId="77777777" w:rsidR="00F5335A" w:rsidRDefault="00F5335A">
            <w:pPr>
              <w:spacing w:after="0" w:line="240" w:lineRule="auto"/>
              <w:rPr>
                <w:rFonts w:ascii="Calibri" w:eastAsia="Times New Roman" w:hAnsi="Calibri" w:cs="Calibri"/>
                <w:color w:val="000000"/>
                <w:sz w:val="20"/>
                <w:szCs w:val="20"/>
              </w:rPr>
            </w:pPr>
          </w:p>
        </w:tc>
      </w:tr>
      <w:tr w:rsidR="00F5335A" w14:paraId="2FF84334" w14:textId="77777777">
        <w:trPr>
          <w:trHeight w:val="170"/>
        </w:trPr>
        <w:tc>
          <w:tcPr>
            <w:tcW w:w="959" w:type="pct"/>
            <w:shd w:val="clear" w:color="auto" w:fill="auto"/>
            <w:vAlign w:val="center"/>
          </w:tcPr>
          <w:p w14:paraId="19E56FD5"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12000005"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250D77CA"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Education</w:t>
            </w:r>
          </w:p>
        </w:tc>
        <w:tc>
          <w:tcPr>
            <w:tcW w:w="1509" w:type="pct"/>
            <w:shd w:val="clear" w:color="auto" w:fill="auto"/>
            <w:vAlign w:val="center"/>
          </w:tcPr>
          <w:p w14:paraId="10B94E29" w14:textId="77777777" w:rsidR="00F5335A" w:rsidRDefault="00F5335A">
            <w:pPr>
              <w:spacing w:after="0" w:line="240" w:lineRule="auto"/>
              <w:rPr>
                <w:rFonts w:ascii="Calibri" w:eastAsia="Times New Roman" w:hAnsi="Calibri" w:cs="Calibri"/>
                <w:color w:val="000000"/>
                <w:sz w:val="20"/>
                <w:szCs w:val="20"/>
              </w:rPr>
            </w:pPr>
          </w:p>
        </w:tc>
      </w:tr>
      <w:tr w:rsidR="00F5335A" w14:paraId="4AD10EC3" w14:textId="77777777">
        <w:trPr>
          <w:trHeight w:val="170"/>
        </w:trPr>
        <w:tc>
          <w:tcPr>
            <w:tcW w:w="959" w:type="pct"/>
            <w:shd w:val="clear" w:color="auto" w:fill="auto"/>
            <w:vAlign w:val="center"/>
          </w:tcPr>
          <w:p w14:paraId="6236E03B"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6E451611"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6B6C73D3"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Public Campaigns</w:t>
            </w:r>
          </w:p>
        </w:tc>
        <w:tc>
          <w:tcPr>
            <w:tcW w:w="1509" w:type="pct"/>
            <w:shd w:val="clear" w:color="auto" w:fill="auto"/>
            <w:vAlign w:val="center"/>
          </w:tcPr>
          <w:p w14:paraId="3AA443FD" w14:textId="77777777" w:rsidR="00F5335A" w:rsidRDefault="00F5335A">
            <w:pPr>
              <w:spacing w:after="0" w:line="240" w:lineRule="auto"/>
              <w:rPr>
                <w:rFonts w:ascii="Calibri" w:eastAsia="Times New Roman" w:hAnsi="Calibri" w:cs="Calibri"/>
                <w:color w:val="000000"/>
                <w:sz w:val="20"/>
                <w:szCs w:val="20"/>
              </w:rPr>
            </w:pPr>
          </w:p>
        </w:tc>
      </w:tr>
      <w:tr w:rsidR="00F5335A" w14:paraId="5F2CE7B9" w14:textId="77777777">
        <w:trPr>
          <w:trHeight w:val="170"/>
        </w:trPr>
        <w:tc>
          <w:tcPr>
            <w:tcW w:w="959" w:type="pct"/>
            <w:shd w:val="clear" w:color="auto" w:fill="auto"/>
            <w:vAlign w:val="center"/>
          </w:tcPr>
          <w:p w14:paraId="51301E1D"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3E001F1E"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25B6A0E9"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Behavior Change</w:t>
            </w:r>
          </w:p>
        </w:tc>
        <w:tc>
          <w:tcPr>
            <w:tcW w:w="1509" w:type="pct"/>
            <w:shd w:val="clear" w:color="auto" w:fill="auto"/>
            <w:vAlign w:val="center"/>
          </w:tcPr>
          <w:p w14:paraId="6A47CA68" w14:textId="77777777" w:rsidR="00F5335A" w:rsidRDefault="00F5335A">
            <w:pPr>
              <w:spacing w:after="0" w:line="240" w:lineRule="auto"/>
              <w:rPr>
                <w:rFonts w:ascii="Calibri" w:eastAsia="Times New Roman" w:hAnsi="Calibri" w:cs="Calibri"/>
                <w:color w:val="000000"/>
                <w:sz w:val="20"/>
                <w:szCs w:val="20"/>
              </w:rPr>
            </w:pPr>
          </w:p>
        </w:tc>
      </w:tr>
      <w:tr w:rsidR="00F5335A" w14:paraId="2AB3E29B" w14:textId="77777777">
        <w:trPr>
          <w:trHeight w:val="170"/>
        </w:trPr>
        <w:tc>
          <w:tcPr>
            <w:tcW w:w="959" w:type="pct"/>
            <w:shd w:val="clear" w:color="auto" w:fill="auto"/>
            <w:vAlign w:val="center"/>
          </w:tcPr>
          <w:p w14:paraId="58C28C48"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Capacity, Knowledge and Research</w:t>
            </w:r>
          </w:p>
        </w:tc>
        <w:tc>
          <w:tcPr>
            <w:tcW w:w="1176" w:type="pct"/>
            <w:shd w:val="clear" w:color="auto" w:fill="auto"/>
            <w:vAlign w:val="center"/>
          </w:tcPr>
          <w:p w14:paraId="3A8C8B76"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3CCEF786"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6AFA985C" w14:textId="77777777" w:rsidR="00F5335A" w:rsidRDefault="00F5335A">
            <w:pPr>
              <w:spacing w:after="0" w:line="240" w:lineRule="auto"/>
              <w:rPr>
                <w:rFonts w:ascii="Calibri" w:eastAsia="Times New Roman" w:hAnsi="Calibri" w:cs="Calibri"/>
                <w:color w:val="000000"/>
                <w:sz w:val="20"/>
                <w:szCs w:val="20"/>
              </w:rPr>
            </w:pPr>
          </w:p>
        </w:tc>
      </w:tr>
      <w:tr w:rsidR="00F5335A" w14:paraId="43339A3B" w14:textId="77777777">
        <w:trPr>
          <w:trHeight w:val="170"/>
        </w:trPr>
        <w:tc>
          <w:tcPr>
            <w:tcW w:w="959" w:type="pct"/>
            <w:shd w:val="clear" w:color="auto" w:fill="auto"/>
            <w:vAlign w:val="center"/>
          </w:tcPr>
          <w:p w14:paraId="52091E69" w14:textId="77777777" w:rsidR="00F5335A" w:rsidRDefault="00F5335A">
            <w:pPr>
              <w:spacing w:after="0" w:line="240" w:lineRule="auto"/>
              <w:rPr>
                <w:rFonts w:ascii="Calibri" w:eastAsia="DengXian" w:hAnsi="Calibri" w:cs="Calibri"/>
                <w:color w:val="000000"/>
                <w:sz w:val="20"/>
                <w:szCs w:val="20"/>
              </w:rPr>
            </w:pPr>
          </w:p>
        </w:tc>
        <w:tc>
          <w:tcPr>
            <w:tcW w:w="1176" w:type="pct"/>
            <w:shd w:val="clear" w:color="auto" w:fill="auto"/>
            <w:vAlign w:val="center"/>
          </w:tcPr>
          <w:p w14:paraId="42E094A3"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Enabling Activities</w:t>
            </w:r>
          </w:p>
        </w:tc>
        <w:tc>
          <w:tcPr>
            <w:tcW w:w="1356" w:type="pct"/>
            <w:shd w:val="clear" w:color="auto" w:fill="auto"/>
            <w:vAlign w:val="center"/>
          </w:tcPr>
          <w:p w14:paraId="3CB2F9AC"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392107C3" w14:textId="77777777" w:rsidR="00F5335A" w:rsidRDefault="00F5335A">
            <w:pPr>
              <w:spacing w:after="0" w:line="240" w:lineRule="auto"/>
              <w:rPr>
                <w:rFonts w:ascii="Calibri" w:eastAsia="Times New Roman" w:hAnsi="Calibri" w:cs="Calibri"/>
                <w:color w:val="000000"/>
                <w:sz w:val="20"/>
                <w:szCs w:val="20"/>
              </w:rPr>
            </w:pPr>
          </w:p>
        </w:tc>
      </w:tr>
      <w:tr w:rsidR="00F5335A" w14:paraId="53DA7123" w14:textId="77777777">
        <w:trPr>
          <w:trHeight w:val="215"/>
        </w:trPr>
        <w:tc>
          <w:tcPr>
            <w:tcW w:w="959" w:type="pct"/>
            <w:shd w:val="clear" w:color="auto" w:fill="auto"/>
            <w:vAlign w:val="center"/>
          </w:tcPr>
          <w:p w14:paraId="2DB0B3D5"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6EEFC985"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Capacity Development</w:t>
            </w:r>
          </w:p>
        </w:tc>
        <w:tc>
          <w:tcPr>
            <w:tcW w:w="1356" w:type="pct"/>
            <w:shd w:val="clear" w:color="auto" w:fill="auto"/>
            <w:vAlign w:val="center"/>
          </w:tcPr>
          <w:p w14:paraId="0012D6AD"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6DC258ED" w14:textId="77777777" w:rsidR="00F5335A" w:rsidRDefault="00F5335A">
            <w:pPr>
              <w:spacing w:after="0" w:line="240" w:lineRule="auto"/>
              <w:rPr>
                <w:rFonts w:ascii="Calibri" w:eastAsia="Times New Roman" w:hAnsi="Calibri" w:cs="Calibri"/>
                <w:color w:val="000000"/>
                <w:sz w:val="20"/>
                <w:szCs w:val="20"/>
              </w:rPr>
            </w:pPr>
          </w:p>
        </w:tc>
      </w:tr>
      <w:tr w:rsidR="00F5335A" w14:paraId="1B556F21" w14:textId="77777777">
        <w:trPr>
          <w:trHeight w:val="170"/>
        </w:trPr>
        <w:tc>
          <w:tcPr>
            <w:tcW w:w="959" w:type="pct"/>
            <w:shd w:val="clear" w:color="auto" w:fill="auto"/>
            <w:vAlign w:val="center"/>
          </w:tcPr>
          <w:p w14:paraId="7E3328B3"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0BAD44D4"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Knowledge Generation and Exchange</w:t>
            </w:r>
          </w:p>
        </w:tc>
        <w:tc>
          <w:tcPr>
            <w:tcW w:w="1356" w:type="pct"/>
            <w:shd w:val="clear" w:color="auto" w:fill="auto"/>
            <w:vAlign w:val="center"/>
          </w:tcPr>
          <w:p w14:paraId="11363EC7"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69130FE3" w14:textId="77777777" w:rsidR="00F5335A" w:rsidRDefault="00F5335A">
            <w:pPr>
              <w:spacing w:after="0" w:line="240" w:lineRule="auto"/>
              <w:rPr>
                <w:rFonts w:ascii="Calibri" w:eastAsia="Times New Roman" w:hAnsi="Calibri" w:cs="Calibri"/>
                <w:color w:val="000000"/>
                <w:sz w:val="20"/>
                <w:szCs w:val="20"/>
              </w:rPr>
            </w:pPr>
          </w:p>
        </w:tc>
      </w:tr>
      <w:tr w:rsidR="00F5335A" w14:paraId="730D86FA" w14:textId="77777777">
        <w:trPr>
          <w:trHeight w:val="170"/>
        </w:trPr>
        <w:tc>
          <w:tcPr>
            <w:tcW w:w="959" w:type="pct"/>
            <w:shd w:val="clear" w:color="auto" w:fill="auto"/>
            <w:vAlign w:val="center"/>
          </w:tcPr>
          <w:p w14:paraId="3794FB89"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69829999"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Targeted Research</w:t>
            </w:r>
          </w:p>
        </w:tc>
        <w:tc>
          <w:tcPr>
            <w:tcW w:w="1356" w:type="pct"/>
            <w:shd w:val="clear" w:color="auto" w:fill="auto"/>
            <w:vAlign w:val="center"/>
          </w:tcPr>
          <w:p w14:paraId="524B72D3"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3380E63D" w14:textId="77777777" w:rsidR="00F5335A" w:rsidRDefault="00F5335A">
            <w:pPr>
              <w:spacing w:after="0" w:line="240" w:lineRule="auto"/>
              <w:rPr>
                <w:rFonts w:ascii="Calibri" w:eastAsia="Times New Roman" w:hAnsi="Calibri" w:cs="Calibri"/>
                <w:color w:val="000000"/>
                <w:sz w:val="20"/>
                <w:szCs w:val="20"/>
              </w:rPr>
            </w:pPr>
          </w:p>
        </w:tc>
      </w:tr>
      <w:tr w:rsidR="00F5335A" w14:paraId="0C3F5E7B" w14:textId="77777777">
        <w:trPr>
          <w:trHeight w:val="359"/>
        </w:trPr>
        <w:tc>
          <w:tcPr>
            <w:tcW w:w="959" w:type="pct"/>
            <w:shd w:val="clear" w:color="auto" w:fill="auto"/>
            <w:vAlign w:val="center"/>
          </w:tcPr>
          <w:p w14:paraId="69001656" w14:textId="77777777" w:rsidR="00F5335A" w:rsidRDefault="00795F6F">
            <w:pPr>
              <w:spacing w:after="0" w:line="240" w:lineRule="auto"/>
              <w:rPr>
                <w:rFonts w:ascii="Calibri" w:eastAsia="Times New Roman" w:hAnsi="Calibri" w:cs="Calibri"/>
                <w:b/>
                <w:bCs/>
                <w:iCs/>
                <w:color w:val="000000"/>
                <w:sz w:val="20"/>
                <w:szCs w:val="20"/>
              </w:rPr>
            </w:pPr>
            <w:r>
              <w:rPr>
                <w:rFonts w:ascii="Calibri" w:eastAsia="Times New Roman" w:hAnsi="Calibri" w:cs="Calibri"/>
                <w:b/>
                <w:bCs/>
                <w:iCs/>
                <w:color w:val="000000"/>
                <w:sz w:val="20"/>
                <w:szCs w:val="20"/>
              </w:rPr>
              <w:t> </w:t>
            </w:r>
          </w:p>
        </w:tc>
        <w:tc>
          <w:tcPr>
            <w:tcW w:w="1176" w:type="pct"/>
            <w:shd w:val="clear" w:color="auto" w:fill="auto"/>
            <w:vAlign w:val="center"/>
          </w:tcPr>
          <w:p w14:paraId="4365C246"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Stakeholder Engagement Plan</w:t>
            </w:r>
          </w:p>
        </w:tc>
        <w:tc>
          <w:tcPr>
            <w:tcW w:w="1356" w:type="pct"/>
            <w:shd w:val="clear" w:color="auto" w:fill="auto"/>
            <w:vAlign w:val="center"/>
          </w:tcPr>
          <w:p w14:paraId="31DAD9E3"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33E5A6DE"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3B8F2528" w14:textId="77777777">
        <w:trPr>
          <w:trHeight w:val="58"/>
        </w:trPr>
        <w:tc>
          <w:tcPr>
            <w:tcW w:w="959" w:type="pct"/>
            <w:shd w:val="clear" w:color="auto" w:fill="auto"/>
            <w:vAlign w:val="center"/>
          </w:tcPr>
          <w:p w14:paraId="76184143"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 xml:space="preserve"> Gender Equality </w:t>
            </w:r>
          </w:p>
        </w:tc>
        <w:tc>
          <w:tcPr>
            <w:tcW w:w="1176" w:type="pct"/>
            <w:shd w:val="clear" w:color="auto" w:fill="auto"/>
            <w:vAlign w:val="center"/>
          </w:tcPr>
          <w:p w14:paraId="1B8CAA78"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7E746C45"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509" w:type="pct"/>
            <w:shd w:val="clear" w:color="auto" w:fill="auto"/>
            <w:vAlign w:val="center"/>
          </w:tcPr>
          <w:p w14:paraId="536A997D"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4E89B682" w14:textId="77777777">
        <w:trPr>
          <w:trHeight w:val="58"/>
        </w:trPr>
        <w:tc>
          <w:tcPr>
            <w:tcW w:w="959" w:type="pct"/>
            <w:shd w:val="clear" w:color="auto" w:fill="auto"/>
            <w:vAlign w:val="center"/>
          </w:tcPr>
          <w:p w14:paraId="7D9133B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4679D88F"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b/>
                <w:bCs/>
                <w:color w:val="000000"/>
                <w:sz w:val="20"/>
                <w:szCs w:val="20"/>
              </w:rPr>
              <w:t>Gender Mainstreaming</w:t>
            </w:r>
          </w:p>
        </w:tc>
        <w:tc>
          <w:tcPr>
            <w:tcW w:w="1356" w:type="pct"/>
            <w:shd w:val="clear" w:color="auto" w:fill="auto"/>
            <w:vAlign w:val="center"/>
          </w:tcPr>
          <w:p w14:paraId="4B75C123" w14:textId="77777777" w:rsidR="00F5335A" w:rsidRDefault="00F5335A">
            <w:pPr>
              <w:spacing w:after="0" w:line="240" w:lineRule="auto"/>
              <w:rPr>
                <w:rFonts w:ascii="Calibri" w:eastAsia="Times New Roman" w:hAnsi="Calibri" w:cs="Calibri"/>
                <w:color w:val="000000"/>
                <w:sz w:val="20"/>
                <w:szCs w:val="20"/>
              </w:rPr>
            </w:pPr>
          </w:p>
        </w:tc>
        <w:tc>
          <w:tcPr>
            <w:tcW w:w="1509" w:type="pct"/>
            <w:shd w:val="clear" w:color="auto" w:fill="auto"/>
            <w:vAlign w:val="center"/>
          </w:tcPr>
          <w:p w14:paraId="7F7F37B9"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6D833EF5" w14:textId="77777777">
        <w:trPr>
          <w:trHeight w:val="58"/>
        </w:trPr>
        <w:tc>
          <w:tcPr>
            <w:tcW w:w="959" w:type="pct"/>
            <w:shd w:val="clear" w:color="auto" w:fill="auto"/>
            <w:vAlign w:val="center"/>
          </w:tcPr>
          <w:p w14:paraId="142B6E46"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vAlign w:val="center"/>
          </w:tcPr>
          <w:p w14:paraId="61322D1F" w14:textId="77777777" w:rsidR="00F5335A" w:rsidRDefault="00F5335A">
            <w:pPr>
              <w:spacing w:after="0" w:line="240" w:lineRule="auto"/>
              <w:rPr>
                <w:rFonts w:ascii="Calibri" w:eastAsia="DengXian" w:hAnsi="Calibri" w:cs="Calibri"/>
                <w:color w:val="000000"/>
                <w:sz w:val="20"/>
                <w:szCs w:val="20"/>
              </w:rPr>
            </w:pPr>
          </w:p>
        </w:tc>
        <w:tc>
          <w:tcPr>
            <w:tcW w:w="1356" w:type="pct"/>
            <w:shd w:val="clear" w:color="auto" w:fill="auto"/>
            <w:vAlign w:val="center"/>
          </w:tcPr>
          <w:p w14:paraId="5CF9F938"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 </w:t>
            </w: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Beneficiaries</w:t>
            </w:r>
          </w:p>
        </w:tc>
        <w:tc>
          <w:tcPr>
            <w:tcW w:w="1509" w:type="pct"/>
            <w:shd w:val="clear" w:color="auto" w:fill="auto"/>
            <w:vAlign w:val="center"/>
          </w:tcPr>
          <w:p w14:paraId="7CDAB5F4" w14:textId="77777777" w:rsidR="00F5335A" w:rsidRDefault="00F5335A">
            <w:pPr>
              <w:spacing w:after="0" w:line="240" w:lineRule="auto"/>
              <w:rPr>
                <w:rFonts w:ascii="Calibri" w:eastAsia="Times New Roman" w:hAnsi="Calibri" w:cs="Calibri"/>
                <w:color w:val="000000"/>
                <w:sz w:val="20"/>
                <w:szCs w:val="20"/>
              </w:rPr>
            </w:pPr>
          </w:p>
        </w:tc>
      </w:tr>
      <w:tr w:rsidR="00F5335A" w14:paraId="6E1CB381" w14:textId="77777777">
        <w:trPr>
          <w:trHeight w:val="143"/>
        </w:trPr>
        <w:tc>
          <w:tcPr>
            <w:tcW w:w="959" w:type="pct"/>
            <w:shd w:val="clear" w:color="auto" w:fill="auto"/>
            <w:vAlign w:val="center"/>
          </w:tcPr>
          <w:p w14:paraId="5F133DCE"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0036EAF8"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5E0EB7B"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 </w:t>
            </w: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Women groups</w:t>
            </w:r>
          </w:p>
        </w:tc>
        <w:tc>
          <w:tcPr>
            <w:tcW w:w="1509" w:type="pct"/>
            <w:shd w:val="clear" w:color="auto" w:fill="auto"/>
            <w:vAlign w:val="center"/>
          </w:tcPr>
          <w:p w14:paraId="30B6C12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64213736" w14:textId="77777777">
        <w:trPr>
          <w:trHeight w:val="125"/>
        </w:trPr>
        <w:tc>
          <w:tcPr>
            <w:tcW w:w="959" w:type="pct"/>
            <w:shd w:val="clear" w:color="auto" w:fill="auto"/>
            <w:vAlign w:val="center"/>
          </w:tcPr>
          <w:p w14:paraId="5E1F60D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74D3C1A5"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7AB8BC1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 </w:t>
            </w: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Sex-disaggregated indicators</w:t>
            </w:r>
          </w:p>
        </w:tc>
        <w:tc>
          <w:tcPr>
            <w:tcW w:w="1509" w:type="pct"/>
            <w:shd w:val="clear" w:color="auto" w:fill="auto"/>
            <w:vAlign w:val="center"/>
          </w:tcPr>
          <w:p w14:paraId="1C14C6F4"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5A73286A" w14:textId="77777777">
        <w:trPr>
          <w:trHeight w:val="58"/>
        </w:trPr>
        <w:tc>
          <w:tcPr>
            <w:tcW w:w="959" w:type="pct"/>
            <w:shd w:val="clear" w:color="auto" w:fill="auto"/>
            <w:vAlign w:val="center"/>
          </w:tcPr>
          <w:p w14:paraId="694FF1C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vAlign w:val="center"/>
          </w:tcPr>
          <w:p w14:paraId="3AFB2CFF"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0F9F3F9"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 </w:t>
            </w: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Gender-sensitive indicators</w:t>
            </w:r>
          </w:p>
        </w:tc>
        <w:tc>
          <w:tcPr>
            <w:tcW w:w="1509" w:type="pct"/>
            <w:shd w:val="clear" w:color="auto" w:fill="auto"/>
            <w:vAlign w:val="center"/>
          </w:tcPr>
          <w:p w14:paraId="20118049"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0E46F7B6" w14:textId="77777777">
        <w:trPr>
          <w:trHeight w:val="179"/>
        </w:trPr>
        <w:tc>
          <w:tcPr>
            <w:tcW w:w="959" w:type="pct"/>
            <w:shd w:val="clear" w:color="auto" w:fill="auto"/>
            <w:noWrap/>
            <w:vAlign w:val="center"/>
          </w:tcPr>
          <w:p w14:paraId="0EE257AF"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b/>
                <w:bCs/>
                <w:color w:val="000000"/>
                <w:sz w:val="20"/>
                <w:szCs w:val="20"/>
              </w:rPr>
              <w:t>Focal Areas/Theme</w:t>
            </w:r>
          </w:p>
        </w:tc>
        <w:tc>
          <w:tcPr>
            <w:tcW w:w="1176" w:type="pct"/>
            <w:shd w:val="clear" w:color="auto" w:fill="auto"/>
            <w:vAlign w:val="center"/>
          </w:tcPr>
          <w:p w14:paraId="1C4A7AA4"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704FA38B" w14:textId="77777777" w:rsidR="00F5335A" w:rsidRDefault="00795F6F">
            <w:pPr>
              <w:spacing w:after="0" w:line="240" w:lineRule="auto"/>
              <w:rPr>
                <w:rFonts w:ascii="Calibri" w:eastAsia="Times New Roman" w:hAnsi="Calibri" w:cs="Calibri"/>
                <w:iCs/>
                <w:color w:val="000000"/>
                <w:sz w:val="20"/>
                <w:szCs w:val="20"/>
              </w:rPr>
            </w:pPr>
            <w:r>
              <w:rPr>
                <w:rFonts w:ascii="Calibri" w:eastAsia="Times New Roman" w:hAnsi="Calibri" w:cs="Calibri"/>
                <w:iCs/>
                <w:color w:val="000000"/>
                <w:sz w:val="20"/>
                <w:szCs w:val="20"/>
              </w:rPr>
              <w:t> </w:t>
            </w:r>
          </w:p>
        </w:tc>
        <w:tc>
          <w:tcPr>
            <w:tcW w:w="1509" w:type="pct"/>
            <w:shd w:val="clear" w:color="auto" w:fill="auto"/>
            <w:vAlign w:val="center"/>
          </w:tcPr>
          <w:p w14:paraId="3A41EDA7" w14:textId="77777777" w:rsidR="00F5335A" w:rsidRDefault="00795F6F">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r>
      <w:tr w:rsidR="00F5335A" w14:paraId="031224AE" w14:textId="77777777">
        <w:trPr>
          <w:trHeight w:val="58"/>
        </w:trPr>
        <w:tc>
          <w:tcPr>
            <w:tcW w:w="959" w:type="pct"/>
            <w:shd w:val="clear" w:color="auto" w:fill="auto"/>
            <w:noWrap/>
            <w:vAlign w:val="center"/>
          </w:tcPr>
          <w:p w14:paraId="5399C500"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4D278091"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b/>
                <w:bCs/>
                <w:color w:val="000000"/>
                <w:sz w:val="20"/>
                <w:szCs w:val="20"/>
              </w:rPr>
              <w:t>Climate Change</w:t>
            </w:r>
          </w:p>
        </w:tc>
        <w:tc>
          <w:tcPr>
            <w:tcW w:w="1356" w:type="pct"/>
            <w:shd w:val="clear" w:color="auto" w:fill="auto"/>
            <w:vAlign w:val="center"/>
          </w:tcPr>
          <w:p w14:paraId="7F7C2645" w14:textId="77777777" w:rsidR="00F5335A" w:rsidRDefault="00F5335A">
            <w:pPr>
              <w:spacing w:after="0" w:line="240" w:lineRule="auto"/>
              <w:rPr>
                <w:rFonts w:ascii="Calibri" w:eastAsia="Times New Roman" w:hAnsi="Calibri" w:cs="Calibri"/>
                <w:b/>
                <w:bCs/>
                <w:color w:val="000000"/>
                <w:sz w:val="20"/>
                <w:szCs w:val="20"/>
              </w:rPr>
            </w:pPr>
          </w:p>
        </w:tc>
        <w:tc>
          <w:tcPr>
            <w:tcW w:w="1509" w:type="pct"/>
            <w:shd w:val="clear" w:color="auto" w:fill="auto"/>
            <w:vAlign w:val="center"/>
          </w:tcPr>
          <w:p w14:paraId="58D51EF9" w14:textId="77777777" w:rsidR="00F5335A" w:rsidRDefault="00F5335A">
            <w:pPr>
              <w:spacing w:after="0" w:line="240" w:lineRule="auto"/>
              <w:rPr>
                <w:rFonts w:ascii="Calibri" w:eastAsia="Times New Roman" w:hAnsi="Calibri" w:cs="Calibri"/>
                <w:iCs/>
                <w:color w:val="000000"/>
                <w:sz w:val="20"/>
                <w:szCs w:val="20"/>
              </w:rPr>
            </w:pPr>
          </w:p>
        </w:tc>
      </w:tr>
      <w:tr w:rsidR="00F5335A" w14:paraId="03CCEE5B" w14:textId="77777777">
        <w:trPr>
          <w:trHeight w:val="134"/>
        </w:trPr>
        <w:tc>
          <w:tcPr>
            <w:tcW w:w="959" w:type="pct"/>
            <w:shd w:val="clear" w:color="auto" w:fill="auto"/>
            <w:noWrap/>
            <w:vAlign w:val="center"/>
          </w:tcPr>
          <w:p w14:paraId="6A15E21A"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648FF6CE"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01FC3B3E" w14:textId="77777777" w:rsidR="00F5335A" w:rsidRDefault="00795F6F">
            <w:pPr>
              <w:spacing w:after="0" w:line="240" w:lineRule="auto"/>
              <w:rPr>
                <w:rFonts w:ascii="Calibri" w:eastAsia="Times New Roman" w:hAnsi="Calibri" w:cs="Calibri"/>
                <w:b/>
                <w:b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b/>
                <w:bCs/>
                <w:color w:val="000000"/>
                <w:sz w:val="20"/>
                <w:szCs w:val="20"/>
              </w:rPr>
              <w:t>Climate Change Mitigation</w:t>
            </w:r>
          </w:p>
        </w:tc>
        <w:tc>
          <w:tcPr>
            <w:tcW w:w="1509" w:type="pct"/>
            <w:shd w:val="clear" w:color="auto" w:fill="auto"/>
            <w:vAlign w:val="center"/>
          </w:tcPr>
          <w:p w14:paraId="44797D69" w14:textId="77777777" w:rsidR="00F5335A" w:rsidRDefault="00F5335A">
            <w:pPr>
              <w:spacing w:after="0" w:line="240" w:lineRule="auto"/>
              <w:rPr>
                <w:rFonts w:ascii="Calibri" w:eastAsia="Times New Roman" w:hAnsi="Calibri" w:cs="Calibri"/>
                <w:iCs/>
                <w:color w:val="000000"/>
                <w:sz w:val="20"/>
                <w:szCs w:val="20"/>
              </w:rPr>
            </w:pPr>
          </w:p>
        </w:tc>
      </w:tr>
      <w:tr w:rsidR="00F5335A" w14:paraId="62E1555A" w14:textId="77777777">
        <w:trPr>
          <w:trHeight w:val="134"/>
        </w:trPr>
        <w:tc>
          <w:tcPr>
            <w:tcW w:w="959" w:type="pct"/>
            <w:shd w:val="clear" w:color="auto" w:fill="auto"/>
            <w:noWrap/>
            <w:vAlign w:val="center"/>
          </w:tcPr>
          <w:p w14:paraId="67E0CEEE"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366F714E"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vAlign w:val="center"/>
          </w:tcPr>
          <w:p w14:paraId="6C5A85F0"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67D148C3"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iCs/>
                <w:color w:val="000000"/>
                <w:sz w:val="20"/>
                <w:szCs w:val="20"/>
              </w:rPr>
              <w:t>Agriculture, Forestry, and other Land Use</w:t>
            </w:r>
          </w:p>
        </w:tc>
      </w:tr>
      <w:tr w:rsidR="00F5335A" w14:paraId="7BB684AC" w14:textId="77777777">
        <w:trPr>
          <w:trHeight w:val="58"/>
        </w:trPr>
        <w:tc>
          <w:tcPr>
            <w:tcW w:w="959" w:type="pct"/>
            <w:shd w:val="clear" w:color="auto" w:fill="auto"/>
            <w:noWrap/>
            <w:vAlign w:val="center"/>
          </w:tcPr>
          <w:p w14:paraId="799448D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48BB569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5F4D942"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2D3F97FD" w14:textId="77777777" w:rsidR="00F5335A" w:rsidRDefault="00795F6F">
            <w:pPr>
              <w:spacing w:after="0" w:line="240" w:lineRule="auto"/>
              <w:rPr>
                <w:rFonts w:ascii="Calibri" w:eastAsia="Times New Roman" w:hAnsi="Calibri" w:cs="Calibri"/>
                <w:i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 xml:space="preserve"> </w:t>
            </w:r>
            <w:r>
              <w:rPr>
                <w:rFonts w:ascii="Calibri" w:eastAsia="Times New Roman" w:hAnsi="Calibri" w:cs="Calibri"/>
                <w:iCs/>
                <w:color w:val="000000"/>
                <w:sz w:val="20"/>
                <w:szCs w:val="20"/>
              </w:rPr>
              <w:t>Energy Efficiency</w:t>
            </w:r>
          </w:p>
        </w:tc>
      </w:tr>
      <w:tr w:rsidR="00F5335A" w14:paraId="441799B8" w14:textId="77777777">
        <w:trPr>
          <w:trHeight w:val="215"/>
        </w:trPr>
        <w:tc>
          <w:tcPr>
            <w:tcW w:w="959" w:type="pct"/>
            <w:shd w:val="clear" w:color="auto" w:fill="auto"/>
            <w:noWrap/>
            <w:vAlign w:val="center"/>
          </w:tcPr>
          <w:p w14:paraId="240CAA6E"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14F2FFD3"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494D0E8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2C3338D2" w14:textId="77777777" w:rsidR="00F5335A" w:rsidRDefault="00795F6F">
            <w:pPr>
              <w:spacing w:after="0" w:line="240" w:lineRule="auto"/>
              <w:rPr>
                <w:rFonts w:ascii="Calibri" w:eastAsia="Times New Roman" w:hAnsi="Calibri" w:cs="Calibri"/>
                <w:iCs/>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iCs/>
                <w:color w:val="000000"/>
                <w:sz w:val="20"/>
                <w:szCs w:val="20"/>
              </w:rPr>
              <w:t>Sustainable Urban Systems and Transport</w:t>
            </w:r>
          </w:p>
        </w:tc>
      </w:tr>
      <w:tr w:rsidR="00F5335A" w14:paraId="5C278C0C" w14:textId="77777777">
        <w:trPr>
          <w:trHeight w:val="58"/>
        </w:trPr>
        <w:tc>
          <w:tcPr>
            <w:tcW w:w="959" w:type="pct"/>
            <w:shd w:val="clear" w:color="auto" w:fill="auto"/>
            <w:noWrap/>
            <w:vAlign w:val="center"/>
          </w:tcPr>
          <w:p w14:paraId="587101FB"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0265E7BC"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1A77B9D7"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7E213CD4"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Technology Transfer</w:t>
            </w:r>
          </w:p>
        </w:tc>
      </w:tr>
      <w:tr w:rsidR="00F5335A" w14:paraId="0EF0FFD4" w14:textId="77777777">
        <w:trPr>
          <w:trHeight w:val="58"/>
        </w:trPr>
        <w:tc>
          <w:tcPr>
            <w:tcW w:w="959" w:type="pct"/>
            <w:shd w:val="clear" w:color="auto" w:fill="auto"/>
            <w:noWrap/>
            <w:vAlign w:val="center"/>
          </w:tcPr>
          <w:p w14:paraId="74348C1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1EEF1F2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568A07A2"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0853B91B" w14:textId="77777777" w:rsidR="00F5335A" w:rsidRDefault="00795F6F">
            <w:pPr>
              <w:spacing w:after="0" w:line="240" w:lineRule="auto"/>
              <w:rPr>
                <w:rFonts w:ascii="Calibri" w:eastAsia="Times New Roman" w:hAnsi="Calibri" w:cs="Calibri"/>
                <w:iCs/>
                <w:color w:val="000000"/>
                <w:sz w:val="20"/>
                <w:szCs w:val="20"/>
              </w:rPr>
            </w:pPr>
            <w:r>
              <w:rPr>
                <w:rFonts w:ascii="Calibri" w:eastAsia="DengXian" w:hAnsi="Calibri" w:cs="Calibri"/>
                <w:color w:val="000000"/>
                <w:sz w:val="20"/>
                <w:szCs w:val="20"/>
              </w:rPr>
              <w:fldChar w:fldCharType="begin">
                <w:ffData>
                  <w:name w:val=""/>
                  <w:enabled w:val="0"/>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iCs/>
                <w:color w:val="000000"/>
                <w:sz w:val="20"/>
                <w:szCs w:val="20"/>
              </w:rPr>
              <w:t>Renewable Energy</w:t>
            </w:r>
          </w:p>
        </w:tc>
      </w:tr>
      <w:tr w:rsidR="00F5335A" w14:paraId="45FBB7EB" w14:textId="77777777">
        <w:trPr>
          <w:trHeight w:val="58"/>
        </w:trPr>
        <w:tc>
          <w:tcPr>
            <w:tcW w:w="959" w:type="pct"/>
            <w:shd w:val="clear" w:color="auto" w:fill="auto"/>
            <w:noWrap/>
            <w:vAlign w:val="center"/>
          </w:tcPr>
          <w:p w14:paraId="4E931246"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7B30F259"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1FCE484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47B6AC45" w14:textId="77777777" w:rsidR="00F5335A" w:rsidRDefault="00795F6F">
            <w:pPr>
              <w:spacing w:after="0" w:line="240" w:lineRule="auto"/>
              <w:rPr>
                <w:rFonts w:ascii="Calibri" w:eastAsia="Times New Roman" w:hAnsi="Calibri" w:cs="Calibri"/>
                <w:iCs/>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iCs/>
                <w:color w:val="000000"/>
                <w:sz w:val="20"/>
                <w:szCs w:val="20"/>
              </w:rPr>
              <w:t>Financing</w:t>
            </w:r>
          </w:p>
        </w:tc>
      </w:tr>
      <w:tr w:rsidR="00F5335A" w14:paraId="7AC0B2E6" w14:textId="77777777">
        <w:trPr>
          <w:trHeight w:val="58"/>
        </w:trPr>
        <w:tc>
          <w:tcPr>
            <w:tcW w:w="959" w:type="pct"/>
            <w:shd w:val="clear" w:color="auto" w:fill="auto"/>
            <w:noWrap/>
            <w:vAlign w:val="center"/>
          </w:tcPr>
          <w:p w14:paraId="64CB9EF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176" w:type="pct"/>
            <w:shd w:val="clear" w:color="auto" w:fill="auto"/>
            <w:noWrap/>
            <w:vAlign w:val="center"/>
          </w:tcPr>
          <w:p w14:paraId="729D64F4"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356" w:type="pct"/>
            <w:shd w:val="clear" w:color="auto" w:fill="auto"/>
            <w:vAlign w:val="center"/>
          </w:tcPr>
          <w:p w14:paraId="1B36E9F1" w14:textId="77777777" w:rsidR="00F5335A" w:rsidRDefault="00795F6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w:t>
            </w:r>
          </w:p>
        </w:tc>
        <w:tc>
          <w:tcPr>
            <w:tcW w:w="1509" w:type="pct"/>
            <w:shd w:val="clear" w:color="auto" w:fill="auto"/>
            <w:vAlign w:val="center"/>
          </w:tcPr>
          <w:p w14:paraId="24B97B6C" w14:textId="77777777" w:rsidR="00F5335A" w:rsidRDefault="00795F6F">
            <w:pPr>
              <w:spacing w:after="0" w:line="240" w:lineRule="auto"/>
              <w:rPr>
                <w:rFonts w:ascii="Calibri" w:eastAsia="Times New Rom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Times New Roman" w:hAnsi="Calibri" w:cs="Calibri"/>
                <w:color w:val="000000"/>
                <w:sz w:val="20"/>
                <w:szCs w:val="20"/>
              </w:rPr>
              <w:t>Enabling Activities</w:t>
            </w:r>
          </w:p>
        </w:tc>
      </w:tr>
      <w:tr w:rsidR="00F5335A" w14:paraId="789A9A40" w14:textId="77777777">
        <w:trPr>
          <w:trHeight w:val="62"/>
        </w:trPr>
        <w:tc>
          <w:tcPr>
            <w:tcW w:w="959" w:type="pct"/>
            <w:shd w:val="clear" w:color="auto" w:fill="auto"/>
            <w:noWrap/>
            <w:vAlign w:val="center"/>
          </w:tcPr>
          <w:p w14:paraId="4D9C2B7F"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7B3D9068"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noWrap/>
            <w:vAlign w:val="center"/>
          </w:tcPr>
          <w:p w14:paraId="03D9EDDB" w14:textId="77777777" w:rsidR="00F5335A" w:rsidRDefault="00795F6F">
            <w:pPr>
              <w:spacing w:after="0" w:line="240" w:lineRule="auto"/>
              <w:rPr>
                <w:rFonts w:ascii="Calibri" w:eastAsia="Times New Roman" w:hAnsi="Calibri" w:cs="Calibri"/>
                <w:b/>
                <w:color w:val="000000"/>
                <w:sz w:val="20"/>
                <w:szCs w:val="20"/>
              </w:rPr>
            </w:pPr>
            <w:r>
              <w:rPr>
                <w:rFonts w:ascii="Calibri" w:eastAsia="DengXian" w:hAnsi="Calibri" w:cs="Calibri"/>
                <w:b/>
                <w:color w:val="000000"/>
                <w:sz w:val="20"/>
                <w:szCs w:val="20"/>
              </w:rPr>
              <w:fldChar w:fldCharType="begin">
                <w:ffData>
                  <w:name w:val=""/>
                  <w:enabled/>
                  <w:calcOnExit w:val="0"/>
                  <w:checkBox>
                    <w:sizeAuto/>
                    <w:default w:val="1"/>
                    <w:checked/>
                  </w:checkBox>
                </w:ffData>
              </w:fldChar>
            </w:r>
            <w:r>
              <w:rPr>
                <w:rFonts w:ascii="Calibri" w:eastAsia="DengXian" w:hAnsi="Calibri" w:cs="Calibri"/>
                <w:b/>
                <w:color w:val="000000"/>
                <w:sz w:val="20"/>
                <w:szCs w:val="20"/>
              </w:rPr>
              <w:instrText xml:space="preserve"> FORMCHECKBOX </w:instrText>
            </w:r>
            <w:r w:rsidR="00393E35">
              <w:rPr>
                <w:rFonts w:ascii="Calibri" w:eastAsia="DengXian" w:hAnsi="Calibri" w:cs="Calibri"/>
                <w:b/>
                <w:color w:val="000000"/>
                <w:sz w:val="20"/>
                <w:szCs w:val="20"/>
              </w:rPr>
            </w:r>
            <w:r w:rsidR="00393E35">
              <w:rPr>
                <w:rFonts w:ascii="Calibri" w:eastAsia="DengXian" w:hAnsi="Calibri" w:cs="Calibri"/>
                <w:b/>
                <w:color w:val="000000"/>
                <w:sz w:val="20"/>
                <w:szCs w:val="20"/>
              </w:rPr>
              <w:fldChar w:fldCharType="separate"/>
            </w:r>
            <w:r>
              <w:rPr>
                <w:rFonts w:ascii="Calibri" w:eastAsia="DengXian" w:hAnsi="Calibri" w:cs="Calibri"/>
                <w:b/>
                <w:color w:val="000000"/>
                <w:sz w:val="20"/>
                <w:szCs w:val="20"/>
              </w:rPr>
              <w:fldChar w:fldCharType="end"/>
            </w:r>
            <w:r>
              <w:rPr>
                <w:rFonts w:ascii="Calibri" w:eastAsia="DengXian" w:hAnsi="Calibri" w:cs="Calibri"/>
                <w:b/>
                <w:color w:val="000000"/>
                <w:sz w:val="20"/>
                <w:szCs w:val="20"/>
              </w:rPr>
              <w:t>Climate Finance (Rio Markers)</w:t>
            </w:r>
          </w:p>
        </w:tc>
        <w:tc>
          <w:tcPr>
            <w:tcW w:w="1509" w:type="pct"/>
            <w:shd w:val="clear" w:color="auto" w:fill="auto"/>
            <w:vAlign w:val="center"/>
          </w:tcPr>
          <w:p w14:paraId="5A8698A3" w14:textId="77777777" w:rsidR="00F5335A" w:rsidRDefault="00F5335A">
            <w:pPr>
              <w:spacing w:after="0" w:line="240" w:lineRule="auto"/>
              <w:rPr>
                <w:rFonts w:ascii="Calibri" w:eastAsia="DengXian" w:hAnsi="Calibri" w:cs="Calibri"/>
                <w:color w:val="000000"/>
                <w:sz w:val="20"/>
                <w:szCs w:val="20"/>
              </w:rPr>
            </w:pPr>
          </w:p>
        </w:tc>
      </w:tr>
      <w:tr w:rsidR="00F5335A" w14:paraId="0F830C49" w14:textId="77777777">
        <w:trPr>
          <w:trHeight w:val="62"/>
        </w:trPr>
        <w:tc>
          <w:tcPr>
            <w:tcW w:w="959" w:type="pct"/>
            <w:shd w:val="clear" w:color="auto" w:fill="auto"/>
            <w:noWrap/>
            <w:vAlign w:val="center"/>
          </w:tcPr>
          <w:p w14:paraId="5E1C7ED0"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0639CB41"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noWrap/>
            <w:vAlign w:val="center"/>
          </w:tcPr>
          <w:p w14:paraId="72374059" w14:textId="77777777" w:rsidR="00F5335A" w:rsidRDefault="00F5335A">
            <w:pPr>
              <w:spacing w:after="0" w:line="240" w:lineRule="auto"/>
              <w:rPr>
                <w:rFonts w:ascii="Calibri" w:eastAsia="DengXian" w:hAnsi="Calibri" w:cs="Calibri"/>
                <w:b/>
                <w:color w:val="000000"/>
                <w:sz w:val="20"/>
                <w:szCs w:val="20"/>
              </w:rPr>
            </w:pPr>
          </w:p>
        </w:tc>
        <w:tc>
          <w:tcPr>
            <w:tcW w:w="1509" w:type="pct"/>
            <w:shd w:val="clear" w:color="auto" w:fill="auto"/>
            <w:vAlign w:val="center"/>
          </w:tcPr>
          <w:p w14:paraId="4CAC77F7"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
                  <w:enabled/>
                  <w:calcOnExit w:val="0"/>
                  <w:checkBox>
                    <w:sizeAuto/>
                    <w:default w:val="1"/>
                    <w:checked/>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Climate Change Mitigation 1</w:t>
            </w:r>
          </w:p>
        </w:tc>
      </w:tr>
      <w:tr w:rsidR="00F5335A" w14:paraId="637E0F83" w14:textId="77777777">
        <w:trPr>
          <w:trHeight w:val="62"/>
        </w:trPr>
        <w:tc>
          <w:tcPr>
            <w:tcW w:w="959" w:type="pct"/>
            <w:shd w:val="clear" w:color="auto" w:fill="auto"/>
            <w:noWrap/>
            <w:vAlign w:val="center"/>
          </w:tcPr>
          <w:p w14:paraId="317AFFEC"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56B8CB70"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noWrap/>
            <w:vAlign w:val="center"/>
          </w:tcPr>
          <w:p w14:paraId="0A616534"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55742360"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Climate Change Mitigation 2</w:t>
            </w:r>
          </w:p>
        </w:tc>
      </w:tr>
      <w:tr w:rsidR="00F5335A" w14:paraId="0185EFB7" w14:textId="77777777">
        <w:trPr>
          <w:trHeight w:val="62"/>
        </w:trPr>
        <w:tc>
          <w:tcPr>
            <w:tcW w:w="959" w:type="pct"/>
            <w:shd w:val="clear" w:color="auto" w:fill="auto"/>
            <w:noWrap/>
            <w:vAlign w:val="center"/>
          </w:tcPr>
          <w:p w14:paraId="7625F52B"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293B77FF"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noWrap/>
            <w:vAlign w:val="center"/>
          </w:tcPr>
          <w:p w14:paraId="69773166"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1CAF0600"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Climate Change Adaptation 1</w:t>
            </w:r>
          </w:p>
        </w:tc>
      </w:tr>
      <w:tr w:rsidR="00F5335A" w14:paraId="2DEC0175" w14:textId="77777777">
        <w:trPr>
          <w:trHeight w:val="62"/>
        </w:trPr>
        <w:tc>
          <w:tcPr>
            <w:tcW w:w="959" w:type="pct"/>
            <w:shd w:val="clear" w:color="auto" w:fill="auto"/>
            <w:noWrap/>
            <w:vAlign w:val="center"/>
          </w:tcPr>
          <w:p w14:paraId="0A49FE6D" w14:textId="77777777" w:rsidR="00F5335A" w:rsidRDefault="00F5335A">
            <w:pPr>
              <w:spacing w:after="0" w:line="240" w:lineRule="auto"/>
              <w:rPr>
                <w:rFonts w:ascii="Calibri" w:eastAsia="Times New Roman" w:hAnsi="Calibri" w:cs="Calibri"/>
                <w:b/>
                <w:bCs/>
                <w:color w:val="000000"/>
                <w:sz w:val="20"/>
                <w:szCs w:val="20"/>
              </w:rPr>
            </w:pPr>
          </w:p>
        </w:tc>
        <w:tc>
          <w:tcPr>
            <w:tcW w:w="1176" w:type="pct"/>
            <w:shd w:val="clear" w:color="auto" w:fill="auto"/>
            <w:noWrap/>
            <w:vAlign w:val="center"/>
          </w:tcPr>
          <w:p w14:paraId="53B23EE4" w14:textId="77777777" w:rsidR="00F5335A" w:rsidRDefault="00F5335A">
            <w:pPr>
              <w:spacing w:after="0" w:line="240" w:lineRule="auto"/>
              <w:rPr>
                <w:rFonts w:ascii="Calibri" w:eastAsia="Times New Roman" w:hAnsi="Calibri" w:cs="Calibri"/>
                <w:b/>
                <w:bCs/>
                <w:color w:val="000000"/>
                <w:sz w:val="20"/>
                <w:szCs w:val="20"/>
              </w:rPr>
            </w:pPr>
          </w:p>
        </w:tc>
        <w:tc>
          <w:tcPr>
            <w:tcW w:w="1356" w:type="pct"/>
            <w:shd w:val="clear" w:color="auto" w:fill="auto"/>
            <w:noWrap/>
            <w:vAlign w:val="center"/>
          </w:tcPr>
          <w:p w14:paraId="78238502" w14:textId="77777777" w:rsidR="00F5335A" w:rsidRDefault="00F5335A">
            <w:pPr>
              <w:spacing w:after="0" w:line="240" w:lineRule="auto"/>
              <w:rPr>
                <w:rFonts w:ascii="Calibri" w:eastAsia="DengXian" w:hAnsi="Calibri" w:cs="Calibri"/>
                <w:color w:val="000000"/>
                <w:sz w:val="20"/>
                <w:szCs w:val="20"/>
              </w:rPr>
            </w:pPr>
          </w:p>
        </w:tc>
        <w:tc>
          <w:tcPr>
            <w:tcW w:w="1509" w:type="pct"/>
            <w:shd w:val="clear" w:color="auto" w:fill="auto"/>
            <w:vAlign w:val="center"/>
          </w:tcPr>
          <w:p w14:paraId="05B28D86" w14:textId="77777777" w:rsidR="00F5335A" w:rsidRDefault="00795F6F">
            <w:pPr>
              <w:spacing w:after="0" w:line="240" w:lineRule="auto"/>
              <w:rPr>
                <w:rFonts w:ascii="Calibri" w:eastAsia="DengXian" w:hAnsi="Calibri" w:cs="Calibri"/>
                <w:color w:val="000000"/>
                <w:sz w:val="20"/>
                <w:szCs w:val="20"/>
              </w:rPr>
            </w:pPr>
            <w:r>
              <w:rPr>
                <w:rFonts w:ascii="Calibri" w:eastAsia="DengXian" w:hAnsi="Calibri" w:cs="Calibri"/>
                <w:color w:val="000000"/>
                <w:sz w:val="20"/>
                <w:szCs w:val="20"/>
              </w:rPr>
              <w:fldChar w:fldCharType="begin">
                <w:ffData>
                  <w:name w:val="IAP_cities"/>
                  <w:enabled/>
                  <w:calcOnExit w:val="0"/>
                  <w:checkBox>
                    <w:sizeAuto/>
                    <w:default w:val="0"/>
                    <w:checked w:val="0"/>
                  </w:checkBox>
                </w:ffData>
              </w:fldChar>
            </w:r>
            <w:r>
              <w:rPr>
                <w:rFonts w:ascii="Calibri" w:eastAsia="DengXian" w:hAnsi="Calibri" w:cs="Calibri"/>
                <w:color w:val="000000"/>
                <w:sz w:val="20"/>
                <w:szCs w:val="20"/>
              </w:rPr>
              <w:instrText xml:space="preserve"> FORMCHECKBOX </w:instrText>
            </w:r>
            <w:r w:rsidR="00393E35">
              <w:rPr>
                <w:rFonts w:ascii="Calibri" w:eastAsia="DengXian" w:hAnsi="Calibri" w:cs="Calibri"/>
                <w:color w:val="000000"/>
                <w:sz w:val="20"/>
                <w:szCs w:val="20"/>
              </w:rPr>
            </w:r>
            <w:r w:rsidR="00393E35">
              <w:rPr>
                <w:rFonts w:ascii="Calibri" w:eastAsia="DengXian" w:hAnsi="Calibri" w:cs="Calibri"/>
                <w:color w:val="000000"/>
                <w:sz w:val="20"/>
                <w:szCs w:val="20"/>
              </w:rPr>
              <w:fldChar w:fldCharType="separate"/>
            </w:r>
            <w:r>
              <w:rPr>
                <w:rFonts w:ascii="Calibri" w:eastAsia="DengXian" w:hAnsi="Calibri" w:cs="Calibri"/>
                <w:color w:val="000000"/>
                <w:sz w:val="20"/>
                <w:szCs w:val="20"/>
              </w:rPr>
              <w:fldChar w:fldCharType="end"/>
            </w:r>
            <w:r>
              <w:rPr>
                <w:rFonts w:ascii="Calibri" w:eastAsia="DengXian" w:hAnsi="Calibri" w:cs="Calibri"/>
                <w:color w:val="000000"/>
                <w:sz w:val="20"/>
                <w:szCs w:val="20"/>
              </w:rPr>
              <w:t>Climate Change Adaptation 2</w:t>
            </w:r>
          </w:p>
        </w:tc>
      </w:tr>
    </w:tbl>
    <w:p w14:paraId="5200ACAF" w14:textId="77777777" w:rsidR="00F5335A" w:rsidRDefault="00F5335A">
      <w:pPr>
        <w:spacing w:after="0" w:line="240" w:lineRule="auto"/>
        <w:jc w:val="both"/>
        <w:rPr>
          <w:rFonts w:ascii="Calibri" w:hAnsi="Calibri" w:cs="Calibri"/>
          <w:color w:val="000000"/>
        </w:rPr>
      </w:pPr>
    </w:p>
    <w:p w14:paraId="7EEDA4D7" w14:textId="77777777" w:rsidR="00F5335A" w:rsidRDefault="00F5335A">
      <w:pPr>
        <w:spacing w:after="0" w:line="240" w:lineRule="auto"/>
        <w:rPr>
          <w:rFonts w:ascii="Calibri" w:hAnsi="Calibri" w:cs="Calibri"/>
        </w:rPr>
      </w:pPr>
    </w:p>
    <w:sectPr w:rsidR="00F533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2575B" w14:textId="77777777" w:rsidR="00561948" w:rsidRDefault="00561948">
      <w:pPr>
        <w:spacing w:line="240" w:lineRule="auto"/>
      </w:pPr>
      <w:r>
        <w:separator/>
      </w:r>
    </w:p>
  </w:endnote>
  <w:endnote w:type="continuationSeparator" w:id="0">
    <w:p w14:paraId="654ED91A" w14:textId="77777777" w:rsidR="00561948" w:rsidRDefault="005619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default"/>
    <w:sig w:usb0="00000000" w:usb1="00000000" w:usb2="00000000" w:usb3="00000000" w:csb0="00000001" w:csb1="00000000"/>
  </w:font>
  <w:font w:name="FangSong">
    <w:charset w:val="86"/>
    <w:family w:val="modern"/>
    <w:pitch w:val="fixed"/>
    <w:sig w:usb0="800002BF" w:usb1="38CF7CFA" w:usb2="00000016" w:usb3="00000000" w:csb0="00040001" w:csb1="00000000"/>
  </w:font>
  <w:font w:name="Meiryo">
    <w:charset w:val="80"/>
    <w:family w:val="swiss"/>
    <w:pitch w:val="variable"/>
    <w:sig w:usb0="E00002FF" w:usb1="6AC7FFFF"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Frutiger 45 Ligh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DejaVu Sans">
    <w:altName w:val="Sylfaen"/>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3366E" w14:textId="77777777" w:rsidR="004F3C37" w:rsidRDefault="004F3C37">
    <w:pPr>
      <w:pStyle w:val="Footer"/>
      <w:pBdr>
        <w:top w:val="single" w:sz="4" w:space="1" w:color="D9D9D9"/>
      </w:pBdr>
      <w:jc w:val="righ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84</w:t>
    </w:r>
    <w:r>
      <w:rPr>
        <w:sz w:val="18"/>
        <w:szCs w:val="18"/>
      </w:rPr>
      <w:fldChar w:fldCharType="end"/>
    </w:r>
    <w:r>
      <w:rPr>
        <w:sz w:val="18"/>
        <w:szCs w:val="18"/>
      </w:rPr>
      <w:t xml:space="preserve"> | </w:t>
    </w:r>
    <w:r>
      <w:rPr>
        <w:color w:val="7F7F7F"/>
        <w:spacing w:val="60"/>
        <w:sz w:val="18"/>
        <w:szCs w:val="18"/>
      </w:rPr>
      <w:t>Page</w:t>
    </w:r>
  </w:p>
  <w:p w14:paraId="5FDBDF0B" w14:textId="77777777" w:rsidR="004F3C37" w:rsidRDefault="004F3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7BE1F" w14:textId="77777777" w:rsidR="004F3C37" w:rsidRDefault="004F3C37">
    <w:pPr>
      <w:pStyle w:val="Footer"/>
      <w:pBdr>
        <w:top w:val="single" w:sz="4" w:space="1" w:color="D9D9D9"/>
      </w:pBdr>
      <w:tabs>
        <w:tab w:val="left" w:pos="345"/>
        <w:tab w:val="right" w:pos="9360"/>
      </w:tabs>
      <w:jc w:val="right"/>
      <w:rPr>
        <w:sz w:val="18"/>
        <w:szCs w:val="18"/>
      </w:rPr>
    </w:pPr>
    <w:r>
      <w:rPr>
        <w:sz w:val="18"/>
        <w:szCs w:val="18"/>
      </w:rPr>
      <w:tab/>
    </w:r>
    <w:r>
      <w:rPr>
        <w:sz w:val="18"/>
        <w:szCs w:val="18"/>
      </w:rPr>
      <w:tab/>
    </w:r>
    <w:r>
      <w:rPr>
        <w:sz w:val="18"/>
        <w:szCs w:val="18"/>
      </w:rPr>
      <w:tab/>
    </w:r>
    <w:r>
      <w:rPr>
        <w:sz w:val="18"/>
        <w:szCs w:val="18"/>
      </w:rPr>
      <w:tab/>
    </w:r>
    <w:r>
      <w:rPr>
        <w:sz w:val="18"/>
        <w:szCs w:val="18"/>
      </w:rPr>
      <w:fldChar w:fldCharType="begin"/>
    </w:r>
    <w:r>
      <w:rPr>
        <w:sz w:val="18"/>
        <w:szCs w:val="18"/>
      </w:rPr>
      <w:instrText xml:space="preserve"> PAGE   \* MERGEFORMAT </w:instrText>
    </w:r>
    <w:r>
      <w:rPr>
        <w:sz w:val="18"/>
        <w:szCs w:val="18"/>
      </w:rPr>
      <w:fldChar w:fldCharType="separate"/>
    </w:r>
    <w:r>
      <w:rPr>
        <w:sz w:val="18"/>
        <w:szCs w:val="18"/>
      </w:rPr>
      <w:t>109</w:t>
    </w:r>
    <w:r>
      <w:rPr>
        <w:sz w:val="18"/>
        <w:szCs w:val="18"/>
      </w:rPr>
      <w:fldChar w:fldCharType="end"/>
    </w:r>
    <w:r>
      <w:rPr>
        <w:sz w:val="18"/>
        <w:szCs w:val="18"/>
      </w:rPr>
      <w:t xml:space="preserve"> | </w:t>
    </w:r>
    <w:r>
      <w:rPr>
        <w:color w:val="7F7F7F"/>
        <w:spacing w:val="60"/>
        <w:sz w:val="18"/>
        <w:szCs w:val="18"/>
      </w:rPr>
      <w:t>Page</w:t>
    </w:r>
  </w:p>
  <w:p w14:paraId="08555E71" w14:textId="77777777" w:rsidR="004F3C37" w:rsidRDefault="004F3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5486" w14:textId="77777777" w:rsidR="004F3C37" w:rsidRDefault="004F3C37">
    <w:pPr>
      <w:pStyle w:val="Header"/>
    </w:pPr>
  </w:p>
  <w:p w14:paraId="05D46A5B" w14:textId="77777777" w:rsidR="004F3C37" w:rsidRDefault="004F3C37">
    <w:pPr>
      <w:pStyle w:val="Footer"/>
      <w:pBdr>
        <w:top w:val="single" w:sz="4" w:space="1" w:color="D9D9D9"/>
      </w:pBdr>
      <w:jc w:val="right"/>
    </w:pPr>
    <w:r>
      <w:fldChar w:fldCharType="begin"/>
    </w:r>
    <w:r>
      <w:instrText xml:space="preserve"> PAGE   \* MERGEFORMAT </w:instrText>
    </w:r>
    <w:r>
      <w:fldChar w:fldCharType="separate"/>
    </w:r>
    <w:r>
      <w:t>198</w:t>
    </w:r>
    <w:r>
      <w:fldChar w:fldCharType="end"/>
    </w:r>
    <w:r>
      <w:t xml:space="preserve"> | </w:t>
    </w:r>
    <w:r>
      <w:rPr>
        <w:color w:val="7F7F7F"/>
        <w:spacing w:val="60"/>
      </w:rPr>
      <w:t>Page</w:t>
    </w:r>
  </w:p>
  <w:p w14:paraId="4100D816" w14:textId="77777777" w:rsidR="004F3C37" w:rsidRDefault="004F3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A842C" w14:textId="77777777" w:rsidR="00561948" w:rsidRDefault="00561948">
      <w:pPr>
        <w:spacing w:after="0"/>
      </w:pPr>
      <w:r>
        <w:separator/>
      </w:r>
    </w:p>
  </w:footnote>
  <w:footnote w:type="continuationSeparator" w:id="0">
    <w:p w14:paraId="29944472" w14:textId="77777777" w:rsidR="00561948" w:rsidRDefault="00561948">
      <w:pPr>
        <w:spacing w:after="0"/>
      </w:pPr>
      <w:r>
        <w:continuationSeparator/>
      </w:r>
    </w:p>
  </w:footnote>
  <w:footnote w:id="1">
    <w:p w14:paraId="157D9D10" w14:textId="77777777" w:rsidR="004F3C37" w:rsidRPr="004F3C37" w:rsidRDefault="004F3C37">
      <w:pPr>
        <w:pStyle w:val="FootnoteText"/>
        <w:rPr>
          <w:rFonts w:ascii="Calibri" w:hAnsi="Calibri" w:cs="Calibri"/>
          <w:sz w:val="18"/>
          <w:szCs w:val="18"/>
        </w:rPr>
      </w:pPr>
      <w:r w:rsidRPr="004F3C37">
        <w:rPr>
          <w:rStyle w:val="FootnoteReference"/>
          <w:rFonts w:ascii="Calibri" w:hAnsi="Calibri" w:cs="Calibri"/>
          <w:szCs w:val="18"/>
        </w:rPr>
        <w:footnoteRef/>
      </w:r>
      <w:r w:rsidRPr="004F3C37">
        <w:rPr>
          <w:rFonts w:ascii="Calibri" w:hAnsi="Calibri" w:cs="Calibri"/>
          <w:sz w:val="18"/>
          <w:szCs w:val="18"/>
        </w:rPr>
        <w:t xml:space="preserve"> </w:t>
      </w:r>
      <w:hyperlink r:id="rId1" w:history="1">
        <w:r w:rsidRPr="004F3C37">
          <w:rPr>
            <w:rStyle w:val="Hyperlink"/>
            <w:rFonts w:ascii="Calibri" w:hAnsi="Calibri" w:cs="Calibri"/>
            <w:sz w:val="18"/>
            <w:szCs w:val="18"/>
          </w:rPr>
          <w:t>https://pubs.usgs.gov/periodicals/mcs2021/mcs2021-phosphate.pdf</w:t>
        </w:r>
      </w:hyperlink>
      <w:r w:rsidRPr="004F3C37">
        <w:rPr>
          <w:rFonts w:ascii="Calibri" w:hAnsi="Calibri" w:cs="Calibri"/>
          <w:sz w:val="18"/>
          <w:szCs w:val="18"/>
        </w:rPr>
        <w:t xml:space="preserve"> </w:t>
      </w:r>
    </w:p>
  </w:footnote>
  <w:footnote w:id="2">
    <w:p w14:paraId="0EFF2956" w14:textId="77777777" w:rsidR="004F3C37" w:rsidRPr="004F3C37" w:rsidRDefault="004F3C37">
      <w:pPr>
        <w:pStyle w:val="FootnoteText"/>
        <w:jc w:val="both"/>
        <w:rPr>
          <w:rFonts w:ascii="Calibri" w:hAnsi="Calibri" w:cs="Calibri"/>
          <w:sz w:val="18"/>
          <w:szCs w:val="18"/>
        </w:rPr>
      </w:pPr>
      <w:r w:rsidRPr="004F3C37">
        <w:rPr>
          <w:rStyle w:val="FootnoteReference"/>
          <w:rFonts w:ascii="Calibri" w:hAnsi="Calibri" w:cs="Calibri"/>
          <w:szCs w:val="18"/>
        </w:rPr>
        <w:footnoteRef/>
      </w:r>
      <w:r w:rsidRPr="004F3C37">
        <w:rPr>
          <w:rFonts w:ascii="Calibri" w:hAnsi="Calibri" w:cs="Calibri"/>
          <w:sz w:val="18"/>
          <w:szCs w:val="18"/>
        </w:rPr>
        <w:t xml:space="preserve"> The same USGS (U.S. Geological Survey) document from the previous footnote reports preliminary data for 2020 and it show that although still firmly ranked number one in the world, China’s phosphate production declined to 90 Mton largely due to the impact of the COVID-19 pandemic.</w:t>
      </w:r>
    </w:p>
  </w:footnote>
  <w:footnote w:id="3">
    <w:p w14:paraId="6DE17665" w14:textId="77777777" w:rsidR="004F3C37" w:rsidRDefault="004F3C37">
      <w:pPr>
        <w:pStyle w:val="FootnoteText"/>
      </w:pPr>
      <w:r w:rsidRPr="004F3C37">
        <w:rPr>
          <w:rStyle w:val="FootnoteReference"/>
          <w:rFonts w:ascii="Calibri" w:hAnsi="Calibri" w:cs="Calibri"/>
          <w:szCs w:val="18"/>
        </w:rPr>
        <w:footnoteRef/>
      </w:r>
      <w:r w:rsidRPr="004F3C37">
        <w:rPr>
          <w:rFonts w:ascii="Calibri" w:hAnsi="Calibri" w:cs="Calibri"/>
          <w:sz w:val="18"/>
          <w:szCs w:val="18"/>
        </w:rPr>
        <w:t xml:space="preserve"> </w:t>
      </w:r>
      <w:hyperlink r:id="rId2" w:history="1">
        <w:r w:rsidRPr="004F3C37">
          <w:rPr>
            <w:rStyle w:val="Hyperlink"/>
            <w:rFonts w:ascii="Calibri" w:hAnsi="Calibri" w:cs="Calibri"/>
            <w:sz w:val="18"/>
            <w:szCs w:val="18"/>
          </w:rPr>
          <w:t>https://www.eia.gov/international/analysis/country/CHN</w:t>
        </w:r>
      </w:hyperlink>
      <w:r>
        <w:t xml:space="preserve"> </w:t>
      </w:r>
    </w:p>
  </w:footnote>
  <w:footnote w:id="4">
    <w:p w14:paraId="7D87FCB2" w14:textId="77777777" w:rsidR="004F3C37" w:rsidRDefault="004F3C37">
      <w:pPr>
        <w:pStyle w:val="FootnoteText"/>
        <w:jc w:val="both"/>
      </w:pPr>
      <w:r>
        <w:rPr>
          <w:rStyle w:val="FootnoteReference"/>
        </w:rPr>
        <w:footnoteRef/>
      </w:r>
      <w:r>
        <w:t xml:space="preserve"> </w:t>
      </w:r>
      <w:r>
        <w:rPr>
          <w:lang w:eastAsia="zh-CN"/>
        </w:rPr>
        <w:t>Green mine refers to a mine that implements efficient mining in the whole process of mineral resources development, monitors and reduces the impact of the mining activities on the environment within a controllable range, and implements environmental ecology, scientific mining methods, efficient resource utilization, and digitization of management information, with minimal impact over the mining area community. The specific requirements include nine aspects: running mines according to law, standardized management, comprehensive utilization of resources, technological innovation, energy conservation and emission reduction, environmental protection, land reclamation, community harmony and corporate culture.</w:t>
      </w:r>
    </w:p>
  </w:footnote>
  <w:footnote w:id="5">
    <w:p w14:paraId="64F62A2E" w14:textId="77777777" w:rsidR="004F3C37" w:rsidRDefault="004F3C37">
      <w:pPr>
        <w:pStyle w:val="FootnoteText"/>
        <w:jc w:val="both"/>
        <w:rPr>
          <w:rFonts w:ascii="Calibri" w:hAnsi="Calibri" w:cs="Calibri"/>
          <w:sz w:val="18"/>
          <w:szCs w:val="18"/>
        </w:rPr>
      </w:pPr>
      <w:r>
        <w:rPr>
          <w:rStyle w:val="FootnoteReference"/>
          <w:rFonts w:ascii="Calibri" w:hAnsi="Calibri" w:cs="Calibri"/>
          <w:szCs w:val="18"/>
        </w:rPr>
        <w:footnoteRef/>
      </w:r>
      <w:r>
        <w:rPr>
          <w:rFonts w:ascii="Calibri" w:hAnsi="Calibri" w:cs="Calibri"/>
          <w:sz w:val="18"/>
          <w:szCs w:val="18"/>
        </w:rPr>
        <w:t xml:space="preserve"> </w:t>
      </w:r>
      <w:r>
        <w:rPr>
          <w:rFonts w:ascii="Calibri" w:hAnsi="Calibri" w:cs="Calibri"/>
          <w:bCs/>
          <w:iCs/>
          <w:sz w:val="18"/>
          <w:szCs w:val="18"/>
        </w:rPr>
        <w:t>The National Development and Reform Commission will approve the project application as well as the demonstration projects that will be submitted by the demonstration hosts; the administrative department of urban and rural development planning and the administrative department of land resources will approve the application for site selection also submitted by the demonstration enterprise; the meteorological bureau will approve the atmospheric environmental impact report; and the environmental protection bureau will approve the environmental assessment report.</w:t>
      </w:r>
    </w:p>
  </w:footnote>
  <w:footnote w:id="6">
    <w:p w14:paraId="52BD07BE" w14:textId="77777777" w:rsidR="004F3C37" w:rsidRDefault="004F3C37">
      <w:pPr>
        <w:pStyle w:val="FootnoteText"/>
        <w:jc w:val="both"/>
        <w:rPr>
          <w:rFonts w:ascii="Calibri" w:hAnsi="Calibri" w:cs="Calibri"/>
          <w:sz w:val="18"/>
          <w:szCs w:val="18"/>
        </w:rPr>
      </w:pPr>
      <w:r>
        <w:rPr>
          <w:rStyle w:val="FootnoteReference"/>
          <w:rFonts w:ascii="Calibri" w:hAnsi="Calibri" w:cs="Calibri"/>
          <w:szCs w:val="18"/>
        </w:rPr>
        <w:footnoteRef/>
      </w:r>
      <w:r>
        <w:rPr>
          <w:rFonts w:ascii="Calibri" w:hAnsi="Calibri" w:cs="Calibri"/>
          <w:sz w:val="18"/>
          <w:szCs w:val="18"/>
        </w:rPr>
        <w:t xml:space="preserve"> Ibid, p. 29.</w:t>
      </w:r>
    </w:p>
  </w:footnote>
  <w:footnote w:id="7">
    <w:p w14:paraId="38DEE67B" w14:textId="77777777" w:rsidR="004F3C37" w:rsidRDefault="004F3C37">
      <w:pPr>
        <w:pStyle w:val="FootnoteText"/>
        <w:jc w:val="both"/>
      </w:pPr>
      <w:r>
        <w:rPr>
          <w:rStyle w:val="FootnoteReference"/>
          <w:rFonts w:ascii="Calibri" w:hAnsi="Calibri" w:cs="Calibri"/>
          <w:szCs w:val="18"/>
        </w:rPr>
        <w:footnoteRef/>
      </w:r>
      <w:r>
        <w:rPr>
          <w:rFonts w:ascii="Calibri" w:hAnsi="Calibri" w:cs="Calibri"/>
          <w:sz w:val="18"/>
          <w:szCs w:val="18"/>
        </w:rPr>
        <w:t xml:space="preserve"> Ibid, p. 29.</w:t>
      </w:r>
    </w:p>
  </w:footnote>
  <w:footnote w:id="8">
    <w:p w14:paraId="5A3CCA15" w14:textId="77777777" w:rsidR="004F3C37" w:rsidRDefault="004F3C37">
      <w:pPr>
        <w:pStyle w:val="FootnoteText"/>
        <w:rPr>
          <w:rFonts w:eastAsiaTheme="minorEastAsia"/>
          <w:lang w:eastAsia="zh-CN"/>
        </w:rPr>
      </w:pPr>
      <w:r>
        <w:rPr>
          <w:rStyle w:val="FootnoteReference"/>
        </w:rPr>
        <w:footnoteRef/>
      </w:r>
      <w:r>
        <w:t xml:space="preserve"> Including Standard for pollution control on hazardous waste storage, Standard for pollution control on hazardous waste storage, etc.</w:t>
      </w:r>
    </w:p>
  </w:footnote>
  <w:footnote w:id="9">
    <w:p w14:paraId="692179D1" w14:textId="77777777" w:rsidR="004F3C37" w:rsidRDefault="004F3C37">
      <w:pPr>
        <w:pStyle w:val="FootnoteText"/>
        <w:rPr>
          <w:sz w:val="18"/>
          <w:szCs w:val="18"/>
        </w:rPr>
      </w:pPr>
      <w:r>
        <w:rPr>
          <w:rStyle w:val="FootnoteReference"/>
          <w:szCs w:val="18"/>
        </w:rPr>
        <w:footnoteRef/>
      </w:r>
      <w:r>
        <w:rPr>
          <w:sz w:val="18"/>
          <w:szCs w:val="18"/>
        </w:rPr>
        <w:t xml:space="preserve"> Includes Chinese Academy of Social Sciences, Institute of Mineral Resources Multi-Utilization of China Geological Survey, Sichuan University, Kunming University of science and technology, Guizhou Academy of Sciences and Wuhan University of Engineering, etc.</w:t>
      </w:r>
    </w:p>
  </w:footnote>
  <w:footnote w:id="10">
    <w:p w14:paraId="444B403C" w14:textId="77777777" w:rsidR="004F3C37" w:rsidRDefault="004F3C37">
      <w:pPr>
        <w:pStyle w:val="FootnoteText"/>
        <w:rPr>
          <w:sz w:val="18"/>
          <w:szCs w:val="18"/>
        </w:rPr>
      </w:pPr>
      <w:r>
        <w:rPr>
          <w:rStyle w:val="FootnoteReference"/>
          <w:szCs w:val="18"/>
        </w:rPr>
        <w:footnoteRef/>
      </w:r>
      <w:r>
        <w:rPr>
          <w:sz w:val="18"/>
          <w:szCs w:val="18"/>
        </w:rPr>
        <w:t xml:space="preserve"> Includes The Chemical Industry and Engineering Society of China, China Petroleum and Chemical Industry Federation, China chemical energy conservation technology association, China Phosphate and Compound Fertilizer Industry Association, local mining associations.</w:t>
      </w:r>
    </w:p>
  </w:footnote>
  <w:footnote w:id="11">
    <w:p w14:paraId="15EC1A90" w14:textId="77777777" w:rsidR="004F3C37" w:rsidRDefault="004F3C37">
      <w:pPr>
        <w:pStyle w:val="fn1"/>
        <w:rPr>
          <w:rFonts w:cs="Segoe UI"/>
          <w:color w:val="000000"/>
          <w:szCs w:val="18"/>
        </w:rPr>
      </w:pPr>
      <w:r>
        <w:rPr>
          <w:rStyle w:val="FootnoteReference"/>
          <w:szCs w:val="18"/>
        </w:rPr>
        <w:footnoteRef/>
      </w:r>
      <w:r>
        <w:rPr>
          <w:szCs w:val="18"/>
        </w:rPr>
        <w:t xml:space="preserve"> See </w:t>
      </w:r>
      <w:hyperlink r:id="rId3" w:history="1">
        <w:r>
          <w:rPr>
            <w:rStyle w:val="Hyperlink"/>
            <w:rFonts w:cs="Segoe UI"/>
            <w:szCs w:val="18"/>
          </w:rPr>
          <w:t>https://www.thegef.org/gef/policies_guidelines</w:t>
        </w:r>
      </w:hyperlink>
    </w:p>
  </w:footnote>
  <w:footnote w:id="12">
    <w:p w14:paraId="1DC3B4D8" w14:textId="77777777" w:rsidR="004F3C37" w:rsidRDefault="004F3C37">
      <w:pPr>
        <w:pStyle w:val="fn1"/>
        <w:jc w:val="left"/>
        <w:rPr>
          <w:szCs w:val="18"/>
        </w:rPr>
      </w:pPr>
      <w:r>
        <w:rPr>
          <w:rStyle w:val="FootnoteReference"/>
          <w:szCs w:val="18"/>
        </w:rPr>
        <w:footnoteRef/>
      </w:r>
      <w:r>
        <w:rPr>
          <w:szCs w:val="18"/>
        </w:rPr>
        <w:t xml:space="preserve"> See </w:t>
      </w:r>
      <w:r>
        <w:rPr>
          <w:rFonts w:cs="Segoe UI"/>
          <w:color w:val="000000"/>
          <w:szCs w:val="18"/>
        </w:rPr>
        <w:t>http://www.undp.org/content/undp/en/home/operations/transparency/information_disclosurepolicy/</w:t>
      </w:r>
    </w:p>
  </w:footnote>
  <w:footnote w:id="13">
    <w:p w14:paraId="77FD9496" w14:textId="77777777" w:rsidR="004F3C37" w:rsidRDefault="004F3C37">
      <w:pPr>
        <w:pStyle w:val="fn1"/>
        <w:rPr>
          <w:szCs w:val="18"/>
        </w:rPr>
      </w:pPr>
      <w:r>
        <w:rPr>
          <w:rStyle w:val="FootnoteReference"/>
          <w:szCs w:val="18"/>
        </w:rPr>
        <w:footnoteRef/>
      </w:r>
      <w:r>
        <w:rPr>
          <w:szCs w:val="18"/>
        </w:rPr>
        <w:t xml:space="preserve"> See </w:t>
      </w:r>
      <w:r>
        <w:rPr>
          <w:rFonts w:cs="Segoe UI"/>
          <w:color w:val="000000"/>
          <w:szCs w:val="18"/>
        </w:rPr>
        <w:t>https://www.thegef.org/gef/policies_guidelines</w:t>
      </w:r>
    </w:p>
  </w:footnote>
  <w:footnote w:id="14">
    <w:p w14:paraId="563A41B1" w14:textId="77777777" w:rsidR="004F3C37" w:rsidRDefault="004F3C37">
      <w:pPr>
        <w:pStyle w:val="fn1"/>
        <w:rPr>
          <w:sz w:val="16"/>
          <w:szCs w:val="16"/>
        </w:rPr>
      </w:pPr>
      <w:r>
        <w:rPr>
          <w:rStyle w:val="FootnoteReference"/>
        </w:rPr>
        <w:footnoteRef/>
      </w:r>
      <w:r>
        <w:rPr>
          <w:sz w:val="16"/>
          <w:szCs w:val="16"/>
        </w:rPr>
        <w:t xml:space="preserve"> Data collection methods should outline specific tools used to collect data and additional information as necessary to support monitoring. The PIR cannot be used as a source of verification.</w:t>
      </w:r>
    </w:p>
  </w:footnote>
  <w:footnote w:id="15">
    <w:p w14:paraId="13F6FF3E" w14:textId="77777777" w:rsidR="004F3C37" w:rsidRDefault="004F3C37">
      <w:pPr>
        <w:pStyle w:val="fn1"/>
        <w:jc w:val="left"/>
      </w:pPr>
      <w:r>
        <w:rPr>
          <w:rStyle w:val="FootnoteReference"/>
          <w:rFonts w:ascii="Calibri" w:hAnsi="Calibri"/>
        </w:rPr>
        <w:footnoteRef/>
      </w:r>
      <w:r>
        <w:t xml:space="preserve"> See </w:t>
      </w:r>
      <w:hyperlink r:id="rId4" w:history="1">
        <w:r>
          <w:rPr>
            <w:rStyle w:val="Hyperlink"/>
          </w:rPr>
          <w:t>https://popp.undp.org/_layouts/15/WopiFrame.aspx?sourcedoc=/UNDP_POPP_DOCUMENT_LIBRARY/Public/PPM_Project%20Management_Closing.docx&amp;action=default</w:t>
        </w:r>
      </w:hyperlink>
      <w:r>
        <w:t xml:space="preserve">. </w:t>
      </w:r>
    </w:p>
  </w:footnote>
  <w:footnote w:id="16">
    <w:p w14:paraId="0EF49D44" w14:textId="77777777" w:rsidR="009E7685" w:rsidRPr="00962D12" w:rsidRDefault="009E7685" w:rsidP="009E7685">
      <w:pPr>
        <w:pStyle w:val="FootnoteText"/>
        <w:rPr>
          <w:ins w:id="693" w:author="Phatthamon Jantalae" w:date="2022-06-16T16:44:00Z"/>
          <w:rFonts w:eastAsiaTheme="minorEastAsia" w:cstheme="minorHAnsi"/>
          <w:sz w:val="18"/>
          <w:szCs w:val="18"/>
          <w:lang w:eastAsia="zh-CN"/>
        </w:rPr>
      </w:pPr>
      <w:ins w:id="694" w:author="Phatthamon Jantalae" w:date="2022-06-16T16:44:00Z">
        <w:r w:rsidRPr="00962D12">
          <w:rPr>
            <w:rStyle w:val="FootnoteReference"/>
            <w:rFonts w:asciiTheme="minorHAnsi" w:hAnsiTheme="minorHAnsi" w:cstheme="minorHAnsi"/>
            <w:szCs w:val="18"/>
          </w:rPr>
          <w:footnoteRef/>
        </w:r>
        <w:r w:rsidRPr="00962D12">
          <w:rPr>
            <w:rFonts w:cstheme="minorHAnsi"/>
            <w:sz w:val="18"/>
            <w:szCs w:val="18"/>
          </w:rPr>
          <w:t xml:space="preserve"> Including Standard for pollution control on hazardous waste storage, Standard for pollution control on hazardous waste storage, etc.</w:t>
        </w:r>
      </w:ins>
    </w:p>
  </w:footnote>
  <w:footnote w:id="17">
    <w:p w14:paraId="05AA9C22" w14:textId="77777777" w:rsidR="004F3C37" w:rsidRPr="00525B7A" w:rsidDel="009E7685" w:rsidRDefault="004F3C37">
      <w:pPr>
        <w:pStyle w:val="FootnoteText"/>
        <w:rPr>
          <w:del w:id="1182" w:author="Phatthamon Jantalae" w:date="2022-06-16T16:44:00Z"/>
          <w:rFonts w:eastAsiaTheme="minorEastAsia" w:cstheme="minorHAnsi"/>
          <w:sz w:val="18"/>
          <w:szCs w:val="18"/>
          <w:lang w:eastAsia="zh-CN"/>
        </w:rPr>
      </w:pPr>
      <w:del w:id="1183" w:author="Phatthamon Jantalae" w:date="2022-06-16T16:44:00Z">
        <w:r w:rsidRPr="00525B7A" w:rsidDel="009E7685">
          <w:rPr>
            <w:rStyle w:val="FootnoteReference"/>
            <w:rFonts w:asciiTheme="minorHAnsi" w:hAnsiTheme="minorHAnsi" w:cstheme="minorHAnsi"/>
            <w:szCs w:val="18"/>
          </w:rPr>
          <w:footnoteRef/>
        </w:r>
        <w:r w:rsidRPr="00525B7A" w:rsidDel="009E7685">
          <w:rPr>
            <w:rFonts w:cstheme="minorHAnsi"/>
            <w:sz w:val="18"/>
            <w:szCs w:val="18"/>
          </w:rPr>
          <w:delText xml:space="preserve"> Including Standard for pollution control on hazardous waste storage, Standard for pollution control on hazardous waste storage, etc.</w:delText>
        </w:r>
      </w:del>
    </w:p>
  </w:footnote>
  <w:footnote w:id="18">
    <w:p w14:paraId="0DA7E705" w14:textId="77777777" w:rsidR="00525B7A" w:rsidRPr="00525B7A" w:rsidRDefault="00525B7A" w:rsidP="005E5F0D">
      <w:pPr>
        <w:pStyle w:val="FootnoteText"/>
        <w:rPr>
          <w:rFonts w:cstheme="minorHAnsi"/>
          <w:sz w:val="18"/>
          <w:szCs w:val="18"/>
        </w:rPr>
      </w:pPr>
      <w:r w:rsidRPr="00525B7A">
        <w:rPr>
          <w:rStyle w:val="FootnoteReference"/>
          <w:rFonts w:asciiTheme="minorHAnsi" w:hAnsiTheme="minorHAnsi" w:cstheme="minorHAnsi"/>
          <w:szCs w:val="18"/>
        </w:rPr>
        <w:footnoteRef/>
      </w:r>
      <w:r w:rsidRPr="00525B7A">
        <w:rPr>
          <w:rFonts w:cstheme="minorHAnsi"/>
          <w:sz w:val="18"/>
          <w:szCs w:val="18"/>
        </w:rPr>
        <w:t xml:space="preserve"> </w:t>
      </w:r>
      <w:bookmarkStart w:id="1533" w:name="_Hlk106292901"/>
      <w:r w:rsidRPr="00525B7A">
        <w:rPr>
          <w:rFonts w:cstheme="minorHAnsi"/>
          <w:sz w:val="18"/>
          <w:szCs w:val="18"/>
        </w:rPr>
        <w:t xml:space="preserve">Prohibited </w:t>
      </w:r>
      <w:r w:rsidRPr="00525B7A">
        <w:rPr>
          <w:rFonts w:cstheme="minorHAnsi"/>
          <w:sz w:val="18"/>
          <w:szCs w:val="18"/>
          <w:lang w:val="en-CA"/>
        </w:rPr>
        <w:t xml:space="preserve">grounds of discrimination include race, ethnicity, sex, age, language, disability, sexual orientation, gender identity, religion, political or other opinion, national or social or geographical origin, property, </w:t>
      </w:r>
      <w:proofErr w:type="gramStart"/>
      <w:r w:rsidRPr="00525B7A">
        <w:rPr>
          <w:rFonts w:cstheme="minorHAnsi"/>
          <w:sz w:val="18"/>
          <w:szCs w:val="18"/>
          <w:lang w:val="en-CA"/>
        </w:rPr>
        <w:t>birth</w:t>
      </w:r>
      <w:proofErr w:type="gramEnd"/>
      <w:r w:rsidRPr="00525B7A">
        <w:rPr>
          <w:rFonts w:cstheme="minorHAnsi"/>
          <w:sz w:val="18"/>
          <w:szCs w:val="18"/>
          <w:lang w:val="en-CA"/>
        </w:rPr>
        <w:t xml:space="preserve"> or other status including as an indigenous person or as a member of a minority. </w:t>
      </w:r>
      <w:r w:rsidRPr="00525B7A">
        <w:rPr>
          <w:rFonts w:cstheme="minorHAnsi"/>
          <w:sz w:val="18"/>
          <w:szCs w:val="18"/>
        </w:rPr>
        <w:t>References to “women and men” or similar is understood to include women and men, boys and girls, and other groups discriminated against based on their gender identities, such as transgender and transsexual people.</w:t>
      </w:r>
      <w:bookmarkEnd w:id="1533"/>
    </w:p>
  </w:footnote>
  <w:footnote w:id="19">
    <w:p w14:paraId="789DA1E8" w14:textId="77777777" w:rsidR="00D3325E" w:rsidRPr="00525B7A" w:rsidRDefault="00D3325E" w:rsidP="00D3325E">
      <w:pPr>
        <w:pStyle w:val="FootnoteText"/>
        <w:rPr>
          <w:ins w:id="1684" w:author="Phatthamon Jantalae" w:date="2022-06-16T17:02:00Z"/>
          <w:rFonts w:cstheme="minorHAnsi"/>
          <w:sz w:val="18"/>
          <w:szCs w:val="18"/>
        </w:rPr>
      </w:pPr>
      <w:ins w:id="1685" w:author="Phatthamon Jantalae" w:date="2022-06-16T17:02:00Z">
        <w:r w:rsidRPr="00525B7A">
          <w:rPr>
            <w:rStyle w:val="FootnoteReference"/>
            <w:rFonts w:asciiTheme="minorHAnsi" w:hAnsiTheme="minorHAnsi" w:cstheme="minorHAnsi"/>
            <w:szCs w:val="18"/>
          </w:rPr>
          <w:footnoteRef/>
        </w:r>
        <w:r w:rsidRPr="00525B7A">
          <w:rPr>
            <w:rFonts w:cstheme="minorHAnsi"/>
            <w:sz w:val="18"/>
            <w:szCs w:val="18"/>
          </w:rPr>
          <w:t xml:space="preserve"> See the </w:t>
        </w:r>
        <w:r w:rsidRPr="00525B7A">
          <w:rPr>
            <w:rFonts w:cstheme="minorHAnsi"/>
            <w:sz w:val="18"/>
            <w:szCs w:val="18"/>
          </w:rPr>
          <w:fldChar w:fldCharType="begin"/>
        </w:r>
        <w:r w:rsidRPr="00525B7A">
          <w:rPr>
            <w:rFonts w:cstheme="minorHAnsi"/>
            <w:sz w:val="18"/>
            <w:szCs w:val="18"/>
          </w:rPr>
          <w:instrText xml:space="preserve"> HYPERLINK "https://www.cbd.int/" </w:instrText>
        </w:r>
        <w:r w:rsidRPr="00525B7A">
          <w:rPr>
            <w:rFonts w:cstheme="minorHAnsi"/>
            <w:sz w:val="18"/>
            <w:szCs w:val="18"/>
          </w:rPr>
          <w:fldChar w:fldCharType="separate"/>
        </w:r>
        <w:r w:rsidRPr="00525B7A">
          <w:rPr>
            <w:rStyle w:val="Hyperlink"/>
            <w:rFonts w:cstheme="minorHAnsi"/>
            <w:sz w:val="18"/>
            <w:szCs w:val="18"/>
          </w:rPr>
          <w:t>Convention on Biological Diversity</w:t>
        </w:r>
        <w:r w:rsidRPr="00525B7A">
          <w:rPr>
            <w:rStyle w:val="Hyperlink"/>
            <w:rFonts w:cstheme="minorHAnsi"/>
            <w:sz w:val="18"/>
            <w:szCs w:val="18"/>
          </w:rPr>
          <w:fldChar w:fldCharType="end"/>
        </w:r>
        <w:r w:rsidRPr="00525B7A">
          <w:rPr>
            <w:rFonts w:cstheme="minorHAnsi"/>
            <w:sz w:val="18"/>
            <w:szCs w:val="18"/>
          </w:rPr>
          <w:t xml:space="preserve"> and its </w:t>
        </w:r>
        <w:r w:rsidRPr="00525B7A">
          <w:rPr>
            <w:rFonts w:cstheme="minorHAnsi"/>
            <w:sz w:val="18"/>
            <w:szCs w:val="18"/>
          </w:rPr>
          <w:fldChar w:fldCharType="begin"/>
        </w:r>
        <w:r w:rsidRPr="00525B7A">
          <w:rPr>
            <w:rFonts w:cstheme="minorHAnsi"/>
            <w:sz w:val="18"/>
            <w:szCs w:val="18"/>
          </w:rPr>
          <w:instrText xml:space="preserve"> HYPERLINK "https://bch.cbd.int/protocol" </w:instrText>
        </w:r>
        <w:r w:rsidRPr="00525B7A">
          <w:rPr>
            <w:rFonts w:cstheme="minorHAnsi"/>
            <w:sz w:val="18"/>
            <w:szCs w:val="18"/>
          </w:rPr>
          <w:fldChar w:fldCharType="separate"/>
        </w:r>
        <w:r w:rsidRPr="00525B7A">
          <w:rPr>
            <w:rStyle w:val="Hyperlink"/>
            <w:rFonts w:cstheme="minorHAnsi"/>
            <w:sz w:val="18"/>
            <w:szCs w:val="18"/>
          </w:rPr>
          <w:t>Cartagena Protocol on Biosafety</w:t>
        </w:r>
        <w:r w:rsidRPr="00525B7A">
          <w:rPr>
            <w:rStyle w:val="Hyperlink"/>
            <w:rFonts w:cstheme="minorHAnsi"/>
            <w:sz w:val="18"/>
            <w:szCs w:val="18"/>
          </w:rPr>
          <w:fldChar w:fldCharType="end"/>
        </w:r>
        <w:r w:rsidRPr="00525B7A">
          <w:rPr>
            <w:rFonts w:cstheme="minorHAnsi"/>
            <w:sz w:val="18"/>
            <w:szCs w:val="18"/>
          </w:rPr>
          <w:t>.</w:t>
        </w:r>
      </w:ins>
    </w:p>
  </w:footnote>
  <w:footnote w:id="20">
    <w:p w14:paraId="52592935" w14:textId="77777777" w:rsidR="00D3325E" w:rsidRPr="00525B7A" w:rsidRDefault="00D3325E" w:rsidP="00D3325E">
      <w:pPr>
        <w:pStyle w:val="FootnoteText"/>
        <w:rPr>
          <w:ins w:id="1691" w:author="Phatthamon Jantalae" w:date="2022-06-16T17:02:00Z"/>
          <w:rFonts w:cstheme="minorHAnsi"/>
          <w:sz w:val="18"/>
          <w:szCs w:val="18"/>
        </w:rPr>
      </w:pPr>
      <w:ins w:id="1692" w:author="Phatthamon Jantalae" w:date="2022-06-16T17:02:00Z">
        <w:r w:rsidRPr="00525B7A">
          <w:rPr>
            <w:rStyle w:val="FootnoteReference"/>
            <w:rFonts w:asciiTheme="minorHAnsi" w:hAnsiTheme="minorHAnsi" w:cstheme="minorHAnsi"/>
            <w:szCs w:val="18"/>
          </w:rPr>
          <w:footnoteRef/>
        </w:r>
        <w:r w:rsidRPr="00525B7A">
          <w:rPr>
            <w:rFonts w:cstheme="minorHAnsi"/>
            <w:sz w:val="18"/>
            <w:szCs w:val="18"/>
          </w:rPr>
          <w:t xml:space="preserve"> See the </w:t>
        </w:r>
        <w:r w:rsidRPr="00525B7A">
          <w:rPr>
            <w:rFonts w:cstheme="minorHAnsi"/>
            <w:sz w:val="18"/>
            <w:szCs w:val="18"/>
          </w:rPr>
          <w:fldChar w:fldCharType="begin"/>
        </w:r>
        <w:r w:rsidRPr="00525B7A">
          <w:rPr>
            <w:rFonts w:cstheme="minorHAnsi"/>
            <w:sz w:val="18"/>
            <w:szCs w:val="18"/>
          </w:rPr>
          <w:instrText xml:space="preserve"> HYPERLINK "https://www.cbd.int/" </w:instrText>
        </w:r>
        <w:r w:rsidRPr="00525B7A">
          <w:rPr>
            <w:rFonts w:cstheme="minorHAnsi"/>
            <w:sz w:val="18"/>
            <w:szCs w:val="18"/>
          </w:rPr>
          <w:fldChar w:fldCharType="separate"/>
        </w:r>
        <w:r w:rsidRPr="00525B7A">
          <w:rPr>
            <w:rStyle w:val="Hyperlink"/>
            <w:rFonts w:cstheme="minorHAnsi"/>
            <w:sz w:val="18"/>
            <w:szCs w:val="18"/>
          </w:rPr>
          <w:t>Convention on Biological Diversity</w:t>
        </w:r>
        <w:r w:rsidRPr="00525B7A">
          <w:rPr>
            <w:rStyle w:val="Hyperlink"/>
            <w:rFonts w:cstheme="minorHAnsi"/>
            <w:sz w:val="18"/>
            <w:szCs w:val="18"/>
          </w:rPr>
          <w:fldChar w:fldCharType="end"/>
        </w:r>
        <w:r w:rsidRPr="00525B7A">
          <w:rPr>
            <w:rFonts w:cstheme="minorHAnsi"/>
            <w:sz w:val="18"/>
            <w:szCs w:val="18"/>
          </w:rPr>
          <w:t xml:space="preserve"> and its </w:t>
        </w:r>
        <w:r w:rsidRPr="00525B7A">
          <w:rPr>
            <w:rFonts w:cstheme="minorHAnsi"/>
            <w:sz w:val="18"/>
            <w:szCs w:val="18"/>
          </w:rPr>
          <w:fldChar w:fldCharType="begin"/>
        </w:r>
        <w:r w:rsidRPr="00525B7A">
          <w:rPr>
            <w:rFonts w:cstheme="minorHAnsi"/>
            <w:sz w:val="18"/>
            <w:szCs w:val="18"/>
          </w:rPr>
          <w:instrText xml:space="preserve"> HYPERLINK "https://www.cbd.int/abs/" </w:instrText>
        </w:r>
        <w:r w:rsidRPr="00525B7A">
          <w:rPr>
            <w:rFonts w:cstheme="minorHAnsi"/>
            <w:sz w:val="18"/>
            <w:szCs w:val="18"/>
          </w:rPr>
          <w:fldChar w:fldCharType="separate"/>
        </w:r>
        <w:r w:rsidRPr="00525B7A">
          <w:rPr>
            <w:rStyle w:val="Hyperlink"/>
            <w:rFonts w:cstheme="minorHAnsi"/>
            <w:sz w:val="18"/>
            <w:szCs w:val="18"/>
          </w:rPr>
          <w:t>Nagoya Protocol</w:t>
        </w:r>
        <w:r w:rsidRPr="00525B7A">
          <w:rPr>
            <w:rStyle w:val="Hyperlink"/>
            <w:rFonts w:cstheme="minorHAnsi"/>
            <w:sz w:val="18"/>
            <w:szCs w:val="18"/>
          </w:rPr>
          <w:fldChar w:fldCharType="end"/>
        </w:r>
        <w:r w:rsidRPr="00525B7A">
          <w:rPr>
            <w:rFonts w:cstheme="minorHAnsi"/>
            <w:sz w:val="18"/>
            <w:szCs w:val="18"/>
          </w:rPr>
          <w:t xml:space="preserve"> on access and benefit sharing from use of genetic resources.</w:t>
        </w:r>
      </w:ins>
    </w:p>
  </w:footnote>
  <w:footnote w:id="21">
    <w:p w14:paraId="418EADB2" w14:textId="77777777" w:rsidR="00D3325E" w:rsidRPr="00525B7A" w:rsidRDefault="00D3325E" w:rsidP="00D3325E">
      <w:pPr>
        <w:pStyle w:val="FootnoteText"/>
        <w:rPr>
          <w:ins w:id="1834" w:author="Phatthamon Jantalae" w:date="2022-06-16T17:02:00Z"/>
          <w:rFonts w:cstheme="minorHAnsi"/>
          <w:sz w:val="18"/>
          <w:szCs w:val="18"/>
        </w:rPr>
      </w:pPr>
      <w:ins w:id="1835" w:author="Phatthamon Jantalae" w:date="2022-06-16T17:02:00Z">
        <w:r w:rsidRPr="00525B7A">
          <w:rPr>
            <w:rStyle w:val="FootnoteReference"/>
            <w:rFonts w:asciiTheme="minorHAnsi" w:hAnsiTheme="minorHAnsi" w:cstheme="minorHAnsi"/>
            <w:szCs w:val="18"/>
          </w:rPr>
          <w:footnoteRef/>
        </w:r>
        <w:r w:rsidRPr="00525B7A">
          <w:rPr>
            <w:rFonts w:cstheme="minorHAnsi"/>
            <w:sz w:val="18"/>
            <w:szCs w:val="18"/>
          </w:rPr>
          <w:t xml:space="preserve"> Forced eviction is defined here as the permanent or temporary removal against their will of individuals, </w:t>
        </w:r>
        <w:proofErr w:type="gramStart"/>
        <w:r w:rsidRPr="00525B7A">
          <w:rPr>
            <w:rFonts w:cstheme="minorHAnsi"/>
            <w:sz w:val="18"/>
            <w:szCs w:val="18"/>
          </w:rPr>
          <w:t>families</w:t>
        </w:r>
        <w:proofErr w:type="gramEnd"/>
        <w:r w:rsidRPr="00525B7A">
          <w:rPr>
            <w:rFonts w:cstheme="minorHAnsi"/>
            <w:sz w:val="18"/>
            <w:szCs w:val="18"/>
          </w:rPr>
          <w:t xml:space="preserve"> or communities from the homes and/or land which they occupy, without the provision of, and access to, appropriate forms of legal or other protection. Forced evictions constitute gross violations of a range of internationally recognized human rights.</w:t>
        </w:r>
      </w:ins>
    </w:p>
  </w:footnote>
  <w:footnote w:id="22">
    <w:p w14:paraId="7D347713" w14:textId="77777777" w:rsidR="004F3C37" w:rsidDel="00D3325E" w:rsidRDefault="004F3C37">
      <w:pPr>
        <w:pStyle w:val="FootnoteText"/>
        <w:rPr>
          <w:del w:id="2025" w:author="Phatthamon Jantalae" w:date="2022-06-16T17:01:00Z"/>
        </w:rPr>
      </w:pPr>
      <w:del w:id="2026" w:author="Phatthamon Jantalae" w:date="2022-06-16T17:01:00Z">
        <w:r w:rsidDel="00D3325E">
          <w:rPr>
            <w:rStyle w:val="FootnoteReference"/>
          </w:rPr>
          <w:footnoteRef/>
        </w:r>
        <w:r w:rsidDel="00D3325E">
          <w:delText xml:space="preserve"> Prohibited </w:delText>
        </w:r>
        <w:r w:rsidDel="00D3325E">
          <w:rPr>
            <w:lang w:val="en-CA"/>
          </w:rPr>
          <w:delTex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delText>
        </w:r>
        <w:r w:rsidDel="00D3325E">
          <w:delText>References to “women and men” or similar is understood to include women and men, boys and girls, and other groups discriminated against based on their gender identities, such as transgender and transsexual people.</w:delText>
        </w:r>
      </w:del>
    </w:p>
  </w:footnote>
  <w:footnote w:id="23">
    <w:p w14:paraId="60C912FB" w14:textId="77777777" w:rsidR="004F3C37" w:rsidDel="00D3325E" w:rsidRDefault="004F3C37">
      <w:pPr>
        <w:pStyle w:val="FootnoteText"/>
        <w:rPr>
          <w:del w:id="2177" w:author="Phatthamon Jantalae" w:date="2022-06-16T17:01:00Z"/>
        </w:rPr>
      </w:pPr>
      <w:del w:id="2178" w:author="Phatthamon Jantalae" w:date="2022-06-16T17:01:00Z">
        <w:r w:rsidDel="00D3325E">
          <w:rPr>
            <w:rStyle w:val="FootnoteReference"/>
          </w:rPr>
          <w:footnoteRef/>
        </w:r>
        <w:r w:rsidDel="00D3325E">
          <w:delText xml:space="preserve"> See the </w:delText>
        </w:r>
        <w:r w:rsidR="00393E35" w:rsidDel="00D3325E">
          <w:fldChar w:fldCharType="begin"/>
        </w:r>
        <w:r w:rsidR="00393E35" w:rsidDel="00D3325E">
          <w:delInstrText xml:space="preserve"> HYPERLINK "https://www.cbd.int/" </w:delInstrText>
        </w:r>
        <w:r w:rsidR="00393E35" w:rsidDel="00D3325E">
          <w:fldChar w:fldCharType="separate"/>
        </w:r>
        <w:r w:rsidDel="00D3325E">
          <w:rPr>
            <w:rStyle w:val="Hyperlink"/>
          </w:rPr>
          <w:delText>Convention on Biological Diversity</w:delText>
        </w:r>
        <w:r w:rsidR="00393E35" w:rsidDel="00D3325E">
          <w:rPr>
            <w:rStyle w:val="Hyperlink"/>
          </w:rPr>
          <w:fldChar w:fldCharType="end"/>
        </w:r>
        <w:r w:rsidDel="00D3325E">
          <w:delText xml:space="preserve"> and its </w:delText>
        </w:r>
        <w:r w:rsidR="00393E35" w:rsidDel="00D3325E">
          <w:fldChar w:fldCharType="begin"/>
        </w:r>
        <w:r w:rsidR="00393E35" w:rsidDel="00D3325E">
          <w:delInstrText xml:space="preserve"> HYPERLINK "https://</w:delInstrText>
        </w:r>
        <w:r w:rsidR="00393E35" w:rsidDel="00D3325E">
          <w:delInstrText xml:space="preserve">bch.cbd.int/protocol" </w:delInstrText>
        </w:r>
        <w:r w:rsidR="00393E35" w:rsidDel="00D3325E">
          <w:fldChar w:fldCharType="separate"/>
        </w:r>
        <w:r w:rsidDel="00D3325E">
          <w:rPr>
            <w:rStyle w:val="Hyperlink"/>
          </w:rPr>
          <w:delText>Cartagena Protocol on Biosafety</w:delText>
        </w:r>
        <w:r w:rsidR="00393E35" w:rsidDel="00D3325E">
          <w:rPr>
            <w:rStyle w:val="Hyperlink"/>
          </w:rPr>
          <w:fldChar w:fldCharType="end"/>
        </w:r>
        <w:r w:rsidDel="00D3325E">
          <w:delText>.</w:delText>
        </w:r>
      </w:del>
    </w:p>
  </w:footnote>
  <w:footnote w:id="24">
    <w:p w14:paraId="1CEA036C" w14:textId="77777777" w:rsidR="004F3C37" w:rsidDel="00D3325E" w:rsidRDefault="004F3C37">
      <w:pPr>
        <w:pStyle w:val="FootnoteText"/>
        <w:rPr>
          <w:del w:id="2184" w:author="Phatthamon Jantalae" w:date="2022-06-16T17:01:00Z"/>
        </w:rPr>
      </w:pPr>
      <w:del w:id="2185" w:author="Phatthamon Jantalae" w:date="2022-06-16T17:01:00Z">
        <w:r w:rsidDel="00D3325E">
          <w:rPr>
            <w:rStyle w:val="FootnoteReference"/>
          </w:rPr>
          <w:footnoteRef/>
        </w:r>
        <w:r w:rsidDel="00D3325E">
          <w:delText xml:space="preserve"> See the </w:delText>
        </w:r>
        <w:r w:rsidR="00393E35" w:rsidDel="00D3325E">
          <w:fldChar w:fldCharType="begin"/>
        </w:r>
        <w:r w:rsidR="00393E35" w:rsidDel="00D3325E">
          <w:delInstrText xml:space="preserve"> HYPERLINK "https://www.cbd.int/" </w:delInstrText>
        </w:r>
        <w:r w:rsidR="00393E35" w:rsidDel="00D3325E">
          <w:fldChar w:fldCharType="separate"/>
        </w:r>
        <w:r w:rsidDel="00D3325E">
          <w:rPr>
            <w:rStyle w:val="Hyperlink"/>
          </w:rPr>
          <w:delText>Convention on Biological Diversity</w:delText>
        </w:r>
        <w:r w:rsidR="00393E35" w:rsidDel="00D3325E">
          <w:rPr>
            <w:rStyle w:val="Hyperlink"/>
          </w:rPr>
          <w:fldChar w:fldCharType="end"/>
        </w:r>
        <w:r w:rsidDel="00D3325E">
          <w:delText xml:space="preserve"> and its </w:delText>
        </w:r>
        <w:r w:rsidR="00393E35" w:rsidDel="00D3325E">
          <w:fldChar w:fldCharType="begin"/>
        </w:r>
        <w:r w:rsidR="00393E35" w:rsidDel="00D3325E">
          <w:delInstrText xml:space="preserve"> HYPERLINK "https://www.cbd.int/abs/" </w:delInstrText>
        </w:r>
        <w:r w:rsidR="00393E35" w:rsidDel="00D3325E">
          <w:fldChar w:fldCharType="separate"/>
        </w:r>
        <w:r w:rsidDel="00D3325E">
          <w:rPr>
            <w:rStyle w:val="Hyperlink"/>
          </w:rPr>
          <w:delText>Nagoya Protocol</w:delText>
        </w:r>
        <w:r w:rsidR="00393E35" w:rsidDel="00D3325E">
          <w:rPr>
            <w:rStyle w:val="Hyperlink"/>
          </w:rPr>
          <w:fldChar w:fldCharType="end"/>
        </w:r>
        <w:r w:rsidDel="00D3325E">
          <w:delText xml:space="preserve"> on access and benefit sharing from use of genetic resources.</w:delText>
        </w:r>
      </w:del>
    </w:p>
  </w:footnote>
  <w:footnote w:id="25">
    <w:p w14:paraId="589210B6" w14:textId="77777777" w:rsidR="004F3C37" w:rsidDel="00D3325E" w:rsidRDefault="004F3C37">
      <w:pPr>
        <w:pStyle w:val="FootnoteText"/>
        <w:rPr>
          <w:del w:id="2327" w:author="Phatthamon Jantalae" w:date="2022-06-16T17:01:00Z"/>
        </w:rPr>
      </w:pPr>
      <w:del w:id="2328" w:author="Phatthamon Jantalae" w:date="2022-06-16T17:01:00Z">
        <w:r w:rsidDel="00D3325E">
          <w:rPr>
            <w:rStyle w:val="FootnoteReference"/>
          </w:rPr>
          <w:footnoteRef/>
        </w:r>
        <w:r w:rsidDel="00D3325E">
          <w:delText xml:space="preserve"> 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delText>
        </w:r>
      </w:del>
    </w:p>
  </w:footnote>
  <w:footnote w:id="26">
    <w:p w14:paraId="76980515" w14:textId="77777777" w:rsidR="004F3C37" w:rsidRDefault="004F3C37">
      <w:pPr>
        <w:pStyle w:val="FootnoteText"/>
        <w:rPr>
          <w:rFonts w:eastAsiaTheme="minorEastAsia"/>
          <w:lang w:eastAsia="zh-CN"/>
        </w:rPr>
      </w:pPr>
      <w:r>
        <w:rPr>
          <w:rStyle w:val="FootnoteReference"/>
        </w:rPr>
        <w:footnoteRef/>
      </w:r>
      <w:r>
        <w:t xml:space="preserve"> </w:t>
      </w:r>
      <w:bookmarkStart w:id="2504" w:name="_Hlk106292992"/>
      <w:r>
        <w:t>Including Standard for pollution control on hazardous waste storage, Standard for pollution control on hazardous waste storage, etc.</w:t>
      </w:r>
      <w:bookmarkEnd w:id="2504"/>
    </w:p>
  </w:footnote>
  <w:footnote w:id="27">
    <w:p w14:paraId="4107F735" w14:textId="77777777" w:rsidR="004F3C37" w:rsidRDefault="004F3C37">
      <w:pPr>
        <w:pStyle w:val="FootnoteText"/>
        <w:rPr>
          <w:rFonts w:ascii="Calibri" w:hAnsi="Calibri" w:cs="Calibri"/>
          <w:sz w:val="18"/>
          <w:szCs w:val="18"/>
        </w:rPr>
      </w:pPr>
      <w:r>
        <w:rPr>
          <w:rStyle w:val="FootnoteReference"/>
          <w:rFonts w:cs="Calibri"/>
          <w:szCs w:val="18"/>
        </w:rPr>
        <w:footnoteRef/>
      </w:r>
      <w:r>
        <w:rPr>
          <w:rFonts w:ascii="Calibri" w:hAnsi="Calibri" w:cs="Calibri"/>
          <w:sz w:val="18"/>
          <w:szCs w:val="18"/>
        </w:rPr>
        <w:t xml:space="preserve"> Based on the EOP target of 14.779 Mtce. 1 tce = 29,307 GJ </w:t>
      </w:r>
      <w:hyperlink r:id="rId5" w:history="1">
        <w:r>
          <w:rPr>
            <w:rStyle w:val="Hyperlink"/>
            <w:rFonts w:cs="Calibri"/>
            <w:sz w:val="18"/>
            <w:szCs w:val="18"/>
          </w:rPr>
          <w:t>https://www.planete-energies.com/en/content/ton-coal-equivalent-tce</w:t>
        </w:r>
      </w:hyperlink>
      <w:r>
        <w:rPr>
          <w:rFonts w:ascii="Calibri" w:hAnsi="Calibri" w:cs="Calibri"/>
          <w:sz w:val="18"/>
          <w:szCs w:val="18"/>
        </w:rPr>
        <w:t xml:space="preserve"> </w:t>
      </w:r>
    </w:p>
  </w:footnote>
  <w:footnote w:id="28">
    <w:p w14:paraId="69A37A67" w14:textId="77777777" w:rsidR="004F3C37" w:rsidRDefault="004F3C37">
      <w:pPr>
        <w:pStyle w:val="FootnoteText"/>
      </w:pPr>
      <w:r>
        <w:rPr>
          <w:rStyle w:val="FootnoteReference"/>
          <w:rFonts w:cs="Calibri"/>
          <w:szCs w:val="18"/>
        </w:rPr>
        <w:footnoteRef/>
      </w:r>
      <w:r>
        <w:rPr>
          <w:rFonts w:ascii="Calibri" w:hAnsi="Calibri" w:cs="Calibri"/>
          <w:sz w:val="18"/>
          <w:szCs w:val="18"/>
        </w:rPr>
        <w:t xml:space="preserve"> Energy savings in the PhosChemEE project are not obtained by installing RE technologies, but by improving the EE of the processes.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6D0B6" w14:textId="77777777" w:rsidR="004F3C37" w:rsidRDefault="004F3C37">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34B8"/>
    <w:multiLevelType w:val="multilevel"/>
    <w:tmpl w:val="014A34B8"/>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28609B"/>
    <w:multiLevelType w:val="multilevel"/>
    <w:tmpl w:val="0228609B"/>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7200172"/>
    <w:multiLevelType w:val="multilevel"/>
    <w:tmpl w:val="07200172"/>
    <w:lvl w:ilvl="0">
      <w:start w:val="1"/>
      <w:numFmt w:val="decimal"/>
      <w:pStyle w:val="Paragraph"/>
      <w:lvlText w:val="%1."/>
      <w:lvlJc w:val="left"/>
      <w:pPr>
        <w:ind w:left="360" w:hanging="360"/>
      </w:pPr>
      <w:rPr>
        <w:rFonts w:ascii="Times New Roman" w:hAnsi="Times New Roman"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BE434F"/>
    <w:multiLevelType w:val="multilevel"/>
    <w:tmpl w:val="07BE434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AE23E63"/>
    <w:multiLevelType w:val="multilevel"/>
    <w:tmpl w:val="0AE23E6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E1657A"/>
    <w:multiLevelType w:val="multilevel"/>
    <w:tmpl w:val="0BE1657A"/>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C3D295D"/>
    <w:multiLevelType w:val="multilevel"/>
    <w:tmpl w:val="0C3D295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F23D56"/>
    <w:multiLevelType w:val="multilevel"/>
    <w:tmpl w:val="0DF23D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F73731E"/>
    <w:multiLevelType w:val="multilevel"/>
    <w:tmpl w:val="0F73731E"/>
    <w:lvl w:ilvl="0">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 w15:restartNumberingAfterBreak="0">
    <w:nsid w:val="11C01579"/>
    <w:multiLevelType w:val="multilevel"/>
    <w:tmpl w:val="11C01579"/>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2811B53"/>
    <w:multiLevelType w:val="multilevel"/>
    <w:tmpl w:val="12811B53"/>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2EF7BC1"/>
    <w:multiLevelType w:val="multilevel"/>
    <w:tmpl w:val="12EF7BC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43C79EC"/>
    <w:multiLevelType w:val="multilevel"/>
    <w:tmpl w:val="143C79EC"/>
    <w:lvl w:ilvl="0">
      <w:start w:val="2"/>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157B4793"/>
    <w:multiLevelType w:val="multilevel"/>
    <w:tmpl w:val="157B47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61277A5"/>
    <w:multiLevelType w:val="multilevel"/>
    <w:tmpl w:val="161277A5"/>
    <w:lvl w:ilvl="0">
      <w:start w:val="1"/>
      <w:numFmt w:val="upperRoman"/>
      <w:pStyle w:val="Heading11"/>
      <w:lvlText w:val="%1."/>
      <w:lvlJc w:val="left"/>
      <w:pPr>
        <w:tabs>
          <w:tab w:val="left" w:pos="720"/>
        </w:tabs>
        <w:ind w:left="720" w:hanging="720"/>
      </w:pPr>
      <w:rPr>
        <w:rFonts w:cs="Times New Roman" w:hint="default"/>
      </w:rPr>
    </w:lvl>
    <w:lvl w:ilvl="1">
      <w:start w:val="1"/>
      <w:numFmt w:val="bullet"/>
      <w:lvlText w:val=""/>
      <w:lvlJc w:val="left"/>
      <w:pPr>
        <w:tabs>
          <w:tab w:val="left" w:pos="1440"/>
        </w:tabs>
        <w:ind w:left="1440" w:hanging="360"/>
      </w:pPr>
      <w:rPr>
        <w:rFonts w:ascii="Symbol" w:hAnsi="Symbol" w:hint="default"/>
        <w:sz w:val="18"/>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5" w15:restartNumberingAfterBreak="0">
    <w:nsid w:val="16265FF3"/>
    <w:multiLevelType w:val="multilevel"/>
    <w:tmpl w:val="16265FF3"/>
    <w:lvl w:ilvl="0">
      <w:start w:val="14"/>
      <w:numFmt w:val="decimal"/>
      <w:lvlText w:val="%1."/>
      <w:lvlJc w:val="left"/>
      <w:pPr>
        <w:ind w:left="360" w:hanging="360"/>
      </w:pPr>
      <w:rPr>
        <w:rFonts w:ascii="Arial" w:hAnsi="Arial" w:cs="Arial" w:hint="default"/>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76C48DF"/>
    <w:multiLevelType w:val="multilevel"/>
    <w:tmpl w:val="176C48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D12651D"/>
    <w:multiLevelType w:val="multilevel"/>
    <w:tmpl w:val="1D12651D"/>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FBE71E1"/>
    <w:multiLevelType w:val="multilevel"/>
    <w:tmpl w:val="1FBE71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29F14106"/>
    <w:multiLevelType w:val="multilevel"/>
    <w:tmpl w:val="29F14106"/>
    <w:lvl w:ilvl="0">
      <w:start w:val="1"/>
      <w:numFmt w:val="bullet"/>
      <w:pStyle w:val="Normalbullets"/>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2FDF33D9"/>
    <w:multiLevelType w:val="multilevel"/>
    <w:tmpl w:val="2FDF33D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08E000B"/>
    <w:multiLevelType w:val="multilevel"/>
    <w:tmpl w:val="308E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1374BED"/>
    <w:multiLevelType w:val="multilevel"/>
    <w:tmpl w:val="31374B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C9A163E"/>
    <w:multiLevelType w:val="multilevel"/>
    <w:tmpl w:val="3C9A163E"/>
    <w:lvl w:ilvl="0">
      <w:start w:val="1"/>
      <w:numFmt w:val="lowerRoman"/>
      <w:lvlText w:val="%1."/>
      <w:lvlJc w:val="right"/>
      <w:pPr>
        <w:ind w:left="1080" w:hanging="360"/>
      </w:pPr>
      <w:rPr>
        <w:rFonts w:hint="default"/>
        <w:b w:val="0"/>
        <w:i w:val="0"/>
      </w:rPr>
    </w:lvl>
    <w:lvl w:ilvl="1">
      <w:start w:val="1"/>
      <w:numFmt w:val="lowerRoman"/>
      <w:lvlText w:val="%2."/>
      <w:lvlJc w:val="righ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D7750B4"/>
    <w:multiLevelType w:val="multilevel"/>
    <w:tmpl w:val="3D7750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2E87E9B"/>
    <w:multiLevelType w:val="multilevel"/>
    <w:tmpl w:val="42E87E9B"/>
    <w:lvl w:ilvl="0">
      <w:start w:val="1"/>
      <w:numFmt w:val="decimal"/>
      <w:pStyle w:val="Normal1"/>
      <w:lvlText w:val="%1."/>
      <w:lvlJc w:val="left"/>
      <w:pPr>
        <w:ind w:left="36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4896F0F"/>
    <w:multiLevelType w:val="multilevel"/>
    <w:tmpl w:val="44896F0F"/>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79D108E"/>
    <w:multiLevelType w:val="multilevel"/>
    <w:tmpl w:val="479D108E"/>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49EB091A"/>
    <w:multiLevelType w:val="multilevel"/>
    <w:tmpl w:val="49EB091A"/>
    <w:lvl w:ilvl="0">
      <w:start w:val="1"/>
      <w:numFmt w:val="decimal"/>
      <w:lvlText w:val="%1."/>
      <w:lvlJc w:val="left"/>
      <w:pPr>
        <w:ind w:left="3337"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BC15F69"/>
    <w:multiLevelType w:val="multilevel"/>
    <w:tmpl w:val="4BC15F69"/>
    <w:lvl w:ilvl="0">
      <w:start w:val="1"/>
      <w:numFmt w:val="decimal"/>
      <w:lvlText w:val="%1."/>
      <w:lvlJc w:val="left"/>
      <w:pPr>
        <w:ind w:left="720" w:hanging="360"/>
      </w:pPr>
      <w:rPr>
        <w:rFonts w:asciiTheme="minorHAnsi" w:hAnsiTheme="minorHAnsi" w:cstheme="minorHAnsi"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C1B5D8A"/>
    <w:multiLevelType w:val="multilevel"/>
    <w:tmpl w:val="4C1B5D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C2D2C81"/>
    <w:multiLevelType w:val="multilevel"/>
    <w:tmpl w:val="4C2D2C8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4CB86CE7"/>
    <w:multiLevelType w:val="multilevel"/>
    <w:tmpl w:val="4CB86CE7"/>
    <w:lvl w:ilvl="0">
      <w:start w:val="13"/>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D0B6FD3"/>
    <w:multiLevelType w:val="multilevel"/>
    <w:tmpl w:val="4D0B6F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FBD411C"/>
    <w:multiLevelType w:val="multilevel"/>
    <w:tmpl w:val="4FBD411C"/>
    <w:lvl w:ilvl="0">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8685" w:hanging="360"/>
      </w:pPr>
    </w:lvl>
    <w:lvl w:ilvl="2">
      <w:start w:val="1"/>
      <w:numFmt w:val="lowerRoman"/>
      <w:lvlText w:val="%3."/>
      <w:lvlJc w:val="right"/>
      <w:pPr>
        <w:ind w:left="9405" w:hanging="180"/>
      </w:pPr>
    </w:lvl>
    <w:lvl w:ilvl="3">
      <w:start w:val="1"/>
      <w:numFmt w:val="decimal"/>
      <w:lvlText w:val="%4."/>
      <w:lvlJc w:val="left"/>
      <w:pPr>
        <w:ind w:left="10125" w:hanging="360"/>
      </w:pPr>
    </w:lvl>
    <w:lvl w:ilvl="4">
      <w:start w:val="1"/>
      <w:numFmt w:val="lowerLetter"/>
      <w:lvlText w:val="%5."/>
      <w:lvlJc w:val="left"/>
      <w:pPr>
        <w:ind w:left="10845" w:hanging="360"/>
      </w:pPr>
    </w:lvl>
    <w:lvl w:ilvl="5">
      <w:start w:val="1"/>
      <w:numFmt w:val="lowerRoman"/>
      <w:lvlText w:val="%6."/>
      <w:lvlJc w:val="right"/>
      <w:pPr>
        <w:ind w:left="11565" w:hanging="180"/>
      </w:pPr>
    </w:lvl>
    <w:lvl w:ilvl="6">
      <w:start w:val="1"/>
      <w:numFmt w:val="decimal"/>
      <w:lvlText w:val="%7."/>
      <w:lvlJc w:val="left"/>
      <w:pPr>
        <w:ind w:left="12285" w:hanging="360"/>
      </w:pPr>
    </w:lvl>
    <w:lvl w:ilvl="7">
      <w:start w:val="1"/>
      <w:numFmt w:val="lowerLetter"/>
      <w:lvlText w:val="%8."/>
      <w:lvlJc w:val="left"/>
      <w:pPr>
        <w:ind w:left="13005" w:hanging="360"/>
      </w:pPr>
    </w:lvl>
    <w:lvl w:ilvl="8">
      <w:start w:val="1"/>
      <w:numFmt w:val="lowerRoman"/>
      <w:lvlText w:val="%9."/>
      <w:lvlJc w:val="right"/>
      <w:pPr>
        <w:ind w:left="13725" w:hanging="180"/>
      </w:pPr>
    </w:lvl>
  </w:abstractNum>
  <w:abstractNum w:abstractNumId="35" w15:restartNumberingAfterBreak="0">
    <w:nsid w:val="54BF66B2"/>
    <w:multiLevelType w:val="multilevel"/>
    <w:tmpl w:val="54BF66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971C3C"/>
    <w:multiLevelType w:val="multilevel"/>
    <w:tmpl w:val="5A971C3C"/>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3271722"/>
    <w:multiLevelType w:val="multilevel"/>
    <w:tmpl w:val="6327172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58C7EA8"/>
    <w:multiLevelType w:val="multilevel"/>
    <w:tmpl w:val="658C7EA8"/>
    <w:lvl w:ilvl="0">
      <w:start w:val="1"/>
      <w:numFmt w:val="bullet"/>
      <w:pStyle w:val="Bullets"/>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65BC3867"/>
    <w:multiLevelType w:val="hybridMultilevel"/>
    <w:tmpl w:val="C77C5A20"/>
    <w:lvl w:ilvl="0" w:tplc="FC90ED1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78474B"/>
    <w:multiLevelType w:val="multilevel"/>
    <w:tmpl w:val="6A7847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4081541"/>
    <w:multiLevelType w:val="multilevel"/>
    <w:tmpl w:val="7408154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Times New Roman"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Times New Roman"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76F312A7"/>
    <w:multiLevelType w:val="multilevel"/>
    <w:tmpl w:val="76F312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90C1560"/>
    <w:multiLevelType w:val="multilevel"/>
    <w:tmpl w:val="790C156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3234EB"/>
    <w:multiLevelType w:val="multilevel"/>
    <w:tmpl w:val="793234EB"/>
    <w:lvl w:ilvl="0">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7F0668CF"/>
    <w:multiLevelType w:val="multilevel"/>
    <w:tmpl w:val="7F0668CF"/>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0"/>
      <w:numFmt w:val="upperLetter"/>
      <w:lvlText w:val="%4."/>
      <w:lvlJc w:val="left"/>
      <w:pPr>
        <w:ind w:left="2520" w:hanging="360"/>
      </w:pPr>
      <w:rPr>
        <w:rFonts w:ascii="Calibri" w:hAnsi="Calibri"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4"/>
  </w:num>
  <w:num w:numId="2">
    <w:abstractNumId w:val="2"/>
  </w:num>
  <w:num w:numId="3">
    <w:abstractNumId w:val="38"/>
  </w:num>
  <w:num w:numId="4">
    <w:abstractNumId w:val="19"/>
  </w:num>
  <w:num w:numId="5">
    <w:abstractNumId w:val="25"/>
  </w:num>
  <w:num w:numId="6">
    <w:abstractNumId w:val="8"/>
  </w:num>
  <w:num w:numId="7">
    <w:abstractNumId w:val="34"/>
  </w:num>
  <w:num w:numId="8">
    <w:abstractNumId w:val="11"/>
  </w:num>
  <w:num w:numId="9">
    <w:abstractNumId w:val="35"/>
  </w:num>
  <w:num w:numId="10">
    <w:abstractNumId w:val="6"/>
  </w:num>
  <w:num w:numId="11">
    <w:abstractNumId w:val="44"/>
  </w:num>
  <w:num w:numId="12">
    <w:abstractNumId w:val="36"/>
  </w:num>
  <w:num w:numId="13">
    <w:abstractNumId w:val="0"/>
  </w:num>
  <w:num w:numId="14">
    <w:abstractNumId w:val="18"/>
  </w:num>
  <w:num w:numId="15">
    <w:abstractNumId w:val="3"/>
  </w:num>
  <w:num w:numId="16">
    <w:abstractNumId w:val="37"/>
  </w:num>
  <w:num w:numId="17">
    <w:abstractNumId w:val="20"/>
  </w:num>
  <w:num w:numId="18">
    <w:abstractNumId w:val="7"/>
  </w:num>
  <w:num w:numId="19">
    <w:abstractNumId w:val="40"/>
  </w:num>
  <w:num w:numId="20">
    <w:abstractNumId w:val="27"/>
  </w:num>
  <w:num w:numId="21">
    <w:abstractNumId w:val="24"/>
  </w:num>
  <w:num w:numId="22">
    <w:abstractNumId w:val="42"/>
  </w:num>
  <w:num w:numId="23">
    <w:abstractNumId w:val="4"/>
  </w:num>
  <w:num w:numId="24">
    <w:abstractNumId w:val="13"/>
  </w:num>
  <w:num w:numId="25">
    <w:abstractNumId w:val="17"/>
  </w:num>
  <w:num w:numId="26">
    <w:abstractNumId w:val="43"/>
  </w:num>
  <w:num w:numId="27">
    <w:abstractNumId w:val="29"/>
  </w:num>
  <w:num w:numId="28">
    <w:abstractNumId w:val="23"/>
  </w:num>
  <w:num w:numId="29">
    <w:abstractNumId w:val="12"/>
  </w:num>
  <w:num w:numId="30">
    <w:abstractNumId w:val="32"/>
  </w:num>
  <w:num w:numId="31">
    <w:abstractNumId w:val="15"/>
  </w:num>
  <w:num w:numId="32">
    <w:abstractNumId w:val="45"/>
  </w:num>
  <w:num w:numId="33">
    <w:abstractNumId w:val="10"/>
  </w:num>
  <w:num w:numId="34">
    <w:abstractNumId w:val="28"/>
  </w:num>
  <w:num w:numId="35">
    <w:abstractNumId w:val="30"/>
  </w:num>
  <w:num w:numId="36">
    <w:abstractNumId w:val="33"/>
  </w:num>
  <w:num w:numId="37">
    <w:abstractNumId w:val="31"/>
  </w:num>
  <w:num w:numId="38">
    <w:abstractNumId w:val="5"/>
  </w:num>
  <w:num w:numId="39">
    <w:abstractNumId w:val="1"/>
  </w:num>
  <w:num w:numId="40">
    <w:abstractNumId w:val="41"/>
  </w:num>
  <w:num w:numId="41">
    <w:abstractNumId w:val="22"/>
  </w:num>
  <w:num w:numId="42">
    <w:abstractNumId w:val="16"/>
  </w:num>
  <w:num w:numId="43">
    <w:abstractNumId w:val="21"/>
  </w:num>
  <w:num w:numId="44">
    <w:abstractNumId w:val="9"/>
  </w:num>
  <w:num w:numId="45">
    <w:abstractNumId w:val="26"/>
  </w:num>
  <w:num w:numId="46">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hatthamon Jantalae">
    <w15:presenceInfo w15:providerId="AD" w15:userId="S::phatthamon.jantalae@undp.org::3d00df07-a324-4b27-b9c0-e2c295fcfd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trackRevisions/>
  <w:defaultTabStop w:val="720"/>
  <w:noPunctuationKerning/>
  <w:characterSpacingControl w:val="doNotCompress"/>
  <w:hdrShapeDefaults>
    <o:shapedefaults v:ext="edit" spidmax="8193"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tDQ0MDQwsTC2tLRQ0lEKTi0uzszPAykwrAUAkleUGSwAAAA="/>
  </w:docVars>
  <w:rsids>
    <w:rsidRoot w:val="00B350CD"/>
    <w:rsid w:val="00000366"/>
    <w:rsid w:val="000017B6"/>
    <w:rsid w:val="0000306C"/>
    <w:rsid w:val="0001171E"/>
    <w:rsid w:val="000168E2"/>
    <w:rsid w:val="00025C83"/>
    <w:rsid w:val="000319C9"/>
    <w:rsid w:val="0003372B"/>
    <w:rsid w:val="00037C8B"/>
    <w:rsid w:val="0004003E"/>
    <w:rsid w:val="000414CB"/>
    <w:rsid w:val="0005106D"/>
    <w:rsid w:val="000614CE"/>
    <w:rsid w:val="000658F4"/>
    <w:rsid w:val="00066493"/>
    <w:rsid w:val="000724B4"/>
    <w:rsid w:val="0007606A"/>
    <w:rsid w:val="000767BF"/>
    <w:rsid w:val="00077088"/>
    <w:rsid w:val="0007785D"/>
    <w:rsid w:val="0008005F"/>
    <w:rsid w:val="0008206B"/>
    <w:rsid w:val="00084FAC"/>
    <w:rsid w:val="00087AE0"/>
    <w:rsid w:val="00090704"/>
    <w:rsid w:val="000923D9"/>
    <w:rsid w:val="00093687"/>
    <w:rsid w:val="00093CE6"/>
    <w:rsid w:val="00096F31"/>
    <w:rsid w:val="00097BF7"/>
    <w:rsid w:val="000A10AF"/>
    <w:rsid w:val="000A20F2"/>
    <w:rsid w:val="000A7250"/>
    <w:rsid w:val="000A7F37"/>
    <w:rsid w:val="000B1955"/>
    <w:rsid w:val="000B2C2B"/>
    <w:rsid w:val="000B2F74"/>
    <w:rsid w:val="000B648B"/>
    <w:rsid w:val="000C2968"/>
    <w:rsid w:val="000C3C8A"/>
    <w:rsid w:val="000C4B85"/>
    <w:rsid w:val="000C742B"/>
    <w:rsid w:val="000C7DF6"/>
    <w:rsid w:val="000D17BE"/>
    <w:rsid w:val="000D4966"/>
    <w:rsid w:val="000E277A"/>
    <w:rsid w:val="000E3FE6"/>
    <w:rsid w:val="000F5444"/>
    <w:rsid w:val="000F5752"/>
    <w:rsid w:val="00101F7C"/>
    <w:rsid w:val="0010326C"/>
    <w:rsid w:val="0011132B"/>
    <w:rsid w:val="00113E31"/>
    <w:rsid w:val="00114221"/>
    <w:rsid w:val="0011500E"/>
    <w:rsid w:val="001154CA"/>
    <w:rsid w:val="00116E6D"/>
    <w:rsid w:val="00117C8A"/>
    <w:rsid w:val="00122E63"/>
    <w:rsid w:val="0012458E"/>
    <w:rsid w:val="0013352B"/>
    <w:rsid w:val="00133581"/>
    <w:rsid w:val="00136D39"/>
    <w:rsid w:val="0014328C"/>
    <w:rsid w:val="00150F21"/>
    <w:rsid w:val="00152AFC"/>
    <w:rsid w:val="0015311C"/>
    <w:rsid w:val="0016091C"/>
    <w:rsid w:val="001609B3"/>
    <w:rsid w:val="00161993"/>
    <w:rsid w:val="0016504F"/>
    <w:rsid w:val="00166DF6"/>
    <w:rsid w:val="00172068"/>
    <w:rsid w:val="00173FA0"/>
    <w:rsid w:val="00176222"/>
    <w:rsid w:val="001813CD"/>
    <w:rsid w:val="001835E4"/>
    <w:rsid w:val="00183FCB"/>
    <w:rsid w:val="00187378"/>
    <w:rsid w:val="00187E59"/>
    <w:rsid w:val="00191B3E"/>
    <w:rsid w:val="001A16F1"/>
    <w:rsid w:val="001A1E0E"/>
    <w:rsid w:val="001A3775"/>
    <w:rsid w:val="001A3DE8"/>
    <w:rsid w:val="001A4F94"/>
    <w:rsid w:val="001B15C6"/>
    <w:rsid w:val="001C2304"/>
    <w:rsid w:val="001C3560"/>
    <w:rsid w:val="001C57F2"/>
    <w:rsid w:val="001C752D"/>
    <w:rsid w:val="001D2180"/>
    <w:rsid w:val="001D43D5"/>
    <w:rsid w:val="001D4BD4"/>
    <w:rsid w:val="001D5796"/>
    <w:rsid w:val="001E39DE"/>
    <w:rsid w:val="001E6E2C"/>
    <w:rsid w:val="001F3C3B"/>
    <w:rsid w:val="001F45CC"/>
    <w:rsid w:val="001F5AA7"/>
    <w:rsid w:val="001F630C"/>
    <w:rsid w:val="001F6EB6"/>
    <w:rsid w:val="002008E3"/>
    <w:rsid w:val="0020096F"/>
    <w:rsid w:val="00204B5C"/>
    <w:rsid w:val="0020524C"/>
    <w:rsid w:val="00206509"/>
    <w:rsid w:val="00206EBF"/>
    <w:rsid w:val="002108A1"/>
    <w:rsid w:val="00210DAC"/>
    <w:rsid w:val="002142B2"/>
    <w:rsid w:val="00214D4D"/>
    <w:rsid w:val="00216527"/>
    <w:rsid w:val="00217D39"/>
    <w:rsid w:val="0022685E"/>
    <w:rsid w:val="00227E7C"/>
    <w:rsid w:val="00227FD4"/>
    <w:rsid w:val="00242ACB"/>
    <w:rsid w:val="0024566D"/>
    <w:rsid w:val="00251C05"/>
    <w:rsid w:val="00253793"/>
    <w:rsid w:val="00254213"/>
    <w:rsid w:val="0025433A"/>
    <w:rsid w:val="00256195"/>
    <w:rsid w:val="00256A84"/>
    <w:rsid w:val="00263803"/>
    <w:rsid w:val="00264339"/>
    <w:rsid w:val="00267390"/>
    <w:rsid w:val="002717CC"/>
    <w:rsid w:val="002748B9"/>
    <w:rsid w:val="00277C3D"/>
    <w:rsid w:val="0028069F"/>
    <w:rsid w:val="002819B6"/>
    <w:rsid w:val="002821E9"/>
    <w:rsid w:val="0028429D"/>
    <w:rsid w:val="00287265"/>
    <w:rsid w:val="00290D31"/>
    <w:rsid w:val="00291B57"/>
    <w:rsid w:val="002925F4"/>
    <w:rsid w:val="00293972"/>
    <w:rsid w:val="002939C4"/>
    <w:rsid w:val="0029414B"/>
    <w:rsid w:val="002962A4"/>
    <w:rsid w:val="0029750B"/>
    <w:rsid w:val="002A0BD4"/>
    <w:rsid w:val="002A37EC"/>
    <w:rsid w:val="002A3B99"/>
    <w:rsid w:val="002B12CD"/>
    <w:rsid w:val="002B3E91"/>
    <w:rsid w:val="002C459C"/>
    <w:rsid w:val="002D02E1"/>
    <w:rsid w:val="002D1440"/>
    <w:rsid w:val="002D2795"/>
    <w:rsid w:val="002D3A78"/>
    <w:rsid w:val="002E277F"/>
    <w:rsid w:val="002E63E1"/>
    <w:rsid w:val="002F0C82"/>
    <w:rsid w:val="002F0EFB"/>
    <w:rsid w:val="002F2A2A"/>
    <w:rsid w:val="002F37F7"/>
    <w:rsid w:val="00300AD6"/>
    <w:rsid w:val="00301C0B"/>
    <w:rsid w:val="00316AE8"/>
    <w:rsid w:val="00316B10"/>
    <w:rsid w:val="00330D19"/>
    <w:rsid w:val="00332F6F"/>
    <w:rsid w:val="003377FA"/>
    <w:rsid w:val="00337DCF"/>
    <w:rsid w:val="00341163"/>
    <w:rsid w:val="00341786"/>
    <w:rsid w:val="003421CE"/>
    <w:rsid w:val="00342A95"/>
    <w:rsid w:val="00344E6E"/>
    <w:rsid w:val="003516B5"/>
    <w:rsid w:val="00360617"/>
    <w:rsid w:val="00364648"/>
    <w:rsid w:val="003673C2"/>
    <w:rsid w:val="00371059"/>
    <w:rsid w:val="00371E83"/>
    <w:rsid w:val="00376E68"/>
    <w:rsid w:val="00376EB7"/>
    <w:rsid w:val="00380598"/>
    <w:rsid w:val="0038077C"/>
    <w:rsid w:val="0038185C"/>
    <w:rsid w:val="0038214C"/>
    <w:rsid w:val="003872E1"/>
    <w:rsid w:val="00393E35"/>
    <w:rsid w:val="00394C6A"/>
    <w:rsid w:val="00396B16"/>
    <w:rsid w:val="003A19EA"/>
    <w:rsid w:val="003A2E08"/>
    <w:rsid w:val="003A5052"/>
    <w:rsid w:val="003A6DCD"/>
    <w:rsid w:val="003B1155"/>
    <w:rsid w:val="003B179D"/>
    <w:rsid w:val="003B2CAB"/>
    <w:rsid w:val="003C0559"/>
    <w:rsid w:val="003C3B42"/>
    <w:rsid w:val="003C6AD9"/>
    <w:rsid w:val="003D25F5"/>
    <w:rsid w:val="003D4BF1"/>
    <w:rsid w:val="003E2997"/>
    <w:rsid w:val="003E5D32"/>
    <w:rsid w:val="003E6937"/>
    <w:rsid w:val="003E6EAB"/>
    <w:rsid w:val="003F05D1"/>
    <w:rsid w:val="003F765F"/>
    <w:rsid w:val="003F7DBB"/>
    <w:rsid w:val="00411B48"/>
    <w:rsid w:val="00414B22"/>
    <w:rsid w:val="0041662D"/>
    <w:rsid w:val="00416BE5"/>
    <w:rsid w:val="00417878"/>
    <w:rsid w:val="0042469F"/>
    <w:rsid w:val="004268AB"/>
    <w:rsid w:val="00430001"/>
    <w:rsid w:val="0043033F"/>
    <w:rsid w:val="00437E91"/>
    <w:rsid w:val="0044277A"/>
    <w:rsid w:val="0044336B"/>
    <w:rsid w:val="004438B6"/>
    <w:rsid w:val="004442E9"/>
    <w:rsid w:val="00446C30"/>
    <w:rsid w:val="00452519"/>
    <w:rsid w:val="00456130"/>
    <w:rsid w:val="00457A9F"/>
    <w:rsid w:val="004625D4"/>
    <w:rsid w:val="004731F2"/>
    <w:rsid w:val="0048053A"/>
    <w:rsid w:val="00484BBB"/>
    <w:rsid w:val="00486712"/>
    <w:rsid w:val="00487006"/>
    <w:rsid w:val="00494656"/>
    <w:rsid w:val="00496043"/>
    <w:rsid w:val="00496858"/>
    <w:rsid w:val="004A1E42"/>
    <w:rsid w:val="004B104F"/>
    <w:rsid w:val="004B2B76"/>
    <w:rsid w:val="004B3582"/>
    <w:rsid w:val="004B59A1"/>
    <w:rsid w:val="004C1926"/>
    <w:rsid w:val="004C3704"/>
    <w:rsid w:val="004C4BA0"/>
    <w:rsid w:val="004C4E27"/>
    <w:rsid w:val="004C64C2"/>
    <w:rsid w:val="004C7BB5"/>
    <w:rsid w:val="004D14DC"/>
    <w:rsid w:val="004E1278"/>
    <w:rsid w:val="004E37D2"/>
    <w:rsid w:val="004E41BB"/>
    <w:rsid w:val="004E708C"/>
    <w:rsid w:val="004F021B"/>
    <w:rsid w:val="004F0B9B"/>
    <w:rsid w:val="004F3C37"/>
    <w:rsid w:val="004F4F53"/>
    <w:rsid w:val="00500F63"/>
    <w:rsid w:val="00502786"/>
    <w:rsid w:val="00503EB5"/>
    <w:rsid w:val="005106D8"/>
    <w:rsid w:val="0051216A"/>
    <w:rsid w:val="00520FAF"/>
    <w:rsid w:val="00521D09"/>
    <w:rsid w:val="005233A6"/>
    <w:rsid w:val="00523564"/>
    <w:rsid w:val="00525B7A"/>
    <w:rsid w:val="005319E7"/>
    <w:rsid w:val="005351FC"/>
    <w:rsid w:val="00535E19"/>
    <w:rsid w:val="005374A3"/>
    <w:rsid w:val="005376E6"/>
    <w:rsid w:val="00540641"/>
    <w:rsid w:val="00540FF0"/>
    <w:rsid w:val="00543C57"/>
    <w:rsid w:val="00551BE7"/>
    <w:rsid w:val="0056063D"/>
    <w:rsid w:val="00560E1C"/>
    <w:rsid w:val="00561948"/>
    <w:rsid w:val="00563B77"/>
    <w:rsid w:val="00567225"/>
    <w:rsid w:val="00572E7E"/>
    <w:rsid w:val="00580DD2"/>
    <w:rsid w:val="005831B4"/>
    <w:rsid w:val="00584DA0"/>
    <w:rsid w:val="005878D9"/>
    <w:rsid w:val="005922DB"/>
    <w:rsid w:val="005937DB"/>
    <w:rsid w:val="00593D7C"/>
    <w:rsid w:val="00594445"/>
    <w:rsid w:val="00594662"/>
    <w:rsid w:val="00594C07"/>
    <w:rsid w:val="00595560"/>
    <w:rsid w:val="0059746F"/>
    <w:rsid w:val="005A03CF"/>
    <w:rsid w:val="005A76B9"/>
    <w:rsid w:val="005B133A"/>
    <w:rsid w:val="005C1986"/>
    <w:rsid w:val="005C2E12"/>
    <w:rsid w:val="005C6A18"/>
    <w:rsid w:val="005D2219"/>
    <w:rsid w:val="005D2C29"/>
    <w:rsid w:val="005E0CB0"/>
    <w:rsid w:val="005E201B"/>
    <w:rsid w:val="005E6F9B"/>
    <w:rsid w:val="005F316A"/>
    <w:rsid w:val="005F5A74"/>
    <w:rsid w:val="0060178F"/>
    <w:rsid w:val="00601D78"/>
    <w:rsid w:val="00602FE0"/>
    <w:rsid w:val="00607081"/>
    <w:rsid w:val="00607F40"/>
    <w:rsid w:val="006103DA"/>
    <w:rsid w:val="00611205"/>
    <w:rsid w:val="006118A1"/>
    <w:rsid w:val="0061258D"/>
    <w:rsid w:val="0061453F"/>
    <w:rsid w:val="00614676"/>
    <w:rsid w:val="00621C69"/>
    <w:rsid w:val="00623948"/>
    <w:rsid w:val="00624AA2"/>
    <w:rsid w:val="00625C88"/>
    <w:rsid w:val="00625D66"/>
    <w:rsid w:val="00631169"/>
    <w:rsid w:val="00631316"/>
    <w:rsid w:val="0063167B"/>
    <w:rsid w:val="00634B10"/>
    <w:rsid w:val="00640C97"/>
    <w:rsid w:val="00650E40"/>
    <w:rsid w:val="00651E48"/>
    <w:rsid w:val="006539EF"/>
    <w:rsid w:val="00655DBC"/>
    <w:rsid w:val="00656633"/>
    <w:rsid w:val="0065713E"/>
    <w:rsid w:val="0066012F"/>
    <w:rsid w:val="0066679B"/>
    <w:rsid w:val="00667156"/>
    <w:rsid w:val="006762A4"/>
    <w:rsid w:val="0067735E"/>
    <w:rsid w:val="00680A58"/>
    <w:rsid w:val="006810AA"/>
    <w:rsid w:val="006818D7"/>
    <w:rsid w:val="00683B2B"/>
    <w:rsid w:val="00685F7F"/>
    <w:rsid w:val="00687E84"/>
    <w:rsid w:val="006946B4"/>
    <w:rsid w:val="0069688E"/>
    <w:rsid w:val="006A3684"/>
    <w:rsid w:val="006A492B"/>
    <w:rsid w:val="006A4F32"/>
    <w:rsid w:val="006B5C07"/>
    <w:rsid w:val="006C084B"/>
    <w:rsid w:val="006C11E7"/>
    <w:rsid w:val="006C1BBE"/>
    <w:rsid w:val="006C1C94"/>
    <w:rsid w:val="006D212A"/>
    <w:rsid w:val="006D2DF2"/>
    <w:rsid w:val="006E6072"/>
    <w:rsid w:val="006E77D6"/>
    <w:rsid w:val="006F627E"/>
    <w:rsid w:val="006F766F"/>
    <w:rsid w:val="006F7EEE"/>
    <w:rsid w:val="007001BF"/>
    <w:rsid w:val="00700CE4"/>
    <w:rsid w:val="0070125C"/>
    <w:rsid w:val="007015DD"/>
    <w:rsid w:val="00705641"/>
    <w:rsid w:val="00707274"/>
    <w:rsid w:val="007105CD"/>
    <w:rsid w:val="00712984"/>
    <w:rsid w:val="00713C6E"/>
    <w:rsid w:val="007266C7"/>
    <w:rsid w:val="007301BA"/>
    <w:rsid w:val="00732380"/>
    <w:rsid w:val="00733A74"/>
    <w:rsid w:val="00734337"/>
    <w:rsid w:val="0073506D"/>
    <w:rsid w:val="007363B3"/>
    <w:rsid w:val="007367CD"/>
    <w:rsid w:val="00737561"/>
    <w:rsid w:val="007418FF"/>
    <w:rsid w:val="0074196D"/>
    <w:rsid w:val="00741983"/>
    <w:rsid w:val="00744145"/>
    <w:rsid w:val="007447A7"/>
    <w:rsid w:val="00745B1C"/>
    <w:rsid w:val="00745D11"/>
    <w:rsid w:val="00747E74"/>
    <w:rsid w:val="00751842"/>
    <w:rsid w:val="007556F4"/>
    <w:rsid w:val="007562D0"/>
    <w:rsid w:val="00756790"/>
    <w:rsid w:val="0076070F"/>
    <w:rsid w:val="00760A69"/>
    <w:rsid w:val="00762CAD"/>
    <w:rsid w:val="00764803"/>
    <w:rsid w:val="00767D8C"/>
    <w:rsid w:val="00767DF5"/>
    <w:rsid w:val="007757B1"/>
    <w:rsid w:val="007806F0"/>
    <w:rsid w:val="00782203"/>
    <w:rsid w:val="00785383"/>
    <w:rsid w:val="007907D8"/>
    <w:rsid w:val="007915C6"/>
    <w:rsid w:val="00791878"/>
    <w:rsid w:val="007935AC"/>
    <w:rsid w:val="00795F6F"/>
    <w:rsid w:val="00797D81"/>
    <w:rsid w:val="00797FE4"/>
    <w:rsid w:val="007A217F"/>
    <w:rsid w:val="007A2A1A"/>
    <w:rsid w:val="007A4C57"/>
    <w:rsid w:val="007B1221"/>
    <w:rsid w:val="007B622F"/>
    <w:rsid w:val="007C13BA"/>
    <w:rsid w:val="007C2DB7"/>
    <w:rsid w:val="007C4639"/>
    <w:rsid w:val="007C488B"/>
    <w:rsid w:val="007C6666"/>
    <w:rsid w:val="007C6D96"/>
    <w:rsid w:val="007E0BB2"/>
    <w:rsid w:val="007E1D06"/>
    <w:rsid w:val="007E645C"/>
    <w:rsid w:val="007F1305"/>
    <w:rsid w:val="007F2A0A"/>
    <w:rsid w:val="007F32B9"/>
    <w:rsid w:val="007F378D"/>
    <w:rsid w:val="007F48A6"/>
    <w:rsid w:val="007F5F04"/>
    <w:rsid w:val="0080191E"/>
    <w:rsid w:val="008024EE"/>
    <w:rsid w:val="00814E2E"/>
    <w:rsid w:val="008162D2"/>
    <w:rsid w:val="008209DA"/>
    <w:rsid w:val="0082177A"/>
    <w:rsid w:val="00823513"/>
    <w:rsid w:val="008252C8"/>
    <w:rsid w:val="008325A1"/>
    <w:rsid w:val="00840358"/>
    <w:rsid w:val="00841A6C"/>
    <w:rsid w:val="00845647"/>
    <w:rsid w:val="00845AD2"/>
    <w:rsid w:val="00845E22"/>
    <w:rsid w:val="00846799"/>
    <w:rsid w:val="00852EE0"/>
    <w:rsid w:val="00853422"/>
    <w:rsid w:val="0085410E"/>
    <w:rsid w:val="00855ECC"/>
    <w:rsid w:val="0085641A"/>
    <w:rsid w:val="00856EF8"/>
    <w:rsid w:val="008601D1"/>
    <w:rsid w:val="008604C9"/>
    <w:rsid w:val="00864C44"/>
    <w:rsid w:val="00866594"/>
    <w:rsid w:val="00876618"/>
    <w:rsid w:val="008800B9"/>
    <w:rsid w:val="0088711B"/>
    <w:rsid w:val="00887C37"/>
    <w:rsid w:val="008903FE"/>
    <w:rsid w:val="008926D9"/>
    <w:rsid w:val="00893C76"/>
    <w:rsid w:val="00893D99"/>
    <w:rsid w:val="0089402F"/>
    <w:rsid w:val="008941A8"/>
    <w:rsid w:val="00895BB1"/>
    <w:rsid w:val="008A5A5D"/>
    <w:rsid w:val="008B6837"/>
    <w:rsid w:val="008B7BCB"/>
    <w:rsid w:val="008B7D7E"/>
    <w:rsid w:val="008C0D34"/>
    <w:rsid w:val="008C5BC2"/>
    <w:rsid w:val="008C676A"/>
    <w:rsid w:val="008D3946"/>
    <w:rsid w:val="008D48B4"/>
    <w:rsid w:val="008D638F"/>
    <w:rsid w:val="008E1106"/>
    <w:rsid w:val="008F03CA"/>
    <w:rsid w:val="008F0DFB"/>
    <w:rsid w:val="00900DD3"/>
    <w:rsid w:val="00901355"/>
    <w:rsid w:val="009013A8"/>
    <w:rsid w:val="0090191F"/>
    <w:rsid w:val="00902271"/>
    <w:rsid w:val="00907988"/>
    <w:rsid w:val="00910CD6"/>
    <w:rsid w:val="009146B6"/>
    <w:rsid w:val="00917452"/>
    <w:rsid w:val="0091759B"/>
    <w:rsid w:val="00921277"/>
    <w:rsid w:val="009239B1"/>
    <w:rsid w:val="0092575C"/>
    <w:rsid w:val="00930800"/>
    <w:rsid w:val="00930CC9"/>
    <w:rsid w:val="00931E97"/>
    <w:rsid w:val="00932656"/>
    <w:rsid w:val="00933510"/>
    <w:rsid w:val="009433AC"/>
    <w:rsid w:val="00944DD4"/>
    <w:rsid w:val="00945E9C"/>
    <w:rsid w:val="00946DDA"/>
    <w:rsid w:val="00955B40"/>
    <w:rsid w:val="009568E1"/>
    <w:rsid w:val="009623A8"/>
    <w:rsid w:val="00962D12"/>
    <w:rsid w:val="00966EF0"/>
    <w:rsid w:val="00974773"/>
    <w:rsid w:val="00976D25"/>
    <w:rsid w:val="0097718C"/>
    <w:rsid w:val="009837CB"/>
    <w:rsid w:val="00987501"/>
    <w:rsid w:val="00987989"/>
    <w:rsid w:val="009929A8"/>
    <w:rsid w:val="00994B71"/>
    <w:rsid w:val="009974ED"/>
    <w:rsid w:val="009A059D"/>
    <w:rsid w:val="009A434A"/>
    <w:rsid w:val="009A7ABD"/>
    <w:rsid w:val="009A7BC4"/>
    <w:rsid w:val="009A7FC0"/>
    <w:rsid w:val="009B0B07"/>
    <w:rsid w:val="009B0B42"/>
    <w:rsid w:val="009B1F57"/>
    <w:rsid w:val="009B564B"/>
    <w:rsid w:val="009B59C8"/>
    <w:rsid w:val="009B67FB"/>
    <w:rsid w:val="009B695A"/>
    <w:rsid w:val="009B7AAC"/>
    <w:rsid w:val="009D2CA9"/>
    <w:rsid w:val="009D7B08"/>
    <w:rsid w:val="009E477D"/>
    <w:rsid w:val="009E7685"/>
    <w:rsid w:val="009F08AA"/>
    <w:rsid w:val="009F1072"/>
    <w:rsid w:val="00A00D80"/>
    <w:rsid w:val="00A1065D"/>
    <w:rsid w:val="00A10DB4"/>
    <w:rsid w:val="00A1600F"/>
    <w:rsid w:val="00A17A13"/>
    <w:rsid w:val="00A20555"/>
    <w:rsid w:val="00A218A5"/>
    <w:rsid w:val="00A23E3F"/>
    <w:rsid w:val="00A23F3B"/>
    <w:rsid w:val="00A27173"/>
    <w:rsid w:val="00A27A20"/>
    <w:rsid w:val="00A30143"/>
    <w:rsid w:val="00A3114E"/>
    <w:rsid w:val="00A32F36"/>
    <w:rsid w:val="00A36B03"/>
    <w:rsid w:val="00A40515"/>
    <w:rsid w:val="00A40CF4"/>
    <w:rsid w:val="00A421BF"/>
    <w:rsid w:val="00A458DF"/>
    <w:rsid w:val="00A50277"/>
    <w:rsid w:val="00A50AB5"/>
    <w:rsid w:val="00A53048"/>
    <w:rsid w:val="00A5371D"/>
    <w:rsid w:val="00A61918"/>
    <w:rsid w:val="00A66032"/>
    <w:rsid w:val="00A66CFA"/>
    <w:rsid w:val="00A734DC"/>
    <w:rsid w:val="00A74C15"/>
    <w:rsid w:val="00A77D0C"/>
    <w:rsid w:val="00A80A5E"/>
    <w:rsid w:val="00A80FCD"/>
    <w:rsid w:val="00A83AE6"/>
    <w:rsid w:val="00A83B12"/>
    <w:rsid w:val="00A860BC"/>
    <w:rsid w:val="00A91636"/>
    <w:rsid w:val="00A9401C"/>
    <w:rsid w:val="00A94935"/>
    <w:rsid w:val="00AA1D41"/>
    <w:rsid w:val="00AA2A01"/>
    <w:rsid w:val="00AB2C6E"/>
    <w:rsid w:val="00AB4405"/>
    <w:rsid w:val="00AB489D"/>
    <w:rsid w:val="00AD1383"/>
    <w:rsid w:val="00AD26FA"/>
    <w:rsid w:val="00AD2EA5"/>
    <w:rsid w:val="00AD2F44"/>
    <w:rsid w:val="00AD5D5A"/>
    <w:rsid w:val="00AD5E50"/>
    <w:rsid w:val="00AD62BD"/>
    <w:rsid w:val="00AD686C"/>
    <w:rsid w:val="00AE0C2C"/>
    <w:rsid w:val="00AE1C21"/>
    <w:rsid w:val="00AE1C9F"/>
    <w:rsid w:val="00AE3DFF"/>
    <w:rsid w:val="00AE3EFA"/>
    <w:rsid w:val="00AE7101"/>
    <w:rsid w:val="00AF16E0"/>
    <w:rsid w:val="00AF45BC"/>
    <w:rsid w:val="00AF6FE5"/>
    <w:rsid w:val="00AF7DD2"/>
    <w:rsid w:val="00B05544"/>
    <w:rsid w:val="00B060B3"/>
    <w:rsid w:val="00B077D4"/>
    <w:rsid w:val="00B14009"/>
    <w:rsid w:val="00B17767"/>
    <w:rsid w:val="00B17F73"/>
    <w:rsid w:val="00B22953"/>
    <w:rsid w:val="00B23A01"/>
    <w:rsid w:val="00B24454"/>
    <w:rsid w:val="00B2618D"/>
    <w:rsid w:val="00B350CD"/>
    <w:rsid w:val="00B3512D"/>
    <w:rsid w:val="00B35E5F"/>
    <w:rsid w:val="00B423EA"/>
    <w:rsid w:val="00B42DCD"/>
    <w:rsid w:val="00B43ACF"/>
    <w:rsid w:val="00B450A9"/>
    <w:rsid w:val="00B45E8B"/>
    <w:rsid w:val="00B51060"/>
    <w:rsid w:val="00B51437"/>
    <w:rsid w:val="00B51F11"/>
    <w:rsid w:val="00B5242A"/>
    <w:rsid w:val="00B60BF1"/>
    <w:rsid w:val="00B61FB4"/>
    <w:rsid w:val="00B628A3"/>
    <w:rsid w:val="00B62BE2"/>
    <w:rsid w:val="00B657BA"/>
    <w:rsid w:val="00B661A9"/>
    <w:rsid w:val="00B66B53"/>
    <w:rsid w:val="00B73800"/>
    <w:rsid w:val="00B758B5"/>
    <w:rsid w:val="00B76565"/>
    <w:rsid w:val="00B8119E"/>
    <w:rsid w:val="00B81FFF"/>
    <w:rsid w:val="00B86B43"/>
    <w:rsid w:val="00B87D64"/>
    <w:rsid w:val="00B92F88"/>
    <w:rsid w:val="00B94C9C"/>
    <w:rsid w:val="00BA49AD"/>
    <w:rsid w:val="00BA6D90"/>
    <w:rsid w:val="00BA752F"/>
    <w:rsid w:val="00BB068A"/>
    <w:rsid w:val="00BB350B"/>
    <w:rsid w:val="00BB4EC5"/>
    <w:rsid w:val="00BB729D"/>
    <w:rsid w:val="00BB777B"/>
    <w:rsid w:val="00BC0F39"/>
    <w:rsid w:val="00BC22A6"/>
    <w:rsid w:val="00BC28E3"/>
    <w:rsid w:val="00BC566E"/>
    <w:rsid w:val="00BD00E1"/>
    <w:rsid w:val="00BD0F8E"/>
    <w:rsid w:val="00BD0F9F"/>
    <w:rsid w:val="00BD17D3"/>
    <w:rsid w:val="00BD19F0"/>
    <w:rsid w:val="00BD20C4"/>
    <w:rsid w:val="00BD268C"/>
    <w:rsid w:val="00BD6D83"/>
    <w:rsid w:val="00BE2ECF"/>
    <w:rsid w:val="00BF07CF"/>
    <w:rsid w:val="00BF143D"/>
    <w:rsid w:val="00BF41A7"/>
    <w:rsid w:val="00BF4286"/>
    <w:rsid w:val="00BF5A58"/>
    <w:rsid w:val="00C01EC6"/>
    <w:rsid w:val="00C02248"/>
    <w:rsid w:val="00C030A8"/>
    <w:rsid w:val="00C03CE2"/>
    <w:rsid w:val="00C07363"/>
    <w:rsid w:val="00C07A5C"/>
    <w:rsid w:val="00C07B2A"/>
    <w:rsid w:val="00C07CBD"/>
    <w:rsid w:val="00C14B3B"/>
    <w:rsid w:val="00C16BB2"/>
    <w:rsid w:val="00C22354"/>
    <w:rsid w:val="00C227AE"/>
    <w:rsid w:val="00C2554C"/>
    <w:rsid w:val="00C26DFF"/>
    <w:rsid w:val="00C306F9"/>
    <w:rsid w:val="00C30C32"/>
    <w:rsid w:val="00C32CE5"/>
    <w:rsid w:val="00C33066"/>
    <w:rsid w:val="00C35C7E"/>
    <w:rsid w:val="00C37DC0"/>
    <w:rsid w:val="00C447ED"/>
    <w:rsid w:val="00C50F3B"/>
    <w:rsid w:val="00C526D1"/>
    <w:rsid w:val="00C57B94"/>
    <w:rsid w:val="00C66F4E"/>
    <w:rsid w:val="00C675B8"/>
    <w:rsid w:val="00C75539"/>
    <w:rsid w:val="00C80179"/>
    <w:rsid w:val="00C85540"/>
    <w:rsid w:val="00C9556D"/>
    <w:rsid w:val="00C97F55"/>
    <w:rsid w:val="00CA7954"/>
    <w:rsid w:val="00CA7BCD"/>
    <w:rsid w:val="00CB2B56"/>
    <w:rsid w:val="00CB474E"/>
    <w:rsid w:val="00CB5A68"/>
    <w:rsid w:val="00CB5CC7"/>
    <w:rsid w:val="00CC0C9A"/>
    <w:rsid w:val="00CC1A20"/>
    <w:rsid w:val="00CC58C3"/>
    <w:rsid w:val="00CD04ED"/>
    <w:rsid w:val="00CD23C7"/>
    <w:rsid w:val="00CD4E9E"/>
    <w:rsid w:val="00CE047B"/>
    <w:rsid w:val="00CE4B1E"/>
    <w:rsid w:val="00CF38C2"/>
    <w:rsid w:val="00CF637D"/>
    <w:rsid w:val="00CF7B17"/>
    <w:rsid w:val="00D0069E"/>
    <w:rsid w:val="00D00FE7"/>
    <w:rsid w:val="00D01474"/>
    <w:rsid w:val="00D02809"/>
    <w:rsid w:val="00D04465"/>
    <w:rsid w:val="00D06E10"/>
    <w:rsid w:val="00D07F7E"/>
    <w:rsid w:val="00D137DF"/>
    <w:rsid w:val="00D13B3C"/>
    <w:rsid w:val="00D13BF7"/>
    <w:rsid w:val="00D14D2D"/>
    <w:rsid w:val="00D1578A"/>
    <w:rsid w:val="00D16CBB"/>
    <w:rsid w:val="00D22B79"/>
    <w:rsid w:val="00D262A1"/>
    <w:rsid w:val="00D265F4"/>
    <w:rsid w:val="00D3325E"/>
    <w:rsid w:val="00D33BC1"/>
    <w:rsid w:val="00D4230B"/>
    <w:rsid w:val="00D435F9"/>
    <w:rsid w:val="00D462D9"/>
    <w:rsid w:val="00D51D2B"/>
    <w:rsid w:val="00D57E26"/>
    <w:rsid w:val="00D62AC8"/>
    <w:rsid w:val="00D84F80"/>
    <w:rsid w:val="00D85A99"/>
    <w:rsid w:val="00D8651F"/>
    <w:rsid w:val="00D90C6C"/>
    <w:rsid w:val="00D93E1C"/>
    <w:rsid w:val="00D95837"/>
    <w:rsid w:val="00DA07E4"/>
    <w:rsid w:val="00DA1469"/>
    <w:rsid w:val="00DA473C"/>
    <w:rsid w:val="00DA6831"/>
    <w:rsid w:val="00DB0CA8"/>
    <w:rsid w:val="00DB182B"/>
    <w:rsid w:val="00DB6BE1"/>
    <w:rsid w:val="00DC3D27"/>
    <w:rsid w:val="00DC6182"/>
    <w:rsid w:val="00DD00C0"/>
    <w:rsid w:val="00DD4652"/>
    <w:rsid w:val="00DD5D8E"/>
    <w:rsid w:val="00DD7710"/>
    <w:rsid w:val="00DE5A78"/>
    <w:rsid w:val="00DE5BA4"/>
    <w:rsid w:val="00DE79AF"/>
    <w:rsid w:val="00DF0E51"/>
    <w:rsid w:val="00DF2BE0"/>
    <w:rsid w:val="00DF417D"/>
    <w:rsid w:val="00DF4C22"/>
    <w:rsid w:val="00DF59BE"/>
    <w:rsid w:val="00E053BE"/>
    <w:rsid w:val="00E060BE"/>
    <w:rsid w:val="00E0730C"/>
    <w:rsid w:val="00E15686"/>
    <w:rsid w:val="00E1641F"/>
    <w:rsid w:val="00E166E2"/>
    <w:rsid w:val="00E16EE5"/>
    <w:rsid w:val="00E179BE"/>
    <w:rsid w:val="00E20482"/>
    <w:rsid w:val="00E21EB3"/>
    <w:rsid w:val="00E2487E"/>
    <w:rsid w:val="00E2495B"/>
    <w:rsid w:val="00E307E6"/>
    <w:rsid w:val="00E36F98"/>
    <w:rsid w:val="00E371B2"/>
    <w:rsid w:val="00E41E82"/>
    <w:rsid w:val="00E42E88"/>
    <w:rsid w:val="00E43A93"/>
    <w:rsid w:val="00E44BE7"/>
    <w:rsid w:val="00E52614"/>
    <w:rsid w:val="00E53964"/>
    <w:rsid w:val="00E5415C"/>
    <w:rsid w:val="00E62C88"/>
    <w:rsid w:val="00E72B37"/>
    <w:rsid w:val="00E731E6"/>
    <w:rsid w:val="00E77546"/>
    <w:rsid w:val="00E855F8"/>
    <w:rsid w:val="00E863AF"/>
    <w:rsid w:val="00E87810"/>
    <w:rsid w:val="00E916B9"/>
    <w:rsid w:val="00E932EB"/>
    <w:rsid w:val="00E93D16"/>
    <w:rsid w:val="00E94160"/>
    <w:rsid w:val="00E97570"/>
    <w:rsid w:val="00EA163A"/>
    <w:rsid w:val="00EA1A6F"/>
    <w:rsid w:val="00EA3AEB"/>
    <w:rsid w:val="00EB3624"/>
    <w:rsid w:val="00EB38E9"/>
    <w:rsid w:val="00EB49EB"/>
    <w:rsid w:val="00EB5322"/>
    <w:rsid w:val="00EB739B"/>
    <w:rsid w:val="00EC5D5B"/>
    <w:rsid w:val="00EC7B3C"/>
    <w:rsid w:val="00ED012C"/>
    <w:rsid w:val="00ED3DC9"/>
    <w:rsid w:val="00ED4806"/>
    <w:rsid w:val="00ED5293"/>
    <w:rsid w:val="00EE1B3D"/>
    <w:rsid w:val="00EE1B86"/>
    <w:rsid w:val="00EE5B36"/>
    <w:rsid w:val="00EE711D"/>
    <w:rsid w:val="00EE75FA"/>
    <w:rsid w:val="00EF566A"/>
    <w:rsid w:val="00EF5A12"/>
    <w:rsid w:val="00EF6864"/>
    <w:rsid w:val="00F01C77"/>
    <w:rsid w:val="00F04DDC"/>
    <w:rsid w:val="00F0734F"/>
    <w:rsid w:val="00F12C8F"/>
    <w:rsid w:val="00F152FC"/>
    <w:rsid w:val="00F17DD2"/>
    <w:rsid w:val="00F22818"/>
    <w:rsid w:val="00F238CA"/>
    <w:rsid w:val="00F242E3"/>
    <w:rsid w:val="00F24FBB"/>
    <w:rsid w:val="00F25DF9"/>
    <w:rsid w:val="00F34C51"/>
    <w:rsid w:val="00F37ADB"/>
    <w:rsid w:val="00F43BA3"/>
    <w:rsid w:val="00F44AB6"/>
    <w:rsid w:val="00F510F1"/>
    <w:rsid w:val="00F516D2"/>
    <w:rsid w:val="00F524A2"/>
    <w:rsid w:val="00F5335A"/>
    <w:rsid w:val="00F534DB"/>
    <w:rsid w:val="00F566DB"/>
    <w:rsid w:val="00F615C9"/>
    <w:rsid w:val="00F63FAD"/>
    <w:rsid w:val="00F66236"/>
    <w:rsid w:val="00F67D39"/>
    <w:rsid w:val="00F757E1"/>
    <w:rsid w:val="00F7690E"/>
    <w:rsid w:val="00FA05F9"/>
    <w:rsid w:val="00FA2675"/>
    <w:rsid w:val="00FB02BF"/>
    <w:rsid w:val="00FC5895"/>
    <w:rsid w:val="00FD57BA"/>
    <w:rsid w:val="00FE0157"/>
    <w:rsid w:val="00FE2EB6"/>
    <w:rsid w:val="00FE5321"/>
    <w:rsid w:val="00FF0CCB"/>
    <w:rsid w:val="00FF3453"/>
    <w:rsid w:val="00FF7DC2"/>
    <w:rsid w:val="01404E67"/>
    <w:rsid w:val="04B54952"/>
    <w:rsid w:val="05C74FBF"/>
    <w:rsid w:val="064B6BDA"/>
    <w:rsid w:val="09097E61"/>
    <w:rsid w:val="09C41D86"/>
    <w:rsid w:val="0A8D678B"/>
    <w:rsid w:val="0D741413"/>
    <w:rsid w:val="10DB3BDB"/>
    <w:rsid w:val="116D414E"/>
    <w:rsid w:val="13BE627C"/>
    <w:rsid w:val="1441445E"/>
    <w:rsid w:val="14737F94"/>
    <w:rsid w:val="188C4889"/>
    <w:rsid w:val="191D2BD1"/>
    <w:rsid w:val="1A361E44"/>
    <w:rsid w:val="1B4E1FB0"/>
    <w:rsid w:val="1D7962E8"/>
    <w:rsid w:val="1DC3007A"/>
    <w:rsid w:val="206061AF"/>
    <w:rsid w:val="20F15D82"/>
    <w:rsid w:val="2653493F"/>
    <w:rsid w:val="273E4438"/>
    <w:rsid w:val="2C193638"/>
    <w:rsid w:val="2D6B5D91"/>
    <w:rsid w:val="2E8D7314"/>
    <w:rsid w:val="30402DE8"/>
    <w:rsid w:val="309E4774"/>
    <w:rsid w:val="341F6B40"/>
    <w:rsid w:val="349A403C"/>
    <w:rsid w:val="35A24207"/>
    <w:rsid w:val="371B4713"/>
    <w:rsid w:val="3759161C"/>
    <w:rsid w:val="37AF7E72"/>
    <w:rsid w:val="39E564A7"/>
    <w:rsid w:val="3B2F44EF"/>
    <w:rsid w:val="3B8F3E14"/>
    <w:rsid w:val="3C991CE2"/>
    <w:rsid w:val="3C9D4CA0"/>
    <w:rsid w:val="3CC57096"/>
    <w:rsid w:val="3CC74396"/>
    <w:rsid w:val="3DBC5D1C"/>
    <w:rsid w:val="401F24C6"/>
    <w:rsid w:val="40BB2E74"/>
    <w:rsid w:val="42191526"/>
    <w:rsid w:val="43E9369C"/>
    <w:rsid w:val="44545A82"/>
    <w:rsid w:val="44FD2180"/>
    <w:rsid w:val="482D692B"/>
    <w:rsid w:val="4B073328"/>
    <w:rsid w:val="4EF979F6"/>
    <w:rsid w:val="4F8F59DF"/>
    <w:rsid w:val="4FA83EC5"/>
    <w:rsid w:val="51B57876"/>
    <w:rsid w:val="521C35AF"/>
    <w:rsid w:val="527D49B4"/>
    <w:rsid w:val="539F01E0"/>
    <w:rsid w:val="53E81022"/>
    <w:rsid w:val="541A6BFD"/>
    <w:rsid w:val="54527724"/>
    <w:rsid w:val="559778DF"/>
    <w:rsid w:val="568A28FB"/>
    <w:rsid w:val="57BE412F"/>
    <w:rsid w:val="57D760D2"/>
    <w:rsid w:val="58A0791C"/>
    <w:rsid w:val="5E51198B"/>
    <w:rsid w:val="5E9F7C4E"/>
    <w:rsid w:val="5F151143"/>
    <w:rsid w:val="5F6A61F5"/>
    <w:rsid w:val="60F075AC"/>
    <w:rsid w:val="6348363B"/>
    <w:rsid w:val="673824E6"/>
    <w:rsid w:val="678E533C"/>
    <w:rsid w:val="68863BCC"/>
    <w:rsid w:val="688D7010"/>
    <w:rsid w:val="69502C1E"/>
    <w:rsid w:val="6A5C6860"/>
    <w:rsid w:val="6C0C32FF"/>
    <w:rsid w:val="6C3862C3"/>
    <w:rsid w:val="6F5A49E6"/>
    <w:rsid w:val="6FCB623B"/>
    <w:rsid w:val="708B1C05"/>
    <w:rsid w:val="71B219CE"/>
    <w:rsid w:val="765B0236"/>
    <w:rsid w:val="7A742090"/>
    <w:rsid w:val="7A7D0728"/>
    <w:rsid w:val="7A840B66"/>
    <w:rsid w:val="7B675997"/>
    <w:rsid w:val="7B7510AE"/>
    <w:rsid w:val="7C410132"/>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31CFB69E"/>
  <w15:docId w15:val="{B090299F-6BB5-48C1-925D-07F6AA42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qFormat="1"/>
    <w:lsdException w:name="Strong" w:uiPriority="22" w:qFormat="1"/>
    <w:lsdException w:name="Emphasis" w:uiPriority="0" w:qFormat="1"/>
    <w:lsdException w:name="Document Map" w:semiHidden="1" w:uiPriority="0"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hAnsiTheme="minorHAnsi" w:cstheme="minorBidi"/>
      <w:sz w:val="22"/>
      <w:szCs w:val="22"/>
      <w:lang w:eastAsia="en-US"/>
    </w:rPr>
  </w:style>
  <w:style w:type="paragraph" w:styleId="Heading1">
    <w:name w:val="heading 1"/>
    <w:basedOn w:val="Normal"/>
    <w:next w:val="Normal"/>
    <w:link w:val="Heading1Char1"/>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1"/>
    <w:qFormat/>
    <w:pPr>
      <w:keepNext/>
      <w:spacing w:after="60" w:line="240" w:lineRule="auto"/>
      <w:ind w:left="720"/>
      <w:jc w:val="both"/>
      <w:outlineLvl w:val="1"/>
    </w:pPr>
    <w:rPr>
      <w:rFonts w:ascii="Arial Narrow" w:hAnsi="Arial Narrow" w:cs="Times New Roman"/>
      <w:b/>
      <w:bCs/>
      <w:sz w:val="20"/>
      <w:szCs w:val="24"/>
    </w:rPr>
  </w:style>
  <w:style w:type="paragraph" w:styleId="Heading3">
    <w:name w:val="heading 3"/>
    <w:basedOn w:val="Normal"/>
    <w:next w:val="Normal"/>
    <w:link w:val="Heading3Char"/>
    <w:qFormat/>
    <w:pPr>
      <w:keepNext/>
      <w:widowControl w:val="0"/>
      <w:tabs>
        <w:tab w:val="left" w:pos="2160"/>
        <w:tab w:val="left" w:pos="9360"/>
      </w:tabs>
      <w:spacing w:after="60" w:line="240" w:lineRule="auto"/>
      <w:jc w:val="both"/>
      <w:outlineLvl w:val="2"/>
    </w:pPr>
    <w:rPr>
      <w:rFonts w:ascii="Courier" w:hAnsi="Courier" w:cs="Times New Roman"/>
      <w:b/>
      <w:sz w:val="28"/>
      <w:szCs w:val="20"/>
    </w:rPr>
  </w:style>
  <w:style w:type="paragraph" w:styleId="Heading4">
    <w:name w:val="heading 4"/>
    <w:basedOn w:val="Normal"/>
    <w:next w:val="Normal"/>
    <w:link w:val="Heading4Char"/>
    <w:qFormat/>
    <w:pPr>
      <w:keepNext/>
      <w:widowControl w:val="0"/>
      <w:spacing w:after="540" w:line="240" w:lineRule="auto"/>
      <w:ind w:left="116"/>
      <w:jc w:val="both"/>
      <w:outlineLvl w:val="3"/>
    </w:pPr>
    <w:rPr>
      <w:rFonts w:ascii="Calibri" w:hAnsi="Calibri" w:cs="Times New Roman"/>
      <w:b/>
      <w:spacing w:val="15"/>
      <w:sz w:val="28"/>
      <w:szCs w:val="24"/>
    </w:rPr>
  </w:style>
  <w:style w:type="paragraph" w:styleId="Heading5">
    <w:name w:val="heading 5"/>
    <w:basedOn w:val="Normal"/>
    <w:next w:val="Normal"/>
    <w:link w:val="Heading5Char"/>
    <w:qFormat/>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hAnsi="Calibri" w:cs="Times New Roman"/>
      <w:b/>
      <w:bCs/>
      <w:sz w:val="24"/>
      <w:szCs w:val="24"/>
    </w:rPr>
  </w:style>
  <w:style w:type="paragraph" w:styleId="Heading6">
    <w:name w:val="heading 6"/>
    <w:basedOn w:val="Normal"/>
    <w:next w:val="Normal"/>
    <w:link w:val="Heading6Char"/>
    <w:qFormat/>
    <w:pPr>
      <w:keepNext/>
      <w:spacing w:after="0" w:line="240" w:lineRule="auto"/>
      <w:ind w:left="360"/>
      <w:outlineLvl w:val="5"/>
    </w:pPr>
    <w:rPr>
      <w:rFonts w:ascii="Times New Roman" w:eastAsia="Times New Roman" w:hAnsi="Times New Roman" w:cs="Times New Roman"/>
      <w:b/>
      <w:bCs/>
      <w:smallCaps/>
      <w:sz w:val="24"/>
      <w:szCs w:val="24"/>
      <w:lang w:val="zh-CN" w:eastAsia="zh-CN"/>
    </w:rPr>
  </w:style>
  <w:style w:type="paragraph" w:styleId="Heading7">
    <w:name w:val="heading 7"/>
    <w:basedOn w:val="Normal"/>
    <w:next w:val="Normal"/>
    <w:link w:val="Heading7Char"/>
    <w:qFormat/>
    <w:pPr>
      <w:keepNext/>
      <w:spacing w:after="0" w:line="240" w:lineRule="auto"/>
      <w:outlineLvl w:val="6"/>
    </w:pPr>
    <w:rPr>
      <w:rFonts w:ascii="Times New Roman" w:eastAsia="Times New Roman" w:hAnsi="Times New Roman" w:cs="Times New Roman"/>
      <w:b/>
      <w:bCs/>
      <w:sz w:val="20"/>
      <w:szCs w:val="24"/>
      <w:lang w:val="zh-CN" w:eastAsia="zh-CN"/>
    </w:rPr>
  </w:style>
  <w:style w:type="paragraph" w:styleId="Heading8">
    <w:name w:val="heading 8"/>
    <w:basedOn w:val="Normal"/>
    <w:next w:val="Normal"/>
    <w:link w:val="Heading8Char"/>
    <w:unhideWhenUsed/>
    <w:qFormat/>
    <w:pPr>
      <w:spacing w:before="240" w:after="60" w:line="240" w:lineRule="auto"/>
      <w:jc w:val="both"/>
      <w:outlineLvl w:val="7"/>
    </w:pPr>
    <w:rPr>
      <w:rFonts w:ascii="Calibri" w:hAnsi="Calibri" w:cs="Times New Roman"/>
      <w:i/>
      <w:iCs/>
      <w:sz w:val="24"/>
      <w:szCs w:val="24"/>
    </w:rPr>
  </w:style>
  <w:style w:type="paragraph" w:styleId="Heading9">
    <w:name w:val="heading 9"/>
    <w:basedOn w:val="Normal"/>
    <w:next w:val="Normal"/>
    <w:link w:val="Heading9Char"/>
    <w:qFormat/>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0" w:line="240" w:lineRule="auto"/>
    </w:pPr>
    <w:rPr>
      <w:rFonts w:ascii="Times New Roman" w:hAnsi="Times New Roman" w:cs="Times New Roman"/>
      <w:b/>
      <w:bCs/>
      <w:sz w:val="28"/>
      <w:szCs w:val="24"/>
    </w:rPr>
  </w:style>
  <w:style w:type="paragraph" w:styleId="DocumentMap">
    <w:name w:val="Document Map"/>
    <w:basedOn w:val="Normal"/>
    <w:link w:val="DocumentMapChar"/>
    <w:semiHidden/>
    <w:qFormat/>
    <w:pPr>
      <w:shd w:val="clear" w:color="auto" w:fill="000080"/>
      <w:spacing w:after="0" w:line="240" w:lineRule="auto"/>
    </w:pPr>
    <w:rPr>
      <w:rFonts w:ascii="Tahoma" w:eastAsia="Times New Roman" w:hAnsi="Tahoma" w:cs="Times New Roman"/>
      <w:sz w:val="20"/>
      <w:szCs w:val="20"/>
      <w:lang w:val="zh-CN" w:eastAsia="zh-CN"/>
    </w:rPr>
  </w:style>
  <w:style w:type="paragraph" w:styleId="CommentText">
    <w:name w:val="annotation text"/>
    <w:basedOn w:val="Normal"/>
    <w:link w:val="CommentTextChar"/>
    <w:uiPriority w:val="99"/>
    <w:qFormat/>
    <w:pPr>
      <w:spacing w:after="60" w:line="240" w:lineRule="auto"/>
      <w:jc w:val="both"/>
    </w:pPr>
    <w:rPr>
      <w:rFonts w:ascii="Calibri" w:hAnsi="Calibri" w:cs="Times New Roman"/>
      <w:sz w:val="20"/>
      <w:szCs w:val="20"/>
    </w:rPr>
  </w:style>
  <w:style w:type="paragraph" w:styleId="BodyText3">
    <w:name w:val="Body Text 3"/>
    <w:basedOn w:val="Normal"/>
    <w:link w:val="BodyText3Char"/>
    <w:qFormat/>
    <w:pPr>
      <w:spacing w:after="60" w:line="240" w:lineRule="auto"/>
      <w:jc w:val="both"/>
    </w:pPr>
    <w:rPr>
      <w:rFonts w:ascii="Calibri" w:hAnsi="Calibri" w:cs="Times New Roman"/>
      <w:sz w:val="20"/>
      <w:szCs w:val="20"/>
    </w:rPr>
  </w:style>
  <w:style w:type="paragraph" w:styleId="BodyText">
    <w:name w:val="Body Text"/>
    <w:basedOn w:val="Normal"/>
    <w:link w:val="BodyTextChar"/>
    <w:qFormat/>
    <w:pPr>
      <w:pBdr>
        <w:bottom w:val="single" w:sz="4" w:space="1" w:color="auto"/>
      </w:pBdr>
      <w:spacing w:after="60" w:line="240" w:lineRule="auto"/>
      <w:jc w:val="both"/>
    </w:pPr>
    <w:rPr>
      <w:rFonts w:ascii="Arial Narrow" w:hAnsi="Arial Narrow" w:cs="Times New Roman"/>
      <w:i/>
      <w:iCs/>
      <w:sz w:val="20"/>
      <w:szCs w:val="24"/>
    </w:rPr>
  </w:style>
  <w:style w:type="paragraph" w:styleId="BodyTextIndent">
    <w:name w:val="Body Text Indent"/>
    <w:basedOn w:val="Normal"/>
    <w:link w:val="BodyTextIndentChar"/>
    <w:qFormat/>
    <w:pPr>
      <w:tabs>
        <w:tab w:val="left" w:pos="360"/>
      </w:tabs>
      <w:spacing w:after="60" w:line="240" w:lineRule="auto"/>
      <w:jc w:val="both"/>
    </w:pPr>
    <w:rPr>
      <w:rFonts w:ascii="Calibri" w:hAnsi="Calibri" w:cs="Times New Roman"/>
      <w:b/>
      <w:i/>
      <w:sz w:val="28"/>
      <w:szCs w:val="20"/>
    </w:rPr>
  </w:style>
  <w:style w:type="paragraph" w:styleId="TOC3">
    <w:name w:val="toc 3"/>
    <w:basedOn w:val="Normal"/>
    <w:next w:val="Normal"/>
    <w:uiPriority w:val="39"/>
    <w:unhideWhenUsed/>
    <w:qFormat/>
    <w:pPr>
      <w:spacing w:after="60" w:line="240" w:lineRule="auto"/>
      <w:ind w:left="400"/>
      <w:jc w:val="both"/>
    </w:pPr>
    <w:rPr>
      <w:rFonts w:ascii="Calibri" w:hAnsi="Calibri" w:cs="Times New Roman"/>
      <w:sz w:val="20"/>
      <w:szCs w:val="24"/>
    </w:rPr>
  </w:style>
  <w:style w:type="paragraph" w:styleId="PlainText">
    <w:name w:val="Plain Text"/>
    <w:basedOn w:val="Normal"/>
    <w:link w:val="PlainTextChar"/>
    <w:uiPriority w:val="99"/>
    <w:unhideWhenUsed/>
    <w:qFormat/>
    <w:pPr>
      <w:spacing w:after="0" w:line="240" w:lineRule="auto"/>
    </w:pPr>
    <w:rPr>
      <w:rFonts w:ascii="Consolas" w:eastAsia="Calibri" w:hAnsi="Consolas" w:cs="Times New Roman"/>
      <w:sz w:val="21"/>
      <w:szCs w:val="21"/>
    </w:rPr>
  </w:style>
  <w:style w:type="paragraph" w:styleId="BodyTextIndent2">
    <w:name w:val="Body Text Indent 2"/>
    <w:basedOn w:val="Normal"/>
    <w:link w:val="BodyTextIndent2Char"/>
    <w:qFormat/>
    <w:pPr>
      <w:spacing w:after="0" w:line="240" w:lineRule="auto"/>
      <w:ind w:left="360"/>
    </w:pPr>
    <w:rPr>
      <w:rFonts w:ascii="Times New Roman" w:eastAsia="Times New Roman" w:hAnsi="Times New Roman" w:cs="Times New Roman"/>
      <w:i/>
      <w:iCs/>
      <w:sz w:val="20"/>
      <w:szCs w:val="24"/>
      <w:lang w:val="zh-CN" w:eastAsia="zh-CN"/>
    </w:rPr>
  </w:style>
  <w:style w:type="paragraph" w:styleId="EndnoteText">
    <w:name w:val="endnote text"/>
    <w:basedOn w:val="Normal"/>
    <w:link w:val="EndnoteTextChar"/>
    <w:semiHidden/>
    <w:qFormat/>
    <w:pPr>
      <w:spacing w:after="0" w:line="240" w:lineRule="auto"/>
    </w:pPr>
    <w:rPr>
      <w:rFonts w:ascii="Calibri" w:eastAsia="MS Mincho" w:hAnsi="Calibri" w:cs="Times New Roman"/>
      <w:sz w:val="20"/>
      <w:szCs w:val="20"/>
      <w:lang w:eastAsia="ja-JP"/>
    </w:rPr>
  </w:style>
  <w:style w:type="paragraph" w:styleId="BalloonText">
    <w:name w:val="Balloon Text"/>
    <w:basedOn w:val="Normal"/>
    <w:link w:val="BalloonTextChar"/>
    <w:uiPriority w:val="99"/>
    <w:qFormat/>
    <w:pPr>
      <w:spacing w:after="60" w:line="240" w:lineRule="auto"/>
      <w:jc w:val="both"/>
    </w:pPr>
    <w:rPr>
      <w:rFonts w:ascii="Tahoma" w:hAnsi="Tahoma" w:cs="Tahoma"/>
      <w:sz w:val="16"/>
      <w:szCs w:val="16"/>
    </w:rPr>
  </w:style>
  <w:style w:type="paragraph" w:styleId="Footer">
    <w:name w:val="footer"/>
    <w:basedOn w:val="Normal"/>
    <w:link w:val="FooterChar"/>
    <w:uiPriority w:val="99"/>
    <w:qFormat/>
    <w:pPr>
      <w:tabs>
        <w:tab w:val="center" w:pos="4153"/>
        <w:tab w:val="right" w:pos="8306"/>
      </w:tabs>
      <w:spacing w:after="60" w:line="240" w:lineRule="auto"/>
      <w:jc w:val="both"/>
    </w:pPr>
    <w:rPr>
      <w:rFonts w:ascii="Calibri" w:hAnsi="Calibri" w:cs="Times New Roman"/>
      <w:sz w:val="20"/>
      <w:szCs w:val="24"/>
    </w:rPr>
  </w:style>
  <w:style w:type="paragraph" w:styleId="Header">
    <w:name w:val="header"/>
    <w:basedOn w:val="Normal"/>
    <w:link w:val="HeaderChar"/>
    <w:uiPriority w:val="99"/>
    <w:qFormat/>
    <w:pPr>
      <w:tabs>
        <w:tab w:val="center" w:pos="4153"/>
        <w:tab w:val="right" w:pos="8306"/>
      </w:tabs>
      <w:spacing w:after="60" w:line="240" w:lineRule="auto"/>
      <w:jc w:val="both"/>
    </w:pPr>
    <w:rPr>
      <w:rFonts w:ascii="Calibri" w:hAnsi="Calibri" w:cs="Times New Roman"/>
      <w:sz w:val="20"/>
      <w:szCs w:val="24"/>
    </w:rPr>
  </w:style>
  <w:style w:type="paragraph" w:styleId="TOC1">
    <w:name w:val="toc 1"/>
    <w:basedOn w:val="Normal"/>
    <w:next w:val="Normal"/>
    <w:uiPriority w:val="39"/>
    <w:qFormat/>
    <w:pPr>
      <w:tabs>
        <w:tab w:val="left" w:pos="540"/>
        <w:tab w:val="right" w:leader="dot" w:pos="9304"/>
      </w:tabs>
      <w:spacing w:after="60" w:line="240" w:lineRule="auto"/>
      <w:jc w:val="both"/>
    </w:pPr>
    <w:rPr>
      <w:rFonts w:ascii="Calibri" w:hAnsi="Calibri" w:cs="Times New Roman"/>
      <w:sz w:val="20"/>
      <w:szCs w:val="24"/>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ont: Geneva 9,f"/>
    <w:basedOn w:val="Normal"/>
    <w:link w:val="FootnoteTextChar2"/>
    <w:unhideWhenUsed/>
    <w:qFormat/>
    <w:pPr>
      <w:spacing w:after="0" w:line="240" w:lineRule="auto"/>
    </w:pPr>
    <w:rPr>
      <w:sz w:val="20"/>
      <w:szCs w:val="20"/>
    </w:rPr>
  </w:style>
  <w:style w:type="paragraph" w:styleId="BodyTextIndent3">
    <w:name w:val="Body Text Indent 3"/>
    <w:basedOn w:val="Normal"/>
    <w:link w:val="BodyTextIndent3Char"/>
    <w:qFormat/>
    <w:pPr>
      <w:spacing w:after="0" w:line="240" w:lineRule="auto"/>
      <w:ind w:left="540"/>
    </w:pPr>
    <w:rPr>
      <w:rFonts w:ascii="Times New Roman" w:eastAsia="Times New Roman" w:hAnsi="Times New Roman" w:cs="Times New Roman"/>
      <w:sz w:val="24"/>
      <w:szCs w:val="24"/>
      <w:lang w:val="zh-CN" w:eastAsia="zh-CN"/>
    </w:rPr>
  </w:style>
  <w:style w:type="paragraph" w:styleId="TOC2">
    <w:name w:val="toc 2"/>
    <w:basedOn w:val="Normal"/>
    <w:next w:val="Normal"/>
    <w:uiPriority w:val="39"/>
    <w:qFormat/>
    <w:pPr>
      <w:tabs>
        <w:tab w:val="right" w:leader="dot" w:pos="9350"/>
      </w:tabs>
      <w:spacing w:after="60" w:line="240" w:lineRule="auto"/>
      <w:ind w:left="220"/>
      <w:jc w:val="both"/>
    </w:pPr>
    <w:rPr>
      <w:rFonts w:ascii="Calibri" w:hAnsi="Calibri" w:cs="Times New Roman"/>
      <w:sz w:val="20"/>
      <w:szCs w:val="24"/>
    </w:rPr>
  </w:style>
  <w:style w:type="paragraph" w:styleId="BodyText2">
    <w:name w:val="Body Text 2"/>
    <w:basedOn w:val="Normal"/>
    <w:link w:val="BodyText2Char"/>
    <w:qFormat/>
    <w:pPr>
      <w:spacing w:before="120" w:after="120" w:line="240" w:lineRule="auto"/>
      <w:jc w:val="both"/>
    </w:pPr>
    <w:rPr>
      <w:rFonts w:ascii="Arial Narrow" w:hAnsi="Arial Narrow" w:cs="Times New Roman"/>
      <w:sz w:val="20"/>
      <w:szCs w:val="24"/>
    </w:rPr>
  </w:style>
  <w:style w:type="paragraph" w:styleId="NormalWeb">
    <w:name w:val="Normal (Web)"/>
    <w:basedOn w:val="Normal"/>
    <w:uiPriority w:val="99"/>
    <w:qFormat/>
    <w:pPr>
      <w:spacing w:before="100" w:beforeAutospacing="1" w:after="100" w:afterAutospacing="1" w:line="240" w:lineRule="auto"/>
      <w:jc w:val="both"/>
    </w:pPr>
    <w:rPr>
      <w:rFonts w:ascii="Times New Roman" w:hAnsi="Times New Roman" w:cs="Times New Roman"/>
      <w:sz w:val="24"/>
      <w:szCs w:val="24"/>
    </w:rPr>
  </w:style>
  <w:style w:type="paragraph" w:styleId="Title">
    <w:name w:val="Title"/>
    <w:basedOn w:val="Normal"/>
    <w:link w:val="TitleChar"/>
    <w:qFormat/>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hAnsi="Calibri" w:cs="Arial"/>
      <w:b/>
      <w:bCs/>
      <w:kern w:val="28"/>
      <w:sz w:val="32"/>
      <w:szCs w:val="32"/>
    </w:rPr>
  </w:style>
  <w:style w:type="paragraph" w:styleId="CommentSubject">
    <w:name w:val="annotation subject"/>
    <w:basedOn w:val="CommentText"/>
    <w:next w:val="CommentText"/>
    <w:link w:val="CommentSubjectChar"/>
    <w:uiPriority w:val="99"/>
    <w:qFormat/>
    <w:rPr>
      <w:b/>
      <w:bCs/>
    </w:rPr>
  </w:style>
  <w:style w:type="table" w:styleId="TableGrid">
    <w:name w:val="Table Grid"/>
    <w:basedOn w:val="TableNormal"/>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rFonts w:cs="Times New Roman"/>
      <w:b/>
      <w:bCs/>
    </w:rPr>
  </w:style>
  <w:style w:type="character" w:styleId="EndnoteReference">
    <w:name w:val="endnote reference"/>
    <w:semiHidden/>
    <w:qFormat/>
    <w:rPr>
      <w:rFonts w:cs="Times New Roman"/>
      <w:vertAlign w:val="superscript"/>
    </w:rPr>
  </w:style>
  <w:style w:type="character" w:styleId="PageNumber">
    <w:name w:val="page number"/>
    <w:qFormat/>
    <w:rPr>
      <w:rFonts w:cs="Times New Roman"/>
    </w:rPr>
  </w:style>
  <w:style w:type="character" w:styleId="FollowedHyperlink">
    <w:name w:val="FollowedHyperlink"/>
    <w:uiPriority w:val="99"/>
    <w:qFormat/>
    <w:rPr>
      <w:rFonts w:cs="Times New Roman"/>
      <w:color w:val="800080"/>
      <w:u w:val="single"/>
    </w:rPr>
  </w:style>
  <w:style w:type="character" w:styleId="Emphasis">
    <w:name w:val="Emphasis"/>
    <w:qFormat/>
    <w:rPr>
      <w:rFonts w:cs="Times New Roman"/>
      <w:i/>
      <w:iCs/>
    </w:rPr>
  </w:style>
  <w:style w:type="character" w:styleId="Hyperlink">
    <w:name w:val="Hyperlink"/>
    <w:uiPriority w:val="99"/>
    <w:qFormat/>
    <w:rPr>
      <w:rFonts w:cs="Times New Roman"/>
      <w:color w:val="0000FF"/>
      <w:u w:val="single"/>
    </w:rPr>
  </w:style>
  <w:style w:type="character" w:styleId="CommentReference">
    <w:name w:val="annotation reference"/>
    <w:uiPriority w:val="99"/>
    <w:qFormat/>
    <w:rPr>
      <w:rFonts w:cs="Times New Roman"/>
      <w:sz w:val="16"/>
      <w:szCs w:val="16"/>
    </w:rPr>
  </w:style>
  <w:style w:type="character" w:styleId="FootnoteReference">
    <w:name w:val="footnote reference"/>
    <w:aliases w:val="16 Point,Superscript 6 Point"/>
    <w:link w:val="CharCharCharCharCarChar"/>
    <w:qFormat/>
    <w:rPr>
      <w:rFonts w:ascii="Arial" w:hAnsi="Arial"/>
      <w:sz w:val="18"/>
      <w:vertAlign w:val="superscript"/>
    </w:rPr>
  </w:style>
  <w:style w:type="paragraph" w:customStyle="1" w:styleId="CharCharCharCharCarChar">
    <w:name w:val="Char Char Char Char Car Char"/>
    <w:basedOn w:val="Normal"/>
    <w:link w:val="FootnoteReference"/>
    <w:uiPriority w:val="99"/>
    <w:qFormat/>
    <w:pPr>
      <w:spacing w:line="240" w:lineRule="exact"/>
      <w:jc w:val="both"/>
    </w:pPr>
    <w:rPr>
      <w:rFonts w:ascii="Arial" w:hAnsi="Arial"/>
      <w:sz w:val="18"/>
      <w:vertAlign w:val="superscript"/>
    </w:rPr>
  </w:style>
  <w:style w:type="character" w:customStyle="1" w:styleId="Heading1Char1">
    <w:name w:val="Heading 1 Char1"/>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1">
    <w:name w:val="Heading 2 Char1"/>
    <w:link w:val="Heading2"/>
    <w:qFormat/>
    <w:locked/>
    <w:rPr>
      <w:rFonts w:ascii="Arial Narrow" w:eastAsia="SimSun" w:hAnsi="Arial Narrow" w:cs="Times New Roman"/>
      <w:b/>
      <w:bCs/>
      <w:sz w:val="20"/>
      <w:szCs w:val="24"/>
    </w:rPr>
  </w:style>
  <w:style w:type="character" w:customStyle="1" w:styleId="Heading3Char">
    <w:name w:val="Heading 3 Char"/>
    <w:basedOn w:val="DefaultParagraphFont"/>
    <w:link w:val="Heading3"/>
    <w:qFormat/>
    <w:rPr>
      <w:rFonts w:ascii="Courier" w:eastAsia="SimSun" w:hAnsi="Courier" w:cs="Times New Roman"/>
      <w:b/>
      <w:sz w:val="28"/>
      <w:szCs w:val="20"/>
    </w:rPr>
  </w:style>
  <w:style w:type="character" w:customStyle="1" w:styleId="Heading4Char">
    <w:name w:val="Heading 4 Char"/>
    <w:basedOn w:val="DefaultParagraphFont"/>
    <w:link w:val="Heading4"/>
    <w:qFormat/>
    <w:rPr>
      <w:rFonts w:ascii="Calibri" w:eastAsia="SimSun" w:hAnsi="Calibri" w:cs="Times New Roman"/>
      <w:b/>
      <w:spacing w:val="15"/>
      <w:sz w:val="28"/>
      <w:szCs w:val="24"/>
    </w:rPr>
  </w:style>
  <w:style w:type="character" w:customStyle="1" w:styleId="Heading5Char">
    <w:name w:val="Heading 5 Char"/>
    <w:basedOn w:val="DefaultParagraphFont"/>
    <w:link w:val="Heading5"/>
    <w:qFormat/>
    <w:rPr>
      <w:rFonts w:ascii="Calibri" w:eastAsia="SimSun" w:hAnsi="Calibri" w:cs="Times New Roman"/>
      <w:b/>
      <w:bCs/>
      <w:sz w:val="24"/>
      <w:szCs w:val="24"/>
    </w:rPr>
  </w:style>
  <w:style w:type="character" w:customStyle="1" w:styleId="Heading6Char">
    <w:name w:val="Heading 6 Char"/>
    <w:basedOn w:val="DefaultParagraphFont"/>
    <w:link w:val="Heading6"/>
    <w:qFormat/>
    <w:rPr>
      <w:rFonts w:ascii="Times New Roman" w:eastAsia="Times New Roman" w:hAnsi="Times New Roman" w:cs="Times New Roman"/>
      <w:b/>
      <w:bCs/>
      <w:smallCaps/>
      <w:sz w:val="24"/>
      <w:szCs w:val="24"/>
      <w:lang w:val="zh-CN" w:eastAsia="zh-CN"/>
    </w:rPr>
  </w:style>
  <w:style w:type="character" w:customStyle="1" w:styleId="Heading7Char">
    <w:name w:val="Heading 7 Char"/>
    <w:basedOn w:val="DefaultParagraphFont"/>
    <w:link w:val="Heading7"/>
    <w:qFormat/>
    <w:rPr>
      <w:rFonts w:ascii="Times New Roman" w:eastAsia="Times New Roman" w:hAnsi="Times New Roman" w:cs="Times New Roman"/>
      <w:b/>
      <w:bCs/>
      <w:sz w:val="20"/>
      <w:szCs w:val="24"/>
      <w:lang w:val="zh-CN" w:eastAsia="zh-CN"/>
    </w:rPr>
  </w:style>
  <w:style w:type="character" w:customStyle="1" w:styleId="Heading8Char">
    <w:name w:val="Heading 8 Char"/>
    <w:basedOn w:val="DefaultParagraphFont"/>
    <w:link w:val="Heading8"/>
    <w:qFormat/>
    <w:rPr>
      <w:rFonts w:ascii="Calibri" w:eastAsia="SimSun" w:hAnsi="Calibri"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b/>
      <w:bCs/>
      <w:sz w:val="24"/>
      <w:szCs w:val="24"/>
      <w:lang w:val="zh-CN" w:eastAsia="zh-C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lang w:val="zh-CN" w:eastAsia="zh-CN"/>
    </w:rPr>
  </w:style>
  <w:style w:type="character" w:customStyle="1" w:styleId="CommentTextChar">
    <w:name w:val="Comment Text Char"/>
    <w:basedOn w:val="DefaultParagraphFont"/>
    <w:link w:val="CommentText"/>
    <w:uiPriority w:val="99"/>
    <w:qFormat/>
    <w:rPr>
      <w:rFonts w:ascii="Calibri" w:eastAsia="SimSun" w:hAnsi="Calibri" w:cs="Times New Roman"/>
      <w:sz w:val="20"/>
      <w:szCs w:val="20"/>
    </w:rPr>
  </w:style>
  <w:style w:type="character" w:customStyle="1" w:styleId="BodyText3Char">
    <w:name w:val="Body Text 3 Char"/>
    <w:basedOn w:val="DefaultParagraphFont"/>
    <w:link w:val="BodyText3"/>
    <w:qFormat/>
    <w:rPr>
      <w:rFonts w:ascii="Calibri" w:eastAsia="SimSun" w:hAnsi="Calibri" w:cs="Times New Roman"/>
      <w:sz w:val="20"/>
      <w:szCs w:val="20"/>
    </w:rPr>
  </w:style>
  <w:style w:type="character" w:customStyle="1" w:styleId="BodyTextChar">
    <w:name w:val="Body Text Char"/>
    <w:basedOn w:val="DefaultParagraphFont"/>
    <w:link w:val="BodyText"/>
    <w:qFormat/>
    <w:rPr>
      <w:rFonts w:ascii="Arial Narrow" w:eastAsia="SimSun" w:hAnsi="Arial Narrow" w:cs="Times New Roman"/>
      <w:i/>
      <w:iCs/>
      <w:sz w:val="20"/>
      <w:szCs w:val="24"/>
    </w:rPr>
  </w:style>
  <w:style w:type="character" w:customStyle="1" w:styleId="BodyTextIndentChar">
    <w:name w:val="Body Text Indent Char"/>
    <w:basedOn w:val="DefaultParagraphFont"/>
    <w:link w:val="BodyTextIndent"/>
    <w:qFormat/>
    <w:rPr>
      <w:rFonts w:ascii="Calibri" w:eastAsia="SimSun" w:hAnsi="Calibri" w:cs="Times New Roman"/>
      <w:b/>
      <w:i/>
      <w:sz w:val="28"/>
      <w:szCs w:val="20"/>
    </w:rPr>
  </w:style>
  <w:style w:type="character" w:customStyle="1" w:styleId="PlainTextChar">
    <w:name w:val="Plain Text Char"/>
    <w:basedOn w:val="DefaultParagraphFont"/>
    <w:link w:val="PlainText"/>
    <w:uiPriority w:val="99"/>
    <w:qFormat/>
    <w:rPr>
      <w:rFonts w:ascii="Consolas" w:eastAsia="Calibri" w:hAnsi="Consolas" w:cs="Times New Roman"/>
      <w:sz w:val="21"/>
      <w:szCs w:val="21"/>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i/>
      <w:iCs/>
      <w:sz w:val="20"/>
      <w:szCs w:val="24"/>
      <w:lang w:val="zh-CN" w:eastAsia="zh-CN"/>
    </w:rPr>
  </w:style>
  <w:style w:type="character" w:customStyle="1" w:styleId="EndnoteTextChar">
    <w:name w:val="Endnote Text Char"/>
    <w:basedOn w:val="DefaultParagraphFont"/>
    <w:link w:val="EndnoteText"/>
    <w:semiHidden/>
    <w:qFormat/>
    <w:rPr>
      <w:rFonts w:ascii="Calibri" w:eastAsia="MS Mincho" w:hAnsi="Calibri" w:cs="Times New Roman"/>
      <w:sz w:val="20"/>
      <w:szCs w:val="20"/>
      <w:lang w:eastAsia="ja-JP"/>
    </w:rPr>
  </w:style>
  <w:style w:type="character" w:customStyle="1" w:styleId="BalloonTextChar">
    <w:name w:val="Balloon Text Char"/>
    <w:basedOn w:val="DefaultParagraphFont"/>
    <w:link w:val="BalloonText"/>
    <w:uiPriority w:val="99"/>
    <w:semiHidden/>
    <w:qFormat/>
    <w:rPr>
      <w:rFonts w:ascii="Tahoma" w:eastAsia="SimSun" w:hAnsi="Tahoma" w:cs="Tahoma"/>
      <w:sz w:val="16"/>
      <w:szCs w:val="16"/>
    </w:rPr>
  </w:style>
  <w:style w:type="character" w:customStyle="1" w:styleId="FooterChar">
    <w:name w:val="Footer Char"/>
    <w:basedOn w:val="DefaultParagraphFont"/>
    <w:link w:val="Footer"/>
    <w:uiPriority w:val="99"/>
    <w:qFormat/>
    <w:rPr>
      <w:rFonts w:ascii="Calibri" w:eastAsia="SimSun" w:hAnsi="Calibri" w:cs="Times New Roman"/>
      <w:sz w:val="20"/>
      <w:szCs w:val="24"/>
    </w:rPr>
  </w:style>
  <w:style w:type="character" w:customStyle="1" w:styleId="HeaderChar">
    <w:name w:val="Header Char"/>
    <w:basedOn w:val="DefaultParagraphFont"/>
    <w:link w:val="Header"/>
    <w:uiPriority w:val="99"/>
    <w:qFormat/>
    <w:rPr>
      <w:rFonts w:ascii="Calibri" w:eastAsia="SimSun" w:hAnsi="Calibri" w:cs="Times New Roman"/>
      <w:sz w:val="20"/>
      <w:szCs w:val="24"/>
    </w:rPr>
  </w:style>
  <w:style w:type="character" w:customStyle="1" w:styleId="FootnoteTextChar2">
    <w:name w:val="Footnote Text Char2"/>
    <w:basedOn w:val="DefaultParagraphFont"/>
    <w:link w:val="FootnoteText"/>
    <w:uiPriority w:val="99"/>
    <w:semiHidden/>
    <w:qFormat/>
    <w:rPr>
      <w:sz w:val="20"/>
      <w:szCs w:val="20"/>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24"/>
      <w:szCs w:val="24"/>
      <w:lang w:val="zh-CN" w:eastAsia="zh-CN"/>
    </w:rPr>
  </w:style>
  <w:style w:type="character" w:customStyle="1" w:styleId="BodyText2Char">
    <w:name w:val="Body Text 2 Char"/>
    <w:basedOn w:val="DefaultParagraphFont"/>
    <w:link w:val="BodyText2"/>
    <w:qFormat/>
    <w:rPr>
      <w:rFonts w:ascii="Arial Narrow" w:eastAsia="SimSun" w:hAnsi="Arial Narrow" w:cs="Times New Roman"/>
      <w:sz w:val="20"/>
      <w:szCs w:val="24"/>
    </w:rPr>
  </w:style>
  <w:style w:type="character" w:customStyle="1" w:styleId="TitleChar">
    <w:name w:val="Title Char"/>
    <w:basedOn w:val="DefaultParagraphFont"/>
    <w:link w:val="Title"/>
    <w:qFormat/>
    <w:rPr>
      <w:rFonts w:ascii="Calibri" w:eastAsia="SimSun" w:hAnsi="Calibri" w:cs="Arial"/>
      <w:b/>
      <w:bCs/>
      <w:kern w:val="28"/>
      <w:sz w:val="32"/>
      <w:szCs w:val="32"/>
    </w:rPr>
  </w:style>
  <w:style w:type="character" w:customStyle="1" w:styleId="CommentSubjectChar">
    <w:name w:val="Comment Subject Char"/>
    <w:basedOn w:val="CommentTextChar"/>
    <w:link w:val="CommentSubject"/>
    <w:uiPriority w:val="99"/>
    <w:qFormat/>
    <w:rPr>
      <w:rFonts w:ascii="Calibri" w:eastAsia="SimSun" w:hAnsi="Calibri" w:cs="Times New Roman"/>
      <w:b/>
      <w:bCs/>
      <w:sz w:val="20"/>
      <w:szCs w:val="20"/>
    </w:rPr>
  </w:style>
  <w:style w:type="paragraph" w:customStyle="1" w:styleId="Heading11">
    <w:name w:val="Heading 11"/>
    <w:basedOn w:val="Normal"/>
    <w:next w:val="Normal"/>
    <w:link w:val="Heading1Char"/>
    <w:qFormat/>
    <w:pPr>
      <w:keepNext/>
      <w:numPr>
        <w:numId w:val="1"/>
      </w:numPr>
      <w:pBdr>
        <w:top w:val="single" w:sz="4" w:space="1" w:color="auto"/>
      </w:pBdr>
      <w:suppressAutoHyphens/>
      <w:spacing w:before="104" w:after="226" w:line="240" w:lineRule="auto"/>
      <w:jc w:val="both"/>
      <w:outlineLvl w:val="0"/>
    </w:pPr>
    <w:rPr>
      <w:rFonts w:ascii="Calibri" w:hAnsi="Calibri"/>
      <w:b/>
      <w:smallCaps/>
      <w:spacing w:val="-2"/>
      <w:sz w:val="28"/>
    </w:rPr>
  </w:style>
  <w:style w:type="character" w:customStyle="1" w:styleId="Heading1Char">
    <w:name w:val="Heading 1 Char"/>
    <w:basedOn w:val="DefaultParagraphFont"/>
    <w:link w:val="Heading11"/>
    <w:qFormat/>
    <w:rPr>
      <w:rFonts w:ascii="Calibri" w:hAnsi="Calibri"/>
      <w:b/>
      <w:smallCaps/>
      <w:spacing w:val="-2"/>
      <w:sz w:val="28"/>
    </w:rPr>
  </w:style>
  <w:style w:type="character" w:customStyle="1" w:styleId="Heading2Char">
    <w:name w:val="Heading 2 Char"/>
    <w:basedOn w:val="DefaultParagraphFont"/>
    <w:qFormat/>
    <w:rPr>
      <w:rFonts w:asciiTheme="majorHAnsi" w:eastAsiaTheme="majorEastAsia" w:hAnsiTheme="majorHAnsi" w:cstheme="majorBidi"/>
      <w:color w:val="2E74B5" w:themeColor="accent1" w:themeShade="BF"/>
      <w:sz w:val="26"/>
      <w:szCs w:val="26"/>
    </w:rPr>
  </w:style>
  <w:style w:type="paragraph" w:customStyle="1" w:styleId="fn1">
    <w:name w:val="fn1"/>
    <w:basedOn w:val="Normal"/>
    <w:next w:val="FootnoteText"/>
    <w:link w:val="FootnoteTextChar1"/>
    <w:uiPriority w:val="99"/>
    <w:qFormat/>
    <w:pPr>
      <w:widowControl w:val="0"/>
      <w:spacing w:after="0" w:line="240" w:lineRule="auto"/>
      <w:jc w:val="both"/>
    </w:pPr>
    <w:rPr>
      <w:rFonts w:ascii="Calibri" w:hAnsi="Calibri"/>
      <w:sz w:val="18"/>
    </w:rPr>
  </w:style>
  <w:style w:type="character" w:customStyle="1" w:styleId="FootnoteTextChar1">
    <w:name w:val="Footnote Text Char1"/>
    <w:link w:val="fn1"/>
    <w:qFormat/>
    <w:locked/>
    <w:rPr>
      <w:rFonts w:ascii="Calibri" w:hAnsi="Calibri"/>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qFormat/>
  </w:style>
  <w:style w:type="paragraph" w:customStyle="1" w:styleId="Char">
    <w:name w:val="Char"/>
    <w:basedOn w:val="Heading2"/>
    <w:qFormat/>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basedOn w:val="Normal"/>
    <w:link w:val="ListParagraphChar"/>
    <w:uiPriority w:val="34"/>
    <w:qFormat/>
    <w:pPr>
      <w:spacing w:after="0" w:line="240" w:lineRule="auto"/>
      <w:ind w:left="720"/>
    </w:pPr>
    <w:rPr>
      <w:rFonts w:ascii="Times New Roman" w:hAnsi="Times New Roman" w:cs="Times New Roman"/>
      <w:sz w:val="24"/>
      <w:szCs w:val="24"/>
    </w:rPr>
  </w:style>
  <w:style w:type="character" w:customStyle="1" w:styleId="ListParagraphChar">
    <w:name w:val="List Paragraph Char"/>
    <w:link w:val="ListParagraph"/>
    <w:uiPriority w:val="34"/>
    <w:qFormat/>
    <w:rPr>
      <w:rFonts w:ascii="Times New Roman" w:eastAsia="SimSun" w:hAnsi="Times New Roman" w:cs="Times New Roman"/>
      <w:sz w:val="24"/>
      <w:szCs w:val="24"/>
    </w:rPr>
  </w:style>
  <w:style w:type="paragraph" w:customStyle="1" w:styleId="CharCharChar1">
    <w:name w:val="Char Char Char1"/>
    <w:basedOn w:val="Normal"/>
    <w:qFormat/>
    <w:pPr>
      <w:spacing w:line="240" w:lineRule="exact"/>
    </w:pPr>
    <w:rPr>
      <w:rFonts w:ascii="Calibri" w:hAnsi="Calibri" w:cs="Arial"/>
      <w:sz w:val="20"/>
      <w:szCs w:val="20"/>
    </w:rPr>
  </w:style>
  <w:style w:type="paragraph" w:customStyle="1" w:styleId="JFHeading3">
    <w:name w:val="JF Heading 3"/>
    <w:basedOn w:val="Heading3"/>
    <w:qFormat/>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paragraph" w:customStyle="1" w:styleId="Default">
    <w:name w:val="Default"/>
    <w:qFormat/>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qFormat/>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qFormat/>
    <w:pPr>
      <w:keepLines w:val="0"/>
      <w:tabs>
        <w:tab w:val="left" w:pos="720"/>
      </w:tabs>
      <w:spacing w:after="60" w:line="240" w:lineRule="auto"/>
      <w:ind w:left="720" w:hanging="720"/>
    </w:pPr>
    <w:rPr>
      <w:rFonts w:ascii="Times New Roman" w:eastAsia="SimSun" w:hAnsi="Times New Roman" w:cs="Arial"/>
      <w:b/>
      <w:bCs/>
      <w:color w:val="auto"/>
      <w:kern w:val="32"/>
      <w:sz w:val="24"/>
      <w:u w:val="single"/>
    </w:rPr>
  </w:style>
  <w:style w:type="paragraph" w:customStyle="1" w:styleId="Pa2">
    <w:name w:val="Pa2"/>
    <w:basedOn w:val="Default"/>
    <w:next w:val="Default"/>
    <w:qFormat/>
    <w:pPr>
      <w:spacing w:line="191" w:lineRule="atLeast"/>
    </w:pPr>
    <w:rPr>
      <w:rFonts w:ascii="Adobe Garamond Pro" w:hAnsi="Adobe Garamond Pro" w:cs="Times New Roman"/>
      <w:color w:val="auto"/>
    </w:rPr>
  </w:style>
  <w:style w:type="character" w:customStyle="1" w:styleId="bodytag3">
    <w:name w:val="bodytag3"/>
    <w:qFormat/>
    <w:rPr>
      <w:rFonts w:ascii="Trebuchet MS" w:hAnsi="Trebuchet MS" w:cs="Times New Roman"/>
      <w:sz w:val="15"/>
      <w:szCs w:val="15"/>
    </w:rPr>
  </w:style>
  <w:style w:type="character" w:customStyle="1" w:styleId="mw-headline">
    <w:name w:val="mw-headline"/>
    <w:qFormat/>
    <w:rPr>
      <w:rFonts w:cs="Times New Roman"/>
    </w:rPr>
  </w:style>
  <w:style w:type="paragraph" w:customStyle="1" w:styleId="CharCharCharCharCharCharChar">
    <w:name w:val="Char Char Char Char Char Char Char"/>
    <w:basedOn w:val="Heading2"/>
    <w:qFormat/>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qFormat/>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qFormat/>
    <w:pPr>
      <w:spacing w:after="0" w:line="240" w:lineRule="auto"/>
      <w:jc w:val="both"/>
    </w:pPr>
    <w:rPr>
      <w:rFonts w:ascii="Arial Narrow" w:hAnsi="Arial Narrow" w:cs="Arial"/>
      <w:sz w:val="20"/>
      <w:szCs w:val="20"/>
    </w:rPr>
  </w:style>
  <w:style w:type="paragraph" w:customStyle="1" w:styleId="Paragraph">
    <w:name w:val="Paragraph"/>
    <w:basedOn w:val="Normal"/>
    <w:link w:val="ParagraphChar"/>
    <w:qFormat/>
    <w:pPr>
      <w:numPr>
        <w:numId w:val="2"/>
      </w:numPr>
      <w:spacing w:after="240" w:line="240" w:lineRule="auto"/>
    </w:pPr>
    <w:rPr>
      <w:rFonts w:ascii="Times New Roman" w:hAnsi="Times New Roman" w:cs="Angsana New"/>
      <w:sz w:val="20"/>
    </w:rPr>
  </w:style>
  <w:style w:type="character" w:customStyle="1" w:styleId="ParagraphChar">
    <w:name w:val="Paragraph Char"/>
    <w:link w:val="Paragraph"/>
    <w:qFormat/>
    <w:rPr>
      <w:rFonts w:ascii="Times New Roman" w:eastAsia="SimSun" w:hAnsi="Times New Roman" w:cs="Angsana New"/>
      <w:sz w:val="20"/>
    </w:rPr>
  </w:style>
  <w:style w:type="paragraph" w:customStyle="1" w:styleId="Bullets">
    <w:name w:val="Bullets"/>
    <w:basedOn w:val="Paragraph"/>
    <w:link w:val="BulletsChar"/>
    <w:qFormat/>
    <w:pPr>
      <w:numPr>
        <w:numId w:val="3"/>
      </w:numPr>
      <w:spacing w:before="60" w:after="0"/>
    </w:pPr>
  </w:style>
  <w:style w:type="character" w:customStyle="1" w:styleId="BulletsChar">
    <w:name w:val="Bullets Char"/>
    <w:link w:val="Bullets"/>
    <w:qFormat/>
    <w:rPr>
      <w:rFonts w:ascii="Times New Roman" w:eastAsia="SimSun" w:hAnsi="Times New Roman" w:cs="Angsana New"/>
      <w:sz w:val="20"/>
    </w:rPr>
  </w:style>
  <w:style w:type="paragraph" w:customStyle="1" w:styleId="Normalbullets">
    <w:name w:val="Normal bullets"/>
    <w:basedOn w:val="Normal"/>
    <w:qFormat/>
    <w:pPr>
      <w:numPr>
        <w:numId w:val="4"/>
      </w:numPr>
      <w:spacing w:after="60" w:line="240" w:lineRule="auto"/>
      <w:jc w:val="both"/>
    </w:pPr>
    <w:rPr>
      <w:rFonts w:ascii="Calibri" w:hAnsi="Calibri" w:cs="Times New Roman"/>
      <w:sz w:val="20"/>
      <w:szCs w:val="24"/>
    </w:rPr>
  </w:style>
  <w:style w:type="paragraph" w:customStyle="1" w:styleId="Text">
    <w:name w:val="Text"/>
    <w:basedOn w:val="Normal"/>
    <w:qFormat/>
    <w:pPr>
      <w:spacing w:before="240" w:after="0" w:line="252" w:lineRule="auto"/>
      <w:jc w:val="both"/>
    </w:pPr>
    <w:rPr>
      <w:rFonts w:ascii="Times New Roman" w:hAnsi="Times New Roman" w:cs="Times New Roman"/>
      <w:sz w:val="20"/>
      <w:szCs w:val="20"/>
    </w:rPr>
  </w:style>
  <w:style w:type="paragraph" w:customStyle="1" w:styleId="CharCharChar11">
    <w:name w:val="Char Char Char11"/>
    <w:basedOn w:val="Normal"/>
    <w:qFormat/>
    <w:pPr>
      <w:spacing w:line="240" w:lineRule="exact"/>
    </w:pPr>
    <w:rPr>
      <w:rFonts w:ascii="Calibri" w:hAnsi="Calibri" w:cs="Arial"/>
      <w:sz w:val="20"/>
      <w:szCs w:val="20"/>
    </w:rPr>
  </w:style>
  <w:style w:type="paragraph" w:customStyle="1" w:styleId="BodyText23">
    <w:name w:val="Body Text 23"/>
    <w:basedOn w:val="Normal"/>
    <w:qFormat/>
    <w:pPr>
      <w:widowControl w:val="0"/>
      <w:tabs>
        <w:tab w:val="left" w:pos="547"/>
      </w:tabs>
      <w:spacing w:after="0" w:line="240" w:lineRule="auto"/>
    </w:pPr>
    <w:rPr>
      <w:rFonts w:ascii="Times New Roman" w:hAnsi="Times New Roman" w:cs="Times New Roman"/>
      <w:snapToGrid w:val="0"/>
      <w:sz w:val="20"/>
      <w:szCs w:val="20"/>
    </w:rPr>
  </w:style>
  <w:style w:type="paragraph" w:customStyle="1" w:styleId="TableT">
    <w:name w:val="TableT"/>
    <w:basedOn w:val="Normal"/>
    <w:qFormat/>
    <w:pPr>
      <w:spacing w:after="60" w:line="240" w:lineRule="auto"/>
    </w:pPr>
    <w:rPr>
      <w:rFonts w:ascii="Times New Roman" w:hAnsi="Times New Roman" w:cs="Times New Roman"/>
      <w:sz w:val="20"/>
      <w:szCs w:val="20"/>
    </w:rPr>
  </w:style>
  <w:style w:type="paragraph" w:customStyle="1" w:styleId="ParaCharChar">
    <w:name w:val="Para Char Char"/>
    <w:basedOn w:val="Normal"/>
    <w:link w:val="ParaCharCharChar"/>
    <w:qFormat/>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qFormat/>
    <w:rPr>
      <w:rFonts w:ascii="Calibri" w:eastAsia="Arial Unicode MS" w:hAnsi="Calibri" w:cs="Arial"/>
      <w:sz w:val="20"/>
      <w:szCs w:val="20"/>
    </w:rPr>
  </w:style>
  <w:style w:type="paragraph" w:customStyle="1" w:styleId="TableHCharCharChar">
    <w:name w:val="TableH Char Char Char"/>
    <w:basedOn w:val="Normal"/>
    <w:link w:val="TableHCharCharCharChar"/>
    <w:qFormat/>
    <w:pPr>
      <w:spacing w:before="240" w:after="60" w:line="240" w:lineRule="auto"/>
    </w:pPr>
    <w:rPr>
      <w:rFonts w:ascii="Times New Roman" w:hAnsi="Times New Roman" w:cs="Times New Roman"/>
      <w:b/>
      <w:sz w:val="21"/>
    </w:rPr>
  </w:style>
  <w:style w:type="character" w:customStyle="1" w:styleId="TableHCharCharCharChar">
    <w:name w:val="TableH Char Char Char Char"/>
    <w:link w:val="TableHCharCharChar"/>
    <w:qFormat/>
    <w:rPr>
      <w:rFonts w:ascii="Times New Roman" w:eastAsia="SimSun" w:hAnsi="Times New Roman" w:cs="Times New Roman"/>
      <w:b/>
      <w:sz w:val="21"/>
    </w:rPr>
  </w:style>
  <w:style w:type="character" w:customStyle="1" w:styleId="highlighttext">
    <w:name w:val="highlighttext"/>
    <w:qFormat/>
    <w:rPr>
      <w:rFonts w:ascii="Times New Roman" w:hAnsi="Times New Roman"/>
      <w:sz w:val="22"/>
      <w:shd w:val="clear" w:color="auto" w:fill="B3B3B3"/>
    </w:rPr>
  </w:style>
  <w:style w:type="paragraph" w:customStyle="1" w:styleId="steptext">
    <w:name w:val="steptext"/>
    <w:basedOn w:val="Normal"/>
    <w:qFormat/>
    <w:pPr>
      <w:spacing w:after="0" w:line="240" w:lineRule="auto"/>
    </w:pPr>
    <w:rPr>
      <w:rFonts w:ascii="Times New Roman" w:hAnsi="Times New Roman" w:cs="Times New Roman"/>
      <w:sz w:val="20"/>
      <w:szCs w:val="24"/>
    </w:rPr>
  </w:style>
  <w:style w:type="paragraph" w:customStyle="1" w:styleId="NumberedList2">
    <w:name w:val="Numbered List 2"/>
    <w:basedOn w:val="Normal"/>
    <w:qFormat/>
    <w:pPr>
      <w:spacing w:after="0" w:line="240" w:lineRule="atLeast"/>
      <w:ind w:hanging="360"/>
    </w:pPr>
    <w:rPr>
      <w:rFonts w:ascii="Arial Unicode MS" w:hAnsi="Arial Unicode MS" w:cs="Times New Roman"/>
      <w:sz w:val="20"/>
    </w:rPr>
  </w:style>
  <w:style w:type="paragraph" w:customStyle="1" w:styleId="CharChar">
    <w:name w:val="Char Char Знак Знак"/>
    <w:basedOn w:val="Normal"/>
    <w:qFormat/>
    <w:pPr>
      <w:spacing w:line="240" w:lineRule="exact"/>
    </w:pPr>
    <w:rPr>
      <w:rFonts w:ascii="Times New Roman" w:hAnsi="Times New Roman" w:cs="Arial"/>
      <w:sz w:val="20"/>
      <w:szCs w:val="20"/>
      <w:lang w:val="de-CH" w:eastAsia="de-CH"/>
    </w:rPr>
  </w:style>
  <w:style w:type="paragraph" w:customStyle="1" w:styleId="TOCHeading1">
    <w:name w:val="TOC Heading1"/>
    <w:basedOn w:val="Heading1"/>
    <w:next w:val="Normal"/>
    <w:uiPriority w:val="39"/>
    <w:unhideWhenUsed/>
    <w:qFormat/>
    <w:pPr>
      <w:spacing w:before="480" w:line="276" w:lineRule="auto"/>
      <w:outlineLvl w:val="9"/>
    </w:pPr>
    <w:rPr>
      <w:rFonts w:ascii="Cambria" w:eastAsia="SimSun" w:hAnsi="Cambria" w:cs="Times New Roman"/>
      <w:b/>
      <w:bCs/>
      <w:color w:val="365F91"/>
      <w:sz w:val="28"/>
      <w:szCs w:val="28"/>
    </w:rPr>
  </w:style>
  <w:style w:type="paragraph" w:styleId="NoSpacing">
    <w:name w:val="No Spacing"/>
    <w:link w:val="NoSpacingChar"/>
    <w:uiPriority w:val="1"/>
    <w:qFormat/>
    <w:rPr>
      <w:rFonts w:ascii="Times" w:eastAsia="Times" w:hAnsi="Times"/>
      <w:sz w:val="24"/>
      <w:szCs w:val="24"/>
      <w:lang w:eastAsia="en-US"/>
    </w:rPr>
  </w:style>
  <w:style w:type="character" w:customStyle="1" w:styleId="NoSpacingChar">
    <w:name w:val="No Spacing Char"/>
    <w:link w:val="NoSpacing"/>
    <w:uiPriority w:val="1"/>
    <w:qFormat/>
    <w:rPr>
      <w:rFonts w:ascii="Times" w:eastAsia="Times" w:hAnsi="Times" w:cs="Times New Roman"/>
      <w:sz w:val="24"/>
      <w:szCs w:val="24"/>
    </w:rPr>
  </w:style>
  <w:style w:type="character" w:customStyle="1" w:styleId="PlainTextChar1">
    <w:name w:val="Plain Text Char1"/>
    <w:uiPriority w:val="99"/>
    <w:qFormat/>
    <w:locked/>
    <w:rPr>
      <w:rFonts w:ascii="Consolas" w:eastAsia="Times New Roman" w:hAnsi="Consolas" w:cs="Times New Roman"/>
      <w:sz w:val="20"/>
      <w:szCs w:val="20"/>
    </w:rPr>
  </w:style>
  <w:style w:type="character" w:customStyle="1" w:styleId="IntenseReference1">
    <w:name w:val="Intense Reference1"/>
    <w:uiPriority w:val="32"/>
    <w:qFormat/>
    <w:rPr>
      <w:b/>
      <w:bCs/>
      <w:smallCaps/>
      <w:color w:val="C0504D"/>
      <w:spacing w:val="5"/>
      <w:u w:val="single"/>
    </w:rPr>
  </w:style>
  <w:style w:type="character" w:customStyle="1" w:styleId="StyleHeading2NotBoldChar">
    <w:name w:val="Style Heading 2 + Not Bold Char"/>
    <w:qFormat/>
    <w:rPr>
      <w:rFonts w:ascii="Book Antiqua" w:hAnsi="Book Antiqua" w:cs="Arial"/>
      <w:b/>
      <w:i/>
      <w:sz w:val="22"/>
      <w:szCs w:val="28"/>
      <w:lang w:val="en-US" w:eastAsia="ar-SA"/>
    </w:rPr>
  </w:style>
  <w:style w:type="character" w:customStyle="1" w:styleId="apple-converted-space">
    <w:name w:val="apple-converted-space"/>
    <w:basedOn w:val="DefaultParagraphFont"/>
    <w:qFormat/>
  </w:style>
  <w:style w:type="paragraph" w:customStyle="1" w:styleId="Normal1">
    <w:name w:val="Normal1"/>
    <w:basedOn w:val="Normal"/>
    <w:next w:val="Normal"/>
    <w:qFormat/>
    <w:pPr>
      <w:numPr>
        <w:numId w:val="5"/>
      </w:numPr>
      <w:spacing w:after="0" w:line="240" w:lineRule="auto"/>
    </w:pPr>
    <w:rPr>
      <w:rFonts w:ascii="Calibri" w:eastAsia="Times New Roman" w:hAnsi="Calibri" w:cs="Times New Roman"/>
      <w:sz w:val="20"/>
      <w:szCs w:val="24"/>
      <w:lang w:eastAsia="ja-JP"/>
    </w:rPr>
  </w:style>
  <w:style w:type="character" w:customStyle="1" w:styleId="ColorfulList-Accent1Char">
    <w:name w:val="Colorful List - Accent 1 Char"/>
    <w:link w:val="ColorfulList-Accent12"/>
    <w:uiPriority w:val="34"/>
    <w:qFormat/>
    <w:locked/>
  </w:style>
  <w:style w:type="paragraph" w:customStyle="1" w:styleId="ColorfulList-Accent12">
    <w:name w:val="Colorful List - Accent 12"/>
    <w:basedOn w:val="Normal"/>
    <w:link w:val="ColorfulList-Accent1Char"/>
    <w:uiPriority w:val="34"/>
    <w:qFormat/>
    <w:pPr>
      <w:spacing w:after="0" w:line="240" w:lineRule="auto"/>
      <w:ind w:left="720"/>
    </w:pPr>
  </w:style>
  <w:style w:type="character" w:customStyle="1" w:styleId="Mention1">
    <w:name w:val="Mention1"/>
    <w:uiPriority w:val="99"/>
    <w:unhideWhenUsed/>
    <w:qFormat/>
    <w:rPr>
      <w:color w:val="2B579A"/>
      <w:shd w:val="clear" w:color="auto" w:fill="E6E6E6"/>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nresolvedMention1">
    <w:name w:val="Unresolved Mention1"/>
    <w:uiPriority w:val="99"/>
    <w:unhideWhenUsed/>
    <w:qFormat/>
    <w:rPr>
      <w:color w:val="605E5C"/>
      <w:shd w:val="clear" w:color="auto" w:fill="E1DFDD"/>
    </w:rPr>
  </w:style>
  <w:style w:type="paragraph" w:customStyle="1" w:styleId="GEFQuestion">
    <w:name w:val="GEF Question"/>
    <w:basedOn w:val="Normal"/>
    <w:next w:val="Normal"/>
    <w:qFormat/>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qFormat/>
    <w:locked/>
    <w:rPr>
      <w:rFonts w:ascii="Times New Roman" w:eastAsia="Times New Roman" w:hAnsi="Times New Roman"/>
      <w:color w:val="000000"/>
    </w:rPr>
  </w:style>
  <w:style w:type="paragraph" w:customStyle="1" w:styleId="GEFFieldtoFillout">
    <w:name w:val="GEF Field to Fill out"/>
    <w:basedOn w:val="Normal"/>
    <w:link w:val="GEFFieldtoFilloutChar"/>
    <w:qFormat/>
    <w:pPr>
      <w:spacing w:after="0" w:line="240" w:lineRule="auto"/>
      <w:ind w:left="-720"/>
    </w:pPr>
    <w:rPr>
      <w:rFonts w:ascii="Times New Roman" w:eastAsia="Times New Roman" w:hAnsi="Times New Roman"/>
      <w:color w:val="000000"/>
    </w:rPr>
  </w:style>
  <w:style w:type="paragraph" w:customStyle="1" w:styleId="GEFTableHeading">
    <w:name w:val="GEF Table Heading"/>
    <w:basedOn w:val="Normal"/>
    <w:next w:val="Normal"/>
    <w:qFormat/>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pPr>
      <w:spacing w:before="60" w:after="60" w:line="260" w:lineRule="exact"/>
      <w:ind w:left="720" w:hanging="360"/>
    </w:pPr>
    <w:rPr>
      <w:rFonts w:ascii="Calibri" w:eastAsia="Times New Roman" w:hAnsi="Calibri" w:cs="Times New Roman"/>
      <w:sz w:val="20"/>
      <w:szCs w:val="24"/>
      <w:lang w:eastAsia="ja-JP"/>
    </w:rPr>
  </w:style>
  <w:style w:type="character" w:customStyle="1" w:styleId="Mention11">
    <w:name w:val="Mention11"/>
    <w:uiPriority w:val="99"/>
    <w:unhideWhenUsed/>
    <w:qFormat/>
    <w:rPr>
      <w:color w:val="2B579A"/>
      <w:shd w:val="clear" w:color="auto" w:fill="E6E6E6"/>
    </w:rPr>
  </w:style>
  <w:style w:type="paragraph" w:customStyle="1" w:styleId="Outline">
    <w:name w:val="Outline"/>
    <w:basedOn w:val="Normal"/>
    <w:qFormat/>
    <w:pPr>
      <w:spacing w:before="240" w:after="0" w:line="240" w:lineRule="auto"/>
    </w:pPr>
    <w:rPr>
      <w:rFonts w:ascii="Times New Roman" w:eastAsia="Times New Roman" w:hAnsi="Times New Roman" w:cs="Times New Roman"/>
      <w:kern w:val="28"/>
      <w:sz w:val="24"/>
      <w:szCs w:val="20"/>
    </w:rPr>
  </w:style>
  <w:style w:type="paragraph" w:customStyle="1" w:styleId="MainParanoChapter">
    <w:name w:val="Main Para no Chapter #"/>
    <w:basedOn w:val="Normal"/>
    <w:link w:val="MainParanoChapterChar"/>
    <w:uiPriority w:val="99"/>
    <w:qFormat/>
    <w:pPr>
      <w:numPr>
        <w:numId w:val="6"/>
      </w:numPr>
      <w:spacing w:before="120" w:after="240" w:line="240" w:lineRule="auto"/>
      <w:ind w:left="0" w:firstLine="0"/>
      <w:outlineLvl w:val="1"/>
    </w:pPr>
    <w:rPr>
      <w:rFonts w:ascii="Times New Roman" w:eastAsia="Times New Roman" w:hAnsi="Times New Roman" w:cs="Times New Roman"/>
      <w:color w:val="000000"/>
      <w:sz w:val="24"/>
      <w:szCs w:val="24"/>
      <w:lang w:val="zh-CN" w:eastAsia="zh-CN"/>
    </w:rPr>
  </w:style>
  <w:style w:type="character" w:customStyle="1" w:styleId="MainParanoChapterChar">
    <w:name w:val="Main Para no Chapter # Char"/>
    <w:link w:val="MainParanoChapter"/>
    <w:uiPriority w:val="99"/>
    <w:qFormat/>
    <w:locked/>
    <w:rPr>
      <w:rFonts w:ascii="Times New Roman" w:eastAsia="Times New Roman" w:hAnsi="Times New Roman" w:cs="Times New Roman"/>
      <w:color w:val="000000"/>
      <w:sz w:val="24"/>
      <w:szCs w:val="24"/>
      <w:lang w:val="zh-CN" w:eastAsia="zh-CN"/>
    </w:rPr>
  </w:style>
  <w:style w:type="paragraph" w:customStyle="1" w:styleId="z-TopofForm1">
    <w:name w:val="z-Top of Form1"/>
    <w:basedOn w:val="Normal"/>
    <w:next w:val="Normal"/>
    <w:link w:val="z-Char"/>
    <w:qFormat/>
    <w:pPr>
      <w:pBdr>
        <w:bottom w:val="single" w:sz="6" w:space="1" w:color="auto"/>
      </w:pBdr>
      <w:spacing w:after="0" w:line="240" w:lineRule="auto"/>
      <w:jc w:val="center"/>
    </w:pPr>
    <w:rPr>
      <w:rFonts w:ascii="Arial" w:eastAsia="Times New Roman" w:hAnsi="Arial" w:cs="Times New Roman"/>
      <w:vanish/>
      <w:sz w:val="16"/>
      <w:szCs w:val="16"/>
      <w:lang w:val="zh-CN" w:eastAsia="zh-CN"/>
    </w:rPr>
  </w:style>
  <w:style w:type="character" w:customStyle="1" w:styleId="z-Char">
    <w:name w:val="z-窗体顶端 Char"/>
    <w:basedOn w:val="DefaultParagraphFont"/>
    <w:link w:val="z-TopofForm1"/>
    <w:qFormat/>
    <w:rPr>
      <w:rFonts w:ascii="Arial" w:eastAsia="Times New Roman" w:hAnsi="Arial" w:cs="Times New Roman"/>
      <w:vanish/>
      <w:sz w:val="16"/>
      <w:szCs w:val="16"/>
      <w:lang w:val="zh-CN" w:eastAsia="zh-CN"/>
    </w:rPr>
  </w:style>
  <w:style w:type="paragraph" w:customStyle="1" w:styleId="z-BottomofForm1">
    <w:name w:val="z-Bottom of Form1"/>
    <w:basedOn w:val="Normal"/>
    <w:next w:val="Normal"/>
    <w:link w:val="z-Char0"/>
    <w:qFormat/>
    <w:pPr>
      <w:pBdr>
        <w:top w:val="single" w:sz="6" w:space="1" w:color="auto"/>
      </w:pBdr>
      <w:spacing w:after="0" w:line="240" w:lineRule="auto"/>
      <w:jc w:val="center"/>
    </w:pPr>
    <w:rPr>
      <w:rFonts w:ascii="Arial" w:eastAsia="Times New Roman" w:hAnsi="Arial" w:cs="Times New Roman"/>
      <w:vanish/>
      <w:sz w:val="16"/>
      <w:szCs w:val="16"/>
      <w:lang w:val="zh-CN" w:eastAsia="zh-CN"/>
    </w:rPr>
  </w:style>
  <w:style w:type="character" w:customStyle="1" w:styleId="z-Char0">
    <w:name w:val="z-窗体底端 Char"/>
    <w:basedOn w:val="DefaultParagraphFont"/>
    <w:link w:val="z-BottomofForm1"/>
    <w:qFormat/>
    <w:rPr>
      <w:rFonts w:ascii="Arial" w:eastAsia="Times New Roman" w:hAnsi="Arial" w:cs="Times New Roman"/>
      <w:vanish/>
      <w:sz w:val="16"/>
      <w:szCs w:val="16"/>
      <w:lang w:val="zh-CN" w:eastAsia="zh-CN"/>
    </w:rPr>
  </w:style>
  <w:style w:type="paragraph" w:customStyle="1" w:styleId="GEFPartHeading">
    <w:name w:val="GEF Part Heading"/>
    <w:basedOn w:val="ListParagraph"/>
    <w:qFormat/>
    <w:pPr>
      <w:snapToGrid w:val="0"/>
      <w:spacing w:before="120" w:after="120"/>
      <w:ind w:left="-720"/>
      <w:outlineLvl w:val="0"/>
    </w:pPr>
    <w:rPr>
      <w:rFonts w:ascii="Times New Roman Bold" w:eastAsia="Times New Roman" w:hAnsi="Times New Roman Bold"/>
      <w:b/>
      <w:caps/>
      <w:color w:val="000000"/>
      <w:sz w:val="22"/>
      <w:szCs w:val="22"/>
      <w:u w:val="single"/>
      <w:lang w:val="en-GB"/>
    </w:rPr>
  </w:style>
  <w:style w:type="paragraph" w:customStyle="1" w:styleId="NumberedParasPIF">
    <w:name w:val="Numbered Paras PIF"/>
    <w:basedOn w:val="Normal"/>
    <w:qFormat/>
    <w:pPr>
      <w:numPr>
        <w:numId w:val="7"/>
      </w:numPr>
      <w:spacing w:after="100" w:line="240" w:lineRule="auto"/>
      <w:jc w:val="both"/>
    </w:pPr>
    <w:rPr>
      <w:rFonts w:ascii="Times New Roman" w:eastAsia="Times New Roman" w:hAnsi="Times New Roman" w:cs="Times New Roman"/>
      <w:sz w:val="20"/>
      <w:szCs w:val="18"/>
      <w:lang w:val="en-GB"/>
    </w:rPr>
  </w:style>
  <w:style w:type="paragraph" w:customStyle="1" w:styleId="Revision1">
    <w:name w:val="Revision1"/>
    <w:hidden/>
    <w:uiPriority w:val="99"/>
    <w:semiHidden/>
    <w:qFormat/>
    <w:rPr>
      <w:rFonts w:ascii="Calibri" w:hAnsi="Calibri"/>
      <w:szCs w:val="24"/>
      <w:lang w:eastAsia="en-US"/>
    </w:rPr>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qFormat/>
  </w:style>
  <w:style w:type="character" w:customStyle="1" w:styleId="shorttext">
    <w:name w:val="short_text"/>
    <w:qFormat/>
  </w:style>
  <w:style w:type="character" w:customStyle="1" w:styleId="ts-alignment-element">
    <w:name w:val="ts-alignment-element"/>
    <w:basedOn w:val="DefaultParagraphFont"/>
    <w:qFormat/>
  </w:style>
  <w:style w:type="paragraph" w:customStyle="1" w:styleId="nomal">
    <w:name w:val="nomal"/>
    <w:basedOn w:val="Normal"/>
    <w:link w:val="nomalChar"/>
    <w:qFormat/>
    <w:pPr>
      <w:spacing w:before="100" w:beforeAutospacing="1" w:after="0" w:line="240" w:lineRule="auto"/>
    </w:pPr>
    <w:rPr>
      <w:rFonts w:ascii="Times New Roman" w:hAnsi="Times New Roman" w:cs="Times New Roman"/>
      <w:sz w:val="23"/>
      <w:szCs w:val="23"/>
      <w:lang w:eastAsia="zh-CN"/>
    </w:rPr>
  </w:style>
  <w:style w:type="character" w:customStyle="1" w:styleId="nomalChar">
    <w:name w:val="nomal Char"/>
    <w:link w:val="nomal"/>
    <w:qFormat/>
    <w:locked/>
    <w:rPr>
      <w:rFonts w:ascii="Times New Roman" w:eastAsia="SimSun" w:hAnsi="Times New Roman" w:cs="Times New Roman"/>
      <w:sz w:val="23"/>
      <w:szCs w:val="23"/>
      <w:lang w:eastAsia="zh-CN"/>
    </w:rPr>
  </w:style>
  <w:style w:type="paragraph" w:customStyle="1" w:styleId="ColorfulList-Accent11">
    <w:name w:val="Colorful List - Accent 11"/>
    <w:basedOn w:val="Normal"/>
    <w:qFormat/>
    <w:pPr>
      <w:spacing w:after="0" w:line="240" w:lineRule="auto"/>
      <w:jc w:val="both"/>
    </w:pPr>
    <w:rPr>
      <w:rFonts w:cstheme="minorHAnsi"/>
      <w:b/>
      <w:bCs/>
      <w:color w:val="000000"/>
      <w:sz w:val="24"/>
      <w:u w:val="single"/>
      <w:lang w:eastAsia="zh-CN"/>
    </w:rPr>
  </w:style>
  <w:style w:type="character" w:customStyle="1" w:styleId="tlid-translation">
    <w:name w:val="tlid-translation"/>
    <w:qFormat/>
  </w:style>
  <w:style w:type="paragraph" w:customStyle="1" w:styleId="1">
    <w:name w:val="修订1"/>
    <w:uiPriority w:val="99"/>
    <w:unhideWhenUsed/>
    <w:qFormat/>
    <w:rPr>
      <w:rFonts w:eastAsia="FangSong"/>
      <w:color w:val="000000"/>
      <w:kern w:val="2"/>
      <w:sz w:val="28"/>
      <w:szCs w:val="24"/>
      <w:u w:color="000000"/>
    </w:rPr>
  </w:style>
  <w:style w:type="paragraph" w:customStyle="1" w:styleId="2">
    <w:name w:val="修订2"/>
    <w:uiPriority w:val="99"/>
    <w:unhideWhenUsed/>
    <w:qFormat/>
    <w:rPr>
      <w:rFonts w:eastAsia="FangSong"/>
      <w:color w:val="000000"/>
      <w:kern w:val="2"/>
      <w:sz w:val="28"/>
      <w:szCs w:val="24"/>
      <w:u w:color="000000"/>
    </w:rPr>
  </w:style>
  <w:style w:type="paragraph" w:customStyle="1" w:styleId="3">
    <w:name w:val="修订3"/>
    <w:uiPriority w:val="99"/>
    <w:unhideWhenUsed/>
    <w:qFormat/>
    <w:rPr>
      <w:rFonts w:eastAsia="FangSong"/>
      <w:color w:val="000000"/>
      <w:kern w:val="2"/>
      <w:sz w:val="28"/>
      <w:szCs w:val="24"/>
      <w:u w:color="000000"/>
    </w:rPr>
  </w:style>
  <w:style w:type="paragraph" w:customStyle="1" w:styleId="Style19">
    <w:name w:val="_Style 19"/>
    <w:uiPriority w:val="99"/>
    <w:semiHidden/>
    <w:qFormat/>
    <w:rPr>
      <w:rFonts w:eastAsia="FangSong"/>
      <w:color w:val="000000"/>
      <w:kern w:val="2"/>
      <w:sz w:val="28"/>
      <w:szCs w:val="24"/>
      <w:u w:color="000000"/>
    </w:rPr>
  </w:style>
  <w:style w:type="character" w:customStyle="1" w:styleId="pseditboxdisponly">
    <w:name w:val="pseditbox_disponly"/>
    <w:basedOn w:val="DefaultParagraphFont"/>
  </w:style>
  <w:style w:type="paragraph" w:customStyle="1" w:styleId="Revision2">
    <w:name w:val="Revision2"/>
    <w:hidden/>
    <w:uiPriority w:val="99"/>
    <w:semiHidden/>
    <w:rPr>
      <w:rFonts w:asciiTheme="minorHAnsi" w:hAnsiTheme="minorHAnsi" w:cstheme="minorBidi"/>
      <w:sz w:val="22"/>
      <w:szCs w:val="22"/>
      <w:lang w:eastAsia="en-US"/>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4">
    <w:name w:val="修订4"/>
    <w:hidden/>
    <w:uiPriority w:val="99"/>
    <w:semiHidden/>
    <w:rPr>
      <w:rFonts w:asciiTheme="minorHAnsi" w:hAnsiTheme="minorHAnsi" w:cstheme="minorBidi"/>
      <w:sz w:val="22"/>
      <w:szCs w:val="22"/>
      <w:lang w:eastAsia="en-US"/>
    </w:rPr>
  </w:style>
  <w:style w:type="paragraph" w:styleId="Revision">
    <w:name w:val="Revision"/>
    <w:hidden/>
    <w:uiPriority w:val="99"/>
    <w:semiHidden/>
    <w:rsid w:val="0085641A"/>
    <w:rPr>
      <w:rFonts w:ascii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hyperlink" Target="https://www.thegef.org/sites/default/files/documents/Results_Guidelines.pdf" TargetMode="External"/><Relationship Id="rId21" Type="http://schemas.openxmlformats.org/officeDocument/2006/relationships/hyperlink" Target="http://www.undp.org/content/undp/en/home/operations/accountability/programme_and_operationspoliciesandprocedures.html" TargetMode="External"/><Relationship Id="rId34" Type="http://schemas.openxmlformats.org/officeDocument/2006/relationships/image" Target="media/image6.jpe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yperlink" Target="https://www.thegef.org/documents/policies-guidelines" TargetMode="External"/><Relationship Id="rId33" Type="http://schemas.openxmlformats.org/officeDocument/2006/relationships/hyperlink" Target="http://www.un.org/sc/committees/1267/aq_sanctions_list.s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29" Type="http://schemas.openxmlformats.org/officeDocument/2006/relationships/hyperlink" Target="https://www.thegef.org/sites/default/files/documents/gef_minimum_fiduciary_standards_partner_agencies_2019.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www.thegef.org/sites/default/files/council-meeting-documents/EN_GEF.ME_C56_02_GEF_Evaluation_Policy_May_2019_0.pdf" TargetMode="External"/><Relationship Id="rId32" Type="http://schemas.openxmlformats.org/officeDocument/2006/relationships/hyperlink" Target="https://www.thegef.org/sites/default/files/documents/GEF_Guidelines_Project_Program_Cycle_Policy_20200731.pdf" TargetMode="Externa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thegef.org/sites/default/files/council-meeting-documents/GEF-C.56-03%2C%20Policy%20on%20Monitoring.pdf" TargetMode="External"/><Relationship Id="rId28" Type="http://schemas.openxmlformats.org/officeDocument/2006/relationships/footer" Target="footer3.xml"/><Relationship Id="rId36"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1.xml"/><Relationship Id="rId31" Type="http://schemas.openxmlformats.org/officeDocument/2006/relationships/hyperlink" Target="https://popp.undp.org/_layouts/15/WopiFrame.aspx?sourcedoc=/UNDP_POPP_DOCUMENT_LIBRARY/Public/PPM_Implement_Manage%20Change.docx&amp;action=default" TargetMode="External"/><Relationship Id="rId35" Type="http://schemas.openxmlformats.org/officeDocument/2006/relationships/hyperlink" Target="https://pims.undp.org/attachments/6618/217456/1750933/1791187/Combined%20Co-financing%20letters.pdf" TargetMode="Externa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hyperlink" Target="http://www.undp.org/content/undp/en/home/operations/accountability/evaluation/evaluation_policyofundp.html" TargetMode="External"/><Relationship Id="rId27" Type="http://schemas.openxmlformats.org/officeDocument/2006/relationships/header" Target="header1.xml"/><Relationship Id="rId30" Type="http://schemas.openxmlformats.org/officeDocument/2006/relationships/hyperlink" Target="https://popp.undp.org/_layouts/15/WopiFrame.aspx?sourcedoc=/UNDP_POPP_DOCUMENT_LIBRARY/Public/PPM_Implement_Provide%20Oversight.docx&amp;action=default" TargetMode="External"/><Relationship Id="rId8"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2" Type="http://schemas.openxmlformats.org/officeDocument/2006/relationships/hyperlink" Target="https://www.eia.gov/international/analysis/country/CHN" TargetMode="External"/><Relationship Id="rId1" Type="http://schemas.openxmlformats.org/officeDocument/2006/relationships/hyperlink" Target="https://pubs.usgs.gov/periodicals/mcs2021/mcs2021-phosphate.pdf" TargetMode="External"/><Relationship Id="rId5" Type="http://schemas.openxmlformats.org/officeDocument/2006/relationships/hyperlink" Target="https://www.planete-energies.com/en/content/ton-coal-equivalent-tce"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DP_POPP_DOCUMENTLIB_CONTENTTYPE" ma:contentTypeID="0x01010061FF32BFFC2B4E50A3A86F4682D7D367007687F3382310C0489D2A99E053BA6D39" ma:contentTypeVersion="39" ma:contentTypeDescription="Create a new document." ma:contentTypeScope="" ma:versionID="6be656cb1c163ecae2ba3479e659beb4">
  <xsd:schema xmlns:xsd="http://www.w3.org/2001/XMLSchema" xmlns:xs="http://www.w3.org/2001/XMLSchema" xmlns:p="http://schemas.microsoft.com/office/2006/metadata/properties" xmlns:ns1="http://schemas.microsoft.com/sharepoint/v3" xmlns:ns2="8264c5cc-ec60-4b56-8111-ce635d3d139a" xmlns:ns3="e560140e-7b2f-4392-90df-e7567e3021a3" targetNamespace="http://schemas.microsoft.com/office/2006/metadata/properties" ma:root="true" ma:fieldsID="4ff6b9a3198065004b36a8a1743102d6" ns1:_="" ns2:_="" ns3:_="">
    <xsd:import namespace="http://schemas.microsoft.com/sharepoint/v3"/>
    <xsd:import namespace="8264c5cc-ec60-4b56-8111-ce635d3d139a"/>
    <xsd:import namespace="e560140e-7b2f-4392-90df-e7567e3021a3"/>
    <xsd:element name="properties">
      <xsd:complexType>
        <xsd:sequence>
          <xsd:element name="documentManagement">
            <xsd:complexType>
              <xsd:all>
                <xsd:element ref="ns2:UNDP_POPP_TITLE_EN" minOccurs="0"/>
                <xsd:element ref="ns2:UNDP_POPP_FOCALPOINT" minOccurs="0"/>
                <xsd:element ref="ns2:UNDP_POPP_DOCUMENT_TYPE"/>
                <xsd:element ref="ns2:UNDP_POPP_DOCUMENT_LANGUAGE"/>
                <xsd:element ref="ns2:UNDP_POPP_EFFECTIVEDATE" minOccurs="0"/>
                <xsd:element ref="ns2:UNDP_POPP_PLANNED_REVIEWDATE" minOccurs="0"/>
                <xsd:element ref="ns2:UNDP_POPP_VERSION_COMMENTS" minOccurs="0"/>
                <xsd:element ref="ns2:UNDP_POPP_FILEVERSION" minOccurs="0"/>
                <xsd:element ref="ns2:UNDP_POPP_ISACTIVE" minOccurs="0"/>
                <xsd:element ref="ns2:UNDP_POPP_NOTE" minOccurs="0"/>
                <xsd:element ref="ns2:UNDP_POPP_DOCUMENT_TEMPLATE" minOccurs="0"/>
                <xsd:element ref="ns2:TaxCatchAll" minOccurs="0"/>
                <xsd:element ref="ns2:TaxCatchAllLabel" minOccurs="0"/>
                <xsd:element ref="ns2:UNDP_POPP_BUSINESSPROCESS_HIDDEN" minOccurs="0"/>
                <xsd:element ref="ns2:UNDP_POPP_BUSINESSUNITID_HIDDEN" minOccurs="0"/>
                <xsd:element ref="ns2:l0e6ef0c43e74560bd7f3acd1f5e8571" minOccurs="0"/>
                <xsd:element ref="ns3:Location" minOccurs="0"/>
                <xsd:element ref="ns2:_dlc_DocId" minOccurs="0"/>
                <xsd:element ref="ns2:_dlc_DocIdUrl" minOccurs="0"/>
                <xsd:element ref="ns2:_dlc_DocIdPersistId" minOccurs="0"/>
                <xsd:element ref="ns1:_dlc_Exempt" minOccurs="0"/>
                <xsd:element ref="ns3:DLCPolicyLabelValue" minOccurs="0"/>
                <xsd:element ref="ns3:DLCPolicyLabelClientValue" minOccurs="0"/>
                <xsd:element ref="ns3:DLCPolicyLabelLock" minOccurs="0"/>
                <xsd:element ref="ns2:UNDP_POPP_REFITEM_VERSION" minOccurs="0"/>
                <xsd:element ref="ns2:UNDP_POPP_LASTMODIFIED" minOccurs="0"/>
                <xsd:element ref="ns2:UNDP_POPP_REJECT_COMMENTS" minOccurs="0"/>
                <xsd:element ref="ns3:POPPIsArchi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64c5cc-ec60-4b56-8111-ce635d3d139a" elementFormDefault="qualified">
    <xsd:import namespace="http://schemas.microsoft.com/office/2006/documentManagement/types"/>
    <xsd:import namespace="http://schemas.microsoft.com/office/infopath/2007/PartnerControls"/>
    <xsd:element name="UNDP_POPP_TITLE_EN" ma:index="1" nillable="true" ma:displayName="Title_EN" ma:indexed="true" ma:internalName="UNDP_POPP_TITLE_EN">
      <xsd:simpleType>
        <xsd:restriction base="dms:Text">
          <xsd:maxLength value="255"/>
        </xsd:restriction>
      </xsd:simpleType>
    </xsd:element>
    <xsd:element name="UNDP_POPP_FOCALPOINT" ma:index="3" nillable="true" ma:displayName="Focal Point" ma:SharePointGroup="0" ma:internalName="UNDP_POPP_FOCALPOIN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DP_POPP_DOCUMENT_TYPE" ma:index="5" ma:displayName="Document TYPE" ma:default="Template" ma:format="Dropdown" ma:indexed="true" ma:internalName="UNDP_POPP_DOCUMENT_TYPE" ma:readOnly="false">
      <xsd:simpleType>
        <xsd:restriction base="dms:Choice">
          <xsd:enumeration value="Regulation"/>
          <xsd:enumeration value="Policy"/>
          <xsd:enumeration value="Template"/>
        </xsd:restriction>
      </xsd:simpleType>
    </xsd:element>
    <xsd:element name="UNDP_POPP_DOCUMENT_LANGUAGE" ma:index="6" ma:displayName="Document Language" ma:default="English" ma:format="Dropdown" ma:indexed="true" ma:internalName="UNDP_POPP_DOCUMENT_LANGUAGE" ma:readOnly="false">
      <xsd:simpleType>
        <xsd:restriction base="dms:Choice">
          <xsd:enumeration value="English"/>
          <xsd:enumeration value="Spanish"/>
          <xsd:enumeration value="French"/>
          <xsd:enumeration value="Arabic"/>
          <xsd:enumeration value="Portuguese"/>
        </xsd:restriction>
      </xsd:simpleType>
    </xsd:element>
    <xsd:element name="UNDP_POPP_EFFECTIVEDATE" ma:index="7" nillable="true" ma:displayName="Effective Date" ma:format="DateOnly" ma:internalName="UNDP_POPP_EFFECTIVEDATE">
      <xsd:simpleType>
        <xsd:restriction base="dms:DateTime"/>
      </xsd:simpleType>
    </xsd:element>
    <xsd:element name="UNDP_POPP_PLANNED_REVIEWDATE" ma:index="8" nillable="true" ma:displayName="Planned Review Date" ma:format="DateOnly" ma:internalName="UNDP_POPP_PLANNED_REVIEWDATE">
      <xsd:simpleType>
        <xsd:restriction base="dms:DateTime"/>
      </xsd:simpleType>
    </xsd:element>
    <xsd:element name="UNDP_POPP_VERSION_COMMENTS" ma:index="9" nillable="true" ma:displayName="Version Comments" ma:internalName="UNDP_POPP_VERSION_COMMENTS">
      <xsd:simpleType>
        <xsd:restriction base="dms:Note">
          <xsd:maxLength value="255"/>
        </xsd:restriction>
      </xsd:simpleType>
    </xsd:element>
    <xsd:element name="UNDP_POPP_FILEVERSION" ma:index="10" nillable="true" ma:displayName="FileVersionID" ma:decimals="0" ma:internalName="UNDP_POPP_FILEVERSION">
      <xsd:simpleType>
        <xsd:restriction base="dms:Number"/>
      </xsd:simpleType>
    </xsd:element>
    <xsd:element name="UNDP_POPP_ISACTIVE" ma:index="11" nillable="true" ma:displayName="POPPIsActive" ma:default="1" ma:internalName="UNDP_POPP_ISACTIVE">
      <xsd:simpleType>
        <xsd:restriction base="dms:Boolean"/>
      </xsd:simpleType>
    </xsd:element>
    <xsd:element name="UNDP_POPP_NOTE" ma:index="12" nillable="true" ma:displayName="Notes" ma:internalName="UNDP_POPP_NOTE">
      <xsd:simpleType>
        <xsd:restriction base="dms:Note">
          <xsd:maxLength value="255"/>
        </xsd:restriction>
      </xsd:simpleType>
    </xsd:element>
    <xsd:element name="UNDP_POPP_DOCUMENT_TEMPLATE" ma:index="13" nillable="true" ma:displayName="Document Template" ma:internalName="UNDP_POPP_DOCUMENT_TEMPLATE">
      <xsd:simpleType>
        <xsd:restriction base="dms:Text"/>
      </xsd:simpleType>
    </xsd:element>
    <xsd:element name="TaxCatchAll" ma:index="17" nillable="true" ma:displayName="Taxonomy Catch All Column" ma:hidden="true" ma:list="{ee792a02-1c68-437d-afee-526d4eee3bde}" ma:internalName="TaxCatchAll" ma:showField="CatchAllData" ma:web="8264c5cc-ec60-4b56-8111-ce635d3d139a">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ee792a02-1c68-437d-afee-526d4eee3bde}" ma:internalName="TaxCatchAllLabel" ma:readOnly="true" ma:showField="CatchAllDataLabel" ma:web="8264c5cc-ec60-4b56-8111-ce635d3d139a">
      <xsd:complexType>
        <xsd:complexContent>
          <xsd:extension base="dms:MultiChoiceLookup">
            <xsd:sequence>
              <xsd:element name="Value" type="dms:Lookup" maxOccurs="unbounded" minOccurs="0" nillable="true"/>
            </xsd:sequence>
          </xsd:extension>
        </xsd:complexContent>
      </xsd:complexType>
    </xsd:element>
    <xsd:element name="UNDP_POPP_BUSINESSPROCESS_HIDDEN" ma:index="19" nillable="true" ma:taxonomy="true" ma:internalName="UNDP_POPP_BUSINESSPROCESS_HIDDEN" ma:taxonomyFieldName="POPPBusinessProcess" ma:displayName="POPPBusinessProcess" ma:default="" ma:fieldId="{74bd8a2a-abe6-4809-9e69-96ac6e480a30}" ma:sspId="28e6c43a-9e99-4bdd-9574-a0fa4ea3b61e" ma:termSetId="602d329c-34f7-45d6-b12a-9bc8242c07ba" ma:anchorId="00000000-0000-0000-0000-000000000000" ma:open="false" ma:isKeyword="false">
      <xsd:complexType>
        <xsd:sequence>
          <xsd:element ref="pc:Terms" minOccurs="0" maxOccurs="1"/>
        </xsd:sequence>
      </xsd:complexType>
    </xsd:element>
    <xsd:element name="UNDP_POPP_BUSINESSUNITID_HIDDEN" ma:index="22" nillable="true" ma:displayName="BusinessUnitData" ma:hidden="true" ma:internalName="UNDP_POPP_BUSINESSUNITID_HIDDEN">
      <xsd:simpleType>
        <xsd:restriction base="dms:Note"/>
      </xsd:simpleType>
    </xsd:element>
    <xsd:element name="l0e6ef0c43e74560bd7f3acd1f5e8571" ma:index="23" nillable="true" ma:taxonomy="true" ma:internalName="l0e6ef0c43e74560bd7f3acd1f5e8571" ma:taxonomyFieldName="UNDP_POPP_BUSINESSUNIT" ma:displayName="BusinessUnit" ma:indexed="true" ma:default="" ma:fieldId="{50e6ef0c-43e7-4560-bd7f-3acd1f5e8571}" ma:sspId="28e6c43a-9e99-4bdd-9574-a0fa4ea3b61e" ma:termSetId="409cdc02-fd20-40c2-9bb7-655db5573ef9" ma:anchorId="00000000-0000-0000-0000-000000000000" ma:open="false" ma:isKeyword="false">
      <xsd:complexType>
        <xsd:sequence>
          <xsd:element ref="pc:Terms" minOccurs="0" maxOccurs="1"/>
        </xsd:sequence>
      </xsd:complexType>
    </xsd:element>
    <xsd:element name="_dlc_DocId" ma:index="27" nillable="true" ma:displayName="Document ID Value" ma:description="The value of the document ID assigned to this item."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element name="UNDP_POPP_REFITEM_VERSION" ma:index="34" nillable="true" ma:displayName="POPPRefItemVersion" ma:decimals="0" ma:default="1" ma:internalName="UNDP_POPP_REFITEM_VERSION" ma:percentage="FALSE">
      <xsd:simpleType>
        <xsd:restriction base="dms:Number"/>
      </xsd:simpleType>
    </xsd:element>
    <xsd:element name="UNDP_POPP_LASTMODIFIED" ma:index="35" nillable="true" ma:displayName="POPPLastModified" ma:format="DateOnly" ma:internalName="UNDP_POPP_LASTMODIFIED">
      <xsd:simpleType>
        <xsd:restriction base="dms:DateTime"/>
      </xsd:simpleType>
    </xsd:element>
    <xsd:element name="UNDP_POPP_REJECT_COMMENTS" ma:index="37" nillable="true" ma:displayName="POPPRejectComments" ma:internalName="UNDP_POPP_REJECT_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60140e-7b2f-4392-90df-e7567e3021a3" elementFormDefault="qualified">
    <xsd:import namespace="http://schemas.microsoft.com/office/2006/documentManagement/types"/>
    <xsd:import namespace="http://schemas.microsoft.com/office/infopath/2007/PartnerControls"/>
    <xsd:element name="Location" ma:index="26" nillable="true" ma:displayName="Location" ma:internalName="Location">
      <xsd:simpleType>
        <xsd:restriction base="dms:Text">
          <xsd:maxLength value="255"/>
        </xsd:restriction>
      </xsd:simpleType>
    </xsd:element>
    <xsd:element name="DLCPolicyLabelValue" ma:index="3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3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3" nillable="true" ma:displayName="Label Locked" ma:description="Indicates whether the label should be updated when item properties are modified." ma:hidden="true" ma:internalName="DLCPolicyLabelLock" ma:readOnly="false">
      <xsd:simpleType>
        <xsd:restriction base="dms:Text"/>
      </xsd:simpleType>
    </xsd:element>
    <xsd:element name="POPPIsArchived" ma:index="38" nillable="true" ma:displayName="POPPIsArchived" ma:default="0" ma:internalName="POPPIsArchiv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axCatchAll xmlns="fb9e4d32-074f-4c04-81ef-e811753dfd59">
      <Value>669</Value>
    </TaxCatchAll>
    <lcf76f155ced4ddcb4097134ff3c332f xmlns="720239d0-7d3a-4257-bb40-a2a3b1409bb2">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287C9E-857A-46E3-9E22-B83B1C2F3EA1}">
  <ds:schemaRefs>
    <ds:schemaRef ds:uri="http://schemas.microsoft.com/sharepoint/v3/contenttype/forms"/>
  </ds:schemaRefs>
</ds:datastoreItem>
</file>

<file path=customXml/itemProps3.xml><?xml version="1.0" encoding="utf-8"?>
<ds:datastoreItem xmlns:ds="http://schemas.openxmlformats.org/officeDocument/2006/customXml" ds:itemID="{479876FC-0C79-4783-A995-118CF8767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64c5cc-ec60-4b56-8111-ce635d3d139a"/>
    <ds:schemaRef ds:uri="e560140e-7b2f-4392-90df-e7567e302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BB4F89-450A-444D-926D-0A10ED88A229}">
  <ds:schemaRefs>
    <ds:schemaRef ds:uri="http://schemas.microsoft.com/sharepoint/events"/>
  </ds:schemaRefs>
</ds:datastoreItem>
</file>

<file path=customXml/itemProps5.xml><?xml version="1.0" encoding="utf-8"?>
<ds:datastoreItem xmlns:ds="http://schemas.openxmlformats.org/officeDocument/2006/customXml" ds:itemID="{582D7604-A345-4C98-9686-3688320AA2B4}">
  <ds:schemaRefs>
    <ds:schemaRef ds:uri="http://schemas.microsoft.com/office/2006/metadata/properties"/>
    <ds:schemaRef ds:uri="http://schemas.microsoft.com/office/infopath/2007/PartnerControls"/>
    <ds:schemaRef ds:uri="8264c5cc-ec60-4b56-8111-ce635d3d139a"/>
    <ds:schemaRef ds:uri="e560140e-7b2f-4392-90df-e7567e3021a3"/>
  </ds:schemaRefs>
</ds:datastoreItem>
</file>

<file path=customXml/itemProps6.xml><?xml version="1.0" encoding="utf-8"?>
<ds:datastoreItem xmlns:ds="http://schemas.openxmlformats.org/officeDocument/2006/customXml" ds:itemID="{F8089D21-BC8A-4882-9526-60D4C5A79EB4}"/>
</file>

<file path=customXml/itemProps7.xml><?xml version="1.0" encoding="utf-8"?>
<ds:datastoreItem xmlns:ds="http://schemas.openxmlformats.org/officeDocument/2006/customXml" ds:itemID="{023126BB-04B8-4DEF-B0CB-BFACAB03B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222</Pages>
  <Words>88379</Words>
  <Characters>503761</Characters>
  <Application>Microsoft Office Word</Application>
  <DocSecurity>0</DocSecurity>
  <Lines>4198</Lines>
  <Paragraphs>1181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Phatthamon Jantalae</cp:lastModifiedBy>
  <cp:revision>7</cp:revision>
  <dcterms:created xsi:type="dcterms:W3CDTF">2022-06-16T07:56:00Z</dcterms:created>
  <dcterms:modified xsi:type="dcterms:W3CDTF">2022-06-16T10:33:00Z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UNDP_POPP_BUSINESSUNIT">
    <vt:lpwstr>669;#Programme and Project Management|1c019435-9793-447e-8959-0b32d23bf3d5</vt:lpwstr>
  </property>
  <property fmtid="{D5CDD505-2E9C-101B-9397-08002B2CF9AE}" pid="4" name="POPPBusinessProcess">
    <vt:lpwstr/>
  </property>
  <property fmtid="{D5CDD505-2E9C-101B-9397-08002B2CF9AE}" pid="5" name="_dlc_DocIdItemGuid">
    <vt:lpwstr>46ea6859-2bff-42f7-b1c6-169f1916b974</vt:lpwstr>
  </property>
  <property fmtid="{D5CDD505-2E9C-101B-9397-08002B2CF9AE}" pid="6" name="KSOProductBuildVer">
    <vt:lpwstr>2052-11.1.0.11294</vt:lpwstr>
  </property>
  <property fmtid="{D5CDD505-2E9C-101B-9397-08002B2CF9AE}" pid="7" name="ICV">
    <vt:lpwstr>8E8583CB0A0B48068B14C5064B489D08</vt:lpwstr>
  </property>
</Properties>
</file>