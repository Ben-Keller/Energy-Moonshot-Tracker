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8.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7.xml" ContentType="application/vnd.openxmlformats-officedocument.wordprocessingml.header+xml"/>
  <Override PartName="/word/footnotes.xml" ContentType="application/vnd.openxmlformats-officedocument.wordprocessingml.footnotes+xml"/>
  <Override PartName="/word/footer9.xml" ContentType="application/vnd.openxmlformats-officedocument.wordprocessingml.footer+xml"/>
  <Override PartName="/word/footer8.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w:rsidR="00071E3D" w:rsidRDefault="009B4F7B" w14:paraId="29D1F0F7" w14:textId="65C5C9A0">
      <w:pPr>
        <w:jc w:val="center"/>
        <w:rPr>
          <w:rFonts w:cs="Arial"/>
          <w:b/>
          <w:szCs w:val="22"/>
        </w:rPr>
      </w:pPr>
      <w:r>
        <w:rPr>
          <w:rFonts w:cs="Arial"/>
          <w:b/>
          <w:noProof/>
          <w:szCs w:val="22"/>
          <w:lang w:val="es-PA" w:eastAsia="es-PA"/>
        </w:rPr>
        <w:drawing>
          <wp:anchor distT="0" distB="0" distL="114300" distR="114300" simplePos="0" relativeHeight="251679232" behindDoc="0" locked="0" layoutInCell="1" allowOverlap="1" wp14:anchorId="4D1AC042" wp14:editId="2C62576F">
            <wp:simplePos x="0" y="0"/>
            <wp:positionH relativeFrom="column">
              <wp:posOffset>5879603</wp:posOffset>
            </wp:positionH>
            <wp:positionV relativeFrom="paragraph">
              <wp:posOffset>-3175</wp:posOffset>
            </wp:positionV>
            <wp:extent cx="391386" cy="842258"/>
            <wp:effectExtent l="0" t="0" r="889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ogotipo PNU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386" cy="842258"/>
                    </a:xfrm>
                    <a:prstGeom prst="rect">
                      <a:avLst/>
                    </a:prstGeom>
                  </pic:spPr>
                </pic:pic>
              </a:graphicData>
            </a:graphic>
            <wp14:sizeRelH relativeFrom="page">
              <wp14:pctWidth>0</wp14:pctWidth>
            </wp14:sizeRelH>
            <wp14:sizeRelV relativeFrom="page">
              <wp14:pctHeight>0</wp14:pctHeight>
            </wp14:sizeRelV>
          </wp:anchor>
        </w:drawing>
      </w:r>
      <w:r>
        <w:rPr>
          <w:noProof/>
          <w:lang w:val="es-PA" w:eastAsia="es-PA"/>
        </w:rPr>
        <w:drawing>
          <wp:anchor distT="0" distB="0" distL="114300" distR="114300" simplePos="0" relativeHeight="251678208" behindDoc="0" locked="0" layoutInCell="1" allowOverlap="1" wp14:anchorId="7EBE06DA" wp14:editId="27BCA2BB">
            <wp:simplePos x="0" y="0"/>
            <wp:positionH relativeFrom="column">
              <wp:posOffset>353530</wp:posOffset>
            </wp:positionH>
            <wp:positionV relativeFrom="paragraph">
              <wp:posOffset>130921</wp:posOffset>
            </wp:positionV>
            <wp:extent cx="600142" cy="644056"/>
            <wp:effectExtent l="0" t="0" r="0" b="381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EF new logo.jpg"/>
                    <pic:cNvPicPr/>
                  </pic:nvPicPr>
                  <pic:blipFill>
                    <a:blip r:embed="rId9">
                      <a:extLst>
                        <a:ext uri="{28A0092B-C50C-407E-A947-70E740481C1C}">
                          <a14:useLocalDpi xmlns:a14="http://schemas.microsoft.com/office/drawing/2010/main" val="0"/>
                        </a:ext>
                      </a:extLst>
                    </a:blip>
                    <a:stretch>
                      <a:fillRect/>
                    </a:stretch>
                  </pic:blipFill>
                  <pic:spPr>
                    <a:xfrm>
                      <a:off x="0" y="0"/>
                      <a:ext cx="600142" cy="644056"/>
                    </a:xfrm>
                    <a:prstGeom prst="rect">
                      <a:avLst/>
                    </a:prstGeom>
                  </pic:spPr>
                </pic:pic>
              </a:graphicData>
            </a:graphic>
            <wp14:sizeRelH relativeFrom="page">
              <wp14:pctWidth>0</wp14:pctWidth>
            </wp14:sizeRelH>
            <wp14:sizeRelV relativeFrom="page">
              <wp14:pctHeight>0</wp14:pctHeight>
            </wp14:sizeRelV>
          </wp:anchor>
        </w:drawing>
      </w:r>
      <w:r w:rsidR="000A48A6">
        <w:rPr>
          <w:rFonts w:cs="Arial"/>
          <w:b/>
          <w:szCs w:val="22"/>
        </w:rPr>
        <w:t xml:space="preserve"> </w:t>
      </w:r>
    </w:p>
    <w:p w:rsidRPr="000E6F59" w:rsidR="003A0160" w:rsidRDefault="003A0160" w14:paraId="5F0B4430" w14:textId="38B72C19">
      <w:pPr>
        <w:jc w:val="center"/>
        <w:rPr>
          <w:rFonts w:cs="Arial"/>
          <w:b/>
          <w:sz w:val="20"/>
          <w:szCs w:val="20"/>
        </w:rPr>
      </w:pPr>
      <w:bookmarkStart w:name="Annex1" w:id="0"/>
      <w:bookmarkEnd w:id="0"/>
      <w:r w:rsidRPr="000E6F59">
        <w:rPr>
          <w:rFonts w:cs="Arial"/>
          <w:b/>
          <w:szCs w:val="22"/>
        </w:rPr>
        <w:t>United Nations Development Programme</w:t>
      </w:r>
    </w:p>
    <w:p w:rsidRPr="000E6F59" w:rsidR="003A0160" w:rsidRDefault="003A0160" w14:paraId="4E43DFCB" w14:textId="77777777">
      <w:pPr>
        <w:jc w:val="center"/>
        <w:rPr>
          <w:rFonts w:cs="Arial"/>
          <w:b/>
          <w:sz w:val="20"/>
          <w:szCs w:val="20"/>
        </w:rPr>
      </w:pPr>
      <w:r w:rsidRPr="000E6F59">
        <w:rPr>
          <w:rFonts w:cs="Arial"/>
          <w:b/>
          <w:sz w:val="20"/>
          <w:szCs w:val="20"/>
        </w:rPr>
        <w:t xml:space="preserve">Country: </w:t>
      </w:r>
      <w:r w:rsidRPr="000E6F59" w:rsidR="00B70908">
        <w:rPr>
          <w:rFonts w:cs="Arial"/>
          <w:b/>
          <w:sz w:val="20"/>
          <w:szCs w:val="20"/>
          <w:u w:val="single"/>
        </w:rPr>
        <w:t>CU</w:t>
      </w:r>
      <w:r w:rsidRPr="000E6F59" w:rsidR="008B61EB">
        <w:rPr>
          <w:rFonts w:cs="Arial"/>
          <w:b/>
          <w:sz w:val="20"/>
          <w:szCs w:val="20"/>
          <w:u w:val="single"/>
        </w:rPr>
        <w:t>BA</w:t>
      </w:r>
    </w:p>
    <w:p w:rsidRPr="000E6F59" w:rsidR="003A0160" w:rsidRDefault="003A0160" w14:paraId="1CED6057" w14:textId="77777777">
      <w:pPr>
        <w:jc w:val="center"/>
        <w:rPr>
          <w:rFonts w:cs="Arial"/>
          <w:b/>
          <w:sz w:val="20"/>
          <w:szCs w:val="20"/>
        </w:rPr>
      </w:pPr>
      <w:r w:rsidRPr="000E6F59">
        <w:rPr>
          <w:rFonts w:cs="Arial"/>
          <w:b/>
          <w:sz w:val="20"/>
          <w:szCs w:val="20"/>
        </w:rPr>
        <w:t>PROJECT DOCUMENT</w:t>
      </w:r>
      <w:r w:rsidRPr="000E6F59">
        <w:rPr>
          <w:rStyle w:val="Caracteresdenotaderodap"/>
          <w:b/>
          <w:szCs w:val="20"/>
        </w:rPr>
        <w:footnoteReference w:id="2"/>
      </w:r>
    </w:p>
    <w:p w:rsidRPr="000E6F59" w:rsidR="00E82715" w:rsidRDefault="00E82715" w14:paraId="5995AB2B" w14:textId="77777777">
      <w:pPr>
        <w:jc w:val="center"/>
        <w:rPr>
          <w:rFonts w:cs="Arial"/>
          <w:b/>
          <w:sz w:val="20"/>
          <w:szCs w:val="20"/>
        </w:rPr>
      </w:pPr>
    </w:p>
    <w:tbl>
      <w:tblPr>
        <w:tblW w:w="10301" w:type="dxa"/>
        <w:jc w:val="center"/>
        <w:tblLayout w:type="fixed"/>
        <w:tblLook w:val="0000" w:firstRow="0" w:lastRow="0" w:firstColumn="0" w:lastColumn="0" w:noHBand="0" w:noVBand="0"/>
      </w:tblPr>
      <w:tblGrid>
        <w:gridCol w:w="2288"/>
        <w:gridCol w:w="7777"/>
        <w:gridCol w:w="136"/>
        <w:gridCol w:w="7"/>
        <w:gridCol w:w="93"/>
      </w:tblGrid>
      <w:tr w:rsidRPr="009B4F7B" w:rsidR="003A0160" w:rsidTr="009B4F7B" w14:paraId="78EB2936" w14:textId="77777777">
        <w:trPr>
          <w:gridAfter w:val="1"/>
          <w:wAfter w:w="93" w:type="dxa"/>
          <w:trHeight w:val="351"/>
          <w:jc w:val="center"/>
        </w:trPr>
        <w:tc>
          <w:tcPr>
            <w:tcW w:w="2288" w:type="dxa"/>
            <w:shd w:val="clear" w:color="auto" w:fill="auto"/>
            <w:vAlign w:val="center"/>
          </w:tcPr>
          <w:p w:rsidRPr="009B4F7B" w:rsidR="003A0160" w:rsidRDefault="003A0160" w14:paraId="38A626CF" w14:textId="77777777">
            <w:pPr>
              <w:tabs>
                <w:tab w:val="left" w:pos="4680"/>
              </w:tabs>
              <w:jc w:val="left"/>
              <w:rPr>
                <w:b/>
                <w:sz w:val="20"/>
                <w:szCs w:val="20"/>
                <w:shd w:val="clear" w:color="auto" w:fill="E0E0E0"/>
              </w:rPr>
            </w:pPr>
            <w:r w:rsidRPr="009B4F7B">
              <w:rPr>
                <w:b/>
                <w:bCs/>
                <w:sz w:val="20"/>
                <w:szCs w:val="20"/>
              </w:rPr>
              <w:t>Project Title:</w:t>
            </w:r>
          </w:p>
        </w:tc>
        <w:tc>
          <w:tcPr>
            <w:tcW w:w="7920" w:type="dxa"/>
            <w:gridSpan w:val="3"/>
            <w:shd w:val="clear" w:color="auto" w:fill="auto"/>
            <w:vAlign w:val="center"/>
          </w:tcPr>
          <w:p w:rsidRPr="00AE5ECD" w:rsidR="003A0160" w:rsidP="00385790" w:rsidRDefault="00385790" w14:paraId="592B9B21" w14:textId="77777777">
            <w:pPr>
              <w:tabs>
                <w:tab w:val="left" w:pos="4680"/>
              </w:tabs>
              <w:jc w:val="left"/>
              <w:rPr>
                <w:b/>
                <w:bCs/>
                <w:sz w:val="20"/>
                <w:szCs w:val="20"/>
              </w:rPr>
            </w:pPr>
            <w:r w:rsidRPr="00AE5ECD">
              <w:rPr>
                <w:b/>
                <w:sz w:val="20"/>
                <w:szCs w:val="20"/>
                <w:shd w:val="clear" w:color="auto" w:fill="E0E0E0"/>
              </w:rPr>
              <w:t>Clean Energy Technologies for the Rural Areas in Cuba (CleanEnerg</w:t>
            </w:r>
            <w:r w:rsidRPr="00AE5ECD" w:rsidR="00B523DA">
              <w:rPr>
                <w:b/>
                <w:sz w:val="20"/>
                <w:szCs w:val="20"/>
                <w:shd w:val="clear" w:color="auto" w:fill="E0E0E0"/>
              </w:rPr>
              <w:t>y</w:t>
            </w:r>
            <w:r w:rsidRPr="00AE5ECD">
              <w:rPr>
                <w:b/>
                <w:sz w:val="20"/>
                <w:szCs w:val="20"/>
                <w:shd w:val="clear" w:color="auto" w:fill="E0E0E0"/>
              </w:rPr>
              <w:t>-Cuba</w:t>
            </w:r>
            <w:r w:rsidRPr="00AE5ECD" w:rsidR="00B70908">
              <w:rPr>
                <w:b/>
                <w:sz w:val="20"/>
                <w:szCs w:val="20"/>
                <w:shd w:val="clear" w:color="auto" w:fill="E0E0E0"/>
              </w:rPr>
              <w:t>)</w:t>
            </w:r>
          </w:p>
        </w:tc>
      </w:tr>
      <w:tr w:rsidRPr="000E6F59" w:rsidR="003A0160" w:rsidTr="009B4F7B" w14:paraId="65B8487C" w14:textId="77777777">
        <w:trPr>
          <w:gridAfter w:val="1"/>
          <w:wAfter w:w="93" w:type="dxa"/>
          <w:trHeight w:val="392"/>
          <w:jc w:val="center"/>
        </w:trPr>
        <w:tc>
          <w:tcPr>
            <w:tcW w:w="2288" w:type="dxa"/>
            <w:shd w:val="clear" w:color="auto" w:fill="auto"/>
            <w:vAlign w:val="center"/>
          </w:tcPr>
          <w:p w:rsidRPr="000E6F59" w:rsidR="003A0160" w:rsidRDefault="003A0160" w14:paraId="7098EFDB" w14:textId="04D2AA5C">
            <w:pPr>
              <w:tabs>
                <w:tab w:val="left" w:pos="4680"/>
              </w:tabs>
              <w:jc w:val="left"/>
              <w:rPr>
                <w:sz w:val="20"/>
                <w:szCs w:val="20"/>
              </w:rPr>
            </w:pPr>
            <w:r w:rsidRPr="000E6F59">
              <w:rPr>
                <w:b/>
                <w:bCs/>
                <w:sz w:val="20"/>
                <w:szCs w:val="20"/>
              </w:rPr>
              <w:t xml:space="preserve">UNDAF Outcome(s): </w:t>
            </w:r>
          </w:p>
        </w:tc>
        <w:tc>
          <w:tcPr>
            <w:tcW w:w="7920" w:type="dxa"/>
            <w:gridSpan w:val="3"/>
            <w:shd w:val="clear" w:color="auto" w:fill="auto"/>
            <w:vAlign w:val="center"/>
          </w:tcPr>
          <w:p w:rsidRPr="000E6F59" w:rsidR="00F445EF" w:rsidP="002B164C" w:rsidRDefault="00F445EF" w14:paraId="36368C7C" w14:textId="77777777">
            <w:pPr>
              <w:keepNext/>
              <w:tabs>
                <w:tab w:val="left" w:pos="7118"/>
              </w:tabs>
              <w:spacing w:before="120"/>
              <w:outlineLvl w:val="4"/>
              <w:rPr>
                <w:sz w:val="20"/>
                <w:szCs w:val="20"/>
              </w:rPr>
            </w:pPr>
            <w:r w:rsidRPr="000E6F59">
              <w:rPr>
                <w:b/>
                <w:i/>
                <w:sz w:val="20"/>
                <w:szCs w:val="20"/>
              </w:rPr>
              <w:t xml:space="preserve">Outcome </w:t>
            </w:r>
            <w:r w:rsidR="00C81BB6">
              <w:rPr>
                <w:b/>
                <w:i/>
                <w:sz w:val="20"/>
                <w:szCs w:val="20"/>
              </w:rPr>
              <w:t>5</w:t>
            </w:r>
            <w:r w:rsidRPr="000E6F59">
              <w:rPr>
                <w:b/>
                <w:sz w:val="20"/>
                <w:szCs w:val="20"/>
              </w:rPr>
              <w:t>:</w:t>
            </w:r>
            <w:r w:rsidRPr="000E6F59">
              <w:rPr>
                <w:sz w:val="20"/>
                <w:szCs w:val="20"/>
              </w:rPr>
              <w:t xml:space="preserve"> </w:t>
            </w:r>
            <w:r w:rsidR="00C81BB6">
              <w:rPr>
                <w:sz w:val="20"/>
                <w:szCs w:val="20"/>
              </w:rPr>
              <w:t xml:space="preserve">To 2018 </w:t>
            </w:r>
            <w:r w:rsidR="00C81BB6">
              <w:rPr>
                <w:lang w:val="en-US"/>
              </w:rPr>
              <w:t>Communities and key sectors develop and increase energy efficiency and use of renewable energy</w:t>
            </w:r>
            <w:r w:rsidRPr="000E6F59" w:rsidR="00E82715">
              <w:rPr>
                <w:sz w:val="20"/>
                <w:szCs w:val="20"/>
              </w:rPr>
              <w:t>.</w:t>
            </w:r>
          </w:p>
        </w:tc>
      </w:tr>
      <w:tr w:rsidRPr="000E6F59" w:rsidR="003A0160" w:rsidTr="009B4F7B" w14:paraId="4860B39A" w14:textId="77777777">
        <w:trPr>
          <w:gridAfter w:val="1"/>
          <w:wAfter w:w="93" w:type="dxa"/>
          <w:trHeight w:val="925"/>
          <w:jc w:val="center"/>
        </w:trPr>
        <w:tc>
          <w:tcPr>
            <w:tcW w:w="10208" w:type="dxa"/>
            <w:gridSpan w:val="4"/>
            <w:shd w:val="clear" w:color="auto" w:fill="auto"/>
            <w:vAlign w:val="center"/>
          </w:tcPr>
          <w:p w:rsidRPr="000E6F59" w:rsidR="003A0160" w:rsidP="002D7F26" w:rsidRDefault="003A0160" w14:paraId="69C1BC46" w14:textId="77777777">
            <w:pPr>
              <w:tabs>
                <w:tab w:val="left" w:pos="4680"/>
              </w:tabs>
              <w:rPr>
                <w:b/>
                <w:bCs/>
                <w:sz w:val="20"/>
                <w:szCs w:val="20"/>
              </w:rPr>
            </w:pPr>
            <w:r w:rsidRPr="000E6F59">
              <w:rPr>
                <w:b/>
                <w:bCs/>
                <w:sz w:val="20"/>
                <w:szCs w:val="20"/>
              </w:rPr>
              <w:t xml:space="preserve">UNDP Strategic Plan Environment and Sustainable Development </w:t>
            </w:r>
            <w:r w:rsidRPr="000E6F59">
              <w:rPr>
                <w:b/>
                <w:bCs/>
                <w:sz w:val="20"/>
                <w:szCs w:val="20"/>
                <w:u w:val="single"/>
              </w:rPr>
              <w:t>Primary</w:t>
            </w:r>
            <w:r w:rsidRPr="000E6F59">
              <w:rPr>
                <w:b/>
                <w:bCs/>
                <w:sz w:val="20"/>
                <w:szCs w:val="20"/>
              </w:rPr>
              <w:t xml:space="preserve"> Outcome: </w:t>
            </w:r>
            <w:r w:rsidRPr="000E6F59" w:rsidR="00F445EF">
              <w:rPr>
                <w:b/>
                <w:bCs/>
                <w:sz w:val="20"/>
                <w:szCs w:val="20"/>
              </w:rPr>
              <w:t>Outcome 1</w:t>
            </w:r>
            <w:r w:rsidRPr="000E6F59" w:rsidR="00F445EF">
              <w:rPr>
                <w:bCs/>
                <w:sz w:val="20"/>
                <w:szCs w:val="20"/>
              </w:rPr>
              <w:t>: Growth and development are inclusive and sustainable, incorporating productive capacities that create employment and livelihoods for the poor and excluded.</w:t>
            </w:r>
          </w:p>
        </w:tc>
      </w:tr>
      <w:tr w:rsidRPr="000E6F59" w:rsidR="003A0160" w:rsidTr="009B4F7B" w14:paraId="13AFDB38" w14:textId="77777777">
        <w:trPr>
          <w:gridAfter w:val="1"/>
          <w:wAfter w:w="93" w:type="dxa"/>
          <w:trHeight w:val="601"/>
          <w:jc w:val="center"/>
        </w:trPr>
        <w:tc>
          <w:tcPr>
            <w:tcW w:w="10208" w:type="dxa"/>
            <w:gridSpan w:val="4"/>
            <w:shd w:val="clear" w:color="auto" w:fill="auto"/>
            <w:vAlign w:val="center"/>
          </w:tcPr>
          <w:p w:rsidRPr="006B1C9F" w:rsidR="003A0160" w:rsidP="00CB3335" w:rsidRDefault="00CB3335" w14:paraId="40D7038C" w14:textId="32952785">
            <w:pPr>
              <w:tabs>
                <w:tab w:val="left" w:pos="4680"/>
              </w:tabs>
              <w:rPr>
                <w:b/>
                <w:sz w:val="20"/>
                <w:szCs w:val="20"/>
                <w:shd w:val="clear" w:color="auto" w:fill="E0E0E0"/>
              </w:rPr>
            </w:pPr>
            <w:r w:rsidRPr="006B1C9F">
              <w:rPr>
                <w:b/>
                <w:bCs/>
                <w:sz w:val="20"/>
                <w:szCs w:val="20"/>
              </w:rPr>
              <w:t xml:space="preserve">UNDP </w:t>
            </w:r>
            <w:r w:rsidRPr="006B1C9F" w:rsidR="003A0160">
              <w:rPr>
                <w:b/>
                <w:bCs/>
                <w:sz w:val="20"/>
                <w:szCs w:val="20"/>
              </w:rPr>
              <w:t>C</w:t>
            </w:r>
            <w:r w:rsidRPr="006B1C9F">
              <w:rPr>
                <w:b/>
                <w:bCs/>
                <w:sz w:val="20"/>
                <w:szCs w:val="20"/>
              </w:rPr>
              <w:t xml:space="preserve">ountry </w:t>
            </w:r>
            <w:r w:rsidRPr="006B1C9F" w:rsidR="003A0160">
              <w:rPr>
                <w:b/>
                <w:bCs/>
                <w:sz w:val="20"/>
                <w:szCs w:val="20"/>
              </w:rPr>
              <w:t>P</w:t>
            </w:r>
            <w:r w:rsidRPr="006B1C9F">
              <w:rPr>
                <w:b/>
                <w:bCs/>
                <w:sz w:val="20"/>
                <w:szCs w:val="20"/>
              </w:rPr>
              <w:t>rogramme Document</w:t>
            </w:r>
            <w:r w:rsidRPr="006B1C9F" w:rsidR="003A0160">
              <w:rPr>
                <w:b/>
                <w:bCs/>
                <w:sz w:val="20"/>
                <w:szCs w:val="20"/>
              </w:rPr>
              <w:t xml:space="preserve"> Outcome</w:t>
            </w:r>
            <w:r w:rsidRPr="006B1C9F">
              <w:rPr>
                <w:b/>
                <w:bCs/>
                <w:sz w:val="20"/>
                <w:szCs w:val="20"/>
              </w:rPr>
              <w:t xml:space="preserve"> 28</w:t>
            </w:r>
            <w:r w:rsidRPr="006B1C9F" w:rsidR="003A0160">
              <w:rPr>
                <w:b/>
                <w:bCs/>
                <w:sz w:val="20"/>
                <w:szCs w:val="20"/>
              </w:rPr>
              <w:t>:</w:t>
            </w:r>
            <w:r w:rsidRPr="006B1C9F" w:rsidR="003A0160">
              <w:rPr>
                <w:iCs/>
                <w:sz w:val="20"/>
                <w:szCs w:val="20"/>
              </w:rPr>
              <w:t xml:space="preserve">  </w:t>
            </w:r>
            <w:r w:rsidRPr="006B1C9F">
              <w:rPr>
                <w:sz w:val="20"/>
                <w:szCs w:val="20"/>
                <w:lang w:val="en-US"/>
              </w:rPr>
              <w:t>Communities and key sectors develop and increase energy efficiency and use of renewable energy</w:t>
            </w:r>
            <w:r w:rsidRPr="006B1C9F" w:rsidR="00D035F7">
              <w:rPr>
                <w:sz w:val="20"/>
                <w:szCs w:val="20"/>
                <w:lang w:eastAsia="es-VE"/>
              </w:rPr>
              <w:t>.</w:t>
            </w:r>
          </w:p>
        </w:tc>
      </w:tr>
      <w:tr w:rsidRPr="00E31FC8" w:rsidR="003A0160" w:rsidTr="009B4F7B" w14:paraId="4101C379" w14:textId="77777777">
        <w:trPr>
          <w:gridAfter w:val="1"/>
          <w:wAfter w:w="93" w:type="dxa"/>
          <w:trHeight w:val="697"/>
          <w:jc w:val="center"/>
        </w:trPr>
        <w:tc>
          <w:tcPr>
            <w:tcW w:w="10208" w:type="dxa"/>
            <w:gridSpan w:val="4"/>
            <w:shd w:val="clear" w:color="auto" w:fill="auto"/>
            <w:vAlign w:val="center"/>
          </w:tcPr>
          <w:p w:rsidRPr="00E31FC8" w:rsidR="00CB3335" w:rsidP="006B1C9F" w:rsidRDefault="00CB3335" w14:paraId="5C79A026" w14:textId="58C89BAD">
            <w:pPr>
              <w:tabs>
                <w:tab w:val="left" w:pos="4680"/>
              </w:tabs>
              <w:rPr>
                <w:b/>
                <w:sz w:val="20"/>
                <w:szCs w:val="20"/>
                <w:shd w:val="clear" w:color="auto" w:fill="E0E0E0"/>
                <w:lang w:val="en-US"/>
              </w:rPr>
            </w:pPr>
            <w:bookmarkStart w:name="_GoBack" w:id="1"/>
            <w:r w:rsidRPr="006B1C9F">
              <w:rPr>
                <w:b/>
                <w:sz w:val="20"/>
                <w:szCs w:val="20"/>
                <w:shd w:val="clear" w:color="auto" w:fill="E0E0E0"/>
                <w:lang w:val="en-US"/>
              </w:rPr>
              <w:t xml:space="preserve">UNDP </w:t>
            </w:r>
            <w:r w:rsidRPr="006B1C9F" w:rsidR="003A0160">
              <w:rPr>
                <w:b/>
                <w:sz w:val="20"/>
                <w:szCs w:val="20"/>
                <w:shd w:val="clear" w:color="auto" w:fill="E0E0E0"/>
                <w:lang w:val="en-US"/>
              </w:rPr>
              <w:t>C</w:t>
            </w:r>
            <w:r w:rsidRPr="006B1C9F">
              <w:rPr>
                <w:b/>
                <w:sz w:val="20"/>
                <w:szCs w:val="20"/>
                <w:shd w:val="clear" w:color="auto" w:fill="E0E0E0"/>
                <w:lang w:val="en-US"/>
              </w:rPr>
              <w:t xml:space="preserve">ountry </w:t>
            </w:r>
            <w:r w:rsidRPr="006B1C9F" w:rsidR="003A0160">
              <w:rPr>
                <w:b/>
                <w:sz w:val="20"/>
                <w:szCs w:val="20"/>
                <w:shd w:val="clear" w:color="auto" w:fill="E0E0E0"/>
                <w:lang w:val="en-US"/>
              </w:rPr>
              <w:t>P</w:t>
            </w:r>
            <w:r w:rsidRPr="006B1C9F">
              <w:rPr>
                <w:b/>
                <w:sz w:val="20"/>
                <w:szCs w:val="20"/>
                <w:shd w:val="clear" w:color="auto" w:fill="E0E0E0"/>
                <w:lang w:val="en-US"/>
              </w:rPr>
              <w:t xml:space="preserve">rogramme </w:t>
            </w:r>
            <w:r w:rsidRPr="006B1C9F" w:rsidR="002F49AC">
              <w:rPr>
                <w:b/>
                <w:sz w:val="20"/>
                <w:szCs w:val="20"/>
                <w:shd w:val="clear" w:color="auto" w:fill="E0E0E0"/>
                <w:lang w:val="en-US"/>
              </w:rPr>
              <w:t>Document Output</w:t>
            </w:r>
            <w:r w:rsidRPr="006B1C9F" w:rsidR="003A0160">
              <w:rPr>
                <w:b/>
                <w:sz w:val="20"/>
                <w:szCs w:val="20"/>
                <w:shd w:val="clear" w:color="auto" w:fill="E0E0E0"/>
                <w:lang w:val="en-US"/>
              </w:rPr>
              <w:t xml:space="preserve"> (s):</w:t>
            </w:r>
            <w:r w:rsidRPr="006B1C9F">
              <w:rPr>
                <w:iCs/>
                <w:sz w:val="20"/>
                <w:szCs w:val="20"/>
                <w:lang w:val="en-US"/>
              </w:rPr>
              <w:t xml:space="preserve"> </w:t>
            </w:r>
            <w:r w:rsidRPr="006B1C9F">
              <w:rPr>
                <w:sz w:val="20"/>
                <w:szCs w:val="20"/>
                <w:lang w:val="en-US"/>
              </w:rPr>
              <w:t>28.1</w:t>
            </w:r>
            <w:r w:rsidR="006B1C9F">
              <w:rPr>
                <w:sz w:val="20"/>
                <w:szCs w:val="20"/>
                <w:lang w:val="en-US"/>
              </w:rPr>
              <w:t>:</w:t>
            </w:r>
            <w:r w:rsidRPr="006B1C9F">
              <w:rPr>
                <w:sz w:val="20"/>
                <w:szCs w:val="20"/>
                <w:lang w:val="en-US"/>
              </w:rPr>
              <w:t xml:space="preserve"> Strengthened institutional mechanisms for efficient and sustainab</w:t>
            </w:r>
            <w:r w:rsidR="006B1C9F">
              <w:rPr>
                <w:sz w:val="20"/>
                <w:szCs w:val="20"/>
                <w:lang w:val="en-US"/>
              </w:rPr>
              <w:t>le management of energy a</w:t>
            </w:r>
            <w:r w:rsidRPr="006B1C9F">
              <w:rPr>
                <w:sz w:val="20"/>
                <w:szCs w:val="20"/>
                <w:lang w:val="en-US"/>
              </w:rPr>
              <w:t>t local level including knowledge management, and a system of information on production and consumption of renewable energy for decision-making purposes.</w:t>
            </w:r>
          </w:p>
        </w:tc>
      </w:tr>
      <w:bookmarkEnd w:id="1"/>
      <w:tr w:rsidRPr="000E6F59" w:rsidR="002B164C" w:rsidTr="009B4F7B" w14:paraId="606FABA7" w14:textId="77777777">
        <w:trPr>
          <w:gridAfter w:val="2"/>
          <w:wAfter w:w="100" w:type="dxa"/>
          <w:trHeight w:val="344"/>
          <w:jc w:val="center"/>
        </w:trPr>
        <w:tc>
          <w:tcPr>
            <w:tcW w:w="10201" w:type="dxa"/>
            <w:gridSpan w:val="3"/>
            <w:shd w:val="clear" w:color="auto" w:fill="FFFFFF"/>
            <w:vAlign w:val="center"/>
          </w:tcPr>
          <w:p w:rsidRPr="000E6F59" w:rsidR="002B164C" w:rsidP="00385790" w:rsidRDefault="002B164C" w14:paraId="7BB4C17C" w14:textId="77777777">
            <w:pPr>
              <w:tabs>
                <w:tab w:val="left" w:pos="4680"/>
              </w:tabs>
              <w:rPr>
                <w:b/>
                <w:sz w:val="20"/>
                <w:szCs w:val="20"/>
                <w:shd w:val="clear" w:color="auto" w:fill="E0E0E0"/>
              </w:rPr>
            </w:pPr>
            <w:r w:rsidRPr="000E6F59">
              <w:rPr>
                <w:b/>
                <w:sz w:val="20"/>
                <w:szCs w:val="20"/>
                <w:shd w:val="clear" w:color="auto" w:fill="E0E0E0"/>
              </w:rPr>
              <w:t>Executing Entity/Implementing Partner:</w:t>
            </w:r>
            <w:r w:rsidRPr="000E6F59">
              <w:rPr>
                <w:sz w:val="20"/>
                <w:szCs w:val="20"/>
              </w:rPr>
              <w:t xml:space="preserve"> </w:t>
            </w:r>
            <w:r w:rsidRPr="000E6F59" w:rsidR="00385790">
              <w:rPr>
                <w:sz w:val="20"/>
                <w:szCs w:val="20"/>
                <w:shd w:val="clear" w:color="auto" w:fill="E0E0E0"/>
              </w:rPr>
              <w:t>Estación Experimental Indio Hatuey (EEIH)</w:t>
            </w:r>
            <w:r w:rsidR="00FB223C">
              <w:rPr>
                <w:sz w:val="20"/>
                <w:szCs w:val="20"/>
                <w:shd w:val="clear" w:color="auto" w:fill="E0E0E0"/>
              </w:rPr>
              <w:t>/</w:t>
            </w:r>
            <w:r w:rsidRPr="002D7F26" w:rsidR="00FB223C">
              <w:rPr>
                <w:sz w:val="20"/>
                <w:szCs w:val="20"/>
                <w:shd w:val="clear" w:color="auto" w:fill="E0E0E0"/>
              </w:rPr>
              <w:t>Ministry of Higher Education</w:t>
            </w:r>
            <w:r w:rsidRPr="002D7F26" w:rsidR="00385790">
              <w:rPr>
                <w:sz w:val="20"/>
                <w:szCs w:val="20"/>
                <w:shd w:val="clear" w:color="auto" w:fill="E0E0E0"/>
              </w:rPr>
              <w:t>,</w:t>
            </w:r>
            <w:r w:rsidRPr="000E6F59" w:rsidR="00385790">
              <w:rPr>
                <w:sz w:val="20"/>
                <w:szCs w:val="20"/>
                <w:shd w:val="clear" w:color="auto" w:fill="E0E0E0"/>
              </w:rPr>
              <w:t xml:space="preserve"> Matanzas, Cuba</w:t>
            </w:r>
          </w:p>
        </w:tc>
      </w:tr>
      <w:tr w:rsidRPr="000E6F59" w:rsidR="003A0160" w:rsidTr="009B4F7B" w14:paraId="32688EE6" w14:textId="77777777">
        <w:trPr>
          <w:trHeight w:val="344"/>
          <w:jc w:val="center"/>
        </w:trPr>
        <w:tc>
          <w:tcPr>
            <w:tcW w:w="10065" w:type="dxa"/>
            <w:gridSpan w:val="2"/>
            <w:shd w:val="clear" w:color="auto" w:fill="auto"/>
            <w:vAlign w:val="center"/>
          </w:tcPr>
          <w:p w:rsidRPr="000E6F59" w:rsidR="003A0160" w:rsidP="00E82715" w:rsidRDefault="00AE5ECD" w14:paraId="37191E61" w14:textId="25C46954">
            <w:pPr>
              <w:tabs>
                <w:tab w:val="left" w:pos="4680"/>
              </w:tabs>
              <w:rPr>
                <w:sz w:val="20"/>
                <w:szCs w:val="20"/>
                <w:shd w:val="clear" w:color="auto" w:fill="E0E0E0"/>
              </w:rPr>
            </w:pPr>
            <w:del w:author="Author" w:id="2">
              <w:r w:rsidRPr="00A93865">
                <w:rPr>
                  <w:rFonts w:cs="Arial"/>
                  <w:noProof/>
                  <w:sz w:val="20"/>
                  <w:szCs w:val="20"/>
                  <w:lang w:val="es-PA" w:eastAsia="es-PA"/>
                </w:rPr>
                <mc:AlternateContent>
                  <mc:Choice Requires="wps">
                    <w:drawing>
                      <wp:anchor distT="0" distB="0" distL="114935" distR="114935" simplePos="0" relativeHeight="251677184" behindDoc="1" locked="0" layoutInCell="1" allowOverlap="1" wp14:anchorId="7302134D" wp14:editId="58E2006A">
                        <wp:simplePos x="0" y="0"/>
                        <wp:positionH relativeFrom="column">
                          <wp:posOffset>3293745</wp:posOffset>
                        </wp:positionH>
                        <wp:positionV relativeFrom="paragraph">
                          <wp:posOffset>1543685</wp:posOffset>
                        </wp:positionV>
                        <wp:extent cx="3012440" cy="1583690"/>
                        <wp:effectExtent l="0" t="0" r="16510" b="16510"/>
                        <wp:wrapTight wrapText="bothSides">
                          <wp:wrapPolygon edited="0">
                            <wp:start x="0" y="0"/>
                            <wp:lineTo x="0" y="21565"/>
                            <wp:lineTo x="21582" y="21565"/>
                            <wp:lineTo x="21582" y="0"/>
                            <wp:lineTo x="0" y="0"/>
                          </wp:wrapPolygon>
                        </wp:wrapTight>
                        <wp:docPr id="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2440" cy="1584020"/>
                                </a:xfrm>
                                <a:prstGeom prst="rect">
                                  <a:avLst/>
                                </a:prstGeom>
                                <a:solidFill>
                                  <a:srgbClr val="FFFFFF"/>
                                </a:solidFill>
                                <a:ln w="9525">
                                  <a:solidFill>
                                    <a:srgbClr val="000000"/>
                                  </a:solidFill>
                                  <a:miter lim="800000"/>
                                  <a:headEnd/>
                                  <a:tailEnd/>
                                </a:ln>
                              </wps:spPr>
                              <wps:txbx>
                                <w:txbxContent>
                                  <w:p w:rsidRPr="008E65DA" w:rsidR="000A48A6" w:rsidP="002B164C" w:rsidRDefault="000A48A6" w14:paraId="498F85D5"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Total resources required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w:t>
                                    </w:r>
                                    <w:r w:rsidRPr="00795350">
                                      <w:rPr>
                                        <w:rFonts w:ascii="Arial Narrow" w:hAnsi="Arial Narrow" w:eastAsia="Calibri" w:cs="Arial Narrow"/>
                                        <w:sz w:val="18"/>
                                        <w:szCs w:val="18"/>
                                        <w:lang w:val="en-US" w:eastAsia="en-US"/>
                                      </w:rPr>
                                      <w:t>22,686,631</w:t>
                                    </w:r>
                                  </w:p>
                                  <w:p w:rsidRPr="008E65DA" w:rsidR="000A48A6" w:rsidP="002B164C" w:rsidRDefault="000A48A6" w14:paraId="220E0E0E"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Total allocated resources:</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w:t>
                                    </w:r>
                                    <w:r w:rsidRPr="00795350">
                                      <w:rPr>
                                        <w:rFonts w:ascii="Arial Narrow" w:hAnsi="Arial Narrow" w:eastAsia="Calibri" w:cs="Arial Narrow"/>
                                        <w:sz w:val="18"/>
                                        <w:szCs w:val="18"/>
                                        <w:lang w:val="en-US" w:eastAsia="en-US"/>
                                      </w:rPr>
                                      <w:t>22,686,631</w:t>
                                    </w:r>
                                  </w:p>
                                  <w:p w:rsidRPr="008E65DA" w:rsidR="000A48A6" w:rsidP="00D649DF" w:rsidRDefault="000A48A6" w14:paraId="103DE21E"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UNDP</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50,000</w:t>
                                    </w:r>
                                  </w:p>
                                  <w:p w:rsidRPr="008E65DA" w:rsidR="000A48A6" w:rsidP="00D649DF" w:rsidRDefault="000A48A6" w14:paraId="311840C3"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Other:</w:t>
                                    </w:r>
                                  </w:p>
                                  <w:p w:rsidRPr="008E65DA" w:rsidR="000A48A6" w:rsidP="00D649DF" w:rsidRDefault="000A48A6" w14:paraId="0A794499"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GEF</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737,524</w:t>
                                    </w:r>
                                  </w:p>
                                  <w:p w:rsidRPr="008E65DA" w:rsidR="000A48A6" w:rsidP="00D649DF" w:rsidRDefault="000A48A6" w14:paraId="69494732"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Government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084</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900</w:t>
                                    </w:r>
                                  </w:p>
                                  <w:p w:rsidRPr="008E65DA" w:rsidR="000A48A6" w:rsidP="00D649DF" w:rsidRDefault="000A48A6" w14:paraId="3B3D2A0C"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Local manufacturers</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6</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130,875</w:t>
                                    </w:r>
                                    <w:r w:rsidRPr="008E65DA">
                                      <w:rPr>
                                        <w:rFonts w:ascii="Arial Narrow" w:hAnsi="Arial Narrow" w:eastAsia="Calibri" w:cs="Arial Narrow"/>
                                        <w:sz w:val="18"/>
                                        <w:szCs w:val="18"/>
                                        <w:lang w:val="en-US" w:eastAsia="en-US"/>
                                      </w:rPr>
                                      <w:tab/>
                                    </w:r>
                                  </w:p>
                                  <w:p w:rsidR="000A48A6" w:rsidP="000A48A6" w:rsidRDefault="000A48A6" w14:paraId="5D9025AE" w14:textId="74B1BBE8">
                                    <w:pPr>
                                      <w:numPr>
                                        <w:ilvl w:val="1"/>
                                        <w:numId w:val="3"/>
                                      </w:numPr>
                                      <w:tabs>
                                        <w:tab w:val="left" w:pos="540"/>
                                        <w:tab w:val="left" w:pos="1260"/>
                                      </w:tabs>
                                      <w:spacing w:after="200" w:line="276" w:lineRule="auto"/>
                                      <w:ind w:left="1080" w:hanging="87"/>
                                      <w:jc w:val="left"/>
                                    </w:pPr>
                                    <w:r w:rsidRPr="00AE5ECD">
                                      <w:rPr>
                                        <w:rFonts w:ascii="Arial Narrow" w:hAnsi="Arial Narrow" w:eastAsia="Calibri" w:cs="Arial Narrow"/>
                                        <w:sz w:val="18"/>
                                        <w:szCs w:val="18"/>
                                        <w:lang w:val="en-US" w:eastAsia="en-US"/>
                                      </w:rPr>
                                      <w:t>Other</w:t>
                                    </w:r>
                                    <w:r w:rsidRPr="00AE5ECD">
                                      <w:rPr>
                                        <w:rFonts w:ascii="Arial Narrow" w:hAnsi="Arial Narrow" w:eastAsia="Calibri" w:cs="Arial Narrow"/>
                                        <w:sz w:val="18"/>
                                        <w:szCs w:val="18"/>
                                        <w:lang w:val="en-US" w:eastAsia="en-US"/>
                                      </w:rPr>
                                      <w:tab/>
                                    </w:r>
                                    <w:r w:rsidRPr="00AE5ECD">
                                      <w:rPr>
                                        <w:rFonts w:ascii="Arial Narrow" w:hAnsi="Arial Narrow" w:eastAsia="Calibri" w:cs="Arial Narrow"/>
                                        <w:sz w:val="18"/>
                                        <w:szCs w:val="18"/>
                                        <w:lang w:val="en-US" w:eastAsia="en-US"/>
                                      </w:rPr>
                                      <w:tab/>
                                    </w:r>
                                    <w:r w:rsidRPr="00AE5ECD">
                                      <w:rPr>
                                        <w:rFonts w:ascii="Arial Narrow" w:hAnsi="Arial Narrow" w:eastAsia="Calibri" w:cs="Arial Narrow"/>
                                        <w:sz w:val="18"/>
                                        <w:szCs w:val="18"/>
                                        <w:lang w:val="en-US" w:eastAsia="en-US"/>
                                      </w:rPr>
                                      <w:t xml:space="preserve">               US$   11,683,332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289427F">
                      <v:shapetype id="_x0000_t202" coordsize="21600,21600" o:spt="202" path="m,l,21600r21600,l21600,xe" w14:anchorId="7302134D">
                        <v:stroke joinstyle="miter"/>
                        <v:path gradientshapeok="t" o:connecttype="rect"/>
                      </v:shapetype>
                      <v:shape id="Text Box 4" style="position:absolute;left:0;text-align:left;margin-left:259.35pt;margin-top:121.55pt;width:237.2pt;height:124.7pt;z-index:-25163929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">
                        <v:textbox>
                          <w:txbxContent>
                            <w:p w:rsidRPr="008E65DA" w:rsidR="000A48A6" w:rsidP="002B164C" w:rsidRDefault="000A48A6" w14:paraId="2D9F29C9"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Total resources required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w:t>
                              </w:r>
                              <w:r w:rsidRPr="00795350">
                                <w:rPr>
                                  <w:rFonts w:ascii="Arial Narrow" w:hAnsi="Arial Narrow" w:eastAsia="Calibri" w:cs="Arial Narrow"/>
                                  <w:sz w:val="18"/>
                                  <w:szCs w:val="18"/>
                                  <w:lang w:val="en-US" w:eastAsia="en-US"/>
                                </w:rPr>
                                <w:t>22,686,631</w:t>
                              </w:r>
                            </w:p>
                            <w:p w:rsidRPr="008E65DA" w:rsidR="000A48A6" w:rsidP="002B164C" w:rsidRDefault="000A48A6" w14:paraId="1DAB7EF3"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Total allocated resources:</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w:t>
                              </w:r>
                              <w:r w:rsidRPr="00795350">
                                <w:rPr>
                                  <w:rFonts w:ascii="Arial Narrow" w:hAnsi="Arial Narrow" w:eastAsia="Calibri" w:cs="Arial Narrow"/>
                                  <w:sz w:val="18"/>
                                  <w:szCs w:val="18"/>
                                  <w:lang w:val="en-US" w:eastAsia="en-US"/>
                                </w:rPr>
                                <w:t>22,686,631</w:t>
                              </w:r>
                            </w:p>
                            <w:p w:rsidRPr="008E65DA" w:rsidR="000A48A6" w:rsidP="00D649DF" w:rsidRDefault="000A48A6" w14:paraId="70942340"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UNDP</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50,000</w:t>
                              </w:r>
                            </w:p>
                            <w:p w:rsidRPr="008E65DA" w:rsidR="000A48A6" w:rsidP="00D649DF" w:rsidRDefault="000A48A6" w14:paraId="485E4ADA"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Other:</w:t>
                              </w:r>
                            </w:p>
                            <w:p w:rsidRPr="008E65DA" w:rsidR="000A48A6" w:rsidP="00D649DF" w:rsidRDefault="000A48A6" w14:paraId="121A5ADB"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GEF</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737,524</w:t>
                              </w:r>
                            </w:p>
                            <w:p w:rsidRPr="008E65DA" w:rsidR="000A48A6" w:rsidP="00D649DF" w:rsidRDefault="000A48A6" w14:paraId="18507C02"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Government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084</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900</w:t>
                              </w:r>
                            </w:p>
                            <w:p w:rsidRPr="008E65DA" w:rsidR="000A48A6" w:rsidP="00D649DF" w:rsidRDefault="000A48A6" w14:paraId="1701E52D"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Local manufacturers</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6</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130,875</w:t>
                              </w:r>
                              <w:r w:rsidRPr="008E65DA">
                                <w:rPr>
                                  <w:rFonts w:ascii="Arial Narrow" w:hAnsi="Arial Narrow" w:eastAsia="Calibri" w:cs="Arial Narrow"/>
                                  <w:sz w:val="18"/>
                                  <w:szCs w:val="18"/>
                                  <w:lang w:val="en-US" w:eastAsia="en-US"/>
                                </w:rPr>
                                <w:tab/>
                              </w:r>
                            </w:p>
                            <w:p w:rsidR="000A48A6" w:rsidP="000A48A6" w:rsidRDefault="000A48A6" w14:paraId="29B05C7B" w14:textId="74B1BBE8">
                              <w:pPr>
                                <w:numPr>
                                  <w:ilvl w:val="1"/>
                                  <w:numId w:val="3"/>
                                </w:numPr>
                                <w:tabs>
                                  <w:tab w:val="left" w:pos="540"/>
                                  <w:tab w:val="left" w:pos="1260"/>
                                </w:tabs>
                                <w:spacing w:after="200" w:line="276" w:lineRule="auto"/>
                                <w:ind w:left="1080" w:hanging="87"/>
                                <w:jc w:val="left"/>
                              </w:pPr>
                              <w:r w:rsidRPr="00AE5ECD">
                                <w:rPr>
                                  <w:rFonts w:ascii="Arial Narrow" w:hAnsi="Arial Narrow" w:eastAsia="Calibri" w:cs="Arial Narrow"/>
                                  <w:sz w:val="18"/>
                                  <w:szCs w:val="18"/>
                                  <w:lang w:val="en-US" w:eastAsia="en-US"/>
                                </w:rPr>
                                <w:t>Other</w:t>
                              </w:r>
                              <w:r w:rsidRPr="00AE5ECD">
                                <w:rPr>
                                  <w:rFonts w:ascii="Arial Narrow" w:hAnsi="Arial Narrow" w:eastAsia="Calibri" w:cs="Arial Narrow"/>
                                  <w:sz w:val="18"/>
                                  <w:szCs w:val="18"/>
                                  <w:lang w:val="en-US" w:eastAsia="en-US"/>
                                </w:rPr>
                                <w:tab/>
                              </w:r>
                              <w:r w:rsidRPr="00AE5ECD">
                                <w:rPr>
                                  <w:rFonts w:ascii="Arial Narrow" w:hAnsi="Arial Narrow" w:eastAsia="Calibri" w:cs="Arial Narrow"/>
                                  <w:sz w:val="18"/>
                                  <w:szCs w:val="18"/>
                                  <w:lang w:val="en-US" w:eastAsia="en-US"/>
                                </w:rPr>
                                <w:tab/>
                              </w:r>
                              <w:r w:rsidRPr="00AE5ECD">
                                <w:rPr>
                                  <w:rFonts w:ascii="Arial Narrow" w:hAnsi="Arial Narrow" w:eastAsia="Calibri" w:cs="Arial Narrow"/>
                                  <w:sz w:val="18"/>
                                  <w:szCs w:val="18"/>
                                  <w:lang w:val="en-US" w:eastAsia="en-US"/>
                                </w:rPr>
                                <w:t xml:space="preserve">               US$   11,683,332</w:t>
                              </w:r>
                            </w:p>
                          </w:txbxContent>
                        </v:textbox>
                        <w10:wrap type="tight"/>
                      </v:shape>
                    </w:pict>
                  </mc:Fallback>
                </mc:AlternateContent>
              </w:r>
            </w:del>
            <w:r>
              <w:rPr>
                <w:noProof/>
                <w:lang w:val="es-PA" w:eastAsia="es-PA"/>
              </w:rPr>
              <mc:AlternateContent>
                <mc:Choice Requires="wps">
                  <w:drawing>
                    <wp:anchor distT="0" distB="0" distL="114935" distR="114935" simplePos="0" relativeHeight="251671040" behindDoc="1" locked="0" layoutInCell="1" allowOverlap="1" wp14:anchorId="10D55A1C" wp14:editId="75105B56">
                      <wp:simplePos x="0" y="0"/>
                      <wp:positionH relativeFrom="column">
                        <wp:posOffset>-62230</wp:posOffset>
                      </wp:positionH>
                      <wp:positionV relativeFrom="paragraph">
                        <wp:posOffset>1551940</wp:posOffset>
                      </wp:positionV>
                      <wp:extent cx="3019425" cy="1598295"/>
                      <wp:effectExtent l="0" t="0" r="28575" b="20955"/>
                      <wp:wrapTight wrapText="bothSides">
                        <wp:wrapPolygon edited="0">
                          <wp:start x="0" y="0"/>
                          <wp:lineTo x="0" y="21626"/>
                          <wp:lineTo x="21668" y="21626"/>
                          <wp:lineTo x="21668" y="0"/>
                          <wp:lineTo x="0" y="0"/>
                        </wp:wrapPolygon>
                      </wp:wrapTight>
                      <wp:docPr id="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1598650"/>
                              </a:xfrm>
                              <a:prstGeom prst="rect">
                                <a:avLst/>
                              </a:prstGeom>
                              <a:solidFill>
                                <a:srgbClr val="FFFFFF"/>
                              </a:solidFill>
                              <a:ln w="9525">
                                <a:solidFill>
                                  <a:srgbClr val="000000"/>
                                </a:solidFill>
                                <a:miter lim="800000"/>
                                <a:headEnd/>
                                <a:tailEnd/>
                              </a:ln>
                            </wps:spPr>
                            <wps:txbx>
                              <w:txbxContent>
                                <w:p w:rsidRPr="008E65DA" w:rsidR="000A48A6" w:rsidP="00E82715" w:rsidRDefault="000A48A6" w14:paraId="6AC9D262" w14:textId="77777777">
                                  <w:pPr>
                                    <w:jc w:val="left"/>
                                    <w:rPr>
                                      <w:rFonts w:ascii="Arial Narrow" w:hAnsi="Arial Narrow" w:cs="Arial"/>
                                      <w:sz w:val="18"/>
                                      <w:szCs w:val="18"/>
                                      <w:lang w:val="en-US"/>
                                    </w:rPr>
                                  </w:pPr>
                                  <w:r w:rsidRPr="008E65DA">
                                    <w:rPr>
                                      <w:rFonts w:ascii="Arial Narrow" w:hAnsi="Arial Narrow" w:cs="Arial"/>
                                      <w:sz w:val="18"/>
                                      <w:szCs w:val="18"/>
                                      <w:lang w:val="en-US"/>
                                    </w:rPr>
                                    <w:t>Programme Period:</w:t>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201</w:t>
                                  </w:r>
                                  <w:r>
                                    <w:rPr>
                                      <w:rFonts w:ascii="Arial Narrow" w:hAnsi="Arial Narrow" w:cs="Arial"/>
                                      <w:sz w:val="18"/>
                                      <w:szCs w:val="18"/>
                                      <w:lang w:val="en-US"/>
                                    </w:rPr>
                                    <w:t>4-2018</w:t>
                                  </w:r>
                                </w:p>
                                <w:p w:rsidRPr="008E65DA" w:rsidR="000A48A6" w:rsidP="00E82715" w:rsidRDefault="000A48A6" w14:paraId="15752AF2" w14:textId="12D57BE3">
                                  <w:pPr>
                                    <w:rPr>
                                      <w:rFonts w:ascii="Arial Narrow" w:hAnsi="Arial Narrow" w:cs="Arial"/>
                                      <w:sz w:val="18"/>
                                      <w:szCs w:val="18"/>
                                      <w:lang w:val="en-US"/>
                                    </w:rPr>
                                  </w:pPr>
                                  <w:r w:rsidRPr="008E65DA">
                                    <w:rPr>
                                      <w:rFonts w:ascii="Arial Narrow" w:hAnsi="Arial Narrow" w:cs="Arial"/>
                                      <w:sz w:val="18"/>
                                      <w:szCs w:val="18"/>
                                      <w:lang w:val="en-US"/>
                                    </w:rPr>
                                    <w:t>Atlas Award ID:</w:t>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1D6EB7">
                                    <w:rPr>
                                      <w:rFonts w:ascii="Arial Narrow" w:hAnsi="Arial Narrow" w:cs="Arial"/>
                                      <w:sz w:val="18"/>
                                      <w:szCs w:val="18"/>
                                      <w:lang w:val="en-US"/>
                                    </w:rPr>
                                    <w:t>85068</w:t>
                                  </w:r>
                                </w:p>
                                <w:p w:rsidRPr="008E65DA" w:rsidR="000A48A6" w:rsidP="00E82715" w:rsidRDefault="000A48A6" w14:paraId="4AFD33EB" w14:textId="60C494F1">
                                  <w:pPr>
                                    <w:rPr>
                                      <w:rFonts w:ascii="Arial Narrow" w:hAnsi="Arial Narrow" w:cs="Arial"/>
                                      <w:sz w:val="18"/>
                                      <w:szCs w:val="18"/>
                                      <w:lang w:val="en-US"/>
                                    </w:rPr>
                                  </w:pPr>
                                  <w:r w:rsidRPr="008E65DA">
                                    <w:rPr>
                                      <w:rFonts w:ascii="Arial Narrow" w:hAnsi="Arial Narrow" w:cs="Arial"/>
                                      <w:sz w:val="18"/>
                                      <w:szCs w:val="18"/>
                                      <w:lang w:val="en-US"/>
                                    </w:rPr>
                                    <w:t>Project ID:</w:t>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ab/>
                                  </w:r>
                                  <w:r>
                                    <w:rPr>
                                      <w:rFonts w:ascii="Arial Narrow" w:hAnsi="Arial Narrow" w:cs="Arial"/>
                                      <w:sz w:val="18"/>
                                      <w:szCs w:val="18"/>
                                      <w:lang w:val="en-US"/>
                                    </w:rPr>
                                    <w:tab/>
                                  </w:r>
                                  <w:r w:rsidRPr="001D6EB7">
                                    <w:rPr>
                                      <w:rFonts w:ascii="Arial Narrow" w:hAnsi="Arial Narrow" w:cs="Arial"/>
                                      <w:sz w:val="18"/>
                                      <w:szCs w:val="18"/>
                                      <w:lang w:val="en-US"/>
                                    </w:rPr>
                                    <w:t>92389</w:t>
                                  </w:r>
                                </w:p>
                                <w:p w:rsidRPr="008E65DA" w:rsidR="000A48A6" w:rsidP="00E82715" w:rsidRDefault="000A48A6" w14:paraId="6EBDAC70" w14:textId="77777777">
                                  <w:pPr>
                                    <w:pStyle w:val="FootnoteText"/>
                                    <w:rPr>
                                      <w:rFonts w:ascii="Arial Narrow" w:hAnsi="Arial Narrow" w:eastAsia="Calibri" w:cs="Arial"/>
                                      <w:szCs w:val="18"/>
                                      <w:lang w:eastAsia="en-US"/>
                                    </w:rPr>
                                  </w:pPr>
                                  <w:r>
                                    <w:rPr>
                                      <w:rFonts w:ascii="Arial Narrow" w:hAnsi="Arial Narrow" w:eastAsia="Calibri" w:cs="Arial"/>
                                      <w:szCs w:val="18"/>
                                      <w:lang w:eastAsia="en-US"/>
                                    </w:rPr>
                                    <w:t>PIMS #</w:t>
                                  </w:r>
                                  <w:r>
                                    <w:rPr>
                                      <w:rFonts w:ascii="Arial Narrow" w:hAnsi="Arial Narrow" w:eastAsia="Calibri" w:cs="Arial"/>
                                      <w:szCs w:val="18"/>
                                      <w:lang w:eastAsia="en-US"/>
                                    </w:rPr>
                                    <w:tab/>
                                  </w:r>
                                  <w:r>
                                    <w:rPr>
                                      <w:rFonts w:ascii="Arial Narrow" w:hAnsi="Arial Narrow" w:eastAsia="Calibri" w:cs="Arial"/>
                                      <w:szCs w:val="18"/>
                                      <w:lang w:eastAsia="en-US"/>
                                    </w:rPr>
                                    <w:tab/>
                                  </w:r>
                                  <w:r>
                                    <w:rPr>
                                      <w:rFonts w:ascii="Arial Narrow" w:hAnsi="Arial Narrow" w:eastAsia="Calibri" w:cs="Arial"/>
                                      <w:szCs w:val="18"/>
                                      <w:lang w:eastAsia="en-US"/>
                                    </w:rPr>
                                    <w:tab/>
                                  </w:r>
                                  <w:r>
                                    <w:rPr>
                                      <w:rFonts w:ascii="Arial Narrow" w:hAnsi="Arial Narrow" w:eastAsia="Calibri" w:cs="Arial"/>
                                      <w:szCs w:val="18"/>
                                      <w:lang w:eastAsia="en-US"/>
                                    </w:rPr>
                                    <w:tab/>
                                  </w:r>
                                  <w:r>
                                    <w:rPr>
                                      <w:rFonts w:ascii="Arial Narrow" w:hAnsi="Arial Narrow" w:eastAsia="Calibri" w:cs="Arial"/>
                                      <w:szCs w:val="18"/>
                                      <w:lang w:eastAsia="en-US"/>
                                    </w:rPr>
                                    <w:t>4899</w:t>
                                  </w:r>
                                </w:p>
                                <w:p w:rsidRPr="008E65DA" w:rsidR="000A48A6" w:rsidP="00E82715" w:rsidRDefault="000A48A6" w14:paraId="7D8D3E5E" w14:textId="77777777">
                                  <w:pPr>
                                    <w:pStyle w:val="FootnoteText"/>
                                    <w:rPr>
                                      <w:rFonts w:ascii="Arial Narrow" w:hAnsi="Arial Narrow" w:cs="Arial"/>
                                      <w:szCs w:val="18"/>
                                    </w:rPr>
                                  </w:pPr>
                                </w:p>
                                <w:p w:rsidRPr="008E65DA" w:rsidR="000A48A6" w:rsidP="00E82715" w:rsidRDefault="000A48A6" w14:paraId="2E9E9BC1" w14:textId="01D0C318">
                                  <w:pPr>
                                    <w:pStyle w:val="FootnoteText"/>
                                    <w:rPr>
                                      <w:rFonts w:ascii="Arial Narrow" w:hAnsi="Arial Narrow" w:cs="Arial"/>
                                      <w:szCs w:val="18"/>
                                    </w:rPr>
                                  </w:pPr>
                                  <w:r w:rsidRPr="008E65DA">
                                    <w:rPr>
                                      <w:rFonts w:ascii="Arial Narrow" w:hAnsi="Arial Narrow" w:cs="Arial"/>
                                      <w:szCs w:val="18"/>
                                    </w:rPr>
                                    <w:t>Start date:</w:t>
                                  </w:r>
                                  <w:r w:rsidRPr="008E65DA">
                                    <w:rPr>
                                      <w:rFonts w:ascii="Arial Narrow" w:hAnsi="Arial Narrow" w:cs="Arial"/>
                                      <w:szCs w:val="18"/>
                                    </w:rPr>
                                    <w:tab/>
                                  </w:r>
                                  <w:r w:rsidRPr="008E65DA">
                                    <w:rPr>
                                      <w:rFonts w:ascii="Arial Narrow" w:hAnsi="Arial Narrow" w:cs="Arial"/>
                                      <w:szCs w:val="18"/>
                                    </w:rPr>
                                    <w:tab/>
                                  </w:r>
                                  <w:r w:rsidRPr="008E65DA">
                                    <w:rPr>
                                      <w:rFonts w:ascii="Arial Narrow" w:hAnsi="Arial Narrow" w:cs="Arial"/>
                                      <w:szCs w:val="18"/>
                                    </w:rPr>
                                    <w:t xml:space="preserve">     </w:t>
                                  </w:r>
                                  <w:r w:rsidRPr="008E65DA">
                                    <w:rPr>
                                      <w:rFonts w:ascii="Arial Narrow" w:hAnsi="Arial Narrow" w:cs="Arial"/>
                                      <w:szCs w:val="18"/>
                                    </w:rPr>
                                    <w:tab/>
                                  </w:r>
                                  <w:r>
                                    <w:rPr>
                                      <w:rFonts w:ascii="Arial Narrow" w:hAnsi="Arial Narrow" w:cs="Arial"/>
                                      <w:szCs w:val="18"/>
                                    </w:rPr>
                                    <w:tab/>
                                  </w:r>
                                  <w:r w:rsidRPr="00A831BF" w:rsidR="00A831BF">
                                    <w:rPr>
                                      <w:rFonts w:ascii="Arial Narrow" w:hAnsi="Arial Narrow" w:cs="Arial"/>
                                      <w:szCs w:val="18"/>
                                    </w:rPr>
                                    <w:t xml:space="preserve">September </w:t>
                                  </w:r>
                                  <w:r w:rsidRPr="00A831BF">
                                    <w:rPr>
                                      <w:rFonts w:ascii="Arial Narrow" w:hAnsi="Arial Narrow" w:cs="Arial"/>
                                      <w:szCs w:val="18"/>
                                    </w:rPr>
                                    <w:t>2015</w:t>
                                  </w:r>
                                </w:p>
                                <w:p w:rsidRPr="008E65DA" w:rsidR="000A48A6" w:rsidP="00E82715" w:rsidRDefault="000A48A6" w14:paraId="15C9FB7B" w14:textId="1E915952">
                                  <w:pPr>
                                    <w:pStyle w:val="FootnoteText"/>
                                    <w:rPr>
                                      <w:rFonts w:ascii="Arial Narrow" w:hAnsi="Arial Narrow" w:cs="Arial"/>
                                      <w:szCs w:val="18"/>
                                    </w:rPr>
                                  </w:pPr>
                                  <w:r>
                                    <w:rPr>
                                      <w:rFonts w:ascii="Arial Narrow" w:hAnsi="Arial Narrow" w:cs="Arial"/>
                                      <w:szCs w:val="18"/>
                                    </w:rPr>
                                    <w:t>End Date</w:t>
                                  </w:r>
                                  <w:r>
                                    <w:rPr>
                                      <w:rFonts w:ascii="Arial Narrow" w:hAnsi="Arial Narrow" w:cs="Arial"/>
                                      <w:szCs w:val="18"/>
                                    </w:rPr>
                                    <w:tab/>
                                  </w:r>
                                  <w:r>
                                    <w:rPr>
                                      <w:rFonts w:ascii="Arial Narrow" w:hAnsi="Arial Narrow" w:cs="Arial"/>
                                      <w:szCs w:val="18"/>
                                    </w:rPr>
                                    <w:tab/>
                                  </w:r>
                                  <w:r>
                                    <w:rPr>
                                      <w:rFonts w:ascii="Arial Narrow" w:hAnsi="Arial Narrow" w:cs="Arial"/>
                                      <w:szCs w:val="18"/>
                                    </w:rPr>
                                    <w:tab/>
                                  </w:r>
                                  <w:r>
                                    <w:rPr>
                                      <w:rFonts w:ascii="Arial Narrow" w:hAnsi="Arial Narrow" w:cs="Arial"/>
                                      <w:szCs w:val="18"/>
                                    </w:rPr>
                                    <w:tab/>
                                  </w:r>
                                  <w:r w:rsidRPr="00A831BF" w:rsidR="00E30F82">
                                    <w:rPr>
                                      <w:rFonts w:ascii="Arial Narrow" w:hAnsi="Arial Narrow" w:cs="Arial"/>
                                      <w:szCs w:val="18"/>
                                    </w:rPr>
                                    <w:t>September</w:t>
                                  </w:r>
                                  <w:r w:rsidRPr="008E65DA">
                                    <w:rPr>
                                      <w:rFonts w:ascii="Arial Narrow" w:hAnsi="Arial Narrow" w:cs="Arial"/>
                                      <w:szCs w:val="18"/>
                                    </w:rPr>
                                    <w:t xml:space="preserve"> 201</w:t>
                                  </w:r>
                                  <w:r w:rsidR="00E30F82">
                                    <w:rPr>
                                      <w:rFonts w:ascii="Arial Narrow" w:hAnsi="Arial Narrow" w:cs="Arial"/>
                                      <w:szCs w:val="18"/>
                                    </w:rPr>
                                    <w:t>9</w:t>
                                  </w:r>
                                </w:p>
                                <w:p w:rsidRPr="008E65DA" w:rsidR="000A48A6" w:rsidP="00E82715" w:rsidRDefault="000A48A6" w14:paraId="00C1524A" w14:textId="77777777">
                                  <w:pPr>
                                    <w:pStyle w:val="FootnoteText"/>
                                    <w:rPr>
                                      <w:rFonts w:ascii="Arial Narrow" w:hAnsi="Arial Narrow" w:cs="Arial"/>
                                      <w:szCs w:val="18"/>
                                    </w:rPr>
                                  </w:pPr>
                                </w:p>
                                <w:p w:rsidRPr="008E65DA" w:rsidR="000A48A6" w:rsidP="00E82715" w:rsidRDefault="000A48A6" w14:paraId="137E81A1" w14:textId="77777777">
                                  <w:pPr>
                                    <w:pStyle w:val="FootnoteText"/>
                                    <w:rPr>
                                      <w:rFonts w:ascii="Arial Narrow" w:hAnsi="Arial Narrow" w:cs="Arial"/>
                                      <w:szCs w:val="18"/>
                                    </w:rPr>
                                  </w:pPr>
                                  <w:r w:rsidRPr="008E65DA">
                                    <w:rPr>
                                      <w:rFonts w:ascii="Arial Narrow" w:hAnsi="Arial Narrow" w:cs="Arial"/>
                                      <w:szCs w:val="18"/>
                                    </w:rPr>
                                    <w:t>Management Arrangements</w:t>
                                  </w:r>
                                  <w:r w:rsidRPr="008E65DA">
                                    <w:rPr>
                                      <w:rFonts w:ascii="Arial Narrow" w:hAnsi="Arial Narrow" w:cs="Arial"/>
                                      <w:szCs w:val="18"/>
                                    </w:rPr>
                                    <w:tab/>
                                  </w:r>
                                  <w:r w:rsidRPr="008E65DA">
                                    <w:rPr>
                                      <w:rFonts w:ascii="Arial Narrow" w:hAnsi="Arial Narrow" w:cs="Arial"/>
                                      <w:szCs w:val="18"/>
                                    </w:rPr>
                                    <w:tab/>
                                  </w:r>
                                  <w:r w:rsidRPr="008E65DA">
                                    <w:rPr>
                                      <w:rFonts w:ascii="Arial Narrow" w:hAnsi="Arial Narrow" w:cs="Arial"/>
                                      <w:szCs w:val="18"/>
                                    </w:rPr>
                                    <w:t>NIM</w:t>
                                  </w:r>
                                </w:p>
                                <w:p w:rsidRPr="008E65DA" w:rsidR="000A48A6" w:rsidP="00E82715" w:rsidRDefault="000A48A6" w14:paraId="773FBF6C" w14:textId="54962361">
                                  <w:pPr>
                                    <w:pStyle w:val="FootnoteText"/>
                                    <w:rPr>
                                      <w:szCs w:val="18"/>
                                    </w:rPr>
                                  </w:pPr>
                                  <w:r w:rsidRPr="008E65DA">
                                    <w:rPr>
                                      <w:rFonts w:ascii="Arial Narrow" w:hAnsi="Arial Narrow" w:cs="Arial"/>
                                      <w:szCs w:val="18"/>
                                    </w:rPr>
                                    <w:t>PAC Meeting Date</w:t>
                                  </w:r>
                                  <w:r w:rsidRPr="008E65DA">
                                    <w:rPr>
                                      <w:rFonts w:ascii="Arial Narrow" w:hAnsi="Arial Narrow" w:cs="Arial"/>
                                      <w:szCs w:val="18"/>
                                    </w:rPr>
                                    <w:tab/>
                                  </w:r>
                                  <w:r w:rsidRPr="008E65DA">
                                    <w:rPr>
                                      <w:rFonts w:ascii="Arial Narrow" w:hAnsi="Arial Narrow" w:cs="Arial"/>
                                      <w:szCs w:val="18"/>
                                    </w:rPr>
                                    <w:tab/>
                                  </w:r>
                                  <w:r w:rsidRPr="008E65DA">
                                    <w:rPr>
                                      <w:rFonts w:ascii="Arial Narrow" w:hAnsi="Arial Narrow" w:cs="Arial"/>
                                      <w:szCs w:val="18"/>
                                    </w:rPr>
                                    <w:tab/>
                                  </w:r>
                                  <w:r>
                                    <w:rPr>
                                      <w:rFonts w:ascii="Arial Narrow" w:hAnsi="Arial Narrow" w:cs="Arial"/>
                                      <w:szCs w:val="18"/>
                                    </w:rPr>
                                    <w:t>May 15</w:t>
                                  </w:r>
                                  <w:r w:rsidRPr="001D6EB7">
                                    <w:rPr>
                                      <w:rFonts w:ascii="Arial Narrow" w:hAnsi="Arial Narrow" w:cs="Arial"/>
                                      <w:szCs w:val="18"/>
                                      <w:vertAlign w:val="superscript"/>
                                    </w:rPr>
                                    <w:t>th</w:t>
                                  </w:r>
                                  <w:r>
                                    <w:rPr>
                                      <w:rFonts w:ascii="Arial Narrow" w:hAnsi="Arial Narrow" w:cs="Arial"/>
                                      <w:szCs w:val="18"/>
                                    </w:rPr>
                                    <w:t>. 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DBB88B0">
                    <v:shapetype id="_x0000_t202" coordsize="21600,21600" o:spt="202" path="m,l,21600r21600,l21600,xe" w14:anchorId="10D55A1C">
                      <v:stroke joinstyle="miter"/>
                      <v:path gradientshapeok="t" o:connecttype="rect"/>
                    </v:shapetype>
                    <v:shape id="_x0000_s1027" style="position:absolute;left:0;text-align:left;margin-left:-4.9pt;margin-top:122.2pt;width:237.75pt;height:125.85pt;z-index:-2516454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">
                      <v:textbox>
                        <w:txbxContent>
                          <w:p w:rsidRPr="008E65DA" w:rsidR="000A48A6" w:rsidP="00E82715" w:rsidRDefault="000A48A6" w14:paraId="6D95B96E" w14:textId="77777777">
                            <w:pPr>
                              <w:jc w:val="left"/>
                              <w:rPr>
                                <w:rFonts w:ascii="Arial Narrow" w:hAnsi="Arial Narrow" w:cs="Arial"/>
                                <w:sz w:val="18"/>
                                <w:szCs w:val="18"/>
                                <w:lang w:val="en-US"/>
                              </w:rPr>
                            </w:pPr>
                            <w:proofErr w:type="spellStart"/>
                            <w:r w:rsidRPr="008E65DA">
                              <w:rPr>
                                <w:rFonts w:ascii="Arial Narrow" w:hAnsi="Arial Narrow" w:cs="Arial"/>
                                <w:sz w:val="18"/>
                                <w:szCs w:val="18"/>
                                <w:lang w:val="en-US"/>
                              </w:rPr>
                              <w:t>Programme</w:t>
                            </w:r>
                            <w:proofErr w:type="spellEnd"/>
                            <w:r w:rsidRPr="008E65DA">
                              <w:rPr>
                                <w:rFonts w:ascii="Arial Narrow" w:hAnsi="Arial Narrow" w:cs="Arial"/>
                                <w:sz w:val="18"/>
                                <w:szCs w:val="18"/>
                                <w:lang w:val="en-US"/>
                              </w:rPr>
                              <w:t xml:space="preserve"> Period:</w:t>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201</w:t>
                            </w:r>
                            <w:r>
                              <w:rPr>
                                <w:rFonts w:ascii="Arial Narrow" w:hAnsi="Arial Narrow" w:cs="Arial"/>
                                <w:sz w:val="18"/>
                                <w:szCs w:val="18"/>
                                <w:lang w:val="en-US"/>
                              </w:rPr>
                              <w:t>4-2018</w:t>
                            </w:r>
                          </w:p>
                          <w:p w:rsidRPr="008E65DA" w:rsidR="000A48A6" w:rsidP="00E82715" w:rsidRDefault="000A48A6" w14:paraId="2F587032" w14:textId="12D57BE3">
                            <w:pPr>
                              <w:rPr>
                                <w:rFonts w:ascii="Arial Narrow" w:hAnsi="Arial Narrow" w:cs="Arial"/>
                                <w:sz w:val="18"/>
                                <w:szCs w:val="18"/>
                                <w:lang w:val="en-US"/>
                              </w:rPr>
                            </w:pPr>
                            <w:r w:rsidRPr="008E65DA">
                              <w:rPr>
                                <w:rFonts w:ascii="Arial Narrow" w:hAnsi="Arial Narrow" w:cs="Arial"/>
                                <w:sz w:val="18"/>
                                <w:szCs w:val="18"/>
                                <w:lang w:val="en-US"/>
                              </w:rPr>
                              <w:t>Atlas Award ID:</w:t>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1D6EB7">
                              <w:rPr>
                                <w:rFonts w:ascii="Arial Narrow" w:hAnsi="Arial Narrow" w:cs="Arial"/>
                                <w:sz w:val="18"/>
                                <w:szCs w:val="18"/>
                                <w:lang w:val="en-US"/>
                              </w:rPr>
                              <w:t>85068</w:t>
                            </w:r>
                          </w:p>
                          <w:p w:rsidRPr="008E65DA" w:rsidR="000A48A6" w:rsidP="00E82715" w:rsidRDefault="000A48A6" w14:paraId="6F006C4B" w14:textId="60C494F1">
                            <w:pPr>
                              <w:rPr>
                                <w:rFonts w:ascii="Arial Narrow" w:hAnsi="Arial Narrow" w:cs="Arial"/>
                                <w:sz w:val="18"/>
                                <w:szCs w:val="18"/>
                                <w:lang w:val="en-US"/>
                              </w:rPr>
                            </w:pPr>
                            <w:r w:rsidRPr="008E65DA">
                              <w:rPr>
                                <w:rFonts w:ascii="Arial Narrow" w:hAnsi="Arial Narrow" w:cs="Arial"/>
                                <w:sz w:val="18"/>
                                <w:szCs w:val="18"/>
                                <w:lang w:val="en-US"/>
                              </w:rPr>
                              <w:t>Project ID:</w:t>
                            </w:r>
                            <w:r w:rsidRPr="008E65DA">
                              <w:rPr>
                                <w:rFonts w:ascii="Arial Narrow" w:hAnsi="Arial Narrow" w:cs="Arial"/>
                                <w:sz w:val="18"/>
                                <w:szCs w:val="18"/>
                                <w:lang w:val="en-US"/>
                              </w:rPr>
                              <w:tab/>
                            </w:r>
                            <w:r w:rsidRPr="008E65DA">
                              <w:rPr>
                                <w:rFonts w:ascii="Arial Narrow" w:hAnsi="Arial Narrow" w:cs="Arial"/>
                                <w:sz w:val="18"/>
                                <w:szCs w:val="18"/>
                                <w:lang w:val="en-US"/>
                              </w:rPr>
                              <w:tab/>
                            </w:r>
                            <w:r w:rsidRPr="008E65DA">
                              <w:rPr>
                                <w:rFonts w:ascii="Arial Narrow" w:hAnsi="Arial Narrow" w:cs="Arial"/>
                                <w:sz w:val="18"/>
                                <w:szCs w:val="18"/>
                                <w:lang w:val="en-US"/>
                              </w:rPr>
                              <w:tab/>
                            </w:r>
                            <w:r>
                              <w:rPr>
                                <w:rFonts w:ascii="Arial Narrow" w:hAnsi="Arial Narrow" w:cs="Arial"/>
                                <w:sz w:val="18"/>
                                <w:szCs w:val="18"/>
                                <w:lang w:val="en-US"/>
                              </w:rPr>
                              <w:tab/>
                            </w:r>
                            <w:r w:rsidRPr="001D6EB7">
                              <w:rPr>
                                <w:rFonts w:ascii="Arial Narrow" w:hAnsi="Arial Narrow" w:cs="Arial"/>
                                <w:sz w:val="18"/>
                                <w:szCs w:val="18"/>
                                <w:lang w:val="en-US"/>
                              </w:rPr>
                              <w:t>92389</w:t>
                            </w:r>
                          </w:p>
                          <w:p w:rsidRPr="008E65DA" w:rsidR="000A48A6" w:rsidP="00E82715" w:rsidRDefault="000A48A6" w14:paraId="62856172" w14:textId="77777777">
                            <w:pPr>
                              <w:pStyle w:val="FootnoteText"/>
                              <w:rPr>
                                <w:rFonts w:ascii="Arial Narrow" w:hAnsi="Arial Narrow" w:eastAsia="Calibri" w:cs="Arial"/>
                                <w:szCs w:val="18"/>
                                <w:lang w:eastAsia="en-US"/>
                              </w:rPr>
                            </w:pPr>
                            <w:r>
                              <w:rPr>
                                <w:rFonts w:ascii="Arial Narrow" w:hAnsi="Arial Narrow" w:eastAsia="Calibri" w:cs="Arial"/>
                                <w:szCs w:val="18"/>
                                <w:lang w:eastAsia="en-US"/>
                              </w:rPr>
                              <w:t>PIMS #</w:t>
                            </w:r>
                            <w:r>
                              <w:rPr>
                                <w:rFonts w:ascii="Arial Narrow" w:hAnsi="Arial Narrow" w:eastAsia="Calibri" w:cs="Arial"/>
                                <w:szCs w:val="18"/>
                                <w:lang w:eastAsia="en-US"/>
                              </w:rPr>
                              <w:tab/>
                            </w:r>
                            <w:r>
                              <w:rPr>
                                <w:rFonts w:ascii="Arial Narrow" w:hAnsi="Arial Narrow" w:eastAsia="Calibri" w:cs="Arial"/>
                                <w:szCs w:val="18"/>
                                <w:lang w:eastAsia="en-US"/>
                              </w:rPr>
                              <w:tab/>
                            </w:r>
                            <w:r>
                              <w:rPr>
                                <w:rFonts w:ascii="Arial Narrow" w:hAnsi="Arial Narrow" w:eastAsia="Calibri" w:cs="Arial"/>
                                <w:szCs w:val="18"/>
                                <w:lang w:eastAsia="en-US"/>
                              </w:rPr>
                              <w:tab/>
                            </w:r>
                            <w:r>
                              <w:rPr>
                                <w:rFonts w:ascii="Arial Narrow" w:hAnsi="Arial Narrow" w:eastAsia="Calibri" w:cs="Arial"/>
                                <w:szCs w:val="18"/>
                                <w:lang w:eastAsia="en-US"/>
                              </w:rPr>
                              <w:tab/>
                            </w:r>
                            <w:r>
                              <w:rPr>
                                <w:rFonts w:ascii="Arial Narrow" w:hAnsi="Arial Narrow" w:eastAsia="Calibri" w:cs="Arial"/>
                                <w:szCs w:val="18"/>
                                <w:lang w:eastAsia="en-US"/>
                              </w:rPr>
                              <w:t>4899</w:t>
                            </w:r>
                          </w:p>
                          <w:p w:rsidRPr="008E65DA" w:rsidR="000A48A6" w:rsidP="00E82715" w:rsidRDefault="000A48A6" w14:paraId="672A6659" w14:textId="77777777">
                            <w:pPr>
                              <w:pStyle w:val="FootnoteText"/>
                              <w:rPr>
                                <w:rFonts w:ascii="Arial Narrow" w:hAnsi="Arial Narrow" w:cs="Arial"/>
                                <w:szCs w:val="18"/>
                              </w:rPr>
                            </w:pPr>
                          </w:p>
                          <w:p w:rsidRPr="008E65DA" w:rsidR="000A48A6" w:rsidP="00E82715" w:rsidRDefault="000A48A6" w14:paraId="69B5ED23" w14:textId="01D0C318">
                            <w:pPr>
                              <w:pStyle w:val="FootnoteText"/>
                              <w:rPr>
                                <w:rFonts w:ascii="Arial Narrow" w:hAnsi="Arial Narrow" w:cs="Arial"/>
                                <w:szCs w:val="18"/>
                              </w:rPr>
                            </w:pPr>
                            <w:r w:rsidRPr="008E65DA">
                              <w:rPr>
                                <w:rFonts w:ascii="Arial Narrow" w:hAnsi="Arial Narrow" w:cs="Arial"/>
                                <w:szCs w:val="18"/>
                              </w:rPr>
                              <w:t>Start date:</w:t>
                            </w:r>
                            <w:r w:rsidRPr="008E65DA">
                              <w:rPr>
                                <w:rFonts w:ascii="Arial Narrow" w:hAnsi="Arial Narrow" w:cs="Arial"/>
                                <w:szCs w:val="18"/>
                              </w:rPr>
                              <w:tab/>
                            </w:r>
                            <w:r w:rsidRPr="008E65DA">
                              <w:rPr>
                                <w:rFonts w:ascii="Arial Narrow" w:hAnsi="Arial Narrow" w:cs="Arial"/>
                                <w:szCs w:val="18"/>
                              </w:rPr>
                              <w:tab/>
                            </w:r>
                            <w:r w:rsidRPr="008E65DA">
                              <w:rPr>
                                <w:rFonts w:ascii="Arial Narrow" w:hAnsi="Arial Narrow" w:cs="Arial"/>
                                <w:szCs w:val="18"/>
                              </w:rPr>
                              <w:t xml:space="preserve">     </w:t>
                            </w:r>
                            <w:r w:rsidRPr="008E65DA">
                              <w:rPr>
                                <w:rFonts w:ascii="Arial Narrow" w:hAnsi="Arial Narrow" w:cs="Arial"/>
                                <w:szCs w:val="18"/>
                              </w:rPr>
                              <w:tab/>
                            </w:r>
                            <w:r>
                              <w:rPr>
                                <w:rFonts w:ascii="Arial Narrow" w:hAnsi="Arial Narrow" w:cs="Arial"/>
                                <w:szCs w:val="18"/>
                              </w:rPr>
                              <w:tab/>
                            </w:r>
                            <w:r w:rsidRPr="00A831BF" w:rsidR="00A831BF">
                              <w:rPr>
                                <w:rFonts w:ascii="Arial Narrow" w:hAnsi="Arial Narrow" w:cs="Arial"/>
                                <w:szCs w:val="18"/>
                              </w:rPr>
                              <w:t xml:space="preserve">September </w:t>
                            </w:r>
                            <w:r w:rsidRPr="00A831BF">
                              <w:rPr>
                                <w:rFonts w:ascii="Arial Narrow" w:hAnsi="Arial Narrow" w:cs="Arial"/>
                                <w:szCs w:val="18"/>
                              </w:rPr>
                              <w:t>2015</w:t>
                            </w:r>
                          </w:p>
                          <w:p w:rsidRPr="008E65DA" w:rsidR="000A48A6" w:rsidP="00E82715" w:rsidRDefault="000A48A6" w14:paraId="2088303A" w14:textId="1E915952">
                            <w:pPr>
                              <w:pStyle w:val="FootnoteText"/>
                              <w:rPr>
                                <w:rFonts w:ascii="Arial Narrow" w:hAnsi="Arial Narrow" w:cs="Arial"/>
                                <w:szCs w:val="18"/>
                              </w:rPr>
                            </w:pPr>
                            <w:r>
                              <w:rPr>
                                <w:rFonts w:ascii="Arial Narrow" w:hAnsi="Arial Narrow" w:cs="Arial"/>
                                <w:szCs w:val="18"/>
                              </w:rPr>
                              <w:t>End Date</w:t>
                            </w:r>
                            <w:r>
                              <w:rPr>
                                <w:rFonts w:ascii="Arial Narrow" w:hAnsi="Arial Narrow" w:cs="Arial"/>
                                <w:szCs w:val="18"/>
                              </w:rPr>
                              <w:tab/>
                            </w:r>
                            <w:r>
                              <w:rPr>
                                <w:rFonts w:ascii="Arial Narrow" w:hAnsi="Arial Narrow" w:cs="Arial"/>
                                <w:szCs w:val="18"/>
                              </w:rPr>
                              <w:tab/>
                            </w:r>
                            <w:r>
                              <w:rPr>
                                <w:rFonts w:ascii="Arial Narrow" w:hAnsi="Arial Narrow" w:cs="Arial"/>
                                <w:szCs w:val="18"/>
                              </w:rPr>
                              <w:tab/>
                            </w:r>
                            <w:r>
                              <w:rPr>
                                <w:rFonts w:ascii="Arial Narrow" w:hAnsi="Arial Narrow" w:cs="Arial"/>
                                <w:szCs w:val="18"/>
                              </w:rPr>
                              <w:tab/>
                            </w:r>
                            <w:r w:rsidRPr="00A831BF" w:rsidR="00E30F82">
                              <w:rPr>
                                <w:rFonts w:ascii="Arial Narrow" w:hAnsi="Arial Narrow" w:cs="Arial"/>
                                <w:szCs w:val="18"/>
                              </w:rPr>
                              <w:t>September</w:t>
                            </w:r>
                            <w:r w:rsidRPr="008E65DA">
                              <w:rPr>
                                <w:rFonts w:ascii="Arial Narrow" w:hAnsi="Arial Narrow" w:cs="Arial"/>
                                <w:szCs w:val="18"/>
                              </w:rPr>
                              <w:t xml:space="preserve"> 201</w:t>
                            </w:r>
                            <w:r w:rsidR="00E30F82">
                              <w:rPr>
                                <w:rFonts w:ascii="Arial Narrow" w:hAnsi="Arial Narrow" w:cs="Arial"/>
                                <w:szCs w:val="18"/>
                              </w:rPr>
                              <w:t>9</w:t>
                            </w:r>
                          </w:p>
                          <w:p w:rsidRPr="008E65DA" w:rsidR="000A48A6" w:rsidP="00E82715" w:rsidRDefault="000A48A6" w14:paraId="0A37501D" w14:textId="77777777">
                            <w:pPr>
                              <w:pStyle w:val="FootnoteText"/>
                              <w:rPr>
                                <w:rFonts w:ascii="Arial Narrow" w:hAnsi="Arial Narrow" w:cs="Arial"/>
                                <w:szCs w:val="18"/>
                              </w:rPr>
                            </w:pPr>
                          </w:p>
                          <w:p w:rsidRPr="008E65DA" w:rsidR="000A48A6" w:rsidP="00E82715" w:rsidRDefault="000A48A6" w14:paraId="30EA7115" w14:textId="77777777">
                            <w:pPr>
                              <w:pStyle w:val="FootnoteText"/>
                              <w:rPr>
                                <w:rFonts w:ascii="Arial Narrow" w:hAnsi="Arial Narrow" w:cs="Arial"/>
                                <w:szCs w:val="18"/>
                              </w:rPr>
                            </w:pPr>
                            <w:r w:rsidRPr="008E65DA">
                              <w:rPr>
                                <w:rFonts w:ascii="Arial Narrow" w:hAnsi="Arial Narrow" w:cs="Arial"/>
                                <w:szCs w:val="18"/>
                              </w:rPr>
                              <w:t>Management Arrangements</w:t>
                            </w:r>
                            <w:r w:rsidRPr="008E65DA">
                              <w:rPr>
                                <w:rFonts w:ascii="Arial Narrow" w:hAnsi="Arial Narrow" w:cs="Arial"/>
                                <w:szCs w:val="18"/>
                              </w:rPr>
                              <w:tab/>
                            </w:r>
                            <w:r w:rsidRPr="008E65DA">
                              <w:rPr>
                                <w:rFonts w:ascii="Arial Narrow" w:hAnsi="Arial Narrow" w:cs="Arial"/>
                                <w:szCs w:val="18"/>
                              </w:rPr>
                              <w:tab/>
                            </w:r>
                            <w:r w:rsidRPr="008E65DA">
                              <w:rPr>
                                <w:rFonts w:ascii="Arial Narrow" w:hAnsi="Arial Narrow" w:cs="Arial"/>
                                <w:szCs w:val="18"/>
                              </w:rPr>
                              <w:t>NIM</w:t>
                            </w:r>
                          </w:p>
                          <w:p w:rsidRPr="008E65DA" w:rsidR="000A48A6" w:rsidP="00E82715" w:rsidRDefault="000A48A6" w14:paraId="6B3AC1B7" w14:textId="54962361">
                            <w:pPr>
                              <w:pStyle w:val="FootnoteText"/>
                              <w:rPr>
                                <w:szCs w:val="18"/>
                              </w:rPr>
                            </w:pPr>
                            <w:r w:rsidRPr="008E65DA">
                              <w:rPr>
                                <w:rFonts w:ascii="Arial Narrow" w:hAnsi="Arial Narrow" w:cs="Arial"/>
                                <w:szCs w:val="18"/>
                              </w:rPr>
                              <w:t>PAC Meeting Date</w:t>
                            </w:r>
                            <w:r w:rsidRPr="008E65DA">
                              <w:rPr>
                                <w:rFonts w:ascii="Arial Narrow" w:hAnsi="Arial Narrow" w:cs="Arial"/>
                                <w:szCs w:val="18"/>
                              </w:rPr>
                              <w:tab/>
                            </w:r>
                            <w:r w:rsidRPr="008E65DA">
                              <w:rPr>
                                <w:rFonts w:ascii="Arial Narrow" w:hAnsi="Arial Narrow" w:cs="Arial"/>
                                <w:szCs w:val="18"/>
                              </w:rPr>
                              <w:tab/>
                            </w:r>
                            <w:r w:rsidRPr="008E65DA">
                              <w:rPr>
                                <w:rFonts w:ascii="Arial Narrow" w:hAnsi="Arial Narrow" w:cs="Arial"/>
                                <w:szCs w:val="18"/>
                              </w:rPr>
                              <w:tab/>
                            </w:r>
                            <w:r>
                              <w:rPr>
                                <w:rFonts w:ascii="Arial Narrow" w:hAnsi="Arial Narrow" w:cs="Arial"/>
                                <w:szCs w:val="18"/>
                              </w:rPr>
                              <w:t>May 15</w:t>
                            </w:r>
                            <w:r w:rsidRPr="001D6EB7">
                              <w:rPr>
                                <w:rFonts w:ascii="Arial Narrow" w:hAnsi="Arial Narrow" w:cs="Arial"/>
                                <w:szCs w:val="18"/>
                                <w:vertAlign w:val="superscript"/>
                              </w:rPr>
                              <w:t>th</w:t>
                            </w:r>
                            <w:r>
                              <w:rPr>
                                <w:rFonts w:ascii="Arial Narrow" w:hAnsi="Arial Narrow" w:cs="Arial"/>
                                <w:szCs w:val="18"/>
                              </w:rPr>
                              <w:t>. 2015</w:t>
                            </w:r>
                          </w:p>
                        </w:txbxContent>
                      </v:textbox>
                      <w10:wrap type="tight"/>
                    </v:shape>
                  </w:pict>
                </mc:Fallback>
              </mc:AlternateContent>
            </w:r>
            <w:r w:rsidR="00DE364C">
              <w:rPr>
                <w:noProof/>
                <w:lang w:val="es-PA" w:eastAsia="es-PA"/>
              </w:rPr>
              <mc:AlternateContent>
                <mc:Choice Requires="wps">
                  <w:drawing>
                    <wp:anchor distT="0" distB="0" distL="0" distR="0" simplePos="0" relativeHeight="251642368" behindDoc="0" locked="0" layoutInCell="1" allowOverlap="1" wp14:anchorId="4C01ECF2" wp14:editId="7B09767B">
                      <wp:simplePos x="0" y="0"/>
                      <wp:positionH relativeFrom="column">
                        <wp:posOffset>-62865</wp:posOffset>
                      </wp:positionH>
                      <wp:positionV relativeFrom="paragraph">
                        <wp:posOffset>221615</wp:posOffset>
                      </wp:positionV>
                      <wp:extent cx="6466205" cy="1266825"/>
                      <wp:effectExtent l="0" t="0" r="10795" b="28575"/>
                      <wp:wrapSquare wrapText="bothSides"/>
                      <wp:docPr id="3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205" cy="1266825"/>
                              </a:xfrm>
                              <a:prstGeom prst="rect">
                                <a:avLst/>
                              </a:prstGeom>
                              <a:solidFill>
                                <a:srgbClr val="FFFFFF"/>
                              </a:solidFill>
                              <a:ln w="9525">
                                <a:solidFill>
                                  <a:srgbClr val="000000"/>
                                </a:solidFill>
                                <a:miter lim="800000"/>
                                <a:headEnd/>
                                <a:tailEnd/>
                              </a:ln>
                            </wps:spPr>
                            <wps:txbx>
                              <w:txbxContent>
                                <w:p w:rsidR="000A48A6" w:rsidP="00E82715" w:rsidRDefault="000A48A6" w14:paraId="1001C31D" w14:textId="77777777">
                                  <w:pPr>
                                    <w:jc w:val="center"/>
                                    <w:rPr>
                                      <w:bCs/>
                                      <w:sz w:val="18"/>
                                      <w:szCs w:val="18"/>
                                    </w:rPr>
                                  </w:pPr>
                                  <w:r>
                                    <w:rPr>
                                      <w:b/>
                                      <w:bCs/>
                                      <w:sz w:val="20"/>
                                    </w:rPr>
                                    <w:t>Brief Description</w:t>
                                  </w:r>
                                </w:p>
                                <w:p w:rsidRPr="002B1ADE" w:rsidR="000A48A6" w:rsidP="00823ED4" w:rsidRDefault="000A48A6" w14:paraId="2EA6F30C" w14:textId="77777777">
                                  <w:r w:rsidRPr="002B1ADE">
                                    <w:rPr>
                                      <w:bCs/>
                                      <w:sz w:val="18"/>
                                      <w:szCs w:val="18"/>
                                    </w:rPr>
                                    <w:t xml:space="preserve">The objective of the Project is to increase access to bioenergy technology in Cuba by promoting the use of biodiesel and biogas technologies by rural farmers. Specifically, the Project will (i) strengthen government policies in support of small-scale bioenergy technologies; (ii) address technology barriers presently limiting the widespread production and dissemination of cost-effective </w:t>
                                  </w:r>
                                  <w:r>
                                    <w:rPr>
                                      <w:bCs/>
                                      <w:sz w:val="18"/>
                                      <w:szCs w:val="18"/>
                                    </w:rPr>
                                    <w:t>biodigester</w:t>
                                  </w:r>
                                  <w:r w:rsidRPr="002B1ADE">
                                    <w:rPr>
                                      <w:bCs/>
                                      <w:sz w:val="18"/>
                                      <w:szCs w:val="18"/>
                                    </w:rPr>
                                    <w:t xml:space="preserve">s and biodiesel conversion plants in Cuba; (iii) establish a comprehensive network of project design, maintenance, repair and extension services for small farmers to increment local food production, generate new jobs and income, promote community resilience and recover degraded lands. Bioenergy market development under the target beneficiary group will expectedly avoid greenhouse gas emission by conventional, fossil fuels to the amount of </w:t>
                                  </w:r>
                                  <w:r>
                                    <w:rPr>
                                      <w:bCs/>
                                      <w:sz w:val="18"/>
                                      <w:szCs w:val="18"/>
                                    </w:rPr>
                                    <w:t>207.1</w:t>
                                  </w:r>
                                  <w:r w:rsidRPr="002B1ADE">
                                    <w:rPr>
                                      <w:bCs/>
                                      <w:sz w:val="18"/>
                                      <w:szCs w:val="18"/>
                                    </w:rPr>
                                    <w:t xml:space="preserve"> </w:t>
                                  </w:r>
                                  <w:r>
                                    <w:rPr>
                                      <w:bCs/>
                                      <w:sz w:val="18"/>
                                      <w:szCs w:val="18"/>
                                    </w:rPr>
                                    <w:t>k</w:t>
                                  </w:r>
                                  <w:r w:rsidRPr="002B1ADE">
                                    <w:rPr>
                                      <w:bCs/>
                                      <w:sz w:val="18"/>
                                      <w:szCs w:val="18"/>
                                    </w:rPr>
                                    <w:t>tons CO</w:t>
                                  </w:r>
                                  <w:r w:rsidRPr="002B1ADE">
                                    <w:rPr>
                                      <w:bCs/>
                                      <w:sz w:val="18"/>
                                      <w:szCs w:val="18"/>
                                      <w:vertAlign w:val="subscript"/>
                                    </w:rPr>
                                    <w:t>2eq</w:t>
                                  </w:r>
                                  <w:r w:rsidRPr="002B1ADE">
                                    <w:rPr>
                                      <w:bCs/>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4CDF8F3">
                    <v:shape id="Text Box 3" style="position:absolute;left:0;text-align:left;margin-left:-4.95pt;margin-top:17.45pt;width:509.15pt;height:99.75pt;z-index:251642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" w14:anchorId="4C01ECF2">
                      <v:textbox>
                        <w:txbxContent>
                          <w:p w:rsidR="000A48A6" w:rsidP="00E82715" w:rsidRDefault="000A48A6" w14:paraId="0812D3B5" w14:textId="77777777">
                            <w:pPr>
                              <w:jc w:val="center"/>
                              <w:rPr>
                                <w:bCs/>
                                <w:sz w:val="18"/>
                                <w:szCs w:val="18"/>
                              </w:rPr>
                            </w:pPr>
                            <w:r>
                              <w:rPr>
                                <w:b/>
                                <w:bCs/>
                                <w:sz w:val="20"/>
                              </w:rPr>
                              <w:t>Brief Description</w:t>
                            </w:r>
                          </w:p>
                          <w:p w:rsidRPr="002B1ADE" w:rsidR="000A48A6" w:rsidP="00823ED4" w:rsidRDefault="000A48A6" w14:paraId="01E4F5C5" w14:textId="77777777">
                            <w:r w:rsidRPr="002B1ADE">
                              <w:rPr>
                                <w:bCs/>
                                <w:sz w:val="18"/>
                                <w:szCs w:val="18"/>
                              </w:rPr>
                              <w:t>The objective of the Project is to increase access to bioenergy technology in Cuba by promoting the use of biodiesel and biogas technologies by rural farmers. Specifically, the Project will (</w:t>
                            </w:r>
                            <w:proofErr w:type="spellStart"/>
                            <w:r w:rsidRPr="002B1ADE">
                              <w:rPr>
                                <w:bCs/>
                                <w:sz w:val="18"/>
                                <w:szCs w:val="18"/>
                              </w:rPr>
                              <w:t>i</w:t>
                            </w:r>
                            <w:proofErr w:type="spellEnd"/>
                            <w:r w:rsidRPr="002B1ADE">
                              <w:rPr>
                                <w:bCs/>
                                <w:sz w:val="18"/>
                                <w:szCs w:val="18"/>
                              </w:rPr>
                              <w:t xml:space="preserve">) strengthen government policies in support of small-scale bioenergy technologies; (ii) address technology barriers presently limiting the widespread production and dissemination of cost-effective </w:t>
                            </w:r>
                            <w:proofErr w:type="spellStart"/>
                            <w:r>
                              <w:rPr>
                                <w:bCs/>
                                <w:sz w:val="18"/>
                                <w:szCs w:val="18"/>
                              </w:rPr>
                              <w:t>biodigester</w:t>
                            </w:r>
                            <w:r w:rsidRPr="002B1ADE">
                              <w:rPr>
                                <w:bCs/>
                                <w:sz w:val="18"/>
                                <w:szCs w:val="18"/>
                              </w:rPr>
                              <w:t>s</w:t>
                            </w:r>
                            <w:proofErr w:type="spellEnd"/>
                            <w:r w:rsidRPr="002B1ADE">
                              <w:rPr>
                                <w:bCs/>
                                <w:sz w:val="18"/>
                                <w:szCs w:val="18"/>
                              </w:rPr>
                              <w:t xml:space="preserve"> and biodiesel conversion plants in Cuba; (iii) establish a comprehensive network of project design, maintenance, repair and extension services for small farmers to increment local food production, generate new jobs and income, promote community resilience and recover degraded lands. Bioenergy market development under the target beneficiary group will expectedly avoid greenhouse gas emission by conventional, fossil fuels to the amount of </w:t>
                            </w:r>
                            <w:r>
                              <w:rPr>
                                <w:bCs/>
                                <w:sz w:val="18"/>
                                <w:szCs w:val="18"/>
                              </w:rPr>
                              <w:t>207.1</w:t>
                            </w:r>
                            <w:r w:rsidRPr="002B1ADE">
                              <w:rPr>
                                <w:bCs/>
                                <w:sz w:val="18"/>
                                <w:szCs w:val="18"/>
                              </w:rPr>
                              <w:t xml:space="preserve"> </w:t>
                            </w:r>
                            <w:proofErr w:type="spellStart"/>
                            <w:r>
                              <w:rPr>
                                <w:bCs/>
                                <w:sz w:val="18"/>
                                <w:szCs w:val="18"/>
                              </w:rPr>
                              <w:t>k</w:t>
                            </w:r>
                            <w:r w:rsidRPr="002B1ADE">
                              <w:rPr>
                                <w:bCs/>
                                <w:sz w:val="18"/>
                                <w:szCs w:val="18"/>
                              </w:rPr>
                              <w:t>tons</w:t>
                            </w:r>
                            <w:proofErr w:type="spellEnd"/>
                            <w:r w:rsidRPr="002B1ADE">
                              <w:rPr>
                                <w:bCs/>
                                <w:sz w:val="18"/>
                                <w:szCs w:val="18"/>
                              </w:rPr>
                              <w:t xml:space="preserve"> CO</w:t>
                            </w:r>
                            <w:r w:rsidRPr="002B1ADE">
                              <w:rPr>
                                <w:bCs/>
                                <w:sz w:val="18"/>
                                <w:szCs w:val="18"/>
                                <w:vertAlign w:val="subscript"/>
                              </w:rPr>
                              <w:t>2eq</w:t>
                            </w:r>
                            <w:r w:rsidRPr="002B1ADE">
                              <w:rPr>
                                <w:bCs/>
                                <w:sz w:val="18"/>
                                <w:szCs w:val="18"/>
                              </w:rPr>
                              <w:t>.</w:t>
                            </w:r>
                          </w:p>
                        </w:txbxContent>
                      </v:textbox>
                      <w10:wrap type="square"/>
                    </v:shape>
                  </w:pict>
                </mc:Fallback>
              </mc:AlternateContent>
            </w:r>
            <w:ins w:author="Author" w:id="3">
              <w:r w:rsidR="00DE364C">
                <w:rPr>
                  <w:rFonts w:cs="Arial"/>
                  <w:noProof/>
                  <w:sz w:val="20"/>
                  <w:szCs w:val="20"/>
                  <w:lang w:val="es-PA" w:eastAsia="es-PA"/>
                  <w:rPrChange w:author="Unknown" w:id="4">
                    <w:rPr>
                      <w:noProof/>
                      <w:lang w:val="es-PA" w:eastAsia="es-PA"/>
                    </w:rPr>
                  </w:rPrChange>
                </w:rPr>
                <mc:AlternateContent>
                  <mc:Choice Requires="wps">
                    <w:drawing>
                      <wp:anchor distT="0" distB="0" distL="114935" distR="114935" simplePos="0" relativeHeight="251672064" behindDoc="1" locked="0" layoutInCell="1" allowOverlap="1" wp14:anchorId="15C90F2D" wp14:editId="0B00F477">
                        <wp:simplePos x="0" y="0"/>
                        <wp:positionH relativeFrom="column">
                          <wp:posOffset>3558540</wp:posOffset>
                        </wp:positionH>
                        <wp:positionV relativeFrom="paragraph">
                          <wp:posOffset>1576705</wp:posOffset>
                        </wp:positionV>
                        <wp:extent cx="3012440" cy="1576705"/>
                        <wp:effectExtent l="0" t="0" r="16510" b="23495"/>
                        <wp:wrapTight wrapText="bothSides">
                          <wp:wrapPolygon edited="0">
                            <wp:start x="0" y="0"/>
                            <wp:lineTo x="0" y="21661"/>
                            <wp:lineTo x="21582" y="21661"/>
                            <wp:lineTo x="21582" y="0"/>
                            <wp:lineTo x="0" y="0"/>
                          </wp:wrapPolygon>
                        </wp:wrapTight>
                        <wp:docPr id="2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2440" cy="1576705"/>
                                </a:xfrm>
                                <a:prstGeom prst="rect">
                                  <a:avLst/>
                                </a:prstGeom>
                                <a:solidFill>
                                  <a:srgbClr val="FFFFFF"/>
                                </a:solidFill>
                                <a:ln w="9525">
                                  <a:solidFill>
                                    <a:srgbClr val="000000"/>
                                  </a:solidFill>
                                  <a:miter lim="800000"/>
                                  <a:headEnd/>
                                  <a:tailEnd/>
                                </a:ln>
                              </wps:spPr>
                              <wps:txbx>
                                <w:txbxContent>
                                  <w:p w:rsidRPr="008E65DA" w:rsidR="000A48A6" w:rsidP="002B164C" w:rsidRDefault="000A48A6" w14:paraId="3BE4AA23"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Total resources required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w:t>
                                    </w:r>
                                    <w:r w:rsidRPr="00984955">
                                      <w:rPr>
                                        <w:rFonts w:ascii="Arial Narrow" w:hAnsi="Arial Narrow" w:eastAsia="Calibri" w:cs="Arial Narrow"/>
                                        <w:sz w:val="18"/>
                                        <w:szCs w:val="18"/>
                                        <w:lang w:val="en-US" w:eastAsia="en-US"/>
                                      </w:rPr>
                                      <w:t>22,657,810</w:t>
                                    </w:r>
                                  </w:p>
                                  <w:p w:rsidRPr="008E65DA" w:rsidR="000A48A6" w:rsidP="002B164C" w:rsidRDefault="000A48A6" w14:paraId="4E5FD1DD"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Total allocated resources:</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w:t>
                                    </w:r>
                                    <w:r w:rsidRPr="00984955">
                                      <w:rPr>
                                        <w:rFonts w:ascii="Arial Narrow" w:hAnsi="Arial Narrow" w:eastAsia="Calibri" w:cs="Arial Narrow"/>
                                        <w:sz w:val="18"/>
                                        <w:szCs w:val="18"/>
                                        <w:lang w:val="en-US" w:eastAsia="en-US"/>
                                      </w:rPr>
                                      <w:t>22,657,810</w:t>
                                    </w:r>
                                  </w:p>
                                  <w:p w:rsidRPr="008E65DA" w:rsidR="000A48A6" w:rsidP="00D649DF" w:rsidRDefault="000A48A6" w14:paraId="4D02DA42"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UNDP</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50,000</w:t>
                                    </w:r>
                                  </w:p>
                                  <w:p w:rsidRPr="008E65DA" w:rsidR="000A48A6" w:rsidP="00D649DF" w:rsidRDefault="000A48A6" w14:paraId="017C010E"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Other:</w:t>
                                    </w:r>
                                  </w:p>
                                  <w:p w:rsidRPr="008E65DA" w:rsidR="000A48A6" w:rsidP="00D649DF" w:rsidRDefault="000A48A6" w14:paraId="0D4118DB"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GEF</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737,524</w:t>
                                    </w:r>
                                  </w:p>
                                  <w:p w:rsidRPr="008E65DA" w:rsidR="000A48A6" w:rsidP="00D649DF" w:rsidRDefault="000A48A6" w14:paraId="156347D4"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Government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084</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900</w:t>
                                    </w:r>
                                  </w:p>
                                  <w:p w:rsidRPr="008E65DA" w:rsidR="000A48A6" w:rsidP="00D649DF" w:rsidRDefault="000A48A6" w14:paraId="1CC74CD3"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Local manufacturers</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6</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130,875</w:t>
                                    </w:r>
                                    <w:r w:rsidRPr="008E65DA">
                                      <w:rPr>
                                        <w:rFonts w:ascii="Arial Narrow" w:hAnsi="Arial Narrow" w:eastAsia="Calibri" w:cs="Arial Narrow"/>
                                        <w:sz w:val="18"/>
                                        <w:szCs w:val="18"/>
                                        <w:lang w:val="en-US" w:eastAsia="en-US"/>
                                      </w:rPr>
                                      <w:tab/>
                                    </w:r>
                                  </w:p>
                                  <w:p w:rsidRPr="008B59CD" w:rsidR="000A48A6" w:rsidP="00D649DF" w:rsidRDefault="000A48A6" w14:paraId="24DAEA59"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20"/>
                                        <w:szCs w:val="20"/>
                                        <w:lang w:val="en-US" w:eastAsia="en-US"/>
                                      </w:rPr>
                                    </w:pPr>
                                    <w:r>
                                      <w:rPr>
                                        <w:rFonts w:ascii="Arial Narrow" w:hAnsi="Arial Narrow" w:eastAsia="Calibri" w:cs="Arial Narrow"/>
                                        <w:sz w:val="18"/>
                                        <w:szCs w:val="18"/>
                                        <w:lang w:val="en-US" w:eastAsia="en-US"/>
                                      </w:rPr>
                                      <w:t>Other</w:t>
                                    </w:r>
                                    <w:r>
                                      <w:rPr>
                                        <w:rFonts w:ascii="Arial Narrow" w:hAnsi="Arial Narrow" w:eastAsia="Calibri" w:cs="Arial Narrow"/>
                                        <w:sz w:val="18"/>
                                        <w:szCs w:val="18"/>
                                        <w:lang w:val="en-US" w:eastAsia="en-US"/>
                                      </w:rPr>
                                      <w:tab/>
                                    </w:r>
                                    <w:r>
                                      <w:rPr>
                                        <w:rFonts w:ascii="Arial Narrow" w:hAnsi="Arial Narrow" w:eastAsia="Calibri" w:cs="Arial Narrow"/>
                                        <w:sz w:val="18"/>
                                        <w:szCs w:val="18"/>
                                        <w:lang w:val="en-US" w:eastAsia="en-US"/>
                                      </w:rPr>
                                      <w:tab/>
                                    </w:r>
                                    <w:r>
                                      <w:rPr>
                                        <w:rFonts w:ascii="Arial Narrow" w:hAnsi="Arial Narrow" w:eastAsia="Calibri" w:cs="Arial Narrow"/>
                                        <w:sz w:val="18"/>
                                        <w:szCs w:val="18"/>
                                        <w:lang w:val="en-US" w:eastAsia="en-US"/>
                                      </w:rPr>
                                      <w:t xml:space="preserve">               US$   11,683,332</w:t>
                                    </w:r>
                                  </w:p>
                                  <w:p w:rsidRPr="008B59CD" w:rsidR="000A48A6" w:rsidP="00E82715" w:rsidRDefault="000A48A6" w14:paraId="7D5D1030" w14:textId="77777777">
                                    <w:pPr>
                                      <w:spacing w:after="200" w:line="276" w:lineRule="auto"/>
                                      <w:jc w:val="left"/>
                                      <w:rPr>
                                        <w:rFonts w:ascii="Arial Narrow" w:hAnsi="Arial Narrow" w:eastAsia="Calibri" w:cs="Arial Narrow"/>
                                        <w:sz w:val="20"/>
                                        <w:szCs w:val="20"/>
                                        <w:lang w:val="en-US" w:eastAsia="en-US"/>
                                      </w:rPr>
                                    </w:pPr>
                                    <w:r w:rsidRPr="008B59CD">
                                      <w:rPr>
                                        <w:rFonts w:ascii="Arial Narrow" w:hAnsi="Arial Narrow" w:eastAsia="Calibri" w:cs="Arial Narrow"/>
                                        <w:sz w:val="20"/>
                                        <w:szCs w:val="20"/>
                                        <w:lang w:val="en-US" w:eastAsia="en-US"/>
                                      </w:rPr>
                                      <w:tab/>
                                    </w:r>
                                  </w:p>
                                  <w:p w:rsidR="000A48A6" w:rsidP="00E82715" w:rsidRDefault="000A48A6" w14:paraId="7642FE4D" w14:textId="77777777">
                                    <w:pPr>
                                      <w:pStyle w:val="FootnoteTex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7A8EC9E">
                      <v:shape id="_x0000_s1029" style="position:absolute;left:0;text-align:left;margin-left:280.2pt;margin-top:124.15pt;width:237.2pt;height:124.15pt;z-index:-2516444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" w14:anchorId="15C90F2D">
                        <v:textbox>
                          <w:txbxContent>
                            <w:p w:rsidRPr="008E65DA" w:rsidR="000A48A6" w:rsidP="002B164C" w:rsidRDefault="000A48A6" w14:paraId="3D62544E"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Total resources required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w:t>
                              </w:r>
                              <w:r w:rsidRPr="00984955">
                                <w:rPr>
                                  <w:rFonts w:ascii="Arial Narrow" w:hAnsi="Arial Narrow" w:eastAsia="Calibri" w:cs="Arial Narrow"/>
                                  <w:sz w:val="18"/>
                                  <w:szCs w:val="18"/>
                                  <w:lang w:val="en-US" w:eastAsia="en-US"/>
                                </w:rPr>
                                <w:t>22,657,810</w:t>
                              </w:r>
                            </w:p>
                            <w:p w:rsidRPr="008E65DA" w:rsidR="000A48A6" w:rsidP="002B164C" w:rsidRDefault="000A48A6" w14:paraId="74E9C0D5" w14:textId="77777777">
                              <w:pPr>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Total allocated resources:</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w:t>
                              </w:r>
                              <w:r w:rsidRPr="00984955">
                                <w:rPr>
                                  <w:rFonts w:ascii="Arial Narrow" w:hAnsi="Arial Narrow" w:eastAsia="Calibri" w:cs="Arial Narrow"/>
                                  <w:sz w:val="18"/>
                                  <w:szCs w:val="18"/>
                                  <w:lang w:val="en-US" w:eastAsia="en-US"/>
                                </w:rPr>
                                <w:t>22,657,810</w:t>
                              </w:r>
                            </w:p>
                            <w:p w:rsidRPr="008E65DA" w:rsidR="000A48A6" w:rsidP="00D649DF" w:rsidRDefault="000A48A6" w14:paraId="77AA2BCC"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UNDP</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US$</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50,000</w:t>
                              </w:r>
                            </w:p>
                            <w:p w:rsidRPr="008E65DA" w:rsidR="000A48A6" w:rsidP="00D649DF" w:rsidRDefault="000A48A6" w14:paraId="79FD684C" w14:textId="77777777">
                              <w:pPr>
                                <w:numPr>
                                  <w:ilvl w:val="0"/>
                                  <w:numId w:val="3"/>
                                </w:numPr>
                                <w:tabs>
                                  <w:tab w:val="left" w:pos="720"/>
                                </w:tabs>
                                <w:spacing w:line="276" w:lineRule="auto"/>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Other:</w:t>
                              </w:r>
                            </w:p>
                            <w:p w:rsidRPr="008E65DA" w:rsidR="000A48A6" w:rsidP="00D649DF" w:rsidRDefault="000A48A6" w14:paraId="57E1A9FC"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GEF</w:t>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ab/>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737,524</w:t>
                              </w:r>
                            </w:p>
                            <w:p w:rsidRPr="008E65DA" w:rsidR="000A48A6" w:rsidP="00D649DF" w:rsidRDefault="000A48A6" w14:paraId="606BFBB4"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sidRPr="008E65DA">
                                <w:rPr>
                                  <w:rFonts w:ascii="Arial Narrow" w:hAnsi="Arial Narrow" w:eastAsia="Calibri" w:cs="Arial Narrow"/>
                                  <w:sz w:val="18"/>
                                  <w:szCs w:val="18"/>
                                  <w:lang w:val="en-US" w:eastAsia="en-US"/>
                                </w:rPr>
                                <w:t xml:space="preserve">Government              </w:t>
                              </w:r>
                              <w:r>
                                <w:rPr>
                                  <w:rFonts w:ascii="Arial Narrow" w:hAnsi="Arial Narrow" w:eastAsia="Calibri" w:cs="Arial Narrow"/>
                                  <w:sz w:val="18"/>
                                  <w:szCs w:val="18"/>
                                  <w:lang w:val="en-US" w:eastAsia="en-US"/>
                                </w:rPr>
                                <w:t xml:space="preserve">  </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2</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084</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900</w:t>
                              </w:r>
                            </w:p>
                            <w:p w:rsidRPr="008E65DA" w:rsidR="000A48A6" w:rsidP="00D649DF" w:rsidRDefault="000A48A6" w14:paraId="1E92E1CD"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18"/>
                                  <w:szCs w:val="18"/>
                                  <w:lang w:val="en-US" w:eastAsia="en-US"/>
                                </w:rPr>
                              </w:pPr>
                              <w:r>
                                <w:rPr>
                                  <w:rFonts w:ascii="Arial Narrow" w:hAnsi="Arial Narrow" w:eastAsia="Calibri" w:cs="Arial Narrow"/>
                                  <w:sz w:val="18"/>
                                  <w:szCs w:val="18"/>
                                  <w:lang w:val="en-US" w:eastAsia="en-US"/>
                                </w:rPr>
                                <w:t>Local manufacturers</w:t>
                              </w:r>
                              <w:r w:rsidRPr="008E65DA">
                                <w:rPr>
                                  <w:rFonts w:ascii="Arial Narrow" w:hAnsi="Arial Narrow" w:eastAsia="Calibri" w:cs="Arial Narrow"/>
                                  <w:sz w:val="18"/>
                                  <w:szCs w:val="18"/>
                                  <w:lang w:val="en-US" w:eastAsia="en-US"/>
                                </w:rPr>
                                <w:t xml:space="preserve">    US$    </w:t>
                              </w:r>
                              <w:r>
                                <w:rPr>
                                  <w:rFonts w:ascii="Arial Narrow" w:hAnsi="Arial Narrow" w:eastAsia="Calibri" w:cs="Arial Narrow"/>
                                  <w:sz w:val="18"/>
                                  <w:szCs w:val="18"/>
                                  <w:lang w:val="en-US" w:eastAsia="en-US"/>
                                </w:rPr>
                                <w:t xml:space="preserve"> 6</w:t>
                              </w:r>
                              <w:r w:rsidRPr="008E65DA">
                                <w:rPr>
                                  <w:rFonts w:ascii="Arial Narrow" w:hAnsi="Arial Narrow" w:eastAsia="Calibri" w:cs="Arial Narrow"/>
                                  <w:sz w:val="18"/>
                                  <w:szCs w:val="18"/>
                                  <w:lang w:val="en-US" w:eastAsia="en-US"/>
                                </w:rPr>
                                <w:t>,</w:t>
                              </w:r>
                              <w:r>
                                <w:rPr>
                                  <w:rFonts w:ascii="Arial Narrow" w:hAnsi="Arial Narrow" w:eastAsia="Calibri" w:cs="Arial Narrow"/>
                                  <w:sz w:val="18"/>
                                  <w:szCs w:val="18"/>
                                  <w:lang w:val="en-US" w:eastAsia="en-US"/>
                                </w:rPr>
                                <w:t>130,875</w:t>
                              </w:r>
                              <w:r w:rsidRPr="008E65DA">
                                <w:rPr>
                                  <w:rFonts w:ascii="Arial Narrow" w:hAnsi="Arial Narrow" w:eastAsia="Calibri" w:cs="Arial Narrow"/>
                                  <w:sz w:val="18"/>
                                  <w:szCs w:val="18"/>
                                  <w:lang w:val="en-US" w:eastAsia="en-US"/>
                                </w:rPr>
                                <w:tab/>
                              </w:r>
                            </w:p>
                            <w:p w:rsidRPr="008B59CD" w:rsidR="000A48A6" w:rsidP="00D649DF" w:rsidRDefault="000A48A6" w14:paraId="0F3A6182" w14:textId="77777777">
                              <w:pPr>
                                <w:numPr>
                                  <w:ilvl w:val="1"/>
                                  <w:numId w:val="3"/>
                                </w:numPr>
                                <w:tabs>
                                  <w:tab w:val="left" w:pos="540"/>
                                  <w:tab w:val="left" w:pos="1260"/>
                                </w:tabs>
                                <w:spacing w:line="276" w:lineRule="auto"/>
                                <w:ind w:left="1080" w:hanging="87"/>
                                <w:jc w:val="left"/>
                                <w:rPr>
                                  <w:rFonts w:ascii="Arial Narrow" w:hAnsi="Arial Narrow" w:eastAsia="Calibri" w:cs="Arial Narrow"/>
                                  <w:sz w:val="20"/>
                                  <w:szCs w:val="20"/>
                                  <w:lang w:val="en-US" w:eastAsia="en-US"/>
                                </w:rPr>
                              </w:pPr>
                              <w:r>
                                <w:rPr>
                                  <w:rFonts w:ascii="Arial Narrow" w:hAnsi="Arial Narrow" w:eastAsia="Calibri" w:cs="Arial Narrow"/>
                                  <w:sz w:val="18"/>
                                  <w:szCs w:val="18"/>
                                  <w:lang w:val="en-US" w:eastAsia="en-US"/>
                                </w:rPr>
                                <w:t>Other</w:t>
                              </w:r>
                              <w:r>
                                <w:rPr>
                                  <w:rFonts w:ascii="Arial Narrow" w:hAnsi="Arial Narrow" w:eastAsia="Calibri" w:cs="Arial Narrow"/>
                                  <w:sz w:val="18"/>
                                  <w:szCs w:val="18"/>
                                  <w:lang w:val="en-US" w:eastAsia="en-US"/>
                                </w:rPr>
                                <w:tab/>
                              </w:r>
                              <w:r>
                                <w:rPr>
                                  <w:rFonts w:ascii="Arial Narrow" w:hAnsi="Arial Narrow" w:eastAsia="Calibri" w:cs="Arial Narrow"/>
                                  <w:sz w:val="18"/>
                                  <w:szCs w:val="18"/>
                                  <w:lang w:val="en-US" w:eastAsia="en-US"/>
                                </w:rPr>
                                <w:tab/>
                              </w:r>
                              <w:r>
                                <w:rPr>
                                  <w:rFonts w:ascii="Arial Narrow" w:hAnsi="Arial Narrow" w:eastAsia="Calibri" w:cs="Arial Narrow"/>
                                  <w:sz w:val="18"/>
                                  <w:szCs w:val="18"/>
                                  <w:lang w:val="en-US" w:eastAsia="en-US"/>
                                </w:rPr>
                                <w:t xml:space="preserve">               US$   11,683,332</w:t>
                              </w:r>
                            </w:p>
                            <w:p w:rsidRPr="008B59CD" w:rsidR="000A48A6" w:rsidP="00E82715" w:rsidRDefault="000A48A6" w14:paraId="5DAB6C7B" w14:textId="77777777">
                              <w:pPr>
                                <w:spacing w:after="200" w:line="276" w:lineRule="auto"/>
                                <w:jc w:val="left"/>
                                <w:rPr>
                                  <w:rFonts w:ascii="Arial Narrow" w:hAnsi="Arial Narrow" w:eastAsia="Calibri" w:cs="Arial Narrow"/>
                                  <w:sz w:val="20"/>
                                  <w:szCs w:val="20"/>
                                  <w:lang w:val="en-US" w:eastAsia="en-US"/>
                                </w:rPr>
                              </w:pPr>
                              <w:r w:rsidRPr="008B59CD">
                                <w:rPr>
                                  <w:rFonts w:ascii="Arial Narrow" w:hAnsi="Arial Narrow" w:eastAsia="Calibri" w:cs="Arial Narrow"/>
                                  <w:sz w:val="20"/>
                                  <w:szCs w:val="20"/>
                                  <w:lang w:val="en-US" w:eastAsia="en-US"/>
                                </w:rPr>
                                <w:tab/>
                              </w:r>
                            </w:p>
                            <w:p w:rsidR="000A48A6" w:rsidP="00E82715" w:rsidRDefault="000A48A6" w14:paraId="02EB378F" w14:textId="77777777">
                              <w:pPr>
                                <w:pStyle w:val="FootnoteText"/>
                              </w:pPr>
                            </w:p>
                          </w:txbxContent>
                        </v:textbox>
                        <w10:wrap type="tight"/>
                      </v:shape>
                    </w:pict>
                  </mc:Fallback>
                </mc:AlternateContent>
              </w:r>
            </w:ins>
            <w:r w:rsidRPr="000E6F59" w:rsidR="003A0160">
              <w:rPr>
                <w:b/>
                <w:bCs/>
                <w:sz w:val="20"/>
                <w:szCs w:val="20"/>
              </w:rPr>
              <w:t xml:space="preserve">Implementing Entity/Responsible Partners:  </w:t>
            </w:r>
            <w:r w:rsidRPr="000E6F59" w:rsidR="00D035F7">
              <w:rPr>
                <w:bCs/>
                <w:sz w:val="20"/>
                <w:szCs w:val="20"/>
              </w:rPr>
              <w:t>Unite</w:t>
            </w:r>
            <w:r w:rsidRPr="000E6F59" w:rsidR="00E82715">
              <w:rPr>
                <w:bCs/>
                <w:sz w:val="20"/>
                <w:szCs w:val="20"/>
              </w:rPr>
              <w:t xml:space="preserve">d Nations Development Programme </w:t>
            </w:r>
            <w:r w:rsidRPr="000E6F59" w:rsidR="00D035F7">
              <w:rPr>
                <w:bCs/>
                <w:sz w:val="20"/>
                <w:szCs w:val="20"/>
              </w:rPr>
              <w:t>- UNDP</w:t>
            </w:r>
          </w:p>
        </w:tc>
        <w:tc>
          <w:tcPr>
            <w:tcW w:w="236" w:type="dxa"/>
            <w:gridSpan w:val="3"/>
            <w:shd w:val="clear" w:color="auto" w:fill="auto"/>
            <w:vAlign w:val="center"/>
          </w:tcPr>
          <w:p w:rsidRPr="000E6F59" w:rsidR="003A0160" w:rsidRDefault="003A0160" w14:paraId="59AF3A9D" w14:textId="77777777">
            <w:pPr>
              <w:tabs>
                <w:tab w:val="left" w:pos="4680"/>
              </w:tabs>
              <w:snapToGrid w:val="0"/>
              <w:jc w:val="left"/>
              <w:rPr>
                <w:sz w:val="20"/>
                <w:szCs w:val="20"/>
                <w:shd w:val="clear" w:color="auto" w:fill="E0E0E0"/>
              </w:rPr>
            </w:pPr>
          </w:p>
        </w:tc>
      </w:tr>
    </w:tbl>
    <w:p w:rsidRPr="000E6F59" w:rsidR="008E65DA" w:rsidP="002F49AC" w:rsidRDefault="008E65DA" w14:paraId="703EDCAD" w14:textId="77777777">
      <w:pPr>
        <w:pBdr>
          <w:bottom w:val="single" w:color="000000" w:sz="4" w:space="2"/>
        </w:pBdr>
        <w:rPr>
          <w:rFonts w:cs="Arial"/>
          <w:sz w:val="18"/>
          <w:szCs w:val="18"/>
        </w:rPr>
      </w:pPr>
    </w:p>
    <w:p w:rsidR="002F49AC" w:rsidP="002F49AC" w:rsidRDefault="002F49AC" w14:paraId="25930E69" w14:textId="77777777">
      <w:pPr>
        <w:pBdr>
          <w:bottom w:val="single" w:color="000000" w:sz="4" w:space="2"/>
        </w:pBdr>
        <w:spacing w:after="0"/>
        <w:rPr>
          <w:rFonts w:cs="Arial"/>
          <w:sz w:val="18"/>
          <w:szCs w:val="18"/>
        </w:rPr>
      </w:pPr>
    </w:p>
    <w:p w:rsidRPr="000E6F59" w:rsidR="003A0160" w:rsidP="002F49AC" w:rsidRDefault="00AF1FA6" w14:paraId="36A4D1DC" w14:textId="77777777">
      <w:pPr>
        <w:pBdr>
          <w:bottom w:val="single" w:color="000000" w:sz="4" w:space="2"/>
        </w:pBdr>
        <w:spacing w:after="0"/>
        <w:rPr>
          <w:rFonts w:cs="Arial"/>
          <w:sz w:val="18"/>
          <w:szCs w:val="18"/>
        </w:rPr>
      </w:pPr>
      <w:r w:rsidRPr="000E6F59">
        <w:rPr>
          <w:rFonts w:cs="Arial"/>
          <w:sz w:val="18"/>
          <w:szCs w:val="18"/>
        </w:rPr>
        <w:t xml:space="preserve">Agreed by (Government): </w:t>
      </w:r>
    </w:p>
    <w:p w:rsidRPr="000E6F59" w:rsidR="00AF1FA6" w:rsidP="002F49AC" w:rsidRDefault="009B4F7B" w14:paraId="6C13A5E2" w14:textId="156BFEC1">
      <w:pPr>
        <w:spacing w:after="0"/>
        <w:jc w:val="left"/>
        <w:rPr>
          <w:rFonts w:cs="Arial"/>
          <w:sz w:val="18"/>
          <w:szCs w:val="18"/>
        </w:rPr>
      </w:pPr>
      <w:r>
        <w:rPr>
          <w:rFonts w:cs="Arial"/>
          <w:sz w:val="18"/>
          <w:szCs w:val="18"/>
        </w:rPr>
        <w:t>MINCEX</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sidR="002F49AC">
        <w:rPr>
          <w:rFonts w:cs="Arial"/>
          <w:sz w:val="18"/>
          <w:szCs w:val="18"/>
        </w:rPr>
        <w:tab/>
      </w:r>
      <w:r w:rsidRPr="000E6F59" w:rsidR="00AF1FA6">
        <w:rPr>
          <w:rFonts w:cs="Arial"/>
          <w:sz w:val="18"/>
          <w:szCs w:val="18"/>
        </w:rPr>
        <w:t>Date/Month/Year</w:t>
      </w:r>
    </w:p>
    <w:p w:rsidR="002F49AC" w:rsidP="002F49AC" w:rsidRDefault="002F49AC" w14:paraId="44D64E47" w14:textId="77777777">
      <w:pPr>
        <w:pBdr>
          <w:bottom w:val="single" w:color="000000" w:sz="4" w:space="1"/>
        </w:pBdr>
        <w:spacing w:after="0"/>
        <w:rPr>
          <w:rFonts w:cs="Arial"/>
          <w:sz w:val="18"/>
          <w:szCs w:val="18"/>
        </w:rPr>
      </w:pPr>
    </w:p>
    <w:p w:rsidR="002F49AC" w:rsidP="002F49AC" w:rsidRDefault="002F49AC" w14:paraId="159C8A1E" w14:textId="77777777">
      <w:pPr>
        <w:pBdr>
          <w:bottom w:val="single" w:color="000000" w:sz="4" w:space="1"/>
        </w:pBdr>
        <w:spacing w:after="0"/>
        <w:rPr>
          <w:rFonts w:cs="Arial"/>
          <w:sz w:val="18"/>
          <w:szCs w:val="18"/>
        </w:rPr>
      </w:pPr>
    </w:p>
    <w:p w:rsidRPr="000E6F59" w:rsidR="009B4F7B" w:rsidP="002F49AC" w:rsidRDefault="009B4F7B" w14:paraId="660200CB" w14:textId="4E903101">
      <w:pPr>
        <w:pBdr>
          <w:bottom w:val="single" w:color="000000" w:sz="4" w:space="1"/>
        </w:pBdr>
        <w:spacing w:after="0"/>
        <w:rPr>
          <w:rFonts w:cs="Arial"/>
          <w:sz w:val="18"/>
          <w:szCs w:val="18"/>
        </w:rPr>
      </w:pPr>
      <w:r w:rsidRPr="000E6F59">
        <w:rPr>
          <w:rFonts w:cs="Arial"/>
          <w:sz w:val="18"/>
          <w:szCs w:val="18"/>
        </w:rPr>
        <w:t xml:space="preserve">Agreed by (Executing Entity/Implementing Partner): </w:t>
      </w:r>
    </w:p>
    <w:p w:rsidRPr="00A831BF" w:rsidR="009B4F7B" w:rsidP="002F49AC" w:rsidRDefault="00A831BF" w14:paraId="75E560B5" w14:textId="29489359">
      <w:pPr>
        <w:spacing w:after="0"/>
        <w:jc w:val="left"/>
        <w:rPr>
          <w:rFonts w:cs="Arial"/>
          <w:sz w:val="18"/>
          <w:szCs w:val="18"/>
          <w:lang w:val="en-US"/>
        </w:rPr>
      </w:pPr>
      <w:r w:rsidRPr="00A831BF">
        <w:rPr>
          <w:sz w:val="18"/>
          <w:szCs w:val="20"/>
          <w:shd w:val="clear" w:color="auto" w:fill="E0E0E0"/>
        </w:rPr>
        <w:t>Estación Experimental Indio Hatuey (EEIH)/Ministry of Higher Education</w:t>
      </w:r>
      <w:r w:rsidRPr="00A831BF" w:rsidR="009B4F7B">
        <w:rPr>
          <w:rFonts w:cs="Arial"/>
          <w:sz w:val="18"/>
          <w:szCs w:val="18"/>
          <w:lang w:val="en-US"/>
        </w:rPr>
        <w:tab/>
      </w:r>
      <w:r w:rsidRPr="00A831BF" w:rsidR="009B4F7B">
        <w:rPr>
          <w:rFonts w:cs="Arial"/>
          <w:sz w:val="18"/>
          <w:szCs w:val="18"/>
          <w:lang w:val="en-US"/>
        </w:rPr>
        <w:tab/>
      </w:r>
      <w:r w:rsidRPr="00A831BF" w:rsidR="009B4F7B">
        <w:rPr>
          <w:rFonts w:cs="Arial"/>
          <w:sz w:val="18"/>
          <w:szCs w:val="18"/>
          <w:lang w:val="en-US"/>
        </w:rPr>
        <w:tab/>
      </w:r>
      <w:r w:rsidRPr="00A831BF" w:rsidR="009B4F7B">
        <w:rPr>
          <w:rFonts w:cs="Arial"/>
          <w:sz w:val="18"/>
          <w:szCs w:val="18"/>
          <w:lang w:val="en-US"/>
        </w:rPr>
        <w:tab/>
      </w:r>
      <w:r w:rsidRPr="00A831BF" w:rsidR="002F49AC">
        <w:rPr>
          <w:rFonts w:cs="Arial"/>
          <w:sz w:val="18"/>
          <w:szCs w:val="18"/>
          <w:lang w:val="en-US"/>
        </w:rPr>
        <w:tab/>
      </w:r>
      <w:r w:rsidRPr="00A831BF" w:rsidR="009B4F7B">
        <w:rPr>
          <w:rFonts w:cs="Arial"/>
          <w:sz w:val="18"/>
          <w:szCs w:val="18"/>
          <w:lang w:val="en-US"/>
        </w:rPr>
        <w:t>Date/Month/Year</w:t>
      </w:r>
    </w:p>
    <w:p w:rsidRPr="00A831BF" w:rsidR="002F49AC" w:rsidP="002F49AC" w:rsidRDefault="002F49AC" w14:paraId="27EDDAC3" w14:textId="77777777">
      <w:pPr>
        <w:spacing w:after="0"/>
        <w:jc w:val="left"/>
        <w:rPr>
          <w:rFonts w:cs="Arial"/>
          <w:sz w:val="18"/>
          <w:szCs w:val="18"/>
          <w:lang w:val="en-US"/>
        </w:rPr>
      </w:pPr>
    </w:p>
    <w:p w:rsidRPr="00A831BF" w:rsidR="002F49AC" w:rsidP="002F49AC" w:rsidRDefault="002F49AC" w14:paraId="316B6EAD" w14:textId="77777777">
      <w:pPr>
        <w:pBdr>
          <w:bottom w:val="single" w:color="000000" w:sz="4" w:space="1"/>
        </w:pBdr>
        <w:spacing w:after="0"/>
        <w:rPr>
          <w:rFonts w:cs="Arial"/>
          <w:sz w:val="18"/>
          <w:szCs w:val="18"/>
          <w:lang w:val="en-US"/>
        </w:rPr>
      </w:pPr>
    </w:p>
    <w:p w:rsidRPr="000E6F59" w:rsidR="002F49AC" w:rsidP="002F49AC" w:rsidRDefault="002F49AC" w14:paraId="498392A1" w14:textId="3E6E142B">
      <w:pPr>
        <w:pBdr>
          <w:bottom w:val="single" w:color="000000" w:sz="4" w:space="1"/>
        </w:pBdr>
        <w:spacing w:after="0"/>
        <w:rPr>
          <w:rFonts w:cs="Arial"/>
          <w:sz w:val="18"/>
          <w:szCs w:val="18"/>
        </w:rPr>
      </w:pPr>
      <w:r w:rsidRPr="000E6F59">
        <w:rPr>
          <w:rFonts w:cs="Arial"/>
          <w:sz w:val="18"/>
          <w:szCs w:val="18"/>
        </w:rPr>
        <w:t xml:space="preserve">Agreed by: </w:t>
      </w:r>
    </w:p>
    <w:p w:rsidR="002F49AC" w:rsidP="002F49AC" w:rsidRDefault="002F49AC" w14:paraId="579D08F9" w14:textId="377CD741">
      <w:pPr>
        <w:spacing w:after="0"/>
        <w:jc w:val="left"/>
        <w:rPr>
          <w:rFonts w:cs="Arial"/>
          <w:sz w:val="18"/>
          <w:szCs w:val="18"/>
        </w:rPr>
      </w:pPr>
      <w:r>
        <w:rPr>
          <w:rFonts w:cs="Arial"/>
          <w:sz w:val="18"/>
          <w:szCs w:val="18"/>
        </w:rPr>
        <w:t>UNDP</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sidRPr="000E6F59">
        <w:rPr>
          <w:rFonts w:cs="Arial"/>
          <w:sz w:val="18"/>
          <w:szCs w:val="18"/>
        </w:rPr>
        <w:t>Date/Month/Year</w:t>
      </w:r>
    </w:p>
    <w:p w:rsidR="008D4669" w:rsidP="002F49AC" w:rsidRDefault="000637DE" w14:paraId="3269749E" w14:textId="51FB6B61">
      <w:pPr>
        <w:jc w:val="center"/>
        <w:rPr>
          <w:b/>
        </w:rPr>
      </w:pPr>
      <w:bookmarkStart w:name="_Toc372833088" w:id="5"/>
      <w:r w:rsidRPr="000E6F59">
        <w:rPr>
          <w:b/>
        </w:rPr>
        <w:t>Table of Contents</w:t>
      </w:r>
      <w:bookmarkEnd w:id="5"/>
    </w:p>
    <w:p w:rsidRPr="000E6F59" w:rsidR="0034041C" w:rsidP="000637DE" w:rsidRDefault="0034041C" w14:paraId="12ABADA3" w14:textId="77777777">
      <w:pPr>
        <w:jc w:val="left"/>
      </w:pPr>
    </w:p>
    <w:p w:rsidR="00514D45" w:rsidP="00514D45" w:rsidRDefault="00492793" w14:paraId="2F50732A" w14:textId="77777777">
      <w:pPr>
        <w:pStyle w:val="TOC2"/>
        <w:tabs>
          <w:tab w:val="right" w:leader="dot" w:pos="10790"/>
        </w:tabs>
        <w:rPr>
          <w:rFonts w:asciiTheme="minorHAnsi" w:hAnsiTheme="minorHAnsi" w:eastAsiaTheme="minorEastAsia" w:cstheme="minorBidi"/>
          <w:noProof/>
          <w:szCs w:val="22"/>
          <w:lang w:val="es-PA" w:eastAsia="es-PA"/>
        </w:rPr>
      </w:pPr>
      <w:r w:rsidRPr="000E6F59">
        <w:fldChar w:fldCharType="begin"/>
      </w:r>
      <w:r w:rsidRPr="000E6F59">
        <w:instrText xml:space="preserve"> TOC \o "1-2" \h \z \u </w:instrText>
      </w:r>
      <w:r w:rsidRPr="000E6F59">
        <w:fldChar w:fldCharType="separate"/>
      </w:r>
      <w:hyperlink w:history="1" w:anchor="_Toc424291787">
        <w:r w:rsidRPr="00FF73BE" w:rsidR="00514D45">
          <w:rPr>
            <w:rStyle w:val="Hyperlink"/>
            <w:noProof/>
          </w:rPr>
          <w:t>List of acronyms</w:t>
        </w:r>
        <w:r w:rsidR="00514D45">
          <w:rPr>
            <w:noProof/>
            <w:webHidden/>
          </w:rPr>
          <w:tab/>
        </w:r>
        <w:r w:rsidR="00514D45">
          <w:rPr>
            <w:noProof/>
            <w:webHidden/>
          </w:rPr>
          <w:fldChar w:fldCharType="begin"/>
        </w:r>
        <w:r w:rsidR="00514D45">
          <w:rPr>
            <w:noProof/>
            <w:webHidden/>
          </w:rPr>
          <w:instrText xml:space="preserve"> PAGEREF _Toc424291787 \h </w:instrText>
        </w:r>
        <w:r w:rsidR="00514D45">
          <w:rPr>
            <w:noProof/>
            <w:webHidden/>
          </w:rPr>
        </w:r>
        <w:r w:rsidR="00514D45">
          <w:rPr>
            <w:noProof/>
            <w:webHidden/>
          </w:rPr>
          <w:fldChar w:fldCharType="separate"/>
        </w:r>
        <w:r w:rsidR="00AE5ECD">
          <w:rPr>
            <w:noProof/>
            <w:webHidden/>
          </w:rPr>
          <w:t>3</w:t>
        </w:r>
        <w:r w:rsidR="00514D45">
          <w:rPr>
            <w:noProof/>
            <w:webHidden/>
          </w:rPr>
          <w:fldChar w:fldCharType="end"/>
        </w:r>
      </w:hyperlink>
    </w:p>
    <w:p w:rsidR="00514D45" w:rsidP="00514D45" w:rsidRDefault="00DE6450" w14:paraId="3C5ECF53"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88">
        <w:r w:rsidRPr="00FF73BE" w:rsidR="00514D45">
          <w:rPr>
            <w:rStyle w:val="Hyperlink"/>
            <w:noProof/>
          </w:rPr>
          <w:t>List of annexes</w:t>
        </w:r>
        <w:r w:rsidR="00514D45">
          <w:rPr>
            <w:noProof/>
            <w:webHidden/>
          </w:rPr>
          <w:tab/>
        </w:r>
        <w:r w:rsidR="00514D45">
          <w:rPr>
            <w:noProof/>
            <w:webHidden/>
          </w:rPr>
          <w:fldChar w:fldCharType="begin"/>
        </w:r>
        <w:r w:rsidR="00514D45">
          <w:rPr>
            <w:noProof/>
            <w:webHidden/>
          </w:rPr>
          <w:instrText xml:space="preserve"> PAGEREF _Toc424291788 \h </w:instrText>
        </w:r>
        <w:r w:rsidR="00514D45">
          <w:rPr>
            <w:noProof/>
            <w:webHidden/>
          </w:rPr>
        </w:r>
        <w:r w:rsidR="00514D45">
          <w:rPr>
            <w:noProof/>
            <w:webHidden/>
          </w:rPr>
          <w:fldChar w:fldCharType="separate"/>
        </w:r>
        <w:r w:rsidR="00AE5ECD">
          <w:rPr>
            <w:noProof/>
            <w:webHidden/>
          </w:rPr>
          <w:t>5</w:t>
        </w:r>
        <w:r w:rsidR="00514D45">
          <w:rPr>
            <w:noProof/>
            <w:webHidden/>
          </w:rPr>
          <w:fldChar w:fldCharType="end"/>
        </w:r>
      </w:hyperlink>
    </w:p>
    <w:p w:rsidR="00514D45" w:rsidP="00514D45" w:rsidRDefault="00DE6450" w14:paraId="1C447E6B" w14:textId="77777777">
      <w:pPr>
        <w:pStyle w:val="TOC1"/>
        <w:tabs>
          <w:tab w:val="clear" w:pos="9304"/>
          <w:tab w:val="right" w:leader="dot" w:pos="10790"/>
        </w:tabs>
        <w:rPr>
          <w:rFonts w:asciiTheme="minorHAnsi" w:hAnsiTheme="minorHAnsi" w:eastAsiaTheme="minorEastAsia" w:cstheme="minorBidi"/>
          <w:noProof/>
          <w:szCs w:val="22"/>
          <w:lang w:val="es-PA" w:eastAsia="es-PA"/>
        </w:rPr>
      </w:pPr>
      <w:hyperlink w:history="1" w:anchor="_Toc424291789">
        <w:r w:rsidRPr="00FF73BE" w:rsidR="00514D45">
          <w:rPr>
            <w:rStyle w:val="Hyperlink"/>
            <w:noProof/>
          </w:rPr>
          <w:t>Situation Analysis</w:t>
        </w:r>
        <w:r w:rsidR="00514D45">
          <w:rPr>
            <w:noProof/>
            <w:webHidden/>
          </w:rPr>
          <w:tab/>
        </w:r>
        <w:r w:rsidR="00514D45">
          <w:rPr>
            <w:noProof/>
            <w:webHidden/>
          </w:rPr>
          <w:fldChar w:fldCharType="begin"/>
        </w:r>
        <w:r w:rsidR="00514D45">
          <w:rPr>
            <w:noProof/>
            <w:webHidden/>
          </w:rPr>
          <w:instrText xml:space="preserve"> PAGEREF _Toc424291789 \h </w:instrText>
        </w:r>
        <w:r w:rsidR="00514D45">
          <w:rPr>
            <w:noProof/>
            <w:webHidden/>
          </w:rPr>
        </w:r>
        <w:r w:rsidR="00514D45">
          <w:rPr>
            <w:noProof/>
            <w:webHidden/>
          </w:rPr>
          <w:fldChar w:fldCharType="separate"/>
        </w:r>
        <w:r w:rsidR="00AE5ECD">
          <w:rPr>
            <w:noProof/>
            <w:webHidden/>
          </w:rPr>
          <w:t>6</w:t>
        </w:r>
        <w:r w:rsidR="00514D45">
          <w:rPr>
            <w:noProof/>
            <w:webHidden/>
          </w:rPr>
          <w:fldChar w:fldCharType="end"/>
        </w:r>
      </w:hyperlink>
    </w:p>
    <w:p w:rsidR="00514D45" w:rsidP="00514D45" w:rsidRDefault="00DE6450" w14:paraId="0AB28B7E"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0">
        <w:r w:rsidRPr="00FF73BE" w:rsidR="00514D45">
          <w:rPr>
            <w:rStyle w:val="Hyperlink"/>
            <w:noProof/>
          </w:rPr>
          <w:t>Policy conformity</w:t>
        </w:r>
        <w:r w:rsidR="00514D45">
          <w:rPr>
            <w:noProof/>
            <w:webHidden/>
          </w:rPr>
          <w:tab/>
        </w:r>
        <w:r w:rsidR="00514D45">
          <w:rPr>
            <w:noProof/>
            <w:webHidden/>
          </w:rPr>
          <w:fldChar w:fldCharType="begin"/>
        </w:r>
        <w:r w:rsidR="00514D45">
          <w:rPr>
            <w:noProof/>
            <w:webHidden/>
          </w:rPr>
          <w:instrText xml:space="preserve"> PAGEREF _Toc424291790 \h </w:instrText>
        </w:r>
        <w:r w:rsidR="00514D45">
          <w:rPr>
            <w:noProof/>
            <w:webHidden/>
          </w:rPr>
        </w:r>
        <w:r w:rsidR="00514D45">
          <w:rPr>
            <w:noProof/>
            <w:webHidden/>
          </w:rPr>
          <w:fldChar w:fldCharType="separate"/>
        </w:r>
        <w:r w:rsidR="00AE5ECD">
          <w:rPr>
            <w:noProof/>
            <w:webHidden/>
          </w:rPr>
          <w:t>6</w:t>
        </w:r>
        <w:r w:rsidR="00514D45">
          <w:rPr>
            <w:noProof/>
            <w:webHidden/>
          </w:rPr>
          <w:fldChar w:fldCharType="end"/>
        </w:r>
      </w:hyperlink>
    </w:p>
    <w:p w:rsidR="00514D45" w:rsidP="00514D45" w:rsidRDefault="00DE6450" w14:paraId="7E9E1239"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1">
        <w:r w:rsidRPr="00FF73BE" w:rsidR="00514D45">
          <w:rPr>
            <w:rStyle w:val="Hyperlink"/>
            <w:noProof/>
          </w:rPr>
          <w:t>Country ownership and drivenness</w:t>
        </w:r>
        <w:r w:rsidR="00514D45">
          <w:rPr>
            <w:noProof/>
            <w:webHidden/>
          </w:rPr>
          <w:tab/>
        </w:r>
        <w:r w:rsidR="00514D45">
          <w:rPr>
            <w:noProof/>
            <w:webHidden/>
          </w:rPr>
          <w:fldChar w:fldCharType="begin"/>
        </w:r>
        <w:r w:rsidR="00514D45">
          <w:rPr>
            <w:noProof/>
            <w:webHidden/>
          </w:rPr>
          <w:instrText xml:space="preserve"> PAGEREF _Toc424291791 \h </w:instrText>
        </w:r>
        <w:r w:rsidR="00514D45">
          <w:rPr>
            <w:noProof/>
            <w:webHidden/>
          </w:rPr>
        </w:r>
        <w:r w:rsidR="00514D45">
          <w:rPr>
            <w:noProof/>
            <w:webHidden/>
          </w:rPr>
          <w:fldChar w:fldCharType="separate"/>
        </w:r>
        <w:r w:rsidR="00AE5ECD">
          <w:rPr>
            <w:noProof/>
            <w:webHidden/>
          </w:rPr>
          <w:t>6</w:t>
        </w:r>
        <w:r w:rsidR="00514D45">
          <w:rPr>
            <w:noProof/>
            <w:webHidden/>
          </w:rPr>
          <w:fldChar w:fldCharType="end"/>
        </w:r>
      </w:hyperlink>
    </w:p>
    <w:p w:rsidR="00514D45" w:rsidP="00514D45" w:rsidRDefault="00DE6450" w14:paraId="112E106B"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2">
        <w:r w:rsidRPr="00FF73BE" w:rsidR="00514D45">
          <w:rPr>
            <w:rStyle w:val="Hyperlink"/>
            <w:noProof/>
          </w:rPr>
          <w:t>Country eligibility</w:t>
        </w:r>
        <w:r w:rsidR="00514D45">
          <w:rPr>
            <w:noProof/>
            <w:webHidden/>
          </w:rPr>
          <w:tab/>
        </w:r>
        <w:r w:rsidR="00514D45">
          <w:rPr>
            <w:noProof/>
            <w:webHidden/>
          </w:rPr>
          <w:fldChar w:fldCharType="begin"/>
        </w:r>
        <w:r w:rsidR="00514D45">
          <w:rPr>
            <w:noProof/>
            <w:webHidden/>
          </w:rPr>
          <w:instrText xml:space="preserve"> PAGEREF _Toc424291792 \h </w:instrText>
        </w:r>
        <w:r w:rsidR="00514D45">
          <w:rPr>
            <w:noProof/>
            <w:webHidden/>
          </w:rPr>
        </w:r>
        <w:r w:rsidR="00514D45">
          <w:rPr>
            <w:noProof/>
            <w:webHidden/>
          </w:rPr>
          <w:fldChar w:fldCharType="separate"/>
        </w:r>
        <w:r w:rsidR="00AE5ECD">
          <w:rPr>
            <w:noProof/>
            <w:webHidden/>
          </w:rPr>
          <w:t>7</w:t>
        </w:r>
        <w:r w:rsidR="00514D45">
          <w:rPr>
            <w:noProof/>
            <w:webHidden/>
          </w:rPr>
          <w:fldChar w:fldCharType="end"/>
        </w:r>
      </w:hyperlink>
    </w:p>
    <w:p w:rsidR="00514D45" w:rsidP="00514D45" w:rsidRDefault="00DE6450" w14:paraId="2F388827"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3">
        <w:r w:rsidRPr="00FF73BE" w:rsidR="00514D45">
          <w:rPr>
            <w:rStyle w:val="Hyperlink"/>
            <w:noProof/>
          </w:rPr>
          <w:t>Alignment with UN Assistance Framework and UNDP Country Programme Document</w:t>
        </w:r>
        <w:r w:rsidR="00514D45">
          <w:rPr>
            <w:noProof/>
            <w:webHidden/>
          </w:rPr>
          <w:tab/>
        </w:r>
        <w:r w:rsidR="00514D45">
          <w:rPr>
            <w:noProof/>
            <w:webHidden/>
          </w:rPr>
          <w:fldChar w:fldCharType="begin"/>
        </w:r>
        <w:r w:rsidR="00514D45">
          <w:rPr>
            <w:noProof/>
            <w:webHidden/>
          </w:rPr>
          <w:instrText xml:space="preserve"> PAGEREF _Toc424291793 \h </w:instrText>
        </w:r>
        <w:r w:rsidR="00514D45">
          <w:rPr>
            <w:noProof/>
            <w:webHidden/>
          </w:rPr>
        </w:r>
        <w:r w:rsidR="00514D45">
          <w:rPr>
            <w:noProof/>
            <w:webHidden/>
          </w:rPr>
          <w:fldChar w:fldCharType="separate"/>
        </w:r>
        <w:r w:rsidR="00AE5ECD">
          <w:rPr>
            <w:noProof/>
            <w:webHidden/>
          </w:rPr>
          <w:t>7</w:t>
        </w:r>
        <w:r w:rsidR="00514D45">
          <w:rPr>
            <w:noProof/>
            <w:webHidden/>
          </w:rPr>
          <w:fldChar w:fldCharType="end"/>
        </w:r>
      </w:hyperlink>
    </w:p>
    <w:p w:rsidR="00514D45" w:rsidP="00514D45" w:rsidRDefault="00DE6450" w14:paraId="26CC0B3F"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4">
        <w:r w:rsidRPr="00FF73BE" w:rsidR="00514D45">
          <w:rPr>
            <w:rStyle w:val="Hyperlink"/>
            <w:noProof/>
          </w:rPr>
          <w:t>Country situation and development context</w:t>
        </w:r>
        <w:r w:rsidR="00514D45">
          <w:rPr>
            <w:noProof/>
            <w:webHidden/>
          </w:rPr>
          <w:tab/>
        </w:r>
        <w:r w:rsidR="00514D45">
          <w:rPr>
            <w:noProof/>
            <w:webHidden/>
          </w:rPr>
          <w:fldChar w:fldCharType="begin"/>
        </w:r>
        <w:r w:rsidR="00514D45">
          <w:rPr>
            <w:noProof/>
            <w:webHidden/>
          </w:rPr>
          <w:instrText xml:space="preserve"> PAGEREF _Toc424291794 \h </w:instrText>
        </w:r>
        <w:r w:rsidR="00514D45">
          <w:rPr>
            <w:noProof/>
            <w:webHidden/>
          </w:rPr>
        </w:r>
        <w:r w:rsidR="00514D45">
          <w:rPr>
            <w:noProof/>
            <w:webHidden/>
          </w:rPr>
          <w:fldChar w:fldCharType="separate"/>
        </w:r>
        <w:r w:rsidR="00AE5ECD">
          <w:rPr>
            <w:noProof/>
            <w:webHidden/>
          </w:rPr>
          <w:t>7</w:t>
        </w:r>
        <w:r w:rsidR="00514D45">
          <w:rPr>
            <w:noProof/>
            <w:webHidden/>
          </w:rPr>
          <w:fldChar w:fldCharType="end"/>
        </w:r>
      </w:hyperlink>
    </w:p>
    <w:p w:rsidR="00514D45" w:rsidP="00514D45" w:rsidRDefault="00DE6450" w14:paraId="7CD849DF"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5">
        <w:r w:rsidRPr="00FF73BE" w:rsidR="00514D45">
          <w:rPr>
            <w:rStyle w:val="Hyperlink"/>
            <w:noProof/>
          </w:rPr>
          <w:t>Problem statement</w:t>
        </w:r>
        <w:r w:rsidR="00514D45">
          <w:rPr>
            <w:noProof/>
            <w:webHidden/>
          </w:rPr>
          <w:tab/>
        </w:r>
        <w:r w:rsidR="00514D45">
          <w:rPr>
            <w:noProof/>
            <w:webHidden/>
          </w:rPr>
          <w:fldChar w:fldCharType="begin"/>
        </w:r>
        <w:r w:rsidR="00514D45">
          <w:rPr>
            <w:noProof/>
            <w:webHidden/>
          </w:rPr>
          <w:instrText xml:space="preserve"> PAGEREF _Toc424291795 \h </w:instrText>
        </w:r>
        <w:r w:rsidR="00514D45">
          <w:rPr>
            <w:noProof/>
            <w:webHidden/>
          </w:rPr>
        </w:r>
        <w:r w:rsidR="00514D45">
          <w:rPr>
            <w:noProof/>
            <w:webHidden/>
          </w:rPr>
          <w:fldChar w:fldCharType="separate"/>
        </w:r>
        <w:r w:rsidR="00AE5ECD">
          <w:rPr>
            <w:noProof/>
            <w:webHidden/>
          </w:rPr>
          <w:t>12</w:t>
        </w:r>
        <w:r w:rsidR="00514D45">
          <w:rPr>
            <w:noProof/>
            <w:webHidden/>
          </w:rPr>
          <w:fldChar w:fldCharType="end"/>
        </w:r>
      </w:hyperlink>
    </w:p>
    <w:p w:rsidR="00514D45" w:rsidP="00514D45" w:rsidRDefault="00DE6450" w14:paraId="1096F5FD"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6">
        <w:r w:rsidRPr="00FF73BE" w:rsidR="00514D45">
          <w:rPr>
            <w:rStyle w:val="Hyperlink"/>
            <w:noProof/>
          </w:rPr>
          <w:t>Baseline project</w:t>
        </w:r>
        <w:r w:rsidR="00514D45">
          <w:rPr>
            <w:noProof/>
            <w:webHidden/>
          </w:rPr>
          <w:tab/>
        </w:r>
        <w:r w:rsidR="00514D45">
          <w:rPr>
            <w:noProof/>
            <w:webHidden/>
          </w:rPr>
          <w:fldChar w:fldCharType="begin"/>
        </w:r>
        <w:r w:rsidR="00514D45">
          <w:rPr>
            <w:noProof/>
            <w:webHidden/>
          </w:rPr>
          <w:instrText xml:space="preserve"> PAGEREF _Toc424291796 \h </w:instrText>
        </w:r>
        <w:r w:rsidR="00514D45">
          <w:rPr>
            <w:noProof/>
            <w:webHidden/>
          </w:rPr>
        </w:r>
        <w:r w:rsidR="00514D45">
          <w:rPr>
            <w:noProof/>
            <w:webHidden/>
          </w:rPr>
          <w:fldChar w:fldCharType="separate"/>
        </w:r>
        <w:r w:rsidR="00AE5ECD">
          <w:rPr>
            <w:noProof/>
            <w:webHidden/>
          </w:rPr>
          <w:t>13</w:t>
        </w:r>
        <w:r w:rsidR="00514D45">
          <w:rPr>
            <w:noProof/>
            <w:webHidden/>
          </w:rPr>
          <w:fldChar w:fldCharType="end"/>
        </w:r>
      </w:hyperlink>
    </w:p>
    <w:p w:rsidR="00514D45" w:rsidP="00514D45" w:rsidRDefault="00DE6450" w14:paraId="0A6795B3"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7">
        <w:r w:rsidRPr="00FF73BE" w:rsidR="00514D45">
          <w:rPr>
            <w:rStyle w:val="Hyperlink"/>
            <w:noProof/>
          </w:rPr>
          <w:t>Identified barriers and rationale for GEF involvement</w:t>
        </w:r>
        <w:r w:rsidR="00514D45">
          <w:rPr>
            <w:noProof/>
            <w:webHidden/>
          </w:rPr>
          <w:tab/>
        </w:r>
        <w:r w:rsidR="00514D45">
          <w:rPr>
            <w:noProof/>
            <w:webHidden/>
          </w:rPr>
          <w:fldChar w:fldCharType="begin"/>
        </w:r>
        <w:r w:rsidR="00514D45">
          <w:rPr>
            <w:noProof/>
            <w:webHidden/>
          </w:rPr>
          <w:instrText xml:space="preserve"> PAGEREF _Toc424291797 \h </w:instrText>
        </w:r>
        <w:r w:rsidR="00514D45">
          <w:rPr>
            <w:noProof/>
            <w:webHidden/>
          </w:rPr>
        </w:r>
        <w:r w:rsidR="00514D45">
          <w:rPr>
            <w:noProof/>
            <w:webHidden/>
          </w:rPr>
          <w:fldChar w:fldCharType="separate"/>
        </w:r>
        <w:r w:rsidR="00AE5ECD">
          <w:rPr>
            <w:noProof/>
            <w:webHidden/>
          </w:rPr>
          <w:t>14</w:t>
        </w:r>
        <w:r w:rsidR="00514D45">
          <w:rPr>
            <w:noProof/>
            <w:webHidden/>
          </w:rPr>
          <w:fldChar w:fldCharType="end"/>
        </w:r>
      </w:hyperlink>
    </w:p>
    <w:p w:rsidR="00514D45" w:rsidP="00514D45" w:rsidRDefault="00DE6450" w14:paraId="42E69CA3"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798">
        <w:r w:rsidRPr="00FF73BE" w:rsidR="00514D45">
          <w:rPr>
            <w:rStyle w:val="Hyperlink"/>
            <w:noProof/>
          </w:rPr>
          <w:t>Long-term solution</w:t>
        </w:r>
        <w:r w:rsidR="00514D45">
          <w:rPr>
            <w:noProof/>
            <w:webHidden/>
          </w:rPr>
          <w:tab/>
        </w:r>
        <w:r w:rsidR="00514D45">
          <w:rPr>
            <w:noProof/>
            <w:webHidden/>
          </w:rPr>
          <w:fldChar w:fldCharType="begin"/>
        </w:r>
        <w:r w:rsidR="00514D45">
          <w:rPr>
            <w:noProof/>
            <w:webHidden/>
          </w:rPr>
          <w:instrText xml:space="preserve"> PAGEREF _Toc424291798 \h </w:instrText>
        </w:r>
        <w:r w:rsidR="00514D45">
          <w:rPr>
            <w:noProof/>
            <w:webHidden/>
          </w:rPr>
        </w:r>
        <w:r w:rsidR="00514D45">
          <w:rPr>
            <w:noProof/>
            <w:webHidden/>
          </w:rPr>
          <w:fldChar w:fldCharType="separate"/>
        </w:r>
        <w:r w:rsidR="00AE5ECD">
          <w:rPr>
            <w:noProof/>
            <w:webHidden/>
          </w:rPr>
          <w:t>17</w:t>
        </w:r>
        <w:r w:rsidR="00514D45">
          <w:rPr>
            <w:noProof/>
            <w:webHidden/>
          </w:rPr>
          <w:fldChar w:fldCharType="end"/>
        </w:r>
      </w:hyperlink>
    </w:p>
    <w:p w:rsidR="00514D45" w:rsidP="00514D45" w:rsidRDefault="00DE6450" w14:paraId="2414044A"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799">
        <w:r w:rsidRPr="00FF73BE" w:rsidR="00514D45">
          <w:rPr>
            <w:rStyle w:val="Hyperlink"/>
            <w:noProof/>
          </w:rPr>
          <w:t>Strategy</w:t>
        </w:r>
        <w:r w:rsidR="00514D45">
          <w:rPr>
            <w:noProof/>
            <w:webHidden/>
          </w:rPr>
          <w:tab/>
        </w:r>
        <w:r w:rsidR="00514D45">
          <w:rPr>
            <w:noProof/>
            <w:webHidden/>
          </w:rPr>
          <w:fldChar w:fldCharType="begin"/>
        </w:r>
        <w:r w:rsidR="00514D45">
          <w:rPr>
            <w:noProof/>
            <w:webHidden/>
          </w:rPr>
          <w:instrText xml:space="preserve"> PAGEREF _Toc424291799 \h </w:instrText>
        </w:r>
        <w:r w:rsidR="00514D45">
          <w:rPr>
            <w:noProof/>
            <w:webHidden/>
          </w:rPr>
        </w:r>
        <w:r w:rsidR="00514D45">
          <w:rPr>
            <w:noProof/>
            <w:webHidden/>
          </w:rPr>
          <w:fldChar w:fldCharType="separate"/>
        </w:r>
        <w:r w:rsidR="00AE5ECD">
          <w:rPr>
            <w:noProof/>
            <w:webHidden/>
          </w:rPr>
          <w:t>18</w:t>
        </w:r>
        <w:r w:rsidR="00514D45">
          <w:rPr>
            <w:noProof/>
            <w:webHidden/>
          </w:rPr>
          <w:fldChar w:fldCharType="end"/>
        </w:r>
      </w:hyperlink>
    </w:p>
    <w:p w:rsidR="00514D45" w:rsidP="00514D45" w:rsidRDefault="00DE6450" w14:paraId="2EF55404"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00">
        <w:r w:rsidRPr="00FF73BE" w:rsidR="00514D45">
          <w:rPr>
            <w:rStyle w:val="Hyperlink"/>
            <w:noProof/>
          </w:rPr>
          <w:t>Project rationale</w:t>
        </w:r>
        <w:r w:rsidR="00514D45">
          <w:rPr>
            <w:noProof/>
            <w:webHidden/>
          </w:rPr>
          <w:tab/>
        </w:r>
        <w:r w:rsidR="00514D45">
          <w:rPr>
            <w:noProof/>
            <w:webHidden/>
          </w:rPr>
          <w:fldChar w:fldCharType="begin"/>
        </w:r>
        <w:r w:rsidR="00514D45">
          <w:rPr>
            <w:noProof/>
            <w:webHidden/>
          </w:rPr>
          <w:instrText xml:space="preserve"> PAGEREF _Toc424291800 \h </w:instrText>
        </w:r>
        <w:r w:rsidR="00514D45">
          <w:rPr>
            <w:noProof/>
            <w:webHidden/>
          </w:rPr>
        </w:r>
        <w:r w:rsidR="00514D45">
          <w:rPr>
            <w:noProof/>
            <w:webHidden/>
          </w:rPr>
          <w:fldChar w:fldCharType="separate"/>
        </w:r>
        <w:r w:rsidR="00AE5ECD">
          <w:rPr>
            <w:noProof/>
            <w:webHidden/>
          </w:rPr>
          <w:t>18</w:t>
        </w:r>
        <w:r w:rsidR="00514D45">
          <w:rPr>
            <w:noProof/>
            <w:webHidden/>
          </w:rPr>
          <w:fldChar w:fldCharType="end"/>
        </w:r>
      </w:hyperlink>
    </w:p>
    <w:p w:rsidR="00514D45" w:rsidP="00514D45" w:rsidRDefault="00DE6450" w14:paraId="14A4DBB9"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01">
        <w:r w:rsidRPr="00FF73BE" w:rsidR="00514D45">
          <w:rPr>
            <w:rStyle w:val="Hyperlink"/>
            <w:noProof/>
          </w:rPr>
          <w:t>Project goal and objective</w:t>
        </w:r>
        <w:r w:rsidR="00514D45">
          <w:rPr>
            <w:noProof/>
            <w:webHidden/>
          </w:rPr>
          <w:tab/>
        </w:r>
        <w:r w:rsidR="00514D45">
          <w:rPr>
            <w:noProof/>
            <w:webHidden/>
          </w:rPr>
          <w:fldChar w:fldCharType="begin"/>
        </w:r>
        <w:r w:rsidR="00514D45">
          <w:rPr>
            <w:noProof/>
            <w:webHidden/>
          </w:rPr>
          <w:instrText xml:space="preserve"> PAGEREF _Toc424291801 \h </w:instrText>
        </w:r>
        <w:r w:rsidR="00514D45">
          <w:rPr>
            <w:noProof/>
            <w:webHidden/>
          </w:rPr>
        </w:r>
        <w:r w:rsidR="00514D45">
          <w:rPr>
            <w:noProof/>
            <w:webHidden/>
          </w:rPr>
          <w:fldChar w:fldCharType="separate"/>
        </w:r>
        <w:r w:rsidR="00AE5ECD">
          <w:rPr>
            <w:noProof/>
            <w:webHidden/>
          </w:rPr>
          <w:t>18</w:t>
        </w:r>
        <w:r w:rsidR="00514D45">
          <w:rPr>
            <w:noProof/>
            <w:webHidden/>
          </w:rPr>
          <w:fldChar w:fldCharType="end"/>
        </w:r>
      </w:hyperlink>
    </w:p>
    <w:p w:rsidR="00514D45" w:rsidP="00514D45" w:rsidRDefault="00DE6450" w14:paraId="138DF983"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02">
        <w:r w:rsidRPr="00FF73BE" w:rsidR="00514D45">
          <w:rPr>
            <w:rStyle w:val="Hyperlink"/>
            <w:noProof/>
          </w:rPr>
          <w:t>Project components:</w:t>
        </w:r>
        <w:r w:rsidR="00514D45">
          <w:rPr>
            <w:noProof/>
            <w:webHidden/>
          </w:rPr>
          <w:tab/>
        </w:r>
        <w:r w:rsidR="00514D45">
          <w:rPr>
            <w:noProof/>
            <w:webHidden/>
          </w:rPr>
          <w:fldChar w:fldCharType="begin"/>
        </w:r>
        <w:r w:rsidR="00514D45">
          <w:rPr>
            <w:noProof/>
            <w:webHidden/>
          </w:rPr>
          <w:instrText xml:space="preserve"> PAGEREF _Toc424291802 \h </w:instrText>
        </w:r>
        <w:r w:rsidR="00514D45">
          <w:rPr>
            <w:noProof/>
            <w:webHidden/>
          </w:rPr>
        </w:r>
        <w:r w:rsidR="00514D45">
          <w:rPr>
            <w:noProof/>
            <w:webHidden/>
          </w:rPr>
          <w:fldChar w:fldCharType="separate"/>
        </w:r>
        <w:r w:rsidR="00AE5ECD">
          <w:rPr>
            <w:noProof/>
            <w:webHidden/>
          </w:rPr>
          <w:t>19</w:t>
        </w:r>
        <w:r w:rsidR="00514D45">
          <w:rPr>
            <w:noProof/>
            <w:webHidden/>
          </w:rPr>
          <w:fldChar w:fldCharType="end"/>
        </w:r>
      </w:hyperlink>
    </w:p>
    <w:p w:rsidR="00514D45" w:rsidP="00514D45" w:rsidRDefault="00DE6450" w14:paraId="48A9DDFF"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03">
        <w:r w:rsidRPr="00FF73BE" w:rsidR="00514D45">
          <w:rPr>
            <w:rStyle w:val="Hyperlink"/>
            <w:noProof/>
          </w:rPr>
          <w:t>Economic and social benefits</w:t>
        </w:r>
        <w:r w:rsidR="00514D45">
          <w:rPr>
            <w:noProof/>
            <w:webHidden/>
          </w:rPr>
          <w:tab/>
        </w:r>
        <w:r w:rsidR="00514D45">
          <w:rPr>
            <w:noProof/>
            <w:webHidden/>
          </w:rPr>
          <w:fldChar w:fldCharType="begin"/>
        </w:r>
        <w:r w:rsidR="00514D45">
          <w:rPr>
            <w:noProof/>
            <w:webHidden/>
          </w:rPr>
          <w:instrText xml:space="preserve"> PAGEREF _Toc424291803 \h </w:instrText>
        </w:r>
        <w:r w:rsidR="00514D45">
          <w:rPr>
            <w:noProof/>
            <w:webHidden/>
          </w:rPr>
        </w:r>
        <w:r w:rsidR="00514D45">
          <w:rPr>
            <w:noProof/>
            <w:webHidden/>
          </w:rPr>
          <w:fldChar w:fldCharType="separate"/>
        </w:r>
        <w:r w:rsidR="00AE5ECD">
          <w:rPr>
            <w:noProof/>
            <w:webHidden/>
          </w:rPr>
          <w:t>24</w:t>
        </w:r>
        <w:r w:rsidR="00514D45">
          <w:rPr>
            <w:noProof/>
            <w:webHidden/>
          </w:rPr>
          <w:fldChar w:fldCharType="end"/>
        </w:r>
      </w:hyperlink>
    </w:p>
    <w:p w:rsidR="00514D45" w:rsidP="00514D45" w:rsidRDefault="00DE6450" w14:paraId="37B65D73"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04">
        <w:r w:rsidRPr="00FF73BE" w:rsidR="00514D45">
          <w:rPr>
            <w:rStyle w:val="Hyperlink"/>
            <w:noProof/>
          </w:rPr>
          <w:t>Environmental benefits</w:t>
        </w:r>
        <w:r w:rsidR="00514D45">
          <w:rPr>
            <w:noProof/>
            <w:webHidden/>
          </w:rPr>
          <w:tab/>
        </w:r>
        <w:r w:rsidR="00514D45">
          <w:rPr>
            <w:noProof/>
            <w:webHidden/>
          </w:rPr>
          <w:fldChar w:fldCharType="begin"/>
        </w:r>
        <w:r w:rsidR="00514D45">
          <w:rPr>
            <w:noProof/>
            <w:webHidden/>
          </w:rPr>
          <w:instrText xml:space="preserve"> PAGEREF _Toc424291804 \h </w:instrText>
        </w:r>
        <w:r w:rsidR="00514D45">
          <w:rPr>
            <w:noProof/>
            <w:webHidden/>
          </w:rPr>
        </w:r>
        <w:r w:rsidR="00514D45">
          <w:rPr>
            <w:noProof/>
            <w:webHidden/>
          </w:rPr>
          <w:fldChar w:fldCharType="separate"/>
        </w:r>
        <w:r w:rsidR="00AE5ECD">
          <w:rPr>
            <w:noProof/>
            <w:webHidden/>
          </w:rPr>
          <w:t>25</w:t>
        </w:r>
        <w:r w:rsidR="00514D45">
          <w:rPr>
            <w:noProof/>
            <w:webHidden/>
          </w:rPr>
          <w:fldChar w:fldCharType="end"/>
        </w:r>
      </w:hyperlink>
    </w:p>
    <w:p w:rsidR="00514D45" w:rsidP="00514D45" w:rsidRDefault="00DE6450" w14:paraId="6A2BC823"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05">
        <w:r w:rsidRPr="00FF73BE" w:rsidR="00514D45">
          <w:rPr>
            <w:rStyle w:val="Hyperlink"/>
            <w:noProof/>
          </w:rPr>
          <w:t>Sustainability and replicability</w:t>
        </w:r>
        <w:r w:rsidR="00514D45">
          <w:rPr>
            <w:noProof/>
            <w:webHidden/>
          </w:rPr>
          <w:tab/>
        </w:r>
        <w:r w:rsidR="00514D45">
          <w:rPr>
            <w:noProof/>
            <w:webHidden/>
          </w:rPr>
          <w:fldChar w:fldCharType="begin"/>
        </w:r>
        <w:r w:rsidR="00514D45">
          <w:rPr>
            <w:noProof/>
            <w:webHidden/>
          </w:rPr>
          <w:instrText xml:space="preserve"> PAGEREF _Toc424291805 \h </w:instrText>
        </w:r>
        <w:r w:rsidR="00514D45">
          <w:rPr>
            <w:noProof/>
            <w:webHidden/>
          </w:rPr>
        </w:r>
        <w:r w:rsidR="00514D45">
          <w:rPr>
            <w:noProof/>
            <w:webHidden/>
          </w:rPr>
          <w:fldChar w:fldCharType="separate"/>
        </w:r>
        <w:r w:rsidR="00AE5ECD">
          <w:rPr>
            <w:noProof/>
            <w:webHidden/>
          </w:rPr>
          <w:t>26</w:t>
        </w:r>
        <w:r w:rsidR="00514D45">
          <w:rPr>
            <w:noProof/>
            <w:webHidden/>
          </w:rPr>
          <w:fldChar w:fldCharType="end"/>
        </w:r>
      </w:hyperlink>
    </w:p>
    <w:p w:rsidR="00514D45" w:rsidP="00514D45" w:rsidRDefault="00DE6450" w14:paraId="2CA9CBDF"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806">
        <w:r w:rsidRPr="00FF73BE" w:rsidR="00514D45">
          <w:rPr>
            <w:rStyle w:val="Hyperlink"/>
            <w:noProof/>
          </w:rPr>
          <w:t>Project Results Framework:</w:t>
        </w:r>
        <w:r w:rsidR="00514D45">
          <w:rPr>
            <w:noProof/>
            <w:webHidden/>
          </w:rPr>
          <w:tab/>
        </w:r>
        <w:r w:rsidR="00514D45">
          <w:rPr>
            <w:noProof/>
            <w:webHidden/>
          </w:rPr>
          <w:fldChar w:fldCharType="begin"/>
        </w:r>
        <w:r w:rsidR="00514D45">
          <w:rPr>
            <w:noProof/>
            <w:webHidden/>
          </w:rPr>
          <w:instrText xml:space="preserve"> PAGEREF _Toc424291806 \h </w:instrText>
        </w:r>
        <w:r w:rsidR="00514D45">
          <w:rPr>
            <w:noProof/>
            <w:webHidden/>
          </w:rPr>
        </w:r>
        <w:r w:rsidR="00514D45">
          <w:rPr>
            <w:noProof/>
            <w:webHidden/>
          </w:rPr>
          <w:fldChar w:fldCharType="separate"/>
        </w:r>
        <w:r w:rsidR="00AE5ECD">
          <w:rPr>
            <w:noProof/>
            <w:webHidden/>
          </w:rPr>
          <w:t>28</w:t>
        </w:r>
        <w:r w:rsidR="00514D45">
          <w:rPr>
            <w:noProof/>
            <w:webHidden/>
          </w:rPr>
          <w:fldChar w:fldCharType="end"/>
        </w:r>
      </w:hyperlink>
    </w:p>
    <w:p w:rsidR="00514D45" w:rsidP="00514D45" w:rsidRDefault="00DE6450" w14:paraId="08FEE5BC"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807">
        <w:r w:rsidRPr="00FF73BE" w:rsidR="00514D45">
          <w:rPr>
            <w:rStyle w:val="Hyperlink"/>
            <w:noProof/>
          </w:rPr>
          <w:t>Total budget and workplan</w:t>
        </w:r>
        <w:r w:rsidR="00514D45">
          <w:rPr>
            <w:noProof/>
            <w:webHidden/>
          </w:rPr>
          <w:tab/>
        </w:r>
        <w:r w:rsidR="00514D45">
          <w:rPr>
            <w:noProof/>
            <w:webHidden/>
          </w:rPr>
          <w:fldChar w:fldCharType="begin"/>
        </w:r>
        <w:r w:rsidR="00514D45">
          <w:rPr>
            <w:noProof/>
            <w:webHidden/>
          </w:rPr>
          <w:instrText xml:space="preserve"> PAGEREF _Toc424291807 \h </w:instrText>
        </w:r>
        <w:r w:rsidR="00514D45">
          <w:rPr>
            <w:noProof/>
            <w:webHidden/>
          </w:rPr>
        </w:r>
        <w:r w:rsidR="00514D45">
          <w:rPr>
            <w:noProof/>
            <w:webHidden/>
          </w:rPr>
          <w:fldChar w:fldCharType="separate"/>
        </w:r>
        <w:r w:rsidR="00AE5ECD">
          <w:rPr>
            <w:noProof/>
            <w:webHidden/>
          </w:rPr>
          <w:t>30</w:t>
        </w:r>
        <w:r w:rsidR="00514D45">
          <w:rPr>
            <w:noProof/>
            <w:webHidden/>
          </w:rPr>
          <w:fldChar w:fldCharType="end"/>
        </w:r>
      </w:hyperlink>
    </w:p>
    <w:p w:rsidR="00514D45" w:rsidP="00514D45" w:rsidRDefault="00DE6450" w14:paraId="35C007DB"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08">
        <w:r w:rsidRPr="00FF73BE" w:rsidR="00514D45">
          <w:rPr>
            <w:rStyle w:val="Hyperlink"/>
            <w:noProof/>
          </w:rPr>
          <w:t>Budget Notes</w:t>
        </w:r>
        <w:r w:rsidR="00514D45">
          <w:rPr>
            <w:noProof/>
            <w:webHidden/>
          </w:rPr>
          <w:tab/>
        </w:r>
        <w:r w:rsidR="00514D45">
          <w:rPr>
            <w:noProof/>
            <w:webHidden/>
          </w:rPr>
          <w:fldChar w:fldCharType="begin"/>
        </w:r>
        <w:r w:rsidR="00514D45">
          <w:rPr>
            <w:noProof/>
            <w:webHidden/>
          </w:rPr>
          <w:instrText xml:space="preserve"> PAGEREF _Toc424291808 \h </w:instrText>
        </w:r>
        <w:r w:rsidR="00514D45">
          <w:rPr>
            <w:noProof/>
            <w:webHidden/>
          </w:rPr>
        </w:r>
        <w:r w:rsidR="00514D45">
          <w:rPr>
            <w:noProof/>
            <w:webHidden/>
          </w:rPr>
          <w:fldChar w:fldCharType="separate"/>
        </w:r>
        <w:r w:rsidR="00AE5ECD">
          <w:rPr>
            <w:noProof/>
            <w:webHidden/>
          </w:rPr>
          <w:t>33</w:t>
        </w:r>
        <w:r w:rsidR="00514D45">
          <w:rPr>
            <w:noProof/>
            <w:webHidden/>
          </w:rPr>
          <w:fldChar w:fldCharType="end"/>
        </w:r>
      </w:hyperlink>
    </w:p>
    <w:p w:rsidR="00514D45" w:rsidP="00514D45" w:rsidRDefault="00DE6450" w14:paraId="22FA3CFE"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809">
        <w:r w:rsidRPr="00FF73BE" w:rsidR="00514D45">
          <w:rPr>
            <w:rStyle w:val="Hyperlink"/>
            <w:noProof/>
          </w:rPr>
          <w:t>Management Arrangements</w:t>
        </w:r>
        <w:r w:rsidR="00514D45">
          <w:rPr>
            <w:noProof/>
            <w:webHidden/>
          </w:rPr>
          <w:tab/>
        </w:r>
        <w:r w:rsidR="00514D45">
          <w:rPr>
            <w:noProof/>
            <w:webHidden/>
          </w:rPr>
          <w:fldChar w:fldCharType="begin"/>
        </w:r>
        <w:r w:rsidR="00514D45">
          <w:rPr>
            <w:noProof/>
            <w:webHidden/>
          </w:rPr>
          <w:instrText xml:space="preserve"> PAGEREF _Toc424291809 \h </w:instrText>
        </w:r>
        <w:r w:rsidR="00514D45">
          <w:rPr>
            <w:noProof/>
            <w:webHidden/>
          </w:rPr>
        </w:r>
        <w:r w:rsidR="00514D45">
          <w:rPr>
            <w:noProof/>
            <w:webHidden/>
          </w:rPr>
          <w:fldChar w:fldCharType="separate"/>
        </w:r>
        <w:r w:rsidR="00AE5ECD">
          <w:rPr>
            <w:noProof/>
            <w:webHidden/>
          </w:rPr>
          <w:t>39</w:t>
        </w:r>
        <w:r w:rsidR="00514D45">
          <w:rPr>
            <w:noProof/>
            <w:webHidden/>
          </w:rPr>
          <w:fldChar w:fldCharType="end"/>
        </w:r>
      </w:hyperlink>
    </w:p>
    <w:p w:rsidR="00514D45" w:rsidP="00514D45" w:rsidRDefault="00DE6450" w14:paraId="02C0F758"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11">
        <w:r w:rsidRPr="00FF73BE" w:rsidR="00514D45">
          <w:rPr>
            <w:rStyle w:val="Hyperlink"/>
            <w:noProof/>
          </w:rPr>
          <w:t>Stakeholders</w:t>
        </w:r>
        <w:r w:rsidR="00514D45">
          <w:rPr>
            <w:noProof/>
            <w:webHidden/>
          </w:rPr>
          <w:tab/>
        </w:r>
        <w:r w:rsidR="00514D45">
          <w:rPr>
            <w:noProof/>
            <w:webHidden/>
          </w:rPr>
          <w:fldChar w:fldCharType="begin"/>
        </w:r>
        <w:r w:rsidR="00514D45">
          <w:rPr>
            <w:noProof/>
            <w:webHidden/>
          </w:rPr>
          <w:instrText xml:space="preserve"> PAGEREF _Toc424291811 \h </w:instrText>
        </w:r>
        <w:r w:rsidR="00514D45">
          <w:rPr>
            <w:noProof/>
            <w:webHidden/>
          </w:rPr>
        </w:r>
        <w:r w:rsidR="00514D45">
          <w:rPr>
            <w:noProof/>
            <w:webHidden/>
          </w:rPr>
          <w:fldChar w:fldCharType="separate"/>
        </w:r>
        <w:r w:rsidR="00AE5ECD">
          <w:rPr>
            <w:noProof/>
            <w:webHidden/>
          </w:rPr>
          <w:t>40</w:t>
        </w:r>
        <w:r w:rsidR="00514D45">
          <w:rPr>
            <w:noProof/>
            <w:webHidden/>
          </w:rPr>
          <w:fldChar w:fldCharType="end"/>
        </w:r>
      </w:hyperlink>
    </w:p>
    <w:p w:rsidR="00514D45" w:rsidP="00514D45" w:rsidRDefault="00DE6450" w14:paraId="3FDD8D83"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812">
        <w:r w:rsidRPr="00FF73BE" w:rsidR="00514D45">
          <w:rPr>
            <w:rStyle w:val="Hyperlink"/>
            <w:noProof/>
          </w:rPr>
          <w:t>Monitoring Framework and Evaluation</w:t>
        </w:r>
        <w:r w:rsidR="00514D45">
          <w:rPr>
            <w:noProof/>
            <w:webHidden/>
          </w:rPr>
          <w:tab/>
        </w:r>
        <w:r w:rsidR="00514D45">
          <w:rPr>
            <w:noProof/>
            <w:webHidden/>
          </w:rPr>
          <w:fldChar w:fldCharType="begin"/>
        </w:r>
        <w:r w:rsidR="00514D45">
          <w:rPr>
            <w:noProof/>
            <w:webHidden/>
          </w:rPr>
          <w:instrText xml:space="preserve"> PAGEREF _Toc424291812 \h </w:instrText>
        </w:r>
        <w:r w:rsidR="00514D45">
          <w:rPr>
            <w:noProof/>
            <w:webHidden/>
          </w:rPr>
        </w:r>
        <w:r w:rsidR="00514D45">
          <w:rPr>
            <w:noProof/>
            <w:webHidden/>
          </w:rPr>
          <w:fldChar w:fldCharType="separate"/>
        </w:r>
        <w:r w:rsidR="00AE5ECD">
          <w:rPr>
            <w:noProof/>
            <w:webHidden/>
          </w:rPr>
          <w:t>41</w:t>
        </w:r>
        <w:r w:rsidR="00514D45">
          <w:rPr>
            <w:noProof/>
            <w:webHidden/>
          </w:rPr>
          <w:fldChar w:fldCharType="end"/>
        </w:r>
      </w:hyperlink>
    </w:p>
    <w:p w:rsidR="00514D45" w:rsidP="00514D45" w:rsidRDefault="00DE6450" w14:paraId="318AAA51"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13">
        <w:r w:rsidRPr="00FF73BE" w:rsidR="00514D45">
          <w:rPr>
            <w:rStyle w:val="Hyperlink"/>
            <w:noProof/>
          </w:rPr>
          <w:t>Inception workshop</w:t>
        </w:r>
        <w:r w:rsidR="00514D45">
          <w:rPr>
            <w:noProof/>
            <w:webHidden/>
          </w:rPr>
          <w:tab/>
        </w:r>
        <w:r w:rsidR="00514D45">
          <w:rPr>
            <w:noProof/>
            <w:webHidden/>
          </w:rPr>
          <w:fldChar w:fldCharType="begin"/>
        </w:r>
        <w:r w:rsidR="00514D45">
          <w:rPr>
            <w:noProof/>
            <w:webHidden/>
          </w:rPr>
          <w:instrText xml:space="preserve"> PAGEREF _Toc424291813 \h </w:instrText>
        </w:r>
        <w:r w:rsidR="00514D45">
          <w:rPr>
            <w:noProof/>
            <w:webHidden/>
          </w:rPr>
        </w:r>
        <w:r w:rsidR="00514D45">
          <w:rPr>
            <w:noProof/>
            <w:webHidden/>
          </w:rPr>
          <w:fldChar w:fldCharType="separate"/>
        </w:r>
        <w:r w:rsidR="00AE5ECD">
          <w:rPr>
            <w:noProof/>
            <w:webHidden/>
          </w:rPr>
          <w:t>42</w:t>
        </w:r>
        <w:r w:rsidR="00514D45">
          <w:rPr>
            <w:noProof/>
            <w:webHidden/>
          </w:rPr>
          <w:fldChar w:fldCharType="end"/>
        </w:r>
      </w:hyperlink>
    </w:p>
    <w:p w:rsidR="00514D45" w:rsidP="00514D45" w:rsidRDefault="00DE6450" w14:paraId="2FB4BA19"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14">
        <w:r w:rsidRPr="00FF73BE" w:rsidR="00514D45">
          <w:rPr>
            <w:rStyle w:val="Hyperlink"/>
            <w:noProof/>
          </w:rPr>
          <w:t>M&amp;E budget</w:t>
        </w:r>
        <w:r w:rsidR="00514D45">
          <w:rPr>
            <w:noProof/>
            <w:webHidden/>
          </w:rPr>
          <w:tab/>
        </w:r>
        <w:r w:rsidR="00514D45">
          <w:rPr>
            <w:noProof/>
            <w:webHidden/>
          </w:rPr>
          <w:fldChar w:fldCharType="begin"/>
        </w:r>
        <w:r w:rsidR="00514D45">
          <w:rPr>
            <w:noProof/>
            <w:webHidden/>
          </w:rPr>
          <w:instrText xml:space="preserve"> PAGEREF _Toc424291814 \h </w:instrText>
        </w:r>
        <w:r w:rsidR="00514D45">
          <w:rPr>
            <w:noProof/>
            <w:webHidden/>
          </w:rPr>
        </w:r>
        <w:r w:rsidR="00514D45">
          <w:rPr>
            <w:noProof/>
            <w:webHidden/>
          </w:rPr>
          <w:fldChar w:fldCharType="separate"/>
        </w:r>
        <w:r w:rsidR="00AE5ECD">
          <w:rPr>
            <w:noProof/>
            <w:webHidden/>
          </w:rPr>
          <w:t>44</w:t>
        </w:r>
        <w:r w:rsidR="00514D45">
          <w:rPr>
            <w:noProof/>
            <w:webHidden/>
          </w:rPr>
          <w:fldChar w:fldCharType="end"/>
        </w:r>
      </w:hyperlink>
    </w:p>
    <w:p w:rsidR="00514D45" w:rsidP="00514D45" w:rsidRDefault="00DE6450" w14:paraId="43540E4C"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815">
        <w:r w:rsidRPr="00FF73BE" w:rsidR="00514D45">
          <w:rPr>
            <w:rStyle w:val="Hyperlink"/>
            <w:noProof/>
          </w:rPr>
          <w:t>Legal Context</w:t>
        </w:r>
        <w:r w:rsidR="00514D45">
          <w:rPr>
            <w:noProof/>
            <w:webHidden/>
          </w:rPr>
          <w:tab/>
        </w:r>
        <w:r w:rsidR="00514D45">
          <w:rPr>
            <w:noProof/>
            <w:webHidden/>
          </w:rPr>
          <w:fldChar w:fldCharType="begin"/>
        </w:r>
        <w:r w:rsidR="00514D45">
          <w:rPr>
            <w:noProof/>
            <w:webHidden/>
          </w:rPr>
          <w:instrText xml:space="preserve"> PAGEREF _Toc424291815 \h </w:instrText>
        </w:r>
        <w:r w:rsidR="00514D45">
          <w:rPr>
            <w:noProof/>
            <w:webHidden/>
          </w:rPr>
        </w:r>
        <w:r w:rsidR="00514D45">
          <w:rPr>
            <w:noProof/>
            <w:webHidden/>
          </w:rPr>
          <w:fldChar w:fldCharType="separate"/>
        </w:r>
        <w:r w:rsidR="00AE5ECD">
          <w:rPr>
            <w:noProof/>
            <w:webHidden/>
          </w:rPr>
          <w:t>44</w:t>
        </w:r>
        <w:r w:rsidR="00514D45">
          <w:rPr>
            <w:noProof/>
            <w:webHidden/>
          </w:rPr>
          <w:fldChar w:fldCharType="end"/>
        </w:r>
      </w:hyperlink>
    </w:p>
    <w:p w:rsidR="00514D45" w:rsidP="00514D45" w:rsidRDefault="00DE6450" w14:paraId="0AB562D0"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816">
        <w:r w:rsidRPr="00FF73BE" w:rsidR="00514D45">
          <w:rPr>
            <w:rStyle w:val="Hyperlink"/>
            <w:noProof/>
          </w:rPr>
          <w:t>Other Arrangements</w:t>
        </w:r>
        <w:r w:rsidR="00514D45">
          <w:rPr>
            <w:noProof/>
            <w:webHidden/>
          </w:rPr>
          <w:tab/>
        </w:r>
        <w:r w:rsidR="00514D45">
          <w:rPr>
            <w:noProof/>
            <w:webHidden/>
          </w:rPr>
          <w:fldChar w:fldCharType="begin"/>
        </w:r>
        <w:r w:rsidR="00514D45">
          <w:rPr>
            <w:noProof/>
            <w:webHidden/>
          </w:rPr>
          <w:instrText xml:space="preserve"> PAGEREF _Toc424291816 \h </w:instrText>
        </w:r>
        <w:r w:rsidR="00514D45">
          <w:rPr>
            <w:noProof/>
            <w:webHidden/>
          </w:rPr>
        </w:r>
        <w:r w:rsidR="00514D45">
          <w:rPr>
            <w:noProof/>
            <w:webHidden/>
          </w:rPr>
          <w:fldChar w:fldCharType="separate"/>
        </w:r>
        <w:r w:rsidR="00AE5ECD">
          <w:rPr>
            <w:noProof/>
            <w:webHidden/>
          </w:rPr>
          <w:t>45</w:t>
        </w:r>
        <w:r w:rsidR="00514D45">
          <w:rPr>
            <w:noProof/>
            <w:webHidden/>
          </w:rPr>
          <w:fldChar w:fldCharType="end"/>
        </w:r>
      </w:hyperlink>
    </w:p>
    <w:p w:rsidR="00514D45" w:rsidP="00514D45" w:rsidRDefault="00DE6450" w14:paraId="6B9C79EF"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17">
        <w:r w:rsidRPr="00FF73BE" w:rsidR="00514D45">
          <w:rPr>
            <w:rStyle w:val="Hyperlink"/>
            <w:noProof/>
          </w:rPr>
          <w:t>Communications and visibility requirements</w:t>
        </w:r>
        <w:r w:rsidR="00514D45">
          <w:rPr>
            <w:noProof/>
            <w:webHidden/>
          </w:rPr>
          <w:tab/>
        </w:r>
        <w:r w:rsidR="00514D45">
          <w:rPr>
            <w:noProof/>
            <w:webHidden/>
          </w:rPr>
          <w:fldChar w:fldCharType="begin"/>
        </w:r>
        <w:r w:rsidR="00514D45">
          <w:rPr>
            <w:noProof/>
            <w:webHidden/>
          </w:rPr>
          <w:instrText xml:space="preserve"> PAGEREF _Toc424291817 \h </w:instrText>
        </w:r>
        <w:r w:rsidR="00514D45">
          <w:rPr>
            <w:noProof/>
            <w:webHidden/>
          </w:rPr>
        </w:r>
        <w:r w:rsidR="00514D45">
          <w:rPr>
            <w:noProof/>
            <w:webHidden/>
          </w:rPr>
          <w:fldChar w:fldCharType="separate"/>
        </w:r>
        <w:r w:rsidR="00AE5ECD">
          <w:rPr>
            <w:noProof/>
            <w:webHidden/>
          </w:rPr>
          <w:t>45</w:t>
        </w:r>
        <w:r w:rsidR="00514D45">
          <w:rPr>
            <w:noProof/>
            <w:webHidden/>
          </w:rPr>
          <w:fldChar w:fldCharType="end"/>
        </w:r>
      </w:hyperlink>
    </w:p>
    <w:p w:rsidR="00514D45" w:rsidP="00514D45" w:rsidRDefault="00DE6450" w14:paraId="6CFEC4C0"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18">
        <w:r w:rsidRPr="00FF73BE" w:rsidR="00514D45">
          <w:rPr>
            <w:rStyle w:val="Hyperlink"/>
            <w:noProof/>
          </w:rPr>
          <w:t>Auditing arrangements</w:t>
        </w:r>
        <w:r w:rsidR="00514D45">
          <w:rPr>
            <w:noProof/>
            <w:webHidden/>
          </w:rPr>
          <w:tab/>
        </w:r>
        <w:r w:rsidR="00514D45">
          <w:rPr>
            <w:noProof/>
            <w:webHidden/>
          </w:rPr>
          <w:fldChar w:fldCharType="begin"/>
        </w:r>
        <w:r w:rsidR="00514D45">
          <w:rPr>
            <w:noProof/>
            <w:webHidden/>
          </w:rPr>
          <w:instrText xml:space="preserve"> PAGEREF _Toc424291818 \h </w:instrText>
        </w:r>
        <w:r w:rsidR="00514D45">
          <w:rPr>
            <w:noProof/>
            <w:webHidden/>
          </w:rPr>
        </w:r>
        <w:r w:rsidR="00514D45">
          <w:rPr>
            <w:noProof/>
            <w:webHidden/>
          </w:rPr>
          <w:fldChar w:fldCharType="separate"/>
        </w:r>
        <w:r w:rsidR="00AE5ECD">
          <w:rPr>
            <w:noProof/>
            <w:webHidden/>
          </w:rPr>
          <w:t>45</w:t>
        </w:r>
        <w:r w:rsidR="00514D45">
          <w:rPr>
            <w:noProof/>
            <w:webHidden/>
          </w:rPr>
          <w:fldChar w:fldCharType="end"/>
        </w:r>
      </w:hyperlink>
    </w:p>
    <w:p w:rsidR="00514D45" w:rsidP="00514D45" w:rsidRDefault="00DE6450" w14:paraId="04CEEE91" w14:textId="77777777">
      <w:pPr>
        <w:pStyle w:val="TOC2"/>
        <w:tabs>
          <w:tab w:val="right" w:leader="dot" w:pos="10790"/>
        </w:tabs>
        <w:rPr>
          <w:rFonts w:asciiTheme="minorHAnsi" w:hAnsiTheme="minorHAnsi" w:eastAsiaTheme="minorEastAsia" w:cstheme="minorBidi"/>
          <w:noProof/>
          <w:szCs w:val="22"/>
          <w:lang w:val="es-PA" w:eastAsia="es-PA"/>
        </w:rPr>
      </w:pPr>
      <w:hyperlink w:history="1" w:anchor="_Toc424291819">
        <w:r w:rsidRPr="00FF73BE" w:rsidR="00514D45">
          <w:rPr>
            <w:rStyle w:val="Hyperlink"/>
            <w:noProof/>
          </w:rPr>
          <w:t>Learning and knowledge sharing</w:t>
        </w:r>
        <w:r w:rsidR="00514D45">
          <w:rPr>
            <w:noProof/>
            <w:webHidden/>
          </w:rPr>
          <w:tab/>
        </w:r>
        <w:r w:rsidR="00514D45">
          <w:rPr>
            <w:noProof/>
            <w:webHidden/>
          </w:rPr>
          <w:fldChar w:fldCharType="begin"/>
        </w:r>
        <w:r w:rsidR="00514D45">
          <w:rPr>
            <w:noProof/>
            <w:webHidden/>
          </w:rPr>
          <w:instrText xml:space="preserve"> PAGEREF _Toc424291819 \h </w:instrText>
        </w:r>
        <w:r w:rsidR="00514D45">
          <w:rPr>
            <w:noProof/>
            <w:webHidden/>
          </w:rPr>
        </w:r>
        <w:r w:rsidR="00514D45">
          <w:rPr>
            <w:noProof/>
            <w:webHidden/>
          </w:rPr>
          <w:fldChar w:fldCharType="separate"/>
        </w:r>
        <w:r w:rsidR="00AE5ECD">
          <w:rPr>
            <w:noProof/>
            <w:webHidden/>
          </w:rPr>
          <w:t>45</w:t>
        </w:r>
        <w:r w:rsidR="00514D45">
          <w:rPr>
            <w:noProof/>
            <w:webHidden/>
          </w:rPr>
          <w:fldChar w:fldCharType="end"/>
        </w:r>
      </w:hyperlink>
    </w:p>
    <w:p w:rsidR="00514D45" w:rsidP="00514D45" w:rsidRDefault="00DE6450" w14:paraId="11A2EB0C" w14:textId="77777777">
      <w:pPr>
        <w:pStyle w:val="TOC1"/>
        <w:tabs>
          <w:tab w:val="clear" w:pos="9304"/>
          <w:tab w:val="right" w:leader="dot" w:pos="10773"/>
        </w:tabs>
        <w:rPr>
          <w:rFonts w:asciiTheme="minorHAnsi" w:hAnsiTheme="minorHAnsi" w:eastAsiaTheme="minorEastAsia" w:cstheme="minorBidi"/>
          <w:noProof/>
          <w:szCs w:val="22"/>
          <w:lang w:val="es-PA" w:eastAsia="es-PA"/>
        </w:rPr>
      </w:pPr>
      <w:hyperlink w:history="1" w:anchor="_Toc424291820">
        <w:r w:rsidRPr="00FF73BE" w:rsidR="00514D45">
          <w:rPr>
            <w:rStyle w:val="Hyperlink"/>
            <w:noProof/>
          </w:rPr>
          <w:t>Annexes</w:t>
        </w:r>
        <w:r w:rsidR="00514D45">
          <w:rPr>
            <w:noProof/>
            <w:webHidden/>
          </w:rPr>
          <w:tab/>
        </w:r>
        <w:r w:rsidR="00514D45">
          <w:rPr>
            <w:noProof/>
            <w:webHidden/>
          </w:rPr>
          <w:fldChar w:fldCharType="begin"/>
        </w:r>
        <w:r w:rsidR="00514D45">
          <w:rPr>
            <w:noProof/>
            <w:webHidden/>
          </w:rPr>
          <w:instrText xml:space="preserve"> PAGEREF _Toc424291820 \h </w:instrText>
        </w:r>
        <w:r w:rsidR="00514D45">
          <w:rPr>
            <w:noProof/>
            <w:webHidden/>
          </w:rPr>
        </w:r>
        <w:r w:rsidR="00514D45">
          <w:rPr>
            <w:noProof/>
            <w:webHidden/>
          </w:rPr>
          <w:fldChar w:fldCharType="separate"/>
        </w:r>
        <w:r w:rsidR="00AE5ECD">
          <w:rPr>
            <w:noProof/>
            <w:webHidden/>
          </w:rPr>
          <w:t>46</w:t>
        </w:r>
        <w:r w:rsidR="00514D45">
          <w:rPr>
            <w:noProof/>
            <w:webHidden/>
          </w:rPr>
          <w:fldChar w:fldCharType="end"/>
        </w:r>
      </w:hyperlink>
    </w:p>
    <w:p w:rsidR="00514D45" w:rsidP="00A33945" w:rsidRDefault="00DE6450" w14:paraId="321FF1F1" w14:textId="5F78B49A">
      <w:pPr>
        <w:pStyle w:val="TOC2"/>
        <w:tabs>
          <w:tab w:val="left" w:pos="1560"/>
          <w:tab w:val="right" w:leader="dot" w:pos="10790"/>
        </w:tabs>
        <w:rPr>
          <w:rFonts w:asciiTheme="minorHAnsi" w:hAnsiTheme="minorHAnsi" w:eastAsiaTheme="minorEastAsia" w:cstheme="minorBidi"/>
          <w:noProof/>
          <w:szCs w:val="22"/>
          <w:lang w:val="es-PA" w:eastAsia="es-PA"/>
        </w:rPr>
      </w:pPr>
      <w:hyperlink w:history="1" w:anchor="_Toc424291821">
        <w:r w:rsidRPr="00FF73BE" w:rsidR="00514D45">
          <w:rPr>
            <w:rStyle w:val="Hyperlink"/>
            <w:rFonts w:cs="Arial"/>
            <w:noProof/>
          </w:rPr>
          <w:t xml:space="preserve">ANNEX A </w:t>
        </w:r>
        <w:r w:rsidR="00A33945">
          <w:rPr>
            <w:rStyle w:val="Hyperlink"/>
            <w:rFonts w:cs="Arial"/>
            <w:noProof/>
          </w:rPr>
          <w:tab/>
        </w:r>
        <w:r w:rsidRPr="00FF73BE" w:rsidR="00514D45">
          <w:rPr>
            <w:rStyle w:val="Hyperlink"/>
            <w:noProof/>
          </w:rPr>
          <w:t>List of documents</w:t>
        </w:r>
        <w:r w:rsidR="00514D45">
          <w:rPr>
            <w:noProof/>
            <w:webHidden/>
          </w:rPr>
          <w:tab/>
        </w:r>
        <w:r w:rsidR="00514D45">
          <w:rPr>
            <w:noProof/>
            <w:webHidden/>
          </w:rPr>
          <w:fldChar w:fldCharType="begin"/>
        </w:r>
        <w:r w:rsidR="00514D45">
          <w:rPr>
            <w:noProof/>
            <w:webHidden/>
          </w:rPr>
          <w:instrText xml:space="preserve"> PAGEREF _Toc424291821 \h </w:instrText>
        </w:r>
        <w:r w:rsidR="00514D45">
          <w:rPr>
            <w:noProof/>
            <w:webHidden/>
          </w:rPr>
        </w:r>
        <w:r w:rsidR="00514D45">
          <w:rPr>
            <w:noProof/>
            <w:webHidden/>
          </w:rPr>
          <w:fldChar w:fldCharType="separate"/>
        </w:r>
        <w:r w:rsidR="00AE5ECD">
          <w:rPr>
            <w:noProof/>
            <w:webHidden/>
          </w:rPr>
          <w:t>46</w:t>
        </w:r>
        <w:r w:rsidR="00514D45">
          <w:rPr>
            <w:noProof/>
            <w:webHidden/>
          </w:rPr>
          <w:fldChar w:fldCharType="end"/>
        </w:r>
      </w:hyperlink>
    </w:p>
    <w:p w:rsidR="00514D45" w:rsidP="00514D45" w:rsidRDefault="00DE6450" w14:paraId="0E918870" w14:textId="77777777">
      <w:pPr>
        <w:pStyle w:val="TOC2"/>
        <w:tabs>
          <w:tab w:val="left" w:pos="1540"/>
          <w:tab w:val="right" w:leader="dot" w:pos="10790"/>
        </w:tabs>
        <w:rPr>
          <w:rFonts w:asciiTheme="minorHAnsi" w:hAnsiTheme="minorHAnsi" w:eastAsiaTheme="minorEastAsia" w:cstheme="minorBidi"/>
          <w:noProof/>
          <w:szCs w:val="22"/>
          <w:lang w:val="es-PA" w:eastAsia="es-PA"/>
        </w:rPr>
      </w:pPr>
      <w:hyperlink w:history="1" w:anchor="_Toc424291822">
        <w:r w:rsidRPr="00FF73BE" w:rsidR="00514D45">
          <w:rPr>
            <w:rStyle w:val="Hyperlink"/>
            <w:noProof/>
            <w:lang w:val="es-MX"/>
          </w:rPr>
          <w:t>ANNEX B</w:t>
        </w:r>
        <w:r w:rsidR="00514D45">
          <w:rPr>
            <w:rFonts w:asciiTheme="minorHAnsi" w:hAnsiTheme="minorHAnsi" w:eastAsiaTheme="minorEastAsia" w:cstheme="minorBidi"/>
            <w:noProof/>
            <w:szCs w:val="22"/>
            <w:lang w:val="es-PA" w:eastAsia="es-PA"/>
          </w:rPr>
          <w:tab/>
        </w:r>
        <w:r w:rsidRPr="00FF73BE" w:rsidR="00514D45">
          <w:rPr>
            <w:rStyle w:val="Hyperlink"/>
            <w:noProof/>
            <w:lang w:val="es-MX"/>
          </w:rPr>
          <w:t>Risk analysis</w:t>
        </w:r>
        <w:r w:rsidR="00514D45">
          <w:rPr>
            <w:noProof/>
            <w:webHidden/>
          </w:rPr>
          <w:tab/>
        </w:r>
        <w:r w:rsidR="00514D45">
          <w:rPr>
            <w:noProof/>
            <w:webHidden/>
          </w:rPr>
          <w:fldChar w:fldCharType="begin"/>
        </w:r>
        <w:r w:rsidR="00514D45">
          <w:rPr>
            <w:noProof/>
            <w:webHidden/>
          </w:rPr>
          <w:instrText xml:space="preserve"> PAGEREF _Toc424291822 \h </w:instrText>
        </w:r>
        <w:r w:rsidR="00514D45">
          <w:rPr>
            <w:noProof/>
            <w:webHidden/>
          </w:rPr>
        </w:r>
        <w:r w:rsidR="00514D45">
          <w:rPr>
            <w:noProof/>
            <w:webHidden/>
          </w:rPr>
          <w:fldChar w:fldCharType="separate"/>
        </w:r>
        <w:r w:rsidR="00AE5ECD">
          <w:rPr>
            <w:noProof/>
            <w:webHidden/>
          </w:rPr>
          <w:t>47</w:t>
        </w:r>
        <w:r w:rsidR="00514D45">
          <w:rPr>
            <w:noProof/>
            <w:webHidden/>
          </w:rPr>
          <w:fldChar w:fldCharType="end"/>
        </w:r>
      </w:hyperlink>
    </w:p>
    <w:p w:rsidR="00514D45" w:rsidRDefault="00DE6450" w14:paraId="002BFB05" w14:textId="77777777">
      <w:pPr>
        <w:pStyle w:val="TOC2"/>
        <w:tabs>
          <w:tab w:val="left" w:pos="1540"/>
          <w:tab w:val="right" w:leader="dot" w:pos="10790"/>
        </w:tabs>
        <w:rPr>
          <w:rFonts w:asciiTheme="minorHAnsi" w:hAnsiTheme="minorHAnsi" w:eastAsiaTheme="minorEastAsia" w:cstheme="minorBidi"/>
          <w:noProof/>
          <w:szCs w:val="22"/>
          <w:lang w:val="es-PA" w:eastAsia="es-PA"/>
        </w:rPr>
      </w:pPr>
      <w:hyperlink w:history="1" w:anchor="_Toc424291823">
        <w:r w:rsidRPr="00FF73BE" w:rsidR="00514D45">
          <w:rPr>
            <w:rStyle w:val="Hyperlink"/>
            <w:noProof/>
          </w:rPr>
          <w:t>ANNEX C</w:t>
        </w:r>
        <w:r w:rsidR="00514D45">
          <w:rPr>
            <w:rFonts w:asciiTheme="minorHAnsi" w:hAnsiTheme="minorHAnsi" w:eastAsiaTheme="minorEastAsia" w:cstheme="minorBidi"/>
            <w:noProof/>
            <w:szCs w:val="22"/>
            <w:lang w:val="es-PA" w:eastAsia="es-PA"/>
          </w:rPr>
          <w:tab/>
        </w:r>
        <w:r w:rsidRPr="00FF73BE" w:rsidR="00514D45">
          <w:rPr>
            <w:rStyle w:val="Hyperlink"/>
            <w:noProof/>
          </w:rPr>
          <w:t>Agreements</w:t>
        </w:r>
        <w:r w:rsidR="00514D45">
          <w:rPr>
            <w:noProof/>
            <w:webHidden/>
          </w:rPr>
          <w:tab/>
        </w:r>
        <w:r w:rsidR="00514D45">
          <w:rPr>
            <w:noProof/>
            <w:webHidden/>
          </w:rPr>
          <w:fldChar w:fldCharType="begin"/>
        </w:r>
        <w:r w:rsidR="00514D45">
          <w:rPr>
            <w:noProof/>
            <w:webHidden/>
          </w:rPr>
          <w:instrText xml:space="preserve"> PAGEREF _Toc424291823 \h </w:instrText>
        </w:r>
        <w:r w:rsidR="00514D45">
          <w:rPr>
            <w:noProof/>
            <w:webHidden/>
          </w:rPr>
        </w:r>
        <w:r w:rsidR="00514D45">
          <w:rPr>
            <w:noProof/>
            <w:webHidden/>
          </w:rPr>
          <w:fldChar w:fldCharType="separate"/>
        </w:r>
        <w:r w:rsidR="00AE5ECD">
          <w:rPr>
            <w:noProof/>
            <w:webHidden/>
          </w:rPr>
          <w:t>49</w:t>
        </w:r>
        <w:r w:rsidR="00514D45">
          <w:rPr>
            <w:noProof/>
            <w:webHidden/>
          </w:rPr>
          <w:fldChar w:fldCharType="end"/>
        </w:r>
      </w:hyperlink>
    </w:p>
    <w:p w:rsidR="00514D45" w:rsidRDefault="00DE6450" w14:paraId="3249A97D" w14:textId="77777777">
      <w:pPr>
        <w:pStyle w:val="TOC2"/>
        <w:tabs>
          <w:tab w:val="left" w:pos="1540"/>
          <w:tab w:val="right" w:leader="dot" w:pos="10790"/>
        </w:tabs>
        <w:rPr>
          <w:rFonts w:asciiTheme="minorHAnsi" w:hAnsiTheme="minorHAnsi" w:eastAsiaTheme="minorEastAsia" w:cstheme="minorBidi"/>
          <w:noProof/>
          <w:szCs w:val="22"/>
          <w:lang w:val="es-PA" w:eastAsia="es-PA"/>
        </w:rPr>
      </w:pPr>
      <w:hyperlink w:history="1" w:anchor="_Toc424291824">
        <w:r w:rsidRPr="00FF73BE" w:rsidR="00514D45">
          <w:rPr>
            <w:rStyle w:val="Hyperlink"/>
            <w:noProof/>
          </w:rPr>
          <w:t>ANNEX D</w:t>
        </w:r>
        <w:r w:rsidR="00514D45">
          <w:rPr>
            <w:rFonts w:asciiTheme="minorHAnsi" w:hAnsiTheme="minorHAnsi" w:eastAsiaTheme="minorEastAsia" w:cstheme="minorBidi"/>
            <w:noProof/>
            <w:szCs w:val="22"/>
            <w:lang w:val="es-PA" w:eastAsia="es-PA"/>
          </w:rPr>
          <w:tab/>
        </w:r>
        <w:r w:rsidRPr="00FF73BE" w:rsidR="00514D45">
          <w:rPr>
            <w:rStyle w:val="Hyperlink"/>
            <w:noProof/>
          </w:rPr>
          <w:t>Calculation of GHG benefits</w:t>
        </w:r>
        <w:r w:rsidR="00514D45">
          <w:rPr>
            <w:noProof/>
            <w:webHidden/>
          </w:rPr>
          <w:tab/>
        </w:r>
        <w:r w:rsidR="00514D45">
          <w:rPr>
            <w:noProof/>
            <w:webHidden/>
          </w:rPr>
          <w:fldChar w:fldCharType="begin"/>
        </w:r>
        <w:r w:rsidR="00514D45">
          <w:rPr>
            <w:noProof/>
            <w:webHidden/>
          </w:rPr>
          <w:instrText xml:space="preserve"> PAGEREF _Toc424291824 \h </w:instrText>
        </w:r>
        <w:r w:rsidR="00514D45">
          <w:rPr>
            <w:noProof/>
            <w:webHidden/>
          </w:rPr>
        </w:r>
        <w:r w:rsidR="00514D45">
          <w:rPr>
            <w:noProof/>
            <w:webHidden/>
          </w:rPr>
          <w:fldChar w:fldCharType="separate"/>
        </w:r>
        <w:r w:rsidR="00AE5ECD">
          <w:rPr>
            <w:noProof/>
            <w:webHidden/>
          </w:rPr>
          <w:t>50</w:t>
        </w:r>
        <w:r w:rsidR="00514D45">
          <w:rPr>
            <w:noProof/>
            <w:webHidden/>
          </w:rPr>
          <w:fldChar w:fldCharType="end"/>
        </w:r>
      </w:hyperlink>
    </w:p>
    <w:p w:rsidR="00514D45" w:rsidRDefault="00DE6450" w14:paraId="4EF7DC81" w14:textId="77777777">
      <w:pPr>
        <w:pStyle w:val="TOC2"/>
        <w:tabs>
          <w:tab w:val="left" w:pos="1540"/>
          <w:tab w:val="right" w:leader="dot" w:pos="10790"/>
        </w:tabs>
        <w:rPr>
          <w:rFonts w:asciiTheme="minorHAnsi" w:hAnsiTheme="minorHAnsi" w:eastAsiaTheme="minorEastAsia" w:cstheme="minorBidi"/>
          <w:noProof/>
          <w:szCs w:val="22"/>
          <w:lang w:val="es-PA" w:eastAsia="es-PA"/>
        </w:rPr>
      </w:pPr>
      <w:hyperlink w:history="1" w:anchor="_Toc424291825">
        <w:r w:rsidRPr="00FF73BE" w:rsidR="00514D45">
          <w:rPr>
            <w:rStyle w:val="Hyperlink"/>
            <w:noProof/>
          </w:rPr>
          <w:t>ANNEX E</w:t>
        </w:r>
        <w:r w:rsidR="00514D45">
          <w:rPr>
            <w:rFonts w:asciiTheme="minorHAnsi" w:hAnsiTheme="minorHAnsi" w:eastAsiaTheme="minorEastAsia" w:cstheme="minorBidi"/>
            <w:noProof/>
            <w:szCs w:val="22"/>
            <w:lang w:val="es-PA" w:eastAsia="es-PA"/>
          </w:rPr>
          <w:tab/>
        </w:r>
        <w:r w:rsidRPr="00FF73BE" w:rsidR="00514D45">
          <w:rPr>
            <w:rStyle w:val="Hyperlink"/>
            <w:noProof/>
          </w:rPr>
          <w:t>Market potential for biogas and biodiesel technology for small-scale farming</w:t>
        </w:r>
        <w:r w:rsidR="00514D45">
          <w:rPr>
            <w:noProof/>
            <w:webHidden/>
          </w:rPr>
          <w:tab/>
        </w:r>
        <w:r w:rsidR="00514D45">
          <w:rPr>
            <w:noProof/>
            <w:webHidden/>
          </w:rPr>
          <w:fldChar w:fldCharType="begin"/>
        </w:r>
        <w:r w:rsidR="00514D45">
          <w:rPr>
            <w:noProof/>
            <w:webHidden/>
          </w:rPr>
          <w:instrText xml:space="preserve"> PAGEREF _Toc424291825 \h </w:instrText>
        </w:r>
        <w:r w:rsidR="00514D45">
          <w:rPr>
            <w:noProof/>
            <w:webHidden/>
          </w:rPr>
        </w:r>
        <w:r w:rsidR="00514D45">
          <w:rPr>
            <w:noProof/>
            <w:webHidden/>
          </w:rPr>
          <w:fldChar w:fldCharType="separate"/>
        </w:r>
        <w:r w:rsidR="00AE5ECD">
          <w:rPr>
            <w:noProof/>
            <w:webHidden/>
          </w:rPr>
          <w:t>54</w:t>
        </w:r>
        <w:r w:rsidR="00514D45">
          <w:rPr>
            <w:noProof/>
            <w:webHidden/>
          </w:rPr>
          <w:fldChar w:fldCharType="end"/>
        </w:r>
      </w:hyperlink>
    </w:p>
    <w:p w:rsidR="00514D45" w:rsidRDefault="00DE6450" w14:paraId="15D31CA7" w14:textId="77777777">
      <w:pPr>
        <w:pStyle w:val="TOC2"/>
        <w:tabs>
          <w:tab w:val="left" w:pos="1540"/>
          <w:tab w:val="right" w:leader="dot" w:pos="10790"/>
        </w:tabs>
        <w:rPr>
          <w:rFonts w:asciiTheme="minorHAnsi" w:hAnsiTheme="minorHAnsi" w:eastAsiaTheme="minorEastAsia" w:cstheme="minorBidi"/>
          <w:noProof/>
          <w:szCs w:val="22"/>
          <w:lang w:val="es-PA" w:eastAsia="es-PA"/>
        </w:rPr>
      </w:pPr>
      <w:hyperlink w:history="1" w:anchor="_Toc424291826">
        <w:r w:rsidRPr="00FF73BE" w:rsidR="00514D45">
          <w:rPr>
            <w:rStyle w:val="Hyperlink"/>
            <w:noProof/>
          </w:rPr>
          <w:t>ANNEX F</w:t>
        </w:r>
        <w:r w:rsidR="00514D45">
          <w:rPr>
            <w:rFonts w:asciiTheme="minorHAnsi" w:hAnsiTheme="minorHAnsi" w:eastAsiaTheme="minorEastAsia" w:cstheme="minorBidi"/>
            <w:noProof/>
            <w:szCs w:val="22"/>
            <w:lang w:val="es-PA" w:eastAsia="es-PA"/>
          </w:rPr>
          <w:tab/>
        </w:r>
        <w:r w:rsidRPr="00FF73BE" w:rsidR="00514D45">
          <w:rPr>
            <w:rStyle w:val="Hyperlink"/>
            <w:noProof/>
          </w:rPr>
          <w:t>Empirical results with Jatropha production under BIOMAS Project</w:t>
        </w:r>
        <w:r w:rsidR="00514D45">
          <w:rPr>
            <w:noProof/>
            <w:webHidden/>
          </w:rPr>
          <w:tab/>
        </w:r>
        <w:r w:rsidR="00514D45">
          <w:rPr>
            <w:noProof/>
            <w:webHidden/>
          </w:rPr>
          <w:fldChar w:fldCharType="begin"/>
        </w:r>
        <w:r w:rsidR="00514D45">
          <w:rPr>
            <w:noProof/>
            <w:webHidden/>
          </w:rPr>
          <w:instrText xml:space="preserve"> PAGEREF _Toc424291826 \h </w:instrText>
        </w:r>
        <w:r w:rsidR="00514D45">
          <w:rPr>
            <w:noProof/>
            <w:webHidden/>
          </w:rPr>
        </w:r>
        <w:r w:rsidR="00514D45">
          <w:rPr>
            <w:noProof/>
            <w:webHidden/>
          </w:rPr>
          <w:fldChar w:fldCharType="separate"/>
        </w:r>
        <w:r w:rsidR="00AE5ECD">
          <w:rPr>
            <w:noProof/>
            <w:webHidden/>
          </w:rPr>
          <w:t>59</w:t>
        </w:r>
        <w:r w:rsidR="00514D45">
          <w:rPr>
            <w:noProof/>
            <w:webHidden/>
          </w:rPr>
          <w:fldChar w:fldCharType="end"/>
        </w:r>
      </w:hyperlink>
    </w:p>
    <w:p w:rsidR="00514D45" w:rsidRDefault="00DE6450" w14:paraId="5EFEF9B3" w14:textId="77777777">
      <w:pPr>
        <w:pStyle w:val="TOC2"/>
        <w:tabs>
          <w:tab w:val="left" w:pos="1540"/>
          <w:tab w:val="right" w:leader="dot" w:pos="10790"/>
        </w:tabs>
        <w:rPr>
          <w:rFonts w:asciiTheme="minorHAnsi" w:hAnsiTheme="minorHAnsi" w:eastAsiaTheme="minorEastAsia" w:cstheme="minorBidi"/>
          <w:noProof/>
          <w:szCs w:val="22"/>
          <w:lang w:val="es-PA" w:eastAsia="es-PA"/>
        </w:rPr>
      </w:pPr>
      <w:hyperlink w:history="1" w:anchor="_Toc424291827">
        <w:r w:rsidRPr="00FF73BE" w:rsidR="00514D45">
          <w:rPr>
            <w:rStyle w:val="Hyperlink"/>
            <w:noProof/>
          </w:rPr>
          <w:t>ANNEX G</w:t>
        </w:r>
        <w:r w:rsidR="00514D45">
          <w:rPr>
            <w:rFonts w:asciiTheme="minorHAnsi" w:hAnsiTheme="minorHAnsi" w:eastAsiaTheme="minorEastAsia" w:cstheme="minorBidi"/>
            <w:noProof/>
            <w:szCs w:val="22"/>
            <w:lang w:val="es-PA" w:eastAsia="es-PA"/>
          </w:rPr>
          <w:tab/>
        </w:r>
        <w:r w:rsidRPr="00FF73BE" w:rsidR="00514D45">
          <w:rPr>
            <w:rStyle w:val="Hyperlink"/>
            <w:noProof/>
          </w:rPr>
          <w:t>Environmental and social screening template</w:t>
        </w:r>
        <w:r w:rsidR="00514D45">
          <w:rPr>
            <w:noProof/>
            <w:webHidden/>
          </w:rPr>
          <w:tab/>
        </w:r>
        <w:r w:rsidR="00514D45">
          <w:rPr>
            <w:noProof/>
            <w:webHidden/>
          </w:rPr>
          <w:fldChar w:fldCharType="begin"/>
        </w:r>
        <w:r w:rsidR="00514D45">
          <w:rPr>
            <w:noProof/>
            <w:webHidden/>
          </w:rPr>
          <w:instrText xml:space="preserve"> PAGEREF _Toc424291827 \h </w:instrText>
        </w:r>
        <w:r w:rsidR="00514D45">
          <w:rPr>
            <w:noProof/>
            <w:webHidden/>
          </w:rPr>
        </w:r>
        <w:r w:rsidR="00514D45">
          <w:rPr>
            <w:noProof/>
            <w:webHidden/>
          </w:rPr>
          <w:fldChar w:fldCharType="separate"/>
        </w:r>
        <w:r w:rsidR="00AE5ECD">
          <w:rPr>
            <w:noProof/>
            <w:webHidden/>
          </w:rPr>
          <w:t>61</w:t>
        </w:r>
        <w:r w:rsidR="00514D45">
          <w:rPr>
            <w:noProof/>
            <w:webHidden/>
          </w:rPr>
          <w:fldChar w:fldCharType="end"/>
        </w:r>
      </w:hyperlink>
    </w:p>
    <w:p w:rsidRPr="000E6F59" w:rsidR="00492793" w:rsidP="00E97674" w:rsidRDefault="00492793" w14:paraId="668E0018" w14:textId="61B5E2C8">
      <w:pPr>
        <w:tabs>
          <w:tab w:val="right" w:leader="dot" w:pos="9350"/>
        </w:tabs>
        <w:ind w:left="220"/>
      </w:pPr>
      <w:r w:rsidRPr="000E6F59">
        <w:fldChar w:fldCharType="end"/>
      </w:r>
      <w:r w:rsidRPr="000E6F59" w:rsidR="008302AE">
        <w:br w:type="page"/>
      </w:r>
    </w:p>
    <w:p w:rsidRPr="000E6F59" w:rsidR="003A0160" w:rsidP="00E604D0" w:rsidRDefault="003A0160" w14:paraId="70A68AAF" w14:textId="1F844E76">
      <w:pPr>
        <w:pStyle w:val="Heading2"/>
        <w:rPr>
          <w:rFonts w:cs="Arial"/>
          <w:b/>
          <w:sz w:val="20"/>
          <w:szCs w:val="20"/>
        </w:rPr>
      </w:pPr>
      <w:bookmarkStart w:name="_Toc424291787" w:id="6"/>
      <w:r w:rsidRPr="000E6F59">
        <w:t>List of acronyms</w:t>
      </w:r>
      <w:bookmarkEnd w:id="6"/>
      <w:r w:rsidRPr="000E6F59">
        <w:t xml:space="preserve"> </w:t>
      </w:r>
    </w:p>
    <w:p w:rsidR="00552084" w:rsidP="00990879" w:rsidRDefault="00552084" w14:paraId="40233FFA" w14:textId="77777777">
      <w:pPr>
        <w:ind w:left="1440" w:hanging="1440"/>
        <w:jc w:val="left"/>
        <w:rPr>
          <w:szCs w:val="22"/>
        </w:rPr>
      </w:pPr>
      <w:r w:rsidRPr="000E6F59">
        <w:rPr>
          <w:szCs w:val="22"/>
        </w:rPr>
        <w:t>ANAP</w:t>
      </w:r>
      <w:r w:rsidRPr="000E6F59">
        <w:rPr>
          <w:szCs w:val="22"/>
        </w:rPr>
        <w:tab/>
      </w:r>
      <w:r w:rsidRPr="000E6F59">
        <w:rPr>
          <w:szCs w:val="22"/>
        </w:rPr>
        <w:t>National Association of Small Farmers</w:t>
      </w:r>
    </w:p>
    <w:p w:rsidRPr="000E6F59" w:rsidR="008A2AC0" w:rsidP="00990879" w:rsidRDefault="008A2AC0" w14:paraId="235A42F2" w14:textId="77777777">
      <w:pPr>
        <w:ind w:left="1440" w:hanging="1440"/>
        <w:jc w:val="left"/>
        <w:rPr>
          <w:szCs w:val="22"/>
        </w:rPr>
      </w:pPr>
      <w:r>
        <w:rPr>
          <w:szCs w:val="22"/>
        </w:rPr>
        <w:t>APR</w:t>
      </w:r>
      <w:r>
        <w:rPr>
          <w:szCs w:val="22"/>
        </w:rPr>
        <w:tab/>
      </w:r>
      <w:r>
        <w:rPr>
          <w:szCs w:val="22"/>
        </w:rPr>
        <w:t>Annual Project Review</w:t>
      </w:r>
    </w:p>
    <w:p w:rsidR="00E13694" w:rsidP="00990879" w:rsidRDefault="00E13694" w14:paraId="58C711AF" w14:textId="77777777">
      <w:pPr>
        <w:ind w:left="1440" w:hanging="1440"/>
        <w:jc w:val="left"/>
        <w:rPr>
          <w:szCs w:val="22"/>
        </w:rPr>
      </w:pPr>
      <w:r w:rsidRPr="000E6F59">
        <w:rPr>
          <w:szCs w:val="22"/>
        </w:rPr>
        <w:t>BCC</w:t>
      </w:r>
      <w:r w:rsidRPr="000E6F59">
        <w:rPr>
          <w:szCs w:val="22"/>
        </w:rPr>
        <w:tab/>
      </w:r>
      <w:r w:rsidRPr="000E6F59">
        <w:rPr>
          <w:szCs w:val="22"/>
        </w:rPr>
        <w:t>Banco Central de Cuba</w:t>
      </w:r>
    </w:p>
    <w:p w:rsidRPr="000E6F59" w:rsidR="008A2AC0" w:rsidP="00990879" w:rsidRDefault="008A2AC0" w14:paraId="67FE4342" w14:textId="77777777">
      <w:pPr>
        <w:ind w:left="1440" w:hanging="1440"/>
        <w:jc w:val="left"/>
        <w:rPr>
          <w:szCs w:val="22"/>
        </w:rPr>
      </w:pPr>
      <w:r>
        <w:rPr>
          <w:szCs w:val="22"/>
        </w:rPr>
        <w:t>BTOR</w:t>
      </w:r>
      <w:r>
        <w:rPr>
          <w:szCs w:val="22"/>
        </w:rPr>
        <w:tab/>
      </w:r>
      <w:r>
        <w:rPr>
          <w:szCs w:val="22"/>
        </w:rPr>
        <w:t>Back To Office Report</w:t>
      </w:r>
    </w:p>
    <w:p w:rsidRPr="001C0356" w:rsidR="009B740D" w:rsidP="00990879" w:rsidRDefault="009B740D" w14:paraId="20672F44" w14:textId="77777777">
      <w:pPr>
        <w:ind w:left="1440" w:hanging="1440"/>
        <w:jc w:val="left"/>
        <w:rPr>
          <w:szCs w:val="22"/>
          <w:lang w:val="es-PA"/>
        </w:rPr>
      </w:pPr>
      <w:r w:rsidRPr="001C0356">
        <w:rPr>
          <w:szCs w:val="22"/>
          <w:lang w:val="es-PA"/>
        </w:rPr>
        <w:t>CAM</w:t>
      </w:r>
      <w:r w:rsidRPr="001C0356">
        <w:rPr>
          <w:szCs w:val="22"/>
          <w:lang w:val="es-PA"/>
        </w:rPr>
        <w:tab/>
      </w:r>
      <w:r w:rsidRPr="001C0356">
        <w:rPr>
          <w:szCs w:val="22"/>
          <w:lang w:val="es-PA"/>
        </w:rPr>
        <w:t>Consejo de la Administración Municipal</w:t>
      </w:r>
    </w:p>
    <w:p w:rsidRPr="000E6F59" w:rsidR="00990879" w:rsidP="00990879" w:rsidRDefault="00990879" w14:paraId="318D19F2" w14:textId="77777777">
      <w:pPr>
        <w:ind w:left="1440" w:hanging="1440"/>
        <w:jc w:val="left"/>
        <w:rPr>
          <w:szCs w:val="22"/>
        </w:rPr>
      </w:pPr>
      <w:r w:rsidRPr="000E6F59">
        <w:rPr>
          <w:szCs w:val="22"/>
        </w:rPr>
        <w:t>CCA</w:t>
      </w:r>
      <w:r w:rsidRPr="000E6F59">
        <w:rPr>
          <w:szCs w:val="22"/>
        </w:rPr>
        <w:tab/>
      </w:r>
      <w:r w:rsidRPr="000E6F59">
        <w:rPr>
          <w:szCs w:val="22"/>
        </w:rPr>
        <w:t>Common Country Analysis</w:t>
      </w:r>
    </w:p>
    <w:p w:rsidRPr="000E6F59" w:rsidR="00990879" w:rsidP="00990879" w:rsidRDefault="00990879" w14:paraId="0D293561" w14:textId="77777777">
      <w:pPr>
        <w:jc w:val="left"/>
        <w:rPr>
          <w:szCs w:val="22"/>
        </w:rPr>
      </w:pPr>
      <w:r w:rsidRPr="000E6F59">
        <w:rPr>
          <w:szCs w:val="22"/>
        </w:rPr>
        <w:t>CCF</w:t>
      </w:r>
      <w:r w:rsidRPr="000E6F59">
        <w:rPr>
          <w:szCs w:val="22"/>
        </w:rPr>
        <w:tab/>
      </w:r>
      <w:r w:rsidRPr="000E6F59">
        <w:rPr>
          <w:szCs w:val="22"/>
        </w:rPr>
        <w:tab/>
      </w:r>
      <w:r w:rsidRPr="000E6F59">
        <w:rPr>
          <w:szCs w:val="22"/>
        </w:rPr>
        <w:t>Country Cooperation Framework</w:t>
      </w:r>
    </w:p>
    <w:p w:rsidRPr="000E6F59" w:rsidR="00990879" w:rsidP="00990879" w:rsidRDefault="00990879" w14:paraId="00F18343" w14:textId="77777777">
      <w:pPr>
        <w:jc w:val="left"/>
        <w:rPr>
          <w:szCs w:val="22"/>
        </w:rPr>
      </w:pPr>
      <w:r w:rsidRPr="000E6F59">
        <w:rPr>
          <w:szCs w:val="22"/>
        </w:rPr>
        <w:t>CC</w:t>
      </w:r>
      <w:r w:rsidR="00F77492">
        <w:rPr>
          <w:szCs w:val="22"/>
        </w:rPr>
        <w:t>(</w:t>
      </w:r>
      <w:r w:rsidRPr="000E6F59">
        <w:rPr>
          <w:szCs w:val="22"/>
        </w:rPr>
        <w:t>M</w:t>
      </w:r>
      <w:r w:rsidR="00F77492">
        <w:rPr>
          <w:szCs w:val="22"/>
        </w:rPr>
        <w:t>)</w:t>
      </w:r>
      <w:r w:rsidRPr="000E6F59">
        <w:rPr>
          <w:szCs w:val="22"/>
        </w:rPr>
        <w:tab/>
      </w:r>
      <w:r w:rsidRPr="000E6F59">
        <w:rPr>
          <w:szCs w:val="22"/>
        </w:rPr>
        <w:tab/>
      </w:r>
      <w:r w:rsidRPr="000E6F59">
        <w:rPr>
          <w:szCs w:val="22"/>
        </w:rPr>
        <w:t xml:space="preserve">Climate Change </w:t>
      </w:r>
      <w:r w:rsidR="00F77492">
        <w:rPr>
          <w:szCs w:val="22"/>
        </w:rPr>
        <w:t>(</w:t>
      </w:r>
      <w:r w:rsidRPr="000E6F59">
        <w:rPr>
          <w:szCs w:val="22"/>
        </w:rPr>
        <w:t>Mitigation</w:t>
      </w:r>
      <w:r w:rsidR="00F77492">
        <w:rPr>
          <w:szCs w:val="22"/>
        </w:rPr>
        <w:t>)</w:t>
      </w:r>
    </w:p>
    <w:p w:rsidRPr="000E6F59" w:rsidR="00990879" w:rsidP="00990879" w:rsidRDefault="00990879" w14:paraId="4C455D95" w14:textId="77777777">
      <w:pPr>
        <w:jc w:val="left"/>
        <w:rPr>
          <w:szCs w:val="22"/>
        </w:rPr>
      </w:pPr>
      <w:r w:rsidRPr="000E6F59">
        <w:rPr>
          <w:szCs w:val="22"/>
        </w:rPr>
        <w:t>CCP</w:t>
      </w:r>
      <w:r w:rsidRPr="000E6F59">
        <w:rPr>
          <w:szCs w:val="22"/>
        </w:rPr>
        <w:tab/>
      </w:r>
      <w:r w:rsidRPr="000E6F59">
        <w:rPr>
          <w:szCs w:val="22"/>
        </w:rPr>
        <w:tab/>
      </w:r>
      <w:r w:rsidRPr="000E6F59">
        <w:rPr>
          <w:szCs w:val="22"/>
        </w:rPr>
        <w:t>Climate Change Program</w:t>
      </w:r>
    </w:p>
    <w:p w:rsidRPr="000E6F59" w:rsidR="00990879" w:rsidP="00990879" w:rsidRDefault="00990879" w14:paraId="1C23F878" w14:textId="77777777">
      <w:pPr>
        <w:jc w:val="left"/>
        <w:rPr>
          <w:szCs w:val="22"/>
        </w:rPr>
      </w:pPr>
      <w:r w:rsidRPr="000E6F59">
        <w:rPr>
          <w:szCs w:val="22"/>
        </w:rPr>
        <w:t>CDM</w:t>
      </w:r>
      <w:r w:rsidRPr="000E6F59">
        <w:rPr>
          <w:szCs w:val="22"/>
        </w:rPr>
        <w:tab/>
      </w:r>
      <w:r w:rsidRPr="000E6F59">
        <w:rPr>
          <w:szCs w:val="22"/>
        </w:rPr>
        <w:tab/>
      </w:r>
      <w:r w:rsidRPr="000E6F59">
        <w:rPr>
          <w:szCs w:val="22"/>
        </w:rPr>
        <w:t>Clean Development Mechanism</w:t>
      </w:r>
    </w:p>
    <w:p w:rsidRPr="000E6F59" w:rsidR="003A0160" w:rsidRDefault="003A0160" w14:paraId="2AFFE2A5" w14:textId="77777777">
      <w:pPr>
        <w:jc w:val="left"/>
        <w:rPr>
          <w:szCs w:val="22"/>
        </w:rPr>
      </w:pPr>
      <w:r w:rsidRPr="000E6F59">
        <w:rPr>
          <w:szCs w:val="22"/>
        </w:rPr>
        <w:t>CDR</w:t>
      </w:r>
      <w:r w:rsidRPr="000E6F59">
        <w:rPr>
          <w:szCs w:val="22"/>
        </w:rPr>
        <w:tab/>
      </w:r>
      <w:r w:rsidRPr="000E6F59">
        <w:rPr>
          <w:szCs w:val="22"/>
        </w:rPr>
        <w:tab/>
      </w:r>
      <w:r w:rsidRPr="000E6F59">
        <w:rPr>
          <w:szCs w:val="22"/>
        </w:rPr>
        <w:t>Combined Delivery Report</w:t>
      </w:r>
    </w:p>
    <w:p w:rsidRPr="000E6F59" w:rsidR="00C06FE6" w:rsidRDefault="00C06FE6" w14:paraId="35A69F9F" w14:textId="77777777">
      <w:pPr>
        <w:jc w:val="left"/>
        <w:rPr>
          <w:szCs w:val="22"/>
        </w:rPr>
      </w:pPr>
      <w:r w:rsidRPr="000E6F59">
        <w:rPr>
          <w:szCs w:val="22"/>
        </w:rPr>
        <w:t>CH4</w:t>
      </w:r>
      <w:r w:rsidRPr="000E6F59">
        <w:rPr>
          <w:szCs w:val="22"/>
        </w:rPr>
        <w:tab/>
      </w:r>
      <w:r w:rsidRPr="000E6F59">
        <w:rPr>
          <w:szCs w:val="22"/>
        </w:rPr>
        <w:tab/>
      </w:r>
      <w:r w:rsidRPr="000E6F59">
        <w:rPr>
          <w:szCs w:val="22"/>
        </w:rPr>
        <w:t>Methane</w:t>
      </w:r>
    </w:p>
    <w:p w:rsidR="0050524E" w:rsidRDefault="0050524E" w14:paraId="54465BC5" w14:textId="77777777">
      <w:pPr>
        <w:jc w:val="left"/>
        <w:rPr>
          <w:szCs w:val="22"/>
        </w:rPr>
      </w:pPr>
      <w:r w:rsidRPr="000E6F59">
        <w:rPr>
          <w:szCs w:val="22"/>
        </w:rPr>
        <w:t>CITMA</w:t>
      </w:r>
      <w:r w:rsidRPr="000E6F59">
        <w:rPr>
          <w:szCs w:val="22"/>
        </w:rPr>
        <w:tab/>
      </w:r>
      <w:r w:rsidRPr="000E6F59">
        <w:rPr>
          <w:szCs w:val="22"/>
        </w:rPr>
        <w:tab/>
      </w:r>
      <w:r w:rsidRPr="000E6F59">
        <w:rPr>
          <w:szCs w:val="22"/>
        </w:rPr>
        <w:t>Ministry of Science, Technology and Environment</w:t>
      </w:r>
    </w:p>
    <w:p w:rsidRPr="000E6F59" w:rsidR="000A5949" w:rsidRDefault="000A5949" w14:paraId="2A3B7992" w14:textId="77777777">
      <w:pPr>
        <w:jc w:val="left"/>
        <w:rPr>
          <w:szCs w:val="22"/>
        </w:rPr>
      </w:pPr>
      <w:r>
        <w:rPr>
          <w:szCs w:val="22"/>
        </w:rPr>
        <w:t>C</w:t>
      </w:r>
      <w:r w:rsidRPr="000A5949">
        <w:rPr>
          <w:szCs w:val="22"/>
        </w:rPr>
        <w:t>MEA</w:t>
      </w:r>
      <w:r>
        <w:rPr>
          <w:szCs w:val="22"/>
        </w:rPr>
        <w:tab/>
      </w:r>
      <w:r>
        <w:rPr>
          <w:szCs w:val="22"/>
        </w:rPr>
        <w:tab/>
      </w:r>
      <w:r w:rsidRPr="000A5949">
        <w:rPr>
          <w:szCs w:val="22"/>
        </w:rPr>
        <w:t>Council</w:t>
      </w:r>
      <w:r>
        <w:rPr>
          <w:szCs w:val="22"/>
        </w:rPr>
        <w:t xml:space="preserve"> for Mutual Economic Assistance</w:t>
      </w:r>
    </w:p>
    <w:p w:rsidRPr="000E6F59" w:rsidR="003A0160" w:rsidRDefault="003A0160" w14:paraId="46B3AA2F" w14:textId="77777777">
      <w:pPr>
        <w:jc w:val="left"/>
        <w:rPr>
          <w:szCs w:val="22"/>
        </w:rPr>
      </w:pPr>
      <w:r w:rsidRPr="000E6F59">
        <w:rPr>
          <w:szCs w:val="22"/>
        </w:rPr>
        <w:t>CO</w:t>
      </w:r>
      <w:r w:rsidRPr="000E6F59">
        <w:rPr>
          <w:szCs w:val="22"/>
        </w:rPr>
        <w:tab/>
      </w:r>
      <w:r w:rsidRPr="000E6F59">
        <w:rPr>
          <w:szCs w:val="22"/>
        </w:rPr>
        <w:tab/>
      </w:r>
      <w:r w:rsidRPr="000E6F59">
        <w:rPr>
          <w:szCs w:val="22"/>
        </w:rPr>
        <w:t>Country Office (UNDP)</w:t>
      </w:r>
    </w:p>
    <w:p w:rsidRPr="000E6F59" w:rsidR="00AC7D8E" w:rsidRDefault="00AC7D8E" w14:paraId="7594A63C" w14:textId="77777777">
      <w:pPr>
        <w:jc w:val="left"/>
        <w:rPr>
          <w:szCs w:val="22"/>
        </w:rPr>
      </w:pPr>
      <w:r w:rsidRPr="000E6F59">
        <w:rPr>
          <w:szCs w:val="22"/>
        </w:rPr>
        <w:t>COP</w:t>
      </w:r>
      <w:r w:rsidRPr="000E6F59">
        <w:rPr>
          <w:szCs w:val="22"/>
        </w:rPr>
        <w:tab/>
      </w:r>
      <w:r w:rsidRPr="000E6F59">
        <w:rPr>
          <w:szCs w:val="22"/>
        </w:rPr>
        <w:tab/>
      </w:r>
      <w:r w:rsidRPr="000E6F59">
        <w:rPr>
          <w:szCs w:val="22"/>
        </w:rPr>
        <w:t>Conference of Parties (UNFCCC)</w:t>
      </w:r>
    </w:p>
    <w:p w:rsidRPr="000E6F59" w:rsidR="003A0160" w:rsidRDefault="003A0160" w14:paraId="62BA51D8" w14:textId="77777777">
      <w:pPr>
        <w:jc w:val="left"/>
        <w:rPr>
          <w:szCs w:val="22"/>
        </w:rPr>
      </w:pPr>
      <w:r w:rsidRPr="000E6F59">
        <w:rPr>
          <w:szCs w:val="22"/>
        </w:rPr>
        <w:t>CO2</w:t>
      </w:r>
      <w:r w:rsidRPr="000E6F59" w:rsidR="00C06FE6">
        <w:rPr>
          <w:szCs w:val="22"/>
        </w:rPr>
        <w:tab/>
      </w:r>
      <w:r w:rsidRPr="000E6F59" w:rsidR="00C06FE6">
        <w:rPr>
          <w:szCs w:val="22"/>
        </w:rPr>
        <w:tab/>
      </w:r>
      <w:r w:rsidRPr="000E6F59" w:rsidR="00C06FE6">
        <w:rPr>
          <w:szCs w:val="22"/>
        </w:rPr>
        <w:t>Carbon Dioxide</w:t>
      </w:r>
    </w:p>
    <w:p w:rsidR="003A0160" w:rsidRDefault="003A0160" w14:paraId="20E2A3A9" w14:textId="77777777">
      <w:pPr>
        <w:jc w:val="left"/>
        <w:rPr>
          <w:szCs w:val="22"/>
        </w:rPr>
      </w:pPr>
      <w:r w:rsidRPr="000E6F59">
        <w:rPr>
          <w:szCs w:val="22"/>
        </w:rPr>
        <w:t>CO2</w:t>
      </w:r>
      <w:r w:rsidRPr="000E6F59">
        <w:rPr>
          <w:szCs w:val="22"/>
          <w:vertAlign w:val="subscript"/>
        </w:rPr>
        <w:t>eq</w:t>
      </w:r>
      <w:r w:rsidRPr="000E6F59" w:rsidR="00C06FE6">
        <w:rPr>
          <w:szCs w:val="22"/>
        </w:rPr>
        <w:tab/>
      </w:r>
      <w:r w:rsidRPr="000E6F59" w:rsidR="00C06FE6">
        <w:rPr>
          <w:szCs w:val="22"/>
        </w:rPr>
        <w:tab/>
      </w:r>
      <w:r w:rsidRPr="000E6F59" w:rsidR="00C06FE6">
        <w:rPr>
          <w:szCs w:val="22"/>
        </w:rPr>
        <w:t>Carbon Dioxide Equivalents</w:t>
      </w:r>
    </w:p>
    <w:p w:rsidR="008164A0" w:rsidRDefault="008164A0" w14:paraId="31AD5C38" w14:textId="77777777">
      <w:pPr>
        <w:jc w:val="left"/>
        <w:rPr>
          <w:szCs w:val="22"/>
        </w:rPr>
      </w:pPr>
      <w:r>
        <w:rPr>
          <w:szCs w:val="22"/>
        </w:rPr>
        <w:t>CUC</w:t>
      </w:r>
      <w:r>
        <w:rPr>
          <w:szCs w:val="22"/>
        </w:rPr>
        <w:tab/>
      </w:r>
      <w:r>
        <w:rPr>
          <w:szCs w:val="22"/>
        </w:rPr>
        <w:tab/>
      </w:r>
      <w:r>
        <w:rPr>
          <w:szCs w:val="22"/>
        </w:rPr>
        <w:t>Convertible Currency (of Cuba)</w:t>
      </w:r>
    </w:p>
    <w:p w:rsidRPr="00E14D4B" w:rsidR="008164A0" w:rsidRDefault="008164A0" w14:paraId="62B7914E" w14:textId="77777777">
      <w:pPr>
        <w:jc w:val="left"/>
        <w:rPr>
          <w:lang w:val="es-PA"/>
        </w:rPr>
      </w:pPr>
      <w:r w:rsidRPr="00E14D4B">
        <w:rPr>
          <w:lang w:val="es-PA"/>
        </w:rPr>
        <w:t>CUP</w:t>
      </w:r>
      <w:r w:rsidRPr="00E14D4B">
        <w:rPr>
          <w:lang w:val="es-PA"/>
        </w:rPr>
        <w:tab/>
      </w:r>
      <w:r w:rsidRPr="00E14D4B">
        <w:rPr>
          <w:lang w:val="es-PA"/>
        </w:rPr>
        <w:tab/>
      </w:r>
      <w:r w:rsidRPr="00E14D4B">
        <w:rPr>
          <w:lang w:val="es-PA"/>
        </w:rPr>
        <w:t>Cuban Peso (local currency)</w:t>
      </w:r>
    </w:p>
    <w:p w:rsidR="004E6151" w:rsidRDefault="0019023B" w14:paraId="374E49AF" w14:textId="77777777">
      <w:pPr>
        <w:jc w:val="left"/>
        <w:rPr>
          <w:szCs w:val="22"/>
        </w:rPr>
      </w:pPr>
      <w:r w:rsidRPr="000E6F59">
        <w:rPr>
          <w:szCs w:val="22"/>
        </w:rPr>
        <w:t>CTA</w:t>
      </w:r>
      <w:r w:rsidRPr="000E6F59">
        <w:rPr>
          <w:szCs w:val="22"/>
        </w:rPr>
        <w:tab/>
      </w:r>
      <w:r w:rsidRPr="000E6F59">
        <w:rPr>
          <w:szCs w:val="22"/>
        </w:rPr>
        <w:tab/>
      </w:r>
      <w:r w:rsidRPr="000E6F59">
        <w:rPr>
          <w:szCs w:val="22"/>
        </w:rPr>
        <w:t>Chief Technical Advisor</w:t>
      </w:r>
    </w:p>
    <w:p w:rsidRPr="000E6F59" w:rsidR="00C2099C" w:rsidRDefault="00C2099C" w14:paraId="516D8B13" w14:textId="77777777">
      <w:pPr>
        <w:jc w:val="left"/>
        <w:rPr>
          <w:szCs w:val="22"/>
        </w:rPr>
      </w:pPr>
      <w:r>
        <w:rPr>
          <w:szCs w:val="22"/>
        </w:rPr>
        <w:t>DG</w:t>
      </w:r>
      <w:r>
        <w:rPr>
          <w:szCs w:val="22"/>
        </w:rPr>
        <w:tab/>
      </w:r>
      <w:r>
        <w:rPr>
          <w:szCs w:val="22"/>
        </w:rPr>
        <w:tab/>
      </w:r>
      <w:r>
        <w:rPr>
          <w:szCs w:val="22"/>
        </w:rPr>
        <w:t>Distributed Generation</w:t>
      </w:r>
    </w:p>
    <w:p w:rsidR="000A5949" w:rsidRDefault="000A5949" w14:paraId="727D4332" w14:textId="77777777">
      <w:pPr>
        <w:jc w:val="left"/>
        <w:rPr>
          <w:szCs w:val="22"/>
        </w:rPr>
      </w:pPr>
      <w:r>
        <w:rPr>
          <w:szCs w:val="22"/>
        </w:rPr>
        <w:t>DPNES</w:t>
      </w:r>
      <w:r>
        <w:rPr>
          <w:szCs w:val="22"/>
        </w:rPr>
        <w:tab/>
      </w:r>
      <w:r>
        <w:rPr>
          <w:szCs w:val="22"/>
        </w:rPr>
        <w:tab/>
      </w:r>
      <w:r w:rsidRPr="000A5949">
        <w:rPr>
          <w:szCs w:val="22"/>
        </w:rPr>
        <w:t>Development Programme of National Energy Sources</w:t>
      </w:r>
    </w:p>
    <w:p w:rsidRPr="000E6F59" w:rsidR="00E97C2F" w:rsidRDefault="00E97C2F" w14:paraId="4A87D990" w14:textId="77777777">
      <w:pPr>
        <w:jc w:val="left"/>
        <w:rPr>
          <w:szCs w:val="22"/>
        </w:rPr>
      </w:pPr>
      <w:r w:rsidRPr="000E6F59">
        <w:rPr>
          <w:szCs w:val="22"/>
        </w:rPr>
        <w:t>EE</w:t>
      </w:r>
      <w:r w:rsidRPr="000E6F59" w:rsidR="00F35C5A">
        <w:rPr>
          <w:szCs w:val="22"/>
        </w:rPr>
        <w:tab/>
      </w:r>
      <w:r w:rsidRPr="000E6F59" w:rsidR="00F35C5A">
        <w:rPr>
          <w:szCs w:val="22"/>
        </w:rPr>
        <w:tab/>
      </w:r>
      <w:r w:rsidRPr="000E6F59" w:rsidR="00F35C5A">
        <w:rPr>
          <w:szCs w:val="22"/>
        </w:rPr>
        <w:t>Energy Efficiency</w:t>
      </w:r>
    </w:p>
    <w:p w:rsidRPr="000E6F59" w:rsidR="00596DF6" w:rsidRDefault="00596DF6" w14:paraId="58B241A7" w14:textId="77777777">
      <w:pPr>
        <w:jc w:val="left"/>
        <w:rPr>
          <w:szCs w:val="22"/>
        </w:rPr>
      </w:pPr>
      <w:r>
        <w:rPr>
          <w:szCs w:val="22"/>
        </w:rPr>
        <w:t>EPDM</w:t>
      </w:r>
      <w:r>
        <w:rPr>
          <w:szCs w:val="22"/>
        </w:rPr>
        <w:tab/>
      </w:r>
      <w:r>
        <w:rPr>
          <w:szCs w:val="22"/>
        </w:rPr>
        <w:tab/>
      </w:r>
      <w:r w:rsidR="001C28B3">
        <w:rPr>
          <w:szCs w:val="22"/>
        </w:rPr>
        <w:t>E</w:t>
      </w:r>
      <w:r w:rsidRPr="001C28B3" w:rsidR="001C28B3">
        <w:rPr>
          <w:szCs w:val="22"/>
        </w:rPr>
        <w:t>thylene propylene diene monomer</w:t>
      </w:r>
    </w:p>
    <w:p w:rsidRPr="000E6F59" w:rsidR="009F14AF" w:rsidP="00990879" w:rsidRDefault="009F14AF" w14:paraId="498D836D" w14:textId="77777777">
      <w:pPr>
        <w:jc w:val="left"/>
        <w:rPr>
          <w:szCs w:val="22"/>
        </w:rPr>
      </w:pPr>
      <w:r w:rsidRPr="000E6F59">
        <w:rPr>
          <w:szCs w:val="22"/>
        </w:rPr>
        <w:t>FAO</w:t>
      </w:r>
      <w:r w:rsidRPr="000E6F59">
        <w:rPr>
          <w:szCs w:val="22"/>
        </w:rPr>
        <w:tab/>
      </w:r>
      <w:r w:rsidRPr="000E6F59">
        <w:rPr>
          <w:szCs w:val="22"/>
        </w:rPr>
        <w:tab/>
      </w:r>
      <w:r w:rsidRPr="000E6F59">
        <w:rPr>
          <w:szCs w:val="22"/>
        </w:rPr>
        <w:t>Food and Agriculture Organization</w:t>
      </w:r>
    </w:p>
    <w:p w:rsidRPr="000E6F59" w:rsidR="00990879" w:rsidP="00990879" w:rsidRDefault="00990879" w14:paraId="54F7CBAE" w14:textId="77777777">
      <w:pPr>
        <w:jc w:val="left"/>
        <w:rPr>
          <w:szCs w:val="22"/>
        </w:rPr>
      </w:pPr>
      <w:r w:rsidRPr="000E6F59">
        <w:rPr>
          <w:szCs w:val="22"/>
        </w:rPr>
        <w:t>GDP</w:t>
      </w:r>
      <w:r w:rsidRPr="000E6F59">
        <w:rPr>
          <w:szCs w:val="22"/>
        </w:rPr>
        <w:tab/>
      </w:r>
      <w:r w:rsidRPr="000E6F59">
        <w:rPr>
          <w:szCs w:val="22"/>
        </w:rPr>
        <w:tab/>
      </w:r>
      <w:r w:rsidRPr="000E6F59">
        <w:rPr>
          <w:szCs w:val="22"/>
        </w:rPr>
        <w:t>Gross Domestic Product</w:t>
      </w:r>
    </w:p>
    <w:p w:rsidRPr="000E6F59" w:rsidR="003A0160" w:rsidRDefault="003A0160" w14:paraId="414DBF4F" w14:textId="77777777">
      <w:pPr>
        <w:jc w:val="left"/>
        <w:rPr>
          <w:szCs w:val="22"/>
        </w:rPr>
      </w:pPr>
      <w:r w:rsidRPr="000E6F59">
        <w:rPr>
          <w:szCs w:val="22"/>
        </w:rPr>
        <w:t>GEF</w:t>
      </w:r>
      <w:r w:rsidRPr="000E6F59">
        <w:rPr>
          <w:szCs w:val="22"/>
        </w:rPr>
        <w:tab/>
      </w:r>
      <w:r w:rsidRPr="000E6F59">
        <w:rPr>
          <w:szCs w:val="22"/>
        </w:rPr>
        <w:tab/>
      </w:r>
      <w:r w:rsidRPr="000E6F59">
        <w:rPr>
          <w:szCs w:val="22"/>
        </w:rPr>
        <w:t>Global Environment Facility</w:t>
      </w:r>
    </w:p>
    <w:p w:rsidRPr="000E6F59" w:rsidR="003A0160" w:rsidRDefault="003A0160" w14:paraId="5EB0FF28" w14:textId="77777777">
      <w:pPr>
        <w:jc w:val="left"/>
        <w:rPr>
          <w:szCs w:val="22"/>
        </w:rPr>
      </w:pPr>
      <w:r w:rsidRPr="000E6F59">
        <w:rPr>
          <w:szCs w:val="22"/>
        </w:rPr>
        <w:t>GHG</w:t>
      </w:r>
      <w:r w:rsidRPr="000E6F59">
        <w:rPr>
          <w:szCs w:val="22"/>
        </w:rPr>
        <w:tab/>
      </w:r>
      <w:r w:rsidRPr="000E6F59">
        <w:rPr>
          <w:szCs w:val="22"/>
        </w:rPr>
        <w:tab/>
      </w:r>
      <w:r w:rsidRPr="000E6F59">
        <w:rPr>
          <w:szCs w:val="22"/>
        </w:rPr>
        <w:t>Greenhouse Gas</w:t>
      </w:r>
    </w:p>
    <w:p w:rsidRPr="000E6F59" w:rsidR="00990879" w:rsidP="00990879" w:rsidRDefault="00385790" w14:paraId="473989FB" w14:textId="77777777">
      <w:pPr>
        <w:jc w:val="left"/>
        <w:rPr>
          <w:szCs w:val="22"/>
        </w:rPr>
      </w:pPr>
      <w:r w:rsidRPr="000E6F59">
        <w:rPr>
          <w:szCs w:val="22"/>
        </w:rPr>
        <w:t>GOC</w:t>
      </w:r>
      <w:r w:rsidRPr="000E6F59" w:rsidR="00990879">
        <w:rPr>
          <w:szCs w:val="22"/>
        </w:rPr>
        <w:tab/>
      </w:r>
      <w:r w:rsidRPr="000E6F59" w:rsidR="00990879">
        <w:rPr>
          <w:szCs w:val="22"/>
        </w:rPr>
        <w:tab/>
      </w:r>
      <w:r w:rsidRPr="000E6F59" w:rsidR="00990879">
        <w:rPr>
          <w:szCs w:val="22"/>
        </w:rPr>
        <w:t xml:space="preserve">Government of </w:t>
      </w:r>
      <w:r w:rsidRPr="000E6F59">
        <w:rPr>
          <w:szCs w:val="22"/>
        </w:rPr>
        <w:t>Cuba</w:t>
      </w:r>
    </w:p>
    <w:p w:rsidR="00990879" w:rsidP="00990879" w:rsidRDefault="00990879" w14:paraId="056F43F8" w14:textId="77777777">
      <w:pPr>
        <w:jc w:val="left"/>
        <w:rPr>
          <w:szCs w:val="22"/>
        </w:rPr>
      </w:pPr>
      <w:r w:rsidRPr="000E6F59">
        <w:rPr>
          <w:szCs w:val="22"/>
        </w:rPr>
        <w:t>G</w:t>
      </w:r>
      <w:r w:rsidR="00643F58">
        <w:rPr>
          <w:szCs w:val="22"/>
        </w:rPr>
        <w:t>Wh</w:t>
      </w:r>
      <w:r w:rsidR="00643F58">
        <w:rPr>
          <w:szCs w:val="22"/>
        </w:rPr>
        <w:tab/>
      </w:r>
      <w:r w:rsidR="00643F58">
        <w:rPr>
          <w:szCs w:val="22"/>
        </w:rPr>
        <w:tab/>
      </w:r>
      <w:r w:rsidR="00643F58">
        <w:rPr>
          <w:szCs w:val="22"/>
        </w:rPr>
        <w:t>Gigawatt (GW)-hours (1 x 10</w:t>
      </w:r>
      <w:r w:rsidRPr="00643F58">
        <w:rPr>
          <w:szCs w:val="22"/>
          <w:vertAlign w:val="superscript"/>
        </w:rPr>
        <w:t>6</w:t>
      </w:r>
      <w:r w:rsidRPr="000E6F59">
        <w:rPr>
          <w:szCs w:val="22"/>
        </w:rPr>
        <w:t xml:space="preserve"> kWh)</w:t>
      </w:r>
    </w:p>
    <w:p w:rsidRPr="000E6F59" w:rsidR="00FC1FF6" w:rsidP="00990879" w:rsidRDefault="00FC1FF6" w14:paraId="188F3625" w14:textId="77777777">
      <w:pPr>
        <w:jc w:val="left"/>
        <w:rPr>
          <w:szCs w:val="22"/>
        </w:rPr>
      </w:pPr>
      <w:r>
        <w:rPr>
          <w:szCs w:val="22"/>
        </w:rPr>
        <w:t>HDPE</w:t>
      </w:r>
      <w:r>
        <w:rPr>
          <w:szCs w:val="22"/>
        </w:rPr>
        <w:tab/>
      </w:r>
      <w:r>
        <w:rPr>
          <w:szCs w:val="22"/>
        </w:rPr>
        <w:tab/>
      </w:r>
      <w:r>
        <w:rPr>
          <w:szCs w:val="22"/>
        </w:rPr>
        <w:t>High-density polyethylene</w:t>
      </w:r>
    </w:p>
    <w:p w:rsidRPr="000E6F59" w:rsidR="003A0160" w:rsidRDefault="003A0160" w14:paraId="491CF3FF" w14:textId="77777777">
      <w:pPr>
        <w:jc w:val="left"/>
        <w:rPr>
          <w:szCs w:val="22"/>
        </w:rPr>
      </w:pPr>
      <w:r w:rsidRPr="000E6F59">
        <w:rPr>
          <w:szCs w:val="22"/>
        </w:rPr>
        <w:t>HQ</w:t>
      </w:r>
      <w:r w:rsidRPr="000E6F59">
        <w:rPr>
          <w:szCs w:val="22"/>
        </w:rPr>
        <w:tab/>
      </w:r>
      <w:r w:rsidRPr="000E6F59">
        <w:rPr>
          <w:szCs w:val="22"/>
        </w:rPr>
        <w:tab/>
      </w:r>
      <w:r w:rsidRPr="000E6F59">
        <w:rPr>
          <w:szCs w:val="22"/>
        </w:rPr>
        <w:t>Headquarter (UNDP)</w:t>
      </w:r>
    </w:p>
    <w:p w:rsidRPr="000E6F59" w:rsidR="00312160" w:rsidRDefault="00312160" w14:paraId="76C94D35" w14:textId="77777777">
      <w:pPr>
        <w:jc w:val="left"/>
        <w:rPr>
          <w:szCs w:val="22"/>
        </w:rPr>
      </w:pPr>
      <w:r w:rsidRPr="000E6F59">
        <w:rPr>
          <w:szCs w:val="22"/>
        </w:rPr>
        <w:t>ICT</w:t>
      </w:r>
      <w:r w:rsidRPr="000E6F59">
        <w:rPr>
          <w:szCs w:val="22"/>
        </w:rPr>
        <w:tab/>
      </w:r>
      <w:r w:rsidRPr="000E6F59">
        <w:rPr>
          <w:szCs w:val="22"/>
        </w:rPr>
        <w:tab/>
      </w:r>
      <w:r w:rsidRPr="000E6F59">
        <w:rPr>
          <w:szCs w:val="22"/>
        </w:rPr>
        <w:t>Information and Communication Technology</w:t>
      </w:r>
    </w:p>
    <w:p w:rsidRPr="000E6F59" w:rsidR="009B740D" w:rsidRDefault="009B740D" w14:paraId="23A3E6B6" w14:textId="77777777">
      <w:pPr>
        <w:jc w:val="left"/>
        <w:rPr>
          <w:szCs w:val="22"/>
        </w:rPr>
      </w:pPr>
      <w:r w:rsidRPr="000E6F59">
        <w:rPr>
          <w:szCs w:val="22"/>
        </w:rPr>
        <w:t>IMDL</w:t>
      </w:r>
      <w:r w:rsidRPr="000E6F59">
        <w:rPr>
          <w:szCs w:val="22"/>
        </w:rPr>
        <w:tab/>
      </w:r>
      <w:r w:rsidRPr="000E6F59">
        <w:rPr>
          <w:szCs w:val="22"/>
        </w:rPr>
        <w:tab/>
      </w:r>
      <w:r w:rsidRPr="000E6F59">
        <w:rPr>
          <w:szCs w:val="22"/>
        </w:rPr>
        <w:t>Iniciativa Municipal para el Desarrollo Local</w:t>
      </w:r>
    </w:p>
    <w:p w:rsidRPr="000E6F59" w:rsidR="00B83EED" w:rsidRDefault="00B83EED" w14:paraId="61D6A2B7" w14:textId="77777777">
      <w:pPr>
        <w:jc w:val="left"/>
        <w:rPr>
          <w:szCs w:val="22"/>
        </w:rPr>
      </w:pPr>
      <w:r w:rsidRPr="000E6F59">
        <w:rPr>
          <w:szCs w:val="22"/>
        </w:rPr>
        <w:t>INC</w:t>
      </w:r>
      <w:r w:rsidRPr="000E6F59">
        <w:rPr>
          <w:szCs w:val="22"/>
        </w:rPr>
        <w:tab/>
      </w:r>
      <w:r w:rsidRPr="000E6F59">
        <w:rPr>
          <w:szCs w:val="22"/>
        </w:rPr>
        <w:tab/>
      </w:r>
      <w:r w:rsidRPr="000E6F59">
        <w:rPr>
          <w:szCs w:val="22"/>
        </w:rPr>
        <w:t>Initial National Communication</w:t>
      </w:r>
    </w:p>
    <w:p w:rsidRPr="000E6F59" w:rsidR="003A0160" w:rsidRDefault="003A0160" w14:paraId="022D3514" w14:textId="77777777">
      <w:pPr>
        <w:jc w:val="left"/>
        <w:rPr>
          <w:szCs w:val="22"/>
        </w:rPr>
      </w:pPr>
      <w:r w:rsidRPr="000E6F59">
        <w:rPr>
          <w:szCs w:val="22"/>
        </w:rPr>
        <w:t>IPCC</w:t>
      </w:r>
      <w:r w:rsidRPr="000E6F59">
        <w:rPr>
          <w:szCs w:val="22"/>
        </w:rPr>
        <w:tab/>
      </w:r>
      <w:r w:rsidRPr="000E6F59">
        <w:rPr>
          <w:szCs w:val="22"/>
        </w:rPr>
        <w:tab/>
      </w:r>
      <w:r w:rsidRPr="000E6F59">
        <w:rPr>
          <w:szCs w:val="22"/>
        </w:rPr>
        <w:t>Intergovernmental Panel on Climate Change</w:t>
      </w:r>
    </w:p>
    <w:p w:rsidRPr="000E6F59" w:rsidR="00F35C5A" w:rsidRDefault="00F35C5A" w14:paraId="1B59F7A4" w14:textId="77777777">
      <w:pPr>
        <w:jc w:val="left"/>
        <w:rPr>
          <w:szCs w:val="22"/>
        </w:rPr>
      </w:pPr>
      <w:r w:rsidRPr="000E6F59">
        <w:rPr>
          <w:szCs w:val="22"/>
        </w:rPr>
        <w:t>LPG</w:t>
      </w:r>
      <w:r w:rsidRPr="000E6F59">
        <w:rPr>
          <w:szCs w:val="22"/>
        </w:rPr>
        <w:tab/>
      </w:r>
      <w:r w:rsidRPr="000E6F59">
        <w:rPr>
          <w:szCs w:val="22"/>
        </w:rPr>
        <w:tab/>
      </w:r>
      <w:r w:rsidRPr="000E6F59" w:rsidR="00123383">
        <w:rPr>
          <w:szCs w:val="22"/>
        </w:rPr>
        <w:t>Liquefied</w:t>
      </w:r>
      <w:r w:rsidRPr="000E6F59">
        <w:rPr>
          <w:szCs w:val="22"/>
        </w:rPr>
        <w:t xml:space="preserve"> Petrol Gas</w:t>
      </w:r>
    </w:p>
    <w:p w:rsidRPr="000E6F59" w:rsidR="00990879" w:rsidP="00990879" w:rsidRDefault="00990879" w14:paraId="657E0AF9" w14:textId="77777777">
      <w:pPr>
        <w:jc w:val="left"/>
        <w:rPr>
          <w:szCs w:val="22"/>
        </w:rPr>
      </w:pPr>
      <w:r w:rsidRPr="000E6F59">
        <w:rPr>
          <w:szCs w:val="22"/>
        </w:rPr>
        <w:t>kWh</w:t>
      </w:r>
      <w:r w:rsidRPr="000E6F59">
        <w:rPr>
          <w:szCs w:val="22"/>
        </w:rPr>
        <w:tab/>
      </w:r>
      <w:r w:rsidRPr="000E6F59">
        <w:rPr>
          <w:szCs w:val="22"/>
        </w:rPr>
        <w:tab/>
      </w:r>
      <w:r w:rsidRPr="000E6F59">
        <w:rPr>
          <w:szCs w:val="22"/>
        </w:rPr>
        <w:t>kilowatt (kW)-hours</w:t>
      </w:r>
    </w:p>
    <w:p w:rsidRPr="000E6F59" w:rsidR="00113CB9" w:rsidP="00990879" w:rsidRDefault="00113CB9" w14:paraId="2F77CC5F" w14:textId="77777777">
      <w:pPr>
        <w:jc w:val="left"/>
        <w:rPr>
          <w:szCs w:val="22"/>
        </w:rPr>
      </w:pPr>
      <w:r w:rsidRPr="000E6F59">
        <w:rPr>
          <w:szCs w:val="22"/>
        </w:rPr>
        <w:t>MEP</w:t>
      </w:r>
      <w:r w:rsidRPr="000E6F59" w:rsidR="00152EAB">
        <w:rPr>
          <w:szCs w:val="22"/>
        </w:rPr>
        <w:tab/>
      </w:r>
      <w:r w:rsidRPr="000E6F59" w:rsidR="00152EAB">
        <w:rPr>
          <w:szCs w:val="22"/>
        </w:rPr>
        <w:tab/>
      </w:r>
      <w:r w:rsidRPr="000E6F59" w:rsidR="00152EAB">
        <w:rPr>
          <w:szCs w:val="22"/>
        </w:rPr>
        <w:t>Ministry of Economy and Planning</w:t>
      </w:r>
    </w:p>
    <w:p w:rsidR="0050524E" w:rsidP="00990879" w:rsidRDefault="0050524E" w14:paraId="21E83127" w14:textId="77777777">
      <w:pPr>
        <w:jc w:val="left"/>
        <w:rPr>
          <w:szCs w:val="22"/>
        </w:rPr>
      </w:pPr>
      <w:r w:rsidRPr="000E6F59">
        <w:rPr>
          <w:szCs w:val="22"/>
        </w:rPr>
        <w:t>MES</w:t>
      </w:r>
      <w:r w:rsidRPr="000E6F59">
        <w:rPr>
          <w:szCs w:val="22"/>
        </w:rPr>
        <w:tab/>
      </w:r>
      <w:r w:rsidRPr="000E6F59">
        <w:rPr>
          <w:szCs w:val="22"/>
        </w:rPr>
        <w:tab/>
      </w:r>
      <w:r w:rsidRPr="000E6F59">
        <w:rPr>
          <w:szCs w:val="22"/>
        </w:rPr>
        <w:t>Ministry of Higher Education</w:t>
      </w:r>
    </w:p>
    <w:p w:rsidRPr="000E6F59" w:rsidR="008A2AC0" w:rsidP="00990879" w:rsidRDefault="008A2AC0" w14:paraId="63B27A6F" w14:textId="77777777">
      <w:pPr>
        <w:jc w:val="left"/>
        <w:rPr>
          <w:szCs w:val="22"/>
        </w:rPr>
      </w:pPr>
      <w:r w:rsidRPr="009F1E32">
        <w:rPr>
          <w:szCs w:val="22"/>
        </w:rPr>
        <w:t>MFP</w:t>
      </w:r>
      <w:r w:rsidRPr="009F1E32">
        <w:rPr>
          <w:szCs w:val="22"/>
        </w:rPr>
        <w:tab/>
      </w:r>
      <w:r w:rsidRPr="009F1E32">
        <w:rPr>
          <w:szCs w:val="22"/>
        </w:rPr>
        <w:tab/>
      </w:r>
      <w:r w:rsidRPr="009F1E32">
        <w:rPr>
          <w:szCs w:val="22"/>
        </w:rPr>
        <w:t>Ministry of Finance</w:t>
      </w:r>
      <w:r w:rsidR="00340DAE">
        <w:rPr>
          <w:szCs w:val="22"/>
        </w:rPr>
        <w:t xml:space="preserve"> and Prices</w:t>
      </w:r>
    </w:p>
    <w:p w:rsidRPr="000E6F59" w:rsidR="00113CB9" w:rsidP="00990879" w:rsidRDefault="00113CB9" w14:paraId="510FE949" w14:textId="77777777">
      <w:pPr>
        <w:jc w:val="left"/>
        <w:rPr>
          <w:szCs w:val="22"/>
        </w:rPr>
      </w:pPr>
      <w:r w:rsidRPr="000E6F59">
        <w:rPr>
          <w:szCs w:val="22"/>
        </w:rPr>
        <w:t>MINAG</w:t>
      </w:r>
      <w:r w:rsidRPr="000E6F59" w:rsidR="00152EAB">
        <w:rPr>
          <w:szCs w:val="22"/>
        </w:rPr>
        <w:tab/>
      </w:r>
      <w:r w:rsidRPr="000E6F59" w:rsidR="00152EAB">
        <w:rPr>
          <w:szCs w:val="22"/>
        </w:rPr>
        <w:t>Ministry of Agriculture</w:t>
      </w:r>
    </w:p>
    <w:p w:rsidRPr="000E6F59" w:rsidR="0050524E" w:rsidP="00990879" w:rsidRDefault="0050524E" w14:paraId="6A75841D" w14:textId="77777777">
      <w:pPr>
        <w:jc w:val="left"/>
        <w:rPr>
          <w:szCs w:val="22"/>
        </w:rPr>
      </w:pPr>
      <w:r w:rsidRPr="000E6F59">
        <w:rPr>
          <w:szCs w:val="22"/>
        </w:rPr>
        <w:t>MINCEX</w:t>
      </w:r>
      <w:r w:rsidRPr="000E6F59">
        <w:rPr>
          <w:szCs w:val="22"/>
        </w:rPr>
        <w:tab/>
      </w:r>
      <w:r w:rsidRPr="000E6F59" w:rsidR="00F93C19">
        <w:rPr>
          <w:szCs w:val="22"/>
        </w:rPr>
        <w:t>Ministry of Trade and Foreign Investment</w:t>
      </w:r>
    </w:p>
    <w:p w:rsidRPr="000E6F59" w:rsidR="00152EAB" w:rsidP="00990879" w:rsidRDefault="00152EAB" w14:paraId="395A2A45" w14:textId="77777777">
      <w:pPr>
        <w:jc w:val="left"/>
        <w:rPr>
          <w:szCs w:val="22"/>
        </w:rPr>
      </w:pPr>
      <w:r w:rsidRPr="000E6F59">
        <w:rPr>
          <w:szCs w:val="22"/>
        </w:rPr>
        <w:t>MINDUS</w:t>
      </w:r>
      <w:r w:rsidRPr="000E6F59">
        <w:rPr>
          <w:szCs w:val="22"/>
        </w:rPr>
        <w:tab/>
      </w:r>
      <w:r w:rsidRPr="000E6F59">
        <w:rPr>
          <w:szCs w:val="22"/>
        </w:rPr>
        <w:t>Ministry of Industry</w:t>
      </w:r>
    </w:p>
    <w:p w:rsidR="00855845" w:rsidP="00990879" w:rsidRDefault="00855845" w14:paraId="53147BD2" w14:textId="77777777">
      <w:pPr>
        <w:jc w:val="left"/>
        <w:rPr>
          <w:szCs w:val="22"/>
        </w:rPr>
      </w:pPr>
      <w:r>
        <w:rPr>
          <w:szCs w:val="22"/>
        </w:rPr>
        <w:t>MINEM</w:t>
      </w:r>
      <w:r>
        <w:rPr>
          <w:szCs w:val="22"/>
        </w:rPr>
        <w:tab/>
      </w:r>
      <w:r>
        <w:rPr>
          <w:szCs w:val="22"/>
        </w:rPr>
        <w:t>Ministry of Energy and Mines</w:t>
      </w:r>
    </w:p>
    <w:p w:rsidRPr="000E6F59" w:rsidR="00990879" w:rsidP="00990879" w:rsidRDefault="00990879" w14:paraId="53DF1090" w14:textId="77777777">
      <w:pPr>
        <w:jc w:val="left"/>
        <w:rPr>
          <w:szCs w:val="22"/>
        </w:rPr>
      </w:pPr>
      <w:r w:rsidRPr="000E6F59">
        <w:rPr>
          <w:szCs w:val="22"/>
        </w:rPr>
        <w:t>MOU</w:t>
      </w:r>
      <w:r w:rsidRPr="000E6F59">
        <w:rPr>
          <w:szCs w:val="22"/>
        </w:rPr>
        <w:tab/>
      </w:r>
      <w:r w:rsidRPr="000E6F59">
        <w:rPr>
          <w:szCs w:val="22"/>
        </w:rPr>
        <w:tab/>
      </w:r>
      <w:r w:rsidRPr="000E6F59">
        <w:rPr>
          <w:szCs w:val="22"/>
        </w:rPr>
        <w:t>Memorandum of Understanding</w:t>
      </w:r>
    </w:p>
    <w:p w:rsidRPr="000E6F59" w:rsidR="00990879" w:rsidP="00990879" w:rsidRDefault="00990879" w14:paraId="2F8B4605" w14:textId="77777777">
      <w:pPr>
        <w:jc w:val="left"/>
        <w:rPr>
          <w:szCs w:val="22"/>
        </w:rPr>
      </w:pPr>
      <w:r w:rsidRPr="000E6F59">
        <w:rPr>
          <w:szCs w:val="22"/>
        </w:rPr>
        <w:t>MRV</w:t>
      </w:r>
      <w:r w:rsidRPr="000E6F59">
        <w:rPr>
          <w:szCs w:val="22"/>
        </w:rPr>
        <w:tab/>
      </w:r>
      <w:r w:rsidRPr="000E6F59">
        <w:rPr>
          <w:szCs w:val="22"/>
        </w:rPr>
        <w:tab/>
      </w:r>
      <w:r w:rsidRPr="000E6F59">
        <w:rPr>
          <w:szCs w:val="22"/>
        </w:rPr>
        <w:t>Measuring, Reporting and Verification</w:t>
      </w:r>
    </w:p>
    <w:p w:rsidRPr="000E6F59" w:rsidR="003A0160" w:rsidRDefault="00C05173" w14:paraId="0D0A0244" w14:textId="77777777">
      <w:pPr>
        <w:jc w:val="left"/>
        <w:rPr>
          <w:szCs w:val="22"/>
        </w:rPr>
      </w:pPr>
      <w:r w:rsidRPr="000E6F59">
        <w:rPr>
          <w:szCs w:val="22"/>
        </w:rPr>
        <w:t>MTR</w:t>
      </w:r>
      <w:r w:rsidRPr="000E6F59" w:rsidR="003A0160">
        <w:rPr>
          <w:szCs w:val="22"/>
        </w:rPr>
        <w:tab/>
      </w:r>
      <w:r w:rsidRPr="000E6F59" w:rsidR="003A0160">
        <w:rPr>
          <w:szCs w:val="22"/>
        </w:rPr>
        <w:tab/>
      </w:r>
      <w:r w:rsidRPr="000E6F59" w:rsidR="003A0160">
        <w:rPr>
          <w:szCs w:val="22"/>
        </w:rPr>
        <w:t xml:space="preserve">Mid-term </w:t>
      </w:r>
      <w:r w:rsidRPr="000E6F59">
        <w:rPr>
          <w:szCs w:val="22"/>
        </w:rPr>
        <w:t>Review</w:t>
      </w:r>
    </w:p>
    <w:p w:rsidRPr="000E6F59" w:rsidR="003C39B8" w:rsidRDefault="003C39B8" w14:paraId="54059303" w14:textId="77777777">
      <w:pPr>
        <w:jc w:val="left"/>
        <w:rPr>
          <w:szCs w:val="22"/>
        </w:rPr>
      </w:pPr>
      <w:r w:rsidRPr="000E6F59">
        <w:rPr>
          <w:szCs w:val="22"/>
        </w:rPr>
        <w:t>MW</w:t>
      </w:r>
      <w:r w:rsidRPr="000E6F59">
        <w:rPr>
          <w:szCs w:val="22"/>
        </w:rPr>
        <w:tab/>
      </w:r>
      <w:r w:rsidRPr="000E6F59">
        <w:rPr>
          <w:szCs w:val="22"/>
        </w:rPr>
        <w:tab/>
      </w:r>
      <w:r w:rsidRPr="000E6F59">
        <w:rPr>
          <w:szCs w:val="22"/>
        </w:rPr>
        <w:t>Megawatt (1 x 10</w:t>
      </w:r>
      <w:r w:rsidRPr="00643F58">
        <w:rPr>
          <w:szCs w:val="22"/>
          <w:vertAlign w:val="superscript"/>
        </w:rPr>
        <w:t>3</w:t>
      </w:r>
      <w:r w:rsidRPr="000E6F59">
        <w:rPr>
          <w:szCs w:val="22"/>
        </w:rPr>
        <w:t xml:space="preserve"> kW)</w:t>
      </w:r>
    </w:p>
    <w:p w:rsidRPr="000E6F59" w:rsidR="003A0160" w:rsidRDefault="003A0160" w14:paraId="74E5CFA6" w14:textId="77777777">
      <w:pPr>
        <w:jc w:val="left"/>
        <w:rPr>
          <w:szCs w:val="22"/>
        </w:rPr>
      </w:pPr>
      <w:r w:rsidRPr="000E6F59">
        <w:rPr>
          <w:szCs w:val="22"/>
        </w:rPr>
        <w:t>M</w:t>
      </w:r>
      <w:r w:rsidR="00643F58">
        <w:rPr>
          <w:szCs w:val="22"/>
        </w:rPr>
        <w:t>Wh</w:t>
      </w:r>
      <w:r w:rsidR="00643F58">
        <w:rPr>
          <w:szCs w:val="22"/>
        </w:rPr>
        <w:tab/>
      </w:r>
      <w:r w:rsidR="00643F58">
        <w:rPr>
          <w:szCs w:val="22"/>
        </w:rPr>
        <w:tab/>
      </w:r>
      <w:r w:rsidR="00643F58">
        <w:rPr>
          <w:szCs w:val="22"/>
        </w:rPr>
        <w:t>Megawatt (MW)-hours (1 x 10</w:t>
      </w:r>
      <w:r w:rsidRPr="00643F58">
        <w:rPr>
          <w:szCs w:val="22"/>
          <w:vertAlign w:val="superscript"/>
        </w:rPr>
        <w:t>3</w:t>
      </w:r>
      <w:r w:rsidRPr="000E6F59">
        <w:rPr>
          <w:szCs w:val="22"/>
        </w:rPr>
        <w:t xml:space="preserve"> kWh)</w:t>
      </w:r>
    </w:p>
    <w:p w:rsidRPr="000E6F59" w:rsidR="003A0160" w:rsidRDefault="003A0160" w14:paraId="2F5C1349" w14:textId="77777777">
      <w:pPr>
        <w:jc w:val="left"/>
        <w:rPr>
          <w:szCs w:val="22"/>
        </w:rPr>
      </w:pPr>
      <w:r w:rsidRPr="000E6F59">
        <w:rPr>
          <w:szCs w:val="22"/>
        </w:rPr>
        <w:t>M&amp;E</w:t>
      </w:r>
      <w:r w:rsidRPr="000E6F59">
        <w:rPr>
          <w:szCs w:val="22"/>
        </w:rPr>
        <w:tab/>
      </w:r>
      <w:r w:rsidRPr="000E6F59">
        <w:rPr>
          <w:szCs w:val="22"/>
        </w:rPr>
        <w:tab/>
      </w:r>
      <w:r w:rsidRPr="000E6F59">
        <w:rPr>
          <w:szCs w:val="22"/>
        </w:rPr>
        <w:t>Monitoring and Evaluation</w:t>
      </w:r>
    </w:p>
    <w:p w:rsidRPr="000E6F59" w:rsidR="009F5651" w:rsidP="00990879" w:rsidRDefault="009F5651" w14:paraId="7A5C9448" w14:textId="77777777">
      <w:pPr>
        <w:jc w:val="left"/>
        <w:rPr>
          <w:szCs w:val="22"/>
        </w:rPr>
      </w:pPr>
      <w:r w:rsidRPr="000E6F59">
        <w:rPr>
          <w:szCs w:val="22"/>
        </w:rPr>
        <w:t>NAMA</w:t>
      </w:r>
      <w:r w:rsidRPr="000E6F59">
        <w:rPr>
          <w:szCs w:val="22"/>
        </w:rPr>
        <w:tab/>
      </w:r>
      <w:r w:rsidRPr="000E6F59">
        <w:rPr>
          <w:szCs w:val="22"/>
        </w:rPr>
        <w:tab/>
      </w:r>
      <w:r w:rsidRPr="000E6F59">
        <w:rPr>
          <w:szCs w:val="22"/>
        </w:rPr>
        <w:t>Nationally Appropriate Mitigation Action</w:t>
      </w:r>
    </w:p>
    <w:p w:rsidR="00990879" w:rsidRDefault="00990879" w14:paraId="4CB19A46" w14:textId="77777777">
      <w:pPr>
        <w:jc w:val="left"/>
        <w:rPr>
          <w:szCs w:val="22"/>
        </w:rPr>
      </w:pPr>
      <w:r w:rsidRPr="000E6F59">
        <w:rPr>
          <w:szCs w:val="22"/>
        </w:rPr>
        <w:t>NPFE</w:t>
      </w:r>
      <w:r w:rsidRPr="000E6F59">
        <w:rPr>
          <w:szCs w:val="22"/>
        </w:rPr>
        <w:tab/>
      </w:r>
      <w:r w:rsidRPr="000E6F59">
        <w:rPr>
          <w:szCs w:val="22"/>
        </w:rPr>
        <w:tab/>
      </w:r>
      <w:r w:rsidRPr="000E6F59">
        <w:rPr>
          <w:szCs w:val="22"/>
        </w:rPr>
        <w:t>National Portfolio Formulation Exercise</w:t>
      </w:r>
    </w:p>
    <w:p w:rsidR="00A24EB9" w:rsidRDefault="00A24EB9" w14:paraId="54783CAE" w14:textId="77777777">
      <w:pPr>
        <w:jc w:val="left"/>
        <w:rPr>
          <w:szCs w:val="22"/>
        </w:rPr>
      </w:pPr>
      <w:r>
        <w:rPr>
          <w:szCs w:val="22"/>
        </w:rPr>
        <w:t>ONE</w:t>
      </w:r>
      <w:r w:rsidR="00820159">
        <w:rPr>
          <w:szCs w:val="22"/>
        </w:rPr>
        <w:t>I</w:t>
      </w:r>
      <w:r>
        <w:rPr>
          <w:szCs w:val="22"/>
        </w:rPr>
        <w:tab/>
      </w:r>
      <w:r>
        <w:rPr>
          <w:szCs w:val="22"/>
        </w:rPr>
        <w:tab/>
      </w:r>
      <w:r>
        <w:rPr>
          <w:szCs w:val="22"/>
        </w:rPr>
        <w:t xml:space="preserve">National Statistics </w:t>
      </w:r>
      <w:r w:rsidR="00820159">
        <w:rPr>
          <w:szCs w:val="22"/>
        </w:rPr>
        <w:t xml:space="preserve">and Information </w:t>
      </w:r>
      <w:r>
        <w:rPr>
          <w:szCs w:val="22"/>
        </w:rPr>
        <w:t>Office</w:t>
      </w:r>
    </w:p>
    <w:p w:rsidRPr="000E6F59" w:rsidR="008164A0" w:rsidRDefault="008164A0" w14:paraId="23BCC378" w14:textId="77777777">
      <w:pPr>
        <w:jc w:val="left"/>
        <w:rPr>
          <w:szCs w:val="22"/>
        </w:rPr>
      </w:pPr>
      <w:r>
        <w:rPr>
          <w:szCs w:val="22"/>
        </w:rPr>
        <w:t>PIR</w:t>
      </w:r>
      <w:r>
        <w:rPr>
          <w:szCs w:val="22"/>
        </w:rPr>
        <w:tab/>
      </w:r>
      <w:r>
        <w:rPr>
          <w:szCs w:val="22"/>
        </w:rPr>
        <w:tab/>
      </w:r>
      <w:r>
        <w:rPr>
          <w:szCs w:val="22"/>
        </w:rPr>
        <w:t>Project Implementation Review</w:t>
      </w:r>
    </w:p>
    <w:p w:rsidRPr="000E6F59" w:rsidR="00C05173" w:rsidP="00990879" w:rsidRDefault="00C05173" w14:paraId="1BA3876C" w14:textId="77777777">
      <w:pPr>
        <w:jc w:val="left"/>
        <w:rPr>
          <w:szCs w:val="22"/>
        </w:rPr>
      </w:pPr>
      <w:r w:rsidRPr="000E6F59">
        <w:rPr>
          <w:szCs w:val="22"/>
        </w:rPr>
        <w:t>PM</w:t>
      </w:r>
      <w:r w:rsidRPr="000E6F59">
        <w:rPr>
          <w:szCs w:val="22"/>
        </w:rPr>
        <w:tab/>
      </w:r>
      <w:r w:rsidRPr="000E6F59">
        <w:rPr>
          <w:szCs w:val="22"/>
        </w:rPr>
        <w:tab/>
      </w:r>
      <w:r w:rsidRPr="000E6F59">
        <w:rPr>
          <w:szCs w:val="22"/>
        </w:rPr>
        <w:t>Project Manager</w:t>
      </w:r>
    </w:p>
    <w:p w:rsidRPr="000E6F59" w:rsidR="00990879" w:rsidP="00990879" w:rsidRDefault="00990879" w14:paraId="6B8EEFE1" w14:textId="77777777">
      <w:pPr>
        <w:jc w:val="left"/>
        <w:rPr>
          <w:szCs w:val="22"/>
        </w:rPr>
      </w:pPr>
      <w:r w:rsidRPr="000E6F59">
        <w:rPr>
          <w:szCs w:val="22"/>
        </w:rPr>
        <w:t>PM</w:t>
      </w:r>
      <w:r w:rsidRPr="000E6F59" w:rsidR="00C05173">
        <w:rPr>
          <w:szCs w:val="22"/>
        </w:rPr>
        <w:t>T</w:t>
      </w:r>
      <w:r w:rsidRPr="000E6F59">
        <w:rPr>
          <w:szCs w:val="22"/>
        </w:rPr>
        <w:tab/>
      </w:r>
      <w:r w:rsidRPr="000E6F59">
        <w:rPr>
          <w:szCs w:val="22"/>
        </w:rPr>
        <w:tab/>
      </w:r>
      <w:r w:rsidRPr="000E6F59">
        <w:rPr>
          <w:szCs w:val="22"/>
        </w:rPr>
        <w:t>Project Management</w:t>
      </w:r>
      <w:r w:rsidRPr="000E6F59" w:rsidR="00FF50D5">
        <w:rPr>
          <w:szCs w:val="22"/>
        </w:rPr>
        <w:t xml:space="preserve"> </w:t>
      </w:r>
      <w:r w:rsidRPr="000E6F59" w:rsidR="00C05173">
        <w:rPr>
          <w:szCs w:val="22"/>
        </w:rPr>
        <w:t>Team</w:t>
      </w:r>
    </w:p>
    <w:p w:rsidRPr="000E6F59" w:rsidR="008E7EB1" w:rsidRDefault="008E7EB1" w14:paraId="65958D09" w14:textId="77777777">
      <w:pPr>
        <w:jc w:val="left"/>
        <w:rPr>
          <w:szCs w:val="22"/>
        </w:rPr>
      </w:pPr>
      <w:r w:rsidRPr="000E6F59">
        <w:rPr>
          <w:szCs w:val="22"/>
        </w:rPr>
        <w:t>PPG</w:t>
      </w:r>
      <w:r w:rsidRPr="000E6F59">
        <w:rPr>
          <w:szCs w:val="22"/>
        </w:rPr>
        <w:tab/>
      </w:r>
      <w:r w:rsidRPr="000E6F59">
        <w:rPr>
          <w:szCs w:val="22"/>
        </w:rPr>
        <w:tab/>
      </w:r>
      <w:r w:rsidRPr="000E6F59">
        <w:rPr>
          <w:szCs w:val="22"/>
        </w:rPr>
        <w:t>Project Preparation Grant</w:t>
      </w:r>
    </w:p>
    <w:p w:rsidRPr="000E6F59" w:rsidR="00C05173" w:rsidRDefault="00C05173" w14:paraId="35508DAD" w14:textId="77777777">
      <w:pPr>
        <w:jc w:val="left"/>
        <w:rPr>
          <w:szCs w:val="22"/>
        </w:rPr>
      </w:pPr>
      <w:r w:rsidRPr="000E6F59">
        <w:rPr>
          <w:szCs w:val="22"/>
        </w:rPr>
        <w:t>PPR</w:t>
      </w:r>
      <w:r w:rsidRPr="000E6F59">
        <w:rPr>
          <w:szCs w:val="22"/>
        </w:rPr>
        <w:tab/>
      </w:r>
      <w:r w:rsidRPr="000E6F59">
        <w:rPr>
          <w:szCs w:val="22"/>
        </w:rPr>
        <w:tab/>
      </w:r>
      <w:r w:rsidRPr="000E6F59">
        <w:rPr>
          <w:szCs w:val="22"/>
        </w:rPr>
        <w:t>Project Progress Report</w:t>
      </w:r>
    </w:p>
    <w:p w:rsidR="003A0160" w:rsidRDefault="003A0160" w14:paraId="6E5805E7" w14:textId="77777777">
      <w:pPr>
        <w:jc w:val="left"/>
        <w:rPr>
          <w:szCs w:val="22"/>
        </w:rPr>
      </w:pPr>
      <w:r w:rsidRPr="000E6F59">
        <w:rPr>
          <w:szCs w:val="22"/>
        </w:rPr>
        <w:t>PSC</w:t>
      </w:r>
      <w:r w:rsidRPr="000E6F59">
        <w:rPr>
          <w:szCs w:val="22"/>
        </w:rPr>
        <w:tab/>
      </w:r>
      <w:r w:rsidRPr="000E6F59">
        <w:rPr>
          <w:szCs w:val="22"/>
        </w:rPr>
        <w:tab/>
      </w:r>
      <w:r w:rsidRPr="000E6F59">
        <w:rPr>
          <w:szCs w:val="22"/>
        </w:rPr>
        <w:t>Project Steering Committee</w:t>
      </w:r>
    </w:p>
    <w:p w:rsidR="00536FD7" w:rsidRDefault="00536FD7" w14:paraId="41E769E0" w14:textId="77777777">
      <w:pPr>
        <w:jc w:val="left"/>
        <w:rPr>
          <w:szCs w:val="22"/>
        </w:rPr>
      </w:pPr>
      <w:r>
        <w:rPr>
          <w:szCs w:val="22"/>
        </w:rPr>
        <w:t>PV</w:t>
      </w:r>
      <w:r>
        <w:rPr>
          <w:szCs w:val="22"/>
        </w:rPr>
        <w:tab/>
      </w:r>
      <w:r>
        <w:rPr>
          <w:szCs w:val="22"/>
        </w:rPr>
        <w:tab/>
      </w:r>
      <w:r>
        <w:rPr>
          <w:szCs w:val="22"/>
        </w:rPr>
        <w:t>Photovoltaic</w:t>
      </w:r>
    </w:p>
    <w:p w:rsidR="00596DF6" w:rsidRDefault="00596DF6" w14:paraId="65D5930F" w14:textId="77777777">
      <w:pPr>
        <w:jc w:val="left"/>
        <w:rPr>
          <w:szCs w:val="22"/>
        </w:rPr>
      </w:pPr>
      <w:r>
        <w:rPr>
          <w:szCs w:val="22"/>
        </w:rPr>
        <w:t>PVC</w:t>
      </w:r>
      <w:r>
        <w:rPr>
          <w:szCs w:val="22"/>
        </w:rPr>
        <w:tab/>
      </w:r>
      <w:r>
        <w:rPr>
          <w:szCs w:val="22"/>
        </w:rPr>
        <w:tab/>
      </w:r>
      <w:r>
        <w:rPr>
          <w:szCs w:val="22"/>
        </w:rPr>
        <w:t>polyvinyl chloride</w:t>
      </w:r>
    </w:p>
    <w:p w:rsidRPr="000E6F59" w:rsidR="008A2AC0" w:rsidRDefault="008A2AC0" w14:paraId="4D779ABD" w14:textId="77777777">
      <w:pPr>
        <w:jc w:val="left"/>
        <w:rPr>
          <w:szCs w:val="22"/>
        </w:rPr>
      </w:pPr>
      <w:r>
        <w:rPr>
          <w:szCs w:val="22"/>
        </w:rPr>
        <w:t>QPR</w:t>
      </w:r>
      <w:r>
        <w:rPr>
          <w:szCs w:val="22"/>
        </w:rPr>
        <w:tab/>
      </w:r>
      <w:r>
        <w:rPr>
          <w:szCs w:val="22"/>
        </w:rPr>
        <w:tab/>
      </w:r>
      <w:r>
        <w:rPr>
          <w:szCs w:val="22"/>
        </w:rPr>
        <w:t>Quarterly Progress Report</w:t>
      </w:r>
    </w:p>
    <w:p w:rsidRPr="000E6F59" w:rsidR="008D5140" w:rsidRDefault="008D5140" w14:paraId="00781AE8" w14:textId="77777777">
      <w:pPr>
        <w:jc w:val="left"/>
        <w:rPr>
          <w:szCs w:val="22"/>
        </w:rPr>
      </w:pPr>
      <w:r w:rsidRPr="000E6F59">
        <w:rPr>
          <w:szCs w:val="22"/>
        </w:rPr>
        <w:t>Q&amp;A</w:t>
      </w:r>
      <w:r w:rsidRPr="000E6F59">
        <w:rPr>
          <w:szCs w:val="22"/>
        </w:rPr>
        <w:tab/>
      </w:r>
      <w:r w:rsidRPr="000E6F59">
        <w:rPr>
          <w:szCs w:val="22"/>
        </w:rPr>
        <w:tab/>
      </w:r>
      <w:r w:rsidRPr="000E6F59">
        <w:rPr>
          <w:szCs w:val="22"/>
        </w:rPr>
        <w:t>Quality Assurance</w:t>
      </w:r>
    </w:p>
    <w:p w:rsidR="003A0160" w:rsidRDefault="003A0160" w14:paraId="1AACEC62" w14:textId="77777777">
      <w:pPr>
        <w:jc w:val="left"/>
        <w:rPr>
          <w:szCs w:val="22"/>
        </w:rPr>
      </w:pPr>
      <w:r w:rsidRPr="000E6F59">
        <w:rPr>
          <w:szCs w:val="22"/>
        </w:rPr>
        <w:t>RCU</w:t>
      </w:r>
      <w:r w:rsidRPr="000E6F59">
        <w:rPr>
          <w:szCs w:val="22"/>
        </w:rPr>
        <w:tab/>
      </w:r>
      <w:r w:rsidRPr="000E6F59">
        <w:rPr>
          <w:szCs w:val="22"/>
        </w:rPr>
        <w:tab/>
      </w:r>
      <w:r w:rsidRPr="000E6F59">
        <w:rPr>
          <w:szCs w:val="22"/>
        </w:rPr>
        <w:t>Regional Coordinating Unit (UNDP)</w:t>
      </w:r>
    </w:p>
    <w:p w:rsidRPr="000E6F59" w:rsidR="00536FD7" w:rsidRDefault="00536FD7" w14:paraId="76F5249F" w14:textId="77777777">
      <w:pPr>
        <w:jc w:val="left"/>
        <w:rPr>
          <w:szCs w:val="22"/>
        </w:rPr>
      </w:pPr>
      <w:r>
        <w:rPr>
          <w:szCs w:val="22"/>
        </w:rPr>
        <w:t>RE(T)</w:t>
      </w:r>
      <w:r>
        <w:rPr>
          <w:szCs w:val="22"/>
        </w:rPr>
        <w:tab/>
      </w:r>
      <w:r>
        <w:rPr>
          <w:szCs w:val="22"/>
        </w:rPr>
        <w:tab/>
      </w:r>
      <w:r>
        <w:rPr>
          <w:szCs w:val="22"/>
        </w:rPr>
        <w:t>Renewable Energy (Technology)</w:t>
      </w:r>
    </w:p>
    <w:p w:rsidRPr="000E6F59" w:rsidR="003A0160" w:rsidRDefault="003A0160" w14:paraId="358AD5DF" w14:textId="77777777">
      <w:pPr>
        <w:jc w:val="left"/>
        <w:rPr>
          <w:szCs w:val="22"/>
        </w:rPr>
      </w:pPr>
      <w:r w:rsidRPr="000E6F59">
        <w:rPr>
          <w:szCs w:val="22"/>
        </w:rPr>
        <w:t xml:space="preserve">RTA </w:t>
      </w:r>
      <w:r w:rsidRPr="000E6F59">
        <w:rPr>
          <w:szCs w:val="22"/>
        </w:rPr>
        <w:tab/>
      </w:r>
      <w:r w:rsidRPr="000E6F59">
        <w:rPr>
          <w:szCs w:val="22"/>
        </w:rPr>
        <w:tab/>
      </w:r>
      <w:r w:rsidRPr="000E6F59">
        <w:rPr>
          <w:szCs w:val="22"/>
        </w:rPr>
        <w:t>Regional Technical Advisor</w:t>
      </w:r>
    </w:p>
    <w:p w:rsidRPr="000E6F59" w:rsidR="00F35C5A" w:rsidRDefault="00F35C5A" w14:paraId="2A3B8FAC" w14:textId="77777777">
      <w:pPr>
        <w:jc w:val="left"/>
        <w:rPr>
          <w:szCs w:val="22"/>
        </w:rPr>
      </w:pPr>
      <w:r w:rsidRPr="000E6F59">
        <w:rPr>
          <w:szCs w:val="22"/>
        </w:rPr>
        <w:t>RTE</w:t>
      </w:r>
      <w:r w:rsidRPr="000E6F59">
        <w:rPr>
          <w:szCs w:val="22"/>
        </w:rPr>
        <w:tab/>
      </w:r>
      <w:r w:rsidRPr="000E6F59">
        <w:rPr>
          <w:szCs w:val="22"/>
        </w:rPr>
        <w:tab/>
      </w:r>
      <w:r w:rsidRPr="000E6F59" w:rsidR="00E64753">
        <w:rPr>
          <w:szCs w:val="22"/>
        </w:rPr>
        <w:t>Technical Regulation (voluntary)</w:t>
      </w:r>
    </w:p>
    <w:p w:rsidRPr="000E6F59" w:rsidR="00990879" w:rsidP="00990879" w:rsidRDefault="00990879" w14:paraId="4A039426" w14:textId="77777777">
      <w:pPr>
        <w:jc w:val="left"/>
        <w:rPr>
          <w:szCs w:val="22"/>
        </w:rPr>
      </w:pPr>
      <w:r w:rsidRPr="000E6F59">
        <w:rPr>
          <w:szCs w:val="22"/>
        </w:rPr>
        <w:t>SNC</w:t>
      </w:r>
      <w:r w:rsidRPr="000E6F59">
        <w:rPr>
          <w:szCs w:val="22"/>
        </w:rPr>
        <w:tab/>
      </w:r>
      <w:r w:rsidRPr="000E6F59">
        <w:rPr>
          <w:szCs w:val="22"/>
        </w:rPr>
        <w:tab/>
      </w:r>
      <w:r w:rsidRPr="000E6F59">
        <w:rPr>
          <w:szCs w:val="22"/>
        </w:rPr>
        <w:t>Second National Communication</w:t>
      </w:r>
    </w:p>
    <w:p w:rsidRPr="000E6F59" w:rsidR="00C05173" w:rsidP="00990879" w:rsidRDefault="00C05173" w14:paraId="06574768" w14:textId="77777777">
      <w:pPr>
        <w:jc w:val="left"/>
        <w:rPr>
          <w:szCs w:val="22"/>
        </w:rPr>
      </w:pPr>
      <w:r w:rsidRPr="000E6F59">
        <w:rPr>
          <w:szCs w:val="22"/>
        </w:rPr>
        <w:t>SRF</w:t>
      </w:r>
      <w:r w:rsidRPr="000E6F59">
        <w:rPr>
          <w:szCs w:val="22"/>
        </w:rPr>
        <w:tab/>
      </w:r>
      <w:r w:rsidRPr="000E6F59">
        <w:rPr>
          <w:szCs w:val="22"/>
        </w:rPr>
        <w:tab/>
      </w:r>
      <w:r w:rsidRPr="000E6F59">
        <w:rPr>
          <w:szCs w:val="22"/>
        </w:rPr>
        <w:t>Strategic Results Framework</w:t>
      </w:r>
    </w:p>
    <w:p w:rsidRPr="000E6F59" w:rsidR="00990879" w:rsidP="00990879" w:rsidRDefault="00990879" w14:paraId="5D5B0CD6" w14:textId="77777777">
      <w:pPr>
        <w:jc w:val="left"/>
        <w:rPr>
          <w:szCs w:val="22"/>
        </w:rPr>
      </w:pPr>
      <w:r w:rsidRPr="000E6F59">
        <w:rPr>
          <w:szCs w:val="22"/>
        </w:rPr>
        <w:t>STAP</w:t>
      </w:r>
      <w:r w:rsidRPr="000E6F59">
        <w:rPr>
          <w:szCs w:val="22"/>
        </w:rPr>
        <w:tab/>
      </w:r>
      <w:r w:rsidRPr="000E6F59">
        <w:rPr>
          <w:szCs w:val="22"/>
        </w:rPr>
        <w:tab/>
      </w:r>
      <w:r w:rsidRPr="000E6F59">
        <w:rPr>
          <w:szCs w:val="22"/>
        </w:rPr>
        <w:t>Scientific Technical Assistance Panel (GEF)</w:t>
      </w:r>
    </w:p>
    <w:p w:rsidRPr="000E6F59" w:rsidR="003A0160" w:rsidRDefault="003A0160" w14:paraId="09086675" w14:textId="77777777">
      <w:pPr>
        <w:jc w:val="left"/>
        <w:rPr>
          <w:szCs w:val="22"/>
        </w:rPr>
      </w:pPr>
      <w:r w:rsidRPr="000E6F59">
        <w:rPr>
          <w:szCs w:val="22"/>
        </w:rPr>
        <w:t>TA</w:t>
      </w:r>
      <w:r w:rsidRPr="000E6F59">
        <w:rPr>
          <w:szCs w:val="22"/>
        </w:rPr>
        <w:tab/>
      </w:r>
      <w:r w:rsidRPr="000E6F59">
        <w:rPr>
          <w:szCs w:val="22"/>
        </w:rPr>
        <w:tab/>
      </w:r>
      <w:r w:rsidRPr="000E6F59">
        <w:rPr>
          <w:szCs w:val="22"/>
        </w:rPr>
        <w:t>Technical Assistance (GEF)</w:t>
      </w:r>
    </w:p>
    <w:p w:rsidRPr="000E6F59" w:rsidR="00C05173" w:rsidRDefault="00C05173" w14:paraId="224F3B85" w14:textId="77777777">
      <w:pPr>
        <w:jc w:val="left"/>
        <w:rPr>
          <w:szCs w:val="22"/>
        </w:rPr>
      </w:pPr>
      <w:r w:rsidRPr="000E6F59">
        <w:rPr>
          <w:szCs w:val="22"/>
        </w:rPr>
        <w:t>TE</w:t>
      </w:r>
      <w:r w:rsidRPr="000E6F59">
        <w:rPr>
          <w:szCs w:val="22"/>
        </w:rPr>
        <w:tab/>
      </w:r>
      <w:r w:rsidRPr="000E6F59">
        <w:rPr>
          <w:szCs w:val="22"/>
        </w:rPr>
        <w:tab/>
      </w:r>
      <w:r w:rsidRPr="000E6F59">
        <w:rPr>
          <w:szCs w:val="22"/>
        </w:rPr>
        <w:t>Terminal Evaluation</w:t>
      </w:r>
    </w:p>
    <w:p w:rsidR="003A0160" w:rsidRDefault="003A0160" w14:paraId="54AB2CD0" w14:textId="77777777">
      <w:pPr>
        <w:jc w:val="left"/>
        <w:rPr>
          <w:szCs w:val="22"/>
        </w:rPr>
      </w:pPr>
      <w:r w:rsidRPr="000E6F59">
        <w:rPr>
          <w:szCs w:val="22"/>
        </w:rPr>
        <w:t>TNA</w:t>
      </w:r>
      <w:r w:rsidRPr="000E6F59">
        <w:rPr>
          <w:szCs w:val="22"/>
        </w:rPr>
        <w:tab/>
      </w:r>
      <w:r w:rsidRPr="000E6F59">
        <w:rPr>
          <w:szCs w:val="22"/>
        </w:rPr>
        <w:tab/>
      </w:r>
      <w:r w:rsidRPr="000E6F59">
        <w:rPr>
          <w:szCs w:val="22"/>
        </w:rPr>
        <w:t>Technology Need</w:t>
      </w:r>
      <w:r w:rsidRPr="000E6F59" w:rsidR="00E64753">
        <w:rPr>
          <w:szCs w:val="22"/>
        </w:rPr>
        <w:t>s Assessment</w:t>
      </w:r>
    </w:p>
    <w:p w:rsidRPr="000E6F59" w:rsidR="000A5949" w:rsidRDefault="000A5949" w14:paraId="45E31D0D" w14:textId="77777777">
      <w:pPr>
        <w:jc w:val="left"/>
        <w:rPr>
          <w:szCs w:val="22"/>
        </w:rPr>
      </w:pPr>
      <w:r>
        <w:rPr>
          <w:szCs w:val="22"/>
        </w:rPr>
        <w:t>TPES</w:t>
      </w:r>
      <w:r>
        <w:rPr>
          <w:szCs w:val="22"/>
        </w:rPr>
        <w:tab/>
      </w:r>
      <w:r>
        <w:rPr>
          <w:szCs w:val="22"/>
        </w:rPr>
        <w:tab/>
      </w:r>
      <w:r>
        <w:rPr>
          <w:szCs w:val="22"/>
        </w:rPr>
        <w:t>Total Primary Energy S</w:t>
      </w:r>
      <w:r w:rsidRPr="000A5949">
        <w:rPr>
          <w:szCs w:val="22"/>
        </w:rPr>
        <w:t>upply</w:t>
      </w:r>
    </w:p>
    <w:p w:rsidRPr="000E6F59" w:rsidR="00990879" w:rsidP="00990879" w:rsidRDefault="00990879" w14:paraId="34DE4E5F" w14:textId="77777777">
      <w:pPr>
        <w:jc w:val="left"/>
        <w:rPr>
          <w:szCs w:val="22"/>
        </w:rPr>
      </w:pPr>
      <w:r w:rsidRPr="000E6F59">
        <w:rPr>
          <w:szCs w:val="22"/>
        </w:rPr>
        <w:t>UNDAF</w:t>
      </w:r>
      <w:r w:rsidRPr="000E6F59">
        <w:rPr>
          <w:szCs w:val="22"/>
        </w:rPr>
        <w:tab/>
      </w:r>
      <w:r w:rsidRPr="000E6F59">
        <w:rPr>
          <w:szCs w:val="22"/>
        </w:rPr>
        <w:t>United Nations Development Assistance Framework</w:t>
      </w:r>
    </w:p>
    <w:p w:rsidRPr="000E6F59" w:rsidR="00990879" w:rsidP="00990879" w:rsidRDefault="00990879" w14:paraId="4F715366" w14:textId="77777777">
      <w:pPr>
        <w:jc w:val="left"/>
        <w:rPr>
          <w:szCs w:val="22"/>
        </w:rPr>
      </w:pPr>
      <w:r w:rsidRPr="000E6F59">
        <w:rPr>
          <w:szCs w:val="22"/>
        </w:rPr>
        <w:t>UNDP</w:t>
      </w:r>
      <w:r w:rsidRPr="000E6F59">
        <w:rPr>
          <w:szCs w:val="22"/>
        </w:rPr>
        <w:tab/>
      </w:r>
      <w:r w:rsidRPr="000E6F59">
        <w:rPr>
          <w:szCs w:val="22"/>
        </w:rPr>
        <w:tab/>
      </w:r>
      <w:r w:rsidRPr="000E6F59">
        <w:rPr>
          <w:szCs w:val="22"/>
        </w:rPr>
        <w:t>United Nations Development Program</w:t>
      </w:r>
    </w:p>
    <w:p w:rsidRPr="000E6F59" w:rsidR="00523F99" w:rsidRDefault="00523F99" w14:paraId="4999556F" w14:textId="77777777">
      <w:pPr>
        <w:jc w:val="left"/>
        <w:rPr>
          <w:szCs w:val="22"/>
        </w:rPr>
      </w:pPr>
      <w:r w:rsidRPr="000E6F59">
        <w:rPr>
          <w:szCs w:val="22"/>
        </w:rPr>
        <w:t>UNEP</w:t>
      </w:r>
      <w:r w:rsidRPr="000E6F59">
        <w:rPr>
          <w:szCs w:val="22"/>
        </w:rPr>
        <w:tab/>
      </w:r>
      <w:r w:rsidRPr="000E6F59">
        <w:rPr>
          <w:szCs w:val="22"/>
        </w:rPr>
        <w:tab/>
      </w:r>
      <w:r w:rsidRPr="000E6F59">
        <w:rPr>
          <w:szCs w:val="22"/>
        </w:rPr>
        <w:t>United Nations Environment Program</w:t>
      </w:r>
    </w:p>
    <w:p w:rsidRPr="000E6F59" w:rsidR="00F35C5A" w:rsidRDefault="00F35C5A" w14:paraId="1A6F53F3" w14:textId="77777777">
      <w:pPr>
        <w:jc w:val="left"/>
        <w:rPr>
          <w:szCs w:val="22"/>
        </w:rPr>
      </w:pPr>
      <w:r w:rsidRPr="000E6F59">
        <w:rPr>
          <w:szCs w:val="22"/>
        </w:rPr>
        <w:t>UNFCCC</w:t>
      </w:r>
      <w:r w:rsidRPr="000E6F59">
        <w:rPr>
          <w:szCs w:val="22"/>
        </w:rPr>
        <w:tab/>
      </w:r>
      <w:r w:rsidRPr="000E6F59" w:rsidR="00E64753">
        <w:rPr>
          <w:szCs w:val="22"/>
        </w:rPr>
        <w:t>United Nations Framework Convention for Climate Change</w:t>
      </w:r>
    </w:p>
    <w:p w:rsidRPr="000E6F59" w:rsidR="008E7EB1" w:rsidRDefault="008E7EB1" w14:paraId="3BF455D6" w14:textId="77777777">
      <w:pPr>
        <w:jc w:val="left"/>
        <w:rPr>
          <w:szCs w:val="22"/>
        </w:rPr>
      </w:pPr>
      <w:r w:rsidRPr="000E6F59">
        <w:rPr>
          <w:szCs w:val="22"/>
        </w:rPr>
        <w:t>USD</w:t>
      </w:r>
      <w:r w:rsidRPr="000E6F59">
        <w:rPr>
          <w:szCs w:val="22"/>
        </w:rPr>
        <w:tab/>
      </w:r>
      <w:r w:rsidRPr="000E6F59">
        <w:rPr>
          <w:szCs w:val="22"/>
        </w:rPr>
        <w:tab/>
      </w:r>
      <w:r w:rsidRPr="000E6F59">
        <w:rPr>
          <w:szCs w:val="22"/>
        </w:rPr>
        <w:t>United States Dollar</w:t>
      </w:r>
    </w:p>
    <w:p w:rsidRPr="000E6F59" w:rsidR="003A0160" w:rsidRDefault="00526195" w14:paraId="278DD44D" w14:textId="77777777">
      <w:pPr>
        <w:jc w:val="left"/>
        <w:rPr>
          <w:sz w:val="20"/>
          <w:szCs w:val="20"/>
        </w:rPr>
      </w:pPr>
      <w:r>
        <w:rPr>
          <w:szCs w:val="22"/>
        </w:rPr>
        <w:t>W</w:t>
      </w:r>
      <w:r>
        <w:rPr>
          <w:szCs w:val="22"/>
        </w:rPr>
        <w:tab/>
      </w:r>
      <w:r>
        <w:rPr>
          <w:szCs w:val="22"/>
        </w:rPr>
        <w:tab/>
      </w:r>
      <w:r>
        <w:rPr>
          <w:szCs w:val="22"/>
        </w:rPr>
        <w:t>w</w:t>
      </w:r>
      <w:r w:rsidRPr="000E6F59" w:rsidR="003C39B8">
        <w:rPr>
          <w:szCs w:val="22"/>
        </w:rPr>
        <w:t>att</w:t>
      </w:r>
      <w:r w:rsidRPr="000E6F59" w:rsidR="000637DE">
        <w:rPr>
          <w:sz w:val="20"/>
          <w:szCs w:val="20"/>
        </w:rPr>
        <w:br w:type="page"/>
      </w:r>
    </w:p>
    <w:p w:rsidRPr="000E6F59" w:rsidR="003A0160" w:rsidP="000637DE" w:rsidRDefault="003A0160" w14:paraId="0716547C" w14:textId="41F2D89E">
      <w:pPr>
        <w:pStyle w:val="Heading2"/>
      </w:pPr>
      <w:bookmarkStart w:name="_Toc424291788" w:id="7"/>
      <w:r w:rsidRPr="000E6F59">
        <w:t>List of annexes</w:t>
      </w:r>
      <w:bookmarkEnd w:id="7"/>
    </w:p>
    <w:p w:rsidRPr="00B916B4" w:rsidR="00B916B4" w:rsidP="00B916B4" w:rsidRDefault="00B916B4" w14:paraId="7EB3C999" w14:textId="77777777">
      <w:pPr>
        <w:rPr>
          <w:rFonts w:cs="Arial"/>
          <w:szCs w:val="22"/>
        </w:rPr>
      </w:pPr>
      <w:r w:rsidRPr="00B916B4">
        <w:rPr>
          <w:rFonts w:cs="Arial"/>
          <w:szCs w:val="22"/>
        </w:rPr>
        <w:t xml:space="preserve">ANNEX A </w:t>
      </w:r>
      <w:r w:rsidRPr="00B916B4">
        <w:rPr>
          <w:rFonts w:cs="Arial"/>
          <w:szCs w:val="22"/>
        </w:rPr>
        <w:tab/>
      </w:r>
      <w:r w:rsidRPr="00B916B4">
        <w:rPr>
          <w:rFonts w:cs="Arial"/>
          <w:szCs w:val="22"/>
        </w:rPr>
        <w:t>List of documents</w:t>
      </w:r>
    </w:p>
    <w:p w:rsidRPr="00B916B4" w:rsidR="00B916B4" w:rsidP="00B916B4" w:rsidRDefault="00B916B4" w14:paraId="5249E765" w14:textId="77777777">
      <w:pPr>
        <w:rPr>
          <w:rFonts w:cs="Arial"/>
          <w:szCs w:val="22"/>
        </w:rPr>
      </w:pPr>
      <w:r w:rsidRPr="00B916B4">
        <w:rPr>
          <w:rFonts w:cs="Arial"/>
          <w:szCs w:val="22"/>
        </w:rPr>
        <w:t>ANNEX B</w:t>
      </w:r>
      <w:r w:rsidRPr="00B916B4">
        <w:rPr>
          <w:rFonts w:cs="Arial"/>
          <w:szCs w:val="22"/>
        </w:rPr>
        <w:tab/>
      </w:r>
      <w:r w:rsidRPr="00B916B4">
        <w:rPr>
          <w:rFonts w:cs="Arial"/>
          <w:szCs w:val="22"/>
        </w:rPr>
        <w:t>Risk analysis</w:t>
      </w:r>
    </w:p>
    <w:p w:rsidRPr="00B916B4" w:rsidR="00B916B4" w:rsidP="00B916B4" w:rsidRDefault="00B916B4" w14:paraId="783EEE6C" w14:textId="77777777">
      <w:pPr>
        <w:rPr>
          <w:rFonts w:cs="Arial"/>
          <w:szCs w:val="22"/>
        </w:rPr>
      </w:pPr>
      <w:r w:rsidRPr="00B916B4">
        <w:rPr>
          <w:rFonts w:cs="Arial"/>
          <w:szCs w:val="22"/>
        </w:rPr>
        <w:t>ANNEX C</w:t>
      </w:r>
      <w:r w:rsidRPr="00B916B4">
        <w:rPr>
          <w:rFonts w:cs="Arial"/>
          <w:szCs w:val="22"/>
        </w:rPr>
        <w:tab/>
      </w:r>
      <w:r w:rsidRPr="00B916B4">
        <w:rPr>
          <w:rFonts w:cs="Arial"/>
          <w:szCs w:val="22"/>
        </w:rPr>
        <w:t>Agreements</w:t>
      </w:r>
    </w:p>
    <w:p w:rsidRPr="00B916B4" w:rsidR="00B916B4" w:rsidP="00B916B4" w:rsidRDefault="00B916B4" w14:paraId="214D922F" w14:textId="77777777">
      <w:pPr>
        <w:rPr>
          <w:rFonts w:cs="Arial"/>
          <w:szCs w:val="22"/>
        </w:rPr>
      </w:pPr>
      <w:r w:rsidRPr="00B916B4">
        <w:rPr>
          <w:rFonts w:cs="Arial"/>
          <w:szCs w:val="22"/>
        </w:rPr>
        <w:t>ANNEX D</w:t>
      </w:r>
      <w:r w:rsidRPr="00B916B4">
        <w:rPr>
          <w:rFonts w:cs="Arial"/>
          <w:szCs w:val="22"/>
        </w:rPr>
        <w:tab/>
      </w:r>
      <w:r w:rsidRPr="00B916B4">
        <w:rPr>
          <w:rFonts w:cs="Arial"/>
          <w:szCs w:val="22"/>
        </w:rPr>
        <w:t>Calculation of GHG benefits</w:t>
      </w:r>
    </w:p>
    <w:p w:rsidRPr="00B916B4" w:rsidR="00B916B4" w:rsidP="00B916B4" w:rsidRDefault="00B916B4" w14:paraId="37EDCCBF" w14:textId="77777777">
      <w:pPr>
        <w:rPr>
          <w:rFonts w:cs="Arial"/>
          <w:szCs w:val="22"/>
        </w:rPr>
      </w:pPr>
      <w:r w:rsidRPr="00B916B4">
        <w:rPr>
          <w:rFonts w:cs="Arial"/>
          <w:szCs w:val="22"/>
        </w:rPr>
        <w:t>ANNEX E</w:t>
      </w:r>
      <w:r w:rsidRPr="00B916B4">
        <w:rPr>
          <w:rFonts w:cs="Arial"/>
          <w:szCs w:val="22"/>
        </w:rPr>
        <w:tab/>
      </w:r>
      <w:r w:rsidRPr="00B916B4">
        <w:rPr>
          <w:rFonts w:cs="Arial"/>
          <w:szCs w:val="22"/>
        </w:rPr>
        <w:t>Market potential for biogas and biodiesel technology for small-scale farming</w:t>
      </w:r>
    </w:p>
    <w:p w:rsidRPr="00B916B4" w:rsidR="00B916B4" w:rsidP="00B916B4" w:rsidRDefault="00B916B4" w14:paraId="38D493A7" w14:textId="77777777">
      <w:pPr>
        <w:rPr>
          <w:rFonts w:cs="Arial"/>
          <w:szCs w:val="22"/>
        </w:rPr>
      </w:pPr>
      <w:r w:rsidRPr="00B916B4">
        <w:rPr>
          <w:rFonts w:cs="Arial"/>
          <w:szCs w:val="22"/>
        </w:rPr>
        <w:t>ANNEX F</w:t>
      </w:r>
      <w:r w:rsidRPr="00B916B4">
        <w:rPr>
          <w:rFonts w:cs="Arial"/>
          <w:szCs w:val="22"/>
        </w:rPr>
        <w:tab/>
      </w:r>
      <w:r w:rsidRPr="00B916B4">
        <w:rPr>
          <w:rFonts w:cs="Arial"/>
          <w:szCs w:val="22"/>
        </w:rPr>
        <w:t xml:space="preserve">Empirical results with Jatropha </w:t>
      </w:r>
      <w:r w:rsidR="0008477E">
        <w:rPr>
          <w:rFonts w:cs="Arial"/>
          <w:szCs w:val="22"/>
        </w:rPr>
        <w:t>production under BIOMAS Project</w:t>
      </w:r>
    </w:p>
    <w:p w:rsidRPr="000E6F59" w:rsidR="00B916B4" w:rsidP="00B916B4" w:rsidRDefault="00B916B4" w14:paraId="4E314675" w14:textId="77777777">
      <w:pPr>
        <w:rPr>
          <w:rFonts w:cs="Arial"/>
          <w:szCs w:val="22"/>
        </w:rPr>
      </w:pPr>
      <w:r w:rsidRPr="00B916B4">
        <w:rPr>
          <w:rFonts w:cs="Arial"/>
          <w:szCs w:val="22"/>
        </w:rPr>
        <w:t>ANNEX G</w:t>
      </w:r>
      <w:r w:rsidRPr="00B916B4">
        <w:rPr>
          <w:rFonts w:cs="Arial"/>
          <w:szCs w:val="22"/>
        </w:rPr>
        <w:tab/>
      </w:r>
      <w:r w:rsidRPr="00B916B4">
        <w:rPr>
          <w:rFonts w:cs="Arial"/>
          <w:szCs w:val="22"/>
        </w:rPr>
        <w:t>Environmental and social screening template</w:t>
      </w:r>
    </w:p>
    <w:p w:rsidRPr="000E6F59" w:rsidR="003A0160" w:rsidRDefault="003A0160" w14:paraId="5368D9B5" w14:textId="77777777">
      <w:pPr>
        <w:jc w:val="left"/>
        <w:rPr>
          <w:rFonts w:cs="Arial"/>
          <w:sz w:val="20"/>
          <w:szCs w:val="20"/>
        </w:rPr>
      </w:pPr>
    </w:p>
    <w:p w:rsidRPr="000E6F59" w:rsidR="003A0160" w:rsidRDefault="003A0160" w14:paraId="7874E179" w14:textId="77777777">
      <w:pPr>
        <w:pageBreakBefore/>
        <w:rPr>
          <w:rFonts w:cs="Arial"/>
          <w:b/>
          <w:sz w:val="20"/>
          <w:szCs w:val="20"/>
        </w:rPr>
      </w:pPr>
    </w:p>
    <w:p w:rsidRPr="009C273C" w:rsidR="003A0160" w:rsidRDefault="008D4669" w14:paraId="36FACE4D" w14:textId="784A5A2B">
      <w:pPr>
        <w:pStyle w:val="Heading1"/>
      </w:pPr>
      <w:bookmarkStart w:name="_Toc424291789" w:id="8"/>
      <w:r w:rsidRPr="009C273C">
        <w:t>Situation A</w:t>
      </w:r>
      <w:r w:rsidRPr="009C273C" w:rsidR="003A0160">
        <w:t>nalysis</w:t>
      </w:r>
      <w:bookmarkEnd w:id="8"/>
    </w:p>
    <w:p w:rsidR="00410BBE" w:rsidRDefault="00410BBE" w14:paraId="6309FC05" w14:textId="77777777">
      <w:pPr>
        <w:pStyle w:val="Heading2"/>
      </w:pPr>
      <w:bookmarkStart w:name="_Toc424291790" w:id="9"/>
    </w:p>
    <w:p w:rsidRPr="000E6F59" w:rsidR="003A0160" w:rsidRDefault="003A0160" w14:paraId="4EC936D0" w14:textId="001D7467">
      <w:pPr>
        <w:pStyle w:val="Heading2"/>
        <w:rPr>
          <w:szCs w:val="20"/>
        </w:rPr>
      </w:pPr>
      <w:r w:rsidRPr="000E6F59">
        <w:t>Policy conformity</w:t>
      </w:r>
      <w:bookmarkEnd w:id="9"/>
    </w:p>
    <w:p w:rsidRPr="000E6F59" w:rsidR="00A4633A" w:rsidP="00445DD0" w:rsidRDefault="003A0160" w14:paraId="1848B769" w14:textId="77777777">
      <w:pPr>
        <w:rPr>
          <w:i/>
        </w:rPr>
      </w:pPr>
      <w:r w:rsidRPr="000E6F59">
        <w:t>The present Project “</w:t>
      </w:r>
      <w:r w:rsidRPr="000E6F59" w:rsidR="00800846">
        <w:t>Clean Energy Technologies for the Rural Areas in Cuba (CleanEnerg</w:t>
      </w:r>
      <w:r w:rsidRPr="000E6F59" w:rsidR="008D2AD3">
        <w:t>y</w:t>
      </w:r>
      <w:r w:rsidRPr="000E6F59" w:rsidR="00800846">
        <w:t>-Cuba)</w:t>
      </w:r>
      <w:r w:rsidRPr="000E6F59">
        <w:t xml:space="preserve">” </w:t>
      </w:r>
      <w:r w:rsidRPr="000E6F59" w:rsidR="00FB61DA">
        <w:t xml:space="preserve">is </w:t>
      </w:r>
      <w:r w:rsidRPr="000E6F59">
        <w:t xml:space="preserve">supportive to </w:t>
      </w:r>
      <w:r w:rsidRPr="000E6F59" w:rsidR="00FB61DA">
        <w:t>GEF</w:t>
      </w:r>
      <w:r w:rsidR="00376EC5">
        <w:noBreakHyphen/>
      </w:r>
      <w:r w:rsidRPr="000E6F59" w:rsidR="00800846">
        <w:t>5</w:t>
      </w:r>
      <w:r w:rsidRPr="000E6F59" w:rsidR="00FB61DA">
        <w:t xml:space="preserve"> CCM </w:t>
      </w:r>
      <w:r w:rsidRPr="000E6F59">
        <w:t>Objective #</w:t>
      </w:r>
      <w:r w:rsidRPr="000E6F59" w:rsidR="00800846">
        <w:t>1</w:t>
      </w:r>
      <w:r w:rsidRPr="000E6F59">
        <w:t xml:space="preserve"> (“</w:t>
      </w:r>
      <w:r w:rsidRPr="000E6F59" w:rsidR="00800846">
        <w:t>Promote the demonstration, deployment, and transfer of innovative low-carbon technologies</w:t>
      </w:r>
      <w:r w:rsidRPr="000E6F59">
        <w:t>”)</w:t>
      </w:r>
      <w:r w:rsidRPr="000E6F59" w:rsidR="00800846">
        <w:t>. The Project’s objective is to increase access to bioenergy technology in Cuba by promoting the use of biodiesel and biogas technologies by rural farmers. This will be achieved through: (a) consolidation of technical, social, economic and environmental information as input for national policy development on small-scale bioenergies</w:t>
      </w:r>
      <w:r w:rsidRPr="000E6F59" w:rsidR="00114069">
        <w:t xml:space="preserve"> (review scope)</w:t>
      </w:r>
      <w:r w:rsidRPr="000E6F59" w:rsidR="00800846">
        <w:t xml:space="preserve">; </w:t>
      </w:r>
      <w:r w:rsidRPr="000E6F59" w:rsidR="00FB0409">
        <w:t xml:space="preserve">(b) preparation of a concept paper for a national small-scale bioenergy strategy </w:t>
      </w:r>
      <w:r w:rsidRPr="000E6F59" w:rsidR="00800846">
        <w:t>(</w:t>
      </w:r>
      <w:r w:rsidRPr="000E6F59" w:rsidR="00FB0409">
        <w:t>c</w:t>
      </w:r>
      <w:r w:rsidRPr="000E6F59" w:rsidR="00800846">
        <w:t>) transfer of technology to enable Cuba to design and produce state-of-the-art, cost-effective biogas and biodiesel equipment; and (</w:t>
      </w:r>
      <w:r w:rsidRPr="000E6F59" w:rsidR="00FB0409">
        <w:t>d</w:t>
      </w:r>
      <w:r w:rsidRPr="000E6F59" w:rsidR="00800846">
        <w:t>) institution building, training and promotion to create supportive expert networks to integrate these technologies in rural agriculture and livestock farms</w:t>
      </w:r>
      <w:r w:rsidRPr="000E6F59" w:rsidR="00D45DA2">
        <w:rPr>
          <w:rStyle w:val="FootnoteReference"/>
          <w:szCs w:val="20"/>
        </w:rPr>
        <w:footnoteReference w:id="3"/>
      </w:r>
      <w:r w:rsidRPr="000E6F59" w:rsidR="00800846">
        <w:t>. As a result of the proposed intervention, the identified barriers related to technology (know-how, designs and materials)</w:t>
      </w:r>
      <w:r w:rsidRPr="000E6F59" w:rsidR="00FB0409">
        <w:t xml:space="preserve">, policy framework, human and institutional </w:t>
      </w:r>
      <w:r w:rsidRPr="000E6F59" w:rsidR="00800846">
        <w:t>capacity (trained human resources and adequate supportive institutional framework for end-users)</w:t>
      </w:r>
      <w:r w:rsidRPr="000E6F59" w:rsidR="00FB0409">
        <w:t>, as well as availability of and access to information,</w:t>
      </w:r>
      <w:r w:rsidRPr="000E6F59" w:rsidR="00800846">
        <w:t xml:space="preserve"> will be greatly reduced. GEF support is requested to assist Cuba during the internal process of sector transformation, and is deemed critical to reduce the indicated barriers.</w:t>
      </w:r>
    </w:p>
    <w:p w:rsidRPr="000E6F59" w:rsidR="003A0160" w:rsidRDefault="003A0160" w14:paraId="38B0F590" w14:textId="77777777">
      <w:pPr>
        <w:rPr>
          <w:szCs w:val="22"/>
        </w:rPr>
      </w:pPr>
    </w:p>
    <w:p w:rsidRPr="000E6F59" w:rsidR="003A0160" w:rsidRDefault="003A0160" w14:paraId="77C9548D" w14:textId="1785A976">
      <w:pPr>
        <w:pStyle w:val="Heading2"/>
      </w:pPr>
      <w:bookmarkStart w:name="_Toc424291791" w:id="10"/>
      <w:r w:rsidRPr="000E6F59">
        <w:t>Country ownership and drivenness</w:t>
      </w:r>
      <w:bookmarkEnd w:id="10"/>
    </w:p>
    <w:p w:rsidRPr="000E6F59" w:rsidR="00FB0409" w:rsidP="00FF299C" w:rsidRDefault="00A4633A" w14:paraId="01BD8AC1" w14:textId="77777777">
      <w:r w:rsidRPr="000E6F59">
        <w:t>The Project responds</w:t>
      </w:r>
      <w:r w:rsidRPr="000E6F59" w:rsidR="00FF299C">
        <w:t xml:space="preserve"> </w:t>
      </w:r>
      <w:r w:rsidRPr="000E6F59">
        <w:t xml:space="preserve">to the priorities of the Ministry of Science, Technology and Environment (CITMA), the Ministry of Agriculture (MINAG), the Ministry of </w:t>
      </w:r>
      <w:r w:rsidRPr="000E6F59" w:rsidR="00193DED">
        <w:t>Energy</w:t>
      </w:r>
      <w:r w:rsidRPr="000E6F59" w:rsidR="008D2AD3">
        <w:t xml:space="preserve"> and Mines, and the Ministry of Industry</w:t>
      </w:r>
      <w:r w:rsidRPr="000E6F59">
        <w:t xml:space="preserve">. Strengthening the </w:t>
      </w:r>
      <w:r w:rsidRPr="000E6F59" w:rsidR="008D2AD3">
        <w:t xml:space="preserve">renewable </w:t>
      </w:r>
      <w:r w:rsidRPr="000E6F59">
        <w:t xml:space="preserve">energy infrastructure and supply in the rural areas is a critical condition to increase food production and security, which is a key priority in Cuba’s development policies. </w:t>
      </w:r>
      <w:r w:rsidRPr="000E6F59" w:rsidR="00D45DA2">
        <w:t>These priorities are also in line with the focus of Cuba’s mitigation options on a greater efficiency and a better use of national energy resources, as indicated in its Initial National Communication (INC) to the United Nations Framework Convention on Climate Change (UNFCCC)</w:t>
      </w:r>
      <w:r w:rsidRPr="000E6F59" w:rsidR="00D45DA2">
        <w:rPr>
          <w:rStyle w:val="FootnoteReference"/>
          <w:szCs w:val="22"/>
        </w:rPr>
        <w:footnoteReference w:id="4"/>
      </w:r>
      <w:r w:rsidRPr="000E6F59" w:rsidR="00D45DA2">
        <w:t xml:space="preserve">. Decentralized food and energy production also </w:t>
      </w:r>
      <w:r w:rsidRPr="000E6F59" w:rsidR="00114069">
        <w:t xml:space="preserve">fits </w:t>
      </w:r>
      <w:r w:rsidRPr="000E6F59" w:rsidR="00D45DA2">
        <w:t xml:space="preserve">into the national plans to adapt to climate change. </w:t>
      </w:r>
      <w:r w:rsidRPr="000E6F59">
        <w:t xml:space="preserve">Governmental </w:t>
      </w:r>
      <w:r w:rsidRPr="000E6F59" w:rsidR="00FB0409">
        <w:t xml:space="preserve">Groups for renewable energy development, which have an advisory task, have </w:t>
      </w:r>
      <w:r w:rsidRPr="000E6F59" w:rsidR="003C1DC0">
        <w:t>delivered</w:t>
      </w:r>
      <w:r w:rsidRPr="000E6F59" w:rsidR="00FB0409">
        <w:t xml:space="preserve"> a </w:t>
      </w:r>
      <w:r w:rsidRPr="000E6F59" w:rsidR="003C1DC0">
        <w:t xml:space="preserve">policy proposal </w:t>
      </w:r>
      <w:r w:rsidRPr="000E6F59" w:rsidR="00AF502E">
        <w:t xml:space="preserve">(awaiting approval) </w:t>
      </w:r>
      <w:r w:rsidRPr="000E6F59" w:rsidR="00FB0409">
        <w:t>for the development and utilizatio</w:t>
      </w:r>
      <w:r w:rsidRPr="000E6F59" w:rsidR="00AF502E">
        <w:t>n of renewable energy resources</w:t>
      </w:r>
      <w:r w:rsidRPr="000E6F59" w:rsidR="00FB0409">
        <w:t>. This proposal</w:t>
      </w:r>
      <w:r w:rsidRPr="000E6F59" w:rsidR="00AF502E">
        <w:t xml:space="preserve"> provides a general framework under whic</w:t>
      </w:r>
      <w:r w:rsidR="001C0356">
        <w:t>h more regulation for specific renewable energy technologies (R</w:t>
      </w:r>
      <w:r w:rsidRPr="000E6F59" w:rsidR="00AF502E">
        <w:t>ETs</w:t>
      </w:r>
      <w:r w:rsidR="001C0356">
        <w:t>)</w:t>
      </w:r>
      <w:r w:rsidRPr="000E6F59" w:rsidR="00AF502E">
        <w:t>, including biogas and biodiesel, can be developed</w:t>
      </w:r>
      <w:r w:rsidRPr="000E6F59" w:rsidR="003C1DC0">
        <w:t>.</w:t>
      </w:r>
    </w:p>
    <w:p w:rsidRPr="000E6F59" w:rsidR="00114069" w:rsidP="00FF299C" w:rsidRDefault="00114069" w14:paraId="5F80C662" w14:textId="77777777">
      <w:r w:rsidRPr="000E6F59">
        <w:t xml:space="preserve">The high-level policy framework for the Project is set by the </w:t>
      </w:r>
      <w:r w:rsidRPr="000E6F59" w:rsidR="00A4633A">
        <w:t xml:space="preserve">“Economic and Social Policy Guidelines of the Party, Government and State”, </w:t>
      </w:r>
      <w:r w:rsidRPr="000E6F59">
        <w:t xml:space="preserve">approved by Cuba </w:t>
      </w:r>
      <w:r w:rsidRPr="000E6F59" w:rsidR="00C70D4C">
        <w:t xml:space="preserve">in </w:t>
      </w:r>
      <w:r w:rsidRPr="000E6F59">
        <w:t xml:space="preserve">April 2011. These Guidelines </w:t>
      </w:r>
      <w:r w:rsidRPr="000E6F59" w:rsidR="00A4633A">
        <w:t>depict the priorities that will guide the socio-econ</w:t>
      </w:r>
      <w:r w:rsidRPr="000E6F59" w:rsidR="0091407D">
        <w:t xml:space="preserve">omic </w:t>
      </w:r>
      <w:r w:rsidRPr="000E6F59">
        <w:t>development of the country</w:t>
      </w:r>
      <w:r w:rsidR="001C0356">
        <w:t>.</w:t>
      </w:r>
      <w:r w:rsidRPr="000E6F59" w:rsidR="00A4633A">
        <w:t xml:space="preserve"> </w:t>
      </w:r>
      <w:r w:rsidR="001C0356">
        <w:t>S</w:t>
      </w:r>
      <w:r w:rsidRPr="000E6F59">
        <w:t>pecifically</w:t>
      </w:r>
      <w:r w:rsidR="001C0356">
        <w:t xml:space="preserve">, the </w:t>
      </w:r>
      <w:r w:rsidR="00E31FC8">
        <w:t>policy aims towards “</w:t>
      </w:r>
      <w:r w:rsidR="006B1C9F">
        <w:t>Longer-</w:t>
      </w:r>
      <w:r w:rsidRPr="00E31FC8" w:rsidR="00E31FC8">
        <w:t>term sustainable development solutions that provide for a high level of food and energy self-sufficiency, an efficient use of the human potential and a high competitiveness in traditional productions, as well as the development of new goods and services of high value added”. Key relevant priorities vis-à</w:t>
      </w:r>
      <w:r w:rsidR="006B1C9F">
        <w:t>-vis this Project, are</w:t>
      </w:r>
      <w:r w:rsidRPr="000E6F59">
        <w:t>:</w:t>
      </w:r>
    </w:p>
    <w:p w:rsidRPr="000E6F59" w:rsidR="00114069" w:rsidP="00FF299C" w:rsidRDefault="00A4633A" w14:paraId="6A478740" w14:textId="77777777">
      <w:pPr>
        <w:numPr>
          <w:ilvl w:val="0"/>
          <w:numId w:val="23"/>
        </w:numPr>
      </w:pPr>
      <w:r w:rsidRPr="000E6F59">
        <w:t>Guidelines No. 113, Chapter III “External Economic Policy” of the mentioned guidelines declare priority on the use of international cooperation support for equipment and technology related to renewable energy sources, for the implementation of renewable energy technology applications.</w:t>
      </w:r>
    </w:p>
    <w:p w:rsidRPr="000E6F59" w:rsidR="00114069" w:rsidP="00FF299C" w:rsidRDefault="00A4633A" w14:paraId="551C9770" w14:textId="77777777">
      <w:pPr>
        <w:numPr>
          <w:ilvl w:val="0"/>
          <w:numId w:val="23"/>
        </w:numPr>
      </w:pPr>
      <w:r w:rsidRPr="000E6F59">
        <w:t xml:space="preserve">Guidelines No. 131, </w:t>
      </w:r>
      <w:r w:rsidRPr="000E6F59" w:rsidR="008D2AD3">
        <w:t xml:space="preserve">and </w:t>
      </w:r>
      <w:r w:rsidRPr="000E6F59">
        <w:t xml:space="preserve">133, Chapter V “Science, Technology, Innovation and Environment Policy” prioritize: conservation and efficient use of land, water, the atmosphere, forests; conservation of biodiversity; and promotion of environmentally sustainable production methods. </w:t>
      </w:r>
    </w:p>
    <w:p w:rsidRPr="000E6F59" w:rsidR="00A4633A" w:rsidP="00FF299C" w:rsidRDefault="00A4633A" w14:paraId="44EA80D3" w14:textId="77777777">
      <w:pPr>
        <w:numPr>
          <w:ilvl w:val="0"/>
          <w:numId w:val="23"/>
        </w:numPr>
      </w:pPr>
      <w:r w:rsidRPr="000E6F59">
        <w:t>Guideline No. 247, Chapter VIII “Industry and Energy Policy” highlights the use of renewable energy technologies (RETs), including biogas, wind energy, hydropower, biomass, solar energy, and others. Priority should be given to RETs according to their economic benefits.</w:t>
      </w:r>
    </w:p>
    <w:p w:rsidR="00D755D9" w:rsidP="00FF299C" w:rsidRDefault="00114069" w14:paraId="735CF006" w14:textId="77777777">
      <w:r w:rsidRPr="000E6F59">
        <w:t>The proposed P</w:t>
      </w:r>
      <w:r w:rsidRPr="000E6F59" w:rsidR="00A4633A">
        <w:t xml:space="preserve">roject is </w:t>
      </w:r>
      <w:r w:rsidRPr="000E6F59">
        <w:t xml:space="preserve">further </w:t>
      </w:r>
      <w:r w:rsidRPr="000E6F59" w:rsidR="00A4633A">
        <w:t>consistent with the Government program “Revolución Energética” launched in 2005</w:t>
      </w:r>
      <w:r w:rsidRPr="000E6F59">
        <w:rPr>
          <w:rStyle w:val="FootnoteReference"/>
          <w:szCs w:val="22"/>
        </w:rPr>
        <w:footnoteReference w:id="5"/>
      </w:r>
      <w:r w:rsidRPr="000E6F59" w:rsidR="00A4633A">
        <w:t xml:space="preserve">. The Project is </w:t>
      </w:r>
      <w:r w:rsidRPr="000E6F59" w:rsidR="003C1DC0">
        <w:t xml:space="preserve">also </w:t>
      </w:r>
      <w:r w:rsidRPr="000E6F59" w:rsidR="00A4633A">
        <w:t>instrumental for implementing Environmental Law No. 81 (1997), and National Environmental Strategy 2011-2015</w:t>
      </w:r>
      <w:r w:rsidRPr="000E6F59" w:rsidR="00F808FE">
        <w:rPr>
          <w:rStyle w:val="FootnoteReference"/>
          <w:szCs w:val="22"/>
        </w:rPr>
        <w:footnoteReference w:id="6"/>
      </w:r>
      <w:r w:rsidRPr="000E6F59" w:rsidR="00A4633A">
        <w:t xml:space="preserve">, focused on </w:t>
      </w:r>
      <w:r w:rsidRPr="000E6F59" w:rsidR="003C1DC0">
        <w:t>the protection of the environment, conservation of biodiversity, and the rational exploitation of Cuba´s natural resources</w:t>
      </w:r>
      <w:r w:rsidRPr="000E6F59" w:rsidR="00A4633A">
        <w:t>.</w:t>
      </w:r>
    </w:p>
    <w:p w:rsidRPr="002B60AB" w:rsidR="002B60AB" w:rsidP="00FF299C" w:rsidRDefault="002B60AB" w14:paraId="4F70FA0F" w14:textId="77777777">
      <w:r w:rsidRPr="002B60AB">
        <w:rPr>
          <w:szCs w:val="22"/>
        </w:rPr>
        <w:t>In December 2012 is enabled the Presidential Decree No. 3, that establish</w:t>
      </w:r>
      <w:r w:rsidR="00454F84">
        <w:rPr>
          <w:szCs w:val="22"/>
        </w:rPr>
        <w:t>ed</w:t>
      </w:r>
      <w:r w:rsidRPr="002B60AB">
        <w:rPr>
          <w:szCs w:val="22"/>
        </w:rPr>
        <w:t xml:space="preserve"> </w:t>
      </w:r>
      <w:r w:rsidR="00454F84">
        <w:rPr>
          <w:szCs w:val="22"/>
        </w:rPr>
        <w:t>the creation of</w:t>
      </w:r>
      <w:r w:rsidRPr="002B60AB">
        <w:rPr>
          <w:szCs w:val="22"/>
        </w:rPr>
        <w:t xml:space="preserve"> Governmental Commission for elaboration of National Policy for the perspective development of renewable energy sources and energy efficient between 2014 and 2030. This policy was approved in June 2014 by Council of Ministries, this include the implementation schedule, and receive support from the National Parliament.</w:t>
      </w:r>
    </w:p>
    <w:p w:rsidRPr="002B60AB" w:rsidR="00A4633A" w:rsidP="00523213" w:rsidRDefault="00A4633A" w14:paraId="3C35F03C" w14:textId="77777777">
      <w:pPr>
        <w:rPr>
          <w:szCs w:val="22"/>
        </w:rPr>
      </w:pPr>
    </w:p>
    <w:p w:rsidRPr="000E6F59" w:rsidR="003A0160" w:rsidRDefault="003A0160" w14:paraId="7C4DFF04" w14:textId="7A1BFE08">
      <w:pPr>
        <w:pStyle w:val="Heading2"/>
      </w:pPr>
      <w:bookmarkStart w:name="_Toc424291792" w:id="11"/>
      <w:r w:rsidRPr="000E6F59">
        <w:t>Country eligibility</w:t>
      </w:r>
      <w:bookmarkEnd w:id="11"/>
    </w:p>
    <w:p w:rsidRPr="000E6F59" w:rsidR="003A0160" w:rsidP="00FF299C" w:rsidRDefault="00A4633A" w14:paraId="573D38C2" w14:textId="77777777">
      <w:r w:rsidRPr="000E6F59">
        <w:t>Cuba</w:t>
      </w:r>
      <w:r w:rsidRPr="000E6F59" w:rsidR="009C08F2">
        <w:t xml:space="preserve"> is a signat</w:t>
      </w:r>
      <w:r w:rsidRPr="000E6F59" w:rsidR="0025241A">
        <w:t>ory to the UNFCCC (signed June 13</w:t>
      </w:r>
      <w:r w:rsidRPr="000E6F59" w:rsidR="009C08F2">
        <w:t xml:space="preserve">, 1992 and ratified </w:t>
      </w:r>
      <w:r w:rsidRPr="000E6F59" w:rsidR="0025241A">
        <w:t>January 5</w:t>
      </w:r>
      <w:r w:rsidRPr="000E6F59" w:rsidR="009C08F2">
        <w:t xml:space="preserve">, 1993). The country is also signatory to </w:t>
      </w:r>
      <w:r w:rsidRPr="000E6F59" w:rsidR="003874F8">
        <w:t xml:space="preserve">the </w:t>
      </w:r>
      <w:r w:rsidRPr="000E6F59" w:rsidR="009C08F2">
        <w:t xml:space="preserve">Kyoto Protocol (signed </w:t>
      </w:r>
      <w:r w:rsidRPr="000E6F59" w:rsidR="0025241A">
        <w:t>March</w:t>
      </w:r>
      <w:r w:rsidRPr="000E6F59" w:rsidR="009C08F2">
        <w:t xml:space="preserve"> 15, 1999 and ratified </w:t>
      </w:r>
      <w:r w:rsidRPr="000E6F59" w:rsidR="0025241A">
        <w:t>April 30, 2002</w:t>
      </w:r>
      <w:r w:rsidRPr="000E6F59" w:rsidR="009C08F2">
        <w:t>)</w:t>
      </w:r>
      <w:r w:rsidRPr="000E6F59" w:rsidR="009C08F2">
        <w:rPr>
          <w:rStyle w:val="FootnoteReference"/>
          <w:szCs w:val="22"/>
        </w:rPr>
        <w:footnoteReference w:id="7"/>
      </w:r>
      <w:r w:rsidRPr="000E6F59" w:rsidR="009C08F2">
        <w:t xml:space="preserve">. </w:t>
      </w:r>
    </w:p>
    <w:p w:rsidRPr="000E6F59" w:rsidR="003A4B00" w:rsidRDefault="003A4B00" w14:paraId="62B75180" w14:textId="77777777">
      <w:pPr>
        <w:pStyle w:val="Heading2"/>
      </w:pPr>
    </w:p>
    <w:p w:rsidRPr="002D7F26" w:rsidR="003A0160" w:rsidRDefault="003A0160" w14:paraId="2DBE9256" w14:textId="00796428">
      <w:pPr>
        <w:pStyle w:val="Heading2"/>
      </w:pPr>
      <w:bookmarkStart w:name="_Toc424291793" w:id="12"/>
      <w:r w:rsidRPr="000E6F59">
        <w:t xml:space="preserve">Alignment </w:t>
      </w:r>
      <w:r w:rsidRPr="002D7F26">
        <w:t>with UN Assistance Framework</w:t>
      </w:r>
      <w:r w:rsidRPr="002D7F26" w:rsidR="002D7F26">
        <w:t xml:space="preserve"> and UNDP Country Programme Document</w:t>
      </w:r>
      <w:bookmarkEnd w:id="12"/>
    </w:p>
    <w:p w:rsidRPr="000E6F59" w:rsidR="002653D4" w:rsidP="00FF299C" w:rsidRDefault="002653D4" w14:paraId="0300CA3B" w14:textId="77777777">
      <w:r w:rsidRPr="002D7F26">
        <w:t>The presented UNDP/GEF Project is aligned with UNDAF Outcome</w:t>
      </w:r>
      <w:r w:rsidRPr="002D7F26" w:rsidR="003874F8">
        <w:t xml:space="preserve"> </w:t>
      </w:r>
      <w:r w:rsidRPr="002D7F26" w:rsidR="00C81BB6">
        <w:t>5</w:t>
      </w:r>
      <w:r w:rsidRPr="002D7F26" w:rsidR="002D7F26">
        <w:t xml:space="preserve"> and CPD Outcome 28</w:t>
      </w:r>
      <w:r w:rsidRPr="002D7F26">
        <w:t>: “</w:t>
      </w:r>
      <w:r w:rsidRPr="002D7F26" w:rsidR="00C81BB6">
        <w:rPr>
          <w:lang w:val="en-US"/>
        </w:rPr>
        <w:t>Communities and key sectors develop and increase energy efficiency and use of renewable energy</w:t>
      </w:r>
      <w:r w:rsidRPr="002D7F26">
        <w:t>”.</w:t>
      </w:r>
      <w:r w:rsidRPr="000E6F59">
        <w:t xml:space="preserve"> </w:t>
      </w:r>
    </w:p>
    <w:p w:rsidRPr="000E6F59" w:rsidR="009C08F2" w:rsidRDefault="009C08F2" w14:paraId="505AFCDE" w14:textId="77777777">
      <w:pPr>
        <w:rPr>
          <w:i/>
          <w:szCs w:val="22"/>
        </w:rPr>
      </w:pPr>
    </w:p>
    <w:p w:rsidRPr="000E6F59" w:rsidR="003A0160" w:rsidRDefault="003A0160" w14:paraId="4DA3BCC6" w14:textId="4B256775">
      <w:pPr>
        <w:pStyle w:val="Heading2"/>
      </w:pPr>
      <w:bookmarkStart w:name="_Toc424291794" w:id="13"/>
      <w:r w:rsidRPr="000E6F59">
        <w:t>Country situation and development context</w:t>
      </w:r>
      <w:bookmarkEnd w:id="13"/>
    </w:p>
    <w:p w:rsidRPr="000E6F59" w:rsidR="00017547" w:rsidP="00017547" w:rsidRDefault="00017547" w14:paraId="1D8DC688" w14:textId="77777777">
      <w:r w:rsidRPr="000E6F59">
        <w:t xml:space="preserve">The Republic of Cuba </w:t>
      </w:r>
      <w:r w:rsidR="00A475B3">
        <w:t xml:space="preserve">is located in </w:t>
      </w:r>
      <w:r w:rsidRPr="000E6F59">
        <w:t>the westernmost of the Greater Antilles with a total area of 110,860 km</w:t>
      </w:r>
      <w:r w:rsidRPr="000E6F59">
        <w:rPr>
          <w:vertAlign w:val="superscript"/>
        </w:rPr>
        <w:t>2</w:t>
      </w:r>
      <w:r w:rsidRPr="000E6F59">
        <w:t>.</w:t>
      </w:r>
      <w:r w:rsidR="00A475B3">
        <w:t xml:space="preserve"> </w:t>
      </w:r>
      <w:r w:rsidRPr="000E6F59">
        <w:t xml:space="preserve">The main island, Cuba, </w:t>
      </w:r>
      <w:r w:rsidRPr="000E6F59" w:rsidR="00A475B3">
        <w:t xml:space="preserve">is the fifteenth largest island in the world </w:t>
      </w:r>
      <w:r w:rsidR="00A475B3">
        <w:t xml:space="preserve">with </w:t>
      </w:r>
      <w:r w:rsidRPr="000E6F59">
        <w:t xml:space="preserve">an </w:t>
      </w:r>
      <w:r w:rsidR="00A475B3">
        <w:t xml:space="preserve">area </w:t>
      </w:r>
      <w:r w:rsidRPr="000E6F59">
        <w:t>of 104,945 km</w:t>
      </w:r>
      <w:r w:rsidRPr="000E6F59">
        <w:rPr>
          <w:vertAlign w:val="superscript"/>
        </w:rPr>
        <w:t>2</w:t>
      </w:r>
      <w:r w:rsidRPr="000E6F59">
        <w:t xml:space="preserve">. The island of Cuba </w:t>
      </w:r>
      <w:r w:rsidR="00A475B3">
        <w:t xml:space="preserve">stretches </w:t>
      </w:r>
      <w:r w:rsidRPr="000E6F59">
        <w:t>from West to East</w:t>
      </w:r>
      <w:r w:rsidR="00A475B3">
        <w:t xml:space="preserve"> over about 900 km</w:t>
      </w:r>
      <w:r w:rsidRPr="000E6F59">
        <w:t>, with a total coastline of 5,746 km. The population was estimated at 11</w:t>
      </w:r>
      <w:r w:rsidR="00A475B3">
        <w:t>,</w:t>
      </w:r>
      <w:r w:rsidRPr="000E6F59">
        <w:t xml:space="preserve">139,900 inhabitants </w:t>
      </w:r>
      <w:r w:rsidR="00A475B3">
        <w:t>(</w:t>
      </w:r>
      <w:r w:rsidRPr="000E6F59">
        <w:t>1998</w:t>
      </w:r>
      <w:r w:rsidR="00A475B3">
        <w:t xml:space="preserve">), with a </w:t>
      </w:r>
      <w:r w:rsidRPr="000E6F59" w:rsidR="00A475B3">
        <w:t>densit</w:t>
      </w:r>
      <w:r w:rsidR="00A475B3">
        <w:t>y of 100.5/km</w:t>
      </w:r>
      <w:r w:rsidRPr="00A475B3" w:rsidR="00A475B3">
        <w:rPr>
          <w:vertAlign w:val="superscript"/>
        </w:rPr>
        <w:t>2</w:t>
      </w:r>
      <w:r w:rsidRPr="000E6F59">
        <w:t xml:space="preserve">. </w:t>
      </w:r>
      <w:r w:rsidRPr="000E6F59" w:rsidR="000E6F59">
        <w:t xml:space="preserve">The mean </w:t>
      </w:r>
      <w:r w:rsidR="00A475B3">
        <w:t xml:space="preserve">annual </w:t>
      </w:r>
      <w:r w:rsidRPr="000E6F59" w:rsidR="000E6F59">
        <w:t xml:space="preserve">growth </w:t>
      </w:r>
      <w:r w:rsidR="00A475B3">
        <w:t xml:space="preserve">rate </w:t>
      </w:r>
      <w:r w:rsidRPr="000E6F59" w:rsidR="000E6F59">
        <w:t xml:space="preserve">is </w:t>
      </w:r>
      <w:r w:rsidR="00A475B3">
        <w:t>0.4</w:t>
      </w:r>
      <w:r w:rsidRPr="000E6F59" w:rsidR="000E6F59">
        <w:t>2</w:t>
      </w:r>
      <w:r w:rsidR="00A475B3">
        <w:t>%</w:t>
      </w:r>
      <w:r w:rsidRPr="000E6F59" w:rsidR="000E6F59">
        <w:t xml:space="preserve">. </w:t>
      </w:r>
      <w:r w:rsidRPr="000E6F59">
        <w:t xml:space="preserve">About 74.3% of the Cuban population </w:t>
      </w:r>
      <w:r w:rsidR="00A475B3">
        <w:t xml:space="preserve">is concentrated </w:t>
      </w:r>
      <w:r w:rsidRPr="000E6F59">
        <w:t>in 570 urban settlements</w:t>
      </w:r>
      <w:r w:rsidRPr="000E6F59">
        <w:rPr>
          <w:rStyle w:val="FootnoteReference"/>
          <w:szCs w:val="22"/>
        </w:rPr>
        <w:footnoteReference w:id="8"/>
      </w:r>
      <w:r w:rsidRPr="000E6F59">
        <w:t>, while 25.7%</w:t>
      </w:r>
      <w:r w:rsidR="00A475B3">
        <w:t xml:space="preserve"> live in </w:t>
      </w:r>
      <w:r w:rsidRPr="000E6F59" w:rsidR="00A475B3">
        <w:t>6, 264 rural settlements</w:t>
      </w:r>
      <w:r w:rsidRPr="000E6F59">
        <w:t>.</w:t>
      </w:r>
      <w:r w:rsidR="00CA0162">
        <w:t xml:space="preserve"> </w:t>
      </w:r>
      <w:r w:rsidRPr="000E6F59">
        <w:t>Cuba’s climate is tropical</w:t>
      </w:r>
      <w:r w:rsidR="00667AAE">
        <w:t xml:space="preserve"> and </w:t>
      </w:r>
      <w:r w:rsidRPr="000E6F59">
        <w:t xml:space="preserve">seasonally wet. The mean annual </w:t>
      </w:r>
      <w:r w:rsidR="00667AAE">
        <w:t xml:space="preserve">temperature varies between </w:t>
      </w:r>
      <w:r w:rsidRPr="000E6F59">
        <w:t xml:space="preserve">24ºC in the plains to </w:t>
      </w:r>
      <w:r w:rsidR="00667AAE">
        <w:t xml:space="preserve">over </w:t>
      </w:r>
      <w:r w:rsidRPr="000E6F59">
        <w:t xml:space="preserve">26ºC </w:t>
      </w:r>
      <w:r w:rsidR="00667AAE">
        <w:t xml:space="preserve">at </w:t>
      </w:r>
      <w:r w:rsidRPr="000E6F59">
        <w:t xml:space="preserve">the eastern coasts; at the highest </w:t>
      </w:r>
      <w:r w:rsidR="00667AAE">
        <w:t>point</w:t>
      </w:r>
      <w:r w:rsidRPr="000E6F59">
        <w:t xml:space="preserve">, mean temperatures are </w:t>
      </w:r>
      <w:r w:rsidR="00667AAE">
        <w:t xml:space="preserve">below </w:t>
      </w:r>
      <w:r w:rsidRPr="000E6F59">
        <w:t xml:space="preserve">20ºC. </w:t>
      </w:r>
      <w:r w:rsidR="00667AAE">
        <w:t>The average r</w:t>
      </w:r>
      <w:r w:rsidRPr="000E6F59">
        <w:t xml:space="preserve">ainfall is 1,300 mm annually in most part of the territory. Two seasons are recognised: </w:t>
      </w:r>
      <w:r w:rsidR="00821113">
        <w:t xml:space="preserve">the </w:t>
      </w:r>
      <w:r w:rsidRPr="000E6F59">
        <w:t xml:space="preserve">rainy </w:t>
      </w:r>
      <w:r w:rsidR="00821113">
        <w:t xml:space="preserve">season </w:t>
      </w:r>
      <w:r w:rsidRPr="000E6F59">
        <w:t xml:space="preserve">(May to October) and </w:t>
      </w:r>
      <w:r w:rsidR="00821113">
        <w:t>the “</w:t>
      </w:r>
      <w:r w:rsidRPr="000E6F59">
        <w:t>not very rainy</w:t>
      </w:r>
      <w:r w:rsidR="00821113">
        <w:t>” season</w:t>
      </w:r>
      <w:r w:rsidRPr="000E6F59">
        <w:t xml:space="preserve"> (November to April). Approximately 80% of the annual rain falls in the first season. Tropical cyclones (TC) are </w:t>
      </w:r>
      <w:r w:rsidR="00667AAE">
        <w:t xml:space="preserve">frequent in Cuba: up to </w:t>
      </w:r>
      <w:r w:rsidR="00821113">
        <w:t xml:space="preserve">four </w:t>
      </w:r>
      <w:r w:rsidR="00667AAE">
        <w:t xml:space="preserve">TCs may hit the country in one </w:t>
      </w:r>
      <w:r w:rsidR="00821113">
        <w:t>season</w:t>
      </w:r>
      <w:r w:rsidRPr="000E6F59">
        <w:t xml:space="preserve">. </w:t>
      </w:r>
    </w:p>
    <w:p w:rsidRPr="000E6F59" w:rsidR="009B740D" w:rsidP="009B740D" w:rsidRDefault="009B740D" w14:paraId="630617A3" w14:textId="77777777">
      <w:pPr>
        <w:spacing w:after="0"/>
        <w:rPr>
          <w:szCs w:val="22"/>
        </w:rPr>
      </w:pPr>
    </w:p>
    <w:p w:rsidRPr="000E6F59" w:rsidR="009B740D" w:rsidP="00376EC5" w:rsidRDefault="009B740D" w14:paraId="7BC5A5F2" w14:textId="77777777">
      <w:pPr>
        <w:pStyle w:val="Heading3"/>
      </w:pPr>
      <w:r w:rsidRPr="000E6F59">
        <w:t>Environmental and climate issues</w:t>
      </w:r>
    </w:p>
    <w:p w:rsidRPr="000E6F59" w:rsidR="009B740D" w:rsidP="009B740D" w:rsidRDefault="009B740D" w14:paraId="687C3E08" w14:textId="77777777">
      <w:pPr>
        <w:rPr>
          <w:lang w:eastAsia="es-ES"/>
        </w:rPr>
      </w:pPr>
      <w:r w:rsidRPr="000E6F59">
        <w:t xml:space="preserve">Many areas in Cuba suffer from soil degradation, salinization and desertification. </w:t>
      </w:r>
      <w:r w:rsidRPr="000E6F59" w:rsidR="00CA0162">
        <w:t xml:space="preserve">Climate change scenarios indicate that the annual mean temperature could increase </w:t>
      </w:r>
      <w:r w:rsidR="00CA0162">
        <w:t>with 1.6-2.5°C in 2100. This</w:t>
      </w:r>
      <w:r w:rsidRPr="000E6F59" w:rsidR="00CA0162">
        <w:t xml:space="preserve"> temperature increase would </w:t>
      </w:r>
      <w:r w:rsidR="00CA0162">
        <w:t>exacerbate these</w:t>
      </w:r>
      <w:r w:rsidRPr="000E6F59" w:rsidR="00CA0162">
        <w:t xml:space="preserve">, </w:t>
      </w:r>
      <w:r w:rsidR="00CA0162">
        <w:t xml:space="preserve">even </w:t>
      </w:r>
      <w:r w:rsidRPr="000E6F59" w:rsidR="00CA0162">
        <w:t xml:space="preserve">if combined with </w:t>
      </w:r>
      <w:r w:rsidR="00821113">
        <w:t xml:space="preserve">increased </w:t>
      </w:r>
      <w:r w:rsidRPr="000E6F59" w:rsidR="00CA0162">
        <w:t xml:space="preserve">rainfall. </w:t>
      </w:r>
      <w:r w:rsidRPr="000E6F59" w:rsidR="00821113">
        <w:rPr>
          <w:bCs/>
        </w:rPr>
        <w:t>The most relevant factors affecting productivity are: the low content of nutrients and organic matter in the soil, limiting production levels to 50% of the reference value</w:t>
      </w:r>
      <w:r w:rsidRPr="000E6F59" w:rsidR="00821113">
        <w:rPr>
          <w:rStyle w:val="FootnoteReference"/>
          <w:bCs/>
        </w:rPr>
        <w:footnoteReference w:id="9"/>
      </w:r>
      <w:r w:rsidRPr="000E6F59" w:rsidR="00821113">
        <w:rPr>
          <w:bCs/>
        </w:rPr>
        <w:t>; and acidity. The economic turmoil after 1990 aggravated land degradation, as large extensions of agricultural land were abandoned and subsequently invaded by aggressive spine plant varieties (</w:t>
      </w:r>
      <w:r w:rsidRPr="000E6F59" w:rsidR="00821113">
        <w:rPr>
          <w:bCs/>
          <w:i/>
        </w:rPr>
        <w:t>marabu</w:t>
      </w:r>
      <w:r w:rsidRPr="000E6F59" w:rsidR="00821113">
        <w:rPr>
          <w:bCs/>
        </w:rPr>
        <w:t xml:space="preserve"> and </w:t>
      </w:r>
      <w:r w:rsidRPr="000E6F59" w:rsidR="00821113">
        <w:rPr>
          <w:bCs/>
          <w:i/>
        </w:rPr>
        <w:t>aroma</w:t>
      </w:r>
      <w:r w:rsidRPr="000E6F59" w:rsidR="00821113">
        <w:rPr>
          <w:bCs/>
        </w:rPr>
        <w:t xml:space="preserve">). </w:t>
      </w:r>
      <w:r w:rsidRPr="000E6F59">
        <w:rPr>
          <w:bCs/>
        </w:rPr>
        <w:t xml:space="preserve">About 65% of Cuba’s agricultural land can be classified as degraded due to various processes, including land erosion (40%), </w:t>
      </w:r>
      <w:r w:rsidRPr="000E6F59" w:rsidR="000E6F59">
        <w:rPr>
          <w:bCs/>
        </w:rPr>
        <w:t>compacting</w:t>
      </w:r>
      <w:r w:rsidRPr="000E6F59">
        <w:rPr>
          <w:bCs/>
        </w:rPr>
        <w:t xml:space="preserve"> (24%) and salinization (15%), and acidification (26%). As a result, productivity of 19% of the land (1,618,900 ha) is considered as poor, and 47% (4,078,600 ha) as very poor. </w:t>
      </w:r>
      <w:r w:rsidRPr="000E6F59" w:rsidR="00821113">
        <w:t xml:space="preserve">By consequence, yields are commonly below </w:t>
      </w:r>
      <w:r w:rsidR="00963976">
        <w:t>5</w:t>
      </w:r>
      <w:r w:rsidRPr="000E6F59" w:rsidR="00821113">
        <w:t>0% of the potential value</w:t>
      </w:r>
      <w:r w:rsidRPr="000E6F59" w:rsidR="00821113">
        <w:rPr>
          <w:rStyle w:val="FootnoteReference"/>
          <w:szCs w:val="22"/>
        </w:rPr>
        <w:footnoteReference w:id="10"/>
      </w:r>
      <w:r w:rsidRPr="000E6F59" w:rsidR="00821113">
        <w:t>.</w:t>
      </w:r>
    </w:p>
    <w:p w:rsidRPr="000E6F59" w:rsidR="009B740D" w:rsidP="009B740D" w:rsidRDefault="00CA0162" w14:paraId="0164A256" w14:textId="77777777">
      <w:pPr>
        <w:spacing w:after="0"/>
        <w:rPr>
          <w:lang w:eastAsia="es-ES"/>
        </w:rPr>
      </w:pPr>
      <w:r>
        <w:t xml:space="preserve">Climate change scenarios further predict a </w:t>
      </w:r>
      <w:r w:rsidRPr="000E6F59">
        <w:t>decrease of potential water resources</w:t>
      </w:r>
      <w:r>
        <w:t>,</w:t>
      </w:r>
      <w:r w:rsidRPr="000E6F59">
        <w:t xml:space="preserve"> affect</w:t>
      </w:r>
      <w:r>
        <w:t>ing</w:t>
      </w:r>
      <w:r w:rsidRPr="000E6F59">
        <w:t xml:space="preserve"> </w:t>
      </w:r>
      <w:r>
        <w:t xml:space="preserve">all types of </w:t>
      </w:r>
      <w:r w:rsidRPr="000E6F59">
        <w:t xml:space="preserve">water uses, </w:t>
      </w:r>
      <w:r>
        <w:t xml:space="preserve">including for </w:t>
      </w:r>
      <w:r w:rsidRPr="000E6F59">
        <w:t xml:space="preserve">food production and human consumption. About 14% of the land exhibits arid conditions.  </w:t>
      </w:r>
      <w:r w:rsidRPr="000E6F59" w:rsidR="009B740D">
        <w:rPr>
          <w:lang w:eastAsia="es-ES"/>
        </w:rPr>
        <w:t xml:space="preserve">In recent years Cuba has suffered long and severe periods of drought, with the largest impact felt in the central-eastern and the eastern parts of the country, affecting 47% of the national territory and 42% of the population. Moreover, the Cuban Environmental Agency </w:t>
      </w:r>
      <w:r w:rsidRPr="000E6F59" w:rsidR="009B740D">
        <w:rPr>
          <w:lang w:eastAsia="es-ES"/>
        </w:rPr>
        <w:t xml:space="preserve">anticipates for the year 2050 an increment of the sea level of 0.27 m at the coastline, and an associated loss of 2.31% of land area. A number of 122 coastal </w:t>
      </w:r>
      <w:r w:rsidR="00963976">
        <w:rPr>
          <w:lang w:eastAsia="es-ES"/>
        </w:rPr>
        <w:t xml:space="preserve">towns and </w:t>
      </w:r>
      <w:r w:rsidRPr="000E6F59" w:rsidR="009B740D">
        <w:rPr>
          <w:lang w:eastAsia="es-ES"/>
        </w:rPr>
        <w:t xml:space="preserve">villages in Cuba, including beach resorts, would be severely affected or wiped out during the next decades. In response, the impact of rising sea water levels on the coastal areas is carefully studied, including local vulnerabilities and risks, and the effectiveness of sector programmes and territorial planning. </w:t>
      </w:r>
    </w:p>
    <w:p w:rsidRPr="000E6F59" w:rsidR="00017547" w:rsidP="00017547" w:rsidRDefault="00017547" w14:paraId="0CB4602A" w14:textId="77777777"/>
    <w:p w:rsidRPr="000E6F59" w:rsidR="00017547" w:rsidP="00376EC5" w:rsidRDefault="00017547" w14:paraId="7ED9D118" w14:textId="77777777">
      <w:pPr>
        <w:pStyle w:val="Heading3"/>
      </w:pPr>
      <w:r w:rsidRPr="000E6F59">
        <w:t>Energy sector</w:t>
      </w:r>
      <w:r w:rsidRPr="000E6F59">
        <w:rPr>
          <w:rStyle w:val="FootnoteReference"/>
          <w:i/>
        </w:rPr>
        <w:footnoteReference w:id="11"/>
      </w:r>
    </w:p>
    <w:p w:rsidRPr="000E6F59" w:rsidR="00017547" w:rsidP="00017547" w:rsidRDefault="00017547" w14:paraId="05378703" w14:textId="77777777">
      <w:pPr>
        <w:spacing w:before="120"/>
        <w:rPr>
          <w:szCs w:val="22"/>
        </w:rPr>
      </w:pPr>
      <w:r w:rsidRPr="000E6F59">
        <w:rPr>
          <w:szCs w:val="22"/>
        </w:rPr>
        <w:t>Since 1959, Cuba embarked on a</w:t>
      </w:r>
      <w:r w:rsidR="000A5949">
        <w:rPr>
          <w:szCs w:val="22"/>
        </w:rPr>
        <w:t xml:space="preserve">n ambitious social and economic </w:t>
      </w:r>
      <w:r w:rsidRPr="000E6F59">
        <w:rPr>
          <w:szCs w:val="22"/>
        </w:rPr>
        <w:t xml:space="preserve">programme. The 1970s and 1980s </w:t>
      </w:r>
      <w:r w:rsidR="000A5949">
        <w:rPr>
          <w:szCs w:val="22"/>
        </w:rPr>
        <w:t xml:space="preserve">were </w:t>
      </w:r>
      <w:r w:rsidRPr="000E6F59">
        <w:rPr>
          <w:szCs w:val="22"/>
        </w:rPr>
        <w:t xml:space="preserve">characterized by strong development, although </w:t>
      </w:r>
      <w:r w:rsidR="000A5949">
        <w:rPr>
          <w:szCs w:val="22"/>
        </w:rPr>
        <w:t xml:space="preserve">often </w:t>
      </w:r>
      <w:r w:rsidRPr="000E6F59">
        <w:rPr>
          <w:szCs w:val="22"/>
        </w:rPr>
        <w:t xml:space="preserve">based on inefficient technologies. </w:t>
      </w:r>
      <w:r w:rsidRPr="000E6F59" w:rsidR="00980B21">
        <w:rPr>
          <w:szCs w:val="22"/>
        </w:rPr>
        <w:t>T</w:t>
      </w:r>
      <w:r w:rsidR="000A5949">
        <w:rPr>
          <w:szCs w:val="22"/>
        </w:rPr>
        <w:t>he t</w:t>
      </w:r>
      <w:r w:rsidRPr="000E6F59" w:rsidR="00980B21">
        <w:rPr>
          <w:szCs w:val="22"/>
        </w:rPr>
        <w:t xml:space="preserve">otal primary energy supply (TPES) in Cuba increased with 2.5% per year </w:t>
      </w:r>
      <w:r w:rsidR="000A5949">
        <w:rPr>
          <w:szCs w:val="22"/>
        </w:rPr>
        <w:t xml:space="preserve">between </w:t>
      </w:r>
      <w:r w:rsidRPr="000E6F59" w:rsidR="00980B21">
        <w:rPr>
          <w:szCs w:val="22"/>
        </w:rPr>
        <w:t xml:space="preserve">1970-1989, supporting fast social and economic development. </w:t>
      </w:r>
      <w:r w:rsidRPr="000E6F59">
        <w:rPr>
          <w:szCs w:val="22"/>
        </w:rPr>
        <w:t>During the 1990s, Cuba experienced a major economic crisis as a result of the termination of its favourable trade relationships with the CMEA (Council for Mutual Economic Assistance) countries. Cuba had to reduce its energy imports and for several years, energy demand could no longer be met</w:t>
      </w:r>
      <w:r w:rsidRPr="000E6F59" w:rsidR="00980B21">
        <w:rPr>
          <w:szCs w:val="22"/>
        </w:rPr>
        <w:t>. TPES fell by no less than 38% between 1990 and 1995, primarily due to the lack of hard currency for fuel imports</w:t>
      </w:r>
      <w:r w:rsidRPr="000E6F59" w:rsidR="00980B21">
        <w:rPr>
          <w:rStyle w:val="FootnoteReference"/>
          <w:szCs w:val="22"/>
        </w:rPr>
        <w:footnoteReference w:id="12"/>
      </w:r>
      <w:r w:rsidRPr="000E6F59" w:rsidR="00980B21">
        <w:rPr>
          <w:szCs w:val="22"/>
        </w:rPr>
        <w:t xml:space="preserve">. </w:t>
      </w:r>
      <w:r w:rsidRPr="000E6F59">
        <w:rPr>
          <w:szCs w:val="22"/>
        </w:rPr>
        <w:t xml:space="preserve">Long blackouts </w:t>
      </w:r>
      <w:r w:rsidR="000A5949">
        <w:rPr>
          <w:szCs w:val="22"/>
        </w:rPr>
        <w:t xml:space="preserve">hit </w:t>
      </w:r>
      <w:r w:rsidRPr="000E6F59">
        <w:rPr>
          <w:szCs w:val="22"/>
        </w:rPr>
        <w:t>the country, and especially industrial production contracted, as well as the sugar industry. The Government responded to the situation by implementing the Development Programme of National Energy Sources (DPNES) in 1993, which has been an important driving force for searching new energy solutions, creating energy professionals, and inducing behavioural changes in society leading to a more rational use of energy.</w:t>
      </w:r>
    </w:p>
    <w:p w:rsidRPr="000E6F59" w:rsidR="00017547" w:rsidP="00017547" w:rsidRDefault="00017547" w14:paraId="3E432E92" w14:textId="77777777">
      <w:pPr>
        <w:spacing w:before="120"/>
        <w:rPr>
          <w:szCs w:val="22"/>
        </w:rPr>
      </w:pPr>
      <w:r w:rsidRPr="000E6F59">
        <w:rPr>
          <w:szCs w:val="22"/>
        </w:rPr>
        <w:t xml:space="preserve">The energy sector reforms are framed into a national plan for sustainable development. In 1997, the National Environmental Strategy was approved and implementation was started in the main areas of the economy and services. The Strategy defines the principles of national environmental policy, </w:t>
      </w:r>
      <w:r w:rsidR="000A5949">
        <w:rPr>
          <w:szCs w:val="22"/>
        </w:rPr>
        <w:t xml:space="preserve">identifies </w:t>
      </w:r>
      <w:r w:rsidRPr="000E6F59">
        <w:rPr>
          <w:szCs w:val="22"/>
        </w:rPr>
        <w:t>Cuba’s main environmental problems, and proposes instruments to address them. It links environmental protection and the rational use of natural resources with the economic and social development of the country. Also in 1997, the National Assembly approved Law 81 on Environment, which creates the institutional and legal framework for managing the environment</w:t>
      </w:r>
      <w:r w:rsidR="000A5949">
        <w:rPr>
          <w:szCs w:val="22"/>
        </w:rPr>
        <w:t xml:space="preserve">, including </w:t>
      </w:r>
      <w:r w:rsidRPr="000E6F59">
        <w:rPr>
          <w:szCs w:val="22"/>
        </w:rPr>
        <w:t xml:space="preserve">a national system of protected areas. Also, environmental licences </w:t>
      </w:r>
      <w:r w:rsidR="000A5949">
        <w:rPr>
          <w:szCs w:val="22"/>
        </w:rPr>
        <w:t xml:space="preserve">became required </w:t>
      </w:r>
      <w:r w:rsidRPr="000E6F59">
        <w:rPr>
          <w:szCs w:val="22"/>
        </w:rPr>
        <w:t>for projects, works and activities, under the authority of the State Environmental Inspection. Environmental regulation now extends to the mining sector, forestry, and foreign investment, among others. The National Environmental Fund has been created for financing of projects and activities aimed at environmental conservation.</w:t>
      </w:r>
    </w:p>
    <w:p w:rsidRPr="000E6F59" w:rsidR="00017547" w:rsidP="00017547" w:rsidRDefault="00017547" w14:paraId="325E5E86" w14:textId="77777777">
      <w:pPr>
        <w:spacing w:before="120"/>
        <w:rPr>
          <w:szCs w:val="22"/>
        </w:rPr>
      </w:pPr>
      <w:r w:rsidRPr="000E6F59">
        <w:rPr>
          <w:szCs w:val="22"/>
        </w:rPr>
        <w:t xml:space="preserve">The reforms implemented after 1990 have resulted in a more reliable and self-sufficient energy system, contributing </w:t>
      </w:r>
      <w:r w:rsidRPr="000E6F59" w:rsidR="00980B21">
        <w:rPr>
          <w:szCs w:val="22"/>
        </w:rPr>
        <w:t xml:space="preserve">to </w:t>
      </w:r>
      <w:r w:rsidRPr="000E6F59">
        <w:rPr>
          <w:szCs w:val="22"/>
        </w:rPr>
        <w:t xml:space="preserve">economic recovery starting in 1994. The implemented changes include: (a) a major increase in the production of domestic crude oil and (since 1998) associated gas; (b) considerable reduction in energy demand through increased efficiency; (c) reduction of technical electricity losses; and (d) improvements in energy infrastructure. There has also been a gradual increase towards decentralized electricity production to supplement the obsolete large power plants. </w:t>
      </w:r>
      <w:r w:rsidR="000A5949">
        <w:rPr>
          <w:szCs w:val="22"/>
        </w:rPr>
        <w:t xml:space="preserve">The reforms are accompanied by </w:t>
      </w:r>
      <w:r w:rsidRPr="000E6F59">
        <w:rPr>
          <w:szCs w:val="22"/>
        </w:rPr>
        <w:t>more rational energy use, more accurate estimates of the country’s expenditures on energy supply, more independent regulation of the energy sector, and an increased emphasis on planning.</w:t>
      </w:r>
      <w:r w:rsidRPr="000E6F59" w:rsidR="00980B21">
        <w:rPr>
          <w:szCs w:val="22"/>
        </w:rPr>
        <w:t xml:space="preserve"> Since 2000, TPES has stabilized at a value</w:t>
      </w:r>
      <w:r w:rsidR="00E40AA4">
        <w:rPr>
          <w:szCs w:val="22"/>
        </w:rPr>
        <w:t xml:space="preserve"> 44% below its peak year (1985)</w:t>
      </w:r>
      <w:r w:rsidRPr="000E6F59" w:rsidR="00980B21">
        <w:rPr>
          <w:szCs w:val="22"/>
        </w:rPr>
        <w:t xml:space="preserve"> notwithstanding regained economic growth. This demonstrates the structural changes in the </w:t>
      </w:r>
      <w:r w:rsidR="00E40AA4">
        <w:rPr>
          <w:szCs w:val="22"/>
        </w:rPr>
        <w:t xml:space="preserve">sector </w:t>
      </w:r>
      <w:r w:rsidRPr="000E6F59" w:rsidR="00980B21">
        <w:rPr>
          <w:szCs w:val="22"/>
        </w:rPr>
        <w:t>and the positive results achieved to reduce energy intensities.</w:t>
      </w:r>
    </w:p>
    <w:p w:rsidRPr="000E6F59" w:rsidR="00213425" w:rsidP="00213425" w:rsidRDefault="00017547" w14:paraId="695CF918" w14:textId="77777777">
      <w:pPr>
        <w:rPr>
          <w:szCs w:val="22"/>
        </w:rPr>
      </w:pPr>
      <w:r w:rsidRPr="000E6F59">
        <w:t>Notwithstanding, n</w:t>
      </w:r>
      <w:r w:rsidRPr="000E6F59" w:rsidR="00213425">
        <w:rPr>
          <w:szCs w:val="22"/>
        </w:rPr>
        <w:t xml:space="preserve">ational energy security </w:t>
      </w:r>
      <w:r w:rsidR="00E40AA4">
        <w:rPr>
          <w:szCs w:val="22"/>
        </w:rPr>
        <w:t xml:space="preserve">remains </w:t>
      </w:r>
      <w:r w:rsidRPr="000E6F59" w:rsidR="00213425">
        <w:rPr>
          <w:szCs w:val="22"/>
        </w:rPr>
        <w:t>vulnerable because of high dependency on imported petroleum and derived products. During 2005 – 2010, these imports represented 40-45% of total energy consumption and 43% of the total value of imports in Cuba during in 2010</w:t>
      </w:r>
      <w:r w:rsidRPr="000E6F59" w:rsidR="00213425">
        <w:rPr>
          <w:rStyle w:val="FootnoteReference"/>
          <w:szCs w:val="22"/>
        </w:rPr>
        <w:footnoteReference w:id="13"/>
      </w:r>
      <w:r w:rsidRPr="000E6F59" w:rsidR="00213425">
        <w:rPr>
          <w:szCs w:val="22"/>
        </w:rPr>
        <w:t xml:space="preserve">. </w:t>
      </w:r>
      <w:r w:rsidR="00E40AA4">
        <w:rPr>
          <w:szCs w:val="22"/>
        </w:rPr>
        <w:t xml:space="preserve">The introduction of </w:t>
      </w:r>
      <w:r w:rsidRPr="000E6F59" w:rsidR="000E6F59">
        <w:rPr>
          <w:szCs w:val="22"/>
        </w:rPr>
        <w:t xml:space="preserve">renewable energy sources </w:t>
      </w:r>
      <w:r w:rsidR="00E40AA4">
        <w:rPr>
          <w:szCs w:val="22"/>
        </w:rPr>
        <w:t xml:space="preserve">is still insufficient to keep up with demand growth; their share has </w:t>
      </w:r>
      <w:r w:rsidR="000E6F59">
        <w:rPr>
          <w:szCs w:val="22"/>
        </w:rPr>
        <w:t xml:space="preserve">actually </w:t>
      </w:r>
      <w:r w:rsidR="00E40AA4">
        <w:rPr>
          <w:szCs w:val="22"/>
        </w:rPr>
        <w:t xml:space="preserve">declined </w:t>
      </w:r>
      <w:r w:rsidRPr="000E6F59" w:rsidR="000E6F59">
        <w:rPr>
          <w:szCs w:val="22"/>
        </w:rPr>
        <w:t>from 17% to 12 %</w:t>
      </w:r>
      <w:r w:rsidRPr="000E6F59" w:rsidR="000E6F59">
        <w:rPr>
          <w:rStyle w:val="FootnoteReference"/>
          <w:szCs w:val="22"/>
        </w:rPr>
        <w:footnoteReference w:id="14"/>
      </w:r>
      <w:r w:rsidRPr="000E6F59" w:rsidR="000E6F59">
        <w:rPr>
          <w:szCs w:val="22"/>
        </w:rPr>
        <w:t xml:space="preserve"> </w:t>
      </w:r>
      <w:r w:rsidR="00E40AA4">
        <w:rPr>
          <w:szCs w:val="22"/>
        </w:rPr>
        <w:t xml:space="preserve">over the </w:t>
      </w:r>
      <w:r w:rsidRPr="000E6F59" w:rsidR="00E40AA4">
        <w:rPr>
          <w:szCs w:val="22"/>
        </w:rPr>
        <w:t>mentioned period</w:t>
      </w:r>
      <w:r w:rsidR="00E40AA4">
        <w:rPr>
          <w:szCs w:val="22"/>
        </w:rPr>
        <w:t>.</w:t>
      </w:r>
      <w:r w:rsidRPr="000E6F59" w:rsidR="00E40AA4">
        <w:rPr>
          <w:szCs w:val="22"/>
        </w:rPr>
        <w:t xml:space="preserve"> </w:t>
      </w:r>
      <w:r w:rsidRPr="000E6F59" w:rsidR="00213425">
        <w:rPr>
          <w:szCs w:val="22"/>
        </w:rPr>
        <w:t>Under the Governmental program “Energy Revolution”, which has started in 200</w:t>
      </w:r>
      <w:r w:rsidR="00E40AA4">
        <w:rPr>
          <w:szCs w:val="22"/>
        </w:rPr>
        <w:t>5, renewables were addressed by</w:t>
      </w:r>
      <w:r w:rsidRPr="000E6F59" w:rsidR="00213425">
        <w:rPr>
          <w:szCs w:val="22"/>
        </w:rPr>
        <w:t xml:space="preserve"> implementing a wind resource assessment programme</w:t>
      </w:r>
      <w:r w:rsidR="00E40AA4">
        <w:rPr>
          <w:szCs w:val="22"/>
        </w:rPr>
        <w:t xml:space="preserve"> (</w:t>
      </w:r>
      <w:r w:rsidRPr="000E6F59" w:rsidR="00213425">
        <w:rPr>
          <w:szCs w:val="22"/>
        </w:rPr>
        <w:t>after which two commercial wind farms were built</w:t>
      </w:r>
      <w:r w:rsidR="00E40AA4">
        <w:rPr>
          <w:szCs w:val="22"/>
        </w:rPr>
        <w:t>)</w:t>
      </w:r>
      <w:r w:rsidRPr="000E6F59" w:rsidR="00213425">
        <w:rPr>
          <w:szCs w:val="22"/>
        </w:rPr>
        <w:t xml:space="preserve"> and </w:t>
      </w:r>
      <w:r w:rsidR="00E40AA4">
        <w:rPr>
          <w:szCs w:val="22"/>
        </w:rPr>
        <w:t xml:space="preserve">by </w:t>
      </w:r>
      <w:r w:rsidRPr="000E6F59" w:rsidR="00213425">
        <w:rPr>
          <w:szCs w:val="22"/>
        </w:rPr>
        <w:t>demonstrating the use of vacuum tube solar water heaters in the country. Presently, a production facility for such systems is operational in the country.</w:t>
      </w:r>
      <w:r w:rsidRPr="000E6F59">
        <w:rPr>
          <w:szCs w:val="22"/>
        </w:rPr>
        <w:t xml:space="preserve"> </w:t>
      </w:r>
      <w:r w:rsidR="00E40AA4">
        <w:rPr>
          <w:szCs w:val="22"/>
        </w:rPr>
        <w:t>P</w:t>
      </w:r>
      <w:r w:rsidRPr="000E6F59" w:rsidR="00213425">
        <w:rPr>
          <w:szCs w:val="22"/>
        </w:rPr>
        <w:t xml:space="preserve">ositive </w:t>
      </w:r>
      <w:r w:rsidR="00E40AA4">
        <w:rPr>
          <w:szCs w:val="22"/>
        </w:rPr>
        <w:t>is the decoupling</w:t>
      </w:r>
      <w:r w:rsidRPr="000E6F59" w:rsidR="00213425">
        <w:rPr>
          <w:szCs w:val="22"/>
        </w:rPr>
        <w:t xml:space="preserve"> of economic growth and energy consumption. While GDP raised 72% from 1997 to 2010, the total secondary energy consumption diminished to 61%. The</w:t>
      </w:r>
      <w:r w:rsidR="00E40AA4">
        <w:rPr>
          <w:szCs w:val="22"/>
        </w:rPr>
        <w:t xml:space="preserve"> contribution of the agricultural</w:t>
      </w:r>
      <w:r w:rsidRPr="000E6F59" w:rsidR="00213425">
        <w:rPr>
          <w:szCs w:val="22"/>
        </w:rPr>
        <w:t xml:space="preserve"> sector to the GDP has descended steadily from 13.7% in 1975 to 3.8 % in 2008. The sector’s secondary energy consumpti</w:t>
      </w:r>
      <w:r w:rsidR="00E40AA4">
        <w:rPr>
          <w:szCs w:val="22"/>
        </w:rPr>
        <w:t xml:space="preserve">on has increased however, from </w:t>
      </w:r>
      <w:r w:rsidRPr="000E6F59" w:rsidR="00213425">
        <w:rPr>
          <w:szCs w:val="22"/>
        </w:rPr>
        <w:t xml:space="preserve">5% to 7.6% of </w:t>
      </w:r>
      <w:r w:rsidRPr="000E6F59" w:rsidR="00213425">
        <w:rPr>
          <w:szCs w:val="22"/>
        </w:rPr>
        <w:t>the national energy consumption. Electricity and diesel oil are the two main energy carriers, with a share of 60.5% and 33.1% of the total energy consumption (2008) for the agricultural sector.</w:t>
      </w:r>
    </w:p>
    <w:p w:rsidRPr="000E6F59" w:rsidR="00017547" w:rsidP="00213425" w:rsidRDefault="00017547" w14:paraId="2ECCF353" w14:textId="77777777">
      <w:pPr>
        <w:rPr>
          <w:szCs w:val="22"/>
        </w:rPr>
      </w:pPr>
    </w:p>
    <w:p w:rsidRPr="000E6F59" w:rsidR="00017547" w:rsidP="00376EC5" w:rsidRDefault="00017547" w14:paraId="079F7652" w14:textId="77777777">
      <w:pPr>
        <w:pStyle w:val="Heading3"/>
      </w:pPr>
      <w:r w:rsidRPr="000E6F59">
        <w:t>Food security</w:t>
      </w:r>
    </w:p>
    <w:p w:rsidRPr="000E6F59" w:rsidR="00213425" w:rsidP="00C40B17" w:rsidRDefault="00213425" w14:paraId="0B8ADFFD" w14:textId="77777777">
      <w:pPr>
        <w:spacing w:before="120"/>
        <w:rPr>
          <w:szCs w:val="22"/>
        </w:rPr>
      </w:pPr>
      <w:r w:rsidRPr="000E6F59">
        <w:rPr>
          <w:szCs w:val="22"/>
        </w:rPr>
        <w:t>Food security is also vulnerable as Cuba relies heavily on food imports. Although decreasing, the value of food products in total imports was in the rang</w:t>
      </w:r>
      <w:r w:rsidR="00F6222B">
        <w:rPr>
          <w:szCs w:val="22"/>
        </w:rPr>
        <w:t xml:space="preserve">e of 18% (2000) to 13% (2009). </w:t>
      </w:r>
      <w:r w:rsidRPr="000E6F59">
        <w:rPr>
          <w:szCs w:val="22"/>
        </w:rPr>
        <w:t>Imported products includ</w:t>
      </w:r>
      <w:r w:rsidR="00F6222B">
        <w:rPr>
          <w:szCs w:val="22"/>
        </w:rPr>
        <w:t xml:space="preserve">e rice, milk, meat, and grain. </w:t>
      </w:r>
      <w:r w:rsidRPr="000E6F59">
        <w:rPr>
          <w:szCs w:val="22"/>
        </w:rPr>
        <w:t>To reduce this vulnerability, the Government is supporting a set of actions aimed at increasing national food production. Until the 1990s, the food production model was based on large agricultural and livestock companies owned by the State. As a result of the termination of Cuba's favourable trade relationships with the CMEA (Council for Mutual Economic Assistance) countries and the associated loss of income, most state-owned companies were socialized into different forms of cooperative ownership (these are currently local producers under decentralized local government oversight)</w:t>
      </w:r>
      <w:r w:rsidRPr="000E6F59" w:rsidR="00EA682F">
        <w:rPr>
          <w:rStyle w:val="FootnoteReference"/>
          <w:szCs w:val="22"/>
        </w:rPr>
        <w:footnoteReference w:id="15"/>
      </w:r>
      <w:r w:rsidRPr="000E6F59">
        <w:rPr>
          <w:szCs w:val="22"/>
        </w:rPr>
        <w:t>. Alongsid</w:t>
      </w:r>
      <w:r w:rsidR="00C40B17">
        <w:rPr>
          <w:szCs w:val="22"/>
        </w:rPr>
        <w:t xml:space="preserve">e these companies, independent </w:t>
      </w:r>
      <w:r w:rsidRPr="000E6F59">
        <w:rPr>
          <w:szCs w:val="22"/>
        </w:rPr>
        <w:t>farmers play an increasingly important role as national food producers</w:t>
      </w:r>
      <w:r w:rsidR="00C40B17">
        <w:rPr>
          <w:szCs w:val="22"/>
        </w:rPr>
        <w:t xml:space="preserve">. </w:t>
      </w:r>
      <w:r w:rsidRPr="00C40B17" w:rsidR="00C40B17">
        <w:rPr>
          <w:szCs w:val="22"/>
        </w:rPr>
        <w:t>In 201</w:t>
      </w:r>
      <w:r w:rsidR="00340DAE">
        <w:rPr>
          <w:szCs w:val="22"/>
        </w:rPr>
        <w:t>1</w:t>
      </w:r>
      <w:r w:rsidRPr="00C40B17" w:rsidR="00C40B17">
        <w:rPr>
          <w:szCs w:val="22"/>
        </w:rPr>
        <w:t xml:space="preserve">, </w:t>
      </w:r>
      <w:r w:rsidR="00340DAE">
        <w:rPr>
          <w:szCs w:val="22"/>
        </w:rPr>
        <w:t xml:space="preserve">non-state farms </w:t>
      </w:r>
      <w:r w:rsidRPr="00C40B17" w:rsidR="00C40B17">
        <w:rPr>
          <w:szCs w:val="22"/>
        </w:rPr>
        <w:t xml:space="preserve">owned </w:t>
      </w:r>
      <w:r w:rsidR="00340DAE">
        <w:rPr>
          <w:szCs w:val="22"/>
        </w:rPr>
        <w:t>75</w:t>
      </w:r>
      <w:r w:rsidRPr="00C40B17" w:rsidR="00C40B17">
        <w:rPr>
          <w:szCs w:val="22"/>
        </w:rPr>
        <w:t xml:space="preserve">% of the dedicated land and produced 85% of the </w:t>
      </w:r>
      <w:r w:rsidR="00091E17">
        <w:rPr>
          <w:szCs w:val="22"/>
        </w:rPr>
        <w:t xml:space="preserve">staple </w:t>
      </w:r>
      <w:r w:rsidRPr="00C40B17" w:rsidR="00C40B17">
        <w:rPr>
          <w:szCs w:val="22"/>
        </w:rPr>
        <w:t>crops other than sugar cane (source National Statistics Office ONE, 201</w:t>
      </w:r>
      <w:r w:rsidR="00091E17">
        <w:rPr>
          <w:szCs w:val="22"/>
        </w:rPr>
        <w:t>1</w:t>
      </w:r>
      <w:r w:rsidRPr="00C40B17" w:rsidR="00C40B17">
        <w:rPr>
          <w:szCs w:val="22"/>
        </w:rPr>
        <w:t xml:space="preserve">), 68% of the pigs and 90% of the cows. These figures show the </w:t>
      </w:r>
      <w:r w:rsidR="009F1E32">
        <w:rPr>
          <w:szCs w:val="22"/>
        </w:rPr>
        <w:t>important</w:t>
      </w:r>
      <w:r w:rsidRPr="00C40B17" w:rsidR="009F1E32">
        <w:rPr>
          <w:szCs w:val="22"/>
        </w:rPr>
        <w:t xml:space="preserve"> </w:t>
      </w:r>
      <w:r w:rsidRPr="00C40B17" w:rsidR="00C40B17">
        <w:rPr>
          <w:szCs w:val="22"/>
        </w:rPr>
        <w:t>role that the large number of private producers (typically involved in small and medium size farms) play for food production in Cuba</w:t>
      </w:r>
      <w:r w:rsidR="006B1C9F">
        <w:rPr>
          <w:szCs w:val="22"/>
        </w:rPr>
        <w:t>.</w:t>
      </w:r>
      <w:r w:rsidRPr="000E6F59">
        <w:rPr>
          <w:szCs w:val="22"/>
        </w:rPr>
        <w:t xml:space="preserve"> </w:t>
      </w:r>
      <w:r w:rsidR="00C40B17">
        <w:rPr>
          <w:szCs w:val="22"/>
        </w:rPr>
        <w:t xml:space="preserve">The </w:t>
      </w:r>
      <w:r w:rsidRPr="000E6F59">
        <w:rPr>
          <w:szCs w:val="22"/>
        </w:rPr>
        <w:t>approval of Decree-Law</w:t>
      </w:r>
      <w:r w:rsidR="001C0356">
        <w:rPr>
          <w:szCs w:val="22"/>
        </w:rPr>
        <w:t>s</w:t>
      </w:r>
      <w:r w:rsidRPr="000E6F59">
        <w:rPr>
          <w:szCs w:val="22"/>
        </w:rPr>
        <w:t xml:space="preserve"> 259</w:t>
      </w:r>
      <w:r w:rsidR="001C0356">
        <w:rPr>
          <w:szCs w:val="22"/>
        </w:rPr>
        <w:t xml:space="preserve"> and 300</w:t>
      </w:r>
      <w:r w:rsidRPr="000E6F59">
        <w:rPr>
          <w:szCs w:val="22"/>
        </w:rPr>
        <w:t xml:space="preserve"> (2009</w:t>
      </w:r>
      <w:r w:rsidR="001C0356">
        <w:rPr>
          <w:szCs w:val="22"/>
        </w:rPr>
        <w:t xml:space="preserve"> and 201</w:t>
      </w:r>
      <w:r w:rsidR="00DF622C">
        <w:rPr>
          <w:szCs w:val="22"/>
        </w:rPr>
        <w:t>2</w:t>
      </w:r>
      <w:r w:rsidRPr="000E6F59">
        <w:rPr>
          <w:szCs w:val="22"/>
        </w:rPr>
        <w:t>) on the distri</w:t>
      </w:r>
      <w:r w:rsidR="00C40B17">
        <w:rPr>
          <w:szCs w:val="22"/>
        </w:rPr>
        <w:t xml:space="preserve">bution of unused land, and the </w:t>
      </w:r>
      <w:r w:rsidRPr="000E6F59">
        <w:rPr>
          <w:szCs w:val="22"/>
        </w:rPr>
        <w:t xml:space="preserve">Municipal </w:t>
      </w:r>
      <w:r w:rsidR="00C40B17">
        <w:rPr>
          <w:szCs w:val="22"/>
        </w:rPr>
        <w:t>Initiative</w:t>
      </w:r>
      <w:r w:rsidRPr="000E6F59">
        <w:rPr>
          <w:szCs w:val="22"/>
        </w:rPr>
        <w:t xml:space="preserve"> </w:t>
      </w:r>
      <w:r w:rsidRPr="000E6F59" w:rsidR="00B04DD2">
        <w:rPr>
          <w:lang w:eastAsia="es-ES"/>
        </w:rPr>
        <w:t>for Local Development</w:t>
      </w:r>
      <w:r w:rsidR="00B04DD2">
        <w:rPr>
          <w:szCs w:val="22"/>
        </w:rPr>
        <w:t xml:space="preserve"> </w:t>
      </w:r>
      <w:r w:rsidRPr="000E6F59">
        <w:rPr>
          <w:szCs w:val="22"/>
        </w:rPr>
        <w:t>(2009)</w:t>
      </w:r>
      <w:r w:rsidR="00C40B17">
        <w:rPr>
          <w:rStyle w:val="FootnoteReference"/>
          <w:szCs w:val="22"/>
        </w:rPr>
        <w:footnoteReference w:id="16"/>
      </w:r>
      <w:r w:rsidRPr="000E6F59">
        <w:rPr>
          <w:szCs w:val="22"/>
        </w:rPr>
        <w:t>, which allowed payments in convertible currency to stimulate economic development in the primary sector</w:t>
      </w:r>
      <w:r w:rsidR="00BD7901">
        <w:rPr>
          <w:szCs w:val="22"/>
        </w:rPr>
        <w:t>,</w:t>
      </w:r>
      <w:r w:rsidR="006B1C9F">
        <w:rPr>
          <w:szCs w:val="22"/>
        </w:rPr>
        <w:t xml:space="preserve"> </w:t>
      </w:r>
      <w:r w:rsidR="00BD7901">
        <w:rPr>
          <w:szCs w:val="22"/>
        </w:rPr>
        <w:t xml:space="preserve">are supportive to the </w:t>
      </w:r>
      <w:r w:rsidRPr="000E6F59">
        <w:rPr>
          <w:szCs w:val="22"/>
        </w:rPr>
        <w:t>decentraliz</w:t>
      </w:r>
      <w:r w:rsidR="00BD7901">
        <w:rPr>
          <w:szCs w:val="22"/>
        </w:rPr>
        <w:t xml:space="preserve">ation </w:t>
      </w:r>
      <w:r w:rsidRPr="000E6F59">
        <w:rPr>
          <w:szCs w:val="22"/>
        </w:rPr>
        <w:t xml:space="preserve">process </w:t>
      </w:r>
      <w:r w:rsidR="00BD7901">
        <w:rPr>
          <w:szCs w:val="22"/>
        </w:rPr>
        <w:t xml:space="preserve">as </w:t>
      </w:r>
      <w:r w:rsidRPr="000E6F59">
        <w:rPr>
          <w:szCs w:val="22"/>
        </w:rPr>
        <w:t>outlined and approved at the 6</w:t>
      </w:r>
      <w:r w:rsidRPr="000E6F59">
        <w:rPr>
          <w:szCs w:val="22"/>
          <w:vertAlign w:val="superscript"/>
        </w:rPr>
        <w:t>th</w:t>
      </w:r>
      <w:r w:rsidRPr="000E6F59">
        <w:rPr>
          <w:szCs w:val="22"/>
        </w:rPr>
        <w:t xml:space="preserve"> Party Congress of April 2011.</w:t>
      </w:r>
    </w:p>
    <w:p w:rsidRPr="000E6F59" w:rsidR="00B523DA" w:rsidP="00D6575A" w:rsidRDefault="00B523DA" w14:paraId="69BFA93A" w14:textId="77777777">
      <w:pPr>
        <w:spacing w:after="0"/>
        <w:rPr>
          <w:szCs w:val="22"/>
        </w:rPr>
      </w:pPr>
    </w:p>
    <w:p w:rsidRPr="000E6F59" w:rsidR="00B523DA" w:rsidP="00376EC5" w:rsidRDefault="00B523DA" w14:paraId="78CBF860" w14:textId="77777777">
      <w:pPr>
        <w:pStyle w:val="Heading3"/>
      </w:pPr>
      <w:r w:rsidRPr="000E6F59">
        <w:t>Electricity sector</w:t>
      </w:r>
    </w:p>
    <w:p w:rsidRPr="000E6F59" w:rsidR="00AC35E8" w:rsidP="00B523DA" w:rsidRDefault="00B523DA" w14:paraId="440460B4" w14:textId="77777777">
      <w:pPr>
        <w:spacing w:after="0"/>
        <w:rPr>
          <w:szCs w:val="22"/>
        </w:rPr>
      </w:pPr>
      <w:r w:rsidRPr="000E6F59">
        <w:rPr>
          <w:szCs w:val="22"/>
        </w:rPr>
        <w:t>The electricity generating capacity in 2013 was composed as follows: thermal power plants (64.</w:t>
      </w:r>
      <w:r w:rsidRPr="000E6F59" w:rsidR="00810587">
        <w:rPr>
          <w:szCs w:val="22"/>
        </w:rPr>
        <w:t xml:space="preserve">8%), </w:t>
      </w:r>
      <w:r w:rsidRPr="000E6F59">
        <w:rPr>
          <w:szCs w:val="22"/>
        </w:rPr>
        <w:t>fuel oil generators (18.</w:t>
      </w:r>
      <w:r w:rsidRPr="000E6F59" w:rsidR="00810587">
        <w:rPr>
          <w:szCs w:val="22"/>
        </w:rPr>
        <w:t xml:space="preserve">2%), </w:t>
      </w:r>
      <w:r w:rsidRPr="000E6F59">
        <w:rPr>
          <w:szCs w:val="22"/>
        </w:rPr>
        <w:t xml:space="preserve">diesel engines </w:t>
      </w:r>
      <w:r w:rsidRPr="000E6F59" w:rsidR="00810587">
        <w:rPr>
          <w:szCs w:val="22"/>
        </w:rPr>
        <w:t xml:space="preserve">(3%), </w:t>
      </w:r>
      <w:r w:rsidRPr="000E6F59">
        <w:rPr>
          <w:szCs w:val="22"/>
        </w:rPr>
        <w:t xml:space="preserve">natural gas associated to oil exploitations by </w:t>
      </w:r>
      <w:r w:rsidRPr="000E6F59" w:rsidR="00810587">
        <w:rPr>
          <w:szCs w:val="22"/>
        </w:rPr>
        <w:t>ENERGAS</w:t>
      </w:r>
      <w:r w:rsidRPr="000E6F59">
        <w:rPr>
          <w:szCs w:val="22"/>
        </w:rPr>
        <w:t xml:space="preserve"> (10.</w:t>
      </w:r>
      <w:r w:rsidRPr="000E6F59" w:rsidR="00810587">
        <w:rPr>
          <w:szCs w:val="22"/>
        </w:rPr>
        <w:t xml:space="preserve">7%), </w:t>
      </w:r>
      <w:r w:rsidRPr="000E6F59">
        <w:rPr>
          <w:szCs w:val="22"/>
        </w:rPr>
        <w:t xml:space="preserve">cogeneration plants in the sugar cane industry </w:t>
      </w:r>
      <w:r w:rsidRPr="000E6F59" w:rsidR="00980B21">
        <w:rPr>
          <w:szCs w:val="22"/>
        </w:rPr>
        <w:t>(2</w:t>
      </w:r>
      <w:r w:rsidRPr="000E6F59">
        <w:rPr>
          <w:szCs w:val="22"/>
        </w:rPr>
        <w:t>.</w:t>
      </w:r>
      <w:r w:rsidRPr="000E6F59" w:rsidR="00810587">
        <w:rPr>
          <w:szCs w:val="22"/>
        </w:rPr>
        <w:t xml:space="preserve">6%), </w:t>
      </w:r>
      <w:r w:rsidRPr="000E6F59">
        <w:rPr>
          <w:szCs w:val="22"/>
        </w:rPr>
        <w:t>small hydropower plants (0</w:t>
      </w:r>
      <w:r w:rsidRPr="000E6F59" w:rsidR="00980B21">
        <w:rPr>
          <w:szCs w:val="22"/>
        </w:rPr>
        <w:t>.</w:t>
      </w:r>
      <w:r w:rsidRPr="000E6F59">
        <w:rPr>
          <w:szCs w:val="22"/>
        </w:rPr>
        <w:t>6</w:t>
      </w:r>
      <w:r w:rsidRPr="000E6F59" w:rsidR="00810587">
        <w:rPr>
          <w:szCs w:val="22"/>
        </w:rPr>
        <w:t xml:space="preserve">%) </w:t>
      </w:r>
      <w:r w:rsidRPr="000E6F59">
        <w:rPr>
          <w:szCs w:val="22"/>
        </w:rPr>
        <w:t>and wind farms (0.</w:t>
      </w:r>
      <w:r w:rsidRPr="000E6F59" w:rsidR="00810587">
        <w:rPr>
          <w:szCs w:val="22"/>
        </w:rPr>
        <w:t xml:space="preserve">6%). </w:t>
      </w:r>
      <w:r w:rsidRPr="000E6F59" w:rsidR="000A444B">
        <w:rPr>
          <w:szCs w:val="22"/>
        </w:rPr>
        <w:t xml:space="preserve">In spite of a substantial </w:t>
      </w:r>
      <w:r w:rsidRPr="000E6F59" w:rsidR="007E48E3">
        <w:rPr>
          <w:szCs w:val="22"/>
        </w:rPr>
        <w:t>reduction of oil imports co</w:t>
      </w:r>
      <w:r w:rsidRPr="000E6F59" w:rsidR="00980B21">
        <w:rPr>
          <w:szCs w:val="22"/>
        </w:rPr>
        <w:t xml:space="preserve">mpared to the early 1990s, Cuba’s </w:t>
      </w:r>
      <w:r w:rsidRPr="000E6F59" w:rsidR="007E48E3">
        <w:rPr>
          <w:szCs w:val="22"/>
        </w:rPr>
        <w:t>electricity sector remains large</w:t>
      </w:r>
      <w:r w:rsidRPr="000E6F59" w:rsidR="00980B21">
        <w:rPr>
          <w:szCs w:val="22"/>
        </w:rPr>
        <w:t>ly</w:t>
      </w:r>
      <w:r w:rsidRPr="000E6F59" w:rsidR="007E48E3">
        <w:rPr>
          <w:szCs w:val="22"/>
        </w:rPr>
        <w:t xml:space="preserve"> dependent on fossil fuels and is characterized by high generating costs</w:t>
      </w:r>
      <w:r w:rsidRPr="000E6F59" w:rsidR="00980B21">
        <w:rPr>
          <w:szCs w:val="22"/>
        </w:rPr>
        <w:t xml:space="preserve"> </w:t>
      </w:r>
      <w:r w:rsidRPr="000E6F59" w:rsidR="007E48E3">
        <w:rPr>
          <w:szCs w:val="22"/>
        </w:rPr>
        <w:t>and low efficiencies</w:t>
      </w:r>
      <w:r w:rsidRPr="000E6F59" w:rsidR="00980B21">
        <w:rPr>
          <w:szCs w:val="22"/>
        </w:rPr>
        <w:t xml:space="preserve">. </w:t>
      </w:r>
      <w:r w:rsidR="000C5F76">
        <w:rPr>
          <w:szCs w:val="22"/>
        </w:rPr>
        <w:t>As of 2013 o</w:t>
      </w:r>
      <w:r w:rsidRPr="000E6F59" w:rsidR="007E48E3">
        <w:rPr>
          <w:szCs w:val="22"/>
        </w:rPr>
        <w:t xml:space="preserve">nly 3.8% of the total </w:t>
      </w:r>
      <w:r w:rsidR="00536FD7">
        <w:rPr>
          <w:szCs w:val="22"/>
        </w:rPr>
        <w:t xml:space="preserve">electricity </w:t>
      </w:r>
      <w:r w:rsidRPr="000E6F59" w:rsidR="007E48E3">
        <w:rPr>
          <w:szCs w:val="22"/>
        </w:rPr>
        <w:t>ge</w:t>
      </w:r>
      <w:r w:rsidRPr="000E6F59" w:rsidR="00980B21">
        <w:rPr>
          <w:szCs w:val="22"/>
        </w:rPr>
        <w:t>n</w:t>
      </w:r>
      <w:r w:rsidRPr="000E6F59" w:rsidR="007E48E3">
        <w:rPr>
          <w:szCs w:val="22"/>
        </w:rPr>
        <w:t xml:space="preserve">eration </w:t>
      </w:r>
      <w:r w:rsidR="003C79F1">
        <w:rPr>
          <w:szCs w:val="22"/>
        </w:rPr>
        <w:t>wa</w:t>
      </w:r>
      <w:r w:rsidRPr="000E6F59" w:rsidR="007E48E3">
        <w:rPr>
          <w:szCs w:val="22"/>
        </w:rPr>
        <w:t>s obtained from renewable energy sources</w:t>
      </w:r>
      <w:r w:rsidR="00536FD7">
        <w:rPr>
          <w:rStyle w:val="FootnoteReference"/>
          <w:szCs w:val="22"/>
        </w:rPr>
        <w:footnoteReference w:id="17"/>
      </w:r>
      <w:r w:rsidR="000C5F76">
        <w:rPr>
          <w:szCs w:val="22"/>
        </w:rPr>
        <w:t xml:space="preserve"> </w:t>
      </w:r>
      <w:r w:rsidRPr="000E6F59" w:rsidR="007E48E3">
        <w:rPr>
          <w:szCs w:val="22"/>
        </w:rPr>
        <w:t>.</w:t>
      </w:r>
      <w:r w:rsidR="000C5F76">
        <w:rPr>
          <w:szCs w:val="22"/>
        </w:rPr>
        <w:t xml:space="preserve"> This rate has increased to 4.3% in 2014</w:t>
      </w:r>
      <w:r w:rsidR="003C79F1">
        <w:rPr>
          <w:rStyle w:val="FootnoteReference"/>
          <w:szCs w:val="22"/>
        </w:rPr>
        <w:footnoteReference w:id="18"/>
      </w:r>
      <w:r w:rsidR="000C5F76">
        <w:rPr>
          <w:szCs w:val="22"/>
        </w:rPr>
        <w:t xml:space="preserve">. </w:t>
      </w:r>
    </w:p>
    <w:p w:rsidRPr="000E6F59" w:rsidR="003262F1" w:rsidP="00D6575A" w:rsidRDefault="003262F1" w14:paraId="76FEAD88" w14:textId="77777777">
      <w:pPr>
        <w:spacing w:after="0"/>
        <w:rPr>
          <w:szCs w:val="22"/>
        </w:rPr>
      </w:pPr>
      <w:r w:rsidRPr="000E6F59">
        <w:rPr>
          <w:szCs w:val="22"/>
        </w:rPr>
        <w:t>A substantial part (21%) of the total generating capacity is so-called distributed generation (DG)</w:t>
      </w:r>
      <w:r w:rsidRPr="000E6F59" w:rsidR="00980B21">
        <w:rPr>
          <w:szCs w:val="22"/>
        </w:rPr>
        <w:t xml:space="preserve">: </w:t>
      </w:r>
      <w:r w:rsidRPr="000E6F59">
        <w:rPr>
          <w:szCs w:val="22"/>
        </w:rPr>
        <w:t>diesel and fuel oil generators connected to the distribution grid</w:t>
      </w:r>
      <w:r w:rsidRPr="000E6F59" w:rsidR="00980B21">
        <w:rPr>
          <w:szCs w:val="22"/>
        </w:rPr>
        <w:t>,</w:t>
      </w:r>
      <w:r w:rsidRPr="000E6F59">
        <w:rPr>
          <w:szCs w:val="22"/>
        </w:rPr>
        <w:t xml:space="preserve"> or powering stand-alone grids</w:t>
      </w:r>
      <w:r w:rsidRPr="000E6F59" w:rsidR="00980B21">
        <w:rPr>
          <w:szCs w:val="22"/>
        </w:rPr>
        <w:t>. The total DG capacity in Cuba is 2,418 MW</w:t>
      </w:r>
      <w:r w:rsidRPr="000E6F59" w:rsidR="009B740D">
        <w:rPr>
          <w:szCs w:val="22"/>
        </w:rPr>
        <w:t>,</w:t>
      </w:r>
      <w:r w:rsidRPr="000E6F59" w:rsidR="00980B21">
        <w:rPr>
          <w:szCs w:val="22"/>
        </w:rPr>
        <w:t xml:space="preserve">  of which 1,280 MW is diesel-based, 540 MW fuel </w:t>
      </w:r>
      <w:r w:rsidRPr="000E6F59" w:rsidR="00454F84">
        <w:rPr>
          <w:szCs w:val="22"/>
        </w:rPr>
        <w:t>oil</w:t>
      </w:r>
      <w:r w:rsidRPr="000E6F59" w:rsidR="00980B21">
        <w:rPr>
          <w:szCs w:val="22"/>
        </w:rPr>
        <w:t xml:space="preserve">, 529 MW sugar cane biomass cogeneration, and 75 MW other RETs (wind, solar, and small hydro). </w:t>
      </w:r>
      <w:r w:rsidRPr="000E6F59" w:rsidR="000E6F59">
        <w:rPr>
          <w:szCs w:val="22"/>
        </w:rPr>
        <w:t xml:space="preserve">In addition, a </w:t>
      </w:r>
      <w:r w:rsidRPr="00AD12E6" w:rsidR="000E6F59">
        <w:rPr>
          <w:szCs w:val="22"/>
        </w:rPr>
        <w:t xml:space="preserve">diesel capacity </w:t>
      </w:r>
      <w:r w:rsidRPr="000E6F59" w:rsidR="000E6F59">
        <w:rPr>
          <w:szCs w:val="22"/>
        </w:rPr>
        <w:t xml:space="preserve">of 600 MW is available as back-up power, mainly to secure electricity service for critical production processes and services. </w:t>
      </w:r>
      <w:r w:rsidRPr="000E6F59">
        <w:rPr>
          <w:szCs w:val="22"/>
        </w:rPr>
        <w:t xml:space="preserve">Faced with </w:t>
      </w:r>
      <w:r w:rsidRPr="000E6F59" w:rsidR="009B740D">
        <w:rPr>
          <w:szCs w:val="22"/>
        </w:rPr>
        <w:t xml:space="preserve">a </w:t>
      </w:r>
      <w:r w:rsidRPr="000E6F59">
        <w:rPr>
          <w:szCs w:val="22"/>
        </w:rPr>
        <w:t xml:space="preserve">lack of spare parts and investment capital to upgrade the large power plants, the modern DG systems introduced since 1995 restored and increased electricity service in the rural areas and small towns, </w:t>
      </w:r>
      <w:r w:rsidRPr="000E6F59" w:rsidR="00980B21">
        <w:rPr>
          <w:szCs w:val="22"/>
        </w:rPr>
        <w:t xml:space="preserve">and </w:t>
      </w:r>
      <w:r w:rsidRPr="000E6F59">
        <w:rPr>
          <w:szCs w:val="22"/>
        </w:rPr>
        <w:t>also have higher fuel efficiencies (thus lower operational costs) and a better environmental performance.</w:t>
      </w:r>
      <w:r w:rsidRPr="000E6F59" w:rsidR="00227E56">
        <w:rPr>
          <w:szCs w:val="22"/>
        </w:rPr>
        <w:t xml:space="preserve"> Moreover, the introduction of fossil-based DG power systems demons</w:t>
      </w:r>
      <w:r w:rsidR="00C34177">
        <w:rPr>
          <w:szCs w:val="22"/>
        </w:rPr>
        <w:t>trates</w:t>
      </w:r>
      <w:r w:rsidRPr="000E6F59" w:rsidR="00227E56">
        <w:rPr>
          <w:szCs w:val="22"/>
        </w:rPr>
        <w:t xml:space="preserve"> the strength of a decentralized supply structure, by avoiding transmission losses and creating redundancy and resilience in case of extreme weather events (especially the frequent </w:t>
      </w:r>
      <w:r w:rsidRPr="000E6F59" w:rsidR="009B740D">
        <w:rPr>
          <w:szCs w:val="22"/>
        </w:rPr>
        <w:t>hurricanes</w:t>
      </w:r>
      <w:r w:rsidRPr="000E6F59" w:rsidR="00227E56">
        <w:rPr>
          <w:szCs w:val="22"/>
        </w:rPr>
        <w:t xml:space="preserve">). </w:t>
      </w:r>
      <w:r w:rsidRPr="000E6F59" w:rsidR="00784EC6">
        <w:rPr>
          <w:szCs w:val="22"/>
        </w:rPr>
        <w:t>T</w:t>
      </w:r>
      <w:r w:rsidRPr="000E6F59" w:rsidR="00227E56">
        <w:rPr>
          <w:szCs w:val="22"/>
        </w:rPr>
        <w:t>he acceptance of DG as a new paradigm for the power sector paves the way for increasing the penetration rate of renewable energy technologies in Cuba.</w:t>
      </w:r>
    </w:p>
    <w:p w:rsidRPr="000E6F59" w:rsidR="00237204" w:rsidP="00D6575A" w:rsidRDefault="00237204" w14:paraId="235439F0" w14:textId="77777777">
      <w:pPr>
        <w:spacing w:after="0"/>
        <w:rPr>
          <w:szCs w:val="22"/>
        </w:rPr>
      </w:pPr>
    </w:p>
    <w:p w:rsidRPr="000E6F59" w:rsidR="00237204" w:rsidP="00376EC5" w:rsidRDefault="00237204" w14:paraId="713F65A8" w14:textId="77777777">
      <w:pPr>
        <w:pStyle w:val="Heading3"/>
      </w:pPr>
      <w:r w:rsidRPr="000E6F59">
        <w:t>Renewable energy technologies</w:t>
      </w:r>
    </w:p>
    <w:p w:rsidRPr="000E6F59" w:rsidR="00113CB9" w:rsidP="00FF299C" w:rsidRDefault="008610F3" w14:paraId="282BC416" w14:textId="77777777">
      <w:r w:rsidRPr="000E6F59">
        <w:t>T</w:t>
      </w:r>
      <w:r w:rsidRPr="000E6F59" w:rsidR="00113CB9">
        <w:t xml:space="preserve">he sugar industry continues to be a strategic </w:t>
      </w:r>
      <w:r w:rsidRPr="000E6F59">
        <w:t xml:space="preserve">sector for </w:t>
      </w:r>
      <w:r w:rsidRPr="000E6F59" w:rsidR="00113CB9">
        <w:t>the development of domestic energy sources</w:t>
      </w:r>
      <w:r w:rsidRPr="000E6F59">
        <w:t xml:space="preserve">, given its potential </w:t>
      </w:r>
      <w:r w:rsidR="00C34177">
        <w:t>for cogeneration</w:t>
      </w:r>
      <w:r w:rsidRPr="000E6F59" w:rsidR="00113CB9">
        <w:t xml:space="preserve">. The hydropower </w:t>
      </w:r>
      <w:r w:rsidR="00C34177">
        <w:t xml:space="preserve">resources </w:t>
      </w:r>
      <w:r w:rsidRPr="000E6F59" w:rsidR="00113CB9">
        <w:t xml:space="preserve">in Cuba </w:t>
      </w:r>
      <w:r w:rsidR="00C34177">
        <w:t xml:space="preserve">are </w:t>
      </w:r>
      <w:r w:rsidRPr="000E6F59">
        <w:t>small</w:t>
      </w:r>
      <w:r w:rsidR="00C34177">
        <w:t>,</w:t>
      </w:r>
      <w:r w:rsidRPr="000E6F59">
        <w:t xml:space="preserve"> but individual sites </w:t>
      </w:r>
      <w:r w:rsidR="00C34177">
        <w:t xml:space="preserve">can be </w:t>
      </w:r>
      <w:r w:rsidRPr="000E6F59">
        <w:t xml:space="preserve">developed if </w:t>
      </w:r>
      <w:r w:rsidRPr="000E6F59" w:rsidR="00113CB9">
        <w:t>technical and economic studies and evaluations of environmental impact</w:t>
      </w:r>
      <w:r w:rsidRPr="000E6F59">
        <w:t xml:space="preserve"> demonstrate their feasibility</w:t>
      </w:r>
      <w:r w:rsidRPr="000E6F59" w:rsidR="00113CB9">
        <w:t xml:space="preserve">. Solar radiation </w:t>
      </w:r>
      <w:r w:rsidR="00C34177">
        <w:t xml:space="preserve">levels </w:t>
      </w:r>
      <w:r w:rsidRPr="000E6F59" w:rsidR="00113CB9">
        <w:t xml:space="preserve">in Cuba </w:t>
      </w:r>
      <w:r w:rsidR="00C34177">
        <w:t xml:space="preserve">are </w:t>
      </w:r>
      <w:r w:rsidRPr="000E6F59" w:rsidR="00113CB9">
        <w:t xml:space="preserve">high, </w:t>
      </w:r>
      <w:r w:rsidR="00C34177">
        <w:t xml:space="preserve">and </w:t>
      </w:r>
      <w:r w:rsidRPr="000E6F59">
        <w:t xml:space="preserve">PV </w:t>
      </w:r>
      <w:r w:rsidRPr="000E6F59" w:rsidR="00113CB9">
        <w:t xml:space="preserve">systems </w:t>
      </w:r>
      <w:r w:rsidRPr="000E6F59">
        <w:t xml:space="preserve">have been introduced </w:t>
      </w:r>
      <w:r w:rsidRPr="000E6F59" w:rsidR="00113CB9">
        <w:t xml:space="preserve">by social programmes </w:t>
      </w:r>
      <w:r w:rsidRPr="000E6F59">
        <w:t>for electrification of</w:t>
      </w:r>
      <w:r w:rsidRPr="000E6F59" w:rsidR="00113CB9">
        <w:t xml:space="preserve"> schools and </w:t>
      </w:r>
      <w:r w:rsidRPr="000E6F59">
        <w:t xml:space="preserve">to meet </w:t>
      </w:r>
      <w:r w:rsidRPr="000E6F59" w:rsidR="00113CB9">
        <w:t>social objectives in isolated</w:t>
      </w:r>
      <w:r w:rsidRPr="000E6F59">
        <w:t>,</w:t>
      </w:r>
      <w:r w:rsidRPr="000E6F59" w:rsidR="00113CB9">
        <w:t xml:space="preserve"> mountainous areas. Wind energy has considerable </w:t>
      </w:r>
      <w:r w:rsidR="00C34177">
        <w:t xml:space="preserve">market </w:t>
      </w:r>
      <w:r w:rsidRPr="000E6F59" w:rsidR="00113CB9">
        <w:t xml:space="preserve">potential </w:t>
      </w:r>
      <w:r w:rsidR="00C34177">
        <w:t>and the country has two small wind farms in operation</w:t>
      </w:r>
      <w:r w:rsidRPr="000E6F59" w:rsidR="00113CB9">
        <w:t xml:space="preserve">. </w:t>
      </w:r>
      <w:r w:rsidR="00C34177">
        <w:t>D</w:t>
      </w:r>
      <w:r w:rsidRPr="000E6F59" w:rsidR="00113CB9">
        <w:t xml:space="preserve">epending on measurements </w:t>
      </w:r>
      <w:r w:rsidR="00C34177">
        <w:t xml:space="preserve">to confirm </w:t>
      </w:r>
      <w:r w:rsidRPr="000E6F59" w:rsidR="00113CB9">
        <w:t xml:space="preserve">the </w:t>
      </w:r>
      <w:r w:rsidR="00C34177">
        <w:t xml:space="preserve">current </w:t>
      </w:r>
      <w:r w:rsidRPr="000E6F59" w:rsidR="00113CB9">
        <w:t xml:space="preserve">potential </w:t>
      </w:r>
      <w:r w:rsidRPr="000E6F59" w:rsidR="009B740D">
        <w:t xml:space="preserve">estimate </w:t>
      </w:r>
      <w:r w:rsidRPr="000E6F59" w:rsidR="00113CB9">
        <w:t xml:space="preserve">(700–1200 MW), its development could </w:t>
      </w:r>
      <w:r w:rsidRPr="000E6F59" w:rsidR="00113CB9">
        <w:t xml:space="preserve">be expanded with the participation of different industries. In addition, the development of biodiesel production from two </w:t>
      </w:r>
      <w:r w:rsidRPr="000E6F59" w:rsidR="009B740D">
        <w:t>plant species</w:t>
      </w:r>
      <w:r w:rsidRPr="000E6F59" w:rsidR="00113CB9">
        <w:t xml:space="preserve">, </w:t>
      </w:r>
      <w:r w:rsidRPr="000E6F59" w:rsidR="00113CB9">
        <w:rPr>
          <w:i/>
        </w:rPr>
        <w:t>Jatropha curcas</w:t>
      </w:r>
      <w:r w:rsidRPr="000E6F59" w:rsidR="00113CB9">
        <w:t xml:space="preserve"> and </w:t>
      </w:r>
      <w:r w:rsidRPr="000E6F59" w:rsidR="00113CB9">
        <w:rPr>
          <w:i/>
        </w:rPr>
        <w:t>Ricinus communis</w:t>
      </w:r>
      <w:r w:rsidRPr="000E6F59" w:rsidR="00113CB9">
        <w:t>, is being evaluated. This fuel can be mixed with diesel and can be used as a substitute for other diesel additives.</w:t>
      </w:r>
    </w:p>
    <w:p w:rsidRPr="000E6F59" w:rsidR="002564BA" w:rsidP="00FF299C" w:rsidRDefault="00E77988" w14:paraId="320E42C1" w14:textId="77777777">
      <w:pPr>
        <w:rPr>
          <w:color w:val="231F20"/>
          <w:szCs w:val="20"/>
          <w:lang w:eastAsia="es-ES"/>
        </w:rPr>
      </w:pPr>
      <w:r w:rsidRPr="000E6F59">
        <w:t>In 2013, Cuba counted a total of 31,125 installations based on renewable energy sour</w:t>
      </w:r>
      <w:r w:rsidR="00C34177">
        <w:t>ces: 10,595 solar water heaters</w:t>
      </w:r>
      <w:r w:rsidRPr="000E6F59">
        <w:t>; 9,476 PV systems; 9,343 mechanical windmills for water pumping; 827 biogas systems (mainly small, traditional models); 647 brick kilns based on forestry biomass; 169 pico, micro and mini hydropower plants; 57 sugar factories producing steam and electricity using bagasse (470 MW);</w:t>
      </w:r>
      <w:r w:rsidR="00C34177">
        <w:t xml:space="preserve"> 7 PV power plants (7 MW); and 2</w:t>
      </w:r>
      <w:r w:rsidRPr="000E6F59">
        <w:t xml:space="preserve"> wind farms. </w:t>
      </w:r>
      <w:r w:rsidRPr="00EB1FE8">
        <w:t xml:space="preserve">Under </w:t>
      </w:r>
      <w:r w:rsidRPr="00EB1FE8" w:rsidR="00237204">
        <w:t xml:space="preserve">the </w:t>
      </w:r>
      <w:r w:rsidRPr="00EB1FE8">
        <w:t>National Programme for the Development of Renewable Energy Resources</w:t>
      </w:r>
      <w:r w:rsidRPr="00EB1FE8" w:rsidR="00237204">
        <w:rPr>
          <w:rStyle w:val="FootnoteReference"/>
          <w:szCs w:val="22"/>
        </w:rPr>
        <w:footnoteReference w:id="19"/>
      </w:r>
      <w:r w:rsidRPr="00EB1FE8">
        <w:t>, the number and size of mo</w:t>
      </w:r>
      <w:r w:rsidRPr="000E6F59">
        <w:t>dern RET systems in Cuba is expected to increase.</w:t>
      </w:r>
      <w:r w:rsidRPr="000E6F59" w:rsidR="008610F3">
        <w:t xml:space="preserve"> </w:t>
      </w:r>
      <w:r w:rsidRPr="000E6F59" w:rsidR="002564BA">
        <w:rPr>
          <w:color w:val="231F20"/>
          <w:szCs w:val="20"/>
          <w:lang w:eastAsia="es-ES"/>
        </w:rPr>
        <w:t xml:space="preserve">On the other hand, an estimated 400,000 people in Cuba are still dependent on </w:t>
      </w:r>
      <w:r w:rsidRPr="000E6F59" w:rsidR="000E6F59">
        <w:rPr>
          <w:color w:val="231F20"/>
          <w:szCs w:val="20"/>
          <w:lang w:eastAsia="es-ES"/>
        </w:rPr>
        <w:t>fuel wood</w:t>
      </w:r>
      <w:r w:rsidRPr="000E6F59" w:rsidR="002564BA">
        <w:rPr>
          <w:color w:val="231F20"/>
          <w:szCs w:val="20"/>
          <w:lang w:eastAsia="es-ES"/>
        </w:rPr>
        <w:t xml:space="preserve"> for cooking, often using low-efficiency and polluting stoves – primarily affecting women’s health. Many of these households have no access to the electric system</w:t>
      </w:r>
      <w:r w:rsidRPr="000E6F59" w:rsidR="00984043">
        <w:rPr>
          <w:rStyle w:val="FootnoteReference"/>
          <w:color w:val="231F20"/>
          <w:szCs w:val="20"/>
          <w:lang w:eastAsia="es-ES"/>
        </w:rPr>
        <w:footnoteReference w:id="20"/>
      </w:r>
      <w:r w:rsidRPr="000E6F59" w:rsidR="002564BA">
        <w:rPr>
          <w:color w:val="231F20"/>
          <w:szCs w:val="20"/>
          <w:lang w:eastAsia="es-ES"/>
        </w:rPr>
        <w:t xml:space="preserve">, and are served by small diesel systems that operate only a few hours </w:t>
      </w:r>
      <w:r w:rsidRPr="000E6F59" w:rsidR="008610F3">
        <w:rPr>
          <w:color w:val="231F20"/>
          <w:szCs w:val="20"/>
          <w:lang w:eastAsia="es-ES"/>
        </w:rPr>
        <w:t xml:space="preserve">per </w:t>
      </w:r>
      <w:r w:rsidRPr="000E6F59" w:rsidR="002564BA">
        <w:rPr>
          <w:color w:val="231F20"/>
          <w:szCs w:val="20"/>
          <w:lang w:eastAsia="es-ES"/>
        </w:rPr>
        <w:t>da</w:t>
      </w:r>
      <w:r w:rsidRPr="000E6F59" w:rsidR="008610F3">
        <w:rPr>
          <w:color w:val="231F20"/>
          <w:szCs w:val="20"/>
          <w:lang w:eastAsia="es-ES"/>
        </w:rPr>
        <w:t>y</w:t>
      </w:r>
      <w:r w:rsidRPr="000E6F59" w:rsidR="002564BA">
        <w:rPr>
          <w:rStyle w:val="FootnoteReference"/>
          <w:szCs w:val="22"/>
        </w:rPr>
        <w:footnoteReference w:id="21"/>
      </w:r>
      <w:r w:rsidRPr="000E6F59" w:rsidR="002564BA">
        <w:rPr>
          <w:color w:val="231F20"/>
          <w:szCs w:val="20"/>
          <w:lang w:eastAsia="es-ES"/>
        </w:rPr>
        <w:t xml:space="preserve">. </w:t>
      </w:r>
    </w:p>
    <w:p w:rsidRPr="000E6F59" w:rsidR="001B54C9" w:rsidP="00D1617A" w:rsidRDefault="001B54C9" w14:paraId="6823B9E2" w14:textId="77777777">
      <w:pPr>
        <w:spacing w:after="0"/>
      </w:pPr>
    </w:p>
    <w:p w:rsidRPr="000E6F59" w:rsidR="0073489A" w:rsidP="00376EC5" w:rsidRDefault="0073489A" w14:paraId="3D9EEFCA" w14:textId="77777777">
      <w:pPr>
        <w:pStyle w:val="Heading3"/>
      </w:pPr>
      <w:r w:rsidRPr="000E6F59">
        <w:t xml:space="preserve">Economic </w:t>
      </w:r>
      <w:r w:rsidR="00D94728">
        <w:t xml:space="preserve">and policy </w:t>
      </w:r>
      <w:r w:rsidRPr="000E6F59">
        <w:t>transformation</w:t>
      </w:r>
    </w:p>
    <w:p w:rsidRPr="000E6F59" w:rsidR="007508BE" w:rsidP="009F14AF" w:rsidRDefault="006978FF" w14:paraId="1561E650" w14:textId="77777777">
      <w:r w:rsidRPr="000E6F59">
        <w:t>T</w:t>
      </w:r>
      <w:r w:rsidRPr="000E6F59" w:rsidR="000E17FF">
        <w:t xml:space="preserve">he approval of the </w:t>
      </w:r>
      <w:r w:rsidRPr="000E6F59" w:rsidR="00775F13">
        <w:t>“Economic and Social Policy Guidelines of the Party, Government and State”</w:t>
      </w:r>
      <w:r w:rsidRPr="000E6F59">
        <w:t xml:space="preserve"> in 2011, initiated a process of economic transformations in Cuba covering, among others: (i) the approval of the new Foreign Investment Law; (ii) the establishment of a range of non-agricultural cooperatives</w:t>
      </w:r>
      <w:r w:rsidRPr="000E6F59">
        <w:rPr>
          <w:rStyle w:val="FootnoteReference"/>
          <w:szCs w:val="22"/>
        </w:rPr>
        <w:footnoteReference w:id="22"/>
      </w:r>
      <w:r w:rsidRPr="000E6F59">
        <w:t>; (iii) allowance of self-employment; and (iv) issuance of Decree-Law No. 300</w:t>
      </w:r>
      <w:r w:rsidRPr="000E6F59" w:rsidR="00C5063C">
        <w:t xml:space="preserve"> (2012)</w:t>
      </w:r>
      <w:r w:rsidRPr="000E6F59">
        <w:t xml:space="preserve">, which </w:t>
      </w:r>
      <w:r w:rsidRPr="000E6F59" w:rsidR="00C5063C">
        <w:t xml:space="preserve">expands the possibilities for </w:t>
      </w:r>
      <w:r w:rsidRPr="000E6F59">
        <w:t>delivery under usufruct of state-owned, idle lands areas to small farmers interested to exploit them</w:t>
      </w:r>
      <w:r w:rsidRPr="000E6F59" w:rsidR="00BF1100">
        <w:t>.</w:t>
      </w:r>
      <w:r w:rsidRPr="000E6F59" w:rsidR="00C5063C">
        <w:t xml:space="preserve"> Since 2008, more than 1,580,000 hectares of idle lands ha</w:t>
      </w:r>
      <w:r w:rsidRPr="000E6F59" w:rsidR="009F14AF">
        <w:t>ve</w:t>
      </w:r>
      <w:r w:rsidRPr="000E6F59" w:rsidR="00C5063C">
        <w:t xml:space="preserve"> been handed over to small producers under Decree 259, benefitting </w:t>
      </w:r>
      <w:r w:rsidRPr="000E6F59" w:rsidR="000E6F59">
        <w:t>approx.</w:t>
      </w:r>
      <w:r w:rsidRPr="000E6F59" w:rsidR="00C5063C">
        <w:t xml:space="preserve"> 170,000 persons. </w:t>
      </w:r>
      <w:r w:rsidRPr="000E6F59" w:rsidR="009F14AF">
        <w:t xml:space="preserve">Decree 300 </w:t>
      </w:r>
      <w:r w:rsidRPr="000E6F59" w:rsidR="00C5063C">
        <w:t xml:space="preserve">offers more flexibility, including the increase of the maximum land area </w:t>
      </w:r>
      <w:r w:rsidRPr="000E6F59" w:rsidR="009F14AF">
        <w:t>per farmer from 40.3</w:t>
      </w:r>
      <w:r w:rsidRPr="000E6F59" w:rsidR="007C6E93">
        <w:t xml:space="preserve"> ha to </w:t>
      </w:r>
      <w:r w:rsidRPr="000E6F59" w:rsidR="009F14AF">
        <w:t>67.1</w:t>
      </w:r>
      <w:r w:rsidRPr="000E6F59" w:rsidR="007C6E93">
        <w:t> </w:t>
      </w:r>
      <w:r w:rsidRPr="000E6F59" w:rsidR="00BF1100">
        <w:t>ha</w:t>
      </w:r>
      <w:r w:rsidRPr="000E6F59" w:rsidR="007C6E93">
        <w:t xml:space="preserve">. Out of a total agricultural area of 6,342,418 ha, roughly 1 million ha (16%) </w:t>
      </w:r>
      <w:r w:rsidRPr="000E6F59" w:rsidR="007E628F">
        <w:t xml:space="preserve">is </w:t>
      </w:r>
      <w:r w:rsidRPr="000E6F59" w:rsidR="007C6E93">
        <w:t>classified as idle</w:t>
      </w:r>
      <w:r w:rsidRPr="000E6F59" w:rsidR="007C6E93">
        <w:rPr>
          <w:rStyle w:val="FootnoteReference"/>
          <w:rFonts w:ascii="Open Sans" w:hAnsi="Open Sans" w:cs="Arial"/>
          <w:sz w:val="21"/>
          <w:szCs w:val="21"/>
        </w:rPr>
        <w:footnoteReference w:id="23"/>
      </w:r>
      <w:r w:rsidRPr="000E6F59" w:rsidR="007C6E93">
        <w:t>.</w:t>
      </w:r>
      <w:r w:rsidRPr="000E6F59" w:rsidR="009F14AF">
        <w:t xml:space="preserve"> This</w:t>
      </w:r>
      <w:r w:rsidRPr="000E6F59" w:rsidR="00F33990">
        <w:t xml:space="preserve"> process of idle land transformation is </w:t>
      </w:r>
      <w:r w:rsidRPr="000E6F59" w:rsidR="009F14AF">
        <w:t xml:space="preserve">supported through </w:t>
      </w:r>
      <w:r w:rsidRPr="000E6F59" w:rsidR="00F33990">
        <w:t>projects to enhance productivity and sustainable exploitation</w:t>
      </w:r>
      <w:r w:rsidRPr="000E6F59" w:rsidR="009F14AF">
        <w:t>.</w:t>
      </w:r>
      <w:r w:rsidRPr="000E6F59" w:rsidR="008610F3">
        <w:t xml:space="preserve"> </w:t>
      </w:r>
      <w:r w:rsidRPr="000E6F59" w:rsidR="008610F3">
        <w:rPr>
          <w:color w:val="231F20"/>
          <w:szCs w:val="20"/>
          <w:lang w:eastAsia="es-ES"/>
        </w:rPr>
        <w:t>It should be noted that rural families who settle into the formerly unused lands face limitations in terms of energy supply and infrastructure, especially in remote areas.</w:t>
      </w:r>
    </w:p>
    <w:p w:rsidRPr="000E6F59" w:rsidR="0092314E" w:rsidP="009F14AF" w:rsidRDefault="004E50B1" w14:paraId="67CD3AF1" w14:textId="77777777">
      <w:pPr>
        <w:rPr>
          <w:lang w:eastAsia="es-ES"/>
        </w:rPr>
      </w:pPr>
      <w:r w:rsidRPr="000E6F59">
        <w:rPr>
          <w:lang w:eastAsia="es-ES"/>
        </w:rPr>
        <w:t xml:space="preserve">The Guidelines </w:t>
      </w:r>
      <w:r w:rsidRPr="000E6F59" w:rsidR="009F14AF">
        <w:rPr>
          <w:lang w:eastAsia="es-ES"/>
        </w:rPr>
        <w:t xml:space="preserve">(2011) also </w:t>
      </w:r>
      <w:r w:rsidRPr="000E6F59" w:rsidR="0068047B">
        <w:rPr>
          <w:lang w:eastAsia="es-ES"/>
        </w:rPr>
        <w:t xml:space="preserve">formalize the </w:t>
      </w:r>
      <w:r w:rsidRPr="000E6F59">
        <w:rPr>
          <w:lang w:eastAsia="es-ES"/>
        </w:rPr>
        <w:t>commitment of the Government to defer important functio</w:t>
      </w:r>
      <w:r w:rsidRPr="000E6F59" w:rsidR="0068047B">
        <w:rPr>
          <w:lang w:eastAsia="es-ES"/>
        </w:rPr>
        <w:t xml:space="preserve">ns to the municipal authorities. </w:t>
      </w:r>
      <w:r w:rsidR="00B04DD2">
        <w:rPr>
          <w:lang w:eastAsia="es-ES"/>
        </w:rPr>
        <w:t>In 2009</w:t>
      </w:r>
      <w:r w:rsidRPr="000E6F59" w:rsidR="0068047B">
        <w:rPr>
          <w:lang w:eastAsia="es-ES"/>
        </w:rPr>
        <w:t xml:space="preserve"> a start was made with the implementation of the Municipal Initia</w:t>
      </w:r>
      <w:r w:rsidRPr="000E6F59" w:rsidR="00CB4A5C">
        <w:rPr>
          <w:lang w:eastAsia="es-ES"/>
        </w:rPr>
        <w:t>tive for Local Development (IMDL</w:t>
      </w:r>
      <w:r w:rsidRPr="000E6F59" w:rsidR="0068047B">
        <w:rPr>
          <w:lang w:eastAsia="es-ES"/>
        </w:rPr>
        <w:t>)</w:t>
      </w:r>
      <w:r w:rsidRPr="000E6F59" w:rsidR="00CB4A5C">
        <w:rPr>
          <w:lang w:eastAsia="es-ES"/>
        </w:rPr>
        <w:t xml:space="preserve">, led by the Ministry of Economy and </w:t>
      </w:r>
      <w:r w:rsidRPr="000E6F59" w:rsidR="000E6F59">
        <w:rPr>
          <w:lang w:eastAsia="es-ES"/>
        </w:rPr>
        <w:t>Planning</w:t>
      </w:r>
      <w:r w:rsidRPr="000E6F59" w:rsidR="00CB4A5C">
        <w:rPr>
          <w:lang w:eastAsia="es-ES"/>
        </w:rPr>
        <w:t xml:space="preserve"> (MEP). Its goal is to support municipalities to develop and implement development </w:t>
      </w:r>
      <w:r w:rsidRPr="000E6F59" w:rsidR="009F14AF">
        <w:rPr>
          <w:lang w:eastAsia="es-ES"/>
        </w:rPr>
        <w:t xml:space="preserve">strategies </w:t>
      </w:r>
      <w:r w:rsidRPr="000E6F59" w:rsidR="00CB4A5C">
        <w:rPr>
          <w:lang w:eastAsia="es-ES"/>
        </w:rPr>
        <w:t xml:space="preserve">and generate </w:t>
      </w:r>
      <w:r w:rsidRPr="000E6F59" w:rsidR="000E6F59">
        <w:rPr>
          <w:lang w:eastAsia="es-ES"/>
        </w:rPr>
        <w:t>surpluses</w:t>
      </w:r>
      <w:r w:rsidRPr="000E6F59" w:rsidR="009F14AF">
        <w:rPr>
          <w:lang w:eastAsia="es-ES"/>
        </w:rPr>
        <w:t xml:space="preserve"> to their own benefit</w:t>
      </w:r>
      <w:r w:rsidRPr="000E6F59" w:rsidR="00CB4A5C">
        <w:rPr>
          <w:lang w:eastAsia="es-ES"/>
        </w:rPr>
        <w:t xml:space="preserve"> through the exploitation of local resources</w:t>
      </w:r>
      <w:r w:rsidRPr="000E6F59" w:rsidR="00E60BB5">
        <w:rPr>
          <w:rStyle w:val="FootnoteReference"/>
          <w:lang w:eastAsia="es-ES"/>
        </w:rPr>
        <w:footnoteReference w:id="24"/>
      </w:r>
      <w:r w:rsidRPr="000E6F59" w:rsidR="00E60BB5">
        <w:rPr>
          <w:lang w:eastAsia="es-ES"/>
        </w:rPr>
        <w:t xml:space="preserve">. </w:t>
      </w:r>
      <w:r w:rsidRPr="000E6F59" w:rsidR="00CB4A5C">
        <w:rPr>
          <w:lang w:eastAsia="es-ES"/>
        </w:rPr>
        <w:t>This strategy is accompanied by</w:t>
      </w:r>
      <w:r w:rsidRPr="000E6F59" w:rsidR="00203E3D">
        <w:rPr>
          <w:lang w:eastAsia="es-ES"/>
        </w:rPr>
        <w:t>: (i)</w:t>
      </w:r>
      <w:r w:rsidRPr="000E6F59" w:rsidR="00CB4A5C">
        <w:rPr>
          <w:lang w:eastAsia="es-ES"/>
        </w:rPr>
        <w:t xml:space="preserve"> a larger autonomy for state companies</w:t>
      </w:r>
      <w:r w:rsidRPr="000E6F59" w:rsidR="00203E3D">
        <w:rPr>
          <w:lang w:eastAsia="es-ES"/>
        </w:rPr>
        <w:t xml:space="preserve">; (ii) </w:t>
      </w:r>
      <w:r w:rsidRPr="000E6F59" w:rsidR="00CB4A5C">
        <w:rPr>
          <w:lang w:eastAsia="es-ES"/>
        </w:rPr>
        <w:t xml:space="preserve">the development of new business models, including land use </w:t>
      </w:r>
      <w:r w:rsidRPr="000E6F59" w:rsidR="0048528E">
        <w:rPr>
          <w:lang w:eastAsia="es-ES"/>
        </w:rPr>
        <w:t xml:space="preserve">under usufruct </w:t>
      </w:r>
      <w:r w:rsidRPr="000E6F59" w:rsidR="00CB4A5C">
        <w:rPr>
          <w:lang w:eastAsia="es-ES"/>
        </w:rPr>
        <w:t>and lease, self-employment, coo</w:t>
      </w:r>
      <w:r w:rsidRPr="000E6F59" w:rsidR="00203E3D">
        <w:rPr>
          <w:lang w:eastAsia="es-ES"/>
        </w:rPr>
        <w:t>peratives</w:t>
      </w:r>
      <w:r w:rsidRPr="000E6F59" w:rsidR="00CB4A5C">
        <w:rPr>
          <w:lang w:eastAsia="es-ES"/>
        </w:rPr>
        <w:t xml:space="preserve"> </w:t>
      </w:r>
      <w:r w:rsidRPr="000E6F59" w:rsidR="00203E3D">
        <w:rPr>
          <w:lang w:eastAsia="es-ES"/>
        </w:rPr>
        <w:t xml:space="preserve">and small </w:t>
      </w:r>
      <w:r w:rsidRPr="000E6F59" w:rsidR="00CB4A5C">
        <w:rPr>
          <w:lang w:eastAsia="es-ES"/>
        </w:rPr>
        <w:t>farmers</w:t>
      </w:r>
      <w:r w:rsidRPr="000E6F59" w:rsidR="00203E3D">
        <w:rPr>
          <w:lang w:eastAsia="es-ES"/>
        </w:rPr>
        <w:t xml:space="preserve">; and (iii) different modalities for foreign investment. </w:t>
      </w:r>
      <w:r w:rsidRPr="000E6F59" w:rsidR="001634FF">
        <w:rPr>
          <w:lang w:eastAsia="es-ES"/>
        </w:rPr>
        <w:t xml:space="preserve">While focused at increasing </w:t>
      </w:r>
      <w:r w:rsidRPr="000E6F59" w:rsidR="009F14AF">
        <w:rPr>
          <w:lang w:eastAsia="es-ES"/>
        </w:rPr>
        <w:t xml:space="preserve">food </w:t>
      </w:r>
      <w:r w:rsidRPr="000E6F59" w:rsidR="001634FF">
        <w:rPr>
          <w:lang w:eastAsia="es-ES"/>
        </w:rPr>
        <w:t xml:space="preserve">productivity </w:t>
      </w:r>
      <w:r w:rsidRPr="000E6F59" w:rsidR="009F14AF">
        <w:rPr>
          <w:lang w:eastAsia="es-ES"/>
        </w:rPr>
        <w:t xml:space="preserve">and </w:t>
      </w:r>
      <w:r w:rsidRPr="000E6F59" w:rsidR="001634FF">
        <w:rPr>
          <w:lang w:eastAsia="es-ES"/>
        </w:rPr>
        <w:t xml:space="preserve">promoting sustainable economic development, these measures are </w:t>
      </w:r>
      <w:r w:rsidRPr="000E6F59" w:rsidR="009F14AF">
        <w:rPr>
          <w:lang w:eastAsia="es-ES"/>
        </w:rPr>
        <w:t xml:space="preserve">also </w:t>
      </w:r>
      <w:r w:rsidRPr="000E6F59" w:rsidR="001634FF">
        <w:rPr>
          <w:lang w:eastAsia="es-ES"/>
        </w:rPr>
        <w:t xml:space="preserve">conducive to the decentralization process. </w:t>
      </w:r>
    </w:p>
    <w:p w:rsidR="00025927" w:rsidP="00B03F48" w:rsidRDefault="009D7984" w14:paraId="475B0C03" w14:textId="77777777">
      <w:pPr>
        <w:rPr>
          <w:lang w:eastAsia="es-ES"/>
        </w:rPr>
      </w:pPr>
      <w:r w:rsidRPr="000E6F59">
        <w:rPr>
          <w:lang w:eastAsia="es-ES"/>
        </w:rPr>
        <w:t xml:space="preserve">The Guidelines </w:t>
      </w:r>
      <w:r w:rsidRPr="000E6F59" w:rsidR="009F14AF">
        <w:rPr>
          <w:lang w:eastAsia="es-ES"/>
        </w:rPr>
        <w:t>highlight a series of measures to stimulate economic development at the municipal and cooperative level</w:t>
      </w:r>
      <w:r w:rsidRPr="000E6F59">
        <w:rPr>
          <w:lang w:eastAsia="es-ES"/>
        </w:rPr>
        <w:t xml:space="preserve">, </w:t>
      </w:r>
      <w:r w:rsidRPr="000E6F59" w:rsidR="009F14AF">
        <w:rPr>
          <w:lang w:eastAsia="es-ES"/>
        </w:rPr>
        <w:t>including</w:t>
      </w:r>
      <w:r w:rsidRPr="000E6F59">
        <w:rPr>
          <w:lang w:eastAsia="es-ES"/>
        </w:rPr>
        <w:t>: (i) the set-up of</w:t>
      </w:r>
      <w:r w:rsidRPr="000E6F59" w:rsidR="00257E13">
        <w:rPr>
          <w:lang w:eastAsia="es-ES"/>
        </w:rPr>
        <w:t xml:space="preserve"> </w:t>
      </w:r>
      <w:r w:rsidRPr="000E6F59" w:rsidR="000E6F59">
        <w:rPr>
          <w:lang w:eastAsia="es-ES"/>
        </w:rPr>
        <w:t>wholesale</w:t>
      </w:r>
      <w:r w:rsidRPr="000E6F59">
        <w:rPr>
          <w:lang w:eastAsia="es-ES"/>
        </w:rPr>
        <w:t xml:space="preserve"> </w:t>
      </w:r>
      <w:r w:rsidRPr="000E6F59" w:rsidR="00257E13">
        <w:rPr>
          <w:lang w:eastAsia="es-ES"/>
        </w:rPr>
        <w:t xml:space="preserve">food </w:t>
      </w:r>
      <w:r w:rsidRPr="000E6F59">
        <w:rPr>
          <w:lang w:eastAsia="es-ES"/>
        </w:rPr>
        <w:t>market</w:t>
      </w:r>
      <w:r w:rsidRPr="000E6F59" w:rsidR="00257E13">
        <w:rPr>
          <w:lang w:eastAsia="es-ES"/>
        </w:rPr>
        <w:t xml:space="preserve">s </w:t>
      </w:r>
      <w:r w:rsidRPr="000E6F59">
        <w:rPr>
          <w:lang w:eastAsia="es-ES"/>
        </w:rPr>
        <w:t>with facilities and equipment for rent and operation by third parties</w:t>
      </w:r>
      <w:r w:rsidRPr="000E6F59" w:rsidR="00257E13">
        <w:rPr>
          <w:lang w:eastAsia="es-ES"/>
        </w:rPr>
        <w:t xml:space="preserve"> (No. 9); (ii) the integration </w:t>
      </w:r>
      <w:r w:rsidRPr="000E6F59" w:rsidR="009F14AF">
        <w:rPr>
          <w:lang w:eastAsia="es-ES"/>
        </w:rPr>
        <w:t>of market services</w:t>
      </w:r>
      <w:r w:rsidRPr="000E6F59" w:rsidR="00257E13">
        <w:rPr>
          <w:lang w:eastAsia="es-ES"/>
        </w:rPr>
        <w:t xml:space="preserve"> into the national </w:t>
      </w:r>
      <w:r w:rsidRPr="000E6F59" w:rsidR="00BB0194">
        <w:rPr>
          <w:lang w:eastAsia="es-ES"/>
        </w:rPr>
        <w:t xml:space="preserve">contracting </w:t>
      </w:r>
      <w:r w:rsidRPr="000E6F59" w:rsidR="00257E13">
        <w:rPr>
          <w:lang w:eastAsia="es-ES"/>
        </w:rPr>
        <w:t>system (No. 10)</w:t>
      </w:r>
      <w:r w:rsidRPr="000E6F59">
        <w:rPr>
          <w:lang w:eastAsia="es-ES"/>
        </w:rPr>
        <w:t xml:space="preserve">; </w:t>
      </w:r>
      <w:r w:rsidRPr="000E6F59" w:rsidR="00257E13">
        <w:rPr>
          <w:lang w:eastAsia="es-ES"/>
        </w:rPr>
        <w:t xml:space="preserve">(iii) introduction of a local tax </w:t>
      </w:r>
      <w:r w:rsidRPr="000E6F59" w:rsidR="00BB0194">
        <w:rPr>
          <w:lang w:eastAsia="es-ES"/>
        </w:rPr>
        <w:t>for</w:t>
      </w:r>
      <w:r w:rsidRPr="000E6F59" w:rsidR="00257E13">
        <w:rPr>
          <w:lang w:eastAsia="es-ES"/>
        </w:rPr>
        <w:t xml:space="preserve"> companies and cooperatives</w:t>
      </w:r>
      <w:r w:rsidRPr="000E6F59" w:rsidR="00BB0194">
        <w:rPr>
          <w:lang w:eastAsia="es-ES"/>
        </w:rPr>
        <w:t>, payable</w:t>
      </w:r>
      <w:r w:rsidRPr="000E6F59" w:rsidR="00257E13">
        <w:rPr>
          <w:lang w:eastAsia="es-ES"/>
        </w:rPr>
        <w:t xml:space="preserve"> to the Municipal Administrative Councils (CAMs)</w:t>
      </w:r>
      <w:r w:rsidRPr="000E6F59" w:rsidR="00257E13">
        <w:rPr>
          <w:rStyle w:val="FootnoteReference"/>
          <w:lang w:eastAsia="es-ES"/>
        </w:rPr>
        <w:footnoteReference w:id="25"/>
      </w:r>
      <w:r w:rsidRPr="000E6F59" w:rsidR="00BB0194">
        <w:rPr>
          <w:lang w:eastAsia="es-ES"/>
        </w:rPr>
        <w:t xml:space="preserve"> </w:t>
      </w:r>
      <w:r w:rsidRPr="000E6F59" w:rsidR="00257E13">
        <w:rPr>
          <w:lang w:eastAsia="es-ES"/>
        </w:rPr>
        <w:t xml:space="preserve">(No. 21); (iv) the establishment of new modalities for cooperatives (No.25-29); (v) conceptualization of </w:t>
      </w:r>
      <w:r w:rsidRPr="000E6F59" w:rsidR="004E31CE">
        <w:rPr>
          <w:lang w:eastAsia="es-ES"/>
        </w:rPr>
        <w:t xml:space="preserve">agricultural and livestock </w:t>
      </w:r>
      <w:r w:rsidRPr="000E6F59" w:rsidR="00BB0194">
        <w:rPr>
          <w:lang w:eastAsia="es-ES"/>
        </w:rPr>
        <w:t>activities</w:t>
      </w:r>
      <w:r w:rsidRPr="000E6F59" w:rsidR="00257E13">
        <w:rPr>
          <w:lang w:eastAsia="es-ES"/>
        </w:rPr>
        <w:t xml:space="preserve"> </w:t>
      </w:r>
      <w:r w:rsidRPr="000E6F59" w:rsidR="00BB0194">
        <w:rPr>
          <w:lang w:eastAsia="es-ES"/>
        </w:rPr>
        <w:t xml:space="preserve">such as food processing and services, to be </w:t>
      </w:r>
      <w:r w:rsidRPr="000E6F59" w:rsidR="00257E13">
        <w:rPr>
          <w:lang w:eastAsia="es-ES"/>
        </w:rPr>
        <w:t>initiated by the CAMs</w:t>
      </w:r>
      <w:r w:rsidRPr="000E6F59" w:rsidR="004E31CE">
        <w:rPr>
          <w:lang w:eastAsia="es-ES"/>
        </w:rPr>
        <w:t xml:space="preserve"> </w:t>
      </w:r>
      <w:r w:rsidRPr="000E6F59" w:rsidR="00BB0194">
        <w:rPr>
          <w:lang w:eastAsia="es-ES"/>
        </w:rPr>
        <w:t>for increasing</w:t>
      </w:r>
      <w:r w:rsidRPr="000E6F59" w:rsidR="004E31CE">
        <w:rPr>
          <w:lang w:eastAsia="es-ES"/>
        </w:rPr>
        <w:t xml:space="preserve"> </w:t>
      </w:r>
      <w:r w:rsidRPr="000E6F59" w:rsidR="00BB0194">
        <w:rPr>
          <w:lang w:eastAsia="es-ES"/>
        </w:rPr>
        <w:t xml:space="preserve">local </w:t>
      </w:r>
      <w:r w:rsidRPr="000E6F59" w:rsidR="004E31CE">
        <w:rPr>
          <w:lang w:eastAsia="es-ES"/>
        </w:rPr>
        <w:t xml:space="preserve">food self-sufficiency (No. 37); (vi) financing </w:t>
      </w:r>
      <w:r w:rsidRPr="000E6F59" w:rsidR="00BB0194">
        <w:rPr>
          <w:lang w:eastAsia="es-ES"/>
        </w:rPr>
        <w:t xml:space="preserve">for </w:t>
      </w:r>
      <w:r w:rsidRPr="000E6F59" w:rsidR="004E31CE">
        <w:rPr>
          <w:lang w:eastAsia="es-ES"/>
        </w:rPr>
        <w:t>non-state business modalities (No. 53</w:t>
      </w:r>
      <w:r w:rsidRPr="000E6F59" w:rsidR="009F14AF">
        <w:rPr>
          <w:lang w:eastAsia="es-ES"/>
        </w:rPr>
        <w:t>)</w:t>
      </w:r>
      <w:r w:rsidRPr="000E6F59" w:rsidR="004E31CE">
        <w:rPr>
          <w:lang w:eastAsia="es-ES"/>
        </w:rPr>
        <w:t>; (vii) a revised management system for the agriculture and livestock sector incorporating the increased share of non-state production modalities</w:t>
      </w:r>
      <w:r w:rsidRPr="000E6F59" w:rsidR="00BB0194">
        <w:rPr>
          <w:lang w:eastAsia="es-ES"/>
        </w:rPr>
        <w:t xml:space="preserve"> </w:t>
      </w:r>
      <w:r w:rsidRPr="000E6F59" w:rsidR="004E31CE">
        <w:rPr>
          <w:lang w:eastAsia="es-ES"/>
        </w:rPr>
        <w:t xml:space="preserve">(No. 178); (viii) self-governance </w:t>
      </w:r>
      <w:r w:rsidRPr="000E6F59" w:rsidR="00BB0194">
        <w:rPr>
          <w:lang w:eastAsia="es-ES"/>
        </w:rPr>
        <w:t xml:space="preserve">for </w:t>
      </w:r>
      <w:r w:rsidRPr="000E6F59" w:rsidR="004E31CE">
        <w:rPr>
          <w:lang w:eastAsia="es-ES"/>
        </w:rPr>
        <w:t>cooperatives</w:t>
      </w:r>
      <w:r w:rsidRPr="000E6F59" w:rsidR="00BB0194">
        <w:rPr>
          <w:lang w:eastAsia="es-ES"/>
        </w:rPr>
        <w:t xml:space="preserve">; </w:t>
      </w:r>
      <w:r w:rsidRPr="000E6F59" w:rsidR="004E31CE">
        <w:rPr>
          <w:lang w:eastAsia="es-ES"/>
        </w:rPr>
        <w:t xml:space="preserve">and the introduction of </w:t>
      </w:r>
      <w:r w:rsidRPr="000E6F59" w:rsidR="00515631">
        <w:rPr>
          <w:lang w:eastAsia="es-ES"/>
        </w:rPr>
        <w:t xml:space="preserve">local agroindustrial cooperatives (No. 180); (ix) </w:t>
      </w:r>
      <w:r w:rsidRPr="000E6F59" w:rsidR="008421A8">
        <w:rPr>
          <w:lang w:eastAsia="es-ES"/>
        </w:rPr>
        <w:t>urban and peri-urban agriculture (No. 205-6)</w:t>
      </w:r>
      <w:r w:rsidRPr="000E6F59" w:rsidR="00515631">
        <w:rPr>
          <w:lang w:eastAsia="es-ES"/>
        </w:rPr>
        <w:t xml:space="preserve">; </w:t>
      </w:r>
      <w:r w:rsidRPr="000E6F59" w:rsidR="008421A8">
        <w:rPr>
          <w:lang w:eastAsia="es-ES"/>
        </w:rPr>
        <w:t xml:space="preserve">(x) transformation of the agroindustrial sector (No. 207); </w:t>
      </w:r>
      <w:r w:rsidRPr="000E6F59" w:rsidR="00BB0194">
        <w:rPr>
          <w:lang w:eastAsia="es-ES"/>
        </w:rPr>
        <w:t xml:space="preserve">(x) </w:t>
      </w:r>
      <w:r w:rsidRPr="000E6F59" w:rsidR="008421A8">
        <w:rPr>
          <w:lang w:eastAsia="es-ES"/>
        </w:rPr>
        <w:t>reorientation of industrial production to provide the necessary inputs to sustain small-scale production modalities</w:t>
      </w:r>
      <w:r w:rsidRPr="000E6F59" w:rsidR="00BB0194">
        <w:rPr>
          <w:lang w:eastAsia="es-ES"/>
        </w:rPr>
        <w:t xml:space="preserve"> and </w:t>
      </w:r>
      <w:r w:rsidRPr="000E6F59" w:rsidR="008421A8">
        <w:rPr>
          <w:lang w:eastAsia="es-ES"/>
        </w:rPr>
        <w:t xml:space="preserve">local industries </w:t>
      </w:r>
      <w:r w:rsidRPr="000E6F59" w:rsidR="00A44421">
        <w:rPr>
          <w:lang w:eastAsia="es-ES"/>
        </w:rPr>
        <w:t xml:space="preserve">(No. 217); </w:t>
      </w:r>
      <w:r w:rsidRPr="000E6F59" w:rsidR="008421A8">
        <w:rPr>
          <w:lang w:eastAsia="es-ES"/>
        </w:rPr>
        <w:t xml:space="preserve">(xi) local production of construction </w:t>
      </w:r>
      <w:r w:rsidRPr="000E6F59" w:rsidR="008421A8">
        <w:rPr>
          <w:lang w:eastAsia="es-ES"/>
        </w:rPr>
        <w:t>materials (No. 233); and (xii) modification of the business model for local industries</w:t>
      </w:r>
      <w:r w:rsidRPr="000E6F59" w:rsidR="00BB0194">
        <w:rPr>
          <w:lang w:eastAsia="es-ES"/>
        </w:rPr>
        <w:t>,</w:t>
      </w:r>
      <w:r w:rsidRPr="000E6F59" w:rsidR="008421A8">
        <w:rPr>
          <w:lang w:eastAsia="es-ES"/>
        </w:rPr>
        <w:t xml:space="preserve"> enabling elaboration of artisanal products, small series </w:t>
      </w:r>
      <w:r w:rsidRPr="000E6F59" w:rsidR="00BB0194">
        <w:rPr>
          <w:lang w:eastAsia="es-ES"/>
        </w:rPr>
        <w:t xml:space="preserve">of </w:t>
      </w:r>
      <w:r w:rsidRPr="000E6F59" w:rsidR="008421A8">
        <w:rPr>
          <w:lang w:eastAsia="es-ES"/>
        </w:rPr>
        <w:t xml:space="preserve">consumer goods, and repair and maintenance services </w:t>
      </w:r>
      <w:r w:rsidRPr="000E6F59" w:rsidR="00A44421">
        <w:rPr>
          <w:lang w:eastAsia="es-ES"/>
        </w:rPr>
        <w:t>(No. 239).</w:t>
      </w:r>
      <w:r w:rsidRPr="00D94728" w:rsidR="00D94728">
        <w:rPr>
          <w:lang w:eastAsia="es-ES"/>
        </w:rPr>
        <w:t xml:space="preserve">In the </w:t>
      </w:r>
      <w:r w:rsidR="004A5C22">
        <w:rPr>
          <w:lang w:eastAsia="es-ES"/>
        </w:rPr>
        <w:t xml:space="preserve">scope of the implementation of </w:t>
      </w:r>
      <w:r w:rsidRPr="00D94728" w:rsidR="00D94728">
        <w:rPr>
          <w:lang w:eastAsia="es-ES"/>
        </w:rPr>
        <w:t xml:space="preserve">the “Economic and Social Policy Guidelines of the Party, Government and State”, </w:t>
      </w:r>
      <w:r w:rsidR="00D94728">
        <w:rPr>
          <w:lang w:eastAsia="es-ES"/>
        </w:rPr>
        <w:t>a Policy of the Future Development of Renewable Energy Sources and the Energy Efficiency was approved on June 2014</w:t>
      </w:r>
      <w:r w:rsidR="00025927">
        <w:rPr>
          <w:rStyle w:val="FootnoteReference"/>
          <w:lang w:eastAsia="es-ES"/>
        </w:rPr>
        <w:footnoteReference w:id="26"/>
      </w:r>
      <w:r w:rsidR="00D94728">
        <w:rPr>
          <w:lang w:eastAsia="es-ES"/>
        </w:rPr>
        <w:t>.The policy is the result of a Governmental commission created by Presidential Decree on December 11, 2012</w:t>
      </w:r>
      <w:r w:rsidR="0051722C">
        <w:rPr>
          <w:rStyle w:val="FootnoteReference"/>
          <w:lang w:eastAsia="es-ES"/>
        </w:rPr>
        <w:footnoteReference w:id="27"/>
      </w:r>
      <w:r w:rsidR="00D94728">
        <w:rPr>
          <w:lang w:eastAsia="es-ES"/>
        </w:rPr>
        <w:t xml:space="preserve">. </w:t>
      </w:r>
      <w:r w:rsidRPr="00D94728" w:rsidR="00D94728">
        <w:rPr>
          <w:lang w:eastAsia="es-ES"/>
        </w:rPr>
        <w:t xml:space="preserve">The approved </w:t>
      </w:r>
      <w:r w:rsidR="00857AEA">
        <w:rPr>
          <w:lang w:eastAsia="es-ES"/>
        </w:rPr>
        <w:t xml:space="preserve">policy </w:t>
      </w:r>
      <w:r w:rsidRPr="00D94728" w:rsidR="00D94728">
        <w:rPr>
          <w:lang w:eastAsia="es-ES"/>
        </w:rPr>
        <w:t xml:space="preserve">document recognizes the high costs of electricity generation, the high dependency on fuel imports and the negative environmental impact associated to the use of conventional fuels, and particularly to the fuel produced domestically. It in turn establishes that development of renewable energy sources is a fundamental approach to overcome this situation and aims to increase </w:t>
      </w:r>
      <w:r w:rsidR="00D94728">
        <w:rPr>
          <w:lang w:eastAsia="es-ES"/>
        </w:rPr>
        <w:t>the weight of r</w:t>
      </w:r>
      <w:r w:rsidRPr="00D94728" w:rsidR="00D94728">
        <w:rPr>
          <w:lang w:eastAsia="es-ES"/>
        </w:rPr>
        <w:t>enewable energy sources in the electricity generation matrix from the p</w:t>
      </w:r>
      <w:r w:rsidR="000C5F76">
        <w:rPr>
          <w:lang w:eastAsia="es-ES"/>
        </w:rPr>
        <w:t>resent 4.3</w:t>
      </w:r>
      <w:r w:rsidRPr="00D94728" w:rsidR="00D94728">
        <w:rPr>
          <w:lang w:eastAsia="es-ES"/>
        </w:rPr>
        <w:t>% to 24</w:t>
      </w:r>
      <w:r w:rsidR="00025927">
        <w:rPr>
          <w:lang w:eastAsia="es-ES"/>
        </w:rPr>
        <w:t>%</w:t>
      </w:r>
      <w:r w:rsidRPr="00D94728" w:rsidR="00D94728">
        <w:rPr>
          <w:lang w:eastAsia="es-ES"/>
        </w:rPr>
        <w:t>.</w:t>
      </w:r>
      <w:r w:rsidR="00D94728">
        <w:rPr>
          <w:lang w:eastAsia="es-ES"/>
        </w:rPr>
        <w:t xml:space="preserve">Development of renewable energy sources in electricity generation will be based mainly in the installation of 755 MW </w:t>
      </w:r>
      <w:r w:rsidR="00025927">
        <w:rPr>
          <w:lang w:eastAsia="es-ES"/>
        </w:rPr>
        <w:t>with surgarcane biomass</w:t>
      </w:r>
      <w:r w:rsidR="00D94728">
        <w:rPr>
          <w:lang w:eastAsia="es-ES"/>
        </w:rPr>
        <w:t>, 700 MW photovoltaic</w:t>
      </w:r>
      <w:r w:rsidR="00025927">
        <w:rPr>
          <w:lang w:eastAsia="es-ES"/>
        </w:rPr>
        <w:t xml:space="preserve"> and 633 MW eolic. Investments on electricity generation based on hydroenergy, agroindustrial residues and biogas have been identified.</w:t>
      </w:r>
    </w:p>
    <w:p w:rsidRPr="00B03F48" w:rsidR="007E628F" w:rsidP="0096370E" w:rsidRDefault="007E628F" w14:paraId="0AE8AE7A" w14:textId="77777777">
      <w:pPr>
        <w:autoSpaceDE w:val="0"/>
        <w:autoSpaceDN w:val="0"/>
        <w:adjustRightInd w:val="0"/>
        <w:spacing w:after="0"/>
        <w:rPr>
          <w:szCs w:val="22"/>
          <w:lang w:val="en-US"/>
        </w:rPr>
      </w:pPr>
    </w:p>
    <w:p w:rsidRPr="000E6F59" w:rsidR="003A0160" w:rsidP="00376EC5" w:rsidRDefault="0025241A" w14:paraId="1B7A3A91" w14:textId="77777777">
      <w:pPr>
        <w:pStyle w:val="Heading3"/>
      </w:pPr>
      <w:r w:rsidRPr="000E6F59">
        <w:t>Integrated rural energy production in Cuba</w:t>
      </w:r>
    </w:p>
    <w:p w:rsidRPr="000E6F59" w:rsidR="00113CB9" w:rsidP="00445DD0" w:rsidRDefault="00113CB9" w14:paraId="3B2581A7" w14:textId="77777777">
      <w:r w:rsidRPr="000E6F59">
        <w:rPr>
          <w:szCs w:val="22"/>
        </w:rPr>
        <w:t xml:space="preserve">After 1990 the </w:t>
      </w:r>
      <w:r w:rsidRPr="000E6F59" w:rsidR="00E17782">
        <w:rPr>
          <w:szCs w:val="22"/>
        </w:rPr>
        <w:t xml:space="preserve">reduced </w:t>
      </w:r>
      <w:r w:rsidRPr="000E6F59">
        <w:rPr>
          <w:szCs w:val="22"/>
        </w:rPr>
        <w:t>availability of primary energy and material</w:t>
      </w:r>
      <w:r w:rsidRPr="000E6F59" w:rsidR="00E17782">
        <w:rPr>
          <w:szCs w:val="22"/>
        </w:rPr>
        <w:t>s</w:t>
      </w:r>
      <w:r w:rsidRPr="000E6F59">
        <w:rPr>
          <w:szCs w:val="22"/>
        </w:rPr>
        <w:t xml:space="preserve"> had negative incidence on </w:t>
      </w:r>
      <w:r w:rsidRPr="000E6F59" w:rsidR="00E17782">
        <w:rPr>
          <w:szCs w:val="22"/>
        </w:rPr>
        <w:t xml:space="preserve">the agricultural system, which was </w:t>
      </w:r>
      <w:r w:rsidRPr="000E6F59">
        <w:rPr>
          <w:szCs w:val="22"/>
        </w:rPr>
        <w:t xml:space="preserve">based on intensive energy </w:t>
      </w:r>
      <w:r w:rsidRPr="000E6F59" w:rsidR="00E17782">
        <w:rPr>
          <w:szCs w:val="22"/>
        </w:rPr>
        <w:t xml:space="preserve">use </w:t>
      </w:r>
      <w:r w:rsidRPr="000E6F59">
        <w:rPr>
          <w:szCs w:val="22"/>
        </w:rPr>
        <w:t>and mechanization</w:t>
      </w:r>
      <w:r w:rsidRPr="000E6F59" w:rsidR="00E17782">
        <w:rPr>
          <w:szCs w:val="22"/>
        </w:rPr>
        <w:t xml:space="preserve">. This led to </w:t>
      </w:r>
      <w:r w:rsidRPr="000E6F59">
        <w:rPr>
          <w:szCs w:val="22"/>
        </w:rPr>
        <w:t>a remarkable reduction in food production</w:t>
      </w:r>
      <w:r w:rsidRPr="000E6F59" w:rsidR="00E17782">
        <w:rPr>
          <w:szCs w:val="22"/>
        </w:rPr>
        <w:t xml:space="preserve">. Large extensions of </w:t>
      </w:r>
      <w:r w:rsidRPr="000E6F59">
        <w:rPr>
          <w:szCs w:val="22"/>
        </w:rPr>
        <w:t>land</w:t>
      </w:r>
      <w:r w:rsidRPr="000E6F59" w:rsidR="00E17782">
        <w:rPr>
          <w:szCs w:val="22"/>
        </w:rPr>
        <w:t xml:space="preserve"> </w:t>
      </w:r>
      <w:r w:rsidR="00B04DD2">
        <w:rPr>
          <w:szCs w:val="22"/>
        </w:rPr>
        <w:t xml:space="preserve">could no longer be exploited, and were </w:t>
      </w:r>
      <w:r w:rsidRPr="000E6F59" w:rsidR="00E17782">
        <w:rPr>
          <w:szCs w:val="22"/>
        </w:rPr>
        <w:t>abandoned</w:t>
      </w:r>
      <w:r w:rsidRPr="000E6F59" w:rsidR="00523F99">
        <w:rPr>
          <w:szCs w:val="22"/>
        </w:rPr>
        <w:t xml:space="preserve"> and </w:t>
      </w:r>
      <w:r w:rsidR="00B04DD2">
        <w:rPr>
          <w:szCs w:val="22"/>
        </w:rPr>
        <w:t xml:space="preserve">successively </w:t>
      </w:r>
      <w:r w:rsidRPr="000E6F59">
        <w:rPr>
          <w:szCs w:val="22"/>
        </w:rPr>
        <w:t>invaded by ligneous weeds</w:t>
      </w:r>
      <w:r w:rsidRPr="000E6F59" w:rsidR="00E17782">
        <w:rPr>
          <w:szCs w:val="22"/>
        </w:rPr>
        <w:t xml:space="preserve">. </w:t>
      </w:r>
      <w:r w:rsidRPr="000E6F59">
        <w:rPr>
          <w:szCs w:val="22"/>
        </w:rPr>
        <w:t xml:space="preserve">This situation urged for </w:t>
      </w:r>
      <w:r w:rsidRPr="000E6F59" w:rsidR="00523F99">
        <w:rPr>
          <w:szCs w:val="22"/>
        </w:rPr>
        <w:t>alternative energy supplies to recover agricultural activity</w:t>
      </w:r>
      <w:r w:rsidRPr="000E6F59">
        <w:rPr>
          <w:szCs w:val="22"/>
        </w:rPr>
        <w:t>. One o</w:t>
      </w:r>
      <w:r w:rsidRPr="000E6F59" w:rsidR="00523F99">
        <w:rPr>
          <w:szCs w:val="22"/>
        </w:rPr>
        <w:t>f the strategies to reconcile</w:t>
      </w:r>
      <w:r w:rsidRPr="000E6F59">
        <w:rPr>
          <w:szCs w:val="22"/>
        </w:rPr>
        <w:t xml:space="preserve"> food production with energy security</w:t>
      </w:r>
      <w:r w:rsidRPr="000E6F59" w:rsidR="00523F99">
        <w:rPr>
          <w:szCs w:val="22"/>
        </w:rPr>
        <w:t xml:space="preserve"> </w:t>
      </w:r>
      <w:r w:rsidRPr="000E6F59">
        <w:rPr>
          <w:szCs w:val="22"/>
        </w:rPr>
        <w:t xml:space="preserve">is to rely on local energy sources instead of imported energy carriers. </w:t>
      </w:r>
      <w:r w:rsidRPr="000E6F59" w:rsidR="00523F99">
        <w:rPr>
          <w:szCs w:val="22"/>
        </w:rPr>
        <w:t>T</w:t>
      </w:r>
      <w:r w:rsidRPr="000E6F59">
        <w:t>he development of so-called bioenergy</w:t>
      </w:r>
      <w:r w:rsidRPr="000E6F59" w:rsidR="00523F99">
        <w:t>,</w:t>
      </w:r>
      <w:r w:rsidRPr="000E6F59">
        <w:t xml:space="preserve"> or agroenergy</w:t>
      </w:r>
      <w:r w:rsidRPr="000E6F59" w:rsidR="00523F99">
        <w:t xml:space="preserve">, follows this concept. </w:t>
      </w:r>
      <w:r w:rsidRPr="000E6F59">
        <w:t>Agroenergy</w:t>
      </w:r>
      <w:r w:rsidR="00B04DD2">
        <w:t xml:space="preserve"> aims to combine</w:t>
      </w:r>
      <w:r w:rsidRPr="000E6F59">
        <w:t xml:space="preserve"> food </w:t>
      </w:r>
      <w:r w:rsidR="00B04DD2">
        <w:t xml:space="preserve">production </w:t>
      </w:r>
      <w:r w:rsidRPr="000E6F59">
        <w:t xml:space="preserve">and environmental </w:t>
      </w:r>
      <w:r w:rsidRPr="000E6F59" w:rsidR="00523F99">
        <w:t>conservation</w:t>
      </w:r>
      <w:r w:rsidR="00B04DD2">
        <w:t xml:space="preserve">, </w:t>
      </w:r>
      <w:r w:rsidRPr="000E6F59" w:rsidR="00523F99">
        <w:t xml:space="preserve">opens </w:t>
      </w:r>
      <w:r w:rsidRPr="000E6F59">
        <w:t xml:space="preserve">new </w:t>
      </w:r>
      <w:r w:rsidRPr="000E6F59" w:rsidR="00523F99">
        <w:t xml:space="preserve">economic </w:t>
      </w:r>
      <w:r w:rsidRPr="000E6F59">
        <w:t xml:space="preserve">opportunities </w:t>
      </w:r>
      <w:r w:rsidRPr="000E6F59" w:rsidR="00523F99">
        <w:t xml:space="preserve">for </w:t>
      </w:r>
      <w:r w:rsidRPr="000E6F59">
        <w:t xml:space="preserve">rural communities; and </w:t>
      </w:r>
      <w:r w:rsidR="00B04DD2">
        <w:t xml:space="preserve">provides </w:t>
      </w:r>
      <w:r w:rsidRPr="000E6F59" w:rsidR="00C76D87">
        <w:t>alternative</w:t>
      </w:r>
      <w:r w:rsidR="00B04DD2">
        <w:t>s</w:t>
      </w:r>
      <w:r w:rsidRPr="000E6F59" w:rsidR="00C76D87">
        <w:t xml:space="preserve"> to fossil fuels, thereby reducing the greenhouse gas footprint of agricultural activity</w:t>
      </w:r>
      <w:r w:rsidRPr="000E6F59">
        <w:t xml:space="preserve">. Different to the controversial, large-scale production of biofuels as a global commodity, </w:t>
      </w:r>
      <w:r w:rsidR="00B04DD2">
        <w:t xml:space="preserve">the </w:t>
      </w:r>
      <w:r w:rsidRPr="000E6F59">
        <w:t xml:space="preserve">agroenergy </w:t>
      </w:r>
      <w:r w:rsidR="00B04DD2">
        <w:t>farm is based</w:t>
      </w:r>
      <w:r w:rsidRPr="000E6F59">
        <w:t xml:space="preserve"> </w:t>
      </w:r>
      <w:r w:rsidR="00B04DD2">
        <w:t xml:space="preserve">on </w:t>
      </w:r>
      <w:r w:rsidRPr="000E6F59">
        <w:t xml:space="preserve">local productive cycles while respecting and improving environmental and social parameters. </w:t>
      </w:r>
    </w:p>
    <w:p w:rsidRPr="000E6F59" w:rsidR="002521F9" w:rsidP="002521F9" w:rsidRDefault="00113CB9" w14:paraId="28EBA741" w14:textId="77777777">
      <w:pPr>
        <w:rPr>
          <w:rFonts w:eastAsia="Calibri"/>
        </w:rPr>
      </w:pPr>
      <w:r w:rsidRPr="000E6F59">
        <w:t xml:space="preserve">Substantial work on </w:t>
      </w:r>
      <w:r w:rsidRPr="000E6F59" w:rsidR="002521F9">
        <w:t xml:space="preserve">the </w:t>
      </w:r>
      <w:r w:rsidRPr="000E6F59">
        <w:t xml:space="preserve">agroenergy </w:t>
      </w:r>
      <w:r w:rsidRPr="000E6F59" w:rsidR="002521F9">
        <w:t xml:space="preserve">concept </w:t>
      </w:r>
      <w:r w:rsidR="00A85CA0">
        <w:t xml:space="preserve">is </w:t>
      </w:r>
      <w:r w:rsidRPr="000E6F59">
        <w:t xml:space="preserve">done by international organizations, including FAO, UNEP, UNDP, and the academic sector. In Cuba, the agricultural </w:t>
      </w:r>
      <w:r w:rsidRPr="000E6F59" w:rsidR="00990F92">
        <w:t>research</w:t>
      </w:r>
      <w:r w:rsidRPr="000E6F59">
        <w:t xml:space="preserve"> institute “Indio Hatuey” (EEPF-IH)</w:t>
      </w:r>
      <w:r w:rsidRPr="000E6F59" w:rsidR="002521F9">
        <w:t xml:space="preserve"> </w:t>
      </w:r>
      <w:r w:rsidR="00A85CA0">
        <w:t>plays</w:t>
      </w:r>
      <w:r w:rsidRPr="000E6F59">
        <w:t xml:space="preserve"> a leading role</w:t>
      </w:r>
      <w:r w:rsidRPr="000E6F59" w:rsidR="002521F9">
        <w:t xml:space="preserve"> in this field and </w:t>
      </w:r>
      <w:r w:rsidR="00A85CA0">
        <w:t xml:space="preserve">has </w:t>
      </w:r>
      <w:r w:rsidRPr="000E6F59">
        <w:t>conducted many studies and innovation</w:t>
      </w:r>
      <w:r w:rsidRPr="000E6F59" w:rsidR="002521F9">
        <w:t xml:space="preserve">s </w:t>
      </w:r>
      <w:r w:rsidRPr="000E6F59">
        <w:t xml:space="preserve">aimed at the sustainable development of the Cuban agricultural sector, </w:t>
      </w:r>
      <w:r w:rsidRPr="005854E3">
        <w:t>including the international project “Biomass as renewable energy source in Cuban rural areas”</w:t>
      </w:r>
      <w:r w:rsidRPr="005854E3" w:rsidR="005854E3">
        <w:t xml:space="preserve"> (BIOMAS-</w:t>
      </w:r>
      <w:r w:rsidR="005854E3">
        <w:t>CUBA)</w:t>
      </w:r>
      <w:r w:rsidRPr="000E6F59">
        <w:t xml:space="preserve"> with funds from the Swiss Cooperation</w:t>
      </w:r>
      <w:r w:rsidRPr="000E6F59" w:rsidR="002521F9">
        <w:t xml:space="preserve"> and Development Agency </w:t>
      </w:r>
      <w:r w:rsidRPr="000E6F59">
        <w:t>SDC</w:t>
      </w:r>
      <w:r w:rsidRPr="000E6F59" w:rsidR="002521F9">
        <w:t>/COSUDE</w:t>
      </w:r>
      <w:r w:rsidRPr="000E6F59">
        <w:t xml:space="preserve">. </w:t>
      </w:r>
      <w:r w:rsidRPr="000E6F59" w:rsidR="002521F9">
        <w:t>The BIOMAS project started in 2009 with integrated food and bioenergy production in rural areas in Cuba, based on the agroenergy farm concept</w:t>
      </w:r>
      <w:r w:rsidRPr="000E6F59" w:rsidR="00717A58">
        <w:t>. Th</w:t>
      </w:r>
      <w:r w:rsidRPr="000E6F59" w:rsidR="002521F9">
        <w:t>e</w:t>
      </w:r>
      <w:r w:rsidRPr="000E6F59" w:rsidR="00717A58">
        <w:t xml:space="preserve"> agroenergy farm encompasses a "productive system in which technologies and innovations for integrated food and energy production are developed, improved and evaluated</w:t>
      </w:r>
      <w:r w:rsidRPr="000E6F59" w:rsidR="002521F9">
        <w:t xml:space="preserve">, the </w:t>
      </w:r>
      <w:r w:rsidRPr="000E6F59" w:rsidR="00717A58">
        <w:t xml:space="preserve">generated energy </w:t>
      </w:r>
      <w:r w:rsidRPr="000E6F59" w:rsidR="002521F9">
        <w:t xml:space="preserve">being </w:t>
      </w:r>
      <w:r w:rsidRPr="000E6F59" w:rsidR="00717A58">
        <w:t xml:space="preserve">used </w:t>
      </w:r>
      <w:r w:rsidRPr="000E6F59" w:rsidR="002521F9">
        <w:t xml:space="preserve">to </w:t>
      </w:r>
      <w:r w:rsidRPr="000E6F59" w:rsidR="00717A58">
        <w:t>increase food production within the farm boundaries, with the goal to improve quality of life in the rural areas and preserve the environment"</w:t>
      </w:r>
      <w:r w:rsidRPr="000E6F59" w:rsidR="001D3E9F">
        <w:rPr>
          <w:rStyle w:val="FootnoteReference"/>
          <w:rFonts w:eastAsia="Calibri"/>
        </w:rPr>
        <w:footnoteReference w:id="28"/>
      </w:r>
      <w:r w:rsidRPr="000E6F59" w:rsidR="001D3E9F">
        <w:rPr>
          <w:rFonts w:eastAsia="Calibri"/>
        </w:rPr>
        <w:t>.</w:t>
      </w:r>
      <w:r w:rsidRPr="000E6F59" w:rsidR="00445DD0">
        <w:rPr>
          <w:rFonts w:eastAsia="Calibri"/>
        </w:rPr>
        <w:t xml:space="preserve"> </w:t>
      </w:r>
    </w:p>
    <w:p w:rsidRPr="000E6F59" w:rsidR="005641F1" w:rsidP="00BB0194" w:rsidRDefault="00095D27" w14:paraId="737C3C4E" w14:textId="77777777">
      <w:pPr>
        <w:rPr>
          <w:rFonts w:eastAsia="Calibri"/>
        </w:rPr>
      </w:pPr>
      <w:r w:rsidRPr="000E6F59">
        <w:rPr>
          <w:rFonts w:eastAsia="Calibri"/>
        </w:rPr>
        <w:t xml:space="preserve">Within the framework of </w:t>
      </w:r>
      <w:r w:rsidRPr="000E6F59" w:rsidR="002521F9">
        <w:rPr>
          <w:rFonts w:eastAsia="Calibri"/>
        </w:rPr>
        <w:t>the BIOMAS</w:t>
      </w:r>
      <w:r w:rsidRPr="000E6F59">
        <w:rPr>
          <w:rFonts w:eastAsia="Calibri"/>
        </w:rPr>
        <w:t xml:space="preserve"> project several production models have been developed based on th</w:t>
      </w:r>
      <w:r w:rsidRPr="000E6F59" w:rsidR="002521F9">
        <w:rPr>
          <w:rFonts w:eastAsia="Calibri"/>
        </w:rPr>
        <w:t xml:space="preserve">is </w:t>
      </w:r>
      <w:r w:rsidRPr="000E6F59">
        <w:rPr>
          <w:rFonts w:eastAsia="Calibri"/>
        </w:rPr>
        <w:t xml:space="preserve">concept: (1) small farms for animal breeding equipped with anaerobic </w:t>
      </w:r>
      <w:r w:rsidR="00C354C6">
        <w:rPr>
          <w:rFonts w:eastAsia="Calibri"/>
        </w:rPr>
        <w:t>biodigester</w:t>
      </w:r>
      <w:r w:rsidRPr="000E6F59">
        <w:rPr>
          <w:rFonts w:eastAsia="Calibri"/>
        </w:rPr>
        <w:t xml:space="preserve">s; (2) a medium-size pig farm using anaerobic </w:t>
      </w:r>
      <w:r w:rsidR="00C354C6">
        <w:rPr>
          <w:rFonts w:eastAsia="Calibri"/>
        </w:rPr>
        <w:t>biodigester</w:t>
      </w:r>
      <w:r w:rsidRPr="000E6F59">
        <w:rPr>
          <w:rFonts w:eastAsia="Calibri"/>
        </w:rPr>
        <w:t xml:space="preserve"> technology for effluent treatment, distributing biogas to the rural village; (3) private farms and one state farm producing </w:t>
      </w:r>
      <w:r w:rsidRPr="005854E3">
        <w:rPr>
          <w:rFonts w:eastAsia="Calibri"/>
          <w:i/>
        </w:rPr>
        <w:t>Jatropha curcas</w:t>
      </w:r>
      <w:r w:rsidRPr="000E6F59">
        <w:rPr>
          <w:rFonts w:eastAsia="Calibri"/>
        </w:rPr>
        <w:t xml:space="preserve"> for biodiesel production, in combination with short-cycle food crops and animal breeding; (4) a sawmill equipped with a biomass gasifier for electricity generation; (5) a </w:t>
      </w:r>
      <w:r w:rsidRPr="000E6F59" w:rsidR="004B1DEA">
        <w:rPr>
          <w:rFonts w:eastAsia="Calibri"/>
        </w:rPr>
        <w:t xml:space="preserve">mixed </w:t>
      </w:r>
      <w:r w:rsidRPr="000E6F59">
        <w:rPr>
          <w:rFonts w:eastAsia="Calibri"/>
        </w:rPr>
        <w:t xml:space="preserve">farm </w:t>
      </w:r>
      <w:r w:rsidRPr="000E6F59" w:rsidR="004B1DEA">
        <w:rPr>
          <w:rFonts w:eastAsia="Calibri"/>
        </w:rPr>
        <w:t xml:space="preserve">equipped with </w:t>
      </w:r>
      <w:r w:rsidRPr="000E6F59" w:rsidR="002521F9">
        <w:rPr>
          <w:rFonts w:eastAsia="Calibri"/>
        </w:rPr>
        <w:t xml:space="preserve">various </w:t>
      </w:r>
      <w:r w:rsidRPr="000E6F59" w:rsidR="004B1DEA">
        <w:rPr>
          <w:rFonts w:eastAsia="Calibri"/>
        </w:rPr>
        <w:t xml:space="preserve">renewable energy technologies, including a </w:t>
      </w:r>
      <w:r w:rsidRPr="000E6F59">
        <w:rPr>
          <w:rFonts w:eastAsia="Calibri"/>
        </w:rPr>
        <w:t xml:space="preserve">gasifier based on </w:t>
      </w:r>
      <w:r w:rsidRPr="000E6F59" w:rsidR="004B1DEA">
        <w:rPr>
          <w:rFonts w:eastAsia="Calibri"/>
        </w:rPr>
        <w:t>agro</w:t>
      </w:r>
      <w:r w:rsidR="005854E3">
        <w:rPr>
          <w:rFonts w:eastAsia="Calibri"/>
        </w:rPr>
        <w:t>-</w:t>
      </w:r>
      <w:r w:rsidRPr="000E6F59" w:rsidR="004B1DEA">
        <w:rPr>
          <w:rFonts w:eastAsia="Calibri"/>
        </w:rPr>
        <w:t xml:space="preserve">forestry residues, </w:t>
      </w:r>
      <w:r w:rsidR="00C354C6">
        <w:rPr>
          <w:rFonts w:eastAsia="Calibri"/>
        </w:rPr>
        <w:t>biodigester</w:t>
      </w:r>
      <w:r w:rsidRPr="000E6F59" w:rsidR="004B1DEA">
        <w:rPr>
          <w:rFonts w:eastAsia="Calibri"/>
        </w:rPr>
        <w:t xml:space="preserve">s, </w:t>
      </w:r>
      <w:r w:rsidRPr="000E6F59" w:rsidR="00990F92">
        <w:rPr>
          <w:rFonts w:eastAsia="Calibri"/>
        </w:rPr>
        <w:t>water pumping</w:t>
      </w:r>
      <w:r w:rsidRPr="000E6F59" w:rsidR="004B1DEA">
        <w:rPr>
          <w:rFonts w:eastAsia="Calibri"/>
        </w:rPr>
        <w:t xml:space="preserve"> windmills, solar water heaters, and Jatropha production.</w:t>
      </w:r>
      <w:r w:rsidRPr="000E6F59" w:rsidR="00744C1A">
        <w:rPr>
          <w:rFonts w:eastAsia="Calibri"/>
        </w:rPr>
        <w:t xml:space="preserve"> The second phase of the Project </w:t>
      </w:r>
      <w:r w:rsidRPr="000E6F59" w:rsidR="0004334D">
        <w:rPr>
          <w:rFonts w:eastAsia="Calibri"/>
        </w:rPr>
        <w:t>(2012-2016)</w:t>
      </w:r>
      <w:r w:rsidRPr="000E6F59" w:rsidR="00744C1A">
        <w:rPr>
          <w:rFonts w:eastAsia="Calibri"/>
        </w:rPr>
        <w:t xml:space="preserve"> will add new energy uses, including gasification of rice husk and </w:t>
      </w:r>
      <w:r w:rsidR="005854E3">
        <w:rPr>
          <w:rFonts w:eastAsia="Calibri"/>
        </w:rPr>
        <w:t xml:space="preserve">rice </w:t>
      </w:r>
      <w:r w:rsidRPr="000E6F59" w:rsidR="00744C1A">
        <w:rPr>
          <w:rFonts w:eastAsia="Calibri"/>
        </w:rPr>
        <w:t>stalk residues, usage of biogas for household refrigeration and cooking, irrigation, electricity generation, and the use of biodiesel in agricultural machinery.</w:t>
      </w:r>
      <w:r w:rsidRPr="000E6F59" w:rsidR="005641F1">
        <w:rPr>
          <w:rFonts w:eastAsia="Calibri"/>
        </w:rPr>
        <w:t xml:space="preserve"> </w:t>
      </w:r>
    </w:p>
    <w:p w:rsidRPr="000E6F59" w:rsidR="00BB0194" w:rsidP="00BB0194" w:rsidRDefault="005641F1" w14:paraId="0022786C" w14:textId="77777777">
      <w:r w:rsidRPr="000E6F59">
        <w:rPr>
          <w:rFonts w:eastAsia="Calibri"/>
        </w:rPr>
        <w:t>The p</w:t>
      </w:r>
      <w:r w:rsidRPr="000E6F59" w:rsidR="00BB0194">
        <w:t xml:space="preserve">ig farming </w:t>
      </w:r>
      <w:r w:rsidRPr="000E6F59">
        <w:t xml:space="preserve">sector represents an important opportunity for integrated food and energy production through biogas production. It </w:t>
      </w:r>
      <w:r w:rsidRPr="000E6F59" w:rsidR="00BB0194">
        <w:t xml:space="preserve">is a prioritized economic sector in Cuba and a major </w:t>
      </w:r>
      <w:r w:rsidRPr="000E6F59">
        <w:t xml:space="preserve">domestic supplier </w:t>
      </w:r>
      <w:r w:rsidRPr="000E6F59" w:rsidR="00BB0194">
        <w:t>of high-quality protein</w:t>
      </w:r>
      <w:r w:rsidRPr="000E6F59">
        <w:t>s</w:t>
      </w:r>
      <w:r w:rsidRPr="000E6F59" w:rsidR="00BB0194">
        <w:t xml:space="preserve">. As of December 2013, the state-owned Grupo Empresarial Porcino (GRUPOR) held 132 production centres totalling 556,000 </w:t>
      </w:r>
      <w:r w:rsidRPr="000E6F59" w:rsidR="00BB0194">
        <w:t>animals</w:t>
      </w:r>
      <w:r w:rsidRPr="000E6F59" w:rsidR="00BB0194">
        <w:rPr>
          <w:rStyle w:val="FootnoteReference"/>
          <w:szCs w:val="22"/>
        </w:rPr>
        <w:footnoteReference w:id="29"/>
      </w:r>
      <w:r w:rsidR="005854E3">
        <w:t xml:space="preserve">. Moreover, </w:t>
      </w:r>
      <w:r w:rsidRPr="000E6F59" w:rsidR="00BB0194">
        <w:t xml:space="preserve">92% of feeding is done by </w:t>
      </w:r>
      <w:r w:rsidRPr="000E6F59">
        <w:t xml:space="preserve">small- and medium-scale, </w:t>
      </w:r>
      <w:r w:rsidRPr="000E6F59" w:rsidR="00BB0194">
        <w:t>private producers</w:t>
      </w:r>
      <w:r w:rsidR="005854E3">
        <w:t xml:space="preserve">, </w:t>
      </w:r>
      <w:r w:rsidRPr="000E6F59" w:rsidR="005854E3">
        <w:t>which hold about 481,300 animals</w:t>
      </w:r>
      <w:r w:rsidRPr="000E6F59" w:rsidR="00BB0194">
        <w:t xml:space="preserve"> under contract with GRUPOR (see Annex E)</w:t>
      </w:r>
      <w:r w:rsidRPr="000E6F59">
        <w:t xml:space="preserve">. </w:t>
      </w:r>
      <w:r w:rsidRPr="000E6F59" w:rsidR="00BB0194">
        <w:t>Both production chains</w:t>
      </w:r>
      <w:r w:rsidRPr="000E6F59">
        <w:t xml:space="preserve"> are emitters of </w:t>
      </w:r>
      <w:r w:rsidRPr="000E6F59" w:rsidR="00BB0194">
        <w:t xml:space="preserve">organic effluents contaminating the surface and groundwater systems, </w:t>
      </w:r>
      <w:r w:rsidRPr="000E6F59">
        <w:t xml:space="preserve">as well as large amounts of </w:t>
      </w:r>
      <w:r w:rsidRPr="000E6F59" w:rsidR="00BB0194">
        <w:t xml:space="preserve">greenhouse gases. </w:t>
      </w:r>
      <w:r w:rsidRPr="000E6F59" w:rsidR="005854E3">
        <w:t xml:space="preserve">In the 1980s Cuba </w:t>
      </w:r>
      <w:r w:rsidR="005854E3">
        <w:t xml:space="preserve">introduced technologies </w:t>
      </w:r>
      <w:r w:rsidRPr="000E6F59" w:rsidR="005854E3">
        <w:t xml:space="preserve">for manure treatment </w:t>
      </w:r>
      <w:r w:rsidR="005854E3">
        <w:t xml:space="preserve">in </w:t>
      </w:r>
      <w:r w:rsidRPr="000E6F59" w:rsidR="005854E3">
        <w:t>large farms; later, small</w:t>
      </w:r>
      <w:r w:rsidR="005854E3">
        <w:t>, traditional</w:t>
      </w:r>
      <w:r w:rsidRPr="000E6F59" w:rsidR="005854E3">
        <w:t xml:space="preserve"> </w:t>
      </w:r>
      <w:r w:rsidR="005854E3">
        <w:t>biodigester</w:t>
      </w:r>
      <w:r w:rsidRPr="000E6F59" w:rsidR="005854E3">
        <w:t xml:space="preserve">s were used </w:t>
      </w:r>
      <w:r w:rsidR="005854E3">
        <w:t xml:space="preserve">by </w:t>
      </w:r>
      <w:r w:rsidRPr="000E6F59" w:rsidR="005854E3">
        <w:t xml:space="preserve">cooperative farms and small producers to produce biogas for cooking of animal food. </w:t>
      </w:r>
      <w:r w:rsidRPr="000E6F59" w:rsidR="00BB0194">
        <w:t xml:space="preserve">While aerobic lagoons exist </w:t>
      </w:r>
      <w:r w:rsidRPr="000E6F59">
        <w:t xml:space="preserve">for manure treatment </w:t>
      </w:r>
      <w:r w:rsidRPr="000E6F59" w:rsidR="00BB0194">
        <w:t>in some state farms, these do generally not perform as expected</w:t>
      </w:r>
      <w:r w:rsidRPr="000E6F59">
        <w:t>.</w:t>
      </w:r>
    </w:p>
    <w:p w:rsidRPr="000E6F59" w:rsidR="00BB0194" w:rsidP="005A2363" w:rsidRDefault="00BB0194" w14:paraId="457272EB" w14:textId="77777777">
      <w:pPr>
        <w:rPr>
          <w:szCs w:val="22"/>
        </w:rPr>
      </w:pPr>
    </w:p>
    <w:p w:rsidRPr="000E6F59" w:rsidR="004B2397" w:rsidP="00376EC5" w:rsidRDefault="004B2397" w14:paraId="52AF773D" w14:textId="77777777">
      <w:pPr>
        <w:pStyle w:val="Heading3"/>
        <w:rPr>
          <w:lang w:eastAsia="es-ES"/>
        </w:rPr>
      </w:pPr>
      <w:r w:rsidRPr="000E6F59">
        <w:rPr>
          <w:lang w:eastAsia="es-ES"/>
        </w:rPr>
        <w:t>Involvement of UNDP</w:t>
      </w:r>
    </w:p>
    <w:p w:rsidR="00150804" w:rsidP="004B2397" w:rsidRDefault="00150804" w14:paraId="307E4D88" w14:textId="77777777">
      <w:pPr>
        <w:rPr>
          <w:lang w:val="en-US"/>
        </w:rPr>
      </w:pPr>
      <w:r>
        <w:rPr>
          <w:lang w:eastAsia="es-ES"/>
        </w:rPr>
        <w:t xml:space="preserve">UNDP </w:t>
      </w:r>
      <w:r w:rsidR="00857AEA">
        <w:rPr>
          <w:lang w:eastAsia="es-ES"/>
        </w:rPr>
        <w:t xml:space="preserve">has </w:t>
      </w:r>
      <w:r>
        <w:rPr>
          <w:lang w:eastAsia="es-ES"/>
        </w:rPr>
        <w:t>identifie</w:t>
      </w:r>
      <w:r w:rsidR="00857AEA">
        <w:rPr>
          <w:lang w:eastAsia="es-ES"/>
        </w:rPr>
        <w:t>d</w:t>
      </w:r>
      <w:r>
        <w:rPr>
          <w:lang w:eastAsia="es-ES"/>
        </w:rPr>
        <w:t xml:space="preserve"> renewable energies and energy efficie</w:t>
      </w:r>
      <w:r w:rsidR="008C08CB">
        <w:rPr>
          <w:lang w:eastAsia="es-ES"/>
        </w:rPr>
        <w:t xml:space="preserve">ncy as a key area of the development of the Country. As such, it was </w:t>
      </w:r>
      <w:r w:rsidR="00857AEA">
        <w:rPr>
          <w:lang w:eastAsia="es-ES"/>
        </w:rPr>
        <w:t xml:space="preserve">included in </w:t>
      </w:r>
      <w:r w:rsidR="008C08CB">
        <w:rPr>
          <w:lang w:eastAsia="es-ES"/>
        </w:rPr>
        <w:t xml:space="preserve">the </w:t>
      </w:r>
      <w:r>
        <w:rPr>
          <w:lang w:eastAsia="es-ES"/>
        </w:rPr>
        <w:t xml:space="preserve">Country </w:t>
      </w:r>
      <w:r w:rsidR="008C08CB">
        <w:rPr>
          <w:lang w:eastAsia="es-ES"/>
        </w:rPr>
        <w:t>Programme Document</w:t>
      </w:r>
      <w:r>
        <w:rPr>
          <w:lang w:eastAsia="es-ES"/>
        </w:rPr>
        <w:t xml:space="preserve"> </w:t>
      </w:r>
      <w:r w:rsidR="008C08CB">
        <w:rPr>
          <w:lang w:eastAsia="es-ES"/>
        </w:rPr>
        <w:t>2008-2012 and</w:t>
      </w:r>
      <w:r w:rsidR="00B603F6">
        <w:rPr>
          <w:lang w:eastAsia="es-ES"/>
        </w:rPr>
        <w:t xml:space="preserve"> </w:t>
      </w:r>
      <w:r w:rsidR="008C08CB">
        <w:rPr>
          <w:lang w:eastAsia="es-ES"/>
        </w:rPr>
        <w:t xml:space="preserve">is </w:t>
      </w:r>
      <w:r w:rsidR="00857AEA">
        <w:rPr>
          <w:lang w:eastAsia="es-ES"/>
        </w:rPr>
        <w:t xml:space="preserve">defined </w:t>
      </w:r>
      <w:r w:rsidR="008C08CB">
        <w:rPr>
          <w:lang w:eastAsia="es-ES"/>
        </w:rPr>
        <w:t xml:space="preserve">as a stand-alone </w:t>
      </w:r>
      <w:r w:rsidR="00B603F6">
        <w:rPr>
          <w:lang w:eastAsia="es-ES"/>
        </w:rPr>
        <w:t>outcome</w:t>
      </w:r>
      <w:r w:rsidR="008C08CB">
        <w:rPr>
          <w:lang w:eastAsia="es-ES"/>
        </w:rPr>
        <w:t xml:space="preserve"> in the CPD for the </w:t>
      </w:r>
      <w:r>
        <w:rPr>
          <w:lang w:eastAsia="es-ES"/>
        </w:rPr>
        <w:t>2014-2018</w:t>
      </w:r>
      <w:r w:rsidR="008C08CB">
        <w:rPr>
          <w:lang w:eastAsia="es-ES"/>
        </w:rPr>
        <w:t xml:space="preserve"> period</w:t>
      </w:r>
      <w:r w:rsidRPr="000E6F59" w:rsidR="00F23A16">
        <w:rPr>
          <w:rStyle w:val="FootnoteReference"/>
        </w:rPr>
        <w:footnoteReference w:id="30"/>
      </w:r>
      <w:r w:rsidR="00857AEA">
        <w:t xml:space="preserve">: </w:t>
      </w:r>
      <w:r>
        <w:rPr>
          <w:lang w:eastAsia="es-ES"/>
        </w:rPr>
        <w:t>“</w:t>
      </w:r>
      <w:r>
        <w:rPr>
          <w:sz w:val="20"/>
          <w:szCs w:val="20"/>
        </w:rPr>
        <w:t>To 2018</w:t>
      </w:r>
      <w:r w:rsidR="00B603F6">
        <w:rPr>
          <w:sz w:val="20"/>
          <w:szCs w:val="20"/>
        </w:rPr>
        <w:t xml:space="preserve">- </w:t>
      </w:r>
      <w:r>
        <w:rPr>
          <w:lang w:val="en-US"/>
        </w:rPr>
        <w:t>Communities and key sectors develop and increase energy efficiency and use of renewable energy”.</w:t>
      </w:r>
    </w:p>
    <w:p w:rsidR="00150804" w:rsidP="004B2397" w:rsidRDefault="00150804" w14:paraId="7871233C" w14:textId="77777777">
      <w:pPr>
        <w:rPr>
          <w:lang w:val="en-US"/>
        </w:rPr>
      </w:pPr>
      <w:r>
        <w:rPr>
          <w:lang w:val="en-US"/>
        </w:rPr>
        <w:t xml:space="preserve">In 2011, UNDP worked with Cubaenergía in the implementation of the project “Carbono 2012” </w:t>
      </w:r>
      <w:r w:rsidR="00E852B2">
        <w:rPr>
          <w:lang w:val="en-US"/>
        </w:rPr>
        <w:t>financed</w:t>
      </w:r>
      <w:r>
        <w:rPr>
          <w:lang w:val="en-US"/>
        </w:rPr>
        <w:t xml:space="preserve"> by the Gove</w:t>
      </w:r>
      <w:r w:rsidR="00E852B2">
        <w:rPr>
          <w:lang w:val="en-US"/>
        </w:rPr>
        <w:t xml:space="preserve">rnment of Spain, with the objective of promoting adaptation and mitigation of climate change, energy and the environment. Under this </w:t>
      </w:r>
      <w:r w:rsidR="00AD1D6A">
        <w:rPr>
          <w:lang w:val="en-US"/>
        </w:rPr>
        <w:t>project</w:t>
      </w:r>
      <w:r w:rsidR="00E852B2">
        <w:rPr>
          <w:lang w:val="en-US"/>
        </w:rPr>
        <w:t xml:space="preserve"> Cubaenergía</w:t>
      </w:r>
      <w:r w:rsidR="00857AEA">
        <w:rPr>
          <w:lang w:val="en-US"/>
        </w:rPr>
        <w:t>’s</w:t>
      </w:r>
      <w:r w:rsidR="00E852B2">
        <w:rPr>
          <w:lang w:val="en-US"/>
        </w:rPr>
        <w:t xml:space="preserve"> </w:t>
      </w:r>
      <w:r w:rsidR="00B603F6">
        <w:rPr>
          <w:lang w:val="en-US"/>
        </w:rPr>
        <w:t xml:space="preserve">technical capacities </w:t>
      </w:r>
      <w:r w:rsidR="00E852B2">
        <w:rPr>
          <w:lang w:val="en-US"/>
        </w:rPr>
        <w:t>w</w:t>
      </w:r>
      <w:r w:rsidR="00B603F6">
        <w:rPr>
          <w:lang w:val="en-US"/>
        </w:rPr>
        <w:t>ere</w:t>
      </w:r>
      <w:r w:rsidR="00E852B2">
        <w:rPr>
          <w:lang w:val="en-US"/>
        </w:rPr>
        <w:t xml:space="preserve"> strengthened</w:t>
      </w:r>
      <w:r w:rsidR="008C08CB">
        <w:rPr>
          <w:lang w:val="en-US"/>
        </w:rPr>
        <w:t>,</w:t>
      </w:r>
      <w:r w:rsidR="00E852B2">
        <w:rPr>
          <w:lang w:val="en-US"/>
        </w:rPr>
        <w:t xml:space="preserve"> a</w:t>
      </w:r>
      <w:r w:rsidR="00AD1D6A">
        <w:rPr>
          <w:lang w:val="en-US"/>
        </w:rPr>
        <w:t>nd three studies identifying opportunities for small-sized CDM projects in Cuba</w:t>
      </w:r>
      <w:r w:rsidR="008C08CB">
        <w:rPr>
          <w:lang w:val="en-US"/>
        </w:rPr>
        <w:t xml:space="preserve"> were conducted</w:t>
      </w:r>
      <w:r w:rsidR="00AD1D6A">
        <w:rPr>
          <w:lang w:val="en-US"/>
        </w:rPr>
        <w:t xml:space="preserve">. </w:t>
      </w:r>
      <w:r w:rsidR="00F23A16">
        <w:rPr>
          <w:lang w:val="en-US"/>
        </w:rPr>
        <w:t>One of the</w:t>
      </w:r>
      <w:r w:rsidR="00B603F6">
        <w:rPr>
          <w:lang w:val="en-US"/>
        </w:rPr>
        <w:t>se</w:t>
      </w:r>
      <w:r w:rsidR="00F23A16">
        <w:rPr>
          <w:lang w:val="en-US"/>
        </w:rPr>
        <w:t xml:space="preserve"> studies</w:t>
      </w:r>
      <w:r w:rsidR="00AD1D6A">
        <w:rPr>
          <w:lang w:val="en-US"/>
        </w:rPr>
        <w:t xml:space="preserve"> was related to the </w:t>
      </w:r>
      <w:r w:rsidR="00B603F6">
        <w:rPr>
          <w:lang w:val="en-US"/>
        </w:rPr>
        <w:t xml:space="preserve">potential for energy </w:t>
      </w:r>
      <w:r w:rsidR="00AD1D6A">
        <w:rPr>
          <w:lang w:val="en-US"/>
        </w:rPr>
        <w:t>use of residuals from porcine and rice producing entities as well as timber producing companies</w:t>
      </w:r>
      <w:r w:rsidR="00857AEA">
        <w:rPr>
          <w:lang w:val="en-US"/>
        </w:rPr>
        <w:t xml:space="preserve">. These studies </w:t>
      </w:r>
      <w:r w:rsidR="00AD1D6A">
        <w:rPr>
          <w:lang w:val="en-US"/>
        </w:rPr>
        <w:t xml:space="preserve">generated preliminary data in terms of feasibility studies for generation of biogas </w:t>
      </w:r>
      <w:r w:rsidR="00B603F6">
        <w:rPr>
          <w:lang w:val="en-US"/>
        </w:rPr>
        <w:t>from</w:t>
      </w:r>
      <w:r w:rsidR="00AD1D6A">
        <w:rPr>
          <w:lang w:val="en-US"/>
        </w:rPr>
        <w:t xml:space="preserve"> </w:t>
      </w:r>
      <w:r w:rsidR="00857AEA">
        <w:rPr>
          <w:lang w:val="en-US"/>
        </w:rPr>
        <w:t xml:space="preserve">such </w:t>
      </w:r>
      <w:r w:rsidR="00AD1D6A">
        <w:rPr>
          <w:lang w:val="en-US"/>
        </w:rPr>
        <w:t xml:space="preserve">residuals. </w:t>
      </w:r>
    </w:p>
    <w:p w:rsidR="00AD1D6A" w:rsidP="004B2397" w:rsidRDefault="008C08CB" w14:paraId="2761A3EB" w14:textId="77777777">
      <w:pPr>
        <w:rPr>
          <w:lang w:val="en-US"/>
        </w:rPr>
      </w:pPr>
      <w:r>
        <w:rPr>
          <w:lang w:val="en-US"/>
        </w:rPr>
        <w:t>I</w:t>
      </w:r>
      <w:r w:rsidR="00AD1D6A">
        <w:rPr>
          <w:lang w:val="en-US"/>
        </w:rPr>
        <w:t xml:space="preserve">n 2012, </w:t>
      </w:r>
      <w:r w:rsidR="00F23A16">
        <w:rPr>
          <w:lang w:val="en-US"/>
        </w:rPr>
        <w:t>the EU and SDC</w:t>
      </w:r>
      <w:r>
        <w:rPr>
          <w:lang w:val="en-US"/>
        </w:rPr>
        <w:t>-</w:t>
      </w:r>
      <w:r w:rsidR="00F23A16">
        <w:rPr>
          <w:lang w:val="en-US"/>
        </w:rPr>
        <w:t xml:space="preserve">funded project </w:t>
      </w:r>
      <w:r w:rsidR="0064607D">
        <w:rPr>
          <w:lang w:val="en-US"/>
        </w:rPr>
        <w:t xml:space="preserve">“Bases Ambientales para la Sostenibilidad Alimentaria Local” </w:t>
      </w:r>
      <w:r w:rsidR="00F23A16">
        <w:rPr>
          <w:lang w:val="en-US"/>
        </w:rPr>
        <w:t xml:space="preserve">started </w:t>
      </w:r>
      <w:r>
        <w:rPr>
          <w:lang w:val="en-US"/>
        </w:rPr>
        <w:t>with t</w:t>
      </w:r>
      <w:r w:rsidR="00F23A16">
        <w:rPr>
          <w:lang w:val="en-US"/>
        </w:rPr>
        <w:t xml:space="preserve">he objective </w:t>
      </w:r>
      <w:r w:rsidR="00B603F6">
        <w:rPr>
          <w:lang w:val="en-US"/>
        </w:rPr>
        <w:t>of</w:t>
      </w:r>
      <w:r w:rsidR="00F23A16">
        <w:rPr>
          <w:lang w:val="en-US"/>
        </w:rPr>
        <w:t xml:space="preserve"> support</w:t>
      </w:r>
      <w:r w:rsidR="00B603F6">
        <w:rPr>
          <w:lang w:val="en-US"/>
        </w:rPr>
        <w:t>ing</w:t>
      </w:r>
      <w:r w:rsidR="00F23A16">
        <w:rPr>
          <w:lang w:val="en-US"/>
        </w:rPr>
        <w:t xml:space="preserve"> adaptation to climate change in the agricultural and livestock sector at the local and national level.  </w:t>
      </w:r>
      <w:r w:rsidR="00B603F6">
        <w:rPr>
          <w:lang w:val="en-US"/>
        </w:rPr>
        <w:t>Energy is one of the lines of action in this</w:t>
      </w:r>
      <w:r w:rsidR="0064607D">
        <w:rPr>
          <w:lang w:val="en-US"/>
        </w:rPr>
        <w:t xml:space="preserve"> project, which is </w:t>
      </w:r>
      <w:r w:rsidR="00B603F6">
        <w:rPr>
          <w:lang w:val="en-US"/>
        </w:rPr>
        <w:t xml:space="preserve">also </w:t>
      </w:r>
      <w:r w:rsidR="00857AEA">
        <w:rPr>
          <w:lang w:val="en-US"/>
        </w:rPr>
        <w:t xml:space="preserve">led </w:t>
      </w:r>
      <w:r w:rsidR="0064607D">
        <w:rPr>
          <w:lang w:val="en-US"/>
        </w:rPr>
        <w:t xml:space="preserve">by Cubaenergía. </w:t>
      </w:r>
      <w:r w:rsidR="00857AEA">
        <w:rPr>
          <w:lang w:val="en-US"/>
        </w:rPr>
        <w:t>T</w:t>
      </w:r>
      <w:r w:rsidR="0064607D">
        <w:rPr>
          <w:lang w:val="en-US"/>
        </w:rPr>
        <w:t xml:space="preserve">he project </w:t>
      </w:r>
      <w:r w:rsidR="00857AEA">
        <w:rPr>
          <w:lang w:val="en-US"/>
        </w:rPr>
        <w:t xml:space="preserve">supports </w:t>
      </w:r>
      <w:r w:rsidR="0064607D">
        <w:rPr>
          <w:lang w:val="en-US"/>
        </w:rPr>
        <w:t xml:space="preserve">comprehensive, closed-cycle energy analyses at the </w:t>
      </w:r>
      <w:r w:rsidR="00B603F6">
        <w:rPr>
          <w:lang w:val="en-US"/>
        </w:rPr>
        <w:t>enterprise</w:t>
      </w:r>
      <w:r w:rsidR="0064607D">
        <w:rPr>
          <w:lang w:val="en-US"/>
        </w:rPr>
        <w:t xml:space="preserve"> level and at the municipality level, in order to promote energy efficiency.</w:t>
      </w:r>
      <w:r>
        <w:rPr>
          <w:lang w:val="en-US"/>
        </w:rPr>
        <w:t xml:space="preserve"> </w:t>
      </w:r>
      <w:r w:rsidR="00857AEA">
        <w:rPr>
          <w:lang w:val="en-US"/>
        </w:rPr>
        <w:t>T</w:t>
      </w:r>
      <w:r w:rsidR="0064607D">
        <w:rPr>
          <w:lang w:val="en-US"/>
        </w:rPr>
        <w:t xml:space="preserve">he project </w:t>
      </w:r>
      <w:r w:rsidR="00857AEA">
        <w:rPr>
          <w:lang w:val="en-US"/>
        </w:rPr>
        <w:t xml:space="preserve">further </w:t>
      </w:r>
      <w:r w:rsidR="0064607D">
        <w:rPr>
          <w:lang w:val="en-US"/>
        </w:rPr>
        <w:t>promot</w:t>
      </w:r>
      <w:r w:rsidR="00857AEA">
        <w:rPr>
          <w:lang w:val="en-US"/>
        </w:rPr>
        <w:t>es</w:t>
      </w:r>
      <w:r w:rsidR="0064607D">
        <w:rPr>
          <w:lang w:val="en-US"/>
        </w:rPr>
        <w:t xml:space="preserve"> the use of residues </w:t>
      </w:r>
      <w:r w:rsidR="00754AB7">
        <w:rPr>
          <w:lang w:val="en-US"/>
        </w:rPr>
        <w:t>for</w:t>
      </w:r>
      <w:r w:rsidR="0064607D">
        <w:rPr>
          <w:lang w:val="en-US"/>
        </w:rPr>
        <w:t xml:space="preserve"> energy generation. </w:t>
      </w:r>
      <w:r w:rsidR="00417672">
        <w:rPr>
          <w:lang w:val="en-US"/>
        </w:rPr>
        <w:t xml:space="preserve">This </w:t>
      </w:r>
      <w:r w:rsidR="00857AEA">
        <w:rPr>
          <w:lang w:val="en-US"/>
        </w:rPr>
        <w:t xml:space="preserve">project </w:t>
      </w:r>
      <w:r w:rsidR="00417672">
        <w:rPr>
          <w:lang w:val="en-US"/>
        </w:rPr>
        <w:t xml:space="preserve">is </w:t>
      </w:r>
      <w:r w:rsidR="00857AEA">
        <w:rPr>
          <w:lang w:val="en-US"/>
        </w:rPr>
        <w:t xml:space="preserve">implemented in </w:t>
      </w:r>
      <w:r w:rsidR="00417672">
        <w:rPr>
          <w:lang w:val="en-US"/>
        </w:rPr>
        <w:t>three municipalities in the country (Los Palacios, Güira de Melena and Jimaguayú)</w:t>
      </w:r>
      <w:r w:rsidR="00857AEA">
        <w:rPr>
          <w:lang w:val="en-US"/>
        </w:rPr>
        <w:t>,</w:t>
      </w:r>
      <w:r w:rsidR="00417672">
        <w:rPr>
          <w:lang w:val="en-US"/>
        </w:rPr>
        <w:t xml:space="preserve"> each one of them having different characteristics in terms of primary </w:t>
      </w:r>
      <w:r w:rsidR="00754AB7">
        <w:rPr>
          <w:lang w:val="en-US"/>
        </w:rPr>
        <w:t xml:space="preserve">productive </w:t>
      </w:r>
      <w:r w:rsidR="00417672">
        <w:rPr>
          <w:lang w:val="en-US"/>
        </w:rPr>
        <w:t>activity (rice production, staple crop and grains production and milk production</w:t>
      </w:r>
      <w:r w:rsidR="00754AB7">
        <w:rPr>
          <w:lang w:val="en-US"/>
        </w:rPr>
        <w:t>,</w:t>
      </w:r>
      <w:r w:rsidR="00417672">
        <w:rPr>
          <w:lang w:val="en-US"/>
        </w:rPr>
        <w:t xml:space="preserve"> respectively)</w:t>
      </w:r>
      <w:r w:rsidR="00857AEA">
        <w:rPr>
          <w:lang w:val="en-US"/>
        </w:rPr>
        <w:t>.</w:t>
      </w:r>
    </w:p>
    <w:p w:rsidRPr="00F37AAE" w:rsidR="002D7F26" w:rsidP="004B2397" w:rsidRDefault="002D7F26" w14:paraId="67DA303B" w14:textId="77777777">
      <w:pPr>
        <w:rPr>
          <w:lang w:val="en-US" w:eastAsia="es-ES"/>
        </w:rPr>
      </w:pPr>
      <w:r w:rsidRPr="00F37AAE">
        <w:rPr>
          <w:lang w:val="en-US" w:eastAsia="es-ES"/>
        </w:rPr>
        <w:t>Since 2005, UNDP has work</w:t>
      </w:r>
      <w:r w:rsidRPr="00F37AAE" w:rsidR="00105DDA">
        <w:rPr>
          <w:lang w:val="en-US" w:eastAsia="es-ES"/>
        </w:rPr>
        <w:t>ed</w:t>
      </w:r>
      <w:r w:rsidRPr="00F37AAE">
        <w:rPr>
          <w:lang w:val="en-US" w:eastAsia="es-ES"/>
        </w:rPr>
        <w:t xml:space="preserve"> at the community level </w:t>
      </w:r>
      <w:r w:rsidR="00857AEA">
        <w:rPr>
          <w:lang w:val="en-US" w:eastAsia="es-ES"/>
        </w:rPr>
        <w:t xml:space="preserve">on </w:t>
      </w:r>
      <w:r w:rsidRPr="00F37AAE">
        <w:rPr>
          <w:lang w:val="en-US" w:eastAsia="es-ES"/>
        </w:rPr>
        <w:t xml:space="preserve">energy-related issues </w:t>
      </w:r>
      <w:r w:rsidR="00EC2B15">
        <w:rPr>
          <w:lang w:val="en-US" w:eastAsia="es-ES"/>
        </w:rPr>
        <w:t>through</w:t>
      </w:r>
      <w:r w:rsidRPr="00F37AAE">
        <w:rPr>
          <w:lang w:val="en-US" w:eastAsia="es-ES"/>
        </w:rPr>
        <w:t xml:space="preserve"> the </w:t>
      </w:r>
      <w:r w:rsidR="00857AEA">
        <w:rPr>
          <w:lang w:val="en-US" w:eastAsia="es-ES"/>
        </w:rPr>
        <w:t xml:space="preserve">GEF </w:t>
      </w:r>
      <w:r w:rsidRPr="00F37AAE">
        <w:rPr>
          <w:lang w:val="en-US" w:eastAsia="es-ES"/>
        </w:rPr>
        <w:t>Small Grants Program</w:t>
      </w:r>
      <w:r w:rsidRPr="00F37AAE" w:rsidR="00105DDA">
        <w:rPr>
          <w:lang w:val="en-US" w:eastAsia="es-ES"/>
        </w:rPr>
        <w:t>m</w:t>
      </w:r>
      <w:r w:rsidRPr="00F37AAE">
        <w:rPr>
          <w:lang w:val="en-US" w:eastAsia="es-ES"/>
        </w:rPr>
        <w:t>e</w:t>
      </w:r>
      <w:r w:rsidR="00EC2B15">
        <w:rPr>
          <w:lang w:val="en-US" w:eastAsia="es-ES"/>
        </w:rPr>
        <w:t xml:space="preserve"> (SGP)</w:t>
      </w:r>
      <w:r w:rsidRPr="00F37AAE">
        <w:rPr>
          <w:lang w:val="en-US" w:eastAsia="es-ES"/>
        </w:rPr>
        <w:t xml:space="preserve">. </w:t>
      </w:r>
      <w:r w:rsidR="00EC2B15">
        <w:rPr>
          <w:lang w:val="en-US" w:eastAsia="es-ES"/>
        </w:rPr>
        <w:t>SGP</w:t>
      </w:r>
      <w:r w:rsidR="00857AEA">
        <w:rPr>
          <w:lang w:val="en-US" w:eastAsia="es-ES"/>
        </w:rPr>
        <w:t xml:space="preserve">-funded </w:t>
      </w:r>
      <w:r w:rsidRPr="00F37AAE">
        <w:rPr>
          <w:lang w:val="en-US" w:eastAsia="es-ES"/>
        </w:rPr>
        <w:t xml:space="preserve">projects </w:t>
      </w:r>
      <w:r w:rsidR="00857AEA">
        <w:rPr>
          <w:lang w:val="en-US" w:eastAsia="es-ES"/>
        </w:rPr>
        <w:t xml:space="preserve">include </w:t>
      </w:r>
      <w:r w:rsidRPr="00F37AAE">
        <w:rPr>
          <w:lang w:val="en-US" w:eastAsia="es-ES"/>
        </w:rPr>
        <w:t xml:space="preserve">electrification of isolated </w:t>
      </w:r>
      <w:r w:rsidRPr="00F37AAE" w:rsidR="00105DDA">
        <w:rPr>
          <w:lang w:val="en-US" w:eastAsia="es-ES"/>
        </w:rPr>
        <w:t xml:space="preserve">households </w:t>
      </w:r>
      <w:r w:rsidR="00857AEA">
        <w:rPr>
          <w:lang w:val="en-US" w:eastAsia="es-ES"/>
        </w:rPr>
        <w:t xml:space="preserve">and other buildings, and </w:t>
      </w:r>
      <w:r w:rsidRPr="00F37AAE" w:rsidR="00105DDA">
        <w:rPr>
          <w:lang w:val="en-US" w:eastAsia="es-ES"/>
        </w:rPr>
        <w:t xml:space="preserve">the installation of pumping devices using sources of renewable energy. </w:t>
      </w:r>
      <w:r w:rsidR="00EC2B15">
        <w:rPr>
          <w:lang w:val="en-US" w:eastAsia="es-ES"/>
        </w:rPr>
        <w:t>The</w:t>
      </w:r>
      <w:r w:rsidRPr="00F37AAE" w:rsidR="00105DDA">
        <w:rPr>
          <w:lang w:val="en-US" w:eastAsia="es-ES"/>
        </w:rPr>
        <w:t xml:space="preserve"> SGP </w:t>
      </w:r>
      <w:r w:rsidR="00857AEA">
        <w:rPr>
          <w:lang w:val="en-US" w:eastAsia="es-ES"/>
        </w:rPr>
        <w:t xml:space="preserve">supported </w:t>
      </w:r>
      <w:r w:rsidR="00EC2B15">
        <w:rPr>
          <w:lang w:val="en-US" w:eastAsia="es-ES"/>
        </w:rPr>
        <w:t xml:space="preserve">early initiatives </w:t>
      </w:r>
      <w:r w:rsidR="00857AEA">
        <w:rPr>
          <w:lang w:val="en-US" w:eastAsia="es-ES"/>
        </w:rPr>
        <w:t xml:space="preserve">in Cuba to </w:t>
      </w:r>
      <w:r w:rsidR="00EC2B15">
        <w:rPr>
          <w:lang w:val="en-US" w:eastAsia="es-ES"/>
        </w:rPr>
        <w:t>promote the use of tubular biodigest</w:t>
      </w:r>
      <w:r w:rsidR="00857AEA">
        <w:rPr>
          <w:lang w:val="en-US" w:eastAsia="es-ES"/>
        </w:rPr>
        <w:t>e</w:t>
      </w:r>
      <w:r w:rsidR="00EC2B15">
        <w:rPr>
          <w:lang w:val="en-US" w:eastAsia="es-ES"/>
        </w:rPr>
        <w:t xml:space="preserve">rs in the country. To date, </w:t>
      </w:r>
      <w:r w:rsidRPr="00F37AAE" w:rsidR="00105DDA">
        <w:rPr>
          <w:lang w:val="en-US" w:eastAsia="es-ES"/>
        </w:rPr>
        <w:t>43 biodigestors</w:t>
      </w:r>
      <w:r w:rsidR="00857AEA">
        <w:rPr>
          <w:lang w:val="en-US" w:eastAsia="es-ES"/>
        </w:rPr>
        <w:t xml:space="preserve"> are installed</w:t>
      </w:r>
      <w:r w:rsidRPr="00F37AAE" w:rsidR="00105DDA">
        <w:rPr>
          <w:lang w:val="en-US" w:eastAsia="es-ES"/>
        </w:rPr>
        <w:t xml:space="preserve"> and </w:t>
      </w:r>
      <w:r w:rsidR="00857AEA">
        <w:rPr>
          <w:lang w:val="en-US" w:eastAsia="es-ES"/>
        </w:rPr>
        <w:t xml:space="preserve">it </w:t>
      </w:r>
      <w:r w:rsidRPr="00F37AAE" w:rsidR="00105DDA">
        <w:rPr>
          <w:lang w:val="en-US" w:eastAsia="es-ES"/>
        </w:rPr>
        <w:t xml:space="preserve">is </w:t>
      </w:r>
      <w:r w:rsidR="00857AEA">
        <w:rPr>
          <w:lang w:val="en-US" w:eastAsia="es-ES"/>
        </w:rPr>
        <w:t xml:space="preserve">planned </w:t>
      </w:r>
      <w:r w:rsidRPr="00F37AAE" w:rsidR="00105DDA">
        <w:rPr>
          <w:lang w:val="en-US" w:eastAsia="es-ES"/>
        </w:rPr>
        <w:t xml:space="preserve">to install </w:t>
      </w:r>
      <w:r w:rsidR="00857AEA">
        <w:rPr>
          <w:lang w:val="en-US" w:eastAsia="es-ES"/>
        </w:rPr>
        <w:t xml:space="preserve">another </w:t>
      </w:r>
      <w:r w:rsidRPr="00F37AAE" w:rsidR="00105DDA">
        <w:rPr>
          <w:lang w:val="en-US" w:eastAsia="es-ES"/>
        </w:rPr>
        <w:t xml:space="preserve">763 </w:t>
      </w:r>
      <w:r w:rsidR="00857AEA">
        <w:rPr>
          <w:lang w:val="en-US" w:eastAsia="es-ES"/>
        </w:rPr>
        <w:t>units</w:t>
      </w:r>
      <w:r w:rsidRPr="00F37AAE" w:rsidR="00105DDA">
        <w:rPr>
          <w:lang w:val="en-US" w:eastAsia="es-ES"/>
        </w:rPr>
        <w:t xml:space="preserve">. </w:t>
      </w:r>
      <w:r w:rsidR="00857AEA">
        <w:rPr>
          <w:lang w:val="en-US" w:eastAsia="es-ES"/>
        </w:rPr>
        <w:t>T</w:t>
      </w:r>
      <w:r w:rsidRPr="00F37AAE" w:rsidR="00105DDA">
        <w:rPr>
          <w:lang w:val="en-US" w:eastAsia="es-ES"/>
        </w:rPr>
        <w:t xml:space="preserve">he SGP </w:t>
      </w:r>
      <w:r w:rsidR="00857AEA">
        <w:rPr>
          <w:lang w:val="en-US" w:eastAsia="es-ES"/>
        </w:rPr>
        <w:t xml:space="preserve">also </w:t>
      </w:r>
      <w:r w:rsidRPr="00F37AAE" w:rsidR="00105DDA">
        <w:rPr>
          <w:lang w:val="en-US" w:eastAsia="es-ES"/>
        </w:rPr>
        <w:t xml:space="preserve">provided initial support to </w:t>
      </w:r>
      <w:r w:rsidRPr="00EC2B15" w:rsidR="00105DDA">
        <w:rPr>
          <w:i/>
          <w:lang w:val="en-US" w:eastAsia="es-ES"/>
        </w:rPr>
        <w:t>Jatropha curcas</w:t>
      </w:r>
      <w:r w:rsidRPr="00F37AAE" w:rsidR="00105DDA">
        <w:rPr>
          <w:lang w:val="en-US" w:eastAsia="es-ES"/>
        </w:rPr>
        <w:t xml:space="preserve"> plantations in Guantánamo</w:t>
      </w:r>
      <w:r w:rsidR="00857AEA">
        <w:rPr>
          <w:lang w:val="en-US" w:eastAsia="es-ES"/>
        </w:rPr>
        <w:t xml:space="preserve">,specifically to extract </w:t>
      </w:r>
      <w:r w:rsidR="00EC2B15">
        <w:rPr>
          <w:lang w:val="en-US" w:eastAsia="es-ES"/>
        </w:rPr>
        <w:t xml:space="preserve">oil from the shrubs and promote </w:t>
      </w:r>
      <w:r w:rsidR="004A0825">
        <w:rPr>
          <w:lang w:val="en-US" w:eastAsia="es-ES"/>
        </w:rPr>
        <w:t>the recovery of degraded lands.</w:t>
      </w:r>
    </w:p>
    <w:p w:rsidRPr="00EC2B15" w:rsidR="00754AB7" w:rsidRDefault="00754AB7" w14:paraId="38793AAD" w14:textId="77777777">
      <w:pPr>
        <w:pStyle w:val="Heading2"/>
        <w:rPr>
          <w:lang w:val="en-US"/>
        </w:rPr>
      </w:pPr>
    </w:p>
    <w:p w:rsidRPr="000E6F59" w:rsidR="003A0160" w:rsidRDefault="003A0160" w14:paraId="1DCCC043" w14:textId="79E150C7">
      <w:pPr>
        <w:pStyle w:val="Heading2"/>
      </w:pPr>
      <w:bookmarkStart w:name="_Toc424291795" w:id="14"/>
      <w:r w:rsidRPr="000E6F59">
        <w:t>Problem statement</w:t>
      </w:r>
      <w:bookmarkEnd w:id="14"/>
    </w:p>
    <w:p w:rsidRPr="000E6F59" w:rsidR="00264F58" w:rsidP="00830DA5" w:rsidRDefault="00264F58" w14:paraId="52F893C5" w14:textId="77777777">
      <w:pPr>
        <w:rPr>
          <w:szCs w:val="22"/>
        </w:rPr>
      </w:pPr>
      <w:r w:rsidRPr="000E6F59">
        <w:rPr>
          <w:szCs w:val="22"/>
        </w:rPr>
        <w:t xml:space="preserve">The overarching problem is Cuba’s vulnerability in terms of food and energy supply, which exists at both the national and the local level. </w:t>
      </w:r>
      <w:r w:rsidR="00C75262">
        <w:rPr>
          <w:szCs w:val="22"/>
        </w:rPr>
        <w:t>F</w:t>
      </w:r>
      <w:r w:rsidRPr="000E6F59" w:rsidR="00A422EE">
        <w:rPr>
          <w:szCs w:val="22"/>
        </w:rPr>
        <w:t xml:space="preserve">ood and fossil fuel imports make up a large share of total imports, thereby putting a large burden on the fiscal budget. Moreover, adverse environmental phenomena including desertification, salinization, and severe droughts affect the country’s natural resource base, which are aggravated by global climate change. </w:t>
      </w:r>
      <w:r w:rsidRPr="000E6F59" w:rsidR="00830DA5">
        <w:rPr>
          <w:szCs w:val="22"/>
        </w:rPr>
        <w:t>In response, the Government has identified measures to preserve natural resources, foster food production, mitigate the impact of climate change, and strengthen resilience of local communities and livelihoods</w:t>
      </w:r>
      <w:r w:rsidRPr="000E6F59" w:rsidR="007D6478">
        <w:rPr>
          <w:szCs w:val="22"/>
        </w:rPr>
        <w:t xml:space="preserve">. These measures </w:t>
      </w:r>
      <w:r w:rsidRPr="000E6F59" w:rsidR="00830DA5">
        <w:rPr>
          <w:szCs w:val="22"/>
        </w:rPr>
        <w:t>are framed into a national transformation process towards a more decentra</w:t>
      </w:r>
      <w:r w:rsidRPr="000E6F59" w:rsidR="007D6478">
        <w:rPr>
          <w:szCs w:val="22"/>
        </w:rPr>
        <w:t>lized economy and administrative structure</w:t>
      </w:r>
      <w:r w:rsidRPr="000E6F59" w:rsidR="00830DA5">
        <w:rPr>
          <w:szCs w:val="22"/>
        </w:rPr>
        <w:t>.</w:t>
      </w:r>
    </w:p>
    <w:p w:rsidRPr="000E6F59" w:rsidR="006969A5" w:rsidP="00961475" w:rsidRDefault="005D7D8B" w14:paraId="2549C6B5" w14:textId="77777777">
      <w:r w:rsidRPr="000E6F59">
        <w:t>Specifically, i</w:t>
      </w:r>
      <w:r w:rsidRPr="000E6F59" w:rsidR="00090319">
        <w:t>ncrease</w:t>
      </w:r>
      <w:r w:rsidRPr="000E6F59" w:rsidR="006969A5">
        <w:t>d</w:t>
      </w:r>
      <w:r w:rsidRPr="000E6F59" w:rsidR="00090319">
        <w:t xml:space="preserve"> </w:t>
      </w:r>
      <w:r w:rsidRPr="000E6F59" w:rsidR="006969A5">
        <w:t xml:space="preserve">food and energy production </w:t>
      </w:r>
      <w:r w:rsidR="00C75262">
        <w:t xml:space="preserve">has been declared </w:t>
      </w:r>
      <w:r w:rsidRPr="000E6F59" w:rsidR="006969A5">
        <w:t>a national priority to re</w:t>
      </w:r>
      <w:r w:rsidRPr="000E6F59">
        <w:t xml:space="preserve">duce </w:t>
      </w:r>
      <w:r w:rsidR="00C75262">
        <w:t xml:space="preserve">vulnerability, </w:t>
      </w:r>
      <w:r w:rsidRPr="000E6F59">
        <w:t>create</w:t>
      </w:r>
      <w:r w:rsidRPr="000E6F59" w:rsidR="007D6478">
        <w:t xml:space="preserve"> more resilient communities</w:t>
      </w:r>
      <w:r w:rsidR="00C75262">
        <w:t xml:space="preserve"> and contribute to improving</w:t>
      </w:r>
      <w:r w:rsidRPr="000E6F59" w:rsidR="00090319">
        <w:t xml:space="preserve"> quality of life of </w:t>
      </w:r>
      <w:r w:rsidRPr="000E6F59" w:rsidR="00FD3148">
        <w:t>the rural population</w:t>
      </w:r>
      <w:r w:rsidR="00C75262">
        <w:t xml:space="preserve"> while </w:t>
      </w:r>
      <w:r w:rsidRPr="000E6F59" w:rsidR="006969A5">
        <w:t>preserving environmental and biodiversity values</w:t>
      </w:r>
      <w:r w:rsidRPr="000E6F59" w:rsidR="00090319">
        <w:t xml:space="preserve">. </w:t>
      </w:r>
      <w:r w:rsidRPr="000E6F59" w:rsidR="007D6478">
        <w:t xml:space="preserve">One </w:t>
      </w:r>
      <w:r w:rsidRPr="000E6F59" w:rsidR="00B83D82">
        <w:t xml:space="preserve">approach </w:t>
      </w:r>
      <w:r w:rsidRPr="000E6F59" w:rsidR="007D6478">
        <w:t>towards this goal is through the concept of the agro</w:t>
      </w:r>
      <w:r w:rsidRPr="000E6F59" w:rsidR="00B83D82">
        <w:t>energy farm</w:t>
      </w:r>
      <w:r w:rsidRPr="000E6F59" w:rsidR="007D6478">
        <w:t xml:space="preserve">. </w:t>
      </w:r>
      <w:r w:rsidRPr="000E6F59" w:rsidR="00990F92">
        <w:t>The benefits of this concept are highlighted by, among others, the FAO</w:t>
      </w:r>
      <w:r w:rsidRPr="000E6F59" w:rsidR="00990F92">
        <w:rPr>
          <w:rStyle w:val="FootnoteReference"/>
          <w:szCs w:val="22"/>
        </w:rPr>
        <w:footnoteReference w:id="31"/>
      </w:r>
      <w:r w:rsidRPr="000E6F59" w:rsidR="00990F92">
        <w:t xml:space="preserve">, and </w:t>
      </w:r>
      <w:r w:rsidR="00990F92">
        <w:t xml:space="preserve">are </w:t>
      </w:r>
      <w:r w:rsidRPr="000E6F59" w:rsidR="00990F92">
        <w:t xml:space="preserve">closely studied in Cuba by EEIH and universities. </w:t>
      </w:r>
      <w:r w:rsidRPr="000E6F59" w:rsidR="007D6478">
        <w:t xml:space="preserve">The primary energy source from which to take benefit is renewable biomass. In the Cuban context biogas and biodiesel are particularly </w:t>
      </w:r>
      <w:r w:rsidRPr="000E6F59" w:rsidR="007D6478">
        <w:t xml:space="preserve">relevant. </w:t>
      </w:r>
      <w:r w:rsidRPr="000E6F59" w:rsidR="00B83D82">
        <w:t>The</w:t>
      </w:r>
      <w:r w:rsidRPr="000E6F59" w:rsidR="0030029D">
        <w:t xml:space="preserve"> </w:t>
      </w:r>
      <w:r w:rsidRPr="000E6F59" w:rsidR="007C6592">
        <w:t>SDC/</w:t>
      </w:r>
      <w:r w:rsidR="00C75262">
        <w:t>COSUDE-funded programme BIOMAS</w:t>
      </w:r>
      <w:r w:rsidRPr="000E6F59" w:rsidR="00B83D82">
        <w:t xml:space="preserve"> has yielded positive experiences with the application of this concept</w:t>
      </w:r>
      <w:r w:rsidRPr="000E6F59" w:rsidR="00B83D82">
        <w:rPr>
          <w:rStyle w:val="FootnoteReference"/>
          <w:szCs w:val="22"/>
        </w:rPr>
        <w:footnoteReference w:id="32"/>
      </w:r>
      <w:r w:rsidRPr="000E6F59" w:rsidR="00B83D82">
        <w:t xml:space="preserve">. </w:t>
      </w:r>
      <w:r w:rsidRPr="000E6F59" w:rsidR="006969A5">
        <w:t xml:space="preserve">Integrated </w:t>
      </w:r>
      <w:r w:rsidRPr="000E6F59" w:rsidR="00FD3148">
        <w:t xml:space="preserve">food </w:t>
      </w:r>
      <w:r w:rsidRPr="000E6F59" w:rsidR="006969A5">
        <w:t xml:space="preserve">and energy production </w:t>
      </w:r>
      <w:r w:rsidRPr="000E6F59" w:rsidR="00B83D82">
        <w:t xml:space="preserve">also </w:t>
      </w:r>
      <w:r w:rsidRPr="000E6F59" w:rsidR="00090319">
        <w:t xml:space="preserve">fits into the transformational process in Cuba towards a more decentralized economy, </w:t>
      </w:r>
      <w:r w:rsidRPr="000E6F59" w:rsidR="00FD3148">
        <w:t xml:space="preserve">which is </w:t>
      </w:r>
      <w:r w:rsidRPr="000E6F59" w:rsidR="00090319">
        <w:t>supported by a stronger mandate for the municipalities.</w:t>
      </w:r>
      <w:r w:rsidRPr="000E6F59" w:rsidR="00FD3148">
        <w:t xml:space="preserve"> </w:t>
      </w:r>
    </w:p>
    <w:p w:rsidR="0030195D" w:rsidP="0030195D" w:rsidRDefault="00B64DEB" w14:paraId="1A58D4F0" w14:textId="77777777">
      <w:pPr>
        <w:rPr>
          <w:szCs w:val="22"/>
        </w:rPr>
      </w:pPr>
      <w:r w:rsidRPr="000E6F59">
        <w:t>The specific problem statement can be formulated as follows: "Replication and up</w:t>
      </w:r>
      <w:r w:rsidRPr="000E6F59" w:rsidR="003F22F8">
        <w:t>-</w:t>
      </w:r>
      <w:r w:rsidRPr="000E6F59">
        <w:t>scaling of integrated food and energy production by rural f</w:t>
      </w:r>
      <w:r w:rsidR="00C75262">
        <w:t>armers in Cuba is impeded by: (i</w:t>
      </w:r>
      <w:r w:rsidRPr="000E6F59">
        <w:t xml:space="preserve">) the lack of adequate designs, materials, </w:t>
      </w:r>
      <w:r w:rsidR="00C75262">
        <w:t>and production facilities, by (ii</w:t>
      </w:r>
      <w:r w:rsidRPr="000E6F59">
        <w:t>) low levels of awareness among decision makers, and by (</w:t>
      </w:r>
      <w:r w:rsidR="00C75262">
        <w:t>iii</w:t>
      </w:r>
      <w:r w:rsidRPr="000E6F59">
        <w:t>) inadequate institutional support structures for outreach, maintenance, promotion, and finance."</w:t>
      </w:r>
      <w:r w:rsidR="00C75262">
        <w:t xml:space="preserve"> </w:t>
      </w:r>
      <w:r w:rsidRPr="000E6F59" w:rsidR="00682628">
        <w:rPr>
          <w:szCs w:val="22"/>
        </w:rPr>
        <w:t xml:space="preserve">The BIOMAS programme </w:t>
      </w:r>
      <w:r w:rsidR="00C75262">
        <w:rPr>
          <w:szCs w:val="22"/>
        </w:rPr>
        <w:t xml:space="preserve">pointed out </w:t>
      </w:r>
      <w:r w:rsidRPr="000E6F59" w:rsidR="00682628">
        <w:rPr>
          <w:szCs w:val="22"/>
        </w:rPr>
        <w:t xml:space="preserve">that a number of barriers are in place hampering the production of biogas and biodiesel plants in Cuba. </w:t>
      </w:r>
      <w:r w:rsidRPr="000E6F59" w:rsidR="005171E0">
        <w:rPr>
          <w:szCs w:val="22"/>
        </w:rPr>
        <w:t xml:space="preserve">For biogas the main barrier is the </w:t>
      </w:r>
      <w:r w:rsidRPr="000E6F59" w:rsidR="00990F92">
        <w:rPr>
          <w:szCs w:val="22"/>
        </w:rPr>
        <w:t>unavailability</w:t>
      </w:r>
      <w:r w:rsidRPr="000E6F59" w:rsidR="005171E0">
        <w:rPr>
          <w:szCs w:val="22"/>
        </w:rPr>
        <w:t xml:space="preserve"> of modern </w:t>
      </w:r>
      <w:r w:rsidRPr="000E6F59" w:rsidR="00990F92">
        <w:rPr>
          <w:szCs w:val="22"/>
        </w:rPr>
        <w:t>materials</w:t>
      </w:r>
      <w:r w:rsidRPr="000E6F59" w:rsidR="005171E0">
        <w:rPr>
          <w:szCs w:val="22"/>
        </w:rPr>
        <w:t xml:space="preserve"> in the market, including </w:t>
      </w:r>
      <w:r w:rsidRPr="000E6F59" w:rsidR="00682628">
        <w:rPr>
          <w:szCs w:val="22"/>
        </w:rPr>
        <w:t xml:space="preserve">plastic liner for </w:t>
      </w:r>
      <w:r w:rsidR="00C354C6">
        <w:rPr>
          <w:szCs w:val="22"/>
        </w:rPr>
        <w:t>biodigester</w:t>
      </w:r>
      <w:r w:rsidRPr="000E6F59" w:rsidR="00682628">
        <w:rPr>
          <w:szCs w:val="22"/>
        </w:rPr>
        <w:t>s (so-called "geomembrane")</w:t>
      </w:r>
      <w:r w:rsidRPr="000E6F59" w:rsidR="005171E0">
        <w:rPr>
          <w:szCs w:val="22"/>
        </w:rPr>
        <w:t>. The national industry</w:t>
      </w:r>
      <w:r w:rsidRPr="000E6F59" w:rsidR="00682628">
        <w:rPr>
          <w:szCs w:val="22"/>
        </w:rPr>
        <w:t xml:space="preserve"> would need investment in production lines </w:t>
      </w:r>
      <w:r w:rsidRPr="000E6F59" w:rsidR="005171E0">
        <w:rPr>
          <w:szCs w:val="22"/>
        </w:rPr>
        <w:t>(equipment) to produce such materials</w:t>
      </w:r>
      <w:r w:rsidRPr="000E6F59" w:rsidR="00682628">
        <w:rPr>
          <w:szCs w:val="22"/>
        </w:rPr>
        <w:t xml:space="preserve">, as well as </w:t>
      </w:r>
      <w:r w:rsidRPr="000E6F59" w:rsidR="005171E0">
        <w:rPr>
          <w:szCs w:val="22"/>
        </w:rPr>
        <w:t xml:space="preserve">the corresponding know-how, and technical </w:t>
      </w:r>
      <w:r w:rsidRPr="000E6F59" w:rsidR="00682628">
        <w:rPr>
          <w:szCs w:val="22"/>
        </w:rPr>
        <w:t>assistance for optimization and quality assurance</w:t>
      </w:r>
      <w:r w:rsidRPr="000E6F59" w:rsidR="005171E0">
        <w:rPr>
          <w:rStyle w:val="FootnoteReference"/>
          <w:szCs w:val="22"/>
        </w:rPr>
        <w:footnoteReference w:id="33"/>
      </w:r>
      <w:r w:rsidRPr="000E6F59" w:rsidR="00682628">
        <w:rPr>
          <w:szCs w:val="22"/>
        </w:rPr>
        <w:t xml:space="preserve">. </w:t>
      </w:r>
      <w:r w:rsidRPr="000E6F59" w:rsidR="007E072B">
        <w:rPr>
          <w:szCs w:val="22"/>
        </w:rPr>
        <w:t>With respect to b</w:t>
      </w:r>
      <w:r w:rsidRPr="000E6F59" w:rsidR="00682628">
        <w:rPr>
          <w:szCs w:val="22"/>
        </w:rPr>
        <w:t xml:space="preserve">iodiesel </w:t>
      </w:r>
      <w:r w:rsidRPr="000E6F59" w:rsidR="007E072B">
        <w:rPr>
          <w:szCs w:val="22"/>
        </w:rPr>
        <w:t xml:space="preserve">technology, designs and </w:t>
      </w:r>
      <w:r w:rsidRPr="000E6F59" w:rsidR="00682628">
        <w:rPr>
          <w:szCs w:val="22"/>
        </w:rPr>
        <w:t>would need to be down-scaled for farm</w:t>
      </w:r>
      <w:r w:rsidR="00C75262">
        <w:rPr>
          <w:szCs w:val="22"/>
        </w:rPr>
        <w:t xml:space="preserve"> and community </w:t>
      </w:r>
      <w:r w:rsidRPr="000E6F59" w:rsidR="00682628">
        <w:rPr>
          <w:szCs w:val="22"/>
        </w:rPr>
        <w:t>use</w:t>
      </w:r>
      <w:r w:rsidRPr="000E6F59" w:rsidR="008021AC">
        <w:rPr>
          <w:rStyle w:val="FootnoteReference"/>
          <w:szCs w:val="22"/>
        </w:rPr>
        <w:footnoteReference w:id="34"/>
      </w:r>
      <w:r w:rsidRPr="000E6F59" w:rsidR="00682628">
        <w:rPr>
          <w:szCs w:val="22"/>
        </w:rPr>
        <w:t xml:space="preserve">, tested and </w:t>
      </w:r>
      <w:r w:rsidRPr="000E6F59" w:rsidR="008534DA">
        <w:rPr>
          <w:szCs w:val="22"/>
        </w:rPr>
        <w:t>transferred</w:t>
      </w:r>
      <w:r w:rsidRPr="000E6F59" w:rsidR="00682628">
        <w:rPr>
          <w:szCs w:val="22"/>
        </w:rPr>
        <w:t xml:space="preserve"> to national metal-mechanic industries</w:t>
      </w:r>
      <w:r w:rsidRPr="000E6F59" w:rsidR="008021AC">
        <w:rPr>
          <w:szCs w:val="22"/>
        </w:rPr>
        <w:t xml:space="preserve">. Access for manufacturers to imported raw materials and equipment relies on Government authorization to allocate currency reserves, which </w:t>
      </w:r>
      <w:r w:rsidRPr="000E6F59" w:rsidR="001D6D28">
        <w:rPr>
          <w:szCs w:val="22"/>
        </w:rPr>
        <w:t xml:space="preserve">highlights </w:t>
      </w:r>
      <w:r w:rsidRPr="000E6F59" w:rsidR="008021AC">
        <w:rPr>
          <w:szCs w:val="22"/>
        </w:rPr>
        <w:t xml:space="preserve">the importance </w:t>
      </w:r>
      <w:r w:rsidRPr="000E6F59" w:rsidR="001D6D28">
        <w:rPr>
          <w:szCs w:val="22"/>
        </w:rPr>
        <w:t xml:space="preserve">to create </w:t>
      </w:r>
      <w:r w:rsidRPr="000E6F59" w:rsidR="008021AC">
        <w:rPr>
          <w:szCs w:val="22"/>
        </w:rPr>
        <w:t xml:space="preserve">awareness at </w:t>
      </w:r>
      <w:r w:rsidRPr="000E6F59" w:rsidR="001D6D28">
        <w:rPr>
          <w:szCs w:val="22"/>
        </w:rPr>
        <w:t xml:space="preserve">the decision-making level. </w:t>
      </w:r>
      <w:r w:rsidRPr="000E6F59" w:rsidR="00855845">
        <w:rPr>
          <w:szCs w:val="22"/>
        </w:rPr>
        <w:t>There is limited knowledge and understanding among policy makers. This can be addressed by demonstration of successful agro-energy farms and providing information and tools for decision-making, to policy makers.</w:t>
      </w:r>
      <w:r w:rsidR="00855845">
        <w:rPr>
          <w:szCs w:val="22"/>
        </w:rPr>
        <w:t xml:space="preserve"> </w:t>
      </w:r>
      <w:r w:rsidRPr="000E6F59" w:rsidR="001D6D28">
        <w:rPr>
          <w:szCs w:val="22"/>
        </w:rPr>
        <w:t xml:space="preserve">This also applies to the </w:t>
      </w:r>
      <w:r w:rsidRPr="000E6F59" w:rsidR="00682628">
        <w:rPr>
          <w:szCs w:val="22"/>
        </w:rPr>
        <w:t xml:space="preserve">lack of </w:t>
      </w:r>
      <w:r w:rsidRPr="000E6F59" w:rsidR="001D6D28">
        <w:rPr>
          <w:szCs w:val="22"/>
        </w:rPr>
        <w:t xml:space="preserve">available </w:t>
      </w:r>
      <w:r w:rsidRPr="000E6F59" w:rsidR="00682628">
        <w:rPr>
          <w:szCs w:val="22"/>
        </w:rPr>
        <w:t>appliances for biogas</w:t>
      </w:r>
      <w:r w:rsidRPr="000E6F59" w:rsidR="001D6D28">
        <w:rPr>
          <w:szCs w:val="22"/>
        </w:rPr>
        <w:t xml:space="preserve"> usage</w:t>
      </w:r>
      <w:r w:rsidRPr="000E6F59" w:rsidR="00682628">
        <w:rPr>
          <w:szCs w:val="22"/>
        </w:rPr>
        <w:t>, including adapted burners, gas lights, and absorption refrigerators</w:t>
      </w:r>
      <w:r w:rsidRPr="000E6F59" w:rsidR="001D6D28">
        <w:rPr>
          <w:rStyle w:val="FootnoteReference"/>
          <w:szCs w:val="22"/>
        </w:rPr>
        <w:footnoteReference w:id="35"/>
      </w:r>
      <w:r w:rsidRPr="000E6F59" w:rsidR="00682628">
        <w:rPr>
          <w:szCs w:val="22"/>
        </w:rPr>
        <w:t>.</w:t>
      </w:r>
      <w:r w:rsidRPr="000E6F59" w:rsidR="000960ED">
        <w:rPr>
          <w:szCs w:val="22"/>
        </w:rPr>
        <w:t xml:space="preserve"> </w:t>
      </w:r>
    </w:p>
    <w:p w:rsidRPr="000E6F59" w:rsidR="00E516E7" w:rsidP="0030195D" w:rsidRDefault="00E145D5" w14:paraId="5CEDC417" w14:textId="77777777">
      <w:pPr>
        <w:rPr>
          <w:szCs w:val="22"/>
        </w:rPr>
      </w:pPr>
      <w:r w:rsidRPr="000E6F59">
        <w:rPr>
          <w:szCs w:val="22"/>
        </w:rPr>
        <w:t>T</w:t>
      </w:r>
      <w:r w:rsidRPr="000E6F59" w:rsidR="000960ED">
        <w:rPr>
          <w:szCs w:val="22"/>
        </w:rPr>
        <w:t xml:space="preserve">he baseline programme does not address </w:t>
      </w:r>
      <w:r w:rsidRPr="000E6F59" w:rsidR="00E06B59">
        <w:rPr>
          <w:szCs w:val="22"/>
        </w:rPr>
        <w:t>institution building for outreach, technical support, knowledge management, and promotion</w:t>
      </w:r>
      <w:r w:rsidRPr="000E6F59" w:rsidR="000960ED">
        <w:rPr>
          <w:szCs w:val="22"/>
        </w:rPr>
        <w:t xml:space="preserve">. Moreover, there is a void to be bridged between </w:t>
      </w:r>
      <w:r w:rsidRPr="000E6F59" w:rsidR="008F49AB">
        <w:rPr>
          <w:szCs w:val="22"/>
        </w:rPr>
        <w:t>the existing institution</w:t>
      </w:r>
      <w:r w:rsidR="00855845">
        <w:rPr>
          <w:szCs w:val="22"/>
        </w:rPr>
        <w:t>al</w:t>
      </w:r>
      <w:r w:rsidRPr="000E6F59" w:rsidR="008F49AB">
        <w:rPr>
          <w:szCs w:val="22"/>
        </w:rPr>
        <w:t xml:space="preserve"> framework </w:t>
      </w:r>
      <w:r w:rsidRPr="000E6F59" w:rsidR="000960ED">
        <w:rPr>
          <w:szCs w:val="22"/>
        </w:rPr>
        <w:t>and local energy development.</w:t>
      </w:r>
      <w:r w:rsidRPr="000E6F59" w:rsidR="000D4807">
        <w:rPr>
          <w:szCs w:val="22"/>
        </w:rPr>
        <w:t xml:space="preserve"> </w:t>
      </w:r>
      <w:r w:rsidRPr="000E6F59" w:rsidR="008F49AB">
        <w:rPr>
          <w:szCs w:val="22"/>
        </w:rPr>
        <w:t xml:space="preserve">The </w:t>
      </w:r>
      <w:r w:rsidR="00855845">
        <w:rPr>
          <w:szCs w:val="22"/>
        </w:rPr>
        <w:t xml:space="preserve">recent </w:t>
      </w:r>
      <w:r w:rsidRPr="000E6F59" w:rsidR="008F49AB">
        <w:rPr>
          <w:szCs w:val="22"/>
        </w:rPr>
        <w:t xml:space="preserve">creation of </w:t>
      </w:r>
      <w:r w:rsidR="00855845">
        <w:rPr>
          <w:szCs w:val="22"/>
        </w:rPr>
        <w:t xml:space="preserve">the </w:t>
      </w:r>
      <w:r w:rsidRPr="000E6F59" w:rsidR="008F49AB">
        <w:rPr>
          <w:szCs w:val="22"/>
        </w:rPr>
        <w:t>Ministry of Energy</w:t>
      </w:r>
      <w:r w:rsidRPr="000E6F59" w:rsidR="0067600E">
        <w:rPr>
          <w:szCs w:val="22"/>
        </w:rPr>
        <w:t xml:space="preserve"> and Mines </w:t>
      </w:r>
      <w:r w:rsidR="00855845">
        <w:rPr>
          <w:szCs w:val="22"/>
        </w:rPr>
        <w:t xml:space="preserve">(MINEM) </w:t>
      </w:r>
      <w:r w:rsidRPr="000E6F59" w:rsidR="008F49AB">
        <w:rPr>
          <w:szCs w:val="22"/>
        </w:rPr>
        <w:t xml:space="preserve">is a first, important, measure taken by the Government to improve sector governance. </w:t>
      </w:r>
      <w:r w:rsidR="00855845">
        <w:rPr>
          <w:szCs w:val="22"/>
        </w:rPr>
        <w:t xml:space="preserve">Meanwhile, </w:t>
      </w:r>
      <w:r w:rsidRPr="000E6F59" w:rsidR="00E06B59">
        <w:rPr>
          <w:szCs w:val="22"/>
        </w:rPr>
        <w:t>EEIH and Cuba</w:t>
      </w:r>
      <w:r w:rsidRPr="000E6F59" w:rsidR="007B16F3">
        <w:rPr>
          <w:szCs w:val="22"/>
        </w:rPr>
        <w:t>e</w:t>
      </w:r>
      <w:r w:rsidRPr="000E6F59">
        <w:rPr>
          <w:szCs w:val="22"/>
        </w:rPr>
        <w:t>nergí</w:t>
      </w:r>
      <w:r w:rsidRPr="000E6F59" w:rsidR="00E06B59">
        <w:rPr>
          <w:szCs w:val="22"/>
        </w:rPr>
        <w:t>a have taken the lead</w:t>
      </w:r>
      <w:r w:rsidRPr="000E6F59" w:rsidR="00E516E7">
        <w:rPr>
          <w:szCs w:val="22"/>
        </w:rPr>
        <w:t xml:space="preserve"> to support </w:t>
      </w:r>
      <w:r w:rsidR="00855845">
        <w:rPr>
          <w:szCs w:val="22"/>
        </w:rPr>
        <w:t>the introduction of the agroenergy concept at the lowest level (</w:t>
      </w:r>
      <w:r w:rsidRPr="000E6F59" w:rsidR="00E516E7">
        <w:rPr>
          <w:szCs w:val="22"/>
        </w:rPr>
        <w:t>farmers</w:t>
      </w:r>
      <w:r w:rsidR="00855845">
        <w:rPr>
          <w:szCs w:val="22"/>
        </w:rPr>
        <w:t>)</w:t>
      </w:r>
      <w:r w:rsidRPr="000E6F59" w:rsidR="008F49AB">
        <w:rPr>
          <w:rStyle w:val="FootnoteReference"/>
          <w:szCs w:val="22"/>
        </w:rPr>
        <w:footnoteReference w:id="36"/>
      </w:r>
      <w:r w:rsidRPr="000E6F59" w:rsidR="00E06B59">
        <w:rPr>
          <w:szCs w:val="22"/>
        </w:rPr>
        <w:t xml:space="preserve">. </w:t>
      </w:r>
      <w:r w:rsidRPr="000E6F59" w:rsidR="00E516E7">
        <w:rPr>
          <w:szCs w:val="22"/>
        </w:rPr>
        <w:t xml:space="preserve">Within this context, an increased supportive role for the municipalities is envisaged, in line with </w:t>
      </w:r>
      <w:r w:rsidRPr="000E6F59">
        <w:rPr>
          <w:szCs w:val="22"/>
        </w:rPr>
        <w:t xml:space="preserve">their </w:t>
      </w:r>
      <w:r w:rsidRPr="000E6F59" w:rsidR="00E516E7">
        <w:rPr>
          <w:szCs w:val="22"/>
        </w:rPr>
        <w:t>strengthened mandate.</w:t>
      </w:r>
    </w:p>
    <w:p w:rsidRPr="000E6F59" w:rsidR="007B0C42" w:rsidRDefault="007B0C42" w14:paraId="28889C72" w14:textId="77777777">
      <w:pPr>
        <w:rPr>
          <w:szCs w:val="22"/>
        </w:rPr>
      </w:pPr>
    </w:p>
    <w:p w:rsidRPr="000E6F59" w:rsidR="003A0160" w:rsidRDefault="003A0160" w14:paraId="1BE67F15" w14:textId="18071FC0">
      <w:pPr>
        <w:pStyle w:val="Heading2"/>
      </w:pPr>
      <w:bookmarkStart w:name="_Toc424291796" w:id="15"/>
      <w:r w:rsidRPr="000E6F59">
        <w:t>Baseline project</w:t>
      </w:r>
      <w:bookmarkEnd w:id="15"/>
    </w:p>
    <w:p w:rsidR="00943431" w:rsidP="00B459FC" w:rsidRDefault="00943431" w14:paraId="74A60EE9" w14:textId="77777777">
      <w:pPr>
        <w:rPr>
          <w:szCs w:val="22"/>
        </w:rPr>
      </w:pPr>
      <w:r w:rsidRPr="00943431">
        <w:rPr>
          <w:szCs w:val="22"/>
        </w:rPr>
        <w:t>The baseline project consists of decentralized initiatives to support food production by small and medium-scale private farmers and make a start with local bioenergy production, specifically biogas and biodiesel. These initiatives are sustained with financial and institutional support from international donor organizations, and from national sector institutions. Simultaneous to increasing local agricultural output, an effort is made to make production chains more sustainable and to revert soil degradation processes. While encouraged by the national Government, it must be noted that these initiatives operate locally. Field experiences and consolidated knowledge and information on bioenergy production technologies, and their application in the context of Cuba, is needed. Once available, the central Government can benefit from this knowledge to devise supportive technology transfer and development policy instruments.</w:t>
      </w:r>
    </w:p>
    <w:p w:rsidRPr="000E6F59" w:rsidR="005D7D8B" w:rsidP="00B459FC" w:rsidRDefault="00B459FC" w14:paraId="2196E906" w14:textId="77777777">
      <w:pPr>
        <w:rPr>
          <w:szCs w:val="22"/>
        </w:rPr>
      </w:pPr>
      <w:r w:rsidRPr="000E6F59">
        <w:rPr>
          <w:szCs w:val="22"/>
        </w:rPr>
        <w:t xml:space="preserve">The baseline project is </w:t>
      </w:r>
      <w:r w:rsidR="00943431">
        <w:rPr>
          <w:szCs w:val="22"/>
        </w:rPr>
        <w:t xml:space="preserve">led </w:t>
      </w:r>
      <w:r w:rsidRPr="000E6F59">
        <w:rPr>
          <w:szCs w:val="22"/>
        </w:rPr>
        <w:t>by the “</w:t>
      </w:r>
      <w:r w:rsidRPr="000E6F59" w:rsidR="00990F92">
        <w:rPr>
          <w:szCs w:val="22"/>
        </w:rPr>
        <w:t>Centre</w:t>
      </w:r>
      <w:r w:rsidRPr="000E6F59">
        <w:rPr>
          <w:szCs w:val="22"/>
        </w:rPr>
        <w:t xml:space="preserve"> for Information and Energy Development – Cubaenergía” and the </w:t>
      </w:r>
      <w:r w:rsidRPr="000E6F59" w:rsidR="0067600E">
        <w:rPr>
          <w:szCs w:val="22"/>
        </w:rPr>
        <w:t xml:space="preserve">agricultural </w:t>
      </w:r>
      <w:r w:rsidRPr="000E6F59">
        <w:rPr>
          <w:szCs w:val="22"/>
        </w:rPr>
        <w:t xml:space="preserve">research institute “Estación Experimental Indio Hatuey - EEIH”. Cubaenergía is a unit within the Ministry for Science, Technology and Environment (CITMA) and acts as a knowledge </w:t>
      </w:r>
      <w:r w:rsidRPr="000E6F59" w:rsidR="00990F92">
        <w:rPr>
          <w:szCs w:val="22"/>
        </w:rPr>
        <w:t>centre</w:t>
      </w:r>
      <w:r w:rsidRPr="000E6F59">
        <w:rPr>
          <w:szCs w:val="22"/>
        </w:rPr>
        <w:t xml:space="preserve"> for the Government. EEIH is a renowned </w:t>
      </w:r>
      <w:r w:rsidRPr="000E6F59" w:rsidR="0067600E">
        <w:rPr>
          <w:sz w:val="20"/>
          <w:szCs w:val="20"/>
        </w:rPr>
        <w:t>agricultural research and development centre</w:t>
      </w:r>
      <w:r w:rsidRPr="000E6F59" w:rsidDel="0067600E" w:rsidR="0067600E">
        <w:rPr>
          <w:szCs w:val="22"/>
        </w:rPr>
        <w:t xml:space="preserve"> </w:t>
      </w:r>
      <w:r w:rsidRPr="000E6F59">
        <w:rPr>
          <w:szCs w:val="22"/>
        </w:rPr>
        <w:t xml:space="preserve">ascribed to the Ministry of Higher Education (MES). Both institutes work closely with international donor agencies, specifically the </w:t>
      </w:r>
      <w:r w:rsidR="004D0081">
        <w:rPr>
          <w:szCs w:val="22"/>
        </w:rPr>
        <w:t xml:space="preserve">Delegation of the </w:t>
      </w:r>
      <w:r w:rsidRPr="000E6F59">
        <w:rPr>
          <w:szCs w:val="22"/>
        </w:rPr>
        <w:t xml:space="preserve">European Union </w:t>
      </w:r>
      <w:r w:rsidR="004D0081">
        <w:rPr>
          <w:szCs w:val="22"/>
        </w:rPr>
        <w:t>in Cuba</w:t>
      </w:r>
      <w:r w:rsidRPr="000E6F59">
        <w:rPr>
          <w:szCs w:val="22"/>
        </w:rPr>
        <w:t xml:space="preserve">, </w:t>
      </w:r>
      <w:r w:rsidR="00C80B75">
        <w:rPr>
          <w:szCs w:val="22"/>
        </w:rPr>
        <w:t xml:space="preserve">the </w:t>
      </w:r>
      <w:r w:rsidRPr="000E6F59">
        <w:rPr>
          <w:szCs w:val="22"/>
        </w:rPr>
        <w:t xml:space="preserve">Swiss-based </w:t>
      </w:r>
      <w:r w:rsidR="00C80B75">
        <w:rPr>
          <w:szCs w:val="22"/>
        </w:rPr>
        <w:t xml:space="preserve">agency </w:t>
      </w:r>
      <w:r w:rsidR="00943431">
        <w:rPr>
          <w:szCs w:val="22"/>
        </w:rPr>
        <w:t>SDC/</w:t>
      </w:r>
      <w:r w:rsidRPr="000E6F59">
        <w:rPr>
          <w:szCs w:val="22"/>
        </w:rPr>
        <w:t>COSUDE</w:t>
      </w:r>
      <w:r w:rsidRPr="000E6F59" w:rsidR="00B706F8">
        <w:rPr>
          <w:rStyle w:val="FootnoteReference"/>
          <w:szCs w:val="22"/>
        </w:rPr>
        <w:footnoteReference w:id="37"/>
      </w:r>
      <w:r w:rsidRPr="000E6F59">
        <w:rPr>
          <w:szCs w:val="22"/>
        </w:rPr>
        <w:t xml:space="preserve"> and UNDP, in a number of projects targeting energy and food supply technologies by the rural sector</w:t>
      </w:r>
      <w:r w:rsidRPr="000E6F59">
        <w:rPr>
          <w:rStyle w:val="FootnoteReference"/>
          <w:szCs w:val="22"/>
        </w:rPr>
        <w:footnoteReference w:id="38"/>
      </w:r>
      <w:r w:rsidR="00C80B75">
        <w:rPr>
          <w:szCs w:val="22"/>
        </w:rPr>
        <w:t xml:space="preserve">. </w:t>
      </w:r>
    </w:p>
    <w:p w:rsidR="003351C2" w:rsidP="00B459FC" w:rsidRDefault="00B459FC" w14:paraId="35763FB5" w14:textId="77777777">
      <w:pPr>
        <w:rPr>
          <w:szCs w:val="22"/>
        </w:rPr>
      </w:pPr>
      <w:r w:rsidRPr="000E6F59">
        <w:rPr>
          <w:szCs w:val="22"/>
        </w:rPr>
        <w:t xml:space="preserve">Within the framework of the BIOMAS I project, implemented by EEIH and financed by </w:t>
      </w:r>
      <w:r w:rsidR="00943431">
        <w:rPr>
          <w:szCs w:val="22"/>
        </w:rPr>
        <w:t>SDC/</w:t>
      </w:r>
      <w:r w:rsidRPr="000E6F59">
        <w:rPr>
          <w:szCs w:val="22"/>
        </w:rPr>
        <w:t xml:space="preserve">COSUDE, a </w:t>
      </w:r>
      <w:r w:rsidRPr="000E6F59">
        <w:rPr>
          <w:i/>
          <w:szCs w:val="22"/>
        </w:rPr>
        <w:t xml:space="preserve">Jatropha </w:t>
      </w:r>
      <w:r w:rsidRPr="000E6F59" w:rsidR="0067600E">
        <w:rPr>
          <w:i/>
          <w:szCs w:val="22"/>
        </w:rPr>
        <w:t>c</w:t>
      </w:r>
      <w:r w:rsidRPr="000E6F59">
        <w:rPr>
          <w:i/>
          <w:szCs w:val="22"/>
        </w:rPr>
        <w:t>urcas</w:t>
      </w:r>
      <w:r w:rsidRPr="000E6F59">
        <w:rPr>
          <w:szCs w:val="22"/>
        </w:rPr>
        <w:t xml:space="preserve"> plantation combined with food crops is being developed near Guantanamo, in the eastern part of the island. </w:t>
      </w:r>
      <w:r w:rsidRPr="000E6F59" w:rsidR="007E072B">
        <w:rPr>
          <w:szCs w:val="22"/>
        </w:rPr>
        <w:t xml:space="preserve">This experience is presently being replicated in a second area. </w:t>
      </w:r>
      <w:r w:rsidRPr="000E6F59">
        <w:rPr>
          <w:szCs w:val="22"/>
        </w:rPr>
        <w:t>The</w:t>
      </w:r>
      <w:r w:rsidRPr="000E6F59" w:rsidR="005D7D8B">
        <w:rPr>
          <w:szCs w:val="22"/>
        </w:rPr>
        <w:t xml:space="preserve"> </w:t>
      </w:r>
      <w:r w:rsidR="003351C2">
        <w:rPr>
          <w:szCs w:val="22"/>
        </w:rPr>
        <w:t xml:space="preserve">experiences </w:t>
      </w:r>
      <w:r w:rsidRPr="000E6F59" w:rsidR="005D7D8B">
        <w:rPr>
          <w:szCs w:val="22"/>
        </w:rPr>
        <w:t>from BIOMAS-</w:t>
      </w:r>
      <w:r w:rsidRPr="000E6F59">
        <w:rPr>
          <w:szCs w:val="22"/>
        </w:rPr>
        <w:t xml:space="preserve">I </w:t>
      </w:r>
      <w:r w:rsidR="003351C2">
        <w:rPr>
          <w:szCs w:val="22"/>
        </w:rPr>
        <w:t xml:space="preserve">confirm </w:t>
      </w:r>
      <w:r w:rsidRPr="000E6F59">
        <w:rPr>
          <w:szCs w:val="22"/>
        </w:rPr>
        <w:t>that</w:t>
      </w:r>
      <w:r w:rsidR="003351C2">
        <w:rPr>
          <w:szCs w:val="22"/>
        </w:rPr>
        <w:t xml:space="preserve"> </w:t>
      </w:r>
      <w:r w:rsidRPr="000E6F59">
        <w:rPr>
          <w:szCs w:val="22"/>
        </w:rPr>
        <w:t xml:space="preserve">local energy supply effectively increases food production; and </w:t>
      </w:r>
      <w:r w:rsidR="003351C2">
        <w:rPr>
          <w:szCs w:val="22"/>
        </w:rPr>
        <w:t xml:space="preserve">that </w:t>
      </w:r>
      <w:r w:rsidRPr="000E6F59">
        <w:rPr>
          <w:szCs w:val="22"/>
        </w:rPr>
        <w:t>the integrated, local production of food and energy enhances the economic and environmental feasibility of agricultural production chains. These positive impacts induced COSUDE to prepare a second phase</w:t>
      </w:r>
      <w:r w:rsidRPr="000E6F59" w:rsidR="005D7D8B">
        <w:rPr>
          <w:szCs w:val="22"/>
        </w:rPr>
        <w:t xml:space="preserve">. </w:t>
      </w:r>
    </w:p>
    <w:p w:rsidR="00943431" w:rsidP="00B459FC" w:rsidRDefault="005D7D8B" w14:paraId="1476C2E5" w14:textId="77777777">
      <w:pPr>
        <w:rPr>
          <w:szCs w:val="22"/>
        </w:rPr>
      </w:pPr>
      <w:r w:rsidRPr="000E6F59">
        <w:rPr>
          <w:szCs w:val="22"/>
        </w:rPr>
        <w:t>The BIOMAS-</w:t>
      </w:r>
      <w:r w:rsidRPr="000E6F59" w:rsidR="00B459FC">
        <w:rPr>
          <w:szCs w:val="22"/>
        </w:rPr>
        <w:t>II project</w:t>
      </w:r>
      <w:r w:rsidRPr="000E6F59" w:rsidR="00B459FC">
        <w:rPr>
          <w:rStyle w:val="FootnoteReference"/>
          <w:szCs w:val="22"/>
        </w:rPr>
        <w:footnoteReference w:id="39"/>
      </w:r>
      <w:r w:rsidRPr="000E6F59" w:rsidR="00B459FC">
        <w:rPr>
          <w:szCs w:val="22"/>
        </w:rPr>
        <w:t xml:space="preserve"> aims at transforming the pilot experiences from Phase I into municipal development strategies for integrated food and energy prod</w:t>
      </w:r>
      <w:r w:rsidR="003351C2">
        <w:rPr>
          <w:szCs w:val="22"/>
        </w:rPr>
        <w:t>uction</w:t>
      </w:r>
      <w:r w:rsidRPr="000E6F59" w:rsidR="00B459FC">
        <w:rPr>
          <w:szCs w:val="22"/>
        </w:rPr>
        <w:t xml:space="preserve"> and to establish direct link</w:t>
      </w:r>
      <w:r w:rsidR="003351C2">
        <w:rPr>
          <w:szCs w:val="22"/>
        </w:rPr>
        <w:t>s</w:t>
      </w:r>
      <w:r w:rsidRPr="000E6F59" w:rsidR="00B459FC">
        <w:rPr>
          <w:szCs w:val="22"/>
        </w:rPr>
        <w:t xml:space="preserve"> with national energy policy. </w:t>
      </w:r>
      <w:r w:rsidRPr="000E6F59">
        <w:rPr>
          <w:szCs w:val="22"/>
        </w:rPr>
        <w:t xml:space="preserve">This </w:t>
      </w:r>
      <w:r w:rsidRPr="000E6F59" w:rsidR="00B459FC">
        <w:rPr>
          <w:szCs w:val="22"/>
        </w:rPr>
        <w:t xml:space="preserve">project </w:t>
      </w:r>
      <w:r w:rsidRPr="000E6F59">
        <w:rPr>
          <w:szCs w:val="22"/>
        </w:rPr>
        <w:t xml:space="preserve">is also </w:t>
      </w:r>
      <w:r w:rsidRPr="000E6F59" w:rsidR="00B459FC">
        <w:rPr>
          <w:szCs w:val="22"/>
        </w:rPr>
        <w:t>implemented by EEIH in coordination with partner institutions in</w:t>
      </w:r>
      <w:r w:rsidRPr="000E6F59" w:rsidR="0067600E">
        <w:rPr>
          <w:szCs w:val="22"/>
        </w:rPr>
        <w:t xml:space="preserve"> six</w:t>
      </w:r>
      <w:r w:rsidRPr="000E6F59" w:rsidR="00B459FC">
        <w:rPr>
          <w:szCs w:val="22"/>
        </w:rPr>
        <w:t xml:space="preserve"> </w:t>
      </w:r>
      <w:r w:rsidRPr="000E6F59" w:rsidR="0067600E">
        <w:rPr>
          <w:szCs w:val="22"/>
        </w:rPr>
        <w:t>(</w:t>
      </w:r>
      <w:r w:rsidRPr="000E6F59" w:rsidR="00B459FC">
        <w:rPr>
          <w:szCs w:val="22"/>
        </w:rPr>
        <w:t>6</w:t>
      </w:r>
      <w:r w:rsidRPr="000E6F59" w:rsidR="0067600E">
        <w:rPr>
          <w:szCs w:val="22"/>
        </w:rPr>
        <w:t>)</w:t>
      </w:r>
      <w:r w:rsidRPr="000E6F59" w:rsidR="00B459FC">
        <w:rPr>
          <w:szCs w:val="22"/>
        </w:rPr>
        <w:t xml:space="preserve"> provinces</w:t>
      </w:r>
      <w:r w:rsidRPr="000E6F59">
        <w:rPr>
          <w:rStyle w:val="FootnoteReference"/>
          <w:szCs w:val="22"/>
        </w:rPr>
        <w:footnoteReference w:id="40"/>
      </w:r>
      <w:r w:rsidRPr="000E6F59" w:rsidR="00B459FC">
        <w:rPr>
          <w:szCs w:val="22"/>
        </w:rPr>
        <w:t xml:space="preserve">. Parallel initiatives are the </w:t>
      </w:r>
      <w:r w:rsidRPr="00BD7901" w:rsidR="00B459FC">
        <w:rPr>
          <w:szCs w:val="22"/>
        </w:rPr>
        <w:t>AGROENERGY and CO-INNOVATION projects</w:t>
      </w:r>
      <w:r w:rsidRPr="000E6F59" w:rsidR="00B459FC">
        <w:rPr>
          <w:szCs w:val="22"/>
        </w:rPr>
        <w:t>, jointly executed by EEIH and OIKOS</w:t>
      </w:r>
      <w:r w:rsidRPr="000E6F59" w:rsidR="00B459FC">
        <w:rPr>
          <w:rStyle w:val="FootnoteReference"/>
          <w:szCs w:val="22"/>
        </w:rPr>
        <w:footnoteReference w:id="41"/>
      </w:r>
      <w:r w:rsidRPr="000E6F59" w:rsidR="00B459FC">
        <w:rPr>
          <w:szCs w:val="22"/>
        </w:rPr>
        <w:t>. All projects rely on inputs from the participating municipalities an</w:t>
      </w:r>
      <w:r w:rsidRPr="000E6F59">
        <w:rPr>
          <w:szCs w:val="22"/>
        </w:rPr>
        <w:t>d from EEIH and the Government.</w:t>
      </w:r>
      <w:r w:rsidR="003351C2">
        <w:rPr>
          <w:szCs w:val="22"/>
        </w:rPr>
        <w:t xml:space="preserve"> </w:t>
      </w:r>
      <w:r w:rsidRPr="00943431" w:rsidR="00943431">
        <w:rPr>
          <w:szCs w:val="22"/>
        </w:rPr>
        <w:t>The donor ini</w:t>
      </w:r>
      <w:r w:rsidR="00EB1FE8">
        <w:rPr>
          <w:szCs w:val="22"/>
        </w:rPr>
        <w:t>tiatives are coordinated by the</w:t>
      </w:r>
      <w:r w:rsidRPr="000E6F59" w:rsidR="004D0081">
        <w:t xml:space="preserve"> Ministry for Foreign Trade and Investment </w:t>
      </w:r>
      <w:r w:rsidRPr="00943431" w:rsidR="00943431">
        <w:rPr>
          <w:szCs w:val="22"/>
        </w:rPr>
        <w:t>(MINCEX)</w:t>
      </w:r>
      <w:r w:rsidR="004D0081">
        <w:rPr>
          <w:szCs w:val="22"/>
        </w:rPr>
        <w:t xml:space="preserve">, </w:t>
      </w:r>
      <w:r w:rsidR="00DB77F9">
        <w:rPr>
          <w:szCs w:val="22"/>
        </w:rPr>
        <w:t>which has</w:t>
      </w:r>
      <w:r w:rsidR="004D0081">
        <w:rPr>
          <w:szCs w:val="22"/>
        </w:rPr>
        <w:t xml:space="preserve"> the national mandate of overseeing international cooperation,</w:t>
      </w:r>
      <w:r w:rsidRPr="00943431" w:rsidR="00943431">
        <w:rPr>
          <w:szCs w:val="22"/>
        </w:rPr>
        <w:t xml:space="preserve"> and </w:t>
      </w:r>
      <w:r w:rsidR="00BD7901">
        <w:rPr>
          <w:szCs w:val="22"/>
        </w:rPr>
        <w:t xml:space="preserve">are </w:t>
      </w:r>
      <w:r w:rsidRPr="00943431" w:rsidR="00943431">
        <w:rPr>
          <w:szCs w:val="22"/>
        </w:rPr>
        <w:t xml:space="preserve">implemented with support from EEIH. UNDP has played an important </w:t>
      </w:r>
      <w:r w:rsidR="00BD7901">
        <w:rPr>
          <w:szCs w:val="22"/>
        </w:rPr>
        <w:t xml:space="preserve">role as a </w:t>
      </w:r>
      <w:r w:rsidRPr="00943431" w:rsidR="00943431">
        <w:rPr>
          <w:szCs w:val="22"/>
        </w:rPr>
        <w:t xml:space="preserve">channel for bilateral and multilateral agencies to coordinate and/or implement individual initiatives and programmes, and </w:t>
      </w:r>
      <w:r w:rsidR="001C7151">
        <w:rPr>
          <w:szCs w:val="22"/>
        </w:rPr>
        <w:t xml:space="preserve">it </w:t>
      </w:r>
      <w:r w:rsidRPr="00943431" w:rsidR="00943431">
        <w:rPr>
          <w:szCs w:val="22"/>
        </w:rPr>
        <w:t xml:space="preserve">will continue </w:t>
      </w:r>
      <w:r w:rsidR="00BD7901">
        <w:rPr>
          <w:szCs w:val="22"/>
        </w:rPr>
        <w:t>to do so</w:t>
      </w:r>
      <w:r w:rsidRPr="00943431" w:rsidR="00943431">
        <w:rPr>
          <w:szCs w:val="22"/>
        </w:rPr>
        <w:t xml:space="preserve">. This set of national and donor initiatives </w:t>
      </w:r>
      <w:r w:rsidRPr="00943431" w:rsidR="003351C2">
        <w:rPr>
          <w:szCs w:val="22"/>
        </w:rPr>
        <w:t>constitutes</w:t>
      </w:r>
      <w:r w:rsidRPr="00943431" w:rsidR="00943431">
        <w:rPr>
          <w:szCs w:val="22"/>
        </w:rPr>
        <w:t xml:space="preserve"> </w:t>
      </w:r>
      <w:r w:rsidR="003351C2">
        <w:rPr>
          <w:szCs w:val="22"/>
        </w:rPr>
        <w:t>the baseline programme</w:t>
      </w:r>
      <w:r w:rsidRPr="00943431" w:rsidR="00943431">
        <w:rPr>
          <w:szCs w:val="22"/>
        </w:rPr>
        <w:t xml:space="preserve"> </w:t>
      </w:r>
      <w:r w:rsidRPr="00943431" w:rsidR="001C7151">
        <w:rPr>
          <w:szCs w:val="22"/>
        </w:rPr>
        <w:t>target</w:t>
      </w:r>
      <w:r w:rsidR="001C7151">
        <w:rPr>
          <w:szCs w:val="22"/>
        </w:rPr>
        <w:t>ed</w:t>
      </w:r>
      <w:r w:rsidRPr="00943431" w:rsidR="001C7151">
        <w:rPr>
          <w:szCs w:val="22"/>
        </w:rPr>
        <w:t xml:space="preserve"> </w:t>
      </w:r>
      <w:r w:rsidRPr="00943431" w:rsidR="00943431">
        <w:rPr>
          <w:szCs w:val="22"/>
        </w:rPr>
        <w:t xml:space="preserve">at testing and implementing small-scale bioenergy technology systems </w:t>
      </w:r>
      <w:r w:rsidR="001C7151">
        <w:rPr>
          <w:szCs w:val="22"/>
        </w:rPr>
        <w:t xml:space="preserve">integrated </w:t>
      </w:r>
      <w:r w:rsidRPr="00943431" w:rsidR="00943431">
        <w:rPr>
          <w:szCs w:val="22"/>
        </w:rPr>
        <w:t xml:space="preserve">into small and medium-size farms; and </w:t>
      </w:r>
      <w:r w:rsidR="003351C2">
        <w:rPr>
          <w:szCs w:val="22"/>
        </w:rPr>
        <w:t>demonstrating</w:t>
      </w:r>
      <w:r w:rsidRPr="00943431" w:rsidR="00943431">
        <w:rPr>
          <w:szCs w:val="22"/>
        </w:rPr>
        <w:t xml:space="preserve"> its potential to all stakeholders, including policy makers.</w:t>
      </w:r>
    </w:p>
    <w:p w:rsidRPr="000E6F59" w:rsidR="00107E78" w:rsidP="00B459FC" w:rsidRDefault="00107E78" w14:paraId="2B1F9140" w14:textId="77777777">
      <w:pPr>
        <w:rPr>
          <w:szCs w:val="22"/>
        </w:rPr>
      </w:pPr>
      <w:r>
        <w:rPr>
          <w:szCs w:val="22"/>
        </w:rPr>
        <w:t xml:space="preserve">Specifically, the baseline project consists of the following: (a) institutional activities by </w:t>
      </w:r>
      <w:r w:rsidRPr="00107E78">
        <w:rPr>
          <w:szCs w:val="22"/>
        </w:rPr>
        <w:t xml:space="preserve">EEIH </w:t>
      </w:r>
      <w:r>
        <w:rPr>
          <w:szCs w:val="22"/>
        </w:rPr>
        <w:t>in the field of research and outreach of agroenergy</w:t>
      </w:r>
      <w:r w:rsidR="0081197E">
        <w:rPr>
          <w:szCs w:val="22"/>
        </w:rPr>
        <w:t>, as well as capacitation</w:t>
      </w:r>
      <w:r>
        <w:rPr>
          <w:szCs w:val="22"/>
        </w:rPr>
        <w:t xml:space="preserve"> </w:t>
      </w:r>
      <w:r w:rsidRPr="00107E78">
        <w:rPr>
          <w:szCs w:val="22"/>
        </w:rPr>
        <w:t xml:space="preserve">(US$ </w:t>
      </w:r>
      <w:r w:rsidR="0081197E">
        <w:rPr>
          <w:szCs w:val="22"/>
        </w:rPr>
        <w:t>2</w:t>
      </w:r>
      <w:r w:rsidRPr="00107E78">
        <w:rPr>
          <w:szCs w:val="22"/>
        </w:rPr>
        <w:t>,</w:t>
      </w:r>
      <w:r w:rsidR="0081197E">
        <w:rPr>
          <w:szCs w:val="22"/>
        </w:rPr>
        <w:t>034</w:t>
      </w:r>
      <w:r w:rsidRPr="00107E78">
        <w:rPr>
          <w:szCs w:val="22"/>
        </w:rPr>
        <w:t>,</w:t>
      </w:r>
      <w:r w:rsidR="0081197E">
        <w:rPr>
          <w:szCs w:val="22"/>
        </w:rPr>
        <w:t>900</w:t>
      </w:r>
      <w:r w:rsidR="001C7151">
        <w:rPr>
          <w:szCs w:val="22"/>
        </w:rPr>
        <w:t xml:space="preserve">, of which </w:t>
      </w:r>
      <w:r w:rsidR="00B60157">
        <w:rPr>
          <w:szCs w:val="22"/>
        </w:rPr>
        <w:t xml:space="preserve">1,835,300 cash and 199,600 </w:t>
      </w:r>
      <w:r w:rsidRPr="00107E78">
        <w:rPr>
          <w:szCs w:val="22"/>
        </w:rPr>
        <w:t>in-kind)</w:t>
      </w:r>
      <w:r>
        <w:rPr>
          <w:szCs w:val="22"/>
        </w:rPr>
        <w:t xml:space="preserve">; liaison and policy support by </w:t>
      </w:r>
      <w:r w:rsidRPr="00107E78">
        <w:rPr>
          <w:szCs w:val="22"/>
        </w:rPr>
        <w:t xml:space="preserve">Cubaenergía (US$ 50,000 in-kind); </w:t>
      </w:r>
      <w:r>
        <w:rPr>
          <w:szCs w:val="22"/>
        </w:rPr>
        <w:t>participatory processes to develop and implement local agroenergy st</w:t>
      </w:r>
      <w:r w:rsidR="0030376B">
        <w:rPr>
          <w:szCs w:val="22"/>
        </w:rPr>
        <w:t xml:space="preserve">rategies under leadership of selected </w:t>
      </w:r>
      <w:r w:rsidRPr="00107E78">
        <w:rPr>
          <w:szCs w:val="22"/>
        </w:rPr>
        <w:t>municipalities</w:t>
      </w:r>
      <w:r w:rsidR="0030376B">
        <w:rPr>
          <w:szCs w:val="22"/>
        </w:rPr>
        <w:t>;</w:t>
      </w:r>
      <w:r w:rsidRPr="00107E78">
        <w:rPr>
          <w:szCs w:val="22"/>
        </w:rPr>
        <w:t xml:space="preserve"> and </w:t>
      </w:r>
      <w:r w:rsidR="0030376B">
        <w:rPr>
          <w:szCs w:val="22"/>
        </w:rPr>
        <w:t xml:space="preserve">baseline production assets and personnel, by </w:t>
      </w:r>
      <w:r w:rsidRPr="00107E78">
        <w:rPr>
          <w:szCs w:val="22"/>
        </w:rPr>
        <w:t>manufacturers</w:t>
      </w:r>
      <w:r w:rsidR="0030376B">
        <w:rPr>
          <w:szCs w:val="22"/>
        </w:rPr>
        <w:t>, combined</w:t>
      </w:r>
      <w:r w:rsidRPr="00107E78">
        <w:rPr>
          <w:szCs w:val="22"/>
        </w:rPr>
        <w:t xml:space="preserve"> (US$ </w:t>
      </w:r>
      <w:r w:rsidR="00C55FBE">
        <w:rPr>
          <w:szCs w:val="22"/>
        </w:rPr>
        <w:t>6</w:t>
      </w:r>
      <w:r w:rsidRPr="00107E78">
        <w:rPr>
          <w:szCs w:val="22"/>
        </w:rPr>
        <w:t>,</w:t>
      </w:r>
      <w:r w:rsidR="00B60157">
        <w:rPr>
          <w:szCs w:val="22"/>
        </w:rPr>
        <w:t>1</w:t>
      </w:r>
      <w:r w:rsidR="00A71EA7">
        <w:rPr>
          <w:szCs w:val="22"/>
        </w:rPr>
        <w:t>30</w:t>
      </w:r>
      <w:r w:rsidRPr="00107E78">
        <w:rPr>
          <w:szCs w:val="22"/>
        </w:rPr>
        <w:t>,</w:t>
      </w:r>
      <w:r w:rsidR="00A71EA7">
        <w:rPr>
          <w:szCs w:val="22"/>
        </w:rPr>
        <w:t>877</w:t>
      </w:r>
      <w:r w:rsidRPr="00107E78" w:rsidR="0081197E">
        <w:rPr>
          <w:szCs w:val="22"/>
        </w:rPr>
        <w:t xml:space="preserve"> </w:t>
      </w:r>
      <w:r w:rsidRPr="00107E78">
        <w:rPr>
          <w:szCs w:val="22"/>
        </w:rPr>
        <w:t xml:space="preserve">cash and in-kind); and </w:t>
      </w:r>
      <w:r w:rsidR="0030376B">
        <w:rPr>
          <w:szCs w:val="22"/>
        </w:rPr>
        <w:t xml:space="preserve">financing of baseline activities under agroenergy pilots, by </w:t>
      </w:r>
      <w:r w:rsidR="00BB1A71">
        <w:rPr>
          <w:szCs w:val="22"/>
        </w:rPr>
        <w:t xml:space="preserve">donor programmes from </w:t>
      </w:r>
      <w:r w:rsidRPr="00107E78">
        <w:rPr>
          <w:szCs w:val="22"/>
        </w:rPr>
        <w:t xml:space="preserve">bilateral agencies </w:t>
      </w:r>
      <w:r w:rsidR="0030376B">
        <w:rPr>
          <w:szCs w:val="22"/>
        </w:rPr>
        <w:t xml:space="preserve">SDC/COSUDE, and </w:t>
      </w:r>
      <w:r w:rsidR="0081197E">
        <w:rPr>
          <w:szCs w:val="22"/>
        </w:rPr>
        <w:t>EU</w:t>
      </w:r>
      <w:r w:rsidR="0030376B">
        <w:rPr>
          <w:szCs w:val="22"/>
        </w:rPr>
        <w:t>/Oikos</w:t>
      </w:r>
      <w:r w:rsidR="00BB1A71">
        <w:rPr>
          <w:szCs w:val="22"/>
        </w:rPr>
        <w:t xml:space="preserve"> both implemented by EEIH</w:t>
      </w:r>
      <w:r w:rsidR="0030376B">
        <w:rPr>
          <w:szCs w:val="22"/>
        </w:rPr>
        <w:t xml:space="preserve"> </w:t>
      </w:r>
      <w:r w:rsidRPr="00107E78">
        <w:rPr>
          <w:szCs w:val="22"/>
        </w:rPr>
        <w:t xml:space="preserve">(US$ </w:t>
      </w:r>
      <w:r w:rsidR="0081197E">
        <w:rPr>
          <w:szCs w:val="22"/>
        </w:rPr>
        <w:t>11</w:t>
      </w:r>
      <w:r w:rsidRPr="00107E78">
        <w:rPr>
          <w:szCs w:val="22"/>
        </w:rPr>
        <w:t>,</w:t>
      </w:r>
      <w:r w:rsidR="00C55FBE">
        <w:rPr>
          <w:szCs w:val="22"/>
        </w:rPr>
        <w:t>683</w:t>
      </w:r>
      <w:r w:rsidRPr="00107E78">
        <w:rPr>
          <w:szCs w:val="22"/>
        </w:rPr>
        <w:t>,</w:t>
      </w:r>
      <w:r w:rsidR="00C55FBE">
        <w:rPr>
          <w:szCs w:val="22"/>
        </w:rPr>
        <w:t>332</w:t>
      </w:r>
      <w:r w:rsidR="001C7151">
        <w:rPr>
          <w:szCs w:val="22"/>
        </w:rPr>
        <w:t>, of which</w:t>
      </w:r>
      <w:r w:rsidR="00B60157">
        <w:rPr>
          <w:szCs w:val="22"/>
        </w:rPr>
        <w:t xml:space="preserve">7,706,870 cash and 3,967,462 </w:t>
      </w:r>
      <w:r w:rsidR="0081197E">
        <w:rPr>
          <w:szCs w:val="22"/>
        </w:rPr>
        <w:t>in-kind</w:t>
      </w:r>
      <w:r w:rsidR="00C55FBE">
        <w:rPr>
          <w:rStyle w:val="FootnoteReference"/>
          <w:szCs w:val="22"/>
        </w:rPr>
        <w:footnoteReference w:id="42"/>
      </w:r>
      <w:r w:rsidRPr="00107E78">
        <w:rPr>
          <w:szCs w:val="22"/>
        </w:rPr>
        <w:t>). UNDP has committed US$ 50,000 in cash TRAC funding to support strengthening of the institutional framework.</w:t>
      </w:r>
    </w:p>
    <w:p w:rsidRPr="000E6F59" w:rsidR="0081197E" w:rsidP="002E03B0" w:rsidRDefault="0081197E" w14:paraId="751417B8" w14:textId="77777777"/>
    <w:p w:rsidRPr="000E6F59" w:rsidR="003A0160" w:rsidRDefault="003A0160" w14:paraId="1EDED506" w14:textId="6C1A0E97">
      <w:pPr>
        <w:pStyle w:val="Heading2"/>
      </w:pPr>
      <w:bookmarkStart w:name="_Toc424291797" w:id="16"/>
      <w:r w:rsidRPr="000E6F59">
        <w:t>Identified barriers and rationale for GEF involvement</w:t>
      </w:r>
      <w:bookmarkEnd w:id="16"/>
    </w:p>
    <w:p w:rsidRPr="000E6F59" w:rsidR="00697C19" w:rsidP="00376EC5" w:rsidRDefault="00C1719A" w14:paraId="659EFF4D" w14:textId="77777777">
      <w:pPr>
        <w:pStyle w:val="Heading3"/>
      </w:pPr>
      <w:r w:rsidRPr="000E6F59">
        <w:t xml:space="preserve">Policy </w:t>
      </w:r>
      <w:r w:rsidRPr="000E6F59" w:rsidR="00964E99">
        <w:t xml:space="preserve">and regulation </w:t>
      </w:r>
      <w:r w:rsidRPr="000E6F59">
        <w:t>barrier</w:t>
      </w:r>
    </w:p>
    <w:p w:rsidRPr="000E6F59" w:rsidR="00521CDF" w:rsidP="00961475" w:rsidRDefault="00F34962" w14:paraId="1FB508B0" w14:textId="77777777">
      <w:r w:rsidRPr="000E6F59">
        <w:t>While the development of renewable energy sources</w:t>
      </w:r>
      <w:r w:rsidRPr="000E6F59" w:rsidR="00964E99">
        <w:t xml:space="preserve"> has been </w:t>
      </w:r>
      <w:r w:rsidRPr="000E6F59">
        <w:t xml:space="preserve">declared </w:t>
      </w:r>
      <w:r w:rsidRPr="000E6F59" w:rsidR="00964E99">
        <w:t>a priority</w:t>
      </w:r>
      <w:r w:rsidRPr="000E6F59">
        <w:t xml:space="preserve"> </w:t>
      </w:r>
      <w:r w:rsidRPr="000E6F59" w:rsidR="00964E99">
        <w:t>in the Economi</w:t>
      </w:r>
      <w:r w:rsidR="00B6187F">
        <w:t>c and Social Policy Guidelines, s</w:t>
      </w:r>
      <w:r w:rsidRPr="000E6F59">
        <w:t xml:space="preserve">pecific policy has only been issued to foster energy production by the sugar </w:t>
      </w:r>
      <w:r w:rsidRPr="000E6F59" w:rsidR="0067600E">
        <w:t>factories.</w:t>
      </w:r>
      <w:r w:rsidRPr="000E6F59">
        <w:t xml:space="preserve"> </w:t>
      </w:r>
      <w:r w:rsidRPr="000E6F59" w:rsidR="00D948FB">
        <w:t>A</w:t>
      </w:r>
      <w:r w:rsidRPr="000E6F59" w:rsidR="00964E99">
        <w:t xml:space="preserve"> first measure</w:t>
      </w:r>
      <w:r w:rsidRPr="000E6F59" w:rsidR="00D948FB">
        <w:t xml:space="preserve"> involves </w:t>
      </w:r>
      <w:r w:rsidRPr="000E6F59" w:rsidR="00964E99">
        <w:t xml:space="preserve">a price </w:t>
      </w:r>
      <w:r w:rsidRPr="000E6F59" w:rsidR="00D948FB">
        <w:t xml:space="preserve">setting </w:t>
      </w:r>
      <w:r w:rsidRPr="000E6F59" w:rsidR="00964E99">
        <w:t>for solid biomass (</w:t>
      </w:r>
      <w:r w:rsidRPr="000E6F59" w:rsidR="00D948FB">
        <w:t>from shrubs</w:t>
      </w:r>
      <w:r w:rsidRPr="000E6F59" w:rsidR="00964E99">
        <w:t>) for power generation in the sugar industry</w:t>
      </w:r>
      <w:r w:rsidRPr="000E6F59" w:rsidR="00D948FB">
        <w:t xml:space="preserve"> outside the harvest season</w:t>
      </w:r>
      <w:r w:rsidRPr="000E6F59" w:rsidR="00964E99">
        <w:t xml:space="preserve">. A second measure is a special tariff (with a component in convertible currency) established for the net supply of electric energy by sugar cane factories to the national power network. </w:t>
      </w:r>
      <w:r w:rsidR="00B6187F">
        <w:t>A</w:t>
      </w:r>
      <w:r w:rsidRPr="000E6F59" w:rsidR="00B6187F">
        <w:t>n articulated programme to encourage innovative RE</w:t>
      </w:r>
      <w:r w:rsidR="00B6187F">
        <w:t>Ts</w:t>
      </w:r>
      <w:r w:rsidRPr="000E6F59" w:rsidR="00B6187F">
        <w:t xml:space="preserve"> is still lacking; this particularly holds true for biomass energy resources. The </w:t>
      </w:r>
      <w:r w:rsidR="00B6187F">
        <w:t xml:space="preserve">introduction </w:t>
      </w:r>
      <w:r w:rsidRPr="000E6F59" w:rsidR="00B6187F">
        <w:t xml:space="preserve">of energy crops </w:t>
      </w:r>
      <w:r w:rsidR="00B6187F">
        <w:t xml:space="preserve">such as Jatropha to recover </w:t>
      </w:r>
      <w:r w:rsidRPr="000E6F59" w:rsidR="00B6187F">
        <w:t xml:space="preserve">degraded land is now accepted in Cuba, as well as </w:t>
      </w:r>
      <w:r w:rsidR="00F63258">
        <w:t xml:space="preserve">the application of </w:t>
      </w:r>
      <w:r w:rsidRPr="000E6F59" w:rsidR="00B6187F">
        <w:t xml:space="preserve">intercropping </w:t>
      </w:r>
      <w:r w:rsidR="00F63258">
        <w:t>schemes</w:t>
      </w:r>
      <w:r w:rsidRPr="000E6F59" w:rsidR="00B6187F">
        <w:t xml:space="preserve">. </w:t>
      </w:r>
      <w:r w:rsidRPr="000E6F59">
        <w:t>S</w:t>
      </w:r>
      <w:r w:rsidRPr="000E6F59" w:rsidR="00964E99">
        <w:t xml:space="preserve">pecific policy to promote the production </w:t>
      </w:r>
      <w:r w:rsidRPr="000E6F59">
        <w:t xml:space="preserve">and </w:t>
      </w:r>
      <w:r w:rsidRPr="000E6F59" w:rsidR="00964E99">
        <w:t>commercialization</w:t>
      </w:r>
      <w:r w:rsidRPr="000E6F59" w:rsidR="0011704B">
        <w:t xml:space="preserve"> </w:t>
      </w:r>
      <w:r w:rsidRPr="000E6F59">
        <w:t xml:space="preserve">of bioenergy </w:t>
      </w:r>
      <w:r w:rsidRPr="000E6F59" w:rsidR="00964E99">
        <w:t xml:space="preserve">by private </w:t>
      </w:r>
      <w:r w:rsidRPr="000E6F59" w:rsidR="0011704B">
        <w:t>farmers</w:t>
      </w:r>
      <w:r w:rsidRPr="000E6F59" w:rsidR="00964E99">
        <w:t xml:space="preserve"> </w:t>
      </w:r>
      <w:r w:rsidR="00F63258">
        <w:t xml:space="preserve">is </w:t>
      </w:r>
      <w:r w:rsidRPr="000E6F59" w:rsidR="00964E99">
        <w:t xml:space="preserve">not </w:t>
      </w:r>
      <w:r w:rsidRPr="000E6F59" w:rsidR="0011704B">
        <w:t>in place</w:t>
      </w:r>
      <w:r w:rsidR="00F63258">
        <w:rPr>
          <w:rStyle w:val="FootnoteReference"/>
        </w:rPr>
        <w:footnoteReference w:id="43"/>
      </w:r>
      <w:r w:rsidRPr="000E6F59" w:rsidR="00964E99">
        <w:t xml:space="preserve">. </w:t>
      </w:r>
      <w:r w:rsidRPr="000E6F59" w:rsidR="00CC48C4">
        <w:t>T</w:t>
      </w:r>
      <w:r w:rsidRPr="000E6F59" w:rsidR="00E145D5">
        <w:t xml:space="preserve">here is </w:t>
      </w:r>
      <w:r w:rsidRPr="000E6F59" w:rsidR="00990F92">
        <w:t>a</w:t>
      </w:r>
      <w:r w:rsidRPr="000E6F59" w:rsidR="00E145D5">
        <w:t xml:space="preserve"> need to clarify and detail </w:t>
      </w:r>
      <w:r w:rsidRPr="000E6F59" w:rsidR="00521CDF">
        <w:t xml:space="preserve">ownership, </w:t>
      </w:r>
      <w:r w:rsidRPr="000E6F59" w:rsidR="004A324A">
        <w:t>operation and financing modalities</w:t>
      </w:r>
      <w:r w:rsidRPr="000E6F59" w:rsidR="00521CDF">
        <w:t xml:space="preserve"> for rural energy (and food) production</w:t>
      </w:r>
      <w:r w:rsidRPr="000E6F59" w:rsidR="00E145D5">
        <w:t xml:space="preserve">, which </w:t>
      </w:r>
      <w:r w:rsidRPr="000E6F59" w:rsidR="00521CDF">
        <w:t>effectively involves the choice of a business model for the rural farmers</w:t>
      </w:r>
      <w:r w:rsidRPr="000E6F59" w:rsidR="00E145D5">
        <w:t xml:space="preserve">. Such a choice should be </w:t>
      </w:r>
      <w:r w:rsidRPr="000E6F59" w:rsidR="00521CDF">
        <w:t xml:space="preserve">based on social, economic, and technical analyses. </w:t>
      </w:r>
      <w:r w:rsidRPr="000E6F59" w:rsidR="00E145D5">
        <w:t xml:space="preserve">The potential of bioenergy production </w:t>
      </w:r>
      <w:r w:rsidR="00F63258">
        <w:t xml:space="preserve">to compensate </w:t>
      </w:r>
      <w:r w:rsidRPr="000E6F59" w:rsidR="00E145D5">
        <w:t>environmental externalities</w:t>
      </w:r>
      <w:r w:rsidRPr="000E6F59" w:rsidR="00D948FB">
        <w:t xml:space="preserve"> </w:t>
      </w:r>
      <w:r w:rsidRPr="000E6F59" w:rsidR="00E145D5">
        <w:t>can be included in such analysis.</w:t>
      </w:r>
    </w:p>
    <w:p w:rsidRPr="000E6F59" w:rsidR="002E03B0" w:rsidP="004A324A" w:rsidRDefault="002E03B0" w14:paraId="7F1B07FF" w14:textId="77777777">
      <w:pPr>
        <w:rPr>
          <w:szCs w:val="22"/>
        </w:rPr>
      </w:pPr>
    </w:p>
    <w:p w:rsidRPr="000E6F59" w:rsidR="00964E99" w:rsidP="00376EC5" w:rsidRDefault="00964E99" w14:paraId="4B0ECD74" w14:textId="77777777">
      <w:pPr>
        <w:pStyle w:val="Heading3"/>
      </w:pPr>
      <w:r w:rsidRPr="000E6F59">
        <w:t xml:space="preserve">Technology barrier </w:t>
      </w:r>
    </w:p>
    <w:p w:rsidRPr="000E6F59" w:rsidR="009E00A5" w:rsidP="00961475" w:rsidRDefault="009E00A5" w14:paraId="11ECB2E3" w14:textId="77777777">
      <w:r w:rsidRPr="000E6F59">
        <w:t xml:space="preserve">Notwithstanding substantial progress in recent years, the uptake of agroenergy in Cuba is hampered by a </w:t>
      </w:r>
      <w:r w:rsidRPr="000E6F59" w:rsidR="00623845">
        <w:t xml:space="preserve">constrained </w:t>
      </w:r>
      <w:r w:rsidRPr="000E6F59">
        <w:t xml:space="preserve">technological resource base. </w:t>
      </w:r>
      <w:r w:rsidRPr="000E6F59" w:rsidR="0067600E">
        <w:t>In the case of biogas and biodiesel, l</w:t>
      </w:r>
      <w:r w:rsidRPr="000E6F59">
        <w:t xml:space="preserve">imitations have been identified in the field of: (i) </w:t>
      </w:r>
      <w:r w:rsidRPr="000E6F59" w:rsidR="005736BE">
        <w:t xml:space="preserve">access to </w:t>
      </w:r>
      <w:r w:rsidRPr="000E6F59">
        <w:t>biogas digestor technology</w:t>
      </w:r>
      <w:r w:rsidRPr="000E6F59" w:rsidR="005736BE">
        <w:t>, auxiliary equipment</w:t>
      </w:r>
      <w:r w:rsidRPr="000E6F59">
        <w:t xml:space="preserve"> and biogas appliances; (ii) availability </w:t>
      </w:r>
      <w:r w:rsidRPr="000E6F59" w:rsidR="005736BE">
        <w:t xml:space="preserve">of materials </w:t>
      </w:r>
      <w:r w:rsidRPr="000E6F59" w:rsidR="00D948FB">
        <w:t>to construct</w:t>
      </w:r>
      <w:r w:rsidRPr="000E6F59">
        <w:t xml:space="preserve"> </w:t>
      </w:r>
      <w:r w:rsidRPr="000E6F59" w:rsidR="005736BE">
        <w:t xml:space="preserve">modern </w:t>
      </w:r>
      <w:r w:rsidRPr="000E6F59">
        <w:t xml:space="preserve">digestor </w:t>
      </w:r>
      <w:r w:rsidRPr="000E6F59" w:rsidR="00D948FB">
        <w:t>designs</w:t>
      </w:r>
      <w:r w:rsidRPr="000E6F59">
        <w:t xml:space="preserve">; (iii) biodiesel production facilities; (iv) availability of high-quality plant varieties for vegetable oil production, which is the </w:t>
      </w:r>
      <w:r w:rsidRPr="000E6F59" w:rsidR="00D948FB">
        <w:t xml:space="preserve">basis </w:t>
      </w:r>
      <w:r w:rsidRPr="000E6F59">
        <w:t xml:space="preserve">material for biodiesel production; </w:t>
      </w:r>
      <w:r w:rsidRPr="000E6F59" w:rsidR="00D948FB">
        <w:t xml:space="preserve">and </w:t>
      </w:r>
      <w:r w:rsidRPr="000E6F59">
        <w:t xml:space="preserve">(v) theoretical and empirical knowledge </w:t>
      </w:r>
      <w:r w:rsidRPr="000E6F59" w:rsidR="00D948FB">
        <w:t xml:space="preserve">about </w:t>
      </w:r>
      <w:r w:rsidRPr="000E6F59">
        <w:t xml:space="preserve"> integration of agroenergy technologies into rural production systems and communities.</w:t>
      </w:r>
    </w:p>
    <w:p w:rsidRPr="000E6F59" w:rsidR="007D609A" w:rsidP="00961475" w:rsidRDefault="00623845" w14:paraId="4097567A" w14:textId="77777777">
      <w:r w:rsidRPr="000E6F59">
        <w:t>Practical experience with bio</w:t>
      </w:r>
      <w:r w:rsidRPr="000E6F59" w:rsidR="00964E99">
        <w:t xml:space="preserve">digesters in Cuba </w:t>
      </w:r>
      <w:r w:rsidRPr="000E6F59">
        <w:t xml:space="preserve">is </w:t>
      </w:r>
      <w:r w:rsidRPr="000E6F59" w:rsidR="00964E99">
        <w:t xml:space="preserve">mostly limited to the </w:t>
      </w:r>
      <w:r w:rsidRPr="000E6F59" w:rsidR="005D22DD">
        <w:t xml:space="preserve">fixed and floating dome </w:t>
      </w:r>
      <w:r w:rsidRPr="000E6F59">
        <w:t>technologies</w:t>
      </w:r>
      <w:r w:rsidRPr="000E6F59">
        <w:rPr>
          <w:rStyle w:val="FootnoteReference"/>
          <w:szCs w:val="22"/>
        </w:rPr>
        <w:footnoteReference w:id="44"/>
      </w:r>
      <w:r w:rsidRPr="000E6F59">
        <w:t xml:space="preserve"> </w:t>
      </w:r>
      <w:r w:rsidRPr="000E6F59" w:rsidR="000D1E09">
        <w:t xml:space="preserve">but there is </w:t>
      </w:r>
      <w:r w:rsidRPr="000E6F59" w:rsidR="00D948FB">
        <w:t xml:space="preserve">also </w:t>
      </w:r>
      <w:r w:rsidRPr="000E6F59" w:rsidR="000D1E09">
        <w:t xml:space="preserve">some experience using tubular digesters </w:t>
      </w:r>
      <w:r w:rsidRPr="000E6F59" w:rsidR="00D948FB">
        <w:t xml:space="preserve">from </w:t>
      </w:r>
      <w:r w:rsidRPr="000E6F59" w:rsidR="00266865">
        <w:t xml:space="preserve">imported </w:t>
      </w:r>
      <w:r w:rsidRPr="000E6F59" w:rsidR="00D948FB">
        <w:t xml:space="preserve">PVC </w:t>
      </w:r>
      <w:r w:rsidRPr="000E6F59" w:rsidR="000D1E09">
        <w:t>to produce biogas</w:t>
      </w:r>
      <w:r w:rsidRPr="000E6F59" w:rsidR="00266865">
        <w:t>.</w:t>
      </w:r>
      <w:r w:rsidRPr="000E6F59" w:rsidR="00964E99">
        <w:t xml:space="preserve"> </w:t>
      </w:r>
      <w:r w:rsidRPr="000E6F59" w:rsidR="005736BE">
        <w:t>More recently, a national manufa</w:t>
      </w:r>
      <w:r w:rsidRPr="000E6F59" w:rsidR="00D948FB">
        <w:t>cturer has produced some test</w:t>
      </w:r>
      <w:r w:rsidRPr="000E6F59" w:rsidR="005736BE">
        <w:t xml:space="preserve"> units o</w:t>
      </w:r>
      <w:r w:rsidRPr="000E6F59" w:rsidR="00D948FB">
        <w:t>f</w:t>
      </w:r>
      <w:r w:rsidRPr="000E6F59" w:rsidR="005736BE">
        <w:t xml:space="preserve"> tubular EPDM </w:t>
      </w:r>
      <w:r w:rsidRPr="000E6F59" w:rsidR="00990F92">
        <w:t>digesters</w:t>
      </w:r>
      <w:r w:rsidRPr="000E6F59" w:rsidR="005736BE">
        <w:t xml:space="preserve"> with volume of 10 m</w:t>
      </w:r>
      <w:r w:rsidRPr="000E6F59" w:rsidR="005736BE">
        <w:rPr>
          <w:vertAlign w:val="superscript"/>
        </w:rPr>
        <w:t>3</w:t>
      </w:r>
      <w:r w:rsidRPr="000E6F59" w:rsidR="005736BE">
        <w:t>.</w:t>
      </w:r>
      <w:r w:rsidRPr="000E6F59" w:rsidR="00D948FB">
        <w:t xml:space="preserve"> The </w:t>
      </w:r>
      <w:r w:rsidRPr="000E6F59">
        <w:t>primary target group consists of small</w:t>
      </w:r>
      <w:r w:rsidRPr="000E6F59" w:rsidR="00D948FB">
        <w:t>, pig</w:t>
      </w:r>
      <w:r w:rsidRPr="000E6F59">
        <w:t xml:space="preserve"> raising </w:t>
      </w:r>
      <w:r w:rsidRPr="000E6F59" w:rsidR="00D948FB">
        <w:t>farmers</w:t>
      </w:r>
      <w:r w:rsidRPr="000E6F59">
        <w:t xml:space="preserve">. </w:t>
      </w:r>
      <w:r w:rsidRPr="000E6F59" w:rsidR="000E45D9">
        <w:t xml:space="preserve">This </w:t>
      </w:r>
      <w:r w:rsidR="00C354C6">
        <w:t>biodigester</w:t>
      </w:r>
      <w:r w:rsidRPr="000E6F59" w:rsidR="000E45D9">
        <w:t xml:space="preserve"> </w:t>
      </w:r>
      <w:r w:rsidRPr="000E6F59" w:rsidR="008C5E5F">
        <w:t xml:space="preserve">type </w:t>
      </w:r>
      <w:r w:rsidRPr="000E6F59" w:rsidR="000E45D9">
        <w:t xml:space="preserve">is cheap to produce; several units can be placed in parallel to process the dung of up to 100 animals. For larger establishments, this becomes </w:t>
      </w:r>
      <w:r w:rsidRPr="000E6F59" w:rsidR="008C5E5F">
        <w:t xml:space="preserve">unpractical. Since </w:t>
      </w:r>
      <w:r w:rsidRPr="000E6F59" w:rsidR="000E45D9">
        <w:t>environmental legislation in Cuba demands treatment of waste flows from animal farms</w:t>
      </w:r>
      <w:r w:rsidRPr="000E6F59" w:rsidR="000E45D9">
        <w:rPr>
          <w:rStyle w:val="FootnoteReference"/>
          <w:szCs w:val="22"/>
        </w:rPr>
        <w:footnoteReference w:id="45"/>
      </w:r>
      <w:r w:rsidRPr="000E6F59" w:rsidR="000E45D9">
        <w:t xml:space="preserve">, </w:t>
      </w:r>
      <w:r w:rsidRPr="000E6F59" w:rsidR="00D843F9">
        <w:t xml:space="preserve">modern </w:t>
      </w:r>
      <w:r w:rsidR="00C354C6">
        <w:t>biodigester</w:t>
      </w:r>
      <w:r w:rsidRPr="000E6F59">
        <w:t xml:space="preserve"> designs </w:t>
      </w:r>
      <w:r w:rsidRPr="000E6F59" w:rsidR="00C001DB">
        <w:t xml:space="preserve">such as covered lagoons </w:t>
      </w:r>
      <w:r w:rsidRPr="000E6F59" w:rsidR="008C5E5F">
        <w:t xml:space="preserve">would have a large market. However, the materials for producing this type of digestor </w:t>
      </w:r>
      <w:r w:rsidRPr="000E6F59" w:rsidR="00D843F9">
        <w:t>are not available in Cuba</w:t>
      </w:r>
      <w:r w:rsidRPr="000E6F59" w:rsidR="000E45D9">
        <w:t>.</w:t>
      </w:r>
      <w:r w:rsidRPr="000E6F59" w:rsidR="00D843F9">
        <w:t xml:space="preserve"> </w:t>
      </w:r>
    </w:p>
    <w:p w:rsidRPr="000E6F59" w:rsidR="00875B22" w:rsidP="00961475" w:rsidRDefault="00D843F9" w14:paraId="08DD6003" w14:textId="77777777">
      <w:r w:rsidRPr="000E6F59">
        <w:t>This barrier is closely linked to the lack of industrial capacity in Cuba to produce synthetic geomembrane liners. The production limitations for non-flexible foils (such as HDPE</w:t>
      </w:r>
      <w:r w:rsidRPr="000E6F59" w:rsidR="00CC28F4">
        <w:t xml:space="preserve"> and PVC</w:t>
      </w:r>
      <w:r w:rsidRPr="000E6F59">
        <w:t xml:space="preserve">) are mainly size (width) and quality. </w:t>
      </w:r>
      <w:r w:rsidRPr="000E6F59" w:rsidR="00990F92">
        <w:t>Presently, smaller sheets are bond together and vulcanized</w:t>
      </w:r>
      <w:r w:rsidR="00990F92">
        <w:t>,</w:t>
      </w:r>
      <w:r w:rsidRPr="000E6F59" w:rsidR="00990F92">
        <w:t xml:space="preserve"> which is labour-intensive and an impediment for faster production and up-scaling. </w:t>
      </w:r>
      <w:r w:rsidRPr="000E6F59" w:rsidR="002F5E13">
        <w:t xml:space="preserve">This procedure further requires careful checks to ensure that all bonds are perfectly sealed. </w:t>
      </w:r>
      <w:r w:rsidRPr="000E6F59" w:rsidR="006B00DB">
        <w:t xml:space="preserve">Lagoon-type </w:t>
      </w:r>
      <w:r w:rsidR="00C354C6">
        <w:t>biodigester</w:t>
      </w:r>
      <w:r w:rsidRPr="000E6F59" w:rsidR="006B00DB">
        <w:t xml:space="preserve">s </w:t>
      </w:r>
      <w:r w:rsidRPr="000E6F59" w:rsidR="00AC60E8">
        <w:t>require large</w:t>
      </w:r>
      <w:r w:rsidRPr="000E6F59" w:rsidR="006B00DB">
        <w:t>r</w:t>
      </w:r>
      <w:r w:rsidRPr="000E6F59" w:rsidR="00AC60E8">
        <w:t xml:space="preserve"> sheets of flexible material</w:t>
      </w:r>
      <w:r w:rsidRPr="000E6F59" w:rsidR="00875B22">
        <w:t xml:space="preserve">, </w:t>
      </w:r>
      <w:r w:rsidRPr="000E6F59" w:rsidR="006B00DB">
        <w:t xml:space="preserve">such as EPDM, </w:t>
      </w:r>
      <w:r w:rsidRPr="000E6F59" w:rsidR="00AC60E8">
        <w:t xml:space="preserve">which </w:t>
      </w:r>
      <w:r w:rsidRPr="000E6F59" w:rsidR="006B00DB">
        <w:t xml:space="preserve">is </w:t>
      </w:r>
      <w:r w:rsidRPr="000E6F59" w:rsidR="00875B22">
        <w:t>presently not produced in Cuba</w:t>
      </w:r>
      <w:r w:rsidRPr="000E6F59" w:rsidR="00875B22">
        <w:rPr>
          <w:rStyle w:val="FootnoteReference"/>
          <w:szCs w:val="22"/>
        </w:rPr>
        <w:footnoteReference w:id="46"/>
      </w:r>
      <w:r w:rsidRPr="000E6F59" w:rsidR="00875B22">
        <w:t xml:space="preserve">. </w:t>
      </w:r>
      <w:r w:rsidRPr="000E6F59" w:rsidR="007D609A">
        <w:t>This barrier can be addressed by upgrading production facilities in chemical (plastic and rubber) industries in Cuba, product innovation and adequate quality assurance.</w:t>
      </w:r>
    </w:p>
    <w:p w:rsidRPr="000E6F59" w:rsidR="00816AD7" w:rsidP="00961475" w:rsidRDefault="00306CBC" w14:paraId="2FB916D4" w14:textId="77777777">
      <w:r w:rsidRPr="000E6F59">
        <w:t xml:space="preserve">At </w:t>
      </w:r>
      <w:r w:rsidRPr="000E6F59" w:rsidR="006B00DB">
        <w:t xml:space="preserve">the </w:t>
      </w:r>
      <w:r w:rsidRPr="000E6F59">
        <w:t xml:space="preserve">incipient </w:t>
      </w:r>
      <w:r w:rsidRPr="000E6F59" w:rsidR="006B00DB">
        <w:t xml:space="preserve">stage </w:t>
      </w:r>
      <w:r w:rsidRPr="000E6F59">
        <w:t>of biogas usage in rural Cuba, special</w:t>
      </w:r>
      <w:r w:rsidRPr="000E6F59" w:rsidR="00C001DB">
        <w:t>ized</w:t>
      </w:r>
      <w:r w:rsidRPr="000E6F59">
        <w:t xml:space="preserve"> or adapted appliances to b</w:t>
      </w:r>
      <w:r w:rsidRPr="000E6F59" w:rsidR="006B00DB">
        <w:t>enefit from the biogas produced</w:t>
      </w:r>
      <w:r w:rsidRPr="000E6F59">
        <w:t xml:space="preserve"> are </w:t>
      </w:r>
      <w:r w:rsidRPr="000E6F59" w:rsidR="00BF2DB5">
        <w:t>extremely rare</w:t>
      </w:r>
      <w:r w:rsidRPr="000E6F59">
        <w:t xml:space="preserve">. </w:t>
      </w:r>
      <w:r w:rsidRPr="000E6F59" w:rsidR="00BF2DB5">
        <w:t xml:space="preserve">These </w:t>
      </w:r>
      <w:r w:rsidRPr="000E6F59">
        <w:t xml:space="preserve">include cook stoves and furnaces with </w:t>
      </w:r>
      <w:r w:rsidRPr="000E6F59" w:rsidR="00816AD7">
        <w:t xml:space="preserve">suitable burners, gas lights, (absorption) refrigerators, and generator sets. </w:t>
      </w:r>
      <w:r w:rsidRPr="000E6F59" w:rsidR="00BF2DB5">
        <w:t xml:space="preserve">Manufacturing </w:t>
      </w:r>
      <w:r w:rsidRPr="000E6F59" w:rsidR="00816AD7">
        <w:t xml:space="preserve">of such devices </w:t>
      </w:r>
      <w:r w:rsidRPr="000E6F59" w:rsidR="006B00DB">
        <w:t>c</w:t>
      </w:r>
      <w:r w:rsidRPr="000E6F59" w:rsidR="00816AD7">
        <w:t xml:space="preserve">an be done in Cuba, but specific components must be adapted </w:t>
      </w:r>
      <w:r w:rsidRPr="000E6F59" w:rsidR="00BF2DB5">
        <w:t xml:space="preserve">or </w:t>
      </w:r>
      <w:r w:rsidRPr="000E6F59" w:rsidR="00816AD7">
        <w:t xml:space="preserve">imported. Within the concept of the agroenergy farm, it is sought to maximize the usage of </w:t>
      </w:r>
      <w:r w:rsidRPr="000E6F59" w:rsidR="006B00DB">
        <w:t>the available biogas resource</w:t>
      </w:r>
      <w:r w:rsidRPr="000E6F59" w:rsidR="00816AD7">
        <w:t xml:space="preserve"> and extend it to as many energy services as possible, thereby minimizing the dependence on centrally generated (non-renewable) energy. </w:t>
      </w:r>
      <w:r w:rsidRPr="000E6F59" w:rsidR="006B00DB">
        <w:t>The a</w:t>
      </w:r>
      <w:r w:rsidRPr="000E6F59" w:rsidR="00BC209C">
        <w:t>daptation of appliances and their demonstration at farm and community level is envisaged to alleviate this barrier.</w:t>
      </w:r>
    </w:p>
    <w:p w:rsidRPr="000E6F59" w:rsidR="007D609A" w:rsidP="00961475" w:rsidRDefault="007D609A" w14:paraId="6AAD7E48" w14:textId="77777777">
      <w:r w:rsidRPr="000E6F59">
        <w:t xml:space="preserve">Technologies for </w:t>
      </w:r>
      <w:r w:rsidRPr="000E6F59" w:rsidR="00BF2DB5">
        <w:t xml:space="preserve">large-scale </w:t>
      </w:r>
      <w:r w:rsidRPr="000E6F59">
        <w:t xml:space="preserve">biodiesel production available abroad are not well suited for use in the context of agroenergy farms, which </w:t>
      </w:r>
      <w:r w:rsidRPr="000E6F59" w:rsidR="006B5297">
        <w:t>require small</w:t>
      </w:r>
      <w:r w:rsidR="00596DF6">
        <w:t>-size, yet efficient,</w:t>
      </w:r>
      <w:r w:rsidRPr="000E6F59">
        <w:t xml:space="preserve"> conversion units with typical outputs of 100-400 litre/day. </w:t>
      </w:r>
      <w:r w:rsidRPr="000E6F59" w:rsidR="006B5297">
        <w:t>Under the BIOMAS-I P</w:t>
      </w:r>
      <w:r w:rsidRPr="000E6F59" w:rsidR="00DB0ED8">
        <w:t xml:space="preserve">roject, a first demonstration biodiesel plant, based on </w:t>
      </w:r>
      <w:r w:rsidRPr="000E6F59" w:rsidR="00990F92">
        <w:t>trans</w:t>
      </w:r>
      <w:r w:rsidR="00990F92">
        <w:t>-</w:t>
      </w:r>
      <w:r w:rsidRPr="000E6F59" w:rsidR="00990F92">
        <w:t>esterification</w:t>
      </w:r>
      <w:r w:rsidRPr="000E6F59" w:rsidR="00DB0ED8">
        <w:t xml:space="preserve"> technology</w:t>
      </w:r>
      <w:r w:rsidRPr="000E6F59" w:rsidR="006B5297">
        <w:t>, was installed in Guantanamo</w:t>
      </w:r>
      <w:r w:rsidRPr="000E6F59" w:rsidR="00DB0ED8">
        <w:t xml:space="preserve">. This plant is now fully operational. </w:t>
      </w:r>
      <w:r w:rsidRPr="000E6F59">
        <w:t xml:space="preserve">Given the limited use -and by consequence availability- of methanol within Cuba, biodiesel production based on ethanol would be more convenient and cost-effective, moreover </w:t>
      </w:r>
      <w:r w:rsidR="00596DF6">
        <w:t xml:space="preserve">given </w:t>
      </w:r>
      <w:r w:rsidRPr="000E6F59">
        <w:t>Cuba</w:t>
      </w:r>
      <w:r w:rsidR="00596DF6">
        <w:t>’s</w:t>
      </w:r>
      <w:r w:rsidRPr="000E6F59">
        <w:t xml:space="preserve"> large production of sugar cane. In order to </w:t>
      </w:r>
      <w:r w:rsidRPr="000E6F59" w:rsidR="00DB0ED8">
        <w:t xml:space="preserve">disseminate </w:t>
      </w:r>
      <w:r w:rsidRPr="000E6F59">
        <w:t xml:space="preserve">this technology </w:t>
      </w:r>
      <w:r w:rsidRPr="000E6F59" w:rsidR="00CC48C4">
        <w:t>i</w:t>
      </w:r>
      <w:r w:rsidRPr="000E6F59">
        <w:t xml:space="preserve">n Cuba, national industries </w:t>
      </w:r>
      <w:r w:rsidRPr="000E6F59" w:rsidR="00DB0ED8">
        <w:t>would need access to this technology</w:t>
      </w:r>
      <w:r w:rsidR="00596DF6">
        <w:t xml:space="preserve"> and invest</w:t>
      </w:r>
      <w:r w:rsidRPr="000E6F59" w:rsidR="00DB0ED8">
        <w:t xml:space="preserve"> in production lines </w:t>
      </w:r>
      <w:r w:rsidRPr="000E6F59">
        <w:t xml:space="preserve">to </w:t>
      </w:r>
      <w:r w:rsidRPr="000E6F59" w:rsidR="00BF1278">
        <w:t>manufacture at least part</w:t>
      </w:r>
      <w:r w:rsidRPr="000E6F59">
        <w:t xml:space="preserve"> of the equipment </w:t>
      </w:r>
      <w:r w:rsidRPr="000E6F59" w:rsidR="00BF1278">
        <w:t>locally</w:t>
      </w:r>
      <w:r w:rsidRPr="000E6F59" w:rsidR="00DB0ED8">
        <w:t xml:space="preserve">. Other business qualities would also need strengthening, including product testing and quality control, </w:t>
      </w:r>
      <w:r w:rsidRPr="000E6F59" w:rsidR="00BF1278">
        <w:t xml:space="preserve">and </w:t>
      </w:r>
      <w:r w:rsidRPr="000E6F59" w:rsidR="00DB0ED8">
        <w:t xml:space="preserve">the delivery of </w:t>
      </w:r>
      <w:r w:rsidRPr="000E6F59" w:rsidR="00BF1278">
        <w:t xml:space="preserve">support services for the </w:t>
      </w:r>
      <w:r w:rsidRPr="000E6F59" w:rsidR="00DB0ED8">
        <w:t xml:space="preserve">owners and </w:t>
      </w:r>
      <w:r w:rsidRPr="000E6F59" w:rsidR="00BF1278">
        <w:t>operators</w:t>
      </w:r>
      <w:r w:rsidRPr="000E6F59">
        <w:t xml:space="preserve">. A specific technological barrier </w:t>
      </w:r>
      <w:r w:rsidRPr="000E6F59" w:rsidR="00AB0EAC">
        <w:t xml:space="preserve">related to biodiesel production </w:t>
      </w:r>
      <w:r w:rsidRPr="000E6F59">
        <w:t xml:space="preserve">is </w:t>
      </w:r>
      <w:r w:rsidRPr="000E6F59" w:rsidR="0034180F">
        <w:t xml:space="preserve">further </w:t>
      </w:r>
      <w:r w:rsidRPr="000E6F59">
        <w:t xml:space="preserve">the </w:t>
      </w:r>
      <w:r w:rsidRPr="000E6F59" w:rsidR="0034180F">
        <w:t xml:space="preserve">absence </w:t>
      </w:r>
      <w:r w:rsidRPr="000E6F59">
        <w:t xml:space="preserve">of a certified production system for </w:t>
      </w:r>
      <w:r w:rsidRPr="000E6F59" w:rsidR="00A76A9A">
        <w:t xml:space="preserve">non-edible </w:t>
      </w:r>
      <w:r w:rsidRPr="000E6F59">
        <w:t xml:space="preserve">vegetal oil crops, </w:t>
      </w:r>
      <w:r w:rsidRPr="000E6F59" w:rsidR="0034180F">
        <w:t xml:space="preserve">including </w:t>
      </w:r>
      <w:r w:rsidRPr="000E6F59" w:rsidR="00CC552C">
        <w:rPr>
          <w:i/>
        </w:rPr>
        <w:t>Jatropha c</w:t>
      </w:r>
      <w:r w:rsidRPr="000E6F59">
        <w:rPr>
          <w:i/>
        </w:rPr>
        <w:t>urcas</w:t>
      </w:r>
      <w:r w:rsidRPr="000E6F59">
        <w:t>. While field experiments a</w:t>
      </w:r>
      <w:r w:rsidRPr="000E6F59" w:rsidR="0034180F">
        <w:t>re conducted by EEIH and rural farms</w:t>
      </w:r>
      <w:r w:rsidRPr="000E6F59">
        <w:t xml:space="preserve">, the availability </w:t>
      </w:r>
      <w:r w:rsidR="00596DF6">
        <w:t xml:space="preserve">and distribution </w:t>
      </w:r>
      <w:r w:rsidRPr="000E6F59">
        <w:t xml:space="preserve">of certified seeds </w:t>
      </w:r>
      <w:r w:rsidR="00596DF6">
        <w:t xml:space="preserve">are </w:t>
      </w:r>
      <w:r w:rsidRPr="000E6F59">
        <w:t xml:space="preserve">critical to sustain the widespread </w:t>
      </w:r>
      <w:r w:rsidR="00596DF6">
        <w:t xml:space="preserve">introduction </w:t>
      </w:r>
      <w:r w:rsidRPr="000E6F59">
        <w:t>of small-scale biodiesel technology.</w:t>
      </w:r>
    </w:p>
    <w:p w:rsidRPr="000E6F59" w:rsidR="00AB0EAC" w:rsidP="00961475" w:rsidRDefault="00831B66" w14:paraId="1CD283FF" w14:textId="77777777">
      <w:r w:rsidRPr="000E6F59">
        <w:t>Experts within EEIH and universities in Cuba contribute to the global knowledge base in this field with scientific research and publications</w:t>
      </w:r>
      <w:r w:rsidRPr="000E6F59">
        <w:rPr>
          <w:rStyle w:val="FootnoteReference"/>
          <w:szCs w:val="22"/>
        </w:rPr>
        <w:footnoteReference w:id="47"/>
      </w:r>
      <w:r w:rsidRPr="000E6F59">
        <w:t xml:space="preserve">. Empirical work in rural communities provides strong indications that the combined production of food and energy actually leads to higher production at a reduced energy-intensity, while strengthening environmental, biodiversity, social and economic factors that improve overall resilience. However, more research is needed to test this hypothesis under different conditions, and to improve methodologies to assess overall impact. Integration of agroenergy technology extends to the adaptation of energy solutions and designs to user's demands and capabilities, which is critical to </w:t>
      </w:r>
      <w:r w:rsidRPr="000E6F59">
        <w:t>ensure successful operation and maintenance.</w:t>
      </w:r>
      <w:r w:rsidRPr="000E6F59" w:rsidR="005A64B7">
        <w:t xml:space="preserve"> Finally, the production and usage of by-products, including bio-fertilizers and glycerine, requires further investigation.</w:t>
      </w:r>
    </w:p>
    <w:p w:rsidRPr="000E6F59" w:rsidR="004072D0" w:rsidP="00964E99" w:rsidRDefault="004072D0" w14:paraId="531EA06F" w14:textId="77777777">
      <w:pPr>
        <w:rPr>
          <w:szCs w:val="22"/>
        </w:rPr>
      </w:pPr>
    </w:p>
    <w:p w:rsidRPr="000E6F59" w:rsidR="00964E99" w:rsidP="00376EC5" w:rsidRDefault="00964E99" w14:paraId="58FD9126" w14:textId="77777777">
      <w:pPr>
        <w:pStyle w:val="Heading3"/>
      </w:pPr>
      <w:r w:rsidRPr="000E6F59">
        <w:t>Information barrier</w:t>
      </w:r>
    </w:p>
    <w:p w:rsidRPr="000E6F59" w:rsidR="00876AB5" w:rsidP="00485EF1" w:rsidRDefault="00876AB5" w14:paraId="12B63BF2" w14:textId="77777777">
      <w:r w:rsidRPr="000E6F59">
        <w:t xml:space="preserve">Departing from a centralized </w:t>
      </w:r>
      <w:r w:rsidRPr="000E6F59" w:rsidR="004072D0">
        <w:t xml:space="preserve">organization of the </w:t>
      </w:r>
      <w:r w:rsidRPr="000E6F59">
        <w:t xml:space="preserve">power </w:t>
      </w:r>
      <w:r w:rsidRPr="000E6F59" w:rsidR="004072D0">
        <w:t>sector</w:t>
      </w:r>
      <w:r w:rsidRPr="000E6F59">
        <w:t xml:space="preserve">, policy makers need to get acquainted with the potential of renewable, local energy resources before </w:t>
      </w:r>
      <w:r w:rsidRPr="000E6F59" w:rsidR="003E75BF">
        <w:t>they will consider</w:t>
      </w:r>
      <w:r w:rsidRPr="000E6F59">
        <w:t xml:space="preserve"> them as a viable and relevant alternative. During the last decade, Cuba has set major steps with respect to the implementation of energy efficiency</w:t>
      </w:r>
      <w:r w:rsidRPr="000E6F59" w:rsidR="004F27C4">
        <w:t xml:space="preserve"> technologies</w:t>
      </w:r>
      <w:r w:rsidRPr="000E6F59">
        <w:t>, wind energy</w:t>
      </w:r>
      <w:r w:rsidRPr="000E6F59" w:rsidR="004F27C4">
        <w:t>, small hydro</w:t>
      </w:r>
      <w:r w:rsidRPr="000E6F59">
        <w:t xml:space="preserve"> and solar photovoltaic systems. </w:t>
      </w:r>
      <w:r w:rsidRPr="000E6F59" w:rsidR="00990F92">
        <w:t>There is still an information</w:t>
      </w:r>
      <w:r w:rsidR="00990F92">
        <w:t>al</w:t>
      </w:r>
      <w:r w:rsidRPr="000E6F59" w:rsidR="00990F92">
        <w:t xml:space="preserve"> void concerning bioenergy resources and technologies. </w:t>
      </w:r>
      <w:r w:rsidRPr="000E6F59" w:rsidR="00B03149">
        <w:t xml:space="preserve">Within the Ministry of </w:t>
      </w:r>
      <w:r w:rsidRPr="000E6F59" w:rsidR="007C6A29">
        <w:t xml:space="preserve">Science, </w:t>
      </w:r>
      <w:r w:rsidRPr="000E6F59" w:rsidR="00B03149">
        <w:t xml:space="preserve">Technology </w:t>
      </w:r>
      <w:r w:rsidRPr="000E6F59" w:rsidR="007C6A29">
        <w:t xml:space="preserve">and Environment </w:t>
      </w:r>
      <w:r w:rsidRPr="000E6F59" w:rsidR="00B03149">
        <w:t>(CITMA), Cuba</w:t>
      </w:r>
      <w:r w:rsidRPr="000E6F59" w:rsidR="00BB1500">
        <w:t>e</w:t>
      </w:r>
      <w:r w:rsidRPr="000E6F59" w:rsidR="00B03149">
        <w:t xml:space="preserve">nergía plays a pivot role to provide information to high-level decision makers and coordinate with designated sector institutions (including EEIH). However, there is a lack of capacity and information tools (specifically: ICT-based data applications) to </w:t>
      </w:r>
      <w:r w:rsidRPr="000E6F59" w:rsidR="00A76A9A">
        <w:t xml:space="preserve">access and </w:t>
      </w:r>
      <w:r w:rsidRPr="000E6F59" w:rsidR="00BB1500">
        <w:t>analyse</w:t>
      </w:r>
      <w:r w:rsidRPr="000E6F59" w:rsidR="00B03149">
        <w:t xml:space="preserve"> relevant information, produce scenarios and assist policy and decision makers in their work. </w:t>
      </w:r>
    </w:p>
    <w:p w:rsidRPr="000E6F59" w:rsidR="00B03149" w:rsidP="00485EF1" w:rsidRDefault="00B03149" w14:paraId="74265DEC" w14:textId="77777777">
      <w:r w:rsidRPr="000E6F59">
        <w:t xml:space="preserve">Moreover, consolidated baseline information with respect to small-scale biogas and biodiesel production in Cuba is </w:t>
      </w:r>
      <w:r w:rsidRPr="000E6F59" w:rsidR="007C6A29">
        <w:t xml:space="preserve">hardly </w:t>
      </w:r>
      <w:r w:rsidRPr="000E6F59">
        <w:t xml:space="preserve">available. Estimates exist for selected economic sectors with large-scale enterprises, including the sugar </w:t>
      </w:r>
      <w:r w:rsidRPr="000E6F59" w:rsidR="0067600E">
        <w:t xml:space="preserve">factory </w:t>
      </w:r>
      <w:r w:rsidRPr="000E6F59">
        <w:t xml:space="preserve">(bagasse) and </w:t>
      </w:r>
      <w:r w:rsidRPr="000E6F59" w:rsidR="007C6A29">
        <w:t xml:space="preserve">the </w:t>
      </w:r>
      <w:r w:rsidRPr="000E6F59">
        <w:t xml:space="preserve">large, state-run pig and poultry farms. </w:t>
      </w:r>
      <w:r w:rsidRPr="000E6F59" w:rsidR="00B40F4F">
        <w:t xml:space="preserve">For an integrated approach at municipal or farm level, such information is not available. In addition, </w:t>
      </w:r>
      <w:r w:rsidRPr="000E6F59" w:rsidR="007C6A29">
        <w:t xml:space="preserve">abandoned land has been </w:t>
      </w:r>
      <w:r w:rsidRPr="000E6F59" w:rsidR="00B40F4F">
        <w:t>given in use to small private farmers</w:t>
      </w:r>
      <w:r w:rsidRPr="000E6F59" w:rsidR="00B40F4F">
        <w:rPr>
          <w:rStyle w:val="FootnoteReference"/>
          <w:szCs w:val="22"/>
        </w:rPr>
        <w:footnoteReference w:id="48"/>
      </w:r>
      <w:r w:rsidRPr="000E6F59" w:rsidR="00B40F4F">
        <w:t xml:space="preserve"> with the aim to revert land degradation</w:t>
      </w:r>
      <w:r w:rsidRPr="000E6F59" w:rsidR="007C6A29">
        <w:t xml:space="preserve"> and increase food production</w:t>
      </w:r>
      <w:r w:rsidRPr="000E6F59" w:rsidR="00B40F4F">
        <w:t xml:space="preserve">. </w:t>
      </w:r>
      <w:r w:rsidRPr="000E6F59" w:rsidR="007C6A29">
        <w:t>The physical properties and potential for agriculture of these land areas are poorly characterized. Among others, i</w:t>
      </w:r>
      <w:r w:rsidRPr="000E6F59" w:rsidR="00B40F4F">
        <w:t>ntercropping of food and vegetable oil</w:t>
      </w:r>
      <w:r w:rsidRPr="000E6F59" w:rsidR="004F27C4">
        <w:t xml:space="preserve"> crops (primarily Jatropha and N</w:t>
      </w:r>
      <w:r w:rsidRPr="000E6F59" w:rsidR="00B40F4F">
        <w:t xml:space="preserve">eem) is devised as a strategy </w:t>
      </w:r>
      <w:r w:rsidRPr="000E6F59" w:rsidR="004A248C">
        <w:t>for such farmers; small-scale energy plantations are another option</w:t>
      </w:r>
      <w:r w:rsidRPr="000E6F59" w:rsidR="004A248C">
        <w:rPr>
          <w:rStyle w:val="FootnoteReference"/>
          <w:szCs w:val="22"/>
        </w:rPr>
        <w:footnoteReference w:id="49"/>
      </w:r>
      <w:r w:rsidRPr="000E6F59" w:rsidR="004A248C">
        <w:t>.</w:t>
      </w:r>
      <w:r w:rsidRPr="000E6F59" w:rsidR="00B40F4F">
        <w:t xml:space="preserve"> Positive results have been made by EEIH and the </w:t>
      </w:r>
      <w:r w:rsidRPr="000E6F59" w:rsidR="00A76A9A">
        <w:t xml:space="preserve">pilots under the </w:t>
      </w:r>
      <w:r w:rsidRPr="000E6F59" w:rsidR="00B40F4F">
        <w:t>BIOMAS-I project</w:t>
      </w:r>
      <w:r w:rsidRPr="000E6F59" w:rsidR="00A76A9A">
        <w:t>, which are operational.</w:t>
      </w:r>
      <w:r w:rsidRPr="000E6F59" w:rsidR="00B40F4F">
        <w:rPr>
          <w:rStyle w:val="FootnoteReference"/>
          <w:szCs w:val="22"/>
        </w:rPr>
        <w:footnoteReference w:id="50"/>
      </w:r>
      <w:r w:rsidRPr="000E6F59" w:rsidR="00B40F4F">
        <w:t xml:space="preserve"> </w:t>
      </w:r>
      <w:r w:rsidRPr="000E6F59" w:rsidR="00A76A9A">
        <w:t xml:space="preserve">However, </w:t>
      </w:r>
      <w:r w:rsidRPr="000E6F59" w:rsidR="00B40F4F">
        <w:t>a systematic evaluation combined with additional field data is needed to forecast the bioenergy potential</w:t>
      </w:r>
      <w:r w:rsidRPr="000E6F59" w:rsidR="007C6A29">
        <w:t xml:space="preserve"> in these areas</w:t>
      </w:r>
      <w:r w:rsidRPr="000E6F59" w:rsidR="00B40F4F">
        <w:rPr>
          <w:rStyle w:val="FootnoteReference"/>
          <w:szCs w:val="22"/>
        </w:rPr>
        <w:footnoteReference w:id="51"/>
      </w:r>
      <w:r w:rsidRPr="000E6F59" w:rsidR="00B40F4F">
        <w:t xml:space="preserve">. Such an effort needs to be supported by parallel research into the composition and quality of soils, water availability, sloping, </w:t>
      </w:r>
      <w:r w:rsidRPr="000E6F59" w:rsidR="004A248C">
        <w:t>etcetera, at municipal level</w:t>
      </w:r>
      <w:r w:rsidRPr="000E6F59" w:rsidR="00B40F4F">
        <w:t>.</w:t>
      </w:r>
    </w:p>
    <w:p w:rsidRPr="000E6F59" w:rsidR="00F43318" w:rsidP="00485EF1" w:rsidRDefault="00F43318" w14:paraId="7EEE0A9C" w14:textId="77777777">
      <w:r w:rsidRPr="000E6F59">
        <w:t xml:space="preserve">There is further ample scope to improve access to relevant information for end-users (farmers). Besides producing appropriate information carriers (leaflets, manuals, instruction films, electronic media), this involves strengthening the institutional structures and human capacity to reach the target beneficiaries (see next paragraph). </w:t>
      </w:r>
    </w:p>
    <w:p w:rsidRPr="000E6F59" w:rsidR="00964E99" w:rsidP="00964E99" w:rsidRDefault="00964E99" w14:paraId="0D1A07D3" w14:textId="77777777">
      <w:pPr>
        <w:rPr>
          <w:szCs w:val="22"/>
        </w:rPr>
      </w:pPr>
    </w:p>
    <w:p w:rsidRPr="000E6F59" w:rsidR="00967CC4" w:rsidP="00376EC5" w:rsidRDefault="00964E99" w14:paraId="3AAAD496" w14:textId="77777777">
      <w:pPr>
        <w:pStyle w:val="Heading3"/>
      </w:pPr>
      <w:r w:rsidRPr="000E6F59">
        <w:t>Institutional and human capacity barrier</w:t>
      </w:r>
    </w:p>
    <w:p w:rsidRPr="000E6F59" w:rsidR="00DA0B5B" w:rsidP="00485EF1" w:rsidRDefault="00DA0B5B" w14:paraId="46AA5B67" w14:textId="77777777">
      <w:r w:rsidRPr="000E6F59">
        <w:t xml:space="preserve">In the baseline situation, state </w:t>
      </w:r>
      <w:r w:rsidRPr="000E6F59" w:rsidR="00964E99">
        <w:t xml:space="preserve">and municipal institutions are not </w:t>
      </w:r>
      <w:r w:rsidRPr="000E6F59">
        <w:t xml:space="preserve">prepared to promote and implement cost-effective </w:t>
      </w:r>
      <w:r w:rsidRPr="000E6F59" w:rsidR="00964E99">
        <w:t xml:space="preserve">bioenergy </w:t>
      </w:r>
      <w:r w:rsidRPr="000E6F59">
        <w:t>solutions</w:t>
      </w:r>
      <w:r w:rsidRPr="000E6F59" w:rsidR="0092579A">
        <w:t>,</w:t>
      </w:r>
      <w:r w:rsidRPr="000E6F59">
        <w:t xml:space="preserve"> integrated into small-scale agricultural farms</w:t>
      </w:r>
      <w:r w:rsidRPr="000E6F59" w:rsidR="00964E99">
        <w:t xml:space="preserve">. </w:t>
      </w:r>
      <w:r w:rsidRPr="000E6F59">
        <w:t xml:space="preserve">EEIH, supported by </w:t>
      </w:r>
      <w:r w:rsidRPr="000E6F59" w:rsidR="00F03072">
        <w:t>SDC/</w:t>
      </w:r>
      <w:r w:rsidRPr="000E6F59">
        <w:t xml:space="preserve">COSUDE´s BIOMAS project, is the leading entity in Cuba with specialization in </w:t>
      </w:r>
      <w:r w:rsidRPr="000E6F59" w:rsidR="0092579A">
        <w:t xml:space="preserve">the </w:t>
      </w:r>
      <w:r w:rsidRPr="000E6F59">
        <w:t xml:space="preserve">subject. </w:t>
      </w:r>
      <w:r w:rsidRPr="000E6F59" w:rsidR="0092579A">
        <w:t xml:space="preserve">It is envisaged to further strengthen its capacity to act as the expertise centre for bioenergy in Cuba. </w:t>
      </w:r>
      <w:r w:rsidRPr="000E6F59">
        <w:t>However, a full-fledged structure for outreach and promotion, project development and after-sales support is not in place</w:t>
      </w:r>
      <w:r w:rsidRPr="000E6F59" w:rsidR="0092579A">
        <w:t xml:space="preserve"> yet</w:t>
      </w:r>
      <w:r w:rsidRPr="000E6F59">
        <w:t>. The municipalities are envisaged to play a stronger role to initiate and support local economic development</w:t>
      </w:r>
      <w:r w:rsidRPr="000E6F59" w:rsidR="00434997">
        <w:t xml:space="preserve"> (including energy security at community level)</w:t>
      </w:r>
      <w:r w:rsidRPr="000E6F59">
        <w:t xml:space="preserve">, but </w:t>
      </w:r>
      <w:r w:rsidRPr="000E6F59" w:rsidR="00434997">
        <w:t xml:space="preserve">this is a long process as part of the transition towards a more decentralized development model in Cuba. </w:t>
      </w:r>
      <w:r w:rsidRPr="000E6F59">
        <w:t>Support to small farmers is also outside the scope of the traditional energy sector</w:t>
      </w:r>
      <w:r w:rsidRPr="000E6F59" w:rsidR="00434997">
        <w:t xml:space="preserve"> institutions</w:t>
      </w:r>
      <w:r w:rsidRPr="000E6F59">
        <w:t xml:space="preserve">. As such, </w:t>
      </w:r>
      <w:r w:rsidR="001C28B3">
        <w:t xml:space="preserve">their </w:t>
      </w:r>
      <w:r w:rsidRPr="000E6F59" w:rsidR="00964E99">
        <w:t xml:space="preserve">staff is not trained </w:t>
      </w:r>
      <w:r w:rsidRPr="000E6F59">
        <w:t xml:space="preserve">in the field of </w:t>
      </w:r>
      <w:r w:rsidRPr="000E6F59" w:rsidR="00C5560B">
        <w:t xml:space="preserve">small-scale </w:t>
      </w:r>
      <w:r w:rsidRPr="000E6F59">
        <w:t>biogas</w:t>
      </w:r>
      <w:r w:rsidRPr="000E6F59" w:rsidR="0092579A">
        <w:t xml:space="preserve"> or </w:t>
      </w:r>
      <w:r w:rsidRPr="000E6F59">
        <w:t xml:space="preserve">biodiesel </w:t>
      </w:r>
      <w:r w:rsidRPr="000E6F59" w:rsidR="00C5560B">
        <w:t>technology, and not familiar with</w:t>
      </w:r>
      <w:r w:rsidRPr="000E6F59">
        <w:t xml:space="preserve"> the concept of the agroenergy farm. </w:t>
      </w:r>
      <w:r w:rsidRPr="000E6F59" w:rsidR="00434997">
        <w:t>However, p</w:t>
      </w:r>
      <w:r w:rsidRPr="000E6F59" w:rsidR="0092579A">
        <w:t xml:space="preserve">ositive experiences in the field of rural electrification have been achieved by setting up a decentralized structure of community-based technicians who are trained to maintain and supervise clusters of energy systems (PV and small-hydro) and report anomalies to a central support unit. A similar approach </w:t>
      </w:r>
      <w:r w:rsidRPr="000E6F59" w:rsidR="00434997">
        <w:t>may be followed to support bioenergy development at community level.</w:t>
      </w:r>
    </w:p>
    <w:p w:rsidRPr="000E6F59" w:rsidR="00964E99" w:rsidP="00485EF1" w:rsidRDefault="00434997" w14:paraId="10816140" w14:textId="77777777">
      <w:r w:rsidRPr="000E6F59">
        <w:t xml:space="preserve">In the industry, </w:t>
      </w:r>
      <w:r w:rsidRPr="000E6F59" w:rsidR="00964E99">
        <w:t xml:space="preserve">engineers have basic knowledge </w:t>
      </w:r>
      <w:r w:rsidR="001C28B3">
        <w:t>of</w:t>
      </w:r>
      <w:r w:rsidRPr="000E6F59" w:rsidR="00964E99">
        <w:t xml:space="preserve"> renewable energy technologies but the</w:t>
      </w:r>
      <w:r w:rsidRPr="000E6F59">
        <w:t>ir</w:t>
      </w:r>
      <w:r w:rsidRPr="000E6F59" w:rsidR="00964E99">
        <w:t xml:space="preserve"> expertise to design </w:t>
      </w:r>
      <w:r w:rsidR="001C28B3">
        <w:t xml:space="preserve">and implement </w:t>
      </w:r>
      <w:r w:rsidRPr="000E6F59">
        <w:t xml:space="preserve">biodiesel and biogas </w:t>
      </w:r>
      <w:r w:rsidRPr="000E6F59" w:rsidR="00964E99">
        <w:t>sys</w:t>
      </w:r>
      <w:r w:rsidRPr="000E6F59">
        <w:t xml:space="preserve">tems is limited. There is also limited </w:t>
      </w:r>
      <w:r w:rsidRPr="000E6F59" w:rsidR="00964E99">
        <w:t>knowledge and hands-on experience concerning clean agro-industrial processes</w:t>
      </w:r>
      <w:r w:rsidRPr="000E6F59">
        <w:t>, whi</w:t>
      </w:r>
      <w:r w:rsidRPr="000E6F59" w:rsidR="00367976">
        <w:t xml:space="preserve">ch is particularly relevant for (small- and large-scale) </w:t>
      </w:r>
      <w:r w:rsidRPr="000E6F59">
        <w:t>pig farming, poultry farming and sewage water treatment</w:t>
      </w:r>
      <w:r w:rsidRPr="000E6F59" w:rsidR="00964E99">
        <w:t xml:space="preserve">. </w:t>
      </w:r>
      <w:r w:rsidRPr="000E6F59" w:rsidR="00985497">
        <w:t>National manufacturing industries</w:t>
      </w:r>
      <w:r w:rsidRPr="000E6F59" w:rsidR="00964E99">
        <w:t xml:space="preserve"> </w:t>
      </w:r>
      <w:r w:rsidR="001C28B3">
        <w:t xml:space="preserve">have virtually no expertise with the </w:t>
      </w:r>
      <w:r w:rsidRPr="000E6F59">
        <w:t>design</w:t>
      </w:r>
      <w:r w:rsidR="001C28B3">
        <w:t xml:space="preserve"> and production of </w:t>
      </w:r>
      <w:r w:rsidRPr="000E6F59" w:rsidR="00964E99">
        <w:t>biogas and biodiesel equipment</w:t>
      </w:r>
      <w:r w:rsidR="001C28B3">
        <w:t>; by consequence, personnel lacks basic knowledge and competences</w:t>
      </w:r>
      <w:r w:rsidRPr="000E6F59" w:rsidR="00964E99">
        <w:t xml:space="preserve">. </w:t>
      </w:r>
      <w:r w:rsidRPr="000E6F59" w:rsidR="00F435F2">
        <w:t>T</w:t>
      </w:r>
      <w:r w:rsidRPr="000E6F59" w:rsidR="00964E99">
        <w:t xml:space="preserve">he current institutional framework for technology transfer </w:t>
      </w:r>
      <w:r w:rsidRPr="000E6F59" w:rsidR="00F435F2">
        <w:t>exhibits the following weaknesses</w:t>
      </w:r>
      <w:r w:rsidRPr="000E6F59" w:rsidR="00964E99">
        <w:t xml:space="preserve">: (1) </w:t>
      </w:r>
      <w:r w:rsidRPr="000E6F59" w:rsidR="00F435F2">
        <w:t xml:space="preserve">incomplete </w:t>
      </w:r>
      <w:r w:rsidRPr="000E6F59" w:rsidR="00964E99">
        <w:t>technology needs assessment</w:t>
      </w:r>
      <w:r w:rsidRPr="000E6F59">
        <w:t>;</w:t>
      </w:r>
      <w:r w:rsidRPr="000E6F59" w:rsidR="00964E99">
        <w:t xml:space="preserve"> (2</w:t>
      </w:r>
      <w:r w:rsidRPr="000E6F59">
        <w:t xml:space="preserve">) </w:t>
      </w:r>
      <w:r w:rsidRPr="000E6F59" w:rsidR="00F435F2">
        <w:t xml:space="preserve">lack of access to </w:t>
      </w:r>
      <w:r w:rsidRPr="000E6F59">
        <w:t>latest technology information;</w:t>
      </w:r>
      <w:r w:rsidRPr="000E6F59" w:rsidR="00964E99">
        <w:t xml:space="preserve"> (3) </w:t>
      </w:r>
      <w:r w:rsidRPr="000E6F59" w:rsidR="00F435F2">
        <w:t xml:space="preserve">inadequate </w:t>
      </w:r>
      <w:r w:rsidRPr="000E6F59" w:rsidR="00964E99">
        <w:t>technology-oriented regulation</w:t>
      </w:r>
      <w:r w:rsidRPr="000E6F59">
        <w:t>;</w:t>
      </w:r>
      <w:r w:rsidRPr="000E6F59" w:rsidR="00964E99">
        <w:t xml:space="preserve"> (4) </w:t>
      </w:r>
      <w:r w:rsidRPr="000E6F59" w:rsidR="00F435F2">
        <w:t xml:space="preserve">insufficient </w:t>
      </w:r>
      <w:r w:rsidRPr="000E6F59" w:rsidR="00964E99">
        <w:t xml:space="preserve">capacity </w:t>
      </w:r>
      <w:r w:rsidRPr="000E6F59" w:rsidR="00F435F2">
        <w:t>to provide adequate support to stakeholders</w:t>
      </w:r>
      <w:r w:rsidRPr="000E6F59">
        <w:t>;</w:t>
      </w:r>
      <w:r w:rsidRPr="000E6F59" w:rsidR="00964E99">
        <w:t xml:space="preserve"> </w:t>
      </w:r>
      <w:r w:rsidRPr="000E6F59">
        <w:t xml:space="preserve">and </w:t>
      </w:r>
      <w:r w:rsidRPr="000E6F59" w:rsidR="00964E99">
        <w:t xml:space="preserve">(5) </w:t>
      </w:r>
      <w:r w:rsidRPr="000E6F59" w:rsidR="00F435F2">
        <w:t xml:space="preserve">weak </w:t>
      </w:r>
      <w:r w:rsidRPr="000E6F59" w:rsidR="00964E99">
        <w:t xml:space="preserve">mechanisms </w:t>
      </w:r>
      <w:r w:rsidRPr="000E6F59" w:rsidR="00F435F2">
        <w:t xml:space="preserve">or </w:t>
      </w:r>
      <w:r w:rsidRPr="000E6F59">
        <w:t xml:space="preserve">procedures </w:t>
      </w:r>
      <w:r w:rsidRPr="000E6F59" w:rsidR="00504BC8">
        <w:t xml:space="preserve">to </w:t>
      </w:r>
      <w:r w:rsidRPr="000E6F59" w:rsidR="00985497">
        <w:t>encourage</w:t>
      </w:r>
      <w:r w:rsidRPr="000E6F59" w:rsidR="00504BC8">
        <w:t xml:space="preserve"> and </w:t>
      </w:r>
      <w:r w:rsidRPr="000E6F59" w:rsidR="00504BC8">
        <w:t xml:space="preserve">facilitate </w:t>
      </w:r>
      <w:r w:rsidRPr="000E6F59" w:rsidR="00964E99">
        <w:t>cooperation</w:t>
      </w:r>
      <w:r w:rsidRPr="000E6F59" w:rsidR="00F435F2">
        <w:t xml:space="preserve"> </w:t>
      </w:r>
      <w:r w:rsidRPr="000E6F59" w:rsidR="00985497">
        <w:t xml:space="preserve">and </w:t>
      </w:r>
      <w:r w:rsidRPr="000E6F59" w:rsidR="00F435F2">
        <w:t>technology</w:t>
      </w:r>
      <w:r w:rsidRPr="000E6F59" w:rsidR="00985497">
        <w:t xml:space="preserve"> development and transfer</w:t>
      </w:r>
      <w:r w:rsidRPr="000E6F59" w:rsidR="00964E99">
        <w:t>.</w:t>
      </w:r>
      <w:r w:rsidRPr="000E6F59" w:rsidR="00521CDF">
        <w:t xml:space="preserve"> </w:t>
      </w:r>
      <w:r w:rsidRPr="000E6F59">
        <w:t>T</w:t>
      </w:r>
      <w:r w:rsidRPr="000E6F59" w:rsidR="00964E99">
        <w:t xml:space="preserve">he preparation and implementation of rural energy systems </w:t>
      </w:r>
      <w:r w:rsidRPr="000E6F59" w:rsidR="00985497">
        <w:t>demand</w:t>
      </w:r>
      <w:r w:rsidRPr="000E6F59" w:rsidR="00964E99">
        <w:t xml:space="preserve"> new </w:t>
      </w:r>
      <w:r w:rsidRPr="000E6F59" w:rsidR="00F435F2">
        <w:t xml:space="preserve">roles and/or </w:t>
      </w:r>
      <w:r w:rsidRPr="000E6F59" w:rsidR="00964E99">
        <w:t>actors: (i)</w:t>
      </w:r>
      <w:r w:rsidRPr="000E6F59" w:rsidR="0034360D">
        <w:t xml:space="preserve"> renewable</w:t>
      </w:r>
      <w:r w:rsidRPr="000E6F59" w:rsidR="00964E99">
        <w:t xml:space="preserve"> energy project developers; (ii) suppliers of equipment, </w:t>
      </w:r>
      <w:r w:rsidRPr="000E6F59" w:rsidR="00985497">
        <w:t>such as</w:t>
      </w:r>
      <w:r w:rsidRPr="000E6F59" w:rsidR="00964E99">
        <w:t xml:space="preserve"> bio-digesters, biogas systems</w:t>
      </w:r>
      <w:r w:rsidRPr="000E6F59" w:rsidR="00990F92">
        <w:t>, biodiesel</w:t>
      </w:r>
      <w:r w:rsidRPr="000E6F59" w:rsidR="00964E99">
        <w:t xml:space="preserve"> plants</w:t>
      </w:r>
      <w:r w:rsidRPr="000E6F59" w:rsidR="00985497">
        <w:t xml:space="preserve"> and appliances</w:t>
      </w:r>
      <w:r w:rsidRPr="000E6F59" w:rsidR="00964E99">
        <w:t>; (iii) skilled installation and service personnel; and (iv)</w:t>
      </w:r>
      <w:r w:rsidR="0058724E">
        <w:t xml:space="preserve"> </w:t>
      </w:r>
      <w:r w:rsidRPr="000E6F59" w:rsidR="00964E99">
        <w:t xml:space="preserve">agronomic experts knowledgeable in </w:t>
      </w:r>
      <w:r w:rsidRPr="000E6F59">
        <w:t xml:space="preserve">integrated </w:t>
      </w:r>
      <w:r w:rsidRPr="000E6F59" w:rsidR="00964E99">
        <w:t xml:space="preserve">energy production. </w:t>
      </w:r>
    </w:p>
    <w:p w:rsidRPr="000E6F59" w:rsidR="00964E99" w:rsidP="00964E99" w:rsidRDefault="00964E99" w14:paraId="4E7C9E21" w14:textId="77777777">
      <w:pPr>
        <w:rPr>
          <w:szCs w:val="22"/>
        </w:rPr>
      </w:pPr>
    </w:p>
    <w:p w:rsidRPr="000E6F59" w:rsidR="00967CC4" w:rsidP="00376EC5" w:rsidRDefault="00F43318" w14:paraId="1DCB3593" w14:textId="77777777">
      <w:pPr>
        <w:pStyle w:val="Heading3"/>
      </w:pPr>
      <w:r w:rsidRPr="000E6F59">
        <w:t>Financial barrier</w:t>
      </w:r>
    </w:p>
    <w:p w:rsidRPr="000E6F59" w:rsidR="00521CDF" w:rsidP="00485EF1" w:rsidRDefault="00521CDF" w14:paraId="17D31D39" w14:textId="77777777">
      <w:r w:rsidRPr="000E6F59">
        <w:t>F</w:t>
      </w:r>
      <w:r w:rsidRPr="000E6F59" w:rsidR="00964E99">
        <w:t xml:space="preserve">inancial barriers </w:t>
      </w:r>
      <w:r w:rsidRPr="000E6F59">
        <w:t xml:space="preserve">are </w:t>
      </w:r>
      <w:r w:rsidRPr="000E6F59" w:rsidR="00964E99">
        <w:t xml:space="preserve">faced </w:t>
      </w:r>
      <w:r w:rsidRPr="000E6F59">
        <w:t xml:space="preserve">at all levels </w:t>
      </w:r>
      <w:r w:rsidRPr="000E6F59" w:rsidR="00517A15">
        <w:t>in Cuba</w:t>
      </w:r>
      <w:r w:rsidRPr="000E6F59">
        <w:t xml:space="preserve">. To some extent, these </w:t>
      </w:r>
      <w:r w:rsidRPr="000E6F59" w:rsidR="00964E99">
        <w:t xml:space="preserve">can be mitigated </w:t>
      </w:r>
      <w:r w:rsidR="0095188B">
        <w:t xml:space="preserve">through </w:t>
      </w:r>
      <w:r w:rsidRPr="000E6F59" w:rsidR="00964E99">
        <w:t>high-level policy</w:t>
      </w:r>
      <w:r w:rsidRPr="000E6F59" w:rsidR="00517A15">
        <w:t xml:space="preserve"> by </w:t>
      </w:r>
      <w:r w:rsidRPr="000E6F59" w:rsidR="00964E99">
        <w:t xml:space="preserve">assigning financial resources to </w:t>
      </w:r>
      <w:r w:rsidRPr="000E6F59">
        <w:t>relevant industries</w:t>
      </w:r>
      <w:r w:rsidRPr="000E6F59" w:rsidR="000C1FFA">
        <w:t xml:space="preserve"> and sectors</w:t>
      </w:r>
      <w:r w:rsidRPr="000E6F59" w:rsidR="00964E99">
        <w:t>.</w:t>
      </w:r>
      <w:r w:rsidRPr="000E6F59" w:rsidR="0034360D">
        <w:t xml:space="preserve"> </w:t>
      </w:r>
      <w:r w:rsidRPr="000E6F59">
        <w:t xml:space="preserve">However, </w:t>
      </w:r>
      <w:r w:rsidRPr="000E6F59" w:rsidR="00517A15">
        <w:t xml:space="preserve">prioritization </w:t>
      </w:r>
      <w:r w:rsidRPr="000E6F59">
        <w:t xml:space="preserve">is hampered by the </w:t>
      </w:r>
      <w:r w:rsidRPr="000E6F59" w:rsidR="000C1FFA">
        <w:t xml:space="preserve">absence of input </w:t>
      </w:r>
      <w:r w:rsidRPr="000E6F59">
        <w:t>data</w:t>
      </w:r>
      <w:r w:rsidRPr="000E6F59" w:rsidR="0024727A">
        <w:t xml:space="preserve"> </w:t>
      </w:r>
      <w:r w:rsidRPr="000E6F59" w:rsidR="000C1FFA">
        <w:t xml:space="preserve">and methodologies </w:t>
      </w:r>
      <w:r w:rsidRPr="000E6F59">
        <w:t xml:space="preserve">to assess the </w:t>
      </w:r>
      <w:r w:rsidRPr="000E6F59" w:rsidR="0024727A">
        <w:t xml:space="preserve">economy </w:t>
      </w:r>
      <w:r w:rsidRPr="000E6F59">
        <w:t>of bioenergy applications</w:t>
      </w:r>
      <w:r w:rsidRPr="000E6F59" w:rsidR="0024727A">
        <w:t>, including: (i) quantification</w:t>
      </w:r>
      <w:r w:rsidRPr="000E6F59">
        <w:t xml:space="preserve"> </w:t>
      </w:r>
      <w:r w:rsidRPr="000E6F59" w:rsidR="0024727A">
        <w:t xml:space="preserve">of its </w:t>
      </w:r>
      <w:r w:rsidRPr="000E6F59">
        <w:t>full benefits</w:t>
      </w:r>
      <w:r w:rsidR="0095188B">
        <w:t xml:space="preserve"> </w:t>
      </w:r>
      <w:r w:rsidRPr="000E6F59" w:rsidR="0024727A">
        <w:t>for end-user</w:t>
      </w:r>
      <w:r w:rsidR="0095188B">
        <w:t xml:space="preserve">s and </w:t>
      </w:r>
      <w:r w:rsidRPr="000E6F59" w:rsidR="0024727A">
        <w:t>national industries, as well as avoided externalities; (i</w:t>
      </w:r>
      <w:r w:rsidRPr="000E6F59">
        <w:t>i) forecast</w:t>
      </w:r>
      <w:r w:rsidRPr="000E6F59" w:rsidR="0024727A">
        <w:t>ing of</w:t>
      </w:r>
      <w:r w:rsidRPr="000E6F59">
        <w:t xml:space="preserve"> attainable cost reductions, efficiency gains, </w:t>
      </w:r>
      <w:r w:rsidRPr="000E6F59" w:rsidR="0024727A">
        <w:t xml:space="preserve">and </w:t>
      </w:r>
      <w:r w:rsidRPr="000E6F59">
        <w:t xml:space="preserve">scale </w:t>
      </w:r>
      <w:r w:rsidRPr="000E6F59" w:rsidR="0024727A">
        <w:t>benefits; and (iii) demonstration of technical maturity. Such analysis may extend to local bioenergy markets</w:t>
      </w:r>
      <w:r w:rsidRPr="000E6F59" w:rsidR="00CC48C4">
        <w:t xml:space="preserve">, including aspects such as the availability of suitable </w:t>
      </w:r>
      <w:r w:rsidRPr="000E6F59" w:rsidR="00600FBF">
        <w:t xml:space="preserve">land for bioenergy production, </w:t>
      </w:r>
      <w:r w:rsidRPr="000E6F59" w:rsidR="00CC48C4">
        <w:t>logistics and commercialization of bioenergy products and by-products</w:t>
      </w:r>
      <w:r w:rsidRPr="000E6F59" w:rsidR="0024727A">
        <w:t>. Based on a more profound insight in the benefits of local energy generation, the Government may decide to provide financial incentives to rural farmers to accelerate market introduction of bioenergy technologies.</w:t>
      </w:r>
      <w:r w:rsidRPr="000E6F59" w:rsidR="004264D2">
        <w:t xml:space="preserve"> </w:t>
      </w:r>
    </w:p>
    <w:p w:rsidRPr="000E6F59" w:rsidR="00521CDF" w:rsidP="00485EF1" w:rsidRDefault="00964E99" w14:paraId="1914DEDD" w14:textId="77777777">
      <w:r w:rsidRPr="000E6F59">
        <w:t xml:space="preserve">Access to foreign capital </w:t>
      </w:r>
      <w:r w:rsidRPr="000E6F59" w:rsidR="00F43318">
        <w:t xml:space="preserve">is </w:t>
      </w:r>
      <w:r w:rsidRPr="000E6F59">
        <w:t xml:space="preserve">a major barrier for Cuba; therefore, international cooperation programmes </w:t>
      </w:r>
      <w:r w:rsidRPr="000E6F59" w:rsidR="00F43318">
        <w:t xml:space="preserve">are </w:t>
      </w:r>
      <w:r w:rsidRPr="000E6F59">
        <w:t>an important source of financing</w:t>
      </w:r>
      <w:r w:rsidRPr="000E6F59" w:rsidR="00F43318">
        <w:t xml:space="preserve"> to trigger development</w:t>
      </w:r>
      <w:r w:rsidRPr="000E6F59">
        <w:t xml:space="preserve">, especially </w:t>
      </w:r>
      <w:r w:rsidRPr="000E6F59" w:rsidR="00F43318">
        <w:t xml:space="preserve">in </w:t>
      </w:r>
      <w:r w:rsidRPr="000E6F59">
        <w:t>the rural sector</w:t>
      </w:r>
      <w:r w:rsidRPr="000E6F59" w:rsidR="00521CDF">
        <w:t>. However, additional capital investments must be leveraged</w:t>
      </w:r>
      <w:r w:rsidRPr="000E6F59" w:rsidR="00D724C3">
        <w:t xml:space="preserve"> to support market growth</w:t>
      </w:r>
      <w:r w:rsidRPr="000E6F59" w:rsidR="00521CDF">
        <w:t>.</w:t>
      </w:r>
      <w:r w:rsidR="00DB77F9">
        <w:t xml:space="preserve"> </w:t>
      </w:r>
      <w:r w:rsidR="00BF4358">
        <w:t>F</w:t>
      </w:r>
      <w:r w:rsidRPr="000E6F59" w:rsidR="00521CDF">
        <w:t>armers are highly motivated to get access to this technology</w:t>
      </w:r>
      <w:r w:rsidRPr="000E6F59" w:rsidR="00D724C3">
        <w:t xml:space="preserve"> and </w:t>
      </w:r>
      <w:r w:rsidRPr="000E6F59" w:rsidR="004264D2">
        <w:t xml:space="preserve">often </w:t>
      </w:r>
      <w:r w:rsidRPr="000E6F59" w:rsidR="00D724C3">
        <w:t>able to finance low-cost solutions themselves</w:t>
      </w:r>
      <w:r w:rsidRPr="000E6F59" w:rsidR="004264D2">
        <w:t xml:space="preserve">, given the expected </w:t>
      </w:r>
      <w:r w:rsidRPr="000E6F59" w:rsidR="00D724C3">
        <w:t xml:space="preserve">improvement in quality of life </w:t>
      </w:r>
      <w:r w:rsidRPr="000E6F59" w:rsidR="004264D2">
        <w:t xml:space="preserve">and income as a result of </w:t>
      </w:r>
      <w:r w:rsidRPr="000E6F59" w:rsidR="00D724C3">
        <w:t>stable energy supply</w:t>
      </w:r>
      <w:r w:rsidRPr="000E6F59" w:rsidR="00521CDF">
        <w:t>.</w:t>
      </w:r>
      <w:r w:rsidRPr="000E6F59" w:rsidR="00D724C3">
        <w:t xml:space="preserve"> Other beneficiaries such as larger pig farmers</w:t>
      </w:r>
      <w:r w:rsidR="0095188B">
        <w:t xml:space="preserve"> would </w:t>
      </w:r>
      <w:r w:rsidRPr="000E6F59" w:rsidR="00D724C3">
        <w:t xml:space="preserve">need to invest more heavily in </w:t>
      </w:r>
      <w:r w:rsidR="00C354C6">
        <w:t>biodigester</w:t>
      </w:r>
      <w:r w:rsidRPr="000E6F59" w:rsidR="00D724C3">
        <w:t xml:space="preserve"> technology to comply with </w:t>
      </w:r>
      <w:r w:rsidRPr="000E6F59" w:rsidR="004264D2">
        <w:t>r</w:t>
      </w:r>
      <w:r w:rsidRPr="000E6F59" w:rsidR="00D724C3">
        <w:t>egulation</w:t>
      </w:r>
      <w:r w:rsidRPr="000E6F59" w:rsidR="004B00C8">
        <w:t xml:space="preserve"> of agro</w:t>
      </w:r>
      <w:r w:rsidRPr="000E6F59" w:rsidR="002B1ADE">
        <w:t>-</w:t>
      </w:r>
      <w:r w:rsidRPr="000E6F59" w:rsidR="004B00C8">
        <w:t>industrial effluents</w:t>
      </w:r>
      <w:r w:rsidRPr="000E6F59" w:rsidR="004264D2">
        <w:t>. H</w:t>
      </w:r>
      <w:r w:rsidRPr="000E6F59" w:rsidR="00D724C3">
        <w:t>owever, they are usually not in a position to take full advantage of the biogas produced</w:t>
      </w:r>
      <w:r w:rsidRPr="000E6F59" w:rsidR="004264D2">
        <w:t xml:space="preserve"> and would benefit from mechanisms to supply other people</w:t>
      </w:r>
      <w:r w:rsidRPr="000E6F59" w:rsidR="00D724C3">
        <w:t xml:space="preserve">. Financial incentives may be </w:t>
      </w:r>
      <w:r w:rsidRPr="000E6F59" w:rsidR="004264D2">
        <w:t>devised to cover remaining cost barriers</w:t>
      </w:r>
      <w:r w:rsidRPr="000E6F59" w:rsidR="00D724C3">
        <w:t xml:space="preserve"> after a process of reducing investment costs and optimizing business models for larger bioenergy producers. More detailed and quantified information is needed before deciding upon such incentives.</w:t>
      </w:r>
      <w:ins w:author="Author" w:id="17">
        <w:r w:rsidR="005D02CA">
          <w:t xml:space="preserve">    </w:t>
        </w:r>
      </w:ins>
    </w:p>
    <w:p w:rsidRPr="000E6F59" w:rsidR="000254E0" w:rsidRDefault="000254E0" w14:paraId="50B67EE1" w14:textId="77777777">
      <w:pPr>
        <w:rPr>
          <w:szCs w:val="22"/>
        </w:rPr>
      </w:pPr>
    </w:p>
    <w:p w:rsidRPr="000E6F59" w:rsidR="003A0160" w:rsidRDefault="003A0160" w14:paraId="042E593B" w14:textId="65343AD3">
      <w:pPr>
        <w:pStyle w:val="Heading2"/>
      </w:pPr>
      <w:bookmarkStart w:name="_Toc424291798" w:id="18"/>
      <w:r w:rsidRPr="000E6F59">
        <w:t>Long-term solution</w:t>
      </w:r>
      <w:bookmarkEnd w:id="18"/>
    </w:p>
    <w:p w:rsidRPr="000E6F59" w:rsidR="000254E0" w:rsidP="00485EF1" w:rsidRDefault="00F527B6" w14:paraId="0121D799" w14:textId="77777777">
      <w:r w:rsidRPr="000E6F59">
        <w:t>The barrier analysis indicates that al</w:t>
      </w:r>
      <w:r w:rsidRPr="000E6F59" w:rsidR="00986687">
        <w:t>l types of barriers exist</w:t>
      </w:r>
      <w:r w:rsidRPr="000E6F59">
        <w:t xml:space="preserve"> impeding </w:t>
      </w:r>
      <w:r w:rsidRPr="000E6F59" w:rsidR="00986687">
        <w:t xml:space="preserve">the </w:t>
      </w:r>
      <w:r w:rsidRPr="000E6F59">
        <w:t xml:space="preserve">rapid deployment of bioenergy systems among small farmers in Cuba. At the present stage of market introduction, the key barriers are: (i) the lack of technical know-how and appropriate biogas and biodiesel </w:t>
      </w:r>
      <w:r w:rsidRPr="000E6F59" w:rsidR="00986687">
        <w:t xml:space="preserve">system </w:t>
      </w:r>
      <w:r w:rsidRPr="000E6F59">
        <w:t xml:space="preserve">designs to serve a variety of end-users; </w:t>
      </w:r>
      <w:r w:rsidRPr="000E6F59" w:rsidR="00745F6C">
        <w:t xml:space="preserve">(ii) the inadequate industrial capacity to produce such systems; </w:t>
      </w:r>
      <w:r w:rsidRPr="000E6F59" w:rsidR="00986687">
        <w:t xml:space="preserve">and </w:t>
      </w:r>
      <w:r w:rsidRPr="000E6F59" w:rsidR="00745F6C">
        <w:t xml:space="preserve">(iii) the weak </w:t>
      </w:r>
      <w:r w:rsidRPr="000E6F59" w:rsidR="004B00C8">
        <w:t xml:space="preserve">local and national </w:t>
      </w:r>
      <w:r w:rsidRPr="000E6F59" w:rsidR="00745F6C">
        <w:t xml:space="preserve">institutional capacity to implement such systems, including training of human resources. These barriers can be addressed </w:t>
      </w:r>
      <w:r w:rsidRPr="000E6F59" w:rsidR="004476AE">
        <w:t xml:space="preserve">in a limited time-frame </w:t>
      </w:r>
      <w:r w:rsidRPr="000E6F59" w:rsidR="00745F6C">
        <w:t xml:space="preserve">by targeted support interventions. For medium-term market development, additional barriers are found in place which are partly systemic: (iv) the low level of prioritization of small-scale bioenergy, as its benefits and potential are not fully acknowledged at the decision-making level; as a result, </w:t>
      </w:r>
      <w:r w:rsidRPr="000E6F59" w:rsidR="00986687">
        <w:t xml:space="preserve">few </w:t>
      </w:r>
      <w:r w:rsidRPr="000E6F59" w:rsidR="00745F6C">
        <w:t xml:space="preserve">industrial, institutional and human resources are directed to this market; </w:t>
      </w:r>
      <w:r w:rsidR="00DE1CDE">
        <w:t xml:space="preserve">(v) the lack of financial capital for investment in bioenergy development; </w:t>
      </w:r>
      <w:r w:rsidRPr="000E6F59" w:rsidR="00745F6C">
        <w:t>and (v</w:t>
      </w:r>
      <w:r w:rsidR="00DE1CDE">
        <w:t>i</w:t>
      </w:r>
      <w:r w:rsidRPr="000E6F59" w:rsidR="00745F6C">
        <w:t>) the lack of detailed data supporting bioenergy development</w:t>
      </w:r>
      <w:r w:rsidR="00DE1CDE">
        <w:t xml:space="preserve"> (i</w:t>
      </w:r>
      <w:r w:rsidRPr="000E6F59" w:rsidR="00745F6C">
        <w:t xml:space="preserve">ncluding energy demand </w:t>
      </w:r>
      <w:r w:rsidR="00DE1CDE">
        <w:t xml:space="preserve">and resources </w:t>
      </w:r>
      <w:r w:rsidRPr="000E6F59" w:rsidR="00745F6C">
        <w:t xml:space="preserve">at municipal and farm level, </w:t>
      </w:r>
      <w:r w:rsidRPr="000E6F59" w:rsidR="004476AE">
        <w:t xml:space="preserve">soil characteristics, water supply, empirical knowledge of combined </w:t>
      </w:r>
      <w:r w:rsidR="00DE1CDE">
        <w:t>food-</w:t>
      </w:r>
      <w:r w:rsidRPr="000E6F59" w:rsidR="004476AE">
        <w:t>energy production</w:t>
      </w:r>
      <w:r w:rsidR="00DE1CDE">
        <w:t xml:space="preserve"> systems) </w:t>
      </w:r>
      <w:r w:rsidRPr="000E6F59" w:rsidR="004476AE">
        <w:t>which is an impediment for policy design and the optimization of energy solutions. While a contribution can be made to address these barriers, their full removal will take a long</w:t>
      </w:r>
      <w:r w:rsidR="00DE1CDE">
        <w:t xml:space="preserve">er </w:t>
      </w:r>
      <w:r w:rsidRPr="000E6F59" w:rsidR="004476AE">
        <w:t xml:space="preserve">process to strengthen governance </w:t>
      </w:r>
      <w:r w:rsidR="00BD36CE">
        <w:t xml:space="preserve">of local economic development and </w:t>
      </w:r>
      <w:r w:rsidR="00F02B3B">
        <w:t xml:space="preserve">increase </w:t>
      </w:r>
      <w:r w:rsidRPr="000E6F59" w:rsidR="004476AE">
        <w:t>resilience of rural communities.</w:t>
      </w:r>
    </w:p>
    <w:p w:rsidRPr="000E6F59" w:rsidR="00986687" w:rsidRDefault="00016BBE" w14:paraId="0A58ADAD" w14:textId="77777777">
      <w:r w:rsidRPr="000E6F59">
        <w:t xml:space="preserve">The </w:t>
      </w:r>
      <w:r w:rsidRPr="000E6F59" w:rsidR="00986687">
        <w:t xml:space="preserve">proposed </w:t>
      </w:r>
      <w:r w:rsidRPr="000E6F59">
        <w:t xml:space="preserve">solution </w:t>
      </w:r>
      <w:r w:rsidRPr="000E6F59" w:rsidR="004A69E2">
        <w:t>is</w:t>
      </w:r>
      <w:r w:rsidRPr="000E6F59">
        <w:t xml:space="preserve"> to </w:t>
      </w:r>
      <w:r w:rsidRPr="000E6F59" w:rsidR="000254E0">
        <w:t xml:space="preserve">upgrade the technological know-how and industrial capacity in Cuba </w:t>
      </w:r>
      <w:r w:rsidR="000449AA">
        <w:t xml:space="preserve">for </w:t>
      </w:r>
      <w:r w:rsidRPr="000E6F59" w:rsidR="000254E0">
        <w:t>design</w:t>
      </w:r>
      <w:r w:rsidR="000449AA">
        <w:t>ing</w:t>
      </w:r>
      <w:r w:rsidRPr="000E6F59" w:rsidR="000254E0">
        <w:t xml:space="preserve"> and m</w:t>
      </w:r>
      <w:r w:rsidR="000449AA">
        <w:t>anufacturing</w:t>
      </w:r>
      <w:r w:rsidRPr="000E6F59" w:rsidR="000254E0">
        <w:t xml:space="preserve"> small-scale bioenergy systems, and to increase the know-how for integrating such systems into rural </w:t>
      </w:r>
      <w:r w:rsidRPr="000E6F59" w:rsidR="00990F92">
        <w:t>agro</w:t>
      </w:r>
      <w:r w:rsidR="00990F92">
        <w:t>-</w:t>
      </w:r>
      <w:r w:rsidRPr="000E6F59" w:rsidR="00990F92">
        <w:t>businesses</w:t>
      </w:r>
      <w:r w:rsidRPr="000E6F59" w:rsidR="000254E0">
        <w:t xml:space="preserve">. </w:t>
      </w:r>
      <w:r w:rsidRPr="000E6F59" w:rsidR="00F527B6">
        <w:t>By successful demonstration</w:t>
      </w:r>
      <w:r w:rsidR="000449AA">
        <w:t>,</w:t>
      </w:r>
      <w:r w:rsidRPr="000E6F59" w:rsidR="00F527B6">
        <w:t xml:space="preserve"> and </w:t>
      </w:r>
      <w:r w:rsidR="000449AA">
        <w:t xml:space="preserve">by </w:t>
      </w:r>
      <w:r w:rsidRPr="000E6F59" w:rsidR="00F527B6">
        <w:t>making available factual information and data, supportive policies and incentives can be fine-tuned to the targeted beneficiaries. Building upon initial experiences under the baseline project, the actors involved in the value chain need to be strengthened and coordinated to deliver and sustain energy solutions. Given its track record in the subject, EEIH has been assigned as the national entity to lead this process, thereby closely interacting with Cuba</w:t>
      </w:r>
      <w:r w:rsidRPr="000E6F59" w:rsidR="00CC552C">
        <w:t>e</w:t>
      </w:r>
      <w:r w:rsidRPr="000E6F59" w:rsidR="00F527B6">
        <w:t xml:space="preserve">nergía (CITMA). </w:t>
      </w:r>
    </w:p>
    <w:p w:rsidRPr="000E6F59" w:rsidR="00986687" w:rsidRDefault="00986687" w14:paraId="070B75F5" w14:textId="77777777"/>
    <w:p w:rsidR="00410BBE" w:rsidRDefault="00410BBE" w14:paraId="63846297" w14:textId="77777777">
      <w:pPr>
        <w:spacing w:after="0"/>
        <w:jc w:val="left"/>
        <w:rPr>
          <w:b/>
          <w:smallCaps/>
          <w:szCs w:val="22"/>
        </w:rPr>
      </w:pPr>
      <w:bookmarkStart w:name="_Toc424291799" w:id="19"/>
      <w:r>
        <w:br w:type="page"/>
      </w:r>
    </w:p>
    <w:p w:rsidR="003A0160" w:rsidRDefault="003A0160" w14:paraId="5DB8E825" w14:textId="27AE4471">
      <w:pPr>
        <w:pStyle w:val="Heading1"/>
      </w:pPr>
      <w:r w:rsidRPr="009C273C">
        <w:t>Strategy</w:t>
      </w:r>
      <w:bookmarkEnd w:id="19"/>
    </w:p>
    <w:p w:rsidRPr="00410BBE" w:rsidR="00410BBE" w:rsidP="00410BBE" w:rsidRDefault="00410BBE" w14:paraId="22699B8D" w14:textId="77777777"/>
    <w:p w:rsidRPr="000E6F59" w:rsidR="003A0160" w:rsidRDefault="003A0160" w14:paraId="19AEB51D" w14:textId="5696F877">
      <w:pPr>
        <w:pStyle w:val="Heading2"/>
        <w:rPr>
          <w:szCs w:val="20"/>
        </w:rPr>
      </w:pPr>
      <w:bookmarkStart w:name="_Toc424291800" w:id="20"/>
      <w:r w:rsidRPr="000E6F59">
        <w:t>Project rationale</w:t>
      </w:r>
      <w:bookmarkEnd w:id="20"/>
    </w:p>
    <w:p w:rsidRPr="000E6F59" w:rsidR="0028469C" w:rsidP="00485EF1" w:rsidRDefault="003A0160" w14:paraId="5E66D746" w14:textId="77777777">
      <w:r w:rsidRPr="000E6F59">
        <w:t xml:space="preserve">The rationale behind the </w:t>
      </w:r>
      <w:r w:rsidRPr="000E6F59" w:rsidR="00C354EF">
        <w:t>proposed UNDP/GEF Project “</w:t>
      </w:r>
      <w:r w:rsidRPr="000E6F59" w:rsidR="0028469C">
        <w:t>Clean Energy Technologies for the Rural Areas in Cuba (CleanEnerg</w:t>
      </w:r>
      <w:r w:rsidRPr="000E6F59" w:rsidR="00382DDD">
        <w:t>y</w:t>
      </w:r>
      <w:r w:rsidRPr="000E6F59" w:rsidR="0028469C">
        <w:t>-Cuba)</w:t>
      </w:r>
      <w:r w:rsidRPr="000E6F59" w:rsidR="00C354EF">
        <w:t xml:space="preserve">” </w:t>
      </w:r>
      <w:r w:rsidRPr="000E6F59">
        <w:t xml:space="preserve">is </w:t>
      </w:r>
      <w:r w:rsidRPr="000E6F59" w:rsidR="00587858">
        <w:t xml:space="preserve">to reduce global GHG emissions by increasing </w:t>
      </w:r>
      <w:r w:rsidRPr="000E6F59" w:rsidR="0028469C">
        <w:t xml:space="preserve">access to biogas and biodiesel technology for the large group of small agriculture and livestock farmers in Cuba. </w:t>
      </w:r>
      <w:r w:rsidRPr="000E6F59" w:rsidR="00587858">
        <w:t xml:space="preserve">The Project will </w:t>
      </w:r>
      <w:r w:rsidRPr="000E6F59" w:rsidR="0028469C">
        <w:t xml:space="preserve">be instrumental to assist the </w:t>
      </w:r>
      <w:r w:rsidRPr="000E6F59" w:rsidR="00C354EF">
        <w:t xml:space="preserve">Government </w:t>
      </w:r>
      <w:r w:rsidRPr="000E6F59" w:rsidR="0028469C">
        <w:t xml:space="preserve">to design and articulate national </w:t>
      </w:r>
      <w:r w:rsidRPr="000E6F59" w:rsidR="00C354EF">
        <w:t>polic</w:t>
      </w:r>
      <w:r w:rsidRPr="000E6F59" w:rsidR="0028469C">
        <w:t xml:space="preserve">ies </w:t>
      </w:r>
      <w:r w:rsidRPr="000E6F59" w:rsidR="00587858">
        <w:t xml:space="preserve">to </w:t>
      </w:r>
      <w:r w:rsidRPr="000E6F59" w:rsidR="00535DFA">
        <w:t xml:space="preserve">increase </w:t>
      </w:r>
      <w:r w:rsidRPr="000E6F59" w:rsidR="00587858">
        <w:t xml:space="preserve">the use of </w:t>
      </w:r>
      <w:r w:rsidRPr="000E6F59" w:rsidR="0028469C">
        <w:t>agroenergy technologies, which is aligned with the priori</w:t>
      </w:r>
      <w:r w:rsidRPr="000E6F59" w:rsidR="00535DFA">
        <w:t>ti</w:t>
      </w:r>
      <w:r w:rsidRPr="000E6F59" w:rsidR="0028469C">
        <w:t>zation of other energy technologies and energy conservation</w:t>
      </w:r>
      <w:r w:rsidRPr="000E6F59" w:rsidR="00535DFA">
        <w:t xml:space="preserve"> by the national Government</w:t>
      </w:r>
      <w:r w:rsidRPr="000E6F59" w:rsidR="0028469C">
        <w:t>. In this respect, the Project aims to assist Cuba to further diversify its energy matrix by demonstrating the relevance</w:t>
      </w:r>
      <w:r w:rsidRPr="000E6F59" w:rsidR="00B7065A">
        <w:t xml:space="preserve"> and </w:t>
      </w:r>
      <w:r w:rsidRPr="000E6F59" w:rsidR="0028469C">
        <w:t>benefits of small-scale bioenergy sources to policy makers</w:t>
      </w:r>
      <w:r w:rsidRPr="000E6F59" w:rsidR="00B7065A">
        <w:t xml:space="preserve">. While other renewable energy technologies are fairly well </w:t>
      </w:r>
      <w:r w:rsidRPr="000E6F59" w:rsidR="00CF6D2F">
        <w:t>known</w:t>
      </w:r>
      <w:r w:rsidRPr="000E6F59" w:rsidR="00B7065A">
        <w:t xml:space="preserve"> in Cuba, this is much less the case for small-scale bioenergy.</w:t>
      </w:r>
    </w:p>
    <w:p w:rsidRPr="000E6F59" w:rsidR="00E023DD" w:rsidP="00485EF1" w:rsidRDefault="00587858" w14:paraId="2A5D8C0C" w14:textId="77777777">
      <w:r w:rsidRPr="000E6F59">
        <w:t xml:space="preserve">The Project builds forth </w:t>
      </w:r>
      <w:r w:rsidRPr="000E6F59" w:rsidR="00E023DD">
        <w:t>on baseline activities initiated by EEIH and Cuba</w:t>
      </w:r>
      <w:r w:rsidRPr="000E6F59" w:rsidR="00F47046">
        <w:t>ene</w:t>
      </w:r>
      <w:r w:rsidRPr="000E6F59" w:rsidR="00E023DD">
        <w:t xml:space="preserve">rgía, supported with funding under international cooperation programmes. During the PPG phase, the </w:t>
      </w:r>
      <w:r w:rsidRPr="000E6F59" w:rsidR="00124459">
        <w:t xml:space="preserve">Project </w:t>
      </w:r>
      <w:r w:rsidRPr="000E6F59" w:rsidR="00E023DD">
        <w:t>proponents have worked towards the involvement of higher-level authorities</w:t>
      </w:r>
      <w:r w:rsidRPr="000E6F59" w:rsidR="004B00C8">
        <w:rPr>
          <w:rStyle w:val="FootnoteReference"/>
          <w:szCs w:val="20"/>
        </w:rPr>
        <w:footnoteReference w:id="52"/>
      </w:r>
      <w:r w:rsidRPr="000E6F59" w:rsidR="004B00C8">
        <w:t>.</w:t>
      </w:r>
      <w:r w:rsidRPr="000E6F59" w:rsidR="00A60647">
        <w:t xml:space="preserve"> </w:t>
      </w:r>
      <w:r w:rsidRPr="000E6F59" w:rsidR="00124459">
        <w:t xml:space="preserve">Direct involvement was further sought from metal-mechanical and chemical enterprises, after a process of selection and short-listing of candidate manufacturers for biodiesel installations and synthetic geomembranes, respectively. Through the corresponding </w:t>
      </w:r>
      <w:r w:rsidRPr="000E6F59" w:rsidR="005E186F">
        <w:t xml:space="preserve">state </w:t>
      </w:r>
      <w:r w:rsidRPr="000E6F59" w:rsidR="00124459">
        <w:t>business clusters, these companies have committed</w:t>
      </w:r>
      <w:r w:rsidRPr="000E6F59" w:rsidR="005E186F">
        <w:t xml:space="preserve"> their support to the Project</w:t>
      </w:r>
      <w:r w:rsidRPr="000E6F59" w:rsidR="00124459">
        <w:t xml:space="preserve"> and will be one of its key beneficiaries.</w:t>
      </w:r>
      <w:r w:rsidRPr="000E6F59" w:rsidR="005E186F">
        <w:t xml:space="preserve"> These steps have contributed to increase the profile of the Project to a higher political level, compared to PIF stage.</w:t>
      </w:r>
    </w:p>
    <w:p w:rsidRPr="000E6F59" w:rsidR="0089743C" w:rsidP="00485EF1" w:rsidRDefault="006128BA" w14:paraId="61D26640" w14:textId="77777777">
      <w:r w:rsidRPr="000E6F59">
        <w:t>The</w:t>
      </w:r>
      <w:r w:rsidRPr="000E6F59" w:rsidR="00BD261A">
        <w:t xml:space="preserve"> baseline </w:t>
      </w:r>
      <w:r w:rsidRPr="000E6F59">
        <w:t xml:space="preserve">activities are </w:t>
      </w:r>
      <w:r w:rsidRPr="000E6F59" w:rsidR="00BD261A">
        <w:t xml:space="preserve">hampered by several barriers, </w:t>
      </w:r>
      <w:r w:rsidRPr="000E6F59" w:rsidR="00DA1948">
        <w:t xml:space="preserve">which are </w:t>
      </w:r>
      <w:r w:rsidRPr="000E6F59" w:rsidR="00BD261A">
        <w:t xml:space="preserve">primarily related to the </w:t>
      </w:r>
      <w:r w:rsidRPr="000E6F59">
        <w:t>inadequate manufacturing capa</w:t>
      </w:r>
      <w:r w:rsidRPr="000E6F59" w:rsidR="0027758A">
        <w:t xml:space="preserve">bilities </w:t>
      </w:r>
      <w:r w:rsidRPr="000E6F59">
        <w:t xml:space="preserve">to </w:t>
      </w:r>
      <w:r w:rsidRPr="000E6F59" w:rsidR="0034360D">
        <w:t xml:space="preserve">deliver </w:t>
      </w:r>
      <w:r w:rsidRPr="000E6F59">
        <w:t xml:space="preserve">bioenergy systems to meet </w:t>
      </w:r>
      <w:r w:rsidRPr="000E6F59" w:rsidR="0034360D">
        <w:t xml:space="preserve">the </w:t>
      </w:r>
      <w:r w:rsidRPr="000E6F59">
        <w:t xml:space="preserve">market potential; the lack of technological know-how to adapt plant designs and appliances to local market conditions; the lack of experience with the integration of such technology in agricultural production systems; </w:t>
      </w:r>
      <w:r w:rsidRPr="000E6F59" w:rsidR="007D4BEA">
        <w:t xml:space="preserve">the scarcity of appropriate appliances for use with biogas and biodiesel in Cuba; </w:t>
      </w:r>
      <w:r w:rsidRPr="000E6F59" w:rsidR="0027758A">
        <w:t xml:space="preserve">and the incipient </w:t>
      </w:r>
      <w:r w:rsidRPr="000E6F59">
        <w:t xml:space="preserve">institutional framework to support rural farmers </w:t>
      </w:r>
      <w:r w:rsidRPr="000E6F59" w:rsidR="0027758A">
        <w:t>with the</w:t>
      </w:r>
      <w:r w:rsidRPr="000E6F59">
        <w:t xml:space="preserve"> implement</w:t>
      </w:r>
      <w:r w:rsidRPr="000E6F59" w:rsidR="0027758A">
        <w:t xml:space="preserve">ation of </w:t>
      </w:r>
      <w:r w:rsidRPr="000E6F59">
        <w:t xml:space="preserve">energy solutions and </w:t>
      </w:r>
      <w:r w:rsidRPr="000E6F59" w:rsidR="0027758A">
        <w:t xml:space="preserve">to </w:t>
      </w:r>
      <w:r w:rsidRPr="000E6F59">
        <w:t xml:space="preserve">increase economic productivity. In fact, there is a need to </w:t>
      </w:r>
      <w:r w:rsidRPr="000E6F59" w:rsidR="0027758A">
        <w:t>clarifying</w:t>
      </w:r>
      <w:r w:rsidRPr="000E6F59">
        <w:t xml:space="preserve"> roles and responsibilities along the whole value chain, bearing in mind the overall context of </w:t>
      </w:r>
      <w:r w:rsidRPr="000E6F59" w:rsidR="0089743C">
        <w:t xml:space="preserve">the </w:t>
      </w:r>
      <w:r w:rsidRPr="000E6F59">
        <w:t>transformation towards a more decentralized economy</w:t>
      </w:r>
      <w:r w:rsidRPr="000E6F59" w:rsidR="0089743C">
        <w:t xml:space="preserve"> which is currently taking place. </w:t>
      </w:r>
    </w:p>
    <w:p w:rsidRPr="000E6F59" w:rsidR="003A0160" w:rsidP="00485EF1" w:rsidRDefault="00F84059" w14:paraId="5FA98070" w14:textId="77777777">
      <w:pPr>
        <w:rPr>
          <w:rFonts w:cs="Tahoma"/>
          <w:szCs w:val="22"/>
        </w:rPr>
      </w:pPr>
      <w:r w:rsidRPr="000E6F59">
        <w:t>T</w:t>
      </w:r>
      <w:r w:rsidRPr="000E6F59" w:rsidR="0089743C">
        <w:t xml:space="preserve">he chosen approach is </w:t>
      </w:r>
      <w:r w:rsidRPr="000E6F59">
        <w:t xml:space="preserve">therefore </w:t>
      </w:r>
      <w:r w:rsidRPr="000E6F59" w:rsidR="0089743C">
        <w:t>to build upon capacities at farm and community level, strengthen these where necessary, and combine these into supportive platforms at municipal level. EEIH will act as the overall expertise centre and will oversee the capacity building process, to start in a small number of selected municipalities.</w:t>
      </w:r>
      <w:r w:rsidR="00EB1FE8">
        <w:t xml:space="preserve"> </w:t>
      </w:r>
      <w:r w:rsidRPr="000E6F59" w:rsidR="0089743C">
        <w:t xml:space="preserve">This approach is </w:t>
      </w:r>
      <w:r w:rsidRPr="000E6F59" w:rsidR="0027758A">
        <w:t>comparable</w:t>
      </w:r>
      <w:r w:rsidRPr="000E6F59" w:rsidR="0089743C">
        <w:t xml:space="preserve"> to </w:t>
      </w:r>
      <w:r w:rsidRPr="000E6F59" w:rsidR="0027758A">
        <w:t xml:space="preserve">that followed by </w:t>
      </w:r>
      <w:r w:rsidRPr="000E6F59" w:rsidR="0089743C">
        <w:t>earlier energy interventions in the rural areas in Cuba</w:t>
      </w:r>
      <w:r w:rsidRPr="000E6F59" w:rsidR="00986687">
        <w:rPr>
          <w:rStyle w:val="FootnoteReference"/>
        </w:rPr>
        <w:footnoteReference w:id="53"/>
      </w:r>
      <w:r w:rsidRPr="000E6F59" w:rsidR="0089743C">
        <w:t xml:space="preserve">. </w:t>
      </w:r>
      <w:r w:rsidRPr="000E6F59" w:rsidR="0027758A">
        <w:t>The</w:t>
      </w:r>
      <w:r w:rsidRPr="000E6F59" w:rsidR="0089743C">
        <w:t xml:space="preserve"> link with the policy-making level is established by strengthening of Cuba</w:t>
      </w:r>
      <w:r w:rsidRPr="000E6F59" w:rsidR="00043C87">
        <w:t>e</w:t>
      </w:r>
      <w:r w:rsidRPr="000E6F59" w:rsidR="0089743C">
        <w:t>nergía, which is located within CITMA.</w:t>
      </w:r>
      <w:r w:rsidRPr="000E6F59" w:rsidR="00986687">
        <w:t xml:space="preserve"> </w:t>
      </w:r>
      <w:r w:rsidRPr="000E6F59" w:rsidR="0089743C">
        <w:t xml:space="preserve">Considering the incipient stage of market development for biogas and biodiesel in Cuba, the Project is presented </w:t>
      </w:r>
      <w:r w:rsidRPr="000E6F59" w:rsidR="00BD261A">
        <w:t xml:space="preserve">under the </w:t>
      </w:r>
      <w:r w:rsidRPr="000E6F59" w:rsidR="0089743C">
        <w:t xml:space="preserve">GEF-5 </w:t>
      </w:r>
      <w:r w:rsidRPr="000E6F59" w:rsidR="00BD261A">
        <w:t>focal area CCM</w:t>
      </w:r>
      <w:r w:rsidRPr="000E6F59" w:rsidR="0089743C">
        <w:t>, Objective 1</w:t>
      </w:r>
      <w:r w:rsidRPr="000E6F59" w:rsidR="00BD261A">
        <w:t xml:space="preserve">. </w:t>
      </w:r>
    </w:p>
    <w:p w:rsidRPr="000E6F59" w:rsidR="001D4D4C" w:rsidRDefault="001D4D4C" w14:paraId="04B124B4" w14:textId="77777777">
      <w:pPr>
        <w:rPr>
          <w:rFonts w:cs="Tahoma"/>
          <w:szCs w:val="22"/>
        </w:rPr>
      </w:pPr>
    </w:p>
    <w:p w:rsidRPr="000E6F59" w:rsidR="003A0160" w:rsidRDefault="003A0160" w14:paraId="1AD9C2F8" w14:textId="2C9C29B2">
      <w:pPr>
        <w:pStyle w:val="Heading2"/>
      </w:pPr>
      <w:bookmarkStart w:name="_Toc424291801" w:id="21"/>
      <w:r w:rsidRPr="000E6F59">
        <w:t>Project goal and objective</w:t>
      </w:r>
      <w:bookmarkEnd w:id="21"/>
    </w:p>
    <w:p w:rsidRPr="000E6F59" w:rsidR="006B634B" w:rsidP="00485EF1" w:rsidRDefault="006B634B" w14:paraId="2F1952B3" w14:textId="77777777">
      <w:r w:rsidRPr="000E6F59">
        <w:t>The objective of the Project</w:t>
      </w:r>
      <w:r w:rsidRPr="000E6F59" w:rsidR="00C354EF">
        <w:t xml:space="preserve"> </w:t>
      </w:r>
      <w:r w:rsidRPr="000E6F59">
        <w:t xml:space="preserve">is to </w:t>
      </w:r>
      <w:r w:rsidRPr="000E6F59" w:rsidR="00EE37B3">
        <w:t>increase access to bioenergy technology in Cuba by promoting the use of biodiesel and bioga</w:t>
      </w:r>
      <w:r w:rsidRPr="000E6F59" w:rsidR="00043C87">
        <w:t>s technologies by rural farmers</w:t>
      </w:r>
      <w:r w:rsidRPr="000E6F59">
        <w:t xml:space="preserve">. </w:t>
      </w:r>
      <w:r w:rsidRPr="000E6F59" w:rsidR="007D4BEA">
        <w:t xml:space="preserve">This will be achieved by supporting a process of technology transfer. </w:t>
      </w:r>
      <w:r w:rsidRPr="000E6F59">
        <w:t xml:space="preserve">This will contribute to the reduction of greenhouse gas emissions </w:t>
      </w:r>
      <w:r w:rsidRPr="000E6F59" w:rsidR="00EE37B3">
        <w:t>from fossil fuels used for electricity production, transport and cooking</w:t>
      </w:r>
      <w:r w:rsidRPr="000E6F59" w:rsidR="00EE37B3">
        <w:rPr>
          <w:rStyle w:val="FootnoteReference"/>
        </w:rPr>
        <w:footnoteReference w:id="54"/>
      </w:r>
      <w:r w:rsidRPr="000E6F59" w:rsidR="00EE37B3">
        <w:t xml:space="preserve">. </w:t>
      </w:r>
    </w:p>
    <w:p w:rsidRPr="000E6F59" w:rsidR="00DB476B" w:rsidP="00485EF1" w:rsidRDefault="006B634B" w14:paraId="7986761D" w14:textId="77777777">
      <w:r w:rsidRPr="000E6F59">
        <w:t xml:space="preserve">The project will complement and enhance the baseline project activities by providing technical assistance to key sector stakeholders. The project focuses on </w:t>
      </w:r>
      <w:r w:rsidRPr="000E6F59" w:rsidR="00F81F77">
        <w:t xml:space="preserve">three </w:t>
      </w:r>
      <w:r w:rsidRPr="000E6F59">
        <w:t>main aspects; (a) stren</w:t>
      </w:r>
      <w:r w:rsidRPr="000E6F59" w:rsidR="00F81F77">
        <w:t>g</w:t>
      </w:r>
      <w:r w:rsidRPr="000E6F59">
        <w:t xml:space="preserve">thening </w:t>
      </w:r>
      <w:r w:rsidRPr="000E6F59" w:rsidR="00F81F77">
        <w:t xml:space="preserve">the national </w:t>
      </w:r>
      <w:r w:rsidRPr="000E6F59" w:rsidR="00EE37B3">
        <w:t>technology basis -including manufacturing capa</w:t>
      </w:r>
      <w:r w:rsidRPr="000E6F59" w:rsidR="0027758A">
        <w:t>bilities</w:t>
      </w:r>
      <w:r w:rsidRPr="000E6F59" w:rsidR="00EE37B3">
        <w:t xml:space="preserve">- </w:t>
      </w:r>
      <w:r w:rsidRPr="000E6F59" w:rsidR="00F81F77">
        <w:t xml:space="preserve">for </w:t>
      </w:r>
      <w:r w:rsidRPr="000E6F59" w:rsidR="00EE37B3">
        <w:t>the successful design and production of biogas and biodiesel installations in compliance with applicable quality standards</w:t>
      </w:r>
      <w:r w:rsidRPr="000E6F59" w:rsidR="00F81F77">
        <w:t xml:space="preserve">; (b) </w:t>
      </w:r>
      <w:r w:rsidRPr="000E6F59" w:rsidR="00EE37B3">
        <w:t>strengthen</w:t>
      </w:r>
      <w:r w:rsidRPr="000E6F59" w:rsidR="00D33553">
        <w:t>ing</w:t>
      </w:r>
      <w:r w:rsidRPr="000E6F59" w:rsidR="00EE37B3">
        <w:t xml:space="preserve"> the institutional framework and human capacity for </w:t>
      </w:r>
      <w:r w:rsidRPr="000E6F59" w:rsidR="007D0D98">
        <w:t>delivery</w:t>
      </w:r>
      <w:r w:rsidRPr="000E6F59" w:rsidR="00EE37B3">
        <w:t xml:space="preserve"> of energy solutions to the target group of beneficiaries (small farmers), and ensur</w:t>
      </w:r>
      <w:r w:rsidRPr="000E6F59" w:rsidR="0027758A">
        <w:t>ing</w:t>
      </w:r>
      <w:r w:rsidRPr="000E6F59" w:rsidR="00D33553">
        <w:t xml:space="preserve"> adequate project design, installation, operation and after-sales services; (c) complementing available information and knowledge on bioenergy usage in rural farms in Cuba, thereby establishing a strong case for policy makers and other stakeholders to mobilize investment for further market development. </w:t>
      </w:r>
    </w:p>
    <w:p w:rsidR="00DB476B" w:rsidRDefault="006B634B" w14:paraId="366E359D" w14:textId="77777777">
      <w:r w:rsidRPr="000E6F59">
        <w:t xml:space="preserve">The GEF intervention will significantly strengthen the </w:t>
      </w:r>
      <w:r w:rsidRPr="000E6F59" w:rsidR="00D33553">
        <w:t xml:space="preserve">present industrial capacity to produce synthetic membrane material for </w:t>
      </w:r>
      <w:r w:rsidR="00C354C6">
        <w:t>biodigester</w:t>
      </w:r>
      <w:r w:rsidRPr="000E6F59" w:rsidR="00D33553">
        <w:t xml:space="preserve">s, and will set up a production line for biodiesel plants. It will support baseline initiatives by EEIH and </w:t>
      </w:r>
      <w:r w:rsidRPr="000E6F59" w:rsidR="00AC7B69">
        <w:t>SDC/</w:t>
      </w:r>
      <w:r w:rsidRPr="000E6F59" w:rsidR="00D33553">
        <w:t>COSUDE, and establish an expertise centre on bioenergy within EEIH.</w:t>
      </w:r>
      <w:r w:rsidRPr="000E6F59" w:rsidR="00CC552C">
        <w:t xml:space="preserve"> </w:t>
      </w:r>
      <w:r w:rsidRPr="000E6F59" w:rsidR="00DB476B">
        <w:t xml:space="preserve">It will further demonstrate the technical viability of </w:t>
      </w:r>
      <w:r w:rsidRPr="000E6F59" w:rsidR="00AC7B69">
        <w:t xml:space="preserve">national </w:t>
      </w:r>
      <w:r w:rsidRPr="000E6F59" w:rsidR="00DB476B">
        <w:t xml:space="preserve">manufacturing, </w:t>
      </w:r>
      <w:r w:rsidRPr="000E6F59" w:rsidR="00AC7B69">
        <w:t xml:space="preserve">and the </w:t>
      </w:r>
      <w:r w:rsidRPr="000E6F59" w:rsidR="00DB476B">
        <w:t xml:space="preserve">installation and operation of biogas and biodiesel systems in small farms, and </w:t>
      </w:r>
      <w:r w:rsidRPr="000E6F59" w:rsidR="00AC7B69">
        <w:t xml:space="preserve">it will </w:t>
      </w:r>
      <w:r w:rsidRPr="000E6F59" w:rsidR="00DB476B">
        <w:t xml:space="preserve">extract lessons </w:t>
      </w:r>
      <w:r w:rsidRPr="000E6F59" w:rsidR="00AC7B69">
        <w:t xml:space="preserve">learnt </w:t>
      </w:r>
      <w:r w:rsidRPr="000E6F59" w:rsidR="00DB476B">
        <w:t xml:space="preserve">through ongoing monitoring. This information will feed into baseline research work done by EEIH staff (funded by national resources and the </w:t>
      </w:r>
      <w:r w:rsidRPr="000E6F59" w:rsidR="00AC7B69">
        <w:t>SDC/</w:t>
      </w:r>
      <w:r w:rsidRPr="000E6F59" w:rsidR="00DB476B">
        <w:t>COSUDE BIOMAS project).</w:t>
      </w:r>
      <w:r w:rsidR="00FD3F0B">
        <w:t xml:space="preserve"> </w:t>
      </w:r>
      <w:r w:rsidRPr="000E6F59">
        <w:t>The total proje</w:t>
      </w:r>
      <w:r w:rsidRPr="000E6F59" w:rsidR="00483CD2">
        <w:t xml:space="preserve">ct budget is estimated at US$ </w:t>
      </w:r>
      <w:r w:rsidR="00C55FBE">
        <w:t>22</w:t>
      </w:r>
      <w:r w:rsidR="00E87EDC">
        <w:t>,</w:t>
      </w:r>
      <w:r w:rsidR="00475A22">
        <w:t>65</w:t>
      </w:r>
      <w:r w:rsidR="00C55FBE">
        <w:t>7</w:t>
      </w:r>
      <w:r w:rsidR="00E87EDC">
        <w:t>,</w:t>
      </w:r>
      <w:r w:rsidR="00475A22">
        <w:t>810</w:t>
      </w:r>
      <w:r w:rsidRPr="000E6F59">
        <w:t xml:space="preserve"> for which a grant US$ </w:t>
      </w:r>
      <w:r w:rsidRPr="000E6F59" w:rsidR="00D33553">
        <w:t>2</w:t>
      </w:r>
      <w:r w:rsidRPr="000E6F59" w:rsidR="004D3058">
        <w:t>,</w:t>
      </w:r>
      <w:r w:rsidRPr="000E6F59" w:rsidR="00AC7B69">
        <w:t>737</w:t>
      </w:r>
      <w:r w:rsidRPr="000E6F59" w:rsidR="004D3058">
        <w:t>,</w:t>
      </w:r>
      <w:r w:rsidRPr="000E6F59" w:rsidR="00AC7B69">
        <w:t>524</w:t>
      </w:r>
      <w:r w:rsidRPr="000E6F59" w:rsidR="004D3058">
        <w:t xml:space="preserve"> </w:t>
      </w:r>
      <w:r w:rsidRPr="000E6F59">
        <w:t>is requested from the GEF</w:t>
      </w:r>
      <w:r w:rsidR="008217BB">
        <w:t>. Total co-financing amount to US$ 19,</w:t>
      </w:r>
      <w:r w:rsidRPr="00795350" w:rsidR="00795350">
        <w:t>949,107</w:t>
      </w:r>
      <w:r w:rsidR="008217BB">
        <w:t>.</w:t>
      </w:r>
      <w:r w:rsidR="00FD3F0B">
        <w:rPr>
          <w:rStyle w:val="FootnoteReference"/>
        </w:rPr>
        <w:footnoteReference w:id="55"/>
      </w:r>
    </w:p>
    <w:p w:rsidRPr="000E6F59" w:rsidR="007B1764" w:rsidRDefault="007B1764" w14:paraId="3D0BA446" w14:textId="77777777"/>
    <w:p w:rsidRPr="000E6F59" w:rsidR="00B23F39" w:rsidRDefault="003A0160" w14:paraId="02A9DBEA" w14:textId="77777777">
      <w:r w:rsidRPr="000E6F59">
        <w:t>The Project will pursue its objective through the following components</w:t>
      </w:r>
      <w:r w:rsidRPr="000E6F59" w:rsidR="00F81F77">
        <w:t>, which are described in detail in the next sections</w:t>
      </w:r>
      <w:r w:rsidRPr="000E6F59">
        <w:t>:</w:t>
      </w:r>
    </w:p>
    <w:p w:rsidRPr="000E6F59" w:rsidR="006B634B" w:rsidP="00D649DF" w:rsidRDefault="00A730C9" w14:paraId="49664240" w14:textId="77777777">
      <w:pPr>
        <w:numPr>
          <w:ilvl w:val="0"/>
          <w:numId w:val="6"/>
        </w:numPr>
      </w:pPr>
      <w:r w:rsidRPr="000E6F59">
        <w:t>Information and policy development</w:t>
      </w:r>
      <w:r w:rsidRPr="000E6F59" w:rsidR="006B634B">
        <w:t>;</w:t>
      </w:r>
    </w:p>
    <w:p w:rsidRPr="000E6F59" w:rsidR="006B634B" w:rsidP="00D649DF" w:rsidRDefault="00A730C9" w14:paraId="73086B77" w14:textId="77777777">
      <w:pPr>
        <w:numPr>
          <w:ilvl w:val="0"/>
          <w:numId w:val="6"/>
        </w:numPr>
      </w:pPr>
      <w:r w:rsidRPr="000E6F59">
        <w:t xml:space="preserve">Biodiesel </w:t>
      </w:r>
      <w:r w:rsidRPr="000E6F59" w:rsidR="009B1ABA">
        <w:t xml:space="preserve">and biogas </w:t>
      </w:r>
      <w:r w:rsidRPr="000E6F59">
        <w:t>technology transfer and development</w:t>
      </w:r>
      <w:r w:rsidRPr="000E6F59" w:rsidR="00586DE5">
        <w:t>;</w:t>
      </w:r>
      <w:r w:rsidR="00FD3F0B">
        <w:t xml:space="preserve"> and</w:t>
      </w:r>
    </w:p>
    <w:p w:rsidRPr="000E6F59" w:rsidR="00C84283" w:rsidP="00363714" w:rsidRDefault="00A730C9" w14:paraId="250F9963" w14:textId="77777777">
      <w:pPr>
        <w:numPr>
          <w:ilvl w:val="0"/>
          <w:numId w:val="6"/>
        </w:numPr>
      </w:pPr>
      <w:r w:rsidRPr="000E6F59">
        <w:t>Institution building, training and promotion</w:t>
      </w:r>
      <w:r w:rsidRPr="000E6F59" w:rsidR="00C84283">
        <w:t>.</w:t>
      </w:r>
    </w:p>
    <w:p w:rsidRPr="000E6F59" w:rsidR="00DB476B" w:rsidP="006B634B" w:rsidRDefault="00DB476B" w14:paraId="627C26D5" w14:textId="77777777">
      <w:pPr>
        <w:rPr>
          <w:rFonts w:cs="Tahoma"/>
          <w:szCs w:val="22"/>
          <w:u w:val="single"/>
        </w:rPr>
      </w:pPr>
    </w:p>
    <w:p w:rsidRPr="000E6F59" w:rsidR="003A0160" w:rsidP="00376EC5" w:rsidRDefault="003A0160" w14:paraId="4FEA983D" w14:textId="3EFAE6DC">
      <w:pPr>
        <w:pStyle w:val="Heading2"/>
        <w:rPr>
          <w:b/>
        </w:rPr>
      </w:pPr>
      <w:bookmarkStart w:name="_Toc424291802" w:id="22"/>
      <w:r w:rsidRPr="000E6F59">
        <w:t xml:space="preserve">Project </w:t>
      </w:r>
      <w:r w:rsidRPr="00376EC5">
        <w:t>components</w:t>
      </w:r>
      <w:r w:rsidRPr="000E6F59">
        <w:t>:</w:t>
      </w:r>
      <w:bookmarkEnd w:id="22"/>
    </w:p>
    <w:p w:rsidRPr="000E6F59" w:rsidR="003A0160" w:rsidRDefault="003A0160" w14:paraId="75DF3459" w14:textId="77777777">
      <w:pPr>
        <w:rPr>
          <w:b/>
        </w:rPr>
      </w:pPr>
      <w:r w:rsidRPr="000E6F59">
        <w:rPr>
          <w:b/>
          <w:u w:val="single"/>
        </w:rPr>
        <w:t xml:space="preserve">Component I. </w:t>
      </w:r>
      <w:r w:rsidRPr="000E6F59" w:rsidR="00A730C9">
        <w:rPr>
          <w:b/>
          <w:u w:val="single"/>
        </w:rPr>
        <w:t>Information and policy development</w:t>
      </w:r>
      <w:r w:rsidRPr="000E6F59">
        <w:rPr>
          <w:b/>
          <w:u w:val="single"/>
        </w:rPr>
        <w:t>.</w:t>
      </w:r>
    </w:p>
    <w:p w:rsidRPr="000E6F59" w:rsidR="00CB1363" w:rsidP="00B65A0F" w:rsidRDefault="003A0160" w14:paraId="0EE83285" w14:textId="77777777">
      <w:r w:rsidRPr="000E6F59">
        <w:rPr>
          <w:b/>
        </w:rPr>
        <w:t>Outcome</w:t>
      </w:r>
      <w:r w:rsidRPr="000E6F59" w:rsidR="00D517CE">
        <w:rPr>
          <w:b/>
        </w:rPr>
        <w:t> </w:t>
      </w:r>
      <w:r w:rsidRPr="000E6F59" w:rsidR="00D46CB2">
        <w:rPr>
          <w:b/>
        </w:rPr>
        <w:t xml:space="preserve">1: </w:t>
      </w:r>
      <w:r w:rsidRPr="000E6F59" w:rsidR="00A730C9">
        <w:rPr>
          <w:b/>
        </w:rPr>
        <w:t>Policy instruments supportive of small-scale bioenergy development have been formulated and recommended for approval.</w:t>
      </w:r>
      <w:r w:rsidRPr="000E6F59">
        <w:rPr>
          <w:b/>
        </w:rPr>
        <w:t xml:space="preserve"> (GEF US$ </w:t>
      </w:r>
      <w:r w:rsidR="00771333">
        <w:rPr>
          <w:b/>
        </w:rPr>
        <w:t>2</w:t>
      </w:r>
      <w:r w:rsidR="00E93E4E">
        <w:rPr>
          <w:b/>
        </w:rPr>
        <w:t>4</w:t>
      </w:r>
      <w:r w:rsidR="00DE0EAA">
        <w:rPr>
          <w:b/>
        </w:rPr>
        <w:t>6</w:t>
      </w:r>
      <w:r w:rsidRPr="000E6F59">
        <w:rPr>
          <w:b/>
        </w:rPr>
        <w:t>,000; co</w:t>
      </w:r>
      <w:r w:rsidRPr="000E6F59" w:rsidR="00081000">
        <w:rPr>
          <w:b/>
        </w:rPr>
        <w:t>-</w:t>
      </w:r>
      <w:r w:rsidRPr="000E6F59">
        <w:rPr>
          <w:b/>
        </w:rPr>
        <w:t>finance US$</w:t>
      </w:r>
      <w:r w:rsidRPr="000E6F59">
        <w:t> </w:t>
      </w:r>
      <w:r w:rsidR="00E93E4E">
        <w:rPr>
          <w:b/>
        </w:rPr>
        <w:t>525</w:t>
      </w:r>
      <w:r w:rsidRPr="000E6F59" w:rsidR="00C911EC">
        <w:rPr>
          <w:b/>
        </w:rPr>
        <w:t>,</w:t>
      </w:r>
      <w:r w:rsidR="00E93E4E">
        <w:rPr>
          <w:b/>
        </w:rPr>
        <w:t>5</w:t>
      </w:r>
      <w:r w:rsidRPr="000E6F59" w:rsidR="00C911EC">
        <w:rPr>
          <w:b/>
        </w:rPr>
        <w:t>00</w:t>
      </w:r>
      <w:r w:rsidRPr="000E6F59">
        <w:rPr>
          <w:b/>
        </w:rPr>
        <w:t xml:space="preserve">). </w:t>
      </w:r>
      <w:r w:rsidRPr="000E6F59" w:rsidR="00ED02C6">
        <w:rPr>
          <w:b/>
        </w:rPr>
        <w:t xml:space="preserve"> </w:t>
      </w:r>
      <w:r w:rsidRPr="000E6F59">
        <w:t xml:space="preserve">The objective of this project component is to </w:t>
      </w:r>
      <w:r w:rsidRPr="000E6F59" w:rsidR="00057A3C">
        <w:t xml:space="preserve">create a solid information base about </w:t>
      </w:r>
      <w:r w:rsidRPr="000E6F59" w:rsidR="00CC48C4">
        <w:t xml:space="preserve">bioenergy </w:t>
      </w:r>
      <w:r w:rsidRPr="000E6F59" w:rsidR="00057A3C">
        <w:t xml:space="preserve">potential </w:t>
      </w:r>
      <w:r w:rsidRPr="000E6F59" w:rsidR="00CC48C4">
        <w:t xml:space="preserve">and opportunities </w:t>
      </w:r>
      <w:r w:rsidRPr="000E6F59" w:rsidR="00057A3C">
        <w:t>in the rural areas in Cuba, and provide inputs and r</w:t>
      </w:r>
      <w:r w:rsidRPr="000E6F59" w:rsidR="008828FE">
        <w:t>ecommendations to policy makers</w:t>
      </w:r>
      <w:r w:rsidRPr="000E6F59" w:rsidR="00057A3C">
        <w:t xml:space="preserve"> based on </w:t>
      </w:r>
      <w:r w:rsidRPr="000E6F59" w:rsidR="00C354C6">
        <w:t>analysed</w:t>
      </w:r>
      <w:r w:rsidRPr="000E6F59" w:rsidR="00057A3C">
        <w:t xml:space="preserve"> data and </w:t>
      </w:r>
      <w:r w:rsidR="00363714">
        <w:t>realistic market penetration scenarios for bioenergy technologies</w:t>
      </w:r>
      <w:r w:rsidRPr="000E6F59" w:rsidR="00057A3C">
        <w:t>. Work under this component will be f</w:t>
      </w:r>
      <w:r w:rsidRPr="000E6F59" w:rsidR="008828FE">
        <w:t>ocused on small and medium-size</w:t>
      </w:r>
      <w:r w:rsidRPr="000E6F59" w:rsidR="0067600E">
        <w:t xml:space="preserve"> f</w:t>
      </w:r>
      <w:r w:rsidRPr="000E6F59" w:rsidR="008828FE">
        <w:t>arms</w:t>
      </w:r>
      <w:r w:rsidRPr="000E6F59" w:rsidR="00057A3C">
        <w:t xml:space="preserve"> in Cuba under the concept of integrated food and energy production, in which energy is generated for self-supply </w:t>
      </w:r>
      <w:r w:rsidRPr="000E6F59" w:rsidR="0067600E">
        <w:t>and/</w:t>
      </w:r>
      <w:r w:rsidRPr="000E6F59" w:rsidR="00057A3C">
        <w:t xml:space="preserve">or local distribution. </w:t>
      </w:r>
      <w:r w:rsidRPr="000E6F59" w:rsidR="007D4BEA">
        <w:t>The supporting studies and analyses performed under this Component will feed into a policy concept (a “green paper”) for consultation with involved stakeholders, including local actors; this concept will be used to formulate a national bioenergy strategy</w:t>
      </w:r>
      <w:r w:rsidRPr="000E6F59" w:rsidR="007A3006">
        <w:t xml:space="preserve">. </w:t>
      </w:r>
      <w:r w:rsidRPr="000E6F59" w:rsidR="00057A3C">
        <w:t xml:space="preserve">It will further provide suggestions and recommendations for enhancement of the regulatory framework to foster biogas, biodiesel, and other bioenergy options. </w:t>
      </w:r>
      <w:r w:rsidRPr="000E6F59" w:rsidR="00120ABE">
        <w:t>In the end-of-project situation, decision makers are expected to have access to detailed sector information and advice for establishing a conducive regulatory framework for small-scale bioenergy applications</w:t>
      </w:r>
      <w:r w:rsidRPr="000E6F59" w:rsidR="00FE3742">
        <w:t>, including climate change policy instruments such as Nationally Appropr</w:t>
      </w:r>
      <w:r w:rsidRPr="000E6F59" w:rsidR="008828FE">
        <w:t>iate Mitigation Actions (NAMAs).</w:t>
      </w:r>
    </w:p>
    <w:p w:rsidRPr="000E6F59" w:rsidR="00C84283" w:rsidP="00B65A0F" w:rsidRDefault="00C84283" w14:paraId="7CE6D947" w14:textId="77777777"/>
    <w:p w:rsidRPr="00E14D4B" w:rsidR="00BB1A71" w:rsidP="00BB1A71" w:rsidRDefault="003A0160" w14:paraId="3F2A6524" w14:textId="34BB4B9E">
      <w:pPr>
        <w:rPr>
          <w:rFonts w:ascii="Calibri" w:hAnsi="Calibri"/>
          <w:color w:val="1F497D"/>
          <w:lang w:val="en-US"/>
        </w:rPr>
      </w:pPr>
      <w:r w:rsidRPr="000E6F59">
        <w:rPr>
          <w:b/>
          <w:i/>
        </w:rPr>
        <w:t>Output 1.1</w:t>
      </w:r>
      <w:r w:rsidRPr="000E6F59" w:rsidR="00D517CE">
        <w:rPr>
          <w:b/>
          <w:i/>
        </w:rPr>
        <w:t>.</w:t>
      </w:r>
      <w:r w:rsidRPr="000E6F59">
        <w:rPr>
          <w:b/>
          <w:i/>
        </w:rPr>
        <w:t xml:space="preserve"> </w:t>
      </w:r>
      <w:r w:rsidRPr="000E6F59" w:rsidR="00A730C9">
        <w:rPr>
          <w:b/>
          <w:i/>
        </w:rPr>
        <w:t xml:space="preserve">Collection and </w:t>
      </w:r>
      <w:r w:rsidRPr="000E6F59" w:rsidR="007D4BEA">
        <w:rPr>
          <w:b/>
          <w:i/>
        </w:rPr>
        <w:t xml:space="preserve">analysis </w:t>
      </w:r>
      <w:r w:rsidRPr="000E6F59" w:rsidR="00A730C9">
        <w:rPr>
          <w:b/>
          <w:i/>
        </w:rPr>
        <w:t>of information concerning the economic, production, social</w:t>
      </w:r>
      <w:r w:rsidRPr="000E6F59" w:rsidR="007D4BEA">
        <w:rPr>
          <w:b/>
          <w:i/>
        </w:rPr>
        <w:t>, gender</w:t>
      </w:r>
      <w:r w:rsidRPr="000E6F59" w:rsidR="00A730C9">
        <w:rPr>
          <w:b/>
          <w:i/>
        </w:rPr>
        <w:t xml:space="preserve"> and environmental aspects of integrated food and small-scale bioenergy production by rural farmers</w:t>
      </w:r>
      <w:r w:rsidRPr="000E6F59">
        <w:rPr>
          <w:b/>
          <w:i/>
        </w:rPr>
        <w:t>.</w:t>
      </w:r>
      <w:r w:rsidRPr="000E6F59">
        <w:t xml:space="preserve"> </w:t>
      </w:r>
      <w:r w:rsidRPr="000E6F59" w:rsidR="00506C41">
        <w:t>This outpu</w:t>
      </w:r>
      <w:r w:rsidRPr="000E6F59" w:rsidR="00A841F6">
        <w:t>t</w:t>
      </w:r>
      <w:r w:rsidRPr="000E6F59" w:rsidR="007D4BEA">
        <w:t xml:space="preserve"> has the objective to characterize in detail the opportunities and constraints for integrated food and small-scale bioenergy production in Cuba.</w:t>
      </w:r>
      <w:r w:rsidRPr="000E6F59" w:rsidR="00A841F6">
        <w:t xml:space="preserve"> </w:t>
      </w:r>
      <w:r w:rsidR="00071E3D">
        <w:t>Cubaenergía will lead the work, with support of MINAG, ONEI and ANAP.</w:t>
      </w:r>
      <w:r w:rsidR="00BB1A71">
        <w:t xml:space="preserve"> Information will be collected from existing databases as well as the conducting of specific surveys to farmers and other national and local strakeholders. </w:t>
      </w:r>
      <w:r w:rsidRPr="000E6F59" w:rsidR="00574B96">
        <w:t xml:space="preserve">The scope </w:t>
      </w:r>
      <w:r w:rsidR="000E4228">
        <w:t xml:space="preserve">of the work </w:t>
      </w:r>
      <w:r w:rsidRPr="000E6F59" w:rsidR="007D4BEA">
        <w:t xml:space="preserve">will </w:t>
      </w:r>
      <w:r w:rsidRPr="000E6F59" w:rsidR="00574B96">
        <w:t xml:space="preserve">extend to economic, social, </w:t>
      </w:r>
      <w:r w:rsidRPr="000E6F59" w:rsidR="007D4BEA">
        <w:t>gender, agricultural</w:t>
      </w:r>
      <w:r w:rsidRPr="000E6F59" w:rsidR="00574B96">
        <w:t xml:space="preserve"> and environmental aspects</w:t>
      </w:r>
      <w:r w:rsidRPr="000E6F59" w:rsidR="007D4BEA">
        <w:t xml:space="preserve"> of integrated food and small-scale bioenergy production by small-</w:t>
      </w:r>
      <w:r w:rsidRPr="000E6F59" w:rsidR="008828FE">
        <w:t xml:space="preserve"> </w:t>
      </w:r>
      <w:r w:rsidRPr="000E6F59" w:rsidR="007D4BEA">
        <w:t xml:space="preserve">and medium-scale farmers. </w:t>
      </w:r>
      <w:r w:rsidRPr="00E14D4B" w:rsidR="007D4BEA">
        <w:rPr>
          <w:lang w:val="en-US"/>
        </w:rPr>
        <w:t>C</w:t>
      </w:r>
      <w:r w:rsidRPr="00E14D4B" w:rsidR="00574B96">
        <w:rPr>
          <w:lang w:val="en-US"/>
        </w:rPr>
        <w:t>onstraints such as water availability, soil quality, as well as adverse effects such as land degradation, desertification, salinization and droughts</w:t>
      </w:r>
      <w:r w:rsidRPr="00E14D4B" w:rsidR="007D4BEA">
        <w:rPr>
          <w:lang w:val="en-US"/>
        </w:rPr>
        <w:t xml:space="preserve"> will be considered as part of this assessment</w:t>
      </w:r>
      <w:r w:rsidRPr="00E14D4B" w:rsidR="00574B96">
        <w:rPr>
          <w:lang w:val="en-US"/>
        </w:rPr>
        <w:t>.</w:t>
      </w:r>
      <w:r w:rsidRPr="00E14D4B" w:rsidR="00BB1A71">
        <w:rPr>
          <w:lang w:val="en-US"/>
        </w:rPr>
        <w:t xml:space="preserve"> </w:t>
      </w:r>
    </w:p>
    <w:p w:rsidRPr="000E6F59" w:rsidR="00C84283" w:rsidP="00184F17" w:rsidRDefault="00C84283" w14:paraId="5876E2BB" w14:textId="77777777"/>
    <w:p w:rsidRPr="000E6F59" w:rsidR="007A34AC" w:rsidP="001B5E91" w:rsidRDefault="000855E5" w14:paraId="63E4F2CD" w14:textId="7846F2ED">
      <w:r w:rsidRPr="000E6F59">
        <w:rPr>
          <w:b/>
          <w:i/>
        </w:rPr>
        <w:t xml:space="preserve">Output 1.2. </w:t>
      </w:r>
      <w:r w:rsidRPr="000E6F59" w:rsidR="00A730C9">
        <w:rPr>
          <w:b/>
          <w:i/>
        </w:rPr>
        <w:t>Information tools to design, implement and monitor national bioenergy policies and strategies</w:t>
      </w:r>
      <w:r w:rsidRPr="000E6F59" w:rsidR="00F85E00">
        <w:rPr>
          <w:b/>
          <w:i/>
        </w:rPr>
        <w:t>.</w:t>
      </w:r>
      <w:r w:rsidRPr="000E6F59" w:rsidR="00ED02C6">
        <w:rPr>
          <w:b/>
          <w:i/>
        </w:rPr>
        <w:t xml:space="preserve"> </w:t>
      </w:r>
      <w:r w:rsidRPr="000E6F59" w:rsidR="00F85E00">
        <w:rPr>
          <w:b/>
          <w:i/>
        </w:rPr>
        <w:t xml:space="preserve"> </w:t>
      </w:r>
      <w:r w:rsidRPr="000E6F59" w:rsidR="00C354C6">
        <w:t>This output pursues developing tools for: (i) the collection of data about the potential and current usage of bio</w:t>
      </w:r>
      <w:r w:rsidR="00C354C6">
        <w:t>energy sources at municipality</w:t>
      </w:r>
      <w:r w:rsidRPr="000E6F59" w:rsidR="00C354C6">
        <w:t xml:space="preserve"> level; and (ii) </w:t>
      </w:r>
      <w:r w:rsidR="00CC3B4B">
        <w:t xml:space="preserve">the evaluation of bioenergy </w:t>
      </w:r>
      <w:r w:rsidRPr="000E6F59" w:rsidR="00C354C6">
        <w:t>energy resources</w:t>
      </w:r>
      <w:r w:rsidR="00CC3B4B">
        <w:t xml:space="preserve"> based on </w:t>
      </w:r>
      <w:r w:rsidR="000E4228">
        <w:t xml:space="preserve">suitable methodologies. These tools will be implemented using appropriate </w:t>
      </w:r>
      <w:r w:rsidR="003C580A">
        <w:t xml:space="preserve">technological </w:t>
      </w:r>
      <w:r w:rsidR="000E4228">
        <w:t xml:space="preserve">solutions </w:t>
      </w:r>
      <w:r w:rsidRPr="000E6F59" w:rsidR="00377D08">
        <w:t xml:space="preserve">to </w:t>
      </w:r>
      <w:r w:rsidR="000E4228">
        <w:t xml:space="preserve">facilitate access to </w:t>
      </w:r>
      <w:r w:rsidRPr="000E6F59" w:rsidR="00377D08">
        <w:t xml:space="preserve">information on bioenergy technology </w:t>
      </w:r>
      <w:r w:rsidRPr="000E6F59" w:rsidR="008828FE">
        <w:t>(</w:t>
      </w:r>
      <w:r w:rsidR="000E4228">
        <w:t xml:space="preserve">as </w:t>
      </w:r>
      <w:r w:rsidRPr="000E6F59" w:rsidR="008828FE">
        <w:t xml:space="preserve">collected under Output 1.1) </w:t>
      </w:r>
      <w:r w:rsidRPr="000E6F59" w:rsidR="00377D08">
        <w:t>at an aggregated level, including technical key figures, typical applications, cost levels, main economic parameters</w:t>
      </w:r>
      <w:r w:rsidRPr="000E6F59" w:rsidR="008828FE">
        <w:t xml:space="preserve"> </w:t>
      </w:r>
      <w:r w:rsidRPr="000E6F59" w:rsidR="00377D08">
        <w:t xml:space="preserve">and associated benefits, including GHG reduction potential. It is envisaged to </w:t>
      </w:r>
      <w:r w:rsidRPr="000E6F59" w:rsidR="00BA0960">
        <w:t xml:space="preserve">produce appropriate </w:t>
      </w:r>
      <w:r w:rsidRPr="000E6F59" w:rsidR="00377D08">
        <w:t xml:space="preserve">ICT-based tools </w:t>
      </w:r>
      <w:r w:rsidRPr="000E6F59" w:rsidR="00BA0960">
        <w:t xml:space="preserve">such as databases, maps and reports </w:t>
      </w:r>
      <w:r w:rsidR="000E4228">
        <w:t>for implementation</w:t>
      </w:r>
      <w:r w:rsidR="00071E3D">
        <w:t>.</w:t>
      </w:r>
      <w:r w:rsidRPr="000E6F59" w:rsidR="00BA0960">
        <w:t xml:space="preserve"> </w:t>
      </w:r>
      <w:r w:rsidRPr="000E6F59" w:rsidR="00C0060C">
        <w:t xml:space="preserve">This output will assist in consolidating information which is presently not collected, fragmented, or difficult to access. The proposed tools will support </w:t>
      </w:r>
      <w:r w:rsidR="00071E3D">
        <w:t xml:space="preserve">MINAG and </w:t>
      </w:r>
      <w:r w:rsidRPr="000E6F59" w:rsidR="00C0060C">
        <w:t>ONE</w:t>
      </w:r>
      <w:r w:rsidR="00820159">
        <w:t>I</w:t>
      </w:r>
      <w:r w:rsidRPr="000E6F59" w:rsidR="00C0060C">
        <w:t xml:space="preserve"> to perform more adequately </w:t>
      </w:r>
      <w:r w:rsidR="00071E3D">
        <w:t>their</w:t>
      </w:r>
      <w:r w:rsidRPr="000E6F59" w:rsidR="00C0060C">
        <w:t xml:space="preserve"> role to collect, </w:t>
      </w:r>
      <w:r w:rsidRPr="000E6F59" w:rsidR="00C354C6">
        <w:t>analyse</w:t>
      </w:r>
      <w:r w:rsidRPr="000E6F59" w:rsidR="00C0060C">
        <w:t xml:space="preserve"> and publish primary statistical data, in line with its mandate</w:t>
      </w:r>
      <w:r w:rsidRPr="000E6F59" w:rsidR="00BC65F0">
        <w:t xml:space="preserve">. </w:t>
      </w:r>
      <w:r w:rsidRPr="000E6F59" w:rsidR="00BC65F0">
        <w:t xml:space="preserve">Strengthened baseline information and monitoring capabilities are deemed critical for </w:t>
      </w:r>
      <w:r w:rsidRPr="000E6F59" w:rsidR="008828FE">
        <w:t>attaining continued</w:t>
      </w:r>
      <w:r w:rsidRPr="000E6F59" w:rsidR="00BC65F0">
        <w:t xml:space="preserve"> </w:t>
      </w:r>
      <w:r w:rsidR="000E4228">
        <w:t xml:space="preserve">GHG </w:t>
      </w:r>
      <w:r w:rsidRPr="000E6F59" w:rsidR="00BC65F0">
        <w:t>emission reductions by the sector and therefore a necessary condition to implement climate policy instruments, such as Nationally Appropriate Mitigation Actions (NAMAs).</w:t>
      </w:r>
      <w:r w:rsidR="00E865FE">
        <w:t xml:space="preserve"> GEF funding will finance international consultancy, travel, contractual services to national companies, IT equipment, training and workshops.</w:t>
      </w:r>
    </w:p>
    <w:p w:rsidRPr="000E6F59" w:rsidR="00C84283" w:rsidP="001B5E91" w:rsidRDefault="00C84283" w14:paraId="61439EA1" w14:textId="77777777"/>
    <w:p w:rsidRPr="000E6F59" w:rsidR="00502F6C" w:rsidP="00B563AC" w:rsidRDefault="001B5E91" w14:paraId="7A295F80" w14:textId="77777777">
      <w:r w:rsidRPr="000E6F59">
        <w:rPr>
          <w:b/>
          <w:i/>
        </w:rPr>
        <w:t>Output 1.</w:t>
      </w:r>
      <w:r w:rsidRPr="000E6F59" w:rsidR="000855E5">
        <w:rPr>
          <w:b/>
          <w:i/>
        </w:rPr>
        <w:t>3</w:t>
      </w:r>
      <w:r w:rsidRPr="000E6F59" w:rsidR="00D517CE">
        <w:rPr>
          <w:b/>
          <w:i/>
        </w:rPr>
        <w:t>.</w:t>
      </w:r>
      <w:r w:rsidRPr="000E6F59" w:rsidR="003A0160">
        <w:rPr>
          <w:b/>
          <w:i/>
        </w:rPr>
        <w:t xml:space="preserve"> </w:t>
      </w:r>
      <w:r w:rsidRPr="000E6F59" w:rsidR="00A730C9">
        <w:rPr>
          <w:b/>
          <w:i/>
        </w:rPr>
        <w:t>Updated assessment of the technical and economic potential for biodiesel and biogas production and usage in small-scale agriculture and livestock farming</w:t>
      </w:r>
      <w:r w:rsidRPr="000E6F59" w:rsidR="00A2163E">
        <w:rPr>
          <w:b/>
          <w:i/>
        </w:rPr>
        <w:t>.</w:t>
      </w:r>
      <w:r w:rsidRPr="000E6F59" w:rsidR="003A0160">
        <w:t xml:space="preserve"> Th</w:t>
      </w:r>
      <w:r w:rsidRPr="000E6F59">
        <w:t xml:space="preserve">is </w:t>
      </w:r>
      <w:r w:rsidRPr="000E6F59" w:rsidR="003A0160">
        <w:t xml:space="preserve">output </w:t>
      </w:r>
      <w:r w:rsidRPr="000E6F59" w:rsidR="0034264E">
        <w:t xml:space="preserve">will </w:t>
      </w:r>
      <w:r w:rsidRPr="000E6F59" w:rsidR="007B1ED8">
        <w:t>deliver a detailed analysis of the data collected (under Output 1.1), resulting in an accurate and updated assessment of the technical and economic potential for the selected bioenergy technologies (biogas and biodiesel). The assessm</w:t>
      </w:r>
      <w:r w:rsidRPr="000E6F59" w:rsidR="00A303D2">
        <w:t xml:space="preserve">ent shall </w:t>
      </w:r>
      <w:r w:rsidRPr="000E6F59" w:rsidR="008416BB">
        <w:t>en</w:t>
      </w:r>
      <w:r w:rsidRPr="000E6F59" w:rsidR="00A303D2">
        <w:t>v</w:t>
      </w:r>
      <w:r w:rsidRPr="000E6F59" w:rsidR="008416BB">
        <w:t>i</w:t>
      </w:r>
      <w:r w:rsidRPr="000E6F59" w:rsidR="00A303D2">
        <w:t>sagedly cover</w:t>
      </w:r>
      <w:r w:rsidRPr="000E6F59" w:rsidR="00BA0960">
        <w:t xml:space="preserve"> the national potential </w:t>
      </w:r>
      <w:r w:rsidRPr="000E6F59" w:rsidR="007B1ED8">
        <w:t>and include small</w:t>
      </w:r>
      <w:r w:rsidRPr="000E6F59" w:rsidR="00BA0960">
        <w:t>- and medium-scale</w:t>
      </w:r>
      <w:r w:rsidRPr="000E6F59" w:rsidR="007B1ED8">
        <w:t xml:space="preserve"> farmers in all relevant sectors (traditional agriculture, pig farming, dairy farmers; as well as innovative agroenergy farms). A set of market growth scenarios </w:t>
      </w:r>
      <w:r w:rsidRPr="000E6F59" w:rsidR="0034264E">
        <w:t>will</w:t>
      </w:r>
      <w:r w:rsidRPr="000E6F59" w:rsidR="007B1ED8">
        <w:t xml:space="preserve"> be identified as a basis for bioenergy potential prognoses. </w:t>
      </w:r>
      <w:r w:rsidRPr="000E6F59" w:rsidR="0034264E">
        <w:t xml:space="preserve">The assessment will consider several modalities for utilization of the bioenergy produced, including </w:t>
      </w:r>
      <w:r w:rsidRPr="000E6F59" w:rsidR="008828FE">
        <w:t xml:space="preserve">the </w:t>
      </w:r>
      <w:r w:rsidRPr="000E6F59" w:rsidR="0034264E">
        <w:t xml:space="preserve">use of biogas </w:t>
      </w:r>
      <w:r w:rsidRPr="000E6F59" w:rsidR="00BA0960">
        <w:t>in agricultural machinery</w:t>
      </w:r>
      <w:r w:rsidRPr="000E6F59" w:rsidR="008828FE">
        <w:t xml:space="preserve">, local distribution of biogas and electricity, and opportunities for satisfying </w:t>
      </w:r>
      <w:r w:rsidRPr="000E6F59" w:rsidR="0034264E">
        <w:t>the latent demand for energy services in rural areas.</w:t>
      </w:r>
      <w:r w:rsidRPr="000E6F59" w:rsidR="00A52FFE">
        <w:t xml:space="preserve"> GEF funding for this output will fund one or more consultancies to produce the </w:t>
      </w:r>
      <w:r w:rsidRPr="000E6F59" w:rsidR="008828FE">
        <w:t xml:space="preserve">mentioned </w:t>
      </w:r>
      <w:r w:rsidRPr="000E6F59" w:rsidR="00A52FFE">
        <w:t>assessment</w:t>
      </w:r>
      <w:r w:rsidR="00CC3B4B">
        <w:t xml:space="preserve"> </w:t>
      </w:r>
      <w:r w:rsidRPr="000E6F59" w:rsidR="00A52FFE">
        <w:t xml:space="preserve">and </w:t>
      </w:r>
      <w:r w:rsidR="00CC3B4B">
        <w:t xml:space="preserve">provide </w:t>
      </w:r>
      <w:r w:rsidRPr="000E6F59" w:rsidR="00A52FFE">
        <w:t>methodologi</w:t>
      </w:r>
      <w:r w:rsidR="00E865FE">
        <w:t xml:space="preserve">cal advice and technical review; also IT equipment, </w:t>
      </w:r>
      <w:r w:rsidR="00CC3B4B">
        <w:t xml:space="preserve">a motorcycle, </w:t>
      </w:r>
      <w:r w:rsidR="00E865FE">
        <w:t xml:space="preserve">training and workshops. </w:t>
      </w:r>
    </w:p>
    <w:p w:rsidRPr="000E6F59" w:rsidR="00C84283" w:rsidP="00B563AC" w:rsidRDefault="00C84283" w14:paraId="2041A99D" w14:textId="77777777"/>
    <w:p w:rsidR="00E24E65" w:rsidRDefault="008D7112" w14:paraId="1214A61C" w14:textId="77777777">
      <w:r w:rsidRPr="000E6F59">
        <w:rPr>
          <w:b/>
          <w:i/>
        </w:rPr>
        <w:t>Output 1.4</w:t>
      </w:r>
      <w:r w:rsidRPr="000E6F59" w:rsidR="00D517CE">
        <w:rPr>
          <w:b/>
          <w:i/>
        </w:rPr>
        <w:t>.</w:t>
      </w:r>
      <w:r w:rsidRPr="000E6F59" w:rsidR="00696112">
        <w:rPr>
          <w:b/>
          <w:i/>
        </w:rPr>
        <w:t xml:space="preserve"> </w:t>
      </w:r>
      <w:r w:rsidRPr="000E6F59" w:rsidR="00A730C9">
        <w:rPr>
          <w:b/>
          <w:i/>
        </w:rPr>
        <w:t>Drafting of concepts for a national small-scale bioenergy strategy</w:t>
      </w:r>
      <w:r w:rsidRPr="000E6F59" w:rsidR="00C0060C">
        <w:rPr>
          <w:b/>
          <w:i/>
        </w:rPr>
        <w:t xml:space="preserve"> (green paper)</w:t>
      </w:r>
      <w:r w:rsidRPr="000E6F59" w:rsidR="00A730C9">
        <w:rPr>
          <w:b/>
          <w:i/>
        </w:rPr>
        <w:t>, and consultation thereof with stakeholders and incumbent authorities</w:t>
      </w:r>
      <w:r w:rsidRPr="000E6F59" w:rsidR="00696112">
        <w:rPr>
          <w:b/>
          <w:i/>
        </w:rPr>
        <w:t>.</w:t>
      </w:r>
      <w:r w:rsidRPr="000E6F59" w:rsidR="00696112">
        <w:t xml:space="preserve"> </w:t>
      </w:r>
      <w:r w:rsidRPr="000E6F59" w:rsidR="00815091">
        <w:t>The aim of this output is to assist the</w:t>
      </w:r>
      <w:r w:rsidRPr="000E6F59" w:rsidR="00BA0960">
        <w:t xml:space="preserve"> national authorities</w:t>
      </w:r>
      <w:r w:rsidRPr="000E6F59" w:rsidR="00815091">
        <w:t xml:space="preserve"> to </w:t>
      </w:r>
      <w:r w:rsidRPr="000E6F59" w:rsidR="00BA0960">
        <w:t xml:space="preserve">draft </w:t>
      </w:r>
      <w:r w:rsidRPr="000E6F59" w:rsidR="00815091">
        <w:t xml:space="preserve">a </w:t>
      </w:r>
      <w:r w:rsidRPr="000E6F59" w:rsidR="00D839B7">
        <w:t xml:space="preserve">national </w:t>
      </w:r>
      <w:r w:rsidRPr="000E6F59" w:rsidR="00815091">
        <w:t>bioenergy strategy</w:t>
      </w:r>
      <w:r w:rsidRPr="000E6F59" w:rsidR="00D839B7">
        <w:t>, focused on the decentralized deployment of</w:t>
      </w:r>
      <w:r w:rsidRPr="000E6F59" w:rsidR="00BA0960">
        <w:t xml:space="preserve"> small-scale</w:t>
      </w:r>
      <w:r w:rsidRPr="000E6F59" w:rsidR="00D839B7">
        <w:t xml:space="preserve"> biogas and biodiesel technology</w:t>
      </w:r>
      <w:r w:rsidRPr="000E6F59" w:rsidR="00E24E65">
        <w:t xml:space="preserve">. Under this output, it is envisaged to devise a </w:t>
      </w:r>
      <w:r w:rsidRPr="000E6F59" w:rsidR="00F82B76">
        <w:t xml:space="preserve">"green paper" </w:t>
      </w:r>
      <w:r w:rsidRPr="000E6F59" w:rsidR="00E24E65">
        <w:t xml:space="preserve">for </w:t>
      </w:r>
      <w:r w:rsidRPr="000E6F59" w:rsidR="00BA0960">
        <w:t xml:space="preserve">small-scale </w:t>
      </w:r>
      <w:r w:rsidRPr="000E6F59" w:rsidR="00E24E65">
        <w:t>bioenergy development in Cuba</w:t>
      </w:r>
      <w:r w:rsidRPr="000E6F59" w:rsidR="00F82B76">
        <w:t>. This paper will serve as a roadmap</w:t>
      </w:r>
      <w:r w:rsidRPr="000E6F59" w:rsidR="00815091">
        <w:t xml:space="preserve"> including quantitative targets, milestones and specific actions</w:t>
      </w:r>
      <w:r w:rsidRPr="000E6F59" w:rsidR="00E24E65">
        <w:t>. Since the integrated production of food and energy by small-</w:t>
      </w:r>
      <w:r w:rsidRPr="000E6F59" w:rsidR="00BA0960">
        <w:t xml:space="preserve"> and medium-scale </w:t>
      </w:r>
      <w:r w:rsidRPr="000E6F59" w:rsidR="00E24E65">
        <w:t>farmers involves multiple sector</w:t>
      </w:r>
      <w:r w:rsidRPr="000E6F59" w:rsidR="00F82B76">
        <w:t>s</w:t>
      </w:r>
      <w:r w:rsidRPr="000E6F59" w:rsidR="00E24E65">
        <w:t xml:space="preserve"> (i.e. agriculture, energy, environment, socio-economic development, and other</w:t>
      </w:r>
      <w:r w:rsidRPr="000E6F59" w:rsidR="00F82B76">
        <w:t>s</w:t>
      </w:r>
      <w:r w:rsidRPr="000E6F59" w:rsidR="00E24E65">
        <w:rPr>
          <w:rStyle w:val="FootnoteReference"/>
        </w:rPr>
        <w:footnoteReference w:id="56"/>
      </w:r>
      <w:r w:rsidRPr="000E6F59" w:rsidR="00E24E65">
        <w:t>)</w:t>
      </w:r>
      <w:r w:rsidRPr="000E6F59" w:rsidR="00F82B76">
        <w:t xml:space="preserve"> and levels</w:t>
      </w:r>
      <w:r w:rsidRPr="000E6F59" w:rsidR="00E24E65">
        <w:t xml:space="preserve">, the energy problem needs to be viewed from different perspectives. It is therefore envisaged to hold workshops and consultation rounds with stakeholders at different levels (end-users, local authorities, ministries). GEF support to this output will fund </w:t>
      </w:r>
      <w:r w:rsidR="003C580A">
        <w:t>inter</w:t>
      </w:r>
      <w:r w:rsidRPr="000E6F59" w:rsidR="00E24E65">
        <w:t xml:space="preserve">national consultancies and contribute to the cost of meetings, workshops, </w:t>
      </w:r>
      <w:r w:rsidR="00CC3B4B">
        <w:t xml:space="preserve">and </w:t>
      </w:r>
      <w:r w:rsidRPr="000E6F59" w:rsidR="00E24E65">
        <w:t>local travel</w:t>
      </w:r>
      <w:r w:rsidR="003708C4">
        <w:t>.</w:t>
      </w:r>
    </w:p>
    <w:p w:rsidRPr="000E6F59" w:rsidR="003708C4" w:rsidRDefault="003708C4" w14:paraId="3D352AE2" w14:textId="77777777"/>
    <w:p w:rsidRPr="000E6F59" w:rsidR="00A3097C" w:rsidP="00A730C9" w:rsidRDefault="00A730C9" w14:paraId="3BBAE81C" w14:textId="77777777">
      <w:r w:rsidRPr="000E6F59">
        <w:rPr>
          <w:b/>
          <w:i/>
        </w:rPr>
        <w:t xml:space="preserve">Output 1.5. Policy </w:t>
      </w:r>
      <w:r w:rsidRPr="000E6F59" w:rsidR="007A3006">
        <w:rPr>
          <w:b/>
          <w:i/>
        </w:rPr>
        <w:t xml:space="preserve">inputs </w:t>
      </w:r>
      <w:r w:rsidRPr="000E6F59">
        <w:rPr>
          <w:b/>
          <w:i/>
        </w:rPr>
        <w:t>and recommendations on the legal, institutional and regulatory framework for facilitating the implementation of a</w:t>
      </w:r>
      <w:r w:rsidRPr="000E6F59" w:rsidR="00BA0960">
        <w:rPr>
          <w:b/>
          <w:i/>
        </w:rPr>
        <w:t xml:space="preserve"> small-scale</w:t>
      </w:r>
      <w:r w:rsidRPr="000E6F59">
        <w:rPr>
          <w:b/>
          <w:i/>
        </w:rPr>
        <w:t xml:space="preserve"> bioenergy strategy.</w:t>
      </w:r>
      <w:r w:rsidRPr="000E6F59">
        <w:t xml:space="preserve">  </w:t>
      </w:r>
      <w:r w:rsidRPr="000E6F59" w:rsidR="00A3097C">
        <w:t xml:space="preserve">The aim of this output is to </w:t>
      </w:r>
      <w:r w:rsidRPr="000E6F59" w:rsidR="007A3006">
        <w:t>provide specific inputs and recommendations for decision makers on key aspects of bioenergy regulation, including</w:t>
      </w:r>
      <w:r w:rsidRPr="000E6F59" w:rsidR="00A3097C">
        <w:t xml:space="preserve">: (i) </w:t>
      </w:r>
      <w:r w:rsidRPr="000E6F59" w:rsidR="007A3006">
        <w:t>policy instruments;</w:t>
      </w:r>
      <w:r w:rsidRPr="000E6F59" w:rsidR="00A3097C">
        <w:t xml:space="preserve"> (ii) regulation</w:t>
      </w:r>
      <w:r w:rsidRPr="000E6F59" w:rsidR="007A3006">
        <w:t>;</w:t>
      </w:r>
      <w:r w:rsidRPr="000E6F59" w:rsidR="00A3097C">
        <w:t xml:space="preserve"> (iii) governmen</w:t>
      </w:r>
      <w:r w:rsidRPr="000E6F59" w:rsidR="00FB7A39">
        <w:t>t-supported interventions</w:t>
      </w:r>
      <w:r w:rsidRPr="000E6F59" w:rsidR="007A3006">
        <w:t>;</w:t>
      </w:r>
      <w:r w:rsidRPr="000E6F59" w:rsidR="00FB7A39">
        <w:t xml:space="preserve"> (iv) </w:t>
      </w:r>
      <w:r w:rsidRPr="000E6F59" w:rsidR="00A3097C">
        <w:t>coordination between public entities</w:t>
      </w:r>
      <w:r w:rsidRPr="000E6F59" w:rsidR="007A3006">
        <w:t>;</w:t>
      </w:r>
      <w:r w:rsidRPr="000E6F59" w:rsidR="00A3097C">
        <w:t xml:space="preserve"> (v) involvement of national industries</w:t>
      </w:r>
      <w:r w:rsidRPr="000E6F59" w:rsidR="007A3006">
        <w:t>;</w:t>
      </w:r>
      <w:r w:rsidRPr="000E6F59" w:rsidR="00A3097C">
        <w:t xml:space="preserve"> and (vi) financial incentives for small</w:t>
      </w:r>
      <w:r w:rsidRPr="000E6F59" w:rsidR="00BA0960">
        <w:t>-</w:t>
      </w:r>
      <w:r w:rsidRPr="000E6F59" w:rsidR="00A3097C">
        <w:t xml:space="preserve"> </w:t>
      </w:r>
      <w:r w:rsidRPr="000E6F59" w:rsidR="00BA0960">
        <w:t xml:space="preserve">and medium-scale </w:t>
      </w:r>
      <w:r w:rsidRPr="000E6F59" w:rsidR="00A3097C">
        <w:t xml:space="preserve">farmers and other investors. </w:t>
      </w:r>
      <w:r w:rsidRPr="000E6F59" w:rsidR="00405F99">
        <w:t xml:space="preserve">The document will provide recommended policy actions as well as possible alternatives, and serve as a reference for policy makers. The activities under this output will be </w:t>
      </w:r>
      <w:r w:rsidRPr="000E6F59" w:rsidR="00C0060C">
        <w:t xml:space="preserve">led </w:t>
      </w:r>
      <w:r w:rsidRPr="000E6F59" w:rsidR="00405F99">
        <w:t>by national staff within Cub</w:t>
      </w:r>
      <w:r w:rsidR="003C580A">
        <w:t>a</w:t>
      </w:r>
      <w:r w:rsidRPr="000E6F59" w:rsidR="00FB7A39">
        <w:t>e</w:t>
      </w:r>
      <w:r w:rsidRPr="000E6F59" w:rsidR="00405F99">
        <w:t>nergía and EEIH.</w:t>
      </w:r>
      <w:r w:rsidRPr="000E6F59" w:rsidR="007A3006">
        <w:t xml:space="preserve"> GEF support to this output consists of </w:t>
      </w:r>
      <w:r w:rsidR="003708C4">
        <w:t xml:space="preserve">international and national </w:t>
      </w:r>
      <w:r w:rsidRPr="000E6F59" w:rsidR="007A3006">
        <w:t>technical assistance on the mentioned topics</w:t>
      </w:r>
      <w:r w:rsidR="003708C4">
        <w:t>, workshops etc</w:t>
      </w:r>
      <w:r w:rsidRPr="000E6F59" w:rsidR="007A3006">
        <w:t>.</w:t>
      </w:r>
      <w:r w:rsidRPr="000E6F59" w:rsidR="00BC65F0">
        <w:t xml:space="preserve"> </w:t>
      </w:r>
      <w:r w:rsidRPr="000E6F59" w:rsidR="00C354C6">
        <w:t>As a</w:t>
      </w:r>
      <w:r w:rsidRPr="000E6F59" w:rsidR="00BC65F0">
        <w:t xml:space="preserve"> specific element, this output will explore the opportunities to design and implement a NAMA instrument aimed at </w:t>
      </w:r>
      <w:r w:rsidR="00CC3B4B">
        <w:t xml:space="preserve">GHG </w:t>
      </w:r>
      <w:r w:rsidRPr="000E6F59" w:rsidR="00BC65F0">
        <w:t>emission reductions by small- and medium-size farmers in Cuba.</w:t>
      </w:r>
      <w:ins w:author="Author" w:id="23">
        <w:r w:rsidR="005D02CA">
          <w:t xml:space="preserve">    </w:t>
        </w:r>
      </w:ins>
    </w:p>
    <w:p w:rsidRPr="000E6F59" w:rsidR="006C1C68" w:rsidRDefault="006C1C68" w14:paraId="0C674301" w14:textId="77777777"/>
    <w:p w:rsidRPr="000E6F59" w:rsidR="003A0160" w:rsidRDefault="003A0160" w14:paraId="7082461E" w14:textId="77777777">
      <w:pPr>
        <w:rPr>
          <w:b/>
        </w:rPr>
      </w:pPr>
      <w:r w:rsidRPr="000E6F59">
        <w:rPr>
          <w:b/>
          <w:u w:val="single"/>
        </w:rPr>
        <w:t xml:space="preserve">Component II. </w:t>
      </w:r>
      <w:r w:rsidRPr="000E6F59" w:rsidR="00A730C9">
        <w:rPr>
          <w:b/>
          <w:u w:val="single"/>
        </w:rPr>
        <w:t>Bio</w:t>
      </w:r>
      <w:r w:rsidRPr="000E6F59" w:rsidR="00D46CB2">
        <w:rPr>
          <w:b/>
          <w:u w:val="single"/>
        </w:rPr>
        <w:t xml:space="preserve">diesel </w:t>
      </w:r>
      <w:r w:rsidRPr="000E6F59" w:rsidR="0060545B">
        <w:rPr>
          <w:b/>
          <w:u w:val="single"/>
        </w:rPr>
        <w:t xml:space="preserve">and biogas </w:t>
      </w:r>
      <w:r w:rsidRPr="000E6F59" w:rsidR="00D46CB2">
        <w:rPr>
          <w:b/>
          <w:u w:val="single"/>
        </w:rPr>
        <w:t>technology transfer and d</w:t>
      </w:r>
      <w:r w:rsidRPr="000E6F59" w:rsidR="00A730C9">
        <w:rPr>
          <w:b/>
          <w:u w:val="single"/>
        </w:rPr>
        <w:t>evelopment</w:t>
      </w:r>
      <w:r w:rsidRPr="000E6F59">
        <w:rPr>
          <w:b/>
          <w:u w:val="single"/>
        </w:rPr>
        <w:t>.</w:t>
      </w:r>
    </w:p>
    <w:p w:rsidRPr="000E6F59" w:rsidR="00FE4900" w:rsidRDefault="00D517CE" w14:paraId="50C8D50C" w14:textId="77777777">
      <w:r w:rsidRPr="447E898E" w:rsidR="00D517CE">
        <w:rPr>
          <w:b w:val="1"/>
          <w:bCs w:val="1"/>
        </w:rPr>
        <w:t>Outcome </w:t>
      </w:r>
      <w:r w:rsidRPr="447E898E" w:rsidR="003A0160">
        <w:rPr>
          <w:b w:val="1"/>
          <w:bCs w:val="1"/>
        </w:rPr>
        <w:t xml:space="preserve">2: </w:t>
      </w:r>
      <w:r w:rsidRPr="447E898E" w:rsidR="0060545B">
        <w:rPr>
          <w:b w:val="1"/>
          <w:bCs w:val="1"/>
        </w:rPr>
        <w:t xml:space="preserve">State of the art knowledge on the application of small-scale biodiesel and biogas systems has been transferred and assimilated </w:t>
      </w:r>
      <w:r w:rsidRPr="447E898E" w:rsidR="003A0160">
        <w:rPr>
          <w:b w:val="1"/>
          <w:bCs w:val="1"/>
        </w:rPr>
        <w:t>(GEF US$</w:t>
      </w:r>
      <w:r w:rsidRPr="447E898E" w:rsidR="00584207">
        <w:rPr>
          <w:b w:val="1"/>
          <w:bCs w:val="1"/>
        </w:rPr>
        <w:t> </w:t>
      </w:r>
      <w:r w:rsidRPr="447E898E" w:rsidR="00771333">
        <w:rPr>
          <w:b w:val="1"/>
          <w:bCs w:val="1"/>
        </w:rPr>
        <w:t>1,</w:t>
      </w:r>
      <w:r w:rsidRPr="447E898E" w:rsidR="00DE0EAA">
        <w:rPr>
          <w:b w:val="1"/>
          <w:bCs w:val="1"/>
        </w:rPr>
        <w:t>789</w:t>
      </w:r>
      <w:r w:rsidRPr="447E898E" w:rsidR="003708C4">
        <w:rPr>
          <w:b w:val="1"/>
          <w:bCs w:val="1"/>
        </w:rPr>
        <w:t>,400</w:t>
      </w:r>
      <w:r w:rsidRPr="447E898E" w:rsidR="003A0160">
        <w:rPr>
          <w:b w:val="1"/>
          <w:bCs w:val="1"/>
        </w:rPr>
        <w:t>; co</w:t>
      </w:r>
      <w:r w:rsidRPr="447E898E" w:rsidR="0015721B">
        <w:rPr>
          <w:b w:val="1"/>
          <w:bCs w:val="1"/>
        </w:rPr>
        <w:t>-</w:t>
      </w:r>
      <w:r w:rsidRPr="447E898E" w:rsidR="003A0160">
        <w:rPr>
          <w:b w:val="1"/>
          <w:bCs w:val="1"/>
        </w:rPr>
        <w:t>finance US$ </w:t>
      </w:r>
      <w:r w:rsidRPr="447E898E" w:rsidR="00771333">
        <w:rPr>
          <w:b w:val="1"/>
          <w:bCs w:val="1"/>
        </w:rPr>
        <w:t>1</w:t>
      </w:r>
      <w:r w:rsidRPr="447E898E" w:rsidR="003708C4">
        <w:rPr>
          <w:b w:val="1"/>
          <w:bCs w:val="1"/>
        </w:rPr>
        <w:t>6</w:t>
      </w:r>
      <w:r w:rsidRPr="447E898E" w:rsidR="003E209A">
        <w:rPr>
          <w:b w:val="1"/>
          <w:bCs w:val="1"/>
        </w:rPr>
        <w:t>,</w:t>
      </w:r>
      <w:r w:rsidRPr="447E898E" w:rsidR="003708C4">
        <w:rPr>
          <w:b w:val="1"/>
          <w:bCs w:val="1"/>
        </w:rPr>
        <w:t>663</w:t>
      </w:r>
      <w:r w:rsidRPr="447E898E" w:rsidR="003A0160">
        <w:rPr>
          <w:b w:val="1"/>
          <w:bCs w:val="1"/>
        </w:rPr>
        <w:t>,</w:t>
      </w:r>
      <w:r w:rsidRPr="447E898E" w:rsidR="003708C4">
        <w:rPr>
          <w:b w:val="1"/>
          <w:bCs w:val="1"/>
        </w:rPr>
        <w:t>154</w:t>
      </w:r>
      <w:r w:rsidRPr="447E898E" w:rsidR="003A0160">
        <w:rPr>
          <w:b w:val="1"/>
          <w:bCs w:val="1"/>
        </w:rPr>
        <w:t xml:space="preserve">). </w:t>
      </w:r>
      <w:r w:rsidRPr="000E6F59" w:rsidR="00B82C63">
        <w:rPr/>
        <w:t>The objective</w:t>
      </w:r>
      <w:r w:rsidRPr="447E898E" w:rsidR="00B82C63">
        <w:rPr>
          <w:b w:val="1"/>
          <w:bCs w:val="1"/>
        </w:rPr>
        <w:t xml:space="preserve"> </w:t>
      </w:r>
      <w:r w:rsidRPr="000E6F59" w:rsidR="00B82C63">
        <w:rPr/>
        <w:t xml:space="preserve">of this </w:t>
      </w:r>
      <w:r w:rsidRPr="000E6F59" w:rsidR="00FE4900">
        <w:rPr/>
        <w:t xml:space="preserve">component </w:t>
      </w:r>
      <w:r w:rsidRPr="000E6F59" w:rsidR="00B82C63">
        <w:rPr/>
        <w:t xml:space="preserve">is </w:t>
      </w:r>
      <w:r w:rsidRPr="000E6F59" w:rsidR="00BA2996">
        <w:rPr/>
        <w:t xml:space="preserve">to enhance the existing </w:t>
      </w:r>
      <w:r w:rsidRPr="000E6F59" w:rsidR="005544D6">
        <w:rPr/>
        <w:t xml:space="preserve">capacities </w:t>
      </w:r>
      <w:r w:rsidRPr="000E6F59" w:rsidR="00BA2996">
        <w:rPr/>
        <w:t xml:space="preserve">in Cuba </w:t>
      </w:r>
      <w:r w:rsidRPr="000E6F59" w:rsidR="005544D6">
        <w:rPr/>
        <w:t xml:space="preserve">to produce biodiesel and biogas technology systems. It will </w:t>
      </w:r>
      <w:r w:rsidRPr="000E6F59" w:rsidR="00BA2996">
        <w:rPr/>
        <w:t>consolidate the production chain for small-scale biodiesel, ranging from oil production</w:t>
      </w:r>
      <w:r w:rsidR="00611818">
        <w:rPr/>
        <w:t xml:space="preserve"> and </w:t>
      </w:r>
      <w:r w:rsidRPr="000E6F59" w:rsidR="00BA2996">
        <w:rPr/>
        <w:t>biodiesel plant manufacturing to the effective and innovative utilization of locally produced biodiesel. To this purpose, production facilities within existing metal-mechanical industries will be habilitated for the manufacture of components and final assembly</w:t>
      </w:r>
      <w:r w:rsidR="00611818">
        <w:rPr/>
        <w:t xml:space="preserve"> of the </w:t>
      </w:r>
      <w:r w:rsidRPr="000E6F59" w:rsidR="00611818">
        <w:rPr/>
        <w:t>biodiesel plant</w:t>
      </w:r>
      <w:r w:rsidRPr="000E6F59" w:rsidR="00BA2996">
        <w:rPr/>
        <w:t xml:space="preserve">. Applied research will be supported to assess the operational parameters and conditions for the utilization of biodiesel blends in existing engines. </w:t>
      </w:r>
      <w:r w:rsidRPr="000E6F59" w:rsidR="00BA1BC9">
        <w:rPr/>
        <w:t xml:space="preserve">This </w:t>
      </w:r>
      <w:r w:rsidRPr="000E6F59" w:rsidR="009B1ABA">
        <w:rPr/>
        <w:t xml:space="preserve">component </w:t>
      </w:r>
      <w:r w:rsidRPr="000E6F59" w:rsidR="00BA1BC9">
        <w:rPr/>
        <w:t xml:space="preserve">will further </w:t>
      </w:r>
      <w:r w:rsidRPr="000E6F59" w:rsidR="009B1ABA">
        <w:rPr/>
        <w:t xml:space="preserve">establish the technological know-how, production capacity and expertise for the effective application of </w:t>
      </w:r>
      <w:r w:rsidR="00C354C6">
        <w:rPr/>
        <w:t>biodigester</w:t>
      </w:r>
      <w:r w:rsidRPr="000E6F59" w:rsidR="009B1ABA">
        <w:rPr/>
        <w:t xml:space="preserve"> technology in Cuba. To attain this goal, it will </w:t>
      </w:r>
      <w:r w:rsidRPr="000E6F59" w:rsidR="00BA1BC9">
        <w:rPr/>
        <w:t xml:space="preserve">clarify </w:t>
      </w:r>
      <w:r w:rsidRPr="000E6F59" w:rsidR="009B1ABA">
        <w:rPr/>
        <w:t xml:space="preserve">the roles necessary for </w:t>
      </w:r>
      <w:r w:rsidRPr="000E6F59" w:rsidR="009B1ABA">
        <w:rPr/>
        <w:t>project design and development, provision of maintenance and repair services, and promotion</w:t>
      </w:r>
      <w:r w:rsidRPr="000E6F59" w:rsidR="00BA1BC9">
        <w:rPr/>
        <w:t>, and will strengthen the required skills at the intermediate (municipality) level</w:t>
      </w:r>
      <w:r w:rsidRPr="000E6F59" w:rsidR="009B1ABA">
        <w:rPr/>
        <w:t xml:space="preserve">. </w:t>
      </w:r>
      <w:r w:rsidRPr="000E6F59" w:rsidR="00BA1BC9">
        <w:rPr/>
        <w:t>E</w:t>
      </w:r>
      <w:r w:rsidRPr="000E6F59" w:rsidR="009B1ABA">
        <w:rPr/>
        <w:t xml:space="preserve">xisting production lines </w:t>
      </w:r>
      <w:r w:rsidRPr="000E6F59" w:rsidR="00BA1BC9">
        <w:rPr/>
        <w:t xml:space="preserve">will be upgraded </w:t>
      </w:r>
      <w:r w:rsidRPr="000E6F59" w:rsidR="009B1ABA">
        <w:rPr/>
        <w:t xml:space="preserve">to enable the production of larger sheets of different geomembrane materials (including EPDM, which is presently not available in Cuba) for this application. </w:t>
      </w:r>
      <w:r w:rsidRPr="000E6F59" w:rsidR="00BA1BC9">
        <w:rPr/>
        <w:t xml:space="preserve">Industrial strengthening of biodiesel and biogas manufacturing includes the implementation of quality assurance mechanisms. </w:t>
      </w:r>
      <w:r w:rsidRPr="000E6F59" w:rsidR="009B1ABA">
        <w:rPr/>
        <w:t>Practical experience and knowledg</w:t>
      </w:r>
      <w:r w:rsidRPr="000E6F59" w:rsidR="00BA1BC9">
        <w:rPr/>
        <w:t>e with the application of both bioenergy technologies</w:t>
      </w:r>
      <w:r w:rsidRPr="000E6F59" w:rsidR="009B1ABA">
        <w:rPr/>
        <w:t xml:space="preserve"> is created through the implementation and systematic monitoring of a number of demonstration pilots, which provide a test environment to improve delivery skills and enhance the effective use of energy in the context of integrated food and energy production. </w:t>
      </w:r>
      <w:r w:rsidRPr="000E6F59" w:rsidR="00BA1BC9">
        <w:rPr/>
        <w:t xml:space="preserve">Oil production will be based on non-edible plants, such as </w:t>
      </w:r>
      <w:r w:rsidRPr="447E898E" w:rsidR="00BA1BC9">
        <w:rPr>
          <w:i w:val="1"/>
          <w:iCs w:val="1"/>
        </w:rPr>
        <w:t>Jatropha curcas</w:t>
      </w:r>
      <w:r w:rsidRPr="000E6F59" w:rsidR="00BA1BC9">
        <w:rPr/>
        <w:t>, using intelligent production schemes (such as intercropping) to avoid compromising local food production</w:t>
      </w:r>
      <w:r w:rsidRPr="000E6F59" w:rsidR="00BA1BC9">
        <w:rPr>
          <w:rStyle w:val="FootnoteReference"/>
        </w:rPr>
        <w:footnoteReference w:id="57"/>
      </w:r>
      <w:r w:rsidRPr="000E6F59" w:rsidR="00BA1BC9">
        <w:rPr/>
        <w:t xml:space="preserve">. </w:t>
      </w:r>
      <w:r w:rsidRPr="000E6F59" w:rsidR="009B1ABA">
        <w:rPr/>
        <w:t xml:space="preserve">It is expected that, at the end of the Project, adequate technological, industrial and outreach capabilities will be in place enabling a rapid deployment of biogas </w:t>
      </w:r>
      <w:r w:rsidR="00CC3B4B">
        <w:rPr/>
        <w:t xml:space="preserve">and biodiesel </w:t>
      </w:r>
      <w:r w:rsidRPr="000E6F59" w:rsidR="009B1ABA">
        <w:rPr/>
        <w:t>technology for rural applications.</w:t>
      </w:r>
    </w:p>
    <w:p w:rsidRPr="000E6F59" w:rsidR="00BA1BC9" w:rsidRDefault="00BA1BC9" w14:paraId="43A219C8" w14:textId="77777777">
      <w:pPr>
        <w:rPr>
          <w:b/>
          <w:i/>
        </w:rPr>
      </w:pPr>
    </w:p>
    <w:p w:rsidR="00C131D5" w:rsidP="009A00EC" w:rsidRDefault="003A0160" w14:paraId="3CC3E120" w14:textId="77777777">
      <w:r w:rsidRPr="000E6F59">
        <w:rPr>
          <w:b/>
          <w:i/>
        </w:rPr>
        <w:t xml:space="preserve">Output 2.1. </w:t>
      </w:r>
      <w:r w:rsidRPr="000E6F59" w:rsidR="00A730C9">
        <w:rPr>
          <w:b/>
          <w:i/>
        </w:rPr>
        <w:t>Establishment of a national system to produce certified seeds for vegetal oil plants (Jatropha curcas)</w:t>
      </w:r>
      <w:r w:rsidRPr="000E6F59">
        <w:rPr>
          <w:b/>
          <w:i/>
        </w:rPr>
        <w:t xml:space="preserve">. </w:t>
      </w:r>
      <w:r w:rsidRPr="000E6F59" w:rsidR="00A4229A">
        <w:t>The ba</w:t>
      </w:r>
      <w:r w:rsidRPr="000E6F59" w:rsidR="009669B4">
        <w:t>sis for a certified seed production system</w:t>
      </w:r>
      <w:r w:rsidRPr="000E6F59" w:rsidR="00A4229A">
        <w:t xml:space="preserve"> </w:t>
      </w:r>
      <w:r w:rsidRPr="000E6F59" w:rsidR="009669B4">
        <w:t xml:space="preserve">in Cuba </w:t>
      </w:r>
      <w:r w:rsidRPr="000E6F59" w:rsidR="00A4229A">
        <w:t>has been laid in EEIH by establishing a germplasm</w:t>
      </w:r>
      <w:r w:rsidRPr="000E6F59" w:rsidR="005960DC">
        <w:t xml:space="preserve"> bank</w:t>
      </w:r>
      <w:r w:rsidRPr="000E6F59" w:rsidR="002E7FBD">
        <w:t xml:space="preserve"> of basic seeds for </w:t>
      </w:r>
      <w:r w:rsidRPr="000E6F59" w:rsidR="00A4229A">
        <w:rPr>
          <w:i/>
        </w:rPr>
        <w:t xml:space="preserve">Jatropha </w:t>
      </w:r>
      <w:r w:rsidRPr="000E6F59" w:rsidR="002E7FBD">
        <w:rPr>
          <w:i/>
        </w:rPr>
        <w:t>c</w:t>
      </w:r>
      <w:r w:rsidRPr="000E6F59" w:rsidR="00A4229A">
        <w:rPr>
          <w:i/>
        </w:rPr>
        <w:t>urcas</w:t>
      </w:r>
      <w:r w:rsidRPr="000E6F59" w:rsidR="00A4229A">
        <w:t xml:space="preserve"> varieties, which enables reproduction of plants with controlled characteristics</w:t>
      </w:r>
      <w:r w:rsidRPr="000E6F59" w:rsidR="002E7FBD">
        <w:t xml:space="preserve">, as well as registered seeds banks in different regions of Cuba. These banks will implement a process of further improvement and selection of Jatropha </w:t>
      </w:r>
      <w:r w:rsidRPr="009F1E32" w:rsidR="002E7FBD">
        <w:t>varieties according</w:t>
      </w:r>
      <w:r w:rsidRPr="000E6F59" w:rsidR="002E7FBD">
        <w:t xml:space="preserve"> to diverse soil and climate conditions.</w:t>
      </w:r>
      <w:r w:rsidRPr="000E6F59" w:rsidR="009669B4">
        <w:t xml:space="preserve"> The present challenge is rolling out a mechanism enabling the controlled distribution and reproduction of Jatropha seeds </w:t>
      </w:r>
      <w:r w:rsidR="00B636F8">
        <w:t xml:space="preserve">and seedlings to four regional production farms, which will need laboratory equipment for the analysis and certification of seeds. EEIH's seed analysis laboratory will be the certifying entity </w:t>
      </w:r>
      <w:r w:rsidR="00376EC5">
        <w:t xml:space="preserve">and </w:t>
      </w:r>
      <w:r w:rsidR="00B636F8">
        <w:t>responsible for the supply of high-quality seeds to these farms. GEF support will consist of co-investment to put in place laboratory procedures and test protocols,</w:t>
      </w:r>
      <w:r w:rsidR="00D5795E">
        <w:t xml:space="preserve"> lab materials,</w:t>
      </w:r>
      <w:r w:rsidR="00E865FE">
        <w:t xml:space="preserve"> field equipment for the seed banks,</w:t>
      </w:r>
      <w:r w:rsidR="00B636F8">
        <w:t xml:space="preserve"> procedures and facilities for </w:t>
      </w:r>
      <w:r w:rsidR="00E865FE">
        <w:t>labelling</w:t>
      </w:r>
      <w:r w:rsidR="00B636F8">
        <w:t>, storage and transport of seeds, and technical assistance for optimization of the production</w:t>
      </w:r>
      <w:r w:rsidR="00E865FE">
        <w:t xml:space="preserve"> and quality control</w:t>
      </w:r>
      <w:r w:rsidR="00B636F8">
        <w:t xml:space="preserve"> process</w:t>
      </w:r>
      <w:r w:rsidR="00E865FE">
        <w:t>es</w:t>
      </w:r>
      <w:r w:rsidR="00B636F8">
        <w:t>.</w:t>
      </w:r>
      <w:r w:rsidR="00376EC5">
        <w:t xml:space="preserve"> </w:t>
      </w:r>
    </w:p>
    <w:p w:rsidRPr="000E6F59" w:rsidR="00C84283" w:rsidP="009A00EC" w:rsidRDefault="00C84283" w14:paraId="41A06FCD" w14:textId="77777777"/>
    <w:p w:rsidRPr="000E6F59" w:rsidR="009B1ABA" w:rsidP="009A00EC" w:rsidRDefault="009B1ABA" w14:paraId="42EDE9E2" w14:textId="77777777">
      <w:r w:rsidRPr="000E6F59">
        <w:rPr>
          <w:b/>
          <w:i/>
        </w:rPr>
        <w:t>Output 2.2.</w:t>
      </w:r>
      <w:r w:rsidRPr="000E6F59">
        <w:t xml:space="preserve"> </w:t>
      </w:r>
      <w:r w:rsidRPr="000E6F59">
        <w:rPr>
          <w:b/>
          <w:i/>
        </w:rPr>
        <w:t xml:space="preserve">Determination of the technical conditions and parameters for the application of locally produced biodiesel blends in agroindustrial equipment and engines. </w:t>
      </w:r>
      <w:r w:rsidRPr="000E6F59">
        <w:t xml:space="preserve">This output encompasses laboratory and field research into the application of locally produced biodiesel fuel in the agroindustrial equipment and engines that are actually being used in Cuba. It is the intention to use blends of bio- and conventional (mineral) diesel, but tests are critical to determine which blends can be used without compromising the operation of equipment and engines. Aspects requiring investigation include: (i) need for purification of crude oil; (ii) need for standardized vegetal oil composition; (iii) design of effective methods to control oil quality by local plant operators; (iv) engine tests with different biodiesel blends; (v) endurance tests for engine components, injectors, oil filters, etc.; (vi) preparation of instructions and guidelines for biodiesel plant operators, and for end-users of biodiesel (local farmers). GEF funding under this component will be used for: (a) procurement of laboratory equipment and consumables; (b) international consultancy for technical advice (South-South/North-South cooperation); and (c) other costs to carry out the research programme (local transport, fuel, communication, printing costs). </w:t>
      </w:r>
    </w:p>
    <w:p w:rsidRPr="000E6F59" w:rsidR="009B1ABA" w:rsidP="009B1ABA" w:rsidRDefault="009B1ABA" w14:paraId="3C3257D9" w14:textId="77777777"/>
    <w:p w:rsidRPr="000E6F59" w:rsidR="009B1ABA" w:rsidP="009B1ABA" w:rsidRDefault="009B1ABA" w14:paraId="7260E404" w14:textId="77777777">
      <w:r w:rsidRPr="000E6F59">
        <w:rPr>
          <w:b/>
          <w:i/>
        </w:rPr>
        <w:t>Output 2.</w:t>
      </w:r>
      <w:r w:rsidR="00946FB0">
        <w:rPr>
          <w:b/>
          <w:i/>
        </w:rPr>
        <w:t>3</w:t>
      </w:r>
      <w:r w:rsidRPr="000E6F59">
        <w:rPr>
          <w:b/>
          <w:i/>
        </w:rPr>
        <w:t xml:space="preserve"> Management and evaluation of the biodiesel and biogas technology transfer process.</w:t>
      </w:r>
      <w:r w:rsidRPr="000E6F59">
        <w:rPr>
          <w:i/>
        </w:rPr>
        <w:t xml:space="preserve"> </w:t>
      </w:r>
      <w:r w:rsidRPr="000E6F59">
        <w:t xml:space="preserve">Enabling small- and medium-size rural farmer to access biodiesel technology involves a complex set of actions that must be linked and integrated. Moreover, technical activities are required to perform as designed. This output will design and implement a management plan to accompany the biodiesel </w:t>
      </w:r>
      <w:r w:rsidRPr="000E6F59" w:rsidR="00E552E1">
        <w:t xml:space="preserve">and biogas </w:t>
      </w:r>
      <w:r w:rsidRPr="000E6F59">
        <w:t>technology transfer process, identify critical parameters and factors to achieve the performance levels set forth, and take corrective action as and if necessary. Such parameters and factors include: cost and quality of production by national industry; yield and composition of produced biodiesel; performance of agro-machinery fuelled with biodiesel; suitability of processed Jatropha curcas varieties (seeds)</w:t>
      </w:r>
      <w:r w:rsidRPr="000E6F59" w:rsidR="00E552E1">
        <w:t xml:space="preserve">; performance of locally manufactured appliances and </w:t>
      </w:r>
      <w:r w:rsidR="00C354C6">
        <w:t>biodigester</w:t>
      </w:r>
      <w:r w:rsidRPr="000E6F59" w:rsidR="00E552E1">
        <w:t>s, and reliability and performance of biogas plant designs and installations</w:t>
      </w:r>
      <w:r w:rsidRPr="000E6F59">
        <w:t>.</w:t>
      </w:r>
      <w:r w:rsidRPr="000E6F59" w:rsidR="00E552E1">
        <w:t xml:space="preserve"> </w:t>
      </w:r>
      <w:r w:rsidRPr="000E6F59">
        <w:t xml:space="preserve">Technical evaluation by the Project of the performance of the biodiesel </w:t>
      </w:r>
      <w:r w:rsidRPr="000E6F59" w:rsidR="00E552E1">
        <w:t xml:space="preserve">and biogas </w:t>
      </w:r>
      <w:r w:rsidRPr="000E6F59">
        <w:t xml:space="preserve">chain is expected to prepare the country to design product and quality standards in this field. This output will further monitor and assess the overall social, economic, and environmental impact of biodiesel </w:t>
      </w:r>
      <w:r w:rsidRPr="000E6F59" w:rsidR="00E552E1">
        <w:t xml:space="preserve">and biogas </w:t>
      </w:r>
      <w:r w:rsidRPr="000E6F59">
        <w:t>supply under the proposed de</w:t>
      </w:r>
      <w:r w:rsidRPr="000E6F59" w:rsidR="00E552E1">
        <w:t>monstration projects (Output 2.</w:t>
      </w:r>
      <w:r w:rsidR="00611818">
        <w:t>6</w:t>
      </w:r>
      <w:r w:rsidRPr="000E6F59">
        <w:t xml:space="preserve">). The evaluation thereof will provide useful lessons as input for developing the national strategy for biodiesel production and for replication of the project results. </w:t>
      </w:r>
      <w:r w:rsidR="00E865FE">
        <w:t xml:space="preserve">GEF financing will support an international consultancy, travel, IT equipment and workshops. </w:t>
      </w:r>
    </w:p>
    <w:p w:rsidRPr="000E6F59" w:rsidR="009B1ABA" w:rsidP="009B1ABA" w:rsidRDefault="009B1ABA" w14:paraId="0A185289" w14:textId="77777777"/>
    <w:p w:rsidRPr="000E6F59" w:rsidR="00E558B8" w:rsidRDefault="009B1ABA" w14:paraId="62230698" w14:textId="77777777">
      <w:r w:rsidRPr="000E6F59">
        <w:rPr>
          <w:b/>
          <w:i/>
        </w:rPr>
        <w:t>Output 2.</w:t>
      </w:r>
      <w:r w:rsidR="00946FB0">
        <w:rPr>
          <w:b/>
          <w:i/>
        </w:rPr>
        <w:t>4</w:t>
      </w:r>
      <w:r w:rsidRPr="000E6F59" w:rsidR="003A0160">
        <w:rPr>
          <w:b/>
          <w:i/>
        </w:rPr>
        <w:t xml:space="preserve">. </w:t>
      </w:r>
      <w:r w:rsidRPr="000E6F59" w:rsidR="00A730C9">
        <w:rPr>
          <w:b/>
          <w:i/>
        </w:rPr>
        <w:t xml:space="preserve">Enhanced national manufacturing </w:t>
      </w:r>
      <w:r w:rsidRPr="000E6F59" w:rsidR="0088171E">
        <w:rPr>
          <w:b/>
          <w:i/>
        </w:rPr>
        <w:t xml:space="preserve">capabilities </w:t>
      </w:r>
      <w:r w:rsidRPr="000E6F59" w:rsidR="00A730C9">
        <w:rPr>
          <w:b/>
          <w:i/>
        </w:rPr>
        <w:t>for producing small-scale biodiesel plants through investment in production facilities, quality assurance systems, and product and process innovation</w:t>
      </w:r>
      <w:r w:rsidRPr="000E6F59" w:rsidR="003A0160">
        <w:rPr>
          <w:b/>
          <w:i/>
        </w:rPr>
        <w:t xml:space="preserve">. </w:t>
      </w:r>
      <w:r w:rsidRPr="000E6F59" w:rsidR="003F07D1">
        <w:t>This output provides technical assistance and equipment to selected national manufacturer</w:t>
      </w:r>
      <w:r w:rsidRPr="000E6F59" w:rsidR="008D56ED">
        <w:t>s</w:t>
      </w:r>
      <w:r w:rsidRPr="000E6F59" w:rsidR="003F07D1">
        <w:t xml:space="preserve"> (metal-mechanical enterprise</w:t>
      </w:r>
      <w:r w:rsidRPr="000E6F59" w:rsidR="008D56ED">
        <w:t>s</w:t>
      </w:r>
      <w:r w:rsidRPr="000E6F59" w:rsidR="003F07D1">
        <w:t xml:space="preserve">) to enable the efficient and cost-effective production of small biodiesel plants in Cuba. </w:t>
      </w:r>
      <w:r w:rsidRPr="000E6F59" w:rsidR="00424E2E">
        <w:t>GEF funding will be used for co-investment to habilitate production facilities and to acquire specialized equipment</w:t>
      </w:r>
      <w:r w:rsidR="00167DD2">
        <w:t xml:space="preserve">. </w:t>
      </w:r>
      <w:r w:rsidRPr="000E6F59" w:rsidR="0005514A">
        <w:t>T</w:t>
      </w:r>
      <w:r w:rsidRPr="000E6F59" w:rsidR="00424E2E">
        <w:t>echnical assistance will be provided to implement a system of quality assurance procedures in the company</w:t>
      </w:r>
      <w:r w:rsidRPr="000E6F59" w:rsidR="0005514A">
        <w:t xml:space="preserve">, </w:t>
      </w:r>
      <w:r w:rsidRPr="000E6F59" w:rsidR="00424E2E">
        <w:t xml:space="preserve">and to </w:t>
      </w:r>
      <w:r w:rsidRPr="000E6F59" w:rsidR="0005514A">
        <w:t>strengthen product engineering capabilities. Furthermore, a mechanism will be implemented to collect feedback from plant operators as input for ongoing product improvement and innovation</w:t>
      </w:r>
      <w:r w:rsidRPr="000E6F59" w:rsidR="00C06E8C">
        <w:t>, and to provide quick user assistance when required</w:t>
      </w:r>
      <w:r w:rsidRPr="000E6F59" w:rsidR="0005514A">
        <w:t xml:space="preserve">. </w:t>
      </w:r>
      <w:r w:rsidRPr="000E6F59" w:rsidR="00EA27C9">
        <w:t xml:space="preserve">The technical design and prototype engineering will be </w:t>
      </w:r>
      <w:r w:rsidRPr="000E6F59" w:rsidR="005960DC">
        <w:t xml:space="preserve">done </w:t>
      </w:r>
      <w:r w:rsidRPr="000E6F59" w:rsidR="004C1B90">
        <w:t xml:space="preserve">by the </w:t>
      </w:r>
      <w:r w:rsidRPr="000E6F59" w:rsidR="005960DC">
        <w:t xml:space="preserve">manufacturing </w:t>
      </w:r>
      <w:r w:rsidRPr="000E6F59" w:rsidR="004C1B90">
        <w:t>company</w:t>
      </w:r>
      <w:r w:rsidRPr="000E6F59" w:rsidR="00EA27C9">
        <w:t xml:space="preserve"> </w:t>
      </w:r>
      <w:r w:rsidR="00611818">
        <w:t>“</w:t>
      </w:r>
      <w:r w:rsidRPr="00B03F48" w:rsidR="003C580A">
        <w:rPr>
          <w:i/>
        </w:rPr>
        <w:t>Cubana de Acero</w:t>
      </w:r>
      <w:r w:rsidR="00611818">
        <w:t xml:space="preserve">“ </w:t>
      </w:r>
      <w:r w:rsidRPr="000E6F59" w:rsidR="00EA27C9">
        <w:t>under the supervision of the Project. The designs will draw upon existing plant layouts, as described in international literature, as well as on the experiences gained by technology transfer under the BIOMAS project</w:t>
      </w:r>
      <w:r w:rsidRPr="000E6F59" w:rsidR="00EA27C9">
        <w:rPr>
          <w:rStyle w:val="FootnoteReference"/>
        </w:rPr>
        <w:footnoteReference w:id="58"/>
      </w:r>
      <w:r w:rsidRPr="000E6F59" w:rsidR="00EA27C9">
        <w:t>.</w:t>
      </w:r>
      <w:r w:rsidRPr="000E6F59" w:rsidR="00F925DB">
        <w:t xml:space="preserve"> These will be </w:t>
      </w:r>
      <w:r w:rsidRPr="000E6F59" w:rsidR="00D845FC">
        <w:t>re</w:t>
      </w:r>
      <w:r w:rsidR="00D845FC">
        <w:t>-</w:t>
      </w:r>
      <w:r w:rsidRPr="000E6F59" w:rsidR="00D845FC">
        <w:t>dimensioned</w:t>
      </w:r>
      <w:r w:rsidRPr="000E6F59" w:rsidR="00F925DB">
        <w:t xml:space="preserve"> (downscaled) and adapted to locally available materials and production processes, specifically with respect to the vessels, reactors and piping. Other components, including stirrers, electric motors, controllers, and software, will be imported. </w:t>
      </w:r>
      <w:r w:rsidRPr="000E6F59" w:rsidR="0005514A">
        <w:t xml:space="preserve">The objective is to produce </w:t>
      </w:r>
      <w:r w:rsidR="00946FB0">
        <w:t xml:space="preserve">a first series of </w:t>
      </w:r>
      <w:r w:rsidRPr="000E6F59" w:rsidR="0005514A">
        <w:t xml:space="preserve">three different types of biodiesel installations </w:t>
      </w:r>
      <w:r w:rsidRPr="000E6F59" w:rsidR="007A20A8">
        <w:t xml:space="preserve">with </w:t>
      </w:r>
      <w:r w:rsidRPr="000E6F59" w:rsidR="0005514A">
        <w:t>capacit</w:t>
      </w:r>
      <w:r w:rsidRPr="000E6F59" w:rsidR="007A20A8">
        <w:t xml:space="preserve">ies </w:t>
      </w:r>
      <w:r w:rsidRPr="000E6F59" w:rsidR="0005514A">
        <w:t>of 100</w:t>
      </w:r>
      <w:r w:rsidRPr="000E6F59" w:rsidR="00C06E8C">
        <w:t xml:space="preserve">, 200 and </w:t>
      </w:r>
      <w:r w:rsidR="00946FB0">
        <w:t xml:space="preserve">400 litre/day. </w:t>
      </w:r>
      <w:r w:rsidRPr="000E6F59" w:rsidR="00EA27C9">
        <w:t>GEF support will be used for the purchase of materials and component</w:t>
      </w:r>
      <w:r w:rsidRPr="000E6F59" w:rsidR="00ED17F1">
        <w:t>s</w:t>
      </w:r>
      <w:r w:rsidRPr="000E6F59" w:rsidR="00EA27C9">
        <w:t xml:space="preserve"> to build the systems, including auxiliary equipment, spare parts and tools for local servicing. The units produced will be </w:t>
      </w:r>
      <w:r w:rsidRPr="000E6F59" w:rsidR="00D845FC">
        <w:t>transferred</w:t>
      </w:r>
      <w:r w:rsidRPr="000E6F59" w:rsidR="00EA27C9">
        <w:t xml:space="preserve"> to the</w:t>
      </w:r>
      <w:r w:rsidRPr="000E6F59" w:rsidR="00ED17F1">
        <w:t>ir</w:t>
      </w:r>
      <w:r w:rsidRPr="000E6F59" w:rsidR="00EA27C9">
        <w:t xml:space="preserve"> respective end-users under an appropriate sales-purchase mechanism in alignment with national regula</w:t>
      </w:r>
      <w:r w:rsidRPr="000E6F59" w:rsidR="00374375">
        <w:t>tion and UNDP/GEF requirements.</w:t>
      </w:r>
      <w:r w:rsidR="00667E51">
        <w:t xml:space="preserve"> </w:t>
      </w:r>
      <w:r w:rsidR="006B3D14">
        <w:t xml:space="preserve">The plants will be manufactured with national funds whereas GEF funding will focus on the quality assurance of the production / manufacturing, as part of this mechanism. </w:t>
      </w:r>
      <w:r w:rsidR="00FE68B4">
        <w:t>GEF will also fund international consultancy, travel and a</w:t>
      </w:r>
      <w:r w:rsidR="00667E51">
        <w:t xml:space="preserve"> national company</w:t>
      </w:r>
      <w:r w:rsidR="00FE68B4">
        <w:t>, which</w:t>
      </w:r>
      <w:r w:rsidR="00667E51">
        <w:t xml:space="preserve"> will be contracted to implement a quality control system. </w:t>
      </w:r>
    </w:p>
    <w:p w:rsidRPr="000E6F59" w:rsidR="009B1ABA" w:rsidP="009B1ABA" w:rsidRDefault="009B1ABA" w14:paraId="74C0D13A" w14:textId="77777777"/>
    <w:p w:rsidRPr="00A5629E" w:rsidR="009B1ABA" w:rsidP="009B1ABA" w:rsidRDefault="00946FB0" w14:paraId="2427A05F" w14:textId="77777777">
      <w:pPr>
        <w:rPr>
          <w:lang w:val="en-US"/>
        </w:rPr>
      </w:pPr>
      <w:r>
        <w:rPr>
          <w:b/>
          <w:i/>
        </w:rPr>
        <w:t>Output 2.5</w:t>
      </w:r>
      <w:r w:rsidRPr="000E6F59" w:rsidR="009B1ABA">
        <w:rPr>
          <w:b/>
          <w:i/>
        </w:rPr>
        <w:t xml:space="preserve">. Increased national capacity to produce synthetic membrane liners and auxiliary equipment for small-scale biogas plants, as well as biogas appliances, through investment in production facilities, quality assurance, and product and process innovation. </w:t>
      </w:r>
      <w:r w:rsidRPr="000E6F59" w:rsidR="009B1ABA">
        <w:t>This output provides technical assistance and equipment to a selected national chemical industry</w:t>
      </w:r>
      <w:r w:rsidR="003C580A">
        <w:t xml:space="preserve"> (</w:t>
      </w:r>
      <w:r w:rsidRPr="00B03F48" w:rsidR="003C580A">
        <w:rPr>
          <w:i/>
        </w:rPr>
        <w:t>Unidad Empresarial de la Goma “Conrado Piña”</w:t>
      </w:r>
      <w:r w:rsidR="003C580A">
        <w:t>)</w:t>
      </w:r>
      <w:r w:rsidRPr="000E6F59" w:rsidR="009B1ABA">
        <w:t xml:space="preserve"> to upgrade its facilities and capabilities, </w:t>
      </w:r>
      <w:r w:rsidR="00FD3F0B">
        <w:t xml:space="preserve">thereby </w:t>
      </w:r>
      <w:r w:rsidRPr="000E6F59" w:rsidR="009B1ABA">
        <w:t xml:space="preserve">enabling the production of synthetic foils (geomembranes) suitable for the construction of a variety of </w:t>
      </w:r>
      <w:r w:rsidR="00C354C6">
        <w:t>biodigester</w:t>
      </w:r>
      <w:r w:rsidRPr="000E6F59" w:rsidR="009B1ABA">
        <w:t>s types and sizes. Presently, this capacity is limited to small sheets of PVC material (which are successfully used to assemble the 10-m</w:t>
      </w:r>
      <w:r w:rsidRPr="000E6F59" w:rsidR="009B1ABA">
        <w:rPr>
          <w:vertAlign w:val="superscript"/>
        </w:rPr>
        <w:t>3</w:t>
      </w:r>
      <w:r w:rsidRPr="000E6F59" w:rsidR="009B1ABA">
        <w:t xml:space="preserve"> bag-type </w:t>
      </w:r>
      <w:r w:rsidRPr="000E6F59" w:rsidR="00990F92">
        <w:t>digesters</w:t>
      </w:r>
      <w:r w:rsidRPr="000E6F59" w:rsidR="009B1ABA">
        <w:t xml:space="preserve"> supplied to small pig farmers</w:t>
      </w:r>
      <w:r w:rsidRPr="000E6F59" w:rsidR="002463C7">
        <w:t>)</w:t>
      </w:r>
      <w:r w:rsidRPr="000E6F59" w:rsidR="009B1ABA">
        <w:t xml:space="preserve">. However, covered lagoon-type biodigesters </w:t>
      </w:r>
      <w:r w:rsidRPr="000E6F59" w:rsidR="002463C7">
        <w:t xml:space="preserve">are not applied </w:t>
      </w:r>
      <w:r w:rsidRPr="000E6F59" w:rsidR="009B1ABA">
        <w:t xml:space="preserve">in Cuba due to the lack of </w:t>
      </w:r>
      <w:r w:rsidRPr="000E6F59" w:rsidR="002463C7">
        <w:t xml:space="preserve">flexible </w:t>
      </w:r>
      <w:r w:rsidRPr="000E6F59" w:rsidR="009B1ABA">
        <w:t>geomembrane materials</w:t>
      </w:r>
      <w:r w:rsidRPr="000E6F59" w:rsidR="002463C7">
        <w:t xml:space="preserve"> such as EPDM. </w:t>
      </w:r>
      <w:r w:rsidRPr="000E6F59" w:rsidR="009B1ABA">
        <w:t>This output will therefore: (i) habilitate production lines needed to enable manufacturing of larger sheets</w:t>
      </w:r>
      <w:r w:rsidR="009B653D">
        <w:rPr>
          <w:rStyle w:val="FootnoteReference"/>
        </w:rPr>
        <w:footnoteReference w:id="59"/>
      </w:r>
      <w:r w:rsidRPr="000E6F59" w:rsidR="009B1ABA">
        <w:t>; (ii) improve product quality and avoid product faults; (iii) allow the use of different synthetic materials (granulate mixes), including HDPE and EPDM</w:t>
      </w:r>
      <w:r w:rsidRPr="000E6F59" w:rsidR="00FD3F0B">
        <w:t xml:space="preserve">, which is particularly suitable for covered-lagoon type </w:t>
      </w:r>
      <w:r w:rsidR="00FD3F0B">
        <w:t>biodigester</w:t>
      </w:r>
      <w:r w:rsidRPr="000E6F59" w:rsidR="00FD3F0B">
        <w:t>s</w:t>
      </w:r>
      <w:r w:rsidRPr="000E6F59" w:rsidR="009B1ABA">
        <w:t xml:space="preserve">; and (iv) increase the output rate of the vulcanization process.. Technical assistance will be provided to implement effective production and quality assurance procedures in the company, and to strengthen engineering capabilities. This output will </w:t>
      </w:r>
      <w:r w:rsidR="00E865FE">
        <w:t xml:space="preserve">strengthen the production facilities and </w:t>
      </w:r>
      <w:r w:rsidRPr="000E6F59" w:rsidR="009B1ABA">
        <w:t xml:space="preserve">further provide technical assistance to </w:t>
      </w:r>
      <w:r w:rsidR="00611818">
        <w:t xml:space="preserve">the </w:t>
      </w:r>
      <w:r w:rsidR="00FD3F0B">
        <w:t xml:space="preserve">identified </w:t>
      </w:r>
      <w:r w:rsidRPr="000E6F59" w:rsidR="009B1ABA">
        <w:t>manufacturers of household appliances in Cub</w:t>
      </w:r>
      <w:r w:rsidR="00FE68B4">
        <w:t>a</w:t>
      </w:r>
      <w:r w:rsidR="003C580A">
        <w:t xml:space="preserve"> </w:t>
      </w:r>
      <w:r w:rsidR="00611818">
        <w:t>“</w:t>
      </w:r>
      <w:r w:rsidRPr="00B03F48" w:rsidR="003C580A">
        <w:rPr>
          <w:i/>
        </w:rPr>
        <w:t>M</w:t>
      </w:r>
      <w:r w:rsidRPr="00B03F48" w:rsidR="009B1ABA">
        <w:rPr>
          <w:i/>
        </w:rPr>
        <w:t>a</w:t>
      </w:r>
      <w:r w:rsidRPr="00B03F48" w:rsidR="003C580A">
        <w:rPr>
          <w:i/>
        </w:rPr>
        <w:t>rcel Bravo</w:t>
      </w:r>
      <w:r w:rsidR="00611818">
        <w:rPr>
          <w:i/>
        </w:rPr>
        <w:t>”</w:t>
      </w:r>
      <w:r w:rsidRPr="00B03F48" w:rsidR="003C580A">
        <w:rPr>
          <w:i/>
        </w:rPr>
        <w:t xml:space="preserve">, </w:t>
      </w:r>
      <w:r w:rsidR="00611818">
        <w:rPr>
          <w:i/>
        </w:rPr>
        <w:t>“</w:t>
      </w:r>
      <w:r w:rsidRPr="00B03F48" w:rsidR="003C580A">
        <w:rPr>
          <w:i/>
        </w:rPr>
        <w:t>INPUD</w:t>
      </w:r>
      <w:r w:rsidR="00611818">
        <w:rPr>
          <w:i/>
        </w:rPr>
        <w:t>”</w:t>
      </w:r>
      <w:r w:rsidRPr="00B03F48" w:rsidR="003C580A">
        <w:rPr>
          <w:i/>
        </w:rPr>
        <w:t xml:space="preserve"> and </w:t>
      </w:r>
      <w:r w:rsidR="00611818">
        <w:rPr>
          <w:i/>
        </w:rPr>
        <w:t>“</w:t>
      </w:r>
      <w:r w:rsidRPr="00B03F48" w:rsidR="003C580A">
        <w:rPr>
          <w:i/>
        </w:rPr>
        <w:t>Varona</w:t>
      </w:r>
      <w:r w:rsidR="00611818">
        <w:t>”</w:t>
      </w:r>
      <w:r w:rsidRPr="000E6F59" w:rsidR="009B1ABA">
        <w:t xml:space="preserve"> to</w:t>
      </w:r>
      <w:r w:rsidRPr="000E6F59" w:rsidR="002463C7">
        <w:t xml:space="preserve"> produce equi</w:t>
      </w:r>
      <w:r w:rsidRPr="000E6F59" w:rsidR="009B1ABA">
        <w:t>pment adapted for operation on biogas, such as lighting, burners</w:t>
      </w:r>
      <w:r w:rsidRPr="000E6F59" w:rsidR="002463C7">
        <w:t xml:space="preserve">, </w:t>
      </w:r>
      <w:r w:rsidRPr="000E6F59" w:rsidR="009B1ABA">
        <w:t>stoves, refrigerators</w:t>
      </w:r>
      <w:r w:rsidRPr="000E6F59" w:rsidR="002463C7">
        <w:t>, and small engines for electricity generation</w:t>
      </w:r>
      <w:r w:rsidRPr="000E6F59" w:rsidR="009B1ABA">
        <w:t>.</w:t>
      </w:r>
      <w:r w:rsidR="00FE68B4">
        <w:t xml:space="preserve"> </w:t>
      </w:r>
      <w:r w:rsidRPr="00FE68B4" w:rsidR="00FE68B4">
        <w:rPr>
          <w:lang w:val="en-US"/>
        </w:rPr>
        <w:t xml:space="preserve">GEF financing will be used </w:t>
      </w:r>
      <w:r w:rsidR="00FD3F0B">
        <w:rPr>
          <w:lang w:val="en-US"/>
        </w:rPr>
        <w:t xml:space="preserve">for </w:t>
      </w:r>
      <w:r w:rsidRPr="00FE68B4" w:rsidR="00FE68B4">
        <w:rPr>
          <w:lang w:val="en-US"/>
        </w:rPr>
        <w:t>the purchasing of equipment, material and components for a</w:t>
      </w:r>
      <w:r w:rsidR="00611818">
        <w:rPr>
          <w:lang w:val="en-US"/>
        </w:rPr>
        <w:t>n initial</w:t>
      </w:r>
      <w:r w:rsidRPr="00FE68B4" w:rsidR="00FE68B4">
        <w:rPr>
          <w:lang w:val="en-US"/>
        </w:rPr>
        <w:t xml:space="preserve"> production</w:t>
      </w:r>
      <w:r w:rsidR="00A5629E">
        <w:rPr>
          <w:lang w:val="en-US"/>
        </w:rPr>
        <w:t xml:space="preserve"> </w:t>
      </w:r>
      <w:r w:rsidRPr="00FE68B4" w:rsidR="00611818">
        <w:rPr>
          <w:lang w:val="en-US"/>
        </w:rPr>
        <w:t xml:space="preserve">batch </w:t>
      </w:r>
      <w:r w:rsidR="00A5629E">
        <w:rPr>
          <w:lang w:val="en-US"/>
        </w:rPr>
        <w:t>(5 systems)</w:t>
      </w:r>
      <w:r w:rsidRPr="00FE68B4" w:rsidR="00FE68B4">
        <w:rPr>
          <w:lang w:val="en-US"/>
        </w:rPr>
        <w:t xml:space="preserve">, </w:t>
      </w:r>
      <w:r w:rsidR="00611818">
        <w:rPr>
          <w:lang w:val="en-US"/>
        </w:rPr>
        <w:t xml:space="preserve">and cover the costs of </w:t>
      </w:r>
      <w:r w:rsidRPr="00FE68B4" w:rsidR="00FE68B4">
        <w:rPr>
          <w:lang w:val="en-US"/>
        </w:rPr>
        <w:t>international consultan</w:t>
      </w:r>
      <w:r w:rsidR="00611818">
        <w:rPr>
          <w:lang w:val="en-US"/>
        </w:rPr>
        <w:t>cy</w:t>
      </w:r>
      <w:r w:rsidRPr="00FE68B4" w:rsidR="00FE68B4">
        <w:rPr>
          <w:lang w:val="en-US"/>
        </w:rPr>
        <w:t xml:space="preserve">, travel and the hiring of a national </w:t>
      </w:r>
      <w:r w:rsidR="00611818">
        <w:rPr>
          <w:lang w:val="en-US"/>
        </w:rPr>
        <w:t>c</w:t>
      </w:r>
      <w:r w:rsidRPr="00FE68B4" w:rsidR="00FE68B4">
        <w:rPr>
          <w:lang w:val="en-US"/>
        </w:rPr>
        <w:t xml:space="preserve">ompany to implement a quality control system. </w:t>
      </w:r>
      <w:ins w:author="Author" w:id="24">
        <w:r w:rsidR="006B3D14">
          <w:rPr>
            <w:lang w:val="en-US"/>
          </w:rPr>
          <w:t xml:space="preserve">  </w:t>
        </w:r>
      </w:ins>
    </w:p>
    <w:p w:rsidRPr="00A5629E" w:rsidR="00C84283" w:rsidP="00A730C9" w:rsidRDefault="00C84283" w14:paraId="1F40318F" w14:textId="77777777">
      <w:pPr>
        <w:rPr>
          <w:lang w:val="en-US"/>
        </w:rPr>
      </w:pPr>
    </w:p>
    <w:p w:rsidRPr="000E6F59" w:rsidR="00AF549F" w:rsidRDefault="00946FB0" w14:paraId="7CB9F4A4" w14:textId="77777777">
      <w:r>
        <w:rPr>
          <w:b/>
          <w:i/>
        </w:rPr>
        <w:t>Output 2.6</w:t>
      </w:r>
      <w:r w:rsidRPr="000E6F59" w:rsidR="00A730C9">
        <w:rPr>
          <w:b/>
          <w:i/>
        </w:rPr>
        <w:t>.</w:t>
      </w:r>
      <w:r w:rsidRPr="000E6F59" w:rsidR="00A730C9">
        <w:t xml:space="preserve"> </w:t>
      </w:r>
      <w:r w:rsidRPr="000E6F59" w:rsidR="002253E7">
        <w:rPr>
          <w:b/>
          <w:i/>
        </w:rPr>
        <w:t xml:space="preserve">Demonstration pilots of small-scale biodiesel and biogas technology including the use of </w:t>
      </w:r>
      <w:r w:rsidRPr="000E6F59" w:rsidR="00D845FC">
        <w:rPr>
          <w:b/>
          <w:i/>
        </w:rPr>
        <w:t>by-products</w:t>
      </w:r>
      <w:r w:rsidRPr="000E6F59" w:rsidR="002253E7">
        <w:rPr>
          <w:b/>
          <w:i/>
        </w:rPr>
        <w:t>, integrated into selected rural farms</w:t>
      </w:r>
      <w:r w:rsidRPr="000E6F59" w:rsidR="00A730C9">
        <w:rPr>
          <w:b/>
          <w:i/>
        </w:rPr>
        <w:t xml:space="preserve">. </w:t>
      </w:r>
      <w:r w:rsidRPr="000E6F59" w:rsidR="00A730C9">
        <w:t xml:space="preserve">This output </w:t>
      </w:r>
      <w:r w:rsidRPr="000E6F59" w:rsidR="00AF549F">
        <w:t xml:space="preserve">comprises the </w:t>
      </w:r>
      <w:r>
        <w:t xml:space="preserve">integration of </w:t>
      </w:r>
      <w:r w:rsidRPr="000E6F59" w:rsidR="00AF549F">
        <w:t xml:space="preserve">small biodiesel </w:t>
      </w:r>
      <w:r w:rsidRPr="000E6F59" w:rsidR="006D76D0">
        <w:t xml:space="preserve">and biogas </w:t>
      </w:r>
      <w:r w:rsidRPr="000E6F59" w:rsidR="00AF549F">
        <w:t xml:space="preserve">plants in rural farms and communities in Cuba. The target communities will be </w:t>
      </w:r>
      <w:r>
        <w:t>chosen</w:t>
      </w:r>
      <w:r w:rsidRPr="000E6F59" w:rsidR="00AF549F">
        <w:t xml:space="preserve"> on the baseline information collected under Outputs 1.1-1.3. The pilots will be based on the principle of integrated food and energy production</w:t>
      </w:r>
      <w:r w:rsidRPr="000E6F59" w:rsidR="006D76D0">
        <w:t xml:space="preserve">. The biodiesel pilots will </w:t>
      </w:r>
      <w:r w:rsidRPr="000E6F59" w:rsidR="00AF549F">
        <w:t>include: (i) local production of vegetal oil under appropriate production schemes; (</w:t>
      </w:r>
      <w:r w:rsidRPr="000E6F59" w:rsidR="006D76D0">
        <w:t>ii</w:t>
      </w:r>
      <w:r w:rsidRPr="000E6F59" w:rsidR="00AF549F">
        <w:t xml:space="preserve">) storage and distribution of </w:t>
      </w:r>
      <w:r w:rsidRPr="000E6F59" w:rsidR="00C7282F">
        <w:t>seeds</w:t>
      </w:r>
      <w:r w:rsidRPr="000E6F59" w:rsidR="00AF549F">
        <w:t xml:space="preserve"> to cover seasonal fluctuations in energy demand; </w:t>
      </w:r>
      <w:r w:rsidRPr="000E6F59" w:rsidR="00D42F97">
        <w:t xml:space="preserve">and </w:t>
      </w:r>
      <w:r w:rsidRPr="000E6F59" w:rsidR="00AF549F">
        <w:t>(</w:t>
      </w:r>
      <w:r w:rsidRPr="000E6F59" w:rsidR="006D76D0">
        <w:t>iii</w:t>
      </w:r>
      <w:r w:rsidRPr="000E6F59" w:rsidR="00AF549F">
        <w:t xml:space="preserve">) opportunities </w:t>
      </w:r>
      <w:r w:rsidRPr="000E6F59" w:rsidR="0034539E">
        <w:t xml:space="preserve">to establish markets for biodiesel </w:t>
      </w:r>
      <w:r w:rsidRPr="000E6F59" w:rsidR="00C7282F">
        <w:t xml:space="preserve">and </w:t>
      </w:r>
      <w:r w:rsidRPr="000E6F59" w:rsidR="0034539E">
        <w:t>by</w:t>
      </w:r>
      <w:r w:rsidRPr="000E6F59" w:rsidR="00BD4977">
        <w:t>-</w:t>
      </w:r>
      <w:r w:rsidRPr="000E6F59" w:rsidR="0034539E">
        <w:t>products</w:t>
      </w:r>
      <w:r w:rsidRPr="000E6F59" w:rsidR="00C7282F">
        <w:t xml:space="preserve"> at municipal level</w:t>
      </w:r>
      <w:r w:rsidRPr="000E6F59" w:rsidR="00BD4977">
        <w:t>.</w:t>
      </w:r>
      <w:r w:rsidRPr="000E6F59" w:rsidR="0034539E">
        <w:t xml:space="preserve"> </w:t>
      </w:r>
      <w:r w:rsidRPr="000E6F59" w:rsidR="006D76D0">
        <w:t xml:space="preserve">The biogas pilots will be implemented among three types of farmers: (a) small farmers without electricity; (b) small farmers with electricity; and (c) medium-size pig farmers. The demonstration pilots will cover: (i) electricity generation for self-supply and local distribution; (ii) mechanical power applications, for traction and machinery; (iii) opportunities for storage of biogas and </w:t>
      </w:r>
      <w:r w:rsidRPr="000E6F59" w:rsidR="00D845FC">
        <w:t>distribution to</w:t>
      </w:r>
      <w:r w:rsidRPr="000E6F59" w:rsidR="006D76D0">
        <w:t xml:space="preserve"> houses for cooking; (iv) utilization of </w:t>
      </w:r>
      <w:r w:rsidRPr="000E6F59" w:rsidR="00D845FC">
        <w:t>by-products</w:t>
      </w:r>
      <w:r w:rsidRPr="000E6F59" w:rsidR="006D76D0">
        <w:t xml:space="preserve"> (bio-fertilizer) at </w:t>
      </w:r>
      <w:r w:rsidRPr="000E6F59" w:rsidR="006D76D0">
        <w:t xml:space="preserve">farm and community level; and (v) optimization of anaerobic </w:t>
      </w:r>
      <w:r w:rsidR="00C354C6">
        <w:t>biodigester</w:t>
      </w:r>
      <w:r w:rsidRPr="000E6F59" w:rsidR="006D76D0">
        <w:t xml:space="preserve"> technology for effluent treatment.</w:t>
      </w:r>
      <w:r w:rsidRPr="000E6F59" w:rsidR="00DD1A0C">
        <w:t xml:space="preserve"> </w:t>
      </w:r>
      <w:r w:rsidRPr="000E6F59" w:rsidR="00D845FC">
        <w:t>Prior to implementing the biodiesel and biogas pilots, baseline values and targets will</w:t>
      </w:r>
      <w:r w:rsidR="00D845FC">
        <w:t xml:space="preserve"> be</w:t>
      </w:r>
      <w:r w:rsidRPr="000E6F59" w:rsidR="00D845FC">
        <w:t xml:space="preserve"> drawn</w:t>
      </w:r>
      <w:r w:rsidR="008164A0">
        <w:t>,</w:t>
      </w:r>
      <w:r w:rsidRPr="000E6F59" w:rsidR="00D845FC">
        <w:t xml:space="preserve"> </w:t>
      </w:r>
      <w:r w:rsidR="008164A0">
        <w:t xml:space="preserve">including </w:t>
      </w:r>
      <w:r w:rsidRPr="000E6F59" w:rsidR="00D845FC">
        <w:t xml:space="preserve">environmental, land recovery and biodiversity parameters; energy-intensity of food production schemes; and energy services, productivity, quality of life, access to basic services, among others. </w:t>
      </w:r>
      <w:r w:rsidRPr="000E6F59" w:rsidR="00DD1A0C">
        <w:t xml:space="preserve">The pilots will monitor </w:t>
      </w:r>
      <w:r w:rsidR="008164A0">
        <w:t xml:space="preserve">the </w:t>
      </w:r>
      <w:r w:rsidRPr="000E6F59" w:rsidR="006D76D0">
        <w:t xml:space="preserve">operation and performance of biodiesel </w:t>
      </w:r>
      <w:r w:rsidRPr="000E6F59" w:rsidR="00DD1A0C">
        <w:t xml:space="preserve">and biogas </w:t>
      </w:r>
      <w:r w:rsidRPr="000E6F59" w:rsidR="006D76D0">
        <w:t xml:space="preserve">plants, anomalies, and </w:t>
      </w:r>
      <w:r w:rsidRPr="000E6F59" w:rsidR="00DD1A0C">
        <w:t xml:space="preserve">quality of </w:t>
      </w:r>
      <w:r w:rsidRPr="000E6F59" w:rsidR="006D76D0">
        <w:t>technical service</w:t>
      </w:r>
      <w:r w:rsidRPr="000E6F59" w:rsidR="00DD1A0C">
        <w:t xml:space="preserve">. </w:t>
      </w:r>
      <w:r w:rsidRPr="000E6F59" w:rsidR="004C0E6E">
        <w:t xml:space="preserve">GEF funding to this output will cover: (a) </w:t>
      </w:r>
      <w:r w:rsidR="00FD3F0B">
        <w:t xml:space="preserve">civil </w:t>
      </w:r>
      <w:r w:rsidR="003C580A">
        <w:t>works and set-up of equipment;</w:t>
      </w:r>
      <w:r w:rsidRPr="000E6F59" w:rsidR="00070264">
        <w:t xml:space="preserve"> (b) co-investment </w:t>
      </w:r>
      <w:r w:rsidRPr="000E6F59" w:rsidR="00C7282F">
        <w:t>in appliances using biodiesel, basically agricultural machinery and engines</w:t>
      </w:r>
      <w:r w:rsidRPr="000E6F59" w:rsidR="002C7E37">
        <w:t>, small elec</w:t>
      </w:r>
      <w:r w:rsidR="008164A0">
        <w:t>tric generators and local grids</w:t>
      </w:r>
      <w:r w:rsidRPr="000E6F59" w:rsidR="00C7282F">
        <w:t xml:space="preserve"> for demonstration projects</w:t>
      </w:r>
      <w:r w:rsidRPr="000E6F59" w:rsidR="00070264">
        <w:t xml:space="preserve">; (c) local facilities and equipment for biodiesel analysis and storage; </w:t>
      </w:r>
      <w:r w:rsidRPr="000E6F59" w:rsidR="00DD1A0C">
        <w:t>(d) investment in biogas installations, including equipment</w:t>
      </w:r>
      <w:r w:rsidR="003C580A">
        <w:t>, materials,</w:t>
      </w:r>
      <w:r w:rsidRPr="000E6F59" w:rsidR="00DD1A0C">
        <w:t xml:space="preserve"> project supervision, and biogas-operated appliances; (</w:t>
      </w:r>
      <w:r w:rsidR="00FD3F0B">
        <w:t>e</w:t>
      </w:r>
      <w:r w:rsidRPr="000E6F59" w:rsidR="00DD1A0C">
        <w:t xml:space="preserve">) co-investment in local electricity and biogas grids, gas engine-generator sets, and electric appliances for household and productive uses; </w:t>
      </w:r>
      <w:r w:rsidRPr="000E6F59" w:rsidR="002C7E37">
        <w:t xml:space="preserve">and </w:t>
      </w:r>
      <w:r w:rsidRPr="000E6F59" w:rsidR="00DD1A0C">
        <w:t>(f</w:t>
      </w:r>
      <w:r w:rsidRPr="000E6F59" w:rsidR="00070264">
        <w:t>) capacity building and safety instructions for local operators.</w:t>
      </w:r>
      <w:r w:rsidR="003C580A">
        <w:t xml:space="preserve"> Based on its prior experience, EEIH has pre-identified the municipalities of Yaguajay, in Sancti Spiritus province, and Manatí, in Las Tunas as the location for the pilots of the project. </w:t>
      </w:r>
      <w:r w:rsidR="00FD3F0B">
        <w:t xml:space="preserve">Final </w:t>
      </w:r>
      <w:r w:rsidR="003C580A">
        <w:t xml:space="preserve">locations will be defined during the first months of the project implementation. </w:t>
      </w:r>
    </w:p>
    <w:p w:rsidRPr="000E6F59" w:rsidR="00466EAA" w:rsidP="00D46CB2" w:rsidRDefault="00466EAA" w14:paraId="04EB328A" w14:textId="77777777"/>
    <w:p w:rsidRPr="000E6F59" w:rsidR="00D46CB2" w:rsidP="00D46CB2" w:rsidRDefault="00D46CB2" w14:paraId="4DFE8E75" w14:textId="77777777">
      <w:pPr>
        <w:rPr>
          <w:b/>
        </w:rPr>
      </w:pPr>
      <w:r w:rsidRPr="000E6F59">
        <w:rPr>
          <w:b/>
          <w:u w:val="single"/>
        </w:rPr>
        <w:t>Component I</w:t>
      </w:r>
      <w:r w:rsidRPr="000E6F59" w:rsidR="00AC719C">
        <w:rPr>
          <w:b/>
          <w:u w:val="single"/>
        </w:rPr>
        <w:t>II</w:t>
      </w:r>
      <w:r w:rsidRPr="000E6F59">
        <w:rPr>
          <w:b/>
          <w:u w:val="single"/>
        </w:rPr>
        <w:t>. Institution building, training and promotion.</w:t>
      </w:r>
    </w:p>
    <w:p w:rsidRPr="000E6F59" w:rsidR="00D46CB2" w:rsidP="00D46CB2" w:rsidRDefault="00AC719C" w14:paraId="39ABEC6E" w14:textId="77777777">
      <w:r w:rsidRPr="000E6F59">
        <w:rPr>
          <w:b/>
        </w:rPr>
        <w:t>Outcome 3</w:t>
      </w:r>
      <w:r w:rsidRPr="000E6F59" w:rsidR="00D46CB2">
        <w:rPr>
          <w:b/>
        </w:rPr>
        <w:t>: Bioenergy technology diffused through increased knowledge and demonstration of biodiesel and biogas systems (GEF US$ </w:t>
      </w:r>
      <w:r w:rsidRPr="00DE0EAA" w:rsidR="00DE0EAA">
        <w:rPr>
          <w:b/>
        </w:rPr>
        <w:t>5</w:t>
      </w:r>
      <w:r w:rsidR="00DE0EAA">
        <w:rPr>
          <w:b/>
        </w:rPr>
        <w:t>6</w:t>
      </w:r>
      <w:r w:rsidRPr="00DE0EAA" w:rsidR="00DE0EAA">
        <w:rPr>
          <w:b/>
        </w:rPr>
        <w:t>3</w:t>
      </w:r>
      <w:r w:rsidRPr="000E6F59" w:rsidR="00A97438">
        <w:rPr>
          <w:b/>
        </w:rPr>
        <w:t>,</w:t>
      </w:r>
      <w:r w:rsidR="00FE68B4">
        <w:rPr>
          <w:b/>
        </w:rPr>
        <w:t>7</w:t>
      </w:r>
      <w:r w:rsidRPr="000E6F59" w:rsidR="00BF340D">
        <w:rPr>
          <w:b/>
        </w:rPr>
        <w:t>66</w:t>
      </w:r>
      <w:r w:rsidRPr="000E6F59" w:rsidR="00D46CB2">
        <w:rPr>
          <w:b/>
        </w:rPr>
        <w:t>; co-finance US$ </w:t>
      </w:r>
      <w:r w:rsidR="00FE68B4">
        <w:rPr>
          <w:b/>
        </w:rPr>
        <w:t>2,447</w:t>
      </w:r>
      <w:r w:rsidRPr="000E6F59" w:rsidR="00D46CB2">
        <w:rPr>
          <w:b/>
        </w:rPr>
        <w:t>,</w:t>
      </w:r>
      <w:r w:rsidR="00FE68B4">
        <w:rPr>
          <w:b/>
        </w:rPr>
        <w:t>6</w:t>
      </w:r>
      <w:r w:rsidRPr="000E6F59" w:rsidR="00D46CB2">
        <w:rPr>
          <w:b/>
        </w:rPr>
        <w:t xml:space="preserve">00). </w:t>
      </w:r>
      <w:r w:rsidRPr="000E6F59" w:rsidR="00D46CB2">
        <w:t>The objective of this component</w:t>
      </w:r>
      <w:r w:rsidRPr="000E6F59" w:rsidR="00836445">
        <w:t xml:space="preserve"> is to establish an effective institutional framework for accelerating the market introduction of biodiesel and biogas energy systems in Cuba. Besides strengthening of institutions and human resources for project development, technical support and outreach activities with rural farmers, it is further pursued to facilitate access to updated and reliable information and raise awareness among policy- and decision-makers about the potential and benefits of small-scale bioenergy technolo</w:t>
      </w:r>
      <w:r w:rsidRPr="000E6F59" w:rsidR="00A77507">
        <w:t xml:space="preserve">gies. In order to establish this </w:t>
      </w:r>
      <w:r w:rsidRPr="000E6F59" w:rsidR="00836445">
        <w:t>outcome</w:t>
      </w:r>
      <w:r w:rsidRPr="000E6F59" w:rsidR="00F174FF">
        <w:t xml:space="preserve">, </w:t>
      </w:r>
      <w:r w:rsidRPr="000E6F59" w:rsidR="00836445">
        <w:t xml:space="preserve">a national expertise </w:t>
      </w:r>
      <w:r w:rsidRPr="000E6F59" w:rsidR="00990F92">
        <w:t>centre</w:t>
      </w:r>
      <w:r w:rsidRPr="000E6F59" w:rsidR="00836445">
        <w:t xml:space="preserve"> on bioenergy will be created within EEIH</w:t>
      </w:r>
      <w:r w:rsidRPr="000E6F59" w:rsidR="00A77507">
        <w:t xml:space="preserve"> </w:t>
      </w:r>
      <w:r w:rsidRPr="000E6F59" w:rsidR="00F174FF">
        <w:t xml:space="preserve">and </w:t>
      </w:r>
      <w:r w:rsidRPr="000E6F59" w:rsidR="00836445">
        <w:t>a training and certification system for key technical stakeholders will be implemented</w:t>
      </w:r>
      <w:r w:rsidRPr="000E6F59" w:rsidR="00F174FF">
        <w:t>. Furthermore, the formation of stakeholder networks at municipal level will be facilitated, initially backed by EEIH. At Ministry level, the institutional capacity of Cuba</w:t>
      </w:r>
      <w:r w:rsidRPr="000E6F59" w:rsidR="00CC552C">
        <w:t>e</w:t>
      </w:r>
      <w:r w:rsidRPr="000E6F59" w:rsidR="00F174FF">
        <w:t>nergía to coordinate relevant programmes, and to provide inputs to the Government, will be strengthened. In the end-of-project situation, it is expected that: (a) farmers and other potential beneficiaries of biodiesel and biogas technologies in rural Cuba, have full access to information and are effectively assisted by project developers and technicians; (b) expertise and best practice</w:t>
      </w:r>
      <w:r w:rsidR="0051722C">
        <w:t>s</w:t>
      </w:r>
      <w:r w:rsidRPr="000E6F59" w:rsidR="00F174FF">
        <w:t xml:space="preserve"> about bioenergy applications in Cuba are documented and institutionalized within EEIH; and (c) high-level policy makers have adequate access to information about biogas and biodiesel technology in Cuba.</w:t>
      </w:r>
      <w:r w:rsidRPr="000E6F59" w:rsidR="00D46CB2">
        <w:t xml:space="preserve"> </w:t>
      </w:r>
      <w:r w:rsidRPr="000E6F59" w:rsidR="0014622D">
        <w:t xml:space="preserve">    </w:t>
      </w:r>
    </w:p>
    <w:p w:rsidRPr="000E6F59" w:rsidR="00C84283" w:rsidP="00D46CB2" w:rsidRDefault="00C84283" w14:paraId="139A0E35" w14:textId="77777777"/>
    <w:p w:rsidRPr="000E6F59" w:rsidR="00C501F4" w:rsidP="00D46CB2" w:rsidRDefault="00AC719C" w14:paraId="181FBD5B" w14:textId="77777777">
      <w:r w:rsidRPr="000E6F59">
        <w:rPr>
          <w:b/>
          <w:i/>
        </w:rPr>
        <w:t>Output 3</w:t>
      </w:r>
      <w:r w:rsidRPr="000E6F59" w:rsidR="00D46CB2">
        <w:rPr>
          <w:b/>
          <w:i/>
        </w:rPr>
        <w:t xml:space="preserve">.1. Establishment of national expertise </w:t>
      </w:r>
      <w:r w:rsidRPr="000E6F59" w:rsidR="00990F92">
        <w:rPr>
          <w:b/>
          <w:i/>
        </w:rPr>
        <w:t>centre</w:t>
      </w:r>
      <w:r w:rsidRPr="000E6F59" w:rsidR="00D46CB2">
        <w:rPr>
          <w:b/>
          <w:i/>
        </w:rPr>
        <w:t xml:space="preserve"> on integrated bioenergy production within EEIH to support the implementation of biodiesel and biogas systems in rural farms.  </w:t>
      </w:r>
      <w:r w:rsidRPr="000E6F59" w:rsidR="00C501F4">
        <w:t xml:space="preserve">This output will establish a national expertise </w:t>
      </w:r>
      <w:r w:rsidRPr="000E6F59" w:rsidR="00990F92">
        <w:t>centre</w:t>
      </w:r>
      <w:r w:rsidRPr="000E6F59" w:rsidR="00C501F4">
        <w:t xml:space="preserve"> on bioenergy production at the EEIH. The purpose of this </w:t>
      </w:r>
      <w:r w:rsidRPr="000E6F59" w:rsidR="00990F92">
        <w:t>centre</w:t>
      </w:r>
      <w:r w:rsidRPr="000E6F59" w:rsidR="00C501F4">
        <w:t xml:space="preserve"> is to provide scientific and technical information to project developers of bioenergy systems in Cuba, agronomic entities and municipal authorities, and the national Government. Information will be made available through several means, including a help desk and electronic media (</w:t>
      </w:r>
      <w:r w:rsidRPr="000E6F59" w:rsidR="00563D25">
        <w:t xml:space="preserve">e.g. </w:t>
      </w:r>
      <w:r w:rsidRPr="000E6F59" w:rsidR="00C501F4">
        <w:t xml:space="preserve">database, web applications). It will further initiate and implement events such as national and international seminars, as well as training courses for technicians, public officers, project developers and manufacturers. GEF funding for this output will consist of </w:t>
      </w:r>
      <w:r w:rsidR="00874A79">
        <w:t>transport support</w:t>
      </w:r>
      <w:r w:rsidR="004C38E2">
        <w:t xml:space="preserve">, </w:t>
      </w:r>
      <w:r w:rsidR="00FE78B8">
        <w:t>international consultancies,</w:t>
      </w:r>
      <w:r w:rsidR="003C580A">
        <w:t xml:space="preserve"> </w:t>
      </w:r>
      <w:r w:rsidRPr="000E6F59" w:rsidR="00C501F4">
        <w:t>equipment and specialized services to establish the required infrastructure (</w:t>
      </w:r>
      <w:r w:rsidRPr="000E6F59" w:rsidR="00563D25">
        <w:t xml:space="preserve">including </w:t>
      </w:r>
      <w:r w:rsidRPr="000E6F59" w:rsidR="00C501F4">
        <w:t xml:space="preserve">ICT-services), </w:t>
      </w:r>
      <w:r w:rsidR="00E04179">
        <w:t>facilitation</w:t>
      </w:r>
      <w:r w:rsidRPr="000E6F59" w:rsidR="00C501F4">
        <w:t xml:space="preserve"> of laboratories and trial fields, </w:t>
      </w:r>
      <w:r w:rsidR="00E04179">
        <w:t>facilitation</w:t>
      </w:r>
      <w:r w:rsidRPr="000E6F59" w:rsidR="00C501F4">
        <w:t xml:space="preserve"> of training </w:t>
      </w:r>
      <w:r w:rsidRPr="000E6F59" w:rsidR="00433E29">
        <w:t>facilities and workshops</w:t>
      </w:r>
      <w:r w:rsidRPr="000E6F59" w:rsidR="00C501F4">
        <w:t xml:space="preserve">. Staff for the expertise </w:t>
      </w:r>
      <w:r w:rsidRPr="000E6F59" w:rsidR="00990F92">
        <w:t>centre</w:t>
      </w:r>
      <w:r w:rsidRPr="000E6F59" w:rsidR="00C501F4">
        <w:t xml:space="preserve"> will be recruited by the EEIH conform national procedures and legislation.</w:t>
      </w:r>
    </w:p>
    <w:p w:rsidRPr="000E6F59" w:rsidR="00C501F4" w:rsidP="00D46CB2" w:rsidRDefault="00C501F4" w14:paraId="14B00515" w14:textId="77777777"/>
    <w:p w:rsidRPr="000E6F59" w:rsidR="00D46CB2" w:rsidP="00D46CB2" w:rsidRDefault="00AC719C" w14:paraId="3FBFB2DF" w14:textId="77777777">
      <w:r w:rsidRPr="000E6F59">
        <w:rPr>
          <w:b/>
          <w:i/>
        </w:rPr>
        <w:t>Output 3</w:t>
      </w:r>
      <w:r w:rsidRPr="000E6F59" w:rsidR="00D46CB2">
        <w:rPr>
          <w:b/>
          <w:i/>
        </w:rPr>
        <w:t xml:space="preserve">.2. Implementation of national training and educational </w:t>
      </w:r>
      <w:r w:rsidR="00081118">
        <w:rPr>
          <w:b/>
          <w:i/>
        </w:rPr>
        <w:t>activities</w:t>
      </w:r>
      <w:r w:rsidRPr="000E6F59" w:rsidR="00081118">
        <w:rPr>
          <w:b/>
          <w:i/>
        </w:rPr>
        <w:t xml:space="preserve"> </w:t>
      </w:r>
      <w:r w:rsidRPr="000E6F59" w:rsidR="00D46CB2">
        <w:rPr>
          <w:b/>
          <w:i/>
        </w:rPr>
        <w:t>on small-scale biodiesel and biogas production and use.</w:t>
      </w:r>
      <w:r w:rsidRPr="000E6F59" w:rsidR="00D46CB2">
        <w:rPr>
          <w:b/>
        </w:rPr>
        <w:t xml:space="preserve">  </w:t>
      </w:r>
      <w:r w:rsidRPr="000E6F59" w:rsidR="00D14AC4">
        <w:t xml:space="preserve">This output encompasses the design of </w:t>
      </w:r>
      <w:r w:rsidRPr="000E6F59" w:rsidR="00124CC8">
        <w:t xml:space="preserve">a </w:t>
      </w:r>
      <w:r w:rsidRPr="000E6F59" w:rsidR="00D14AC4">
        <w:t xml:space="preserve">national system for training and certification of biodiesel and biogas </w:t>
      </w:r>
      <w:r w:rsidRPr="000E6F59" w:rsidR="00124CC8">
        <w:t>professionals</w:t>
      </w:r>
      <w:r w:rsidRPr="000E6F59" w:rsidR="00D14AC4">
        <w:t xml:space="preserve"> from industry, project developers</w:t>
      </w:r>
      <w:r w:rsidRPr="000E6F59" w:rsidR="005B3A87">
        <w:t xml:space="preserve"> and installers</w:t>
      </w:r>
      <w:r w:rsidRPr="000E6F59" w:rsidR="00D14AC4">
        <w:t>, agronomic institutes, municipalities, the academic sector</w:t>
      </w:r>
      <w:r w:rsidRPr="000E6F59" w:rsidR="005B3A87">
        <w:t>, as well as (prospective) plant operators</w:t>
      </w:r>
      <w:r w:rsidRPr="000E6F59" w:rsidR="00D14AC4">
        <w:t xml:space="preserve">. </w:t>
      </w:r>
      <w:r w:rsidRPr="000E6F59" w:rsidR="005B3A87">
        <w:t>It is the intention to implement a recognized certification system for critical functions, such</w:t>
      </w:r>
      <w:r w:rsidRPr="000E6F59" w:rsidR="00124CC8">
        <w:t xml:space="preserve"> as plant designers, installers</w:t>
      </w:r>
      <w:r w:rsidRPr="000E6F59" w:rsidR="005B3A87">
        <w:t xml:space="preserve"> and operators. GEF support to this output consists of: (i) </w:t>
      </w:r>
      <w:r w:rsidR="003C580A">
        <w:t>inter</w:t>
      </w:r>
      <w:r w:rsidRPr="000E6F59" w:rsidR="005B3A87">
        <w:t xml:space="preserve">national consultancies </w:t>
      </w:r>
      <w:r w:rsidRPr="000E6F59" w:rsidR="004D305F">
        <w:t xml:space="preserve">to support </w:t>
      </w:r>
      <w:r w:rsidRPr="000E6F59" w:rsidR="005B3A87">
        <w:t xml:space="preserve">design, and formalization of the training programme and certification mechanism; (ii) </w:t>
      </w:r>
      <w:r w:rsidRPr="000E6F59" w:rsidR="004D305F">
        <w:t>development and delivery of training material, tutorials and manuals</w:t>
      </w:r>
      <w:r w:rsidRPr="000E6F59" w:rsidR="00433E29">
        <w:t xml:space="preserve">; </w:t>
      </w:r>
      <w:r w:rsidR="003C580A">
        <w:t xml:space="preserve">(iii) rehabilitation and strengthening of spaces for education </w:t>
      </w:r>
      <w:r w:rsidRPr="000E6F59" w:rsidR="00433E29">
        <w:t>and (</w:t>
      </w:r>
      <w:r w:rsidR="0051722C">
        <w:t>iv</w:t>
      </w:r>
      <w:r w:rsidRPr="000E6F59" w:rsidR="00433E29">
        <w:t>) training activities</w:t>
      </w:r>
      <w:r w:rsidRPr="000E6F59" w:rsidR="004D305F">
        <w:t>. It is envisaged to extract additional publications to be used by national universities and vocational schools.</w:t>
      </w:r>
    </w:p>
    <w:p w:rsidRPr="000E6F59" w:rsidR="00C501F4" w:rsidP="00D46CB2" w:rsidRDefault="00C501F4" w14:paraId="383DF05A" w14:textId="77777777"/>
    <w:p w:rsidRPr="000E6F59" w:rsidR="00D46CB2" w:rsidP="00D46CB2" w:rsidRDefault="00AC719C" w14:paraId="3B3A7048" w14:textId="77777777">
      <w:r w:rsidRPr="000E6F59">
        <w:rPr>
          <w:b/>
          <w:i/>
        </w:rPr>
        <w:t>Output 3</w:t>
      </w:r>
      <w:r w:rsidRPr="000E6F59" w:rsidR="00D46CB2">
        <w:rPr>
          <w:b/>
          <w:i/>
        </w:rPr>
        <w:t>.3. Bioenergy technology unit set up within Cuba</w:t>
      </w:r>
      <w:r w:rsidRPr="000E6F59" w:rsidR="00CC552C">
        <w:rPr>
          <w:b/>
          <w:i/>
        </w:rPr>
        <w:t>e</w:t>
      </w:r>
      <w:r w:rsidRPr="000E6F59" w:rsidR="00FB7A39">
        <w:rPr>
          <w:b/>
          <w:i/>
        </w:rPr>
        <w:t>nergí</w:t>
      </w:r>
      <w:r w:rsidRPr="000E6F59" w:rsidR="00D46CB2">
        <w:rPr>
          <w:b/>
          <w:i/>
        </w:rPr>
        <w:t xml:space="preserve">a to support decision makers, promote inter-institutional coordination, and sharing of knowledge and information on bioenergy supply.  </w:t>
      </w:r>
      <w:r w:rsidRPr="000E6F59" w:rsidR="00B26DCC">
        <w:t xml:space="preserve">This output envisages strengthening the institutional and human capacity of </w:t>
      </w:r>
      <w:r w:rsidRPr="000E6F59" w:rsidR="00FB7A39">
        <w:t>Cubaenergía</w:t>
      </w:r>
      <w:r w:rsidRPr="000E6F59" w:rsidR="00B26DCC">
        <w:t xml:space="preserve"> (CITMA), enabling it to play a more proactive role in promoting and coordinating bioenergy programmes in the country, in line with its mandate. Among other stakeholders of bioenergy in Cuba, including EEIH, industries and ministries, Cuba</w:t>
      </w:r>
      <w:r w:rsidRPr="000E6F59" w:rsidR="00FB7A39">
        <w:t>e</w:t>
      </w:r>
      <w:r w:rsidRPr="000E6F59" w:rsidR="00B26DCC">
        <w:t>nergía is expected to play a bridge function with higher-level policy, essential for increasing awareness</w:t>
      </w:r>
      <w:r w:rsidRPr="000E6F59" w:rsidR="00CA383D">
        <w:t xml:space="preserve"> </w:t>
      </w:r>
      <w:r w:rsidRPr="000E6F59" w:rsidR="00B26DCC">
        <w:t xml:space="preserve">and </w:t>
      </w:r>
      <w:r w:rsidRPr="000E6F59" w:rsidR="00433E29">
        <w:t>for inserting</w:t>
      </w:r>
      <w:r w:rsidRPr="000E6F59" w:rsidR="00B26DCC">
        <w:t xml:space="preserve"> biodiesel and biogas technologies in</w:t>
      </w:r>
      <w:r w:rsidRPr="000E6F59" w:rsidR="00CA383D">
        <w:t>to</w:t>
      </w:r>
      <w:r w:rsidRPr="000E6F59" w:rsidR="00B26DCC">
        <w:t xml:space="preserve"> the national energy agenda. </w:t>
      </w:r>
      <w:r w:rsidRPr="000E6F59" w:rsidR="00433E29">
        <w:t xml:space="preserve">To this purpose, Cubaenergía will organize national and international seminars and workshops and prepare reports and informational notes for decision makers. </w:t>
      </w:r>
      <w:r w:rsidRPr="000E6F59" w:rsidR="00B26DCC">
        <w:t xml:space="preserve">The GEF contribution to this output </w:t>
      </w:r>
      <w:r w:rsidRPr="000E6F59" w:rsidR="00433E29">
        <w:t>will fund incremental costs of the mentioned activities and support Cubaenergía to fully assume its role</w:t>
      </w:r>
      <w:r w:rsidR="00F06460">
        <w:t>, including international consultancies, travel and IT equipment</w:t>
      </w:r>
      <w:r w:rsidRPr="000E6F59" w:rsidR="00433E29">
        <w:t>.</w:t>
      </w:r>
      <w:r w:rsidRPr="000E6F59" w:rsidR="00B26DCC">
        <w:t xml:space="preserve"> </w:t>
      </w:r>
    </w:p>
    <w:p w:rsidRPr="000E6F59" w:rsidR="00C84283" w:rsidP="00D46CB2" w:rsidRDefault="00C84283" w14:paraId="4BF24DDA" w14:textId="77777777"/>
    <w:p w:rsidR="00C84283" w:rsidP="00D46CB2" w:rsidRDefault="00AC719C" w14:paraId="29A179EA" w14:textId="77777777">
      <w:r w:rsidRPr="000E6F59">
        <w:rPr>
          <w:b/>
          <w:i/>
        </w:rPr>
        <w:t>Output 3</w:t>
      </w:r>
      <w:r w:rsidRPr="000E6F59" w:rsidR="00D46CB2">
        <w:rPr>
          <w:b/>
          <w:i/>
        </w:rPr>
        <w:t xml:space="preserve">.4. Establishment of networks of trained bioenergy professionals and local agronomic organizations in selected municipalities. </w:t>
      </w:r>
      <w:r w:rsidRPr="000E6F59" w:rsidR="00D46CB2">
        <w:t xml:space="preserve">This output </w:t>
      </w:r>
      <w:r w:rsidRPr="000E6F59" w:rsidR="00F82A2B">
        <w:t xml:space="preserve">comprises activities aimed to set up networks at the municipal level </w:t>
      </w:r>
      <w:r w:rsidRPr="000E6F59" w:rsidR="005F4629">
        <w:t xml:space="preserve">with the purpose </w:t>
      </w:r>
      <w:r w:rsidRPr="000E6F59" w:rsidR="00F82A2B">
        <w:t xml:space="preserve">to </w:t>
      </w:r>
      <w:r w:rsidRPr="000E6F59" w:rsidR="005F4629">
        <w:t xml:space="preserve">provide effective </w:t>
      </w:r>
      <w:r w:rsidRPr="000E6F59" w:rsidR="00F82A2B">
        <w:t xml:space="preserve">support </w:t>
      </w:r>
      <w:r w:rsidRPr="000E6F59" w:rsidR="005F4629">
        <w:t xml:space="preserve">to </w:t>
      </w:r>
      <w:r w:rsidRPr="000E6F59" w:rsidR="00F82A2B">
        <w:t xml:space="preserve">small farmers to access bioenergy technology, </w:t>
      </w:r>
      <w:r w:rsidRPr="000E6F59" w:rsidR="00924EA1">
        <w:t xml:space="preserve">to </w:t>
      </w:r>
      <w:r w:rsidRPr="000E6F59" w:rsidR="00F82A2B">
        <w:t xml:space="preserve">design and implement biogas and biodiesel installations, and </w:t>
      </w:r>
      <w:r w:rsidRPr="000E6F59" w:rsidR="00924EA1">
        <w:t xml:space="preserve">to </w:t>
      </w:r>
      <w:r w:rsidRPr="000E6F59" w:rsidR="00590CAD">
        <w:t xml:space="preserve">provide expertise for the integrated production of food and energy. </w:t>
      </w:r>
      <w:r w:rsidR="00946FB0">
        <w:t>T</w:t>
      </w:r>
      <w:r w:rsidRPr="000E6F59" w:rsidR="00946FB0">
        <w:t xml:space="preserve">echnical skills </w:t>
      </w:r>
      <w:r w:rsidR="00946FB0">
        <w:t xml:space="preserve">will be developed to ensure </w:t>
      </w:r>
      <w:r w:rsidRPr="000E6F59" w:rsidR="00946FB0">
        <w:t xml:space="preserve">the proper installation of biogas systems (including the civil works), verification of installation quality, and provision of maintenance services and repair. GEF funding under this output will be used to habilitate local workshops and prepare technical staff to assume these tasks (envisagedly in 2 municipalities) by procurement of equipment and </w:t>
      </w:r>
      <w:r w:rsidR="0051722C">
        <w:t xml:space="preserve">by </w:t>
      </w:r>
      <w:r w:rsidRPr="000E6F59" w:rsidR="00946FB0">
        <w:t xml:space="preserve">training (consultancy). </w:t>
      </w:r>
      <w:r w:rsidR="000C5DF5">
        <w:t>The</w:t>
      </w:r>
      <w:r w:rsidRPr="000E6F59" w:rsidR="00590CAD">
        <w:t xml:space="preserve"> networks will consist of the local project developers, as well as agronomic organizations and farmers</w:t>
      </w:r>
      <w:r w:rsidRPr="000E6F59" w:rsidR="00CA383D">
        <w:t>'</w:t>
      </w:r>
      <w:r w:rsidRPr="000E6F59" w:rsidR="00590CAD">
        <w:t xml:space="preserve"> organizations (including ANAP), with technical back-up from equipment suppliers and EEIH. It is envisaged </w:t>
      </w:r>
      <w:r w:rsidRPr="000E6F59" w:rsidR="005F4629">
        <w:t xml:space="preserve">to transfer </w:t>
      </w:r>
      <w:r w:rsidRPr="000E6F59" w:rsidR="00590CAD">
        <w:t>ownership of these networks gradually to the involved municipalities</w:t>
      </w:r>
      <w:r w:rsidRPr="000E6F59" w:rsidR="002F00FC">
        <w:t xml:space="preserve">. </w:t>
      </w:r>
      <w:r w:rsidRPr="000E6F59" w:rsidR="005F4629">
        <w:t xml:space="preserve">GEF funding under this output will consist of: (a) </w:t>
      </w:r>
      <w:r w:rsidR="00F06460">
        <w:t>inter</w:t>
      </w:r>
      <w:r w:rsidRPr="000E6F59" w:rsidR="005F4629">
        <w:t>national consultancies or services to organize the networks; (b) contribution to costs of office equipment; (c) hosting of events</w:t>
      </w:r>
      <w:r w:rsidRPr="000E6F59" w:rsidR="00CA383D">
        <w:t>, meetings</w:t>
      </w:r>
      <w:r w:rsidRPr="000E6F59" w:rsidR="005F4629">
        <w:t xml:space="preserve"> and workshops; and (d) office costs, communication, local travel and sundries.</w:t>
      </w:r>
    </w:p>
    <w:p w:rsidRPr="000E6F59" w:rsidR="00376EC5" w:rsidP="00D46CB2" w:rsidRDefault="00376EC5" w14:paraId="32CED80E" w14:textId="77777777"/>
    <w:p w:rsidRPr="000E6F59" w:rsidR="00D46CB2" w:rsidP="00D46CB2" w:rsidRDefault="00AC719C" w14:paraId="444366F4" w14:textId="77777777">
      <w:r w:rsidRPr="000E6F59">
        <w:rPr>
          <w:b/>
          <w:i/>
        </w:rPr>
        <w:t>Output 3</w:t>
      </w:r>
      <w:r w:rsidRPr="000E6F59" w:rsidR="00D46CB2">
        <w:rPr>
          <w:b/>
          <w:i/>
        </w:rPr>
        <w:t>.5. Database of case studies of bioenergy technology and manuals documenting best practices from completed and di</w:t>
      </w:r>
      <w:r w:rsidR="004C38E2">
        <w:rPr>
          <w:b/>
          <w:i/>
        </w:rPr>
        <w:t>sseminated pilot demonstrations</w:t>
      </w:r>
      <w:r w:rsidRPr="000E6F59" w:rsidR="00D46CB2">
        <w:rPr>
          <w:b/>
          <w:i/>
        </w:rPr>
        <w:t xml:space="preserve">. </w:t>
      </w:r>
      <w:r w:rsidRPr="000E6F59" w:rsidR="0077032A">
        <w:t>This output will collect the experiences gained with biodiesel and biogas production and utilization in C</w:t>
      </w:r>
      <w:r w:rsidRPr="000E6F59" w:rsidR="00433E29">
        <w:t>uba, as well as abroad</w:t>
      </w:r>
      <w:r w:rsidRPr="000E6F59" w:rsidR="0077032A">
        <w:t>, and make it available to national and international stakeholders. GEF funding under t</w:t>
      </w:r>
      <w:r w:rsidRPr="000E6F59" w:rsidR="00D46CB2">
        <w:t xml:space="preserve">his output will </w:t>
      </w:r>
      <w:r w:rsidRPr="000E6F59" w:rsidR="0077032A">
        <w:t xml:space="preserve">finance: (i) the costs of </w:t>
      </w:r>
      <w:r w:rsidR="00F06460">
        <w:t>inter</w:t>
      </w:r>
      <w:r w:rsidRPr="000E6F59" w:rsidR="0077032A">
        <w:t>national consultancy to collect lessons learnt, describe case studies and best practices from the demonstration pilots</w:t>
      </w:r>
      <w:r w:rsidR="00F06460">
        <w:t xml:space="preserve"> and develop a database</w:t>
      </w:r>
      <w:r w:rsidRPr="000E6F59" w:rsidR="0077032A">
        <w:t xml:space="preserve">, and (ii) costs of publishing (prints, electronic media, integration into EEIH expertise </w:t>
      </w:r>
      <w:r w:rsidRPr="000E6F59" w:rsidR="00990F92">
        <w:t>centre</w:t>
      </w:r>
      <w:r w:rsidRPr="000E6F59" w:rsidR="0077032A">
        <w:t>). The products delivered under this output will be used by UNDP for further programming in Cuba and other countries, and shared with peer organizations and the GEF.</w:t>
      </w:r>
    </w:p>
    <w:p w:rsidR="002321F5" w:rsidRDefault="002321F5" w14:paraId="68D17E9F" w14:textId="77777777"/>
    <w:p w:rsidRPr="000E6F59" w:rsidR="003A0160" w:rsidP="00551B59" w:rsidRDefault="00943AD2" w14:paraId="28375EA2" w14:textId="48C3E511">
      <w:pPr>
        <w:pStyle w:val="Heading2"/>
      </w:pPr>
      <w:bookmarkStart w:name="_Toc424291803" w:id="25"/>
      <w:r w:rsidRPr="000E6F59">
        <w:t>Economic and social b</w:t>
      </w:r>
      <w:r w:rsidRPr="000E6F59" w:rsidR="003A0160">
        <w:t>enefi</w:t>
      </w:r>
      <w:r w:rsidRPr="000E6F59">
        <w:t>ts</w:t>
      </w:r>
      <w:bookmarkEnd w:id="25"/>
    </w:p>
    <w:p w:rsidRPr="000E6F59" w:rsidR="00173950" w:rsidP="006B634B" w:rsidRDefault="00173950" w14:paraId="0B1E4135" w14:textId="77777777">
      <w:pPr>
        <w:rPr>
          <w:rFonts w:cs="Tahoma"/>
          <w:szCs w:val="22"/>
        </w:rPr>
      </w:pPr>
      <w:r w:rsidRPr="000E6F59">
        <w:rPr>
          <w:rFonts w:cs="Tahoma"/>
          <w:szCs w:val="22"/>
        </w:rPr>
        <w:t xml:space="preserve">The </w:t>
      </w:r>
      <w:r w:rsidRPr="000E6F59" w:rsidR="00C04886">
        <w:rPr>
          <w:rFonts w:cs="Tahoma"/>
          <w:szCs w:val="22"/>
        </w:rPr>
        <w:t xml:space="preserve">Project "Clean Energy Technologies for the Rural Areas in Cuba" is expected to be instrumental for attaining a series of social and </w:t>
      </w:r>
      <w:r w:rsidRPr="000E6F59">
        <w:rPr>
          <w:rFonts w:cs="Tahoma"/>
          <w:szCs w:val="22"/>
        </w:rPr>
        <w:t>economic benefits</w:t>
      </w:r>
      <w:r w:rsidRPr="000E6F59" w:rsidR="00C04886">
        <w:rPr>
          <w:rFonts w:cs="Tahoma"/>
          <w:szCs w:val="22"/>
        </w:rPr>
        <w:t>.</w:t>
      </w:r>
    </w:p>
    <w:p w:rsidRPr="000E6F59" w:rsidR="006B634B" w:rsidP="000C5DF5" w:rsidRDefault="00D57C26" w14:paraId="22B848ED" w14:textId="77777777">
      <w:pPr>
        <w:ind w:left="720"/>
        <w:rPr>
          <w:rFonts w:cs="Tahoma"/>
          <w:szCs w:val="22"/>
        </w:rPr>
      </w:pPr>
      <w:r w:rsidRPr="000E6F59">
        <w:rPr>
          <w:rFonts w:cs="Tahoma"/>
          <w:szCs w:val="22"/>
        </w:rPr>
        <w:t xml:space="preserve">1. </w:t>
      </w:r>
      <w:r w:rsidRPr="000E6F59" w:rsidR="00191738">
        <w:rPr>
          <w:rFonts w:cs="Tahoma"/>
          <w:szCs w:val="22"/>
        </w:rPr>
        <w:t>I</w:t>
      </w:r>
      <w:r w:rsidRPr="000E6F59" w:rsidR="00AA3DB5">
        <w:rPr>
          <w:rFonts w:cs="Tahoma"/>
          <w:szCs w:val="22"/>
        </w:rPr>
        <w:t xml:space="preserve">nvestments in </w:t>
      </w:r>
      <w:r w:rsidRPr="000E6F59" w:rsidR="00191738">
        <w:rPr>
          <w:rFonts w:cs="Tahoma"/>
          <w:szCs w:val="22"/>
        </w:rPr>
        <w:t xml:space="preserve">small-scale </w:t>
      </w:r>
      <w:r w:rsidRPr="000E6F59" w:rsidR="00AA3DB5">
        <w:rPr>
          <w:rFonts w:cs="Tahoma"/>
          <w:szCs w:val="22"/>
        </w:rPr>
        <w:t xml:space="preserve">integrated food and energy production </w:t>
      </w:r>
      <w:r w:rsidRPr="000E6F59" w:rsidR="00191738">
        <w:rPr>
          <w:rFonts w:cs="Tahoma"/>
          <w:szCs w:val="22"/>
        </w:rPr>
        <w:t xml:space="preserve">are rewarded by higher production yields </w:t>
      </w:r>
      <w:r w:rsidRPr="000E6F59" w:rsidR="00C04886">
        <w:rPr>
          <w:rFonts w:cs="Tahoma"/>
          <w:szCs w:val="22"/>
        </w:rPr>
        <w:t xml:space="preserve">of agricultural produce </w:t>
      </w:r>
      <w:r w:rsidRPr="000E6F59" w:rsidR="00191738">
        <w:rPr>
          <w:rFonts w:cs="Tahoma"/>
          <w:szCs w:val="22"/>
        </w:rPr>
        <w:t xml:space="preserve">and by-products. The BIOMAS-CUBA I project reports total income generation from a range of </w:t>
      </w:r>
      <w:r w:rsidRPr="000E6F59" w:rsidR="00C04886">
        <w:rPr>
          <w:rFonts w:cs="Tahoma"/>
          <w:szCs w:val="22"/>
        </w:rPr>
        <w:t>activities</w:t>
      </w:r>
      <w:r w:rsidRPr="000E6F59" w:rsidR="00191738">
        <w:rPr>
          <w:rFonts w:cs="Tahoma"/>
          <w:szCs w:val="22"/>
        </w:rPr>
        <w:t xml:space="preserve"> in the target municipalities, of the order of US$ 1.1 mln</w:t>
      </w:r>
      <w:r w:rsidRPr="000E6F59" w:rsidR="00191738">
        <w:rPr>
          <w:rStyle w:val="FootnoteReference"/>
          <w:rFonts w:cs="Tahoma"/>
          <w:szCs w:val="22"/>
        </w:rPr>
        <w:footnoteReference w:id="60"/>
      </w:r>
      <w:r w:rsidRPr="000E6F59" w:rsidR="00191738">
        <w:rPr>
          <w:rFonts w:cs="Tahoma"/>
          <w:szCs w:val="22"/>
        </w:rPr>
        <w:t xml:space="preserve">. </w:t>
      </w:r>
      <w:r w:rsidRPr="000E6F59" w:rsidR="00C04886">
        <w:rPr>
          <w:rFonts w:cs="Tahoma"/>
          <w:szCs w:val="22"/>
        </w:rPr>
        <w:t>SDC/</w:t>
      </w:r>
      <w:r w:rsidRPr="000E6F59" w:rsidR="00173950">
        <w:rPr>
          <w:rFonts w:cs="Tahoma"/>
          <w:szCs w:val="22"/>
        </w:rPr>
        <w:t>COSUDE</w:t>
      </w:r>
      <w:r w:rsidRPr="000E6F59" w:rsidR="00191738">
        <w:rPr>
          <w:rFonts w:cs="Tahoma"/>
          <w:szCs w:val="22"/>
        </w:rPr>
        <w:t xml:space="preserve"> </w:t>
      </w:r>
      <w:r w:rsidRPr="000E6F59" w:rsidR="00C04886">
        <w:rPr>
          <w:rFonts w:cs="Tahoma"/>
          <w:szCs w:val="22"/>
        </w:rPr>
        <w:t xml:space="preserve">estimates the </w:t>
      </w:r>
      <w:r w:rsidRPr="000E6F59" w:rsidR="00191738">
        <w:rPr>
          <w:rFonts w:cs="Tahoma"/>
          <w:szCs w:val="22"/>
        </w:rPr>
        <w:t xml:space="preserve">internal rate of return (IRR) </w:t>
      </w:r>
      <w:r w:rsidRPr="000E6F59" w:rsidR="00C04886">
        <w:rPr>
          <w:rFonts w:cs="Tahoma"/>
          <w:szCs w:val="22"/>
        </w:rPr>
        <w:t>at</w:t>
      </w:r>
      <w:r w:rsidRPr="000E6F59" w:rsidR="00191738">
        <w:rPr>
          <w:rFonts w:cs="Tahoma"/>
          <w:szCs w:val="22"/>
        </w:rPr>
        <w:t xml:space="preserve"> 7.4%, and </w:t>
      </w:r>
      <w:r w:rsidRPr="000E6F59" w:rsidR="00C04886">
        <w:rPr>
          <w:rFonts w:cs="Tahoma"/>
          <w:szCs w:val="22"/>
        </w:rPr>
        <w:t xml:space="preserve">the </w:t>
      </w:r>
      <w:r w:rsidRPr="000E6F59" w:rsidR="00191738">
        <w:rPr>
          <w:rFonts w:cs="Tahoma"/>
          <w:szCs w:val="22"/>
        </w:rPr>
        <w:t xml:space="preserve">cost/benefit ratio (CB) </w:t>
      </w:r>
      <w:r w:rsidRPr="000E6F59" w:rsidR="00C04886">
        <w:rPr>
          <w:rFonts w:cs="Tahoma"/>
          <w:szCs w:val="22"/>
        </w:rPr>
        <w:t xml:space="preserve">at </w:t>
      </w:r>
      <w:r w:rsidRPr="000E6F59" w:rsidR="00191738">
        <w:rPr>
          <w:rFonts w:cs="Tahoma"/>
          <w:szCs w:val="22"/>
        </w:rPr>
        <w:t xml:space="preserve">3.4. </w:t>
      </w:r>
    </w:p>
    <w:p w:rsidRPr="000E6F59" w:rsidR="00E70766" w:rsidP="006B634B" w:rsidRDefault="00E70766" w14:paraId="12D26831" w14:textId="77777777">
      <w:pPr>
        <w:rPr>
          <w:rFonts w:cs="Tahoma"/>
          <w:szCs w:val="22"/>
        </w:rPr>
      </w:pPr>
    </w:p>
    <w:tbl>
      <w:tblPr>
        <w:tblW w:w="0" w:type="auto"/>
        <w:tblInd w:w="1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16"/>
        <w:gridCol w:w="1853"/>
        <w:gridCol w:w="1680"/>
        <w:gridCol w:w="771"/>
      </w:tblGrid>
      <w:tr w:rsidRPr="000E6F59" w:rsidR="006F1A3B" w:rsidTr="006B75D4" w14:paraId="24DFAFB8" w14:textId="77777777">
        <w:trPr>
          <w:trHeight w:val="310"/>
        </w:trPr>
        <w:tc>
          <w:tcPr>
            <w:tcW w:w="7719" w:type="dxa"/>
            <w:gridSpan w:val="4"/>
          </w:tcPr>
          <w:p w:rsidRPr="000E6F59" w:rsidR="006F1A3B" w:rsidP="006B634B" w:rsidRDefault="006F1A3B" w14:paraId="2CF3ED34" w14:textId="77777777">
            <w:pPr>
              <w:rPr>
                <w:rFonts w:cs="Tahoma"/>
                <w:szCs w:val="22"/>
              </w:rPr>
            </w:pPr>
            <w:r w:rsidRPr="000E6F59">
              <w:rPr>
                <w:smallCaps/>
                <w:lang w:eastAsia="en-GB"/>
              </w:rPr>
              <w:t>Revenues generated by BIOMAS-CUBA Project (Phase I), 2009-2011</w:t>
            </w:r>
          </w:p>
        </w:tc>
      </w:tr>
      <w:tr w:rsidRPr="000E6F59" w:rsidR="00173950" w:rsidTr="006B75D4" w14:paraId="05B71F5E" w14:textId="77777777">
        <w:trPr>
          <w:trHeight w:val="285"/>
        </w:trPr>
        <w:tc>
          <w:tcPr>
            <w:tcW w:w="3416" w:type="dxa"/>
          </w:tcPr>
          <w:p w:rsidRPr="000E6F59" w:rsidR="00173950" w:rsidP="006B634B" w:rsidRDefault="00173950" w14:paraId="3464F8CA" w14:textId="77777777">
            <w:pPr>
              <w:rPr>
                <w:rFonts w:cs="Tahoma"/>
                <w:sz w:val="20"/>
                <w:szCs w:val="20"/>
              </w:rPr>
            </w:pPr>
            <w:r w:rsidRPr="000E6F59">
              <w:rPr>
                <w:rFonts w:cs="Tahoma"/>
                <w:sz w:val="20"/>
                <w:szCs w:val="20"/>
              </w:rPr>
              <w:t>Item</w:t>
            </w:r>
          </w:p>
        </w:tc>
        <w:tc>
          <w:tcPr>
            <w:tcW w:w="1853" w:type="dxa"/>
          </w:tcPr>
          <w:p w:rsidRPr="000E6F59" w:rsidR="00173950" w:rsidP="00D649DF" w:rsidRDefault="00173950" w14:paraId="20A93A25" w14:textId="77777777">
            <w:pPr>
              <w:jc w:val="center"/>
              <w:rPr>
                <w:rFonts w:cs="Tahoma"/>
                <w:sz w:val="20"/>
                <w:szCs w:val="20"/>
              </w:rPr>
            </w:pPr>
            <w:r w:rsidRPr="000E6F59">
              <w:rPr>
                <w:rFonts w:cs="Tahoma"/>
                <w:sz w:val="20"/>
                <w:szCs w:val="20"/>
              </w:rPr>
              <w:t>Production (tons)</w:t>
            </w:r>
          </w:p>
        </w:tc>
        <w:tc>
          <w:tcPr>
            <w:tcW w:w="2451" w:type="dxa"/>
            <w:gridSpan w:val="2"/>
          </w:tcPr>
          <w:p w:rsidRPr="000E6F59" w:rsidR="00173950" w:rsidP="00D649DF" w:rsidRDefault="00173950" w14:paraId="17287257" w14:textId="77777777">
            <w:pPr>
              <w:jc w:val="center"/>
              <w:rPr>
                <w:rFonts w:cs="Tahoma"/>
                <w:sz w:val="20"/>
                <w:szCs w:val="20"/>
              </w:rPr>
            </w:pPr>
            <w:r w:rsidRPr="000E6F59">
              <w:rPr>
                <w:rFonts w:cs="Tahoma"/>
                <w:sz w:val="20"/>
                <w:szCs w:val="20"/>
              </w:rPr>
              <w:t>Value (CUP)</w:t>
            </w:r>
          </w:p>
        </w:tc>
      </w:tr>
      <w:tr w:rsidRPr="000E6F59" w:rsidR="00173950" w:rsidTr="006B75D4" w14:paraId="6CBFA415" w14:textId="77777777">
        <w:trPr>
          <w:trHeight w:val="302"/>
        </w:trPr>
        <w:tc>
          <w:tcPr>
            <w:tcW w:w="3416" w:type="dxa"/>
          </w:tcPr>
          <w:p w:rsidRPr="000E6F59" w:rsidR="00173950" w:rsidP="006B634B" w:rsidRDefault="00173950" w14:paraId="5D3B0F9F" w14:textId="77777777">
            <w:pPr>
              <w:rPr>
                <w:rFonts w:cs="Tahoma"/>
                <w:sz w:val="20"/>
                <w:szCs w:val="20"/>
              </w:rPr>
            </w:pPr>
            <w:r w:rsidRPr="000E6F59">
              <w:rPr>
                <w:sz w:val="20"/>
                <w:szCs w:val="20"/>
                <w:lang w:eastAsia="en-GB"/>
              </w:rPr>
              <w:t>Food production (vegetal and animal)</w:t>
            </w:r>
          </w:p>
        </w:tc>
        <w:tc>
          <w:tcPr>
            <w:tcW w:w="1853" w:type="dxa"/>
          </w:tcPr>
          <w:p w:rsidRPr="000E6F59" w:rsidR="00173950" w:rsidP="00D649DF" w:rsidRDefault="00173950" w14:paraId="3DD322A0" w14:textId="77777777">
            <w:pPr>
              <w:jc w:val="center"/>
              <w:rPr>
                <w:sz w:val="20"/>
                <w:szCs w:val="20"/>
                <w:lang w:eastAsia="en-GB"/>
              </w:rPr>
            </w:pPr>
            <w:r w:rsidRPr="000E6F59">
              <w:rPr>
                <w:sz w:val="20"/>
                <w:szCs w:val="20"/>
                <w:lang w:eastAsia="en-GB"/>
              </w:rPr>
              <w:t>3,196</w:t>
            </w:r>
          </w:p>
        </w:tc>
        <w:tc>
          <w:tcPr>
            <w:tcW w:w="1680" w:type="dxa"/>
          </w:tcPr>
          <w:p w:rsidRPr="000E6F59" w:rsidR="00173950" w:rsidP="006B634B" w:rsidRDefault="00173950" w14:paraId="67E42220" w14:textId="77777777">
            <w:pPr>
              <w:rPr>
                <w:rFonts w:cs="Tahoma"/>
                <w:sz w:val="20"/>
                <w:szCs w:val="20"/>
              </w:rPr>
            </w:pPr>
            <w:r w:rsidRPr="000E6F59">
              <w:rPr>
                <w:sz w:val="20"/>
                <w:szCs w:val="20"/>
                <w:lang w:eastAsia="en-GB"/>
              </w:rPr>
              <w:t>20,653,619</w:t>
            </w:r>
          </w:p>
        </w:tc>
        <w:tc>
          <w:tcPr>
            <w:tcW w:w="771" w:type="dxa"/>
          </w:tcPr>
          <w:p w:rsidRPr="000E6F59" w:rsidR="00173950" w:rsidP="006B634B" w:rsidRDefault="00173950" w14:paraId="35FE02D6" w14:textId="77777777">
            <w:pPr>
              <w:rPr>
                <w:rFonts w:cs="Tahoma"/>
                <w:sz w:val="20"/>
                <w:szCs w:val="20"/>
              </w:rPr>
            </w:pPr>
            <w:r w:rsidRPr="000E6F59">
              <w:rPr>
                <w:sz w:val="20"/>
                <w:szCs w:val="20"/>
                <w:lang w:eastAsia="en-GB"/>
              </w:rPr>
              <w:t>87%</w:t>
            </w:r>
          </w:p>
        </w:tc>
      </w:tr>
      <w:tr w:rsidRPr="000E6F59" w:rsidR="00173950" w:rsidTr="006B75D4" w14:paraId="0743123A" w14:textId="77777777">
        <w:trPr>
          <w:trHeight w:val="285"/>
        </w:trPr>
        <w:tc>
          <w:tcPr>
            <w:tcW w:w="3416" w:type="dxa"/>
          </w:tcPr>
          <w:p w:rsidRPr="000E6F59" w:rsidR="00173950" w:rsidP="006B634B" w:rsidRDefault="00173950" w14:paraId="0F069964" w14:textId="77777777">
            <w:pPr>
              <w:rPr>
                <w:rFonts w:cs="Tahoma"/>
                <w:sz w:val="20"/>
                <w:szCs w:val="20"/>
              </w:rPr>
            </w:pPr>
            <w:r w:rsidRPr="000E6F59">
              <w:rPr>
                <w:sz w:val="20"/>
                <w:szCs w:val="20"/>
                <w:lang w:eastAsia="en-GB"/>
              </w:rPr>
              <w:t>Tree nursery</w:t>
            </w:r>
          </w:p>
        </w:tc>
        <w:tc>
          <w:tcPr>
            <w:tcW w:w="1853" w:type="dxa"/>
          </w:tcPr>
          <w:p w:rsidRPr="000E6F59" w:rsidR="00173950" w:rsidP="00D649DF" w:rsidRDefault="00173950" w14:paraId="0B374A34" w14:textId="77777777">
            <w:pPr>
              <w:jc w:val="center"/>
              <w:rPr>
                <w:sz w:val="20"/>
                <w:szCs w:val="20"/>
                <w:lang w:eastAsia="en-GB"/>
              </w:rPr>
            </w:pPr>
          </w:p>
        </w:tc>
        <w:tc>
          <w:tcPr>
            <w:tcW w:w="1680" w:type="dxa"/>
          </w:tcPr>
          <w:p w:rsidRPr="000E6F59" w:rsidR="00173950" w:rsidP="006B634B" w:rsidRDefault="00173950" w14:paraId="63265B32" w14:textId="77777777">
            <w:pPr>
              <w:rPr>
                <w:rFonts w:cs="Tahoma"/>
                <w:sz w:val="20"/>
                <w:szCs w:val="20"/>
              </w:rPr>
            </w:pPr>
            <w:r w:rsidRPr="000E6F59">
              <w:rPr>
                <w:sz w:val="20"/>
                <w:szCs w:val="20"/>
                <w:lang w:eastAsia="en-GB"/>
              </w:rPr>
              <w:t>984,828</w:t>
            </w:r>
          </w:p>
        </w:tc>
        <w:tc>
          <w:tcPr>
            <w:tcW w:w="771" w:type="dxa"/>
          </w:tcPr>
          <w:p w:rsidRPr="000E6F59" w:rsidR="00173950" w:rsidP="006B634B" w:rsidRDefault="00173950" w14:paraId="518570BE" w14:textId="77777777">
            <w:pPr>
              <w:rPr>
                <w:rFonts w:cs="Tahoma"/>
                <w:sz w:val="20"/>
                <w:szCs w:val="20"/>
              </w:rPr>
            </w:pPr>
            <w:r w:rsidRPr="000E6F59">
              <w:rPr>
                <w:rFonts w:cs="Tahoma"/>
                <w:sz w:val="20"/>
                <w:szCs w:val="20"/>
              </w:rPr>
              <w:t>4%</w:t>
            </w:r>
          </w:p>
        </w:tc>
      </w:tr>
      <w:tr w:rsidRPr="000E6F59" w:rsidR="00173950" w:rsidTr="006B75D4" w14:paraId="55997B6C" w14:textId="77777777">
        <w:trPr>
          <w:trHeight w:val="285"/>
        </w:trPr>
        <w:tc>
          <w:tcPr>
            <w:tcW w:w="3416" w:type="dxa"/>
          </w:tcPr>
          <w:p w:rsidRPr="000E6F59" w:rsidR="00173950" w:rsidP="006B634B" w:rsidRDefault="00173950" w14:paraId="331EEF72" w14:textId="77777777">
            <w:pPr>
              <w:rPr>
                <w:rFonts w:cs="Tahoma"/>
                <w:sz w:val="20"/>
                <w:szCs w:val="20"/>
              </w:rPr>
            </w:pPr>
            <w:r w:rsidRPr="000E6F59">
              <w:rPr>
                <w:sz w:val="20"/>
                <w:szCs w:val="20"/>
                <w:lang w:eastAsia="en-GB"/>
              </w:rPr>
              <w:t>Biogas production</w:t>
            </w:r>
          </w:p>
        </w:tc>
        <w:tc>
          <w:tcPr>
            <w:tcW w:w="1853" w:type="dxa"/>
          </w:tcPr>
          <w:p w:rsidRPr="000E6F59" w:rsidR="00173950" w:rsidP="00D649DF" w:rsidRDefault="006F1A3B" w14:paraId="44D4C0FB" w14:textId="77777777">
            <w:pPr>
              <w:jc w:val="center"/>
              <w:rPr>
                <w:sz w:val="20"/>
                <w:szCs w:val="20"/>
                <w:lang w:eastAsia="en-GB"/>
              </w:rPr>
            </w:pPr>
            <w:r w:rsidRPr="000E6F59">
              <w:rPr>
                <w:sz w:val="20"/>
                <w:szCs w:val="20"/>
                <w:lang w:eastAsia="en-GB"/>
              </w:rPr>
              <w:t>600,060 m</w:t>
            </w:r>
            <w:r w:rsidRPr="000E6F59">
              <w:rPr>
                <w:sz w:val="20"/>
                <w:szCs w:val="20"/>
                <w:vertAlign w:val="superscript"/>
                <w:lang w:eastAsia="en-GB"/>
              </w:rPr>
              <w:t>3</w:t>
            </w:r>
          </w:p>
        </w:tc>
        <w:tc>
          <w:tcPr>
            <w:tcW w:w="1680" w:type="dxa"/>
          </w:tcPr>
          <w:p w:rsidRPr="000E6F59" w:rsidR="00173950" w:rsidP="006B634B" w:rsidRDefault="00173950" w14:paraId="30FC2B7C" w14:textId="77777777">
            <w:pPr>
              <w:rPr>
                <w:rFonts w:cs="Tahoma"/>
                <w:sz w:val="20"/>
                <w:szCs w:val="20"/>
              </w:rPr>
            </w:pPr>
            <w:r w:rsidRPr="000E6F59">
              <w:rPr>
                <w:sz w:val="20"/>
                <w:szCs w:val="20"/>
                <w:lang w:eastAsia="en-GB"/>
              </w:rPr>
              <w:t>947,748</w:t>
            </w:r>
          </w:p>
        </w:tc>
        <w:tc>
          <w:tcPr>
            <w:tcW w:w="771" w:type="dxa"/>
          </w:tcPr>
          <w:p w:rsidRPr="000E6F59" w:rsidR="00173950" w:rsidP="006B634B" w:rsidRDefault="00173950" w14:paraId="551D06C4" w14:textId="77777777">
            <w:pPr>
              <w:rPr>
                <w:rFonts w:cs="Tahoma"/>
                <w:sz w:val="20"/>
                <w:szCs w:val="20"/>
              </w:rPr>
            </w:pPr>
            <w:r w:rsidRPr="000E6F59">
              <w:rPr>
                <w:rFonts w:cs="Tahoma"/>
                <w:sz w:val="20"/>
                <w:szCs w:val="20"/>
              </w:rPr>
              <w:t>3%</w:t>
            </w:r>
          </w:p>
        </w:tc>
      </w:tr>
      <w:tr w:rsidRPr="000E6F59" w:rsidR="00173950" w:rsidTr="006B75D4" w14:paraId="7373EEA1" w14:textId="77777777">
        <w:trPr>
          <w:trHeight w:val="69"/>
        </w:trPr>
        <w:tc>
          <w:tcPr>
            <w:tcW w:w="3416" w:type="dxa"/>
          </w:tcPr>
          <w:p w:rsidRPr="000E6F59" w:rsidR="00173950" w:rsidP="006B634B" w:rsidRDefault="00D845FC" w14:paraId="7C20BF7D" w14:textId="77777777">
            <w:pPr>
              <w:rPr>
                <w:rFonts w:cs="Tahoma"/>
                <w:sz w:val="20"/>
                <w:szCs w:val="20"/>
              </w:rPr>
            </w:pPr>
            <w:r w:rsidRPr="000E6F59">
              <w:rPr>
                <w:rFonts w:cs="Tahoma"/>
                <w:sz w:val="20"/>
                <w:szCs w:val="20"/>
              </w:rPr>
              <w:t>Bio</w:t>
            </w:r>
            <w:r>
              <w:rPr>
                <w:rFonts w:cs="Tahoma"/>
                <w:sz w:val="20"/>
                <w:szCs w:val="20"/>
              </w:rPr>
              <w:t>-</w:t>
            </w:r>
            <w:r w:rsidRPr="000E6F59">
              <w:rPr>
                <w:rFonts w:cs="Tahoma"/>
                <w:sz w:val="20"/>
                <w:szCs w:val="20"/>
              </w:rPr>
              <w:t>fertilizer</w:t>
            </w:r>
            <w:r w:rsidRPr="000E6F59" w:rsidR="00173950">
              <w:rPr>
                <w:rFonts w:cs="Tahoma"/>
                <w:sz w:val="20"/>
                <w:szCs w:val="20"/>
              </w:rPr>
              <w:t xml:space="preserve"> production</w:t>
            </w:r>
          </w:p>
        </w:tc>
        <w:tc>
          <w:tcPr>
            <w:tcW w:w="1853" w:type="dxa"/>
          </w:tcPr>
          <w:p w:rsidRPr="000E6F59" w:rsidR="00173950" w:rsidP="00D649DF" w:rsidRDefault="006F1A3B" w14:paraId="0F5F15C6" w14:textId="77777777">
            <w:pPr>
              <w:jc w:val="center"/>
              <w:rPr>
                <w:sz w:val="20"/>
                <w:szCs w:val="20"/>
                <w:lang w:eastAsia="en-GB"/>
              </w:rPr>
            </w:pPr>
            <w:r w:rsidRPr="000E6F59">
              <w:rPr>
                <w:sz w:val="20"/>
                <w:szCs w:val="20"/>
                <w:lang w:eastAsia="en-GB"/>
              </w:rPr>
              <w:t>2,061 t</w:t>
            </w:r>
          </w:p>
        </w:tc>
        <w:tc>
          <w:tcPr>
            <w:tcW w:w="1680" w:type="dxa"/>
          </w:tcPr>
          <w:p w:rsidRPr="000E6F59" w:rsidR="00173950" w:rsidP="006B634B" w:rsidRDefault="00173950" w14:paraId="4DD30E0B" w14:textId="77777777">
            <w:pPr>
              <w:rPr>
                <w:rFonts w:cs="Tahoma"/>
                <w:sz w:val="20"/>
                <w:szCs w:val="20"/>
              </w:rPr>
            </w:pPr>
            <w:r w:rsidRPr="000E6F59">
              <w:rPr>
                <w:sz w:val="20"/>
                <w:szCs w:val="20"/>
                <w:lang w:eastAsia="en-GB"/>
              </w:rPr>
              <w:t>1,056,354</w:t>
            </w:r>
          </w:p>
        </w:tc>
        <w:tc>
          <w:tcPr>
            <w:tcW w:w="771" w:type="dxa"/>
          </w:tcPr>
          <w:p w:rsidRPr="000E6F59" w:rsidR="00173950" w:rsidP="006B634B" w:rsidRDefault="00173950" w14:paraId="34CE8FEB" w14:textId="77777777">
            <w:pPr>
              <w:rPr>
                <w:rFonts w:cs="Tahoma"/>
                <w:sz w:val="20"/>
                <w:szCs w:val="20"/>
              </w:rPr>
            </w:pPr>
            <w:r w:rsidRPr="000E6F59">
              <w:rPr>
                <w:rFonts w:cs="Tahoma"/>
                <w:sz w:val="20"/>
                <w:szCs w:val="20"/>
              </w:rPr>
              <w:t>4%</w:t>
            </w:r>
          </w:p>
        </w:tc>
      </w:tr>
      <w:tr w:rsidRPr="000E6F59" w:rsidR="00173950" w:rsidTr="006B75D4" w14:paraId="191CDE5A" w14:textId="77777777">
        <w:trPr>
          <w:trHeight w:val="298"/>
        </w:trPr>
        <w:tc>
          <w:tcPr>
            <w:tcW w:w="3416" w:type="dxa"/>
          </w:tcPr>
          <w:p w:rsidRPr="000E6F59" w:rsidR="00173950" w:rsidP="006B634B" w:rsidRDefault="00173950" w14:paraId="41968289" w14:textId="77777777">
            <w:pPr>
              <w:rPr>
                <w:rFonts w:cs="Tahoma"/>
                <w:b/>
                <w:sz w:val="20"/>
                <w:szCs w:val="20"/>
              </w:rPr>
            </w:pPr>
            <w:r w:rsidRPr="000E6F59">
              <w:rPr>
                <w:b/>
                <w:sz w:val="20"/>
                <w:szCs w:val="20"/>
                <w:lang w:eastAsia="en-GB"/>
              </w:rPr>
              <w:t>Total</w:t>
            </w:r>
          </w:p>
        </w:tc>
        <w:tc>
          <w:tcPr>
            <w:tcW w:w="1853" w:type="dxa"/>
          </w:tcPr>
          <w:p w:rsidRPr="000E6F59" w:rsidR="00173950" w:rsidP="00D649DF" w:rsidRDefault="00173950" w14:paraId="461A98E9" w14:textId="77777777">
            <w:pPr>
              <w:jc w:val="center"/>
              <w:rPr>
                <w:b/>
                <w:sz w:val="20"/>
                <w:szCs w:val="20"/>
                <w:lang w:eastAsia="en-GB"/>
              </w:rPr>
            </w:pPr>
          </w:p>
        </w:tc>
        <w:tc>
          <w:tcPr>
            <w:tcW w:w="1680" w:type="dxa"/>
          </w:tcPr>
          <w:p w:rsidRPr="000E6F59" w:rsidR="00173950" w:rsidP="006B634B" w:rsidRDefault="00173950" w14:paraId="05690601" w14:textId="77777777">
            <w:pPr>
              <w:rPr>
                <w:rFonts w:cs="Tahoma"/>
                <w:b/>
                <w:sz w:val="20"/>
                <w:szCs w:val="20"/>
              </w:rPr>
            </w:pPr>
            <w:r w:rsidRPr="000E6F59">
              <w:rPr>
                <w:b/>
                <w:sz w:val="20"/>
                <w:szCs w:val="20"/>
                <w:lang w:eastAsia="en-GB"/>
              </w:rPr>
              <w:t>23,642,549</w:t>
            </w:r>
          </w:p>
        </w:tc>
        <w:tc>
          <w:tcPr>
            <w:tcW w:w="771" w:type="dxa"/>
          </w:tcPr>
          <w:p w:rsidRPr="000E6F59" w:rsidR="00173950" w:rsidP="006B634B" w:rsidRDefault="00173950" w14:paraId="2918024C" w14:textId="77777777">
            <w:pPr>
              <w:rPr>
                <w:rFonts w:cs="Tahoma"/>
                <w:b/>
                <w:sz w:val="20"/>
                <w:szCs w:val="20"/>
              </w:rPr>
            </w:pPr>
            <w:r w:rsidRPr="000E6F59">
              <w:rPr>
                <w:rFonts w:cs="Tahoma"/>
                <w:b/>
                <w:sz w:val="20"/>
                <w:szCs w:val="20"/>
              </w:rPr>
              <w:t>100%</w:t>
            </w:r>
          </w:p>
        </w:tc>
      </w:tr>
    </w:tbl>
    <w:p w:rsidRPr="000E6F59" w:rsidR="00191738" w:rsidP="006B634B" w:rsidRDefault="00191738" w14:paraId="038AD3C7" w14:textId="77777777">
      <w:pPr>
        <w:rPr>
          <w:rFonts w:cs="Tahoma"/>
          <w:szCs w:val="22"/>
        </w:rPr>
      </w:pPr>
    </w:p>
    <w:p w:rsidRPr="000E6F59" w:rsidR="00043081" w:rsidP="000C5DF5" w:rsidRDefault="00173950" w14:paraId="7FEB2BCB" w14:textId="77777777">
      <w:pPr>
        <w:ind w:left="720"/>
        <w:rPr>
          <w:rFonts w:cs="Tahoma"/>
          <w:szCs w:val="22"/>
        </w:rPr>
      </w:pPr>
      <w:r w:rsidRPr="000E6F59">
        <w:rPr>
          <w:rFonts w:cs="Tahoma"/>
          <w:szCs w:val="22"/>
        </w:rPr>
        <w:t>As can be seen, the economic benefits are mainly associated to the value of food production.</w:t>
      </w:r>
      <w:r w:rsidRPr="000E6F59" w:rsidR="00D57C26">
        <w:rPr>
          <w:rFonts w:cs="Tahoma"/>
          <w:szCs w:val="22"/>
        </w:rPr>
        <w:t xml:space="preserve"> As additional data will become available, more accurate assessments of the economic value of secure energy supply for food production can be made. </w:t>
      </w:r>
    </w:p>
    <w:p w:rsidRPr="000E6F59" w:rsidR="00FF103E" w:rsidP="000C5DF5" w:rsidRDefault="0004530E" w14:paraId="7BFBF4EB" w14:textId="77777777">
      <w:pPr>
        <w:ind w:left="720"/>
        <w:rPr>
          <w:rFonts w:cs="Tahoma"/>
          <w:szCs w:val="22"/>
        </w:rPr>
      </w:pPr>
      <w:r>
        <w:rPr>
          <w:rFonts w:cs="Tahoma"/>
          <w:szCs w:val="22"/>
        </w:rPr>
        <w:t>2</w:t>
      </w:r>
      <w:r w:rsidRPr="000E6F59" w:rsidR="00B706F2">
        <w:rPr>
          <w:rFonts w:cs="Tahoma"/>
          <w:szCs w:val="22"/>
        </w:rPr>
        <w:t xml:space="preserve">. </w:t>
      </w:r>
      <w:r w:rsidRPr="000E6F59" w:rsidR="00094939">
        <w:rPr>
          <w:rFonts w:cs="Tahoma"/>
          <w:szCs w:val="22"/>
        </w:rPr>
        <w:t>At the national level, local generation of biomass-based energy increases energy security</w:t>
      </w:r>
      <w:r w:rsidRPr="000E6F59" w:rsidR="00C04886">
        <w:rPr>
          <w:rFonts w:cs="Tahoma"/>
          <w:szCs w:val="22"/>
        </w:rPr>
        <w:t xml:space="preserve"> and </w:t>
      </w:r>
      <w:r w:rsidRPr="000E6F59" w:rsidR="00094939">
        <w:rPr>
          <w:rFonts w:cs="Tahoma"/>
          <w:szCs w:val="22"/>
        </w:rPr>
        <w:t>reduces Cuba´s dependency on imported fuels.</w:t>
      </w:r>
      <w:r w:rsidRPr="000E6F59" w:rsidR="00A60509">
        <w:rPr>
          <w:rFonts w:cs="Tahoma"/>
          <w:szCs w:val="22"/>
        </w:rPr>
        <w:t xml:space="preserve"> The potential for energy generation from biogas and biodiesel in Cuba is </w:t>
      </w:r>
      <w:r w:rsidRPr="000E6F59" w:rsidR="00C04886">
        <w:rPr>
          <w:rFonts w:cs="Tahoma"/>
          <w:szCs w:val="22"/>
        </w:rPr>
        <w:t xml:space="preserve">potentially </w:t>
      </w:r>
      <w:r w:rsidRPr="000E6F59" w:rsidR="00A60509">
        <w:rPr>
          <w:rFonts w:cs="Tahoma"/>
          <w:szCs w:val="22"/>
        </w:rPr>
        <w:t>very large, as presented in Annex</w:t>
      </w:r>
      <w:r w:rsidRPr="000E6F59" w:rsidR="00EB2288">
        <w:rPr>
          <w:rFonts w:cs="Tahoma"/>
          <w:szCs w:val="22"/>
        </w:rPr>
        <w:t xml:space="preserve"> E</w:t>
      </w:r>
      <w:r w:rsidRPr="000E6F59" w:rsidR="00C04886">
        <w:rPr>
          <w:rFonts w:cs="Tahoma"/>
          <w:szCs w:val="22"/>
        </w:rPr>
        <w:t xml:space="preserve">. </w:t>
      </w:r>
      <w:r w:rsidRPr="000E6F59" w:rsidR="00A60509">
        <w:rPr>
          <w:rFonts w:cs="Tahoma"/>
          <w:szCs w:val="22"/>
        </w:rPr>
        <w:t xml:space="preserve">With respect to biodiesel based on Jatropha production, large extensions of idle land are theoretically available. </w:t>
      </w:r>
      <w:r w:rsidRPr="000E6F59" w:rsidR="00D845FC">
        <w:rPr>
          <w:rFonts w:cs="Tahoma"/>
          <w:szCs w:val="22"/>
        </w:rPr>
        <w:t>A</w:t>
      </w:r>
      <w:r w:rsidRPr="000E6F59" w:rsidR="00A60509">
        <w:rPr>
          <w:rFonts w:cs="Tahoma"/>
          <w:szCs w:val="22"/>
        </w:rPr>
        <w:t xml:space="preserve"> </w:t>
      </w:r>
      <w:r w:rsidRPr="000E6F59" w:rsidR="00FF103E">
        <w:rPr>
          <w:rFonts w:cs="Tahoma"/>
          <w:szCs w:val="22"/>
        </w:rPr>
        <w:t xml:space="preserve">conservative estimate can be </w:t>
      </w:r>
      <w:r w:rsidRPr="000E6F59" w:rsidR="00A60509">
        <w:rPr>
          <w:rFonts w:cs="Tahoma"/>
          <w:szCs w:val="22"/>
        </w:rPr>
        <w:t>based on the first pilot in Guantanamo (approx. 100 ha), by assuming a 100-fold replication over the next 10 years</w:t>
      </w:r>
      <w:r w:rsidRPr="000E6F59" w:rsidR="00FF103E">
        <w:rPr>
          <w:rFonts w:cs="Tahoma"/>
          <w:szCs w:val="22"/>
        </w:rPr>
        <w:t xml:space="preserve">, resulting </w:t>
      </w:r>
      <w:r w:rsidRPr="000E6F59" w:rsidR="00A60509">
        <w:rPr>
          <w:rFonts w:cs="Tahoma"/>
          <w:szCs w:val="22"/>
        </w:rPr>
        <w:t xml:space="preserve">in </w:t>
      </w:r>
      <w:r w:rsidRPr="000E6F59" w:rsidR="00FF103E">
        <w:rPr>
          <w:rFonts w:cs="Tahoma"/>
          <w:szCs w:val="22"/>
        </w:rPr>
        <w:t xml:space="preserve">a </w:t>
      </w:r>
      <w:r w:rsidRPr="000E6F59" w:rsidR="00A60509">
        <w:rPr>
          <w:rFonts w:cs="Tahoma"/>
          <w:szCs w:val="22"/>
        </w:rPr>
        <w:t xml:space="preserve">total </w:t>
      </w:r>
      <w:r w:rsidRPr="000E6F59" w:rsidR="00FF103E">
        <w:rPr>
          <w:rFonts w:cs="Tahoma"/>
          <w:szCs w:val="22"/>
        </w:rPr>
        <w:t xml:space="preserve">Jatropha producing area of </w:t>
      </w:r>
      <w:r w:rsidRPr="000E6F59" w:rsidR="00A60509">
        <w:rPr>
          <w:rFonts w:cs="Tahoma"/>
          <w:szCs w:val="22"/>
        </w:rPr>
        <w:t>10,000 ha.</w:t>
      </w:r>
      <w:r w:rsidRPr="000E6F59" w:rsidR="00AB5AE4">
        <w:rPr>
          <w:rFonts w:cs="Tahoma"/>
          <w:szCs w:val="22"/>
        </w:rPr>
        <w:t xml:space="preserve"> Assuming a production of </w:t>
      </w:r>
      <w:r w:rsidRPr="000E6F59" w:rsidR="00FF103E">
        <w:rPr>
          <w:rFonts w:cs="Tahoma"/>
          <w:szCs w:val="22"/>
        </w:rPr>
        <w:t>750 litre</w:t>
      </w:r>
      <w:r w:rsidRPr="000E6F59" w:rsidR="00AB5AE4">
        <w:rPr>
          <w:rFonts w:cs="Tahoma"/>
          <w:szCs w:val="22"/>
        </w:rPr>
        <w:t xml:space="preserve">/yr per ha </w:t>
      </w:r>
      <w:r w:rsidRPr="000E6F59" w:rsidR="00FF103E">
        <w:rPr>
          <w:rFonts w:cs="Tahoma"/>
          <w:szCs w:val="22"/>
        </w:rPr>
        <w:t xml:space="preserve">under </w:t>
      </w:r>
      <w:r w:rsidRPr="000E6F59" w:rsidR="00AB5AE4">
        <w:rPr>
          <w:rFonts w:cs="Tahoma"/>
          <w:szCs w:val="22"/>
        </w:rPr>
        <w:t xml:space="preserve">an intercropping </w:t>
      </w:r>
      <w:r w:rsidRPr="000E6F59" w:rsidR="00FF103E">
        <w:rPr>
          <w:rFonts w:cs="Tahoma"/>
          <w:szCs w:val="22"/>
        </w:rPr>
        <w:t xml:space="preserve">scheme of </w:t>
      </w:r>
      <w:r w:rsidRPr="000E6F59" w:rsidR="00AB5AE4">
        <w:rPr>
          <w:rFonts w:cs="Tahoma"/>
          <w:szCs w:val="22"/>
        </w:rPr>
        <w:t xml:space="preserve">3:10, total annual production would </w:t>
      </w:r>
      <w:r w:rsidRPr="000E6F59" w:rsidR="00FF103E">
        <w:rPr>
          <w:rFonts w:cs="Tahoma"/>
          <w:szCs w:val="22"/>
        </w:rPr>
        <w:t xml:space="preserve">be around </w:t>
      </w:r>
      <w:r w:rsidRPr="000E6F59" w:rsidR="004D6AC6">
        <w:rPr>
          <w:rFonts w:cs="Tahoma"/>
          <w:szCs w:val="22"/>
        </w:rPr>
        <w:t>7</w:t>
      </w:r>
      <w:r w:rsidRPr="000E6F59" w:rsidR="00FF103E">
        <w:rPr>
          <w:rFonts w:cs="Tahoma"/>
          <w:szCs w:val="22"/>
        </w:rPr>
        <w:t>50</w:t>
      </w:r>
      <w:r w:rsidRPr="000E6F59" w:rsidR="004D6AC6">
        <w:rPr>
          <w:rFonts w:cs="Tahoma"/>
          <w:szCs w:val="22"/>
        </w:rPr>
        <w:t xml:space="preserve"> mln litre. The economic val</w:t>
      </w:r>
      <w:r w:rsidRPr="000E6F59" w:rsidR="00FF103E">
        <w:rPr>
          <w:rFonts w:cs="Tahoma"/>
          <w:szCs w:val="22"/>
        </w:rPr>
        <w:t>ue would be of the order of USD 8</w:t>
      </w:r>
      <w:r w:rsidRPr="000E6F59" w:rsidR="004D6AC6">
        <w:rPr>
          <w:rFonts w:cs="Tahoma"/>
          <w:szCs w:val="22"/>
        </w:rPr>
        <w:t xml:space="preserve"> mln. Conv</w:t>
      </w:r>
      <w:r w:rsidRPr="000E6F59" w:rsidR="00FF103E">
        <w:rPr>
          <w:rFonts w:cs="Tahoma"/>
          <w:szCs w:val="22"/>
        </w:rPr>
        <w:t>erted to biodiesel, about USD 18</w:t>
      </w:r>
      <w:r w:rsidRPr="000E6F59" w:rsidR="004D6AC6">
        <w:rPr>
          <w:rFonts w:cs="Tahoma"/>
          <w:szCs w:val="22"/>
        </w:rPr>
        <w:t xml:space="preserve"> mln would be added yearly. </w:t>
      </w:r>
    </w:p>
    <w:p w:rsidRPr="000E6F59" w:rsidR="00D57C26" w:rsidP="000C5DF5" w:rsidRDefault="00A60509" w14:paraId="0BEFC40D" w14:textId="77777777">
      <w:pPr>
        <w:ind w:left="720"/>
        <w:rPr>
          <w:rFonts w:cs="Tahoma"/>
          <w:szCs w:val="22"/>
        </w:rPr>
      </w:pPr>
      <w:r w:rsidRPr="000E6F59">
        <w:rPr>
          <w:rFonts w:cs="Tahoma"/>
          <w:szCs w:val="22"/>
        </w:rPr>
        <w:t>With respect</w:t>
      </w:r>
      <w:r w:rsidRPr="000E6F59" w:rsidR="00AB5AE4">
        <w:rPr>
          <w:rFonts w:cs="Tahoma"/>
          <w:szCs w:val="22"/>
        </w:rPr>
        <w:t xml:space="preserve"> </w:t>
      </w:r>
      <w:r w:rsidRPr="000E6F59">
        <w:rPr>
          <w:rFonts w:cs="Tahoma"/>
          <w:szCs w:val="22"/>
        </w:rPr>
        <w:t>to biogas, the small- and medium-scale private farmers directly targeted by the Project hold</w:t>
      </w:r>
      <w:r w:rsidRPr="000E6F59" w:rsidR="004D6AC6">
        <w:rPr>
          <w:rFonts w:cs="Tahoma"/>
          <w:szCs w:val="22"/>
        </w:rPr>
        <w:t xml:space="preserve"> </w:t>
      </w:r>
      <w:r w:rsidRPr="000E6F59">
        <w:rPr>
          <w:rFonts w:cs="Tahoma"/>
          <w:szCs w:val="22"/>
        </w:rPr>
        <w:t>no less than 500,000 pigs</w:t>
      </w:r>
      <w:r w:rsidRPr="000E6F59" w:rsidR="00193419">
        <w:rPr>
          <w:rFonts w:cs="Tahoma"/>
          <w:szCs w:val="22"/>
        </w:rPr>
        <w:t xml:space="preserve">. At a typical manure production of 4 kg per animal per day, the total pig </w:t>
      </w:r>
      <w:r w:rsidRPr="000E6F59">
        <w:rPr>
          <w:rFonts w:cs="Tahoma"/>
          <w:szCs w:val="22"/>
        </w:rPr>
        <w:t xml:space="preserve">manure production </w:t>
      </w:r>
      <w:r w:rsidRPr="000E6F59" w:rsidR="00193419">
        <w:rPr>
          <w:rFonts w:cs="Tahoma"/>
          <w:szCs w:val="22"/>
        </w:rPr>
        <w:t xml:space="preserve">is estimated at </w:t>
      </w:r>
      <w:r w:rsidRPr="000E6F59">
        <w:rPr>
          <w:rFonts w:cs="Tahoma"/>
          <w:szCs w:val="22"/>
        </w:rPr>
        <w:t>approx. 2.0 mln kg/day. The biogas production is 110,000 m</w:t>
      </w:r>
      <w:r w:rsidRPr="000E6F59">
        <w:rPr>
          <w:rFonts w:cs="Tahoma"/>
          <w:szCs w:val="22"/>
          <w:vertAlign w:val="superscript"/>
        </w:rPr>
        <w:t>3</w:t>
      </w:r>
      <w:r w:rsidRPr="000E6F59">
        <w:rPr>
          <w:rFonts w:cs="Tahoma"/>
          <w:szCs w:val="22"/>
        </w:rPr>
        <w:t>/day</w:t>
      </w:r>
      <w:r w:rsidRPr="000E6F59" w:rsidR="00E74A4B">
        <w:rPr>
          <w:rStyle w:val="FootnoteReference"/>
          <w:rFonts w:cs="Tahoma"/>
          <w:szCs w:val="22"/>
        </w:rPr>
        <w:footnoteReference w:id="61"/>
      </w:r>
      <w:r w:rsidRPr="000E6F59">
        <w:rPr>
          <w:rFonts w:cs="Tahoma"/>
          <w:szCs w:val="22"/>
        </w:rPr>
        <w:t xml:space="preserve">, equivalent to 241,000 MWh/yr (20,700 ton oil equivalent). In terms of energy content, this </w:t>
      </w:r>
      <w:r w:rsidRPr="000E6F59" w:rsidR="00AB5AE4">
        <w:rPr>
          <w:rFonts w:cs="Tahoma"/>
          <w:szCs w:val="22"/>
        </w:rPr>
        <w:t>replaces 148,000 barrels of oil, with an indicative market value of USD 14.8 mln per year.</w:t>
      </w:r>
      <w:r w:rsidRPr="000E6F59" w:rsidR="004D6AC6">
        <w:rPr>
          <w:rFonts w:cs="Tahoma"/>
          <w:szCs w:val="22"/>
        </w:rPr>
        <w:t xml:space="preserve"> However, only part of this biogas potential can actually be used, since many farmers produce more biogas than needed. Local distribution networks and the introduction of biogas-based appliances can enable a higher penetration rate of biogas in the rural areas. Even if biogas is used for electricity generation in combination with local electricity grids, the total biogas utilization factor will likely be no more than 50%. </w:t>
      </w:r>
      <w:r w:rsidRPr="000E6F59" w:rsidR="00FF103E">
        <w:rPr>
          <w:rFonts w:cs="Tahoma"/>
          <w:szCs w:val="22"/>
        </w:rPr>
        <w:t xml:space="preserve">Hence, the effective value of the biogas produced would be between USD 7-8 mln. </w:t>
      </w:r>
    </w:p>
    <w:p w:rsidRPr="000E6F59" w:rsidR="0004530E" w:rsidP="000C5DF5" w:rsidRDefault="0004530E" w14:paraId="0840D0C3" w14:textId="77777777">
      <w:pPr>
        <w:ind w:left="720"/>
        <w:rPr>
          <w:rFonts w:cs="Tahoma"/>
          <w:szCs w:val="22"/>
        </w:rPr>
      </w:pPr>
      <w:r>
        <w:rPr>
          <w:rFonts w:cs="Tahoma"/>
          <w:szCs w:val="22"/>
        </w:rPr>
        <w:t>3</w:t>
      </w:r>
      <w:r w:rsidRPr="000E6F59" w:rsidR="00FF103E">
        <w:rPr>
          <w:rFonts w:cs="Tahoma"/>
          <w:szCs w:val="22"/>
        </w:rPr>
        <w:t xml:space="preserve">. </w:t>
      </w:r>
      <w:r w:rsidRPr="000E6F59" w:rsidR="00B706F2">
        <w:rPr>
          <w:rFonts w:cs="Tahoma"/>
          <w:szCs w:val="22"/>
        </w:rPr>
        <w:t xml:space="preserve">Important social benefits are expected all along the production chain. Locally, increased productivity and energy security will strengthen resilience of rural communities and increase income generation. Experiences under the BIOMAS-CUBA I project report job creation with incomes similar to, and higher than, the local average (CUP 451 per month); 14% of these jobs were occupied by women under similar conditions than men. The increase of local opportunities further encouraged women to become economically independent. These benefits are expectedly reproduced under the GEF Project. </w:t>
      </w:r>
      <w:r w:rsidRPr="000E6F59" w:rsidR="00EB2288">
        <w:rPr>
          <w:rFonts w:cs="Tahoma"/>
          <w:szCs w:val="22"/>
        </w:rPr>
        <w:t xml:space="preserve">Community-level services, including health, education, communication and transport are also expected to benefit </w:t>
      </w:r>
      <w:r w:rsidRPr="000E6F59" w:rsidR="00D845FC">
        <w:rPr>
          <w:rFonts w:cs="Tahoma"/>
          <w:szCs w:val="22"/>
        </w:rPr>
        <w:t>from</w:t>
      </w:r>
      <w:r w:rsidRPr="000E6F59" w:rsidR="00EB2288">
        <w:rPr>
          <w:rFonts w:cs="Tahoma"/>
          <w:szCs w:val="22"/>
        </w:rPr>
        <w:t xml:space="preserve"> increased energy supply. </w:t>
      </w:r>
      <w:r w:rsidRPr="000E6F59" w:rsidR="00B706F2">
        <w:rPr>
          <w:rFonts w:cs="Tahoma"/>
          <w:szCs w:val="22"/>
        </w:rPr>
        <w:t>At the municipal level, new social, human and technological capital is created by establishing expert centres, workshops and service providers in the field of agroenergy development. Nationally, these efforts are sustained by EEIH and other Government agencies, including C</w:t>
      </w:r>
      <w:r w:rsidRPr="000E6F59" w:rsidR="00FF103E">
        <w:rPr>
          <w:rFonts w:cs="Tahoma"/>
          <w:szCs w:val="22"/>
        </w:rPr>
        <w:t>ubae</w:t>
      </w:r>
      <w:r w:rsidRPr="000E6F59" w:rsidR="00B706F2">
        <w:rPr>
          <w:rFonts w:cs="Tahoma"/>
          <w:szCs w:val="22"/>
        </w:rPr>
        <w:t>nergía. Finally, the Proj</w:t>
      </w:r>
      <w:r w:rsidRPr="000E6F59" w:rsidR="00FF103E">
        <w:rPr>
          <w:rFonts w:cs="Tahoma"/>
          <w:szCs w:val="22"/>
        </w:rPr>
        <w:t xml:space="preserve">ect will support the Cuban </w:t>
      </w:r>
      <w:r w:rsidRPr="000E6F59" w:rsidR="00B706F2">
        <w:rPr>
          <w:rFonts w:cs="Tahoma"/>
          <w:szCs w:val="22"/>
        </w:rPr>
        <w:t>Government to design and implement effective bioenergy development strategies, enhance the national energy supply system, and reduce expenditures in hard currency to access intern</w:t>
      </w:r>
      <w:r w:rsidRPr="000E6F59" w:rsidR="00FF103E">
        <w:rPr>
          <w:rFonts w:cs="Tahoma"/>
          <w:szCs w:val="22"/>
        </w:rPr>
        <w:t>ational fuel commodity markets.</w:t>
      </w:r>
      <w:r>
        <w:rPr>
          <w:rFonts w:cs="Tahoma"/>
          <w:szCs w:val="22"/>
        </w:rPr>
        <w:t xml:space="preserve"> Job creation is and innovation is expected in the national industries, where the Project aims to establish an initial production output of up to 10 small-scale biodiesel systems per year, and 68,000 m</w:t>
      </w:r>
      <w:r w:rsidRPr="0004530E">
        <w:rPr>
          <w:rFonts w:cs="Tahoma"/>
          <w:szCs w:val="22"/>
          <w:vertAlign w:val="superscript"/>
        </w:rPr>
        <w:t>2</w:t>
      </w:r>
      <w:r>
        <w:rPr>
          <w:rFonts w:cs="Tahoma"/>
          <w:szCs w:val="22"/>
        </w:rPr>
        <w:t xml:space="preserve"> of </w:t>
      </w:r>
      <w:r w:rsidR="00EB1FE8">
        <w:rPr>
          <w:rFonts w:cs="Tahoma"/>
          <w:szCs w:val="22"/>
        </w:rPr>
        <w:t>flexible</w:t>
      </w:r>
      <w:r>
        <w:rPr>
          <w:rFonts w:cs="Tahoma"/>
          <w:szCs w:val="22"/>
        </w:rPr>
        <w:t xml:space="preserve"> geomembrane.</w:t>
      </w:r>
    </w:p>
    <w:p w:rsidRPr="000E6F59" w:rsidR="002321F5" w:rsidP="006B634B" w:rsidRDefault="002321F5" w14:paraId="3995787F" w14:textId="77777777">
      <w:pPr>
        <w:rPr>
          <w:rFonts w:cs="Tahoma"/>
          <w:szCs w:val="22"/>
        </w:rPr>
      </w:pPr>
    </w:p>
    <w:p w:rsidRPr="000E6F59" w:rsidR="003A0160" w:rsidP="00551B59" w:rsidRDefault="003A0160" w14:paraId="363C67B2" w14:textId="4ACEABF1">
      <w:pPr>
        <w:pStyle w:val="Heading2"/>
        <w:rPr>
          <w:rFonts w:cs="Arial"/>
        </w:rPr>
      </w:pPr>
      <w:bookmarkStart w:name="_Toc424291804" w:id="26"/>
      <w:r w:rsidRPr="000E6F59">
        <w:t>Environmental benefits</w:t>
      </w:r>
      <w:bookmarkEnd w:id="26"/>
    </w:p>
    <w:p w:rsidRPr="000E6F59" w:rsidR="007B7CC0" w:rsidP="0014622D" w:rsidRDefault="00AF4B80" w14:paraId="4662DD0C" w14:textId="77777777">
      <w:pPr>
        <w:rPr>
          <w:rFonts w:cs="Arial"/>
          <w:szCs w:val="22"/>
        </w:rPr>
      </w:pPr>
      <w:r w:rsidRPr="000E6F59">
        <w:rPr>
          <w:rFonts w:cs="Arial"/>
          <w:szCs w:val="22"/>
        </w:rPr>
        <w:t>T</w:t>
      </w:r>
      <w:r w:rsidRPr="000E6F59" w:rsidR="007B7CC0">
        <w:rPr>
          <w:rFonts w:cs="Arial"/>
          <w:szCs w:val="22"/>
        </w:rPr>
        <w:t>here is large scope for the application of biogas and biodiesel technologies in Cuba. However, present estimates</w:t>
      </w:r>
      <w:r w:rsidRPr="000E6F59">
        <w:rPr>
          <w:rFonts w:cs="Arial"/>
          <w:szCs w:val="22"/>
        </w:rPr>
        <w:t xml:space="preserve"> are still largely theoretical; therefore, more realistic estimates have been made following a bottom-top approach. </w:t>
      </w:r>
      <w:r w:rsidRPr="000E6F59" w:rsidR="006C6495">
        <w:rPr>
          <w:rFonts w:cs="Arial"/>
          <w:szCs w:val="22"/>
        </w:rPr>
        <w:t xml:space="preserve">Assuming a realistic production of </w:t>
      </w:r>
      <w:r w:rsidRPr="000E6F59">
        <w:rPr>
          <w:rFonts w:cs="Arial"/>
          <w:szCs w:val="22"/>
        </w:rPr>
        <w:t>7.0</w:t>
      </w:r>
      <w:r w:rsidRPr="000E6F59" w:rsidR="006C6495">
        <w:rPr>
          <w:rFonts w:cs="Arial"/>
          <w:szCs w:val="22"/>
        </w:rPr>
        <w:t xml:space="preserve"> mln litre Jatropha oil per year</w:t>
      </w:r>
      <w:r w:rsidRPr="000E6F59" w:rsidR="000A5F24">
        <w:rPr>
          <w:rFonts w:cs="Arial"/>
          <w:szCs w:val="22"/>
        </w:rPr>
        <w:t xml:space="preserve"> (obtained form 10,000 ha intercropped Jatropha plantations)</w:t>
      </w:r>
      <w:r w:rsidRPr="000E6F59" w:rsidR="006C6495">
        <w:rPr>
          <w:rFonts w:cs="Arial"/>
          <w:szCs w:val="22"/>
        </w:rPr>
        <w:t xml:space="preserve">, the emission savings from replaced fossil fuel (diesel) are of </w:t>
      </w:r>
      <w:r w:rsidRPr="000E6F59">
        <w:rPr>
          <w:rFonts w:cs="Arial"/>
          <w:szCs w:val="22"/>
        </w:rPr>
        <w:t>129</w:t>
      </w:r>
      <w:r w:rsidRPr="000E6F59" w:rsidR="000A5F24">
        <w:rPr>
          <w:rFonts w:cs="Arial"/>
          <w:szCs w:val="22"/>
        </w:rPr>
        <w:t>,</w:t>
      </w:r>
      <w:r w:rsidRPr="000E6F59">
        <w:rPr>
          <w:rFonts w:cs="Arial"/>
          <w:szCs w:val="22"/>
        </w:rPr>
        <w:t>319</w:t>
      </w:r>
      <w:r w:rsidRPr="000E6F59" w:rsidR="000A5F24">
        <w:rPr>
          <w:rFonts w:cs="Arial"/>
          <w:szCs w:val="22"/>
        </w:rPr>
        <w:t xml:space="preserve"> ton CO</w:t>
      </w:r>
      <w:r w:rsidRPr="000E6F59" w:rsidR="000A5F24">
        <w:rPr>
          <w:rFonts w:cs="Arial"/>
          <w:szCs w:val="22"/>
          <w:vertAlign w:val="subscript"/>
        </w:rPr>
        <w:t>2eq</w:t>
      </w:r>
      <w:r w:rsidRPr="000E6F59" w:rsidR="000A5F24">
        <w:rPr>
          <w:rStyle w:val="FootnoteReference"/>
          <w:rFonts w:cs="Arial"/>
          <w:szCs w:val="22"/>
        </w:rPr>
        <w:footnoteReference w:id="62"/>
      </w:r>
      <w:r w:rsidRPr="000E6F59" w:rsidR="000A5F24">
        <w:rPr>
          <w:rFonts w:cs="Arial"/>
          <w:szCs w:val="22"/>
        </w:rPr>
        <w:t xml:space="preserve">. </w:t>
      </w:r>
      <w:r w:rsidRPr="000E6F59">
        <w:rPr>
          <w:rFonts w:cs="Arial"/>
          <w:szCs w:val="22"/>
        </w:rPr>
        <w:t>A</w:t>
      </w:r>
      <w:r w:rsidRPr="000E6F59" w:rsidR="004B2B89">
        <w:rPr>
          <w:rFonts w:cs="Arial"/>
          <w:szCs w:val="22"/>
        </w:rPr>
        <w:t>ssu</w:t>
      </w:r>
      <w:r w:rsidRPr="000E6F59">
        <w:rPr>
          <w:rFonts w:cs="Arial"/>
          <w:szCs w:val="22"/>
        </w:rPr>
        <w:t>ming a GEF causality factor of 60%, indirect benefits to a total of 77</w:t>
      </w:r>
      <w:r w:rsidRPr="000E6F59" w:rsidR="004B2B89">
        <w:rPr>
          <w:rFonts w:cs="Arial"/>
          <w:szCs w:val="22"/>
        </w:rPr>
        <w:t>,</w:t>
      </w:r>
      <w:r w:rsidRPr="000E6F59">
        <w:rPr>
          <w:rFonts w:cs="Arial"/>
          <w:szCs w:val="22"/>
        </w:rPr>
        <w:t>591</w:t>
      </w:r>
      <w:r w:rsidRPr="000E6F59" w:rsidR="004B2B89">
        <w:rPr>
          <w:rFonts w:cs="Arial"/>
          <w:szCs w:val="22"/>
        </w:rPr>
        <w:t xml:space="preserve"> ton </w:t>
      </w:r>
      <w:r w:rsidRPr="000E6F59">
        <w:rPr>
          <w:rFonts w:cs="Arial"/>
          <w:szCs w:val="22"/>
        </w:rPr>
        <w:t>(77.6 kton) CO</w:t>
      </w:r>
      <w:r w:rsidRPr="000E6F59">
        <w:rPr>
          <w:rFonts w:cs="Arial"/>
          <w:szCs w:val="22"/>
          <w:vertAlign w:val="subscript"/>
        </w:rPr>
        <w:t>2eq</w:t>
      </w:r>
      <w:r w:rsidRPr="000E6F59">
        <w:rPr>
          <w:rFonts w:cs="Arial"/>
          <w:szCs w:val="22"/>
        </w:rPr>
        <w:t xml:space="preserve"> </w:t>
      </w:r>
      <w:r w:rsidRPr="000E6F59" w:rsidR="004B2B89">
        <w:rPr>
          <w:rFonts w:cs="Arial"/>
          <w:szCs w:val="22"/>
        </w:rPr>
        <w:t>can be ascribed to the Project</w:t>
      </w:r>
      <w:r w:rsidRPr="000E6F59" w:rsidR="003727AA">
        <w:rPr>
          <w:rStyle w:val="FootnoteReference"/>
          <w:rFonts w:cs="Arial"/>
          <w:szCs w:val="22"/>
        </w:rPr>
        <w:footnoteReference w:id="63"/>
      </w:r>
      <w:r w:rsidRPr="000E6F59" w:rsidR="004B2B89">
        <w:rPr>
          <w:rFonts w:cs="Arial"/>
          <w:szCs w:val="22"/>
        </w:rPr>
        <w:t xml:space="preserve">. </w:t>
      </w:r>
    </w:p>
    <w:p w:rsidRPr="000E6F59" w:rsidR="00BC50A0" w:rsidP="0014622D" w:rsidRDefault="000A5F24" w14:paraId="59C6F6D7" w14:textId="77777777">
      <w:pPr>
        <w:rPr>
          <w:rFonts w:cs="Arial"/>
          <w:szCs w:val="22"/>
        </w:rPr>
      </w:pPr>
      <w:r w:rsidRPr="000E6F59">
        <w:rPr>
          <w:rFonts w:cs="Arial"/>
          <w:szCs w:val="22"/>
        </w:rPr>
        <w:t>For biogas, an estimate can be obtained by only considering the small- and medium-size private pig farmers, which produce about 110,000 m</w:t>
      </w:r>
      <w:r w:rsidRPr="000E6F59">
        <w:rPr>
          <w:rFonts w:cs="Arial"/>
          <w:szCs w:val="22"/>
          <w:vertAlign w:val="superscript"/>
        </w:rPr>
        <w:t>3</w:t>
      </w:r>
      <w:r w:rsidRPr="000E6F59">
        <w:rPr>
          <w:rFonts w:cs="Arial"/>
          <w:szCs w:val="22"/>
        </w:rPr>
        <w:t xml:space="preserve"> biogas daily, equivalent to 148,000 oil barrels per year. Assuming that about 50% of this potential is effectively used by the farmers or the local community, the biogas produced would replace about 74,000 barrels per year</w:t>
      </w:r>
      <w:r w:rsidRPr="000E6F59" w:rsidR="00F744EE">
        <w:rPr>
          <w:rFonts w:cs="Arial"/>
          <w:szCs w:val="22"/>
        </w:rPr>
        <w:t>, with associated emiss</w:t>
      </w:r>
      <w:r w:rsidRPr="000E6F59" w:rsidR="00AF4B80">
        <w:rPr>
          <w:rFonts w:cs="Arial"/>
          <w:szCs w:val="22"/>
        </w:rPr>
        <w:t>ion savings of 36,9</w:t>
      </w:r>
      <w:r w:rsidRPr="000E6F59" w:rsidR="00F744EE">
        <w:rPr>
          <w:rFonts w:cs="Arial"/>
          <w:szCs w:val="22"/>
        </w:rPr>
        <w:t>00 ton CO</w:t>
      </w:r>
      <w:r w:rsidRPr="000E6F59" w:rsidR="00F744EE">
        <w:rPr>
          <w:rFonts w:cs="Arial"/>
          <w:szCs w:val="22"/>
          <w:vertAlign w:val="subscript"/>
        </w:rPr>
        <w:t>2eq</w:t>
      </w:r>
      <w:r w:rsidRPr="000E6F59" w:rsidR="00F744EE">
        <w:rPr>
          <w:rFonts w:cs="Arial"/>
          <w:szCs w:val="22"/>
        </w:rPr>
        <w:t xml:space="preserve"> per year</w:t>
      </w:r>
      <w:r w:rsidRPr="000E6F59" w:rsidR="00F744EE">
        <w:rPr>
          <w:rStyle w:val="FootnoteReference"/>
          <w:rFonts w:cs="Arial"/>
          <w:szCs w:val="22"/>
        </w:rPr>
        <w:footnoteReference w:id="64"/>
      </w:r>
      <w:r w:rsidRPr="000E6F59" w:rsidR="00F744EE">
        <w:rPr>
          <w:rFonts w:cs="Arial"/>
          <w:szCs w:val="22"/>
        </w:rPr>
        <w:t>.</w:t>
      </w:r>
      <w:r w:rsidRPr="000E6F59" w:rsidR="00BC50A0">
        <w:rPr>
          <w:rFonts w:cs="Arial"/>
          <w:szCs w:val="22"/>
        </w:rPr>
        <w:t xml:space="preserve"> Assuming that biogas technology is introduced proportionally over a 10-year time period, the total accumulated, indirect benefits would be </w:t>
      </w:r>
      <w:r w:rsidRPr="000E6F59" w:rsidR="00AF4B80">
        <w:rPr>
          <w:rFonts w:cs="Arial"/>
          <w:szCs w:val="22"/>
        </w:rPr>
        <w:t>about 202</w:t>
      </w:r>
      <w:r w:rsidRPr="000E6F59" w:rsidR="00BC50A0">
        <w:rPr>
          <w:rFonts w:cs="Arial"/>
          <w:szCs w:val="22"/>
        </w:rPr>
        <w:t>,</w:t>
      </w:r>
      <w:r w:rsidRPr="000E6F59" w:rsidR="00AF4B80">
        <w:rPr>
          <w:rFonts w:cs="Arial"/>
          <w:szCs w:val="22"/>
        </w:rPr>
        <w:t>875</w:t>
      </w:r>
      <w:r w:rsidRPr="000E6F59" w:rsidR="00BC50A0">
        <w:rPr>
          <w:rFonts w:cs="Arial"/>
          <w:szCs w:val="22"/>
        </w:rPr>
        <w:t xml:space="preserve"> tons CO</w:t>
      </w:r>
      <w:r w:rsidRPr="000E6F59" w:rsidR="00BC50A0">
        <w:rPr>
          <w:rFonts w:cs="Arial"/>
          <w:szCs w:val="22"/>
          <w:vertAlign w:val="subscript"/>
        </w:rPr>
        <w:t>2eq</w:t>
      </w:r>
      <w:r w:rsidRPr="000E6F59" w:rsidR="00BC50A0">
        <w:rPr>
          <w:rFonts w:cs="Arial"/>
          <w:szCs w:val="22"/>
        </w:rPr>
        <w:t xml:space="preserve">. </w:t>
      </w:r>
      <w:r w:rsidRPr="000E6F59" w:rsidR="00AF4B80">
        <w:rPr>
          <w:rFonts w:cs="Arial"/>
          <w:szCs w:val="22"/>
        </w:rPr>
        <w:t xml:space="preserve">By </w:t>
      </w:r>
      <w:r w:rsidRPr="000E6F59" w:rsidR="00AF4B80">
        <w:rPr>
          <w:rFonts w:cs="Arial"/>
          <w:szCs w:val="22"/>
        </w:rPr>
        <w:t>assuming a GEF causality factor of 60%, a total of 121,725 ton (121.8 kton) CO</w:t>
      </w:r>
      <w:r w:rsidRPr="000E6F59" w:rsidR="00AF4B80">
        <w:rPr>
          <w:rFonts w:cs="Arial"/>
          <w:szCs w:val="22"/>
          <w:vertAlign w:val="subscript"/>
        </w:rPr>
        <w:t>2eq</w:t>
      </w:r>
      <w:r w:rsidRPr="000E6F59" w:rsidR="00AF4B80">
        <w:rPr>
          <w:rFonts w:cs="Arial"/>
          <w:szCs w:val="22"/>
        </w:rPr>
        <w:t xml:space="preserve"> per year can be ascribed to the Project. The combined, indirect benefits attained by biodiesel and biogas technologies are: 199.4 kton CO</w:t>
      </w:r>
      <w:r w:rsidRPr="000E6F59" w:rsidR="00AF4B80">
        <w:rPr>
          <w:rFonts w:cs="Arial"/>
          <w:szCs w:val="22"/>
          <w:vertAlign w:val="subscript"/>
        </w:rPr>
        <w:t>2eq</w:t>
      </w:r>
      <w:r w:rsidRPr="000E6F59" w:rsidR="00FE0A0F">
        <w:rPr>
          <w:rFonts w:cs="Arial"/>
          <w:szCs w:val="22"/>
        </w:rPr>
        <w:t>.</w:t>
      </w:r>
    </w:p>
    <w:p w:rsidRPr="000E6F59" w:rsidR="00FE0A0F" w:rsidP="0014622D" w:rsidRDefault="00FE0A0F" w14:paraId="40F87C02" w14:textId="77777777">
      <w:pPr>
        <w:rPr>
          <w:rFonts w:cs="Arial"/>
        </w:rPr>
      </w:pPr>
      <w:r w:rsidRPr="000E6F59">
        <w:rPr>
          <w:rFonts w:cs="Arial"/>
          <w:szCs w:val="22"/>
        </w:rPr>
        <w:t>D</w:t>
      </w:r>
      <w:r w:rsidRPr="000E6F59" w:rsidR="00BC50A0">
        <w:rPr>
          <w:rFonts w:cs="Arial"/>
          <w:szCs w:val="22"/>
        </w:rPr>
        <w:t>irect emission reductions achieved under the presented Project are</w:t>
      </w:r>
      <w:r w:rsidRPr="000E6F59">
        <w:rPr>
          <w:rFonts w:cs="Arial"/>
          <w:szCs w:val="22"/>
        </w:rPr>
        <w:t xml:space="preserve"> delivered by the envisaged pilots (t</w:t>
      </w:r>
      <w:r w:rsidR="002439D8">
        <w:rPr>
          <w:rFonts w:cs="Arial"/>
          <w:szCs w:val="22"/>
        </w:rPr>
        <w:t>hree</w:t>
      </w:r>
      <w:r w:rsidRPr="000E6F59">
        <w:rPr>
          <w:rFonts w:cs="Arial"/>
          <w:szCs w:val="22"/>
        </w:rPr>
        <w:t xml:space="preserve"> biodiesel systems and five biogas plants). The biodiesel plants will process Jatropha seeds from a total area of, indicatively, </w:t>
      </w:r>
      <w:r w:rsidR="00A708C8">
        <w:rPr>
          <w:rFonts w:cs="Arial"/>
          <w:szCs w:val="22"/>
        </w:rPr>
        <w:t>170</w:t>
      </w:r>
      <w:r w:rsidRPr="000E6F59">
        <w:rPr>
          <w:rFonts w:cs="Arial"/>
          <w:szCs w:val="22"/>
        </w:rPr>
        <w:t xml:space="preserve"> hectare, </w:t>
      </w:r>
      <w:r w:rsidRPr="000E6F59" w:rsidR="00D845FC">
        <w:rPr>
          <w:rFonts w:cs="Arial"/>
          <w:szCs w:val="22"/>
        </w:rPr>
        <w:t>producing</w:t>
      </w:r>
      <w:r w:rsidRPr="000E6F59">
        <w:rPr>
          <w:rFonts w:cs="Arial"/>
          <w:szCs w:val="22"/>
        </w:rPr>
        <w:t xml:space="preserve"> </w:t>
      </w:r>
      <w:r w:rsidR="00A708C8">
        <w:rPr>
          <w:rFonts w:cs="Arial"/>
          <w:szCs w:val="22"/>
        </w:rPr>
        <w:t>127</w:t>
      </w:r>
      <w:r w:rsidRPr="000E6F59">
        <w:rPr>
          <w:rFonts w:cs="Arial"/>
          <w:szCs w:val="22"/>
        </w:rPr>
        <w:t>,</w:t>
      </w:r>
      <w:r w:rsidR="00A708C8">
        <w:rPr>
          <w:rFonts w:cs="Arial"/>
          <w:szCs w:val="22"/>
        </w:rPr>
        <w:t>75</w:t>
      </w:r>
      <w:r w:rsidRPr="000E6F59">
        <w:rPr>
          <w:rFonts w:cs="Arial"/>
          <w:szCs w:val="22"/>
        </w:rPr>
        <w:t xml:space="preserve">0 litre of biodiesel per year. The equivalent volume of replaced conventional diesel implies emission savings of the order of </w:t>
      </w:r>
      <w:r w:rsidR="00A708C8">
        <w:rPr>
          <w:rFonts w:cs="Arial"/>
          <w:szCs w:val="22"/>
        </w:rPr>
        <w:t>400.5</w:t>
      </w:r>
      <w:r w:rsidRPr="000E6F59">
        <w:rPr>
          <w:rFonts w:cs="Arial"/>
          <w:szCs w:val="22"/>
        </w:rPr>
        <w:t xml:space="preserve"> </w:t>
      </w:r>
      <w:r w:rsidRPr="000E6F59">
        <w:rPr>
          <w:rFonts w:cs="Arial"/>
        </w:rPr>
        <w:t>ton CO</w:t>
      </w:r>
      <w:r w:rsidRPr="000E6F59">
        <w:rPr>
          <w:rFonts w:cs="Arial"/>
          <w:vertAlign w:val="subscript"/>
        </w:rPr>
        <w:t>2eq</w:t>
      </w:r>
      <w:r w:rsidR="00A708C8">
        <w:rPr>
          <w:rFonts w:cs="Arial"/>
        </w:rPr>
        <w:t>/yr, and 6.0</w:t>
      </w:r>
      <w:r w:rsidRPr="000E6F59">
        <w:rPr>
          <w:rFonts w:cs="Arial"/>
        </w:rPr>
        <w:t xml:space="preserve"> kton CO</w:t>
      </w:r>
      <w:r w:rsidRPr="000E6F59">
        <w:rPr>
          <w:rFonts w:cs="Arial"/>
          <w:vertAlign w:val="subscript"/>
        </w:rPr>
        <w:t>2eq</w:t>
      </w:r>
      <w:r w:rsidRPr="000E6F59">
        <w:rPr>
          <w:rFonts w:cs="Arial"/>
        </w:rPr>
        <w:t xml:space="preserve"> over lifetime (15 years). </w:t>
      </w:r>
    </w:p>
    <w:p w:rsidRPr="000E6F59" w:rsidR="00BC50A0" w:rsidP="0014622D" w:rsidRDefault="00FE0A0F" w14:paraId="17BA33C4" w14:textId="77777777">
      <w:pPr>
        <w:rPr>
          <w:rFonts w:cs="Arial"/>
          <w:szCs w:val="22"/>
        </w:rPr>
      </w:pPr>
      <w:r w:rsidRPr="000E6F59">
        <w:rPr>
          <w:rFonts w:cs="Arial"/>
        </w:rPr>
        <w:t>The biogas pilots, drawing manure from 500 pigs, will produce an energy volume equivalent to 23,094 litre diesel per year (assuming similar efficiencies). The annual greenhouse gas emission savings are: 72.4 ton CO</w:t>
      </w:r>
      <w:r w:rsidRPr="000E6F59">
        <w:rPr>
          <w:rFonts w:cs="Arial"/>
          <w:vertAlign w:val="subscript"/>
        </w:rPr>
        <w:t>2eq</w:t>
      </w:r>
      <w:r w:rsidRPr="000E6F59">
        <w:rPr>
          <w:rFonts w:cs="Arial"/>
        </w:rPr>
        <w:t xml:space="preserve">/yr, and </w:t>
      </w:r>
      <w:r w:rsidR="00A708C8">
        <w:rPr>
          <w:rFonts w:cs="Arial"/>
        </w:rPr>
        <w:t>0.</w:t>
      </w:r>
      <w:r w:rsidRPr="000E6F59">
        <w:rPr>
          <w:rFonts w:cs="Arial"/>
        </w:rPr>
        <w:t>72 kton CO</w:t>
      </w:r>
      <w:r w:rsidRPr="000E6F59">
        <w:rPr>
          <w:rFonts w:cs="Arial"/>
          <w:vertAlign w:val="subscript"/>
        </w:rPr>
        <w:t>2eq</w:t>
      </w:r>
      <w:r w:rsidRPr="000E6F59">
        <w:rPr>
          <w:rFonts w:cs="Arial"/>
        </w:rPr>
        <w:t xml:space="preserve"> over lifetime (10 years). The combined direct benefits </w:t>
      </w:r>
      <w:r w:rsidR="00A708C8">
        <w:rPr>
          <w:rFonts w:cs="Arial"/>
        </w:rPr>
        <w:t xml:space="preserve">(biogas and biodiesel) </w:t>
      </w:r>
      <w:r w:rsidRPr="000E6F59">
        <w:rPr>
          <w:rFonts w:cs="Arial"/>
        </w:rPr>
        <w:t xml:space="preserve">are </w:t>
      </w:r>
      <w:r w:rsidR="00A708C8">
        <w:t>6.7</w:t>
      </w:r>
      <w:r w:rsidRPr="000E6F59">
        <w:t xml:space="preserve"> </w:t>
      </w:r>
      <w:r w:rsidRPr="000E6F59">
        <w:rPr>
          <w:rFonts w:cs="Arial"/>
        </w:rPr>
        <w:t>kton CO</w:t>
      </w:r>
      <w:r w:rsidRPr="000E6F59">
        <w:rPr>
          <w:rFonts w:cs="Arial"/>
          <w:vertAlign w:val="subscript"/>
        </w:rPr>
        <w:t>2eq</w:t>
      </w:r>
      <w:r w:rsidRPr="000E6F59">
        <w:rPr>
          <w:rFonts w:cs="Arial"/>
        </w:rPr>
        <w:t xml:space="preserve">. The total (direct and indirect) benefits delivered by the Project are estimated at </w:t>
      </w:r>
      <w:r w:rsidR="00A708C8">
        <w:t>207.1</w:t>
      </w:r>
      <w:r w:rsidRPr="000E6F59">
        <w:t xml:space="preserve"> kton CO</w:t>
      </w:r>
      <w:r w:rsidRPr="000E6F59">
        <w:rPr>
          <w:vertAlign w:val="subscript"/>
        </w:rPr>
        <w:t>2eq</w:t>
      </w:r>
      <w:r w:rsidRPr="000E6F59">
        <w:t>.</w:t>
      </w:r>
      <w:r w:rsidRPr="000E6F59" w:rsidR="00E77AD2">
        <w:t xml:space="preserve"> It must be noted that this figure is based on a market transformation </w:t>
      </w:r>
      <w:r w:rsidRPr="000E6F59" w:rsidR="008E6A5C">
        <w:t xml:space="preserve">limited to </w:t>
      </w:r>
      <w:r w:rsidRPr="000E6F59" w:rsidR="00E77AD2">
        <w:t xml:space="preserve">the subsector of private, small- and medium-size farmers. Biogas technology has substantial </w:t>
      </w:r>
      <w:r w:rsidRPr="000E6F59" w:rsidR="008E6A5C">
        <w:t xml:space="preserve">additional </w:t>
      </w:r>
      <w:r w:rsidRPr="000E6F59" w:rsidR="00E77AD2">
        <w:t>market potential in other sectors, including cattle farming (largely private)</w:t>
      </w:r>
      <w:r w:rsidRPr="000E6F59" w:rsidR="008E6A5C">
        <w:t xml:space="preserve"> and </w:t>
      </w:r>
      <w:r w:rsidRPr="000E6F59" w:rsidR="00E77AD2">
        <w:t>poultry (</w:t>
      </w:r>
      <w:r w:rsidRPr="000E6F59" w:rsidR="008E6A5C">
        <w:t xml:space="preserve">state-owned). </w:t>
      </w:r>
    </w:p>
    <w:p w:rsidRPr="000E6F59" w:rsidR="007B7CC0" w:rsidP="0014622D" w:rsidRDefault="007B7CC0" w14:paraId="5D60B447" w14:textId="77777777">
      <w:pPr>
        <w:rPr>
          <w:rFonts w:cs="Arial"/>
          <w:szCs w:val="22"/>
        </w:rPr>
      </w:pPr>
    </w:p>
    <w:p w:rsidRPr="000E6F59" w:rsidR="001D0C21" w:rsidP="00551B59" w:rsidRDefault="003A0160" w14:paraId="61F0EBF8" w14:textId="597751F7">
      <w:pPr>
        <w:pStyle w:val="Heading2"/>
      </w:pPr>
      <w:bookmarkStart w:name="_Toc424291805" w:id="27"/>
      <w:r w:rsidRPr="000E6F59">
        <w:t xml:space="preserve">Sustainability </w:t>
      </w:r>
      <w:r w:rsidRPr="000E6F59" w:rsidR="001D0C21">
        <w:t>and replicability</w:t>
      </w:r>
      <w:bookmarkEnd w:id="27"/>
    </w:p>
    <w:p w:rsidRPr="000E6F59" w:rsidR="00493B33" w:rsidP="00AD0603" w:rsidRDefault="0027116F" w14:paraId="729983AC" w14:textId="77777777">
      <w:pPr>
        <w:rPr>
          <w:rFonts w:cs="Arial"/>
          <w:szCs w:val="22"/>
        </w:rPr>
      </w:pPr>
      <w:r w:rsidRPr="000E6F59">
        <w:rPr>
          <w:rFonts w:cs="Arial"/>
          <w:szCs w:val="22"/>
        </w:rPr>
        <w:t xml:space="preserve">The proposed outcomes are deemed highly sustainable and replicable in Cuba. </w:t>
      </w:r>
      <w:r w:rsidRPr="000E6F59" w:rsidR="00493B33">
        <w:rPr>
          <w:rFonts w:cs="Arial"/>
          <w:szCs w:val="22"/>
        </w:rPr>
        <w:t xml:space="preserve">Support to bioenergy policy development is firmly anchored in the Social and Economic Guidelines. The primary challenge in this </w:t>
      </w:r>
      <w:r w:rsidRPr="000E6F59" w:rsidR="00C477CD">
        <w:rPr>
          <w:rFonts w:cs="Arial"/>
          <w:szCs w:val="22"/>
        </w:rPr>
        <w:t xml:space="preserve">aspect </w:t>
      </w:r>
      <w:r w:rsidRPr="000E6F59" w:rsidR="00493B33">
        <w:rPr>
          <w:rFonts w:cs="Arial"/>
          <w:szCs w:val="22"/>
        </w:rPr>
        <w:t>is to increase awareness at all levels about the potential and benefits of decentralized energy generation, which implies a paradigm away from a centralized power system. State-supported investments in decentralized generation and grass-roots initiatives initiated by NGO's and bilateral organisations (including COSUDE and the EU) have yielded positive precedents</w:t>
      </w:r>
      <w:r w:rsidRPr="000E6F59" w:rsidR="00C477CD">
        <w:rPr>
          <w:rFonts w:cs="Arial"/>
          <w:szCs w:val="22"/>
        </w:rPr>
        <w:t xml:space="preserve"> on which the </w:t>
      </w:r>
      <w:r w:rsidRPr="000E6F59" w:rsidR="00493B33">
        <w:rPr>
          <w:rFonts w:cs="Arial"/>
          <w:szCs w:val="22"/>
        </w:rPr>
        <w:t>present UNDP/GEF Project</w:t>
      </w:r>
      <w:r w:rsidRPr="000E6F59" w:rsidR="00C477CD">
        <w:rPr>
          <w:rFonts w:cs="Arial"/>
          <w:szCs w:val="22"/>
        </w:rPr>
        <w:t xml:space="preserve"> builds forth</w:t>
      </w:r>
      <w:r w:rsidRPr="000E6F59" w:rsidR="00493B33">
        <w:rPr>
          <w:rFonts w:cs="Arial"/>
          <w:szCs w:val="22"/>
        </w:rPr>
        <w:t xml:space="preserve">. Specifically, the Project will link local initiatives and national priorities by enabling the municipalities to </w:t>
      </w:r>
      <w:r w:rsidRPr="000E6F59" w:rsidR="00C477CD">
        <w:rPr>
          <w:rFonts w:cs="Arial"/>
          <w:szCs w:val="22"/>
        </w:rPr>
        <w:t xml:space="preserve">foster </w:t>
      </w:r>
      <w:r w:rsidRPr="000E6F59" w:rsidR="00493B33">
        <w:rPr>
          <w:rFonts w:cs="Arial"/>
          <w:szCs w:val="22"/>
        </w:rPr>
        <w:t xml:space="preserve">local </w:t>
      </w:r>
      <w:r w:rsidRPr="000E6F59" w:rsidR="00C477CD">
        <w:rPr>
          <w:rFonts w:cs="Arial"/>
          <w:szCs w:val="22"/>
        </w:rPr>
        <w:t xml:space="preserve">socioeconomic </w:t>
      </w:r>
      <w:r w:rsidRPr="000E6F59" w:rsidR="00493B33">
        <w:rPr>
          <w:rFonts w:cs="Arial"/>
          <w:szCs w:val="22"/>
        </w:rPr>
        <w:t xml:space="preserve">development, for which energy is a critical input. This approach </w:t>
      </w:r>
      <w:r w:rsidRPr="000E6F59" w:rsidR="007221B0">
        <w:rPr>
          <w:rFonts w:cs="Arial"/>
          <w:szCs w:val="22"/>
        </w:rPr>
        <w:t>is embedded in the Municipal Initiative and as such, well-aligned with national policies.</w:t>
      </w:r>
    </w:p>
    <w:p w:rsidRPr="000E6F59" w:rsidR="00D542D8" w:rsidP="00AD0603" w:rsidRDefault="00C477CD" w14:paraId="065D63FC" w14:textId="77777777">
      <w:pPr>
        <w:rPr>
          <w:rFonts w:cs="Arial"/>
          <w:szCs w:val="22"/>
        </w:rPr>
      </w:pPr>
      <w:r w:rsidRPr="000E6F59">
        <w:rPr>
          <w:rFonts w:cs="Arial"/>
          <w:szCs w:val="22"/>
        </w:rPr>
        <w:t xml:space="preserve">Project component </w:t>
      </w:r>
      <w:r w:rsidRPr="000E6F59" w:rsidR="00FC4BB9">
        <w:rPr>
          <w:rFonts w:cs="Arial"/>
          <w:szCs w:val="22"/>
        </w:rPr>
        <w:t xml:space="preserve">II </w:t>
      </w:r>
      <w:r w:rsidRPr="000E6F59">
        <w:rPr>
          <w:rFonts w:cs="Arial"/>
          <w:szCs w:val="22"/>
        </w:rPr>
        <w:t xml:space="preserve">is </w:t>
      </w:r>
      <w:r w:rsidRPr="000E6F59" w:rsidR="00FC4BB9">
        <w:rPr>
          <w:rFonts w:cs="Arial"/>
          <w:szCs w:val="22"/>
        </w:rPr>
        <w:t>designed to enable national industries to supply the incipient biogas and biodiesel markets in rural areas. The economy of domestic manufacturing and assembly of components and installations has been evaluated as positive, implying a substantial reduction in production cost and end-user price in comparison to imported equipment. Additional economic benefits are expected due to the creation of skilled jobs, and supply security. Assuming sustained market demand for bioenergy equipment, production by the targeted enterprises is expected to be economically and financially attractive</w:t>
      </w:r>
      <w:r w:rsidRPr="000E6F59" w:rsidR="00D65B56">
        <w:rPr>
          <w:rStyle w:val="FootnoteReference"/>
          <w:rFonts w:cs="Arial"/>
          <w:szCs w:val="22"/>
        </w:rPr>
        <w:footnoteReference w:id="65"/>
      </w:r>
      <w:r w:rsidRPr="000E6F59" w:rsidR="00FC4BB9">
        <w:rPr>
          <w:rFonts w:cs="Arial"/>
          <w:szCs w:val="22"/>
        </w:rPr>
        <w:t>.</w:t>
      </w:r>
      <w:r w:rsidRPr="000E6F59" w:rsidR="000E049C">
        <w:rPr>
          <w:rFonts w:cs="Arial"/>
          <w:szCs w:val="22"/>
        </w:rPr>
        <w:t xml:space="preserve"> The Project addresses the full supply chain for biogas and biodiesel production</w:t>
      </w:r>
      <w:r w:rsidRPr="000E6F59" w:rsidR="006F5528">
        <w:rPr>
          <w:rFonts w:cs="Arial"/>
          <w:szCs w:val="22"/>
        </w:rPr>
        <w:t>, with a focus on adequate technological solutions (plant designs) and support services, for which expertise is created</w:t>
      </w:r>
      <w:r w:rsidRPr="000E6F59" w:rsidR="00D542D8">
        <w:rPr>
          <w:rFonts w:cs="Arial"/>
          <w:szCs w:val="22"/>
        </w:rPr>
        <w:t xml:space="preserve"> at community and municipal levels</w:t>
      </w:r>
      <w:r w:rsidRPr="000E6F59" w:rsidR="006F5528">
        <w:rPr>
          <w:rFonts w:cs="Arial"/>
          <w:szCs w:val="22"/>
        </w:rPr>
        <w:t>.</w:t>
      </w:r>
      <w:r w:rsidRPr="000E6F59" w:rsidR="00D542D8">
        <w:rPr>
          <w:rFonts w:cs="Arial"/>
          <w:szCs w:val="22"/>
        </w:rPr>
        <w:t xml:space="preserve"> This approach builds forth on earlier experiences in Cuba to implement rural energy technologies (including PV and small hydro), with close involvement of local technicians for daily operation and maintenance. </w:t>
      </w:r>
    </w:p>
    <w:p w:rsidRPr="000E6F59" w:rsidR="00D542D8" w:rsidP="00AD0603" w:rsidRDefault="00D542D8" w14:paraId="47D16FD2" w14:textId="77777777">
      <w:pPr>
        <w:rPr>
          <w:rFonts w:cs="Arial"/>
          <w:szCs w:val="22"/>
        </w:rPr>
      </w:pPr>
      <w:r w:rsidRPr="000E6F59">
        <w:rPr>
          <w:rFonts w:cs="Arial"/>
          <w:szCs w:val="22"/>
        </w:rPr>
        <w:t>Under component I</w:t>
      </w:r>
      <w:r w:rsidRPr="000E6F59" w:rsidR="00C477CD">
        <w:rPr>
          <w:rFonts w:cs="Arial"/>
          <w:szCs w:val="22"/>
        </w:rPr>
        <w:t>II</w:t>
      </w:r>
      <w:r w:rsidRPr="000E6F59">
        <w:rPr>
          <w:rFonts w:cs="Arial"/>
          <w:szCs w:val="22"/>
        </w:rPr>
        <w:t>, the Project will strengthen the national support structure for bioenergy, including the establishment of an expertise centre within EEIH, training facilities, manuals and best practices, enhanced access to information, and the creation of networks of bioenergy experts link</w:t>
      </w:r>
      <w:r w:rsidRPr="000E6F59" w:rsidR="00C477CD">
        <w:rPr>
          <w:rFonts w:cs="Arial"/>
          <w:szCs w:val="22"/>
        </w:rPr>
        <w:t>ing</w:t>
      </w:r>
      <w:r w:rsidRPr="000E6F59">
        <w:rPr>
          <w:rFonts w:cs="Arial"/>
          <w:szCs w:val="22"/>
        </w:rPr>
        <w:t xml:space="preserve"> the involved</w:t>
      </w:r>
      <w:r w:rsidRPr="000E6F59" w:rsidR="00C477CD">
        <w:rPr>
          <w:rFonts w:cs="Arial"/>
          <w:szCs w:val="22"/>
        </w:rPr>
        <w:t xml:space="preserve"> municipalities</w:t>
      </w:r>
      <w:r w:rsidRPr="000E6F59">
        <w:rPr>
          <w:rFonts w:cs="Arial"/>
          <w:szCs w:val="22"/>
        </w:rPr>
        <w:t xml:space="preserve">. The proposed outputs draw upon </w:t>
      </w:r>
      <w:r w:rsidRPr="000E6F59" w:rsidR="00C477CD">
        <w:rPr>
          <w:rFonts w:cs="Arial"/>
          <w:szCs w:val="22"/>
        </w:rPr>
        <w:t>existing work by EEIH and Cubae</w:t>
      </w:r>
      <w:r w:rsidRPr="000E6F59">
        <w:rPr>
          <w:rFonts w:cs="Arial"/>
          <w:szCs w:val="22"/>
        </w:rPr>
        <w:t>nergía and, besides supporting dissemination of bioenergy technology, aim to increase visibility of rural energy production.</w:t>
      </w:r>
      <w:r w:rsidRPr="000E6F59" w:rsidR="006E55BD">
        <w:rPr>
          <w:rFonts w:cs="Arial"/>
          <w:szCs w:val="22"/>
        </w:rPr>
        <w:t xml:space="preserve"> Given the expected positive social, environmental, and economic impact of biogas and biodiesel technology for small farmers in Cuba, the proposed outcomes are expected to be fully sustainable.</w:t>
      </w:r>
      <w:ins w:author="Author" w:id="28">
        <w:r w:rsidR="00E344CF">
          <w:rPr>
            <w:rFonts w:cs="Arial"/>
            <w:szCs w:val="22"/>
          </w:rPr>
          <w:t xml:space="preserve">   </w:t>
        </w:r>
      </w:ins>
    </w:p>
    <w:p w:rsidRPr="000E6F59" w:rsidR="00C13036" w:rsidP="00AD0603" w:rsidRDefault="00B11751" w14:paraId="48BBAABF" w14:textId="77777777">
      <w:pPr>
        <w:rPr>
          <w:rFonts w:cs="Arial"/>
          <w:szCs w:val="22"/>
        </w:rPr>
      </w:pPr>
      <w:r w:rsidRPr="000E6F59">
        <w:rPr>
          <w:rFonts w:cs="Arial"/>
          <w:szCs w:val="22"/>
        </w:rPr>
        <w:t xml:space="preserve">The replication potential for </w:t>
      </w:r>
      <w:r w:rsidRPr="000E6F59" w:rsidR="0027116F">
        <w:rPr>
          <w:rFonts w:cs="Arial"/>
          <w:szCs w:val="22"/>
        </w:rPr>
        <w:t xml:space="preserve">anaerobic </w:t>
      </w:r>
      <w:r w:rsidR="00C354C6">
        <w:rPr>
          <w:rFonts w:cs="Arial"/>
          <w:szCs w:val="22"/>
        </w:rPr>
        <w:t>biodigester</w:t>
      </w:r>
      <w:r w:rsidRPr="000E6F59" w:rsidR="0027116F">
        <w:rPr>
          <w:rFonts w:cs="Arial"/>
          <w:szCs w:val="22"/>
        </w:rPr>
        <w:t>s</w:t>
      </w:r>
      <w:r w:rsidRPr="000E6F59">
        <w:rPr>
          <w:rFonts w:cs="Arial"/>
          <w:szCs w:val="22"/>
        </w:rPr>
        <w:t xml:space="preserve"> in Cuba is large</w:t>
      </w:r>
      <w:r w:rsidRPr="000E6F59" w:rsidR="0027116F">
        <w:rPr>
          <w:rFonts w:cs="Arial"/>
          <w:szCs w:val="22"/>
        </w:rPr>
        <w:t xml:space="preserve">, even considering the sector of small- and medium-scale pig farmers </w:t>
      </w:r>
      <w:r w:rsidRPr="000E6F59" w:rsidR="00834EF8">
        <w:rPr>
          <w:rFonts w:cs="Arial"/>
          <w:szCs w:val="22"/>
        </w:rPr>
        <w:t xml:space="preserve">alone </w:t>
      </w:r>
      <w:r w:rsidRPr="000E6F59" w:rsidR="0027116F">
        <w:rPr>
          <w:rFonts w:cs="Arial"/>
          <w:szCs w:val="22"/>
        </w:rPr>
        <w:t>(about 6,000</w:t>
      </w:r>
      <w:r w:rsidRPr="000E6F59">
        <w:rPr>
          <w:rFonts w:cs="Arial"/>
          <w:szCs w:val="22"/>
        </w:rPr>
        <w:t xml:space="preserve"> establishments</w:t>
      </w:r>
      <w:r w:rsidRPr="000E6F59" w:rsidR="0027116F">
        <w:rPr>
          <w:rFonts w:cs="Arial"/>
          <w:szCs w:val="22"/>
        </w:rPr>
        <w:t>).</w:t>
      </w:r>
      <w:r w:rsidRPr="000E6F59">
        <w:rPr>
          <w:rFonts w:cs="Arial"/>
          <w:szCs w:val="22"/>
        </w:rPr>
        <w:t xml:space="preserve"> For decentralized biodiesel plants, </w:t>
      </w:r>
      <w:r w:rsidRPr="000E6F59" w:rsidR="00C477CD">
        <w:rPr>
          <w:rFonts w:cs="Arial"/>
          <w:szCs w:val="22"/>
        </w:rPr>
        <w:t xml:space="preserve">the </w:t>
      </w:r>
      <w:r w:rsidRPr="000E6F59">
        <w:rPr>
          <w:rFonts w:cs="Arial"/>
          <w:szCs w:val="22"/>
        </w:rPr>
        <w:t xml:space="preserve">market is given by the future volume of Jatropha production and its geographical distribution. </w:t>
      </w:r>
      <w:r w:rsidRPr="000E6F59" w:rsidR="00C13036">
        <w:rPr>
          <w:rFonts w:cs="Arial"/>
          <w:szCs w:val="22"/>
        </w:rPr>
        <w:t xml:space="preserve">The national biodiesel programme strives at an annual production of 65,000 tons </w:t>
      </w:r>
      <w:r w:rsidRPr="000E6F59" w:rsidR="00C477CD">
        <w:rPr>
          <w:rFonts w:cs="Arial"/>
          <w:szCs w:val="22"/>
        </w:rPr>
        <w:t xml:space="preserve">of biodiesel </w:t>
      </w:r>
      <w:r w:rsidRPr="000E6F59" w:rsidR="00C13036">
        <w:rPr>
          <w:rFonts w:cs="Arial"/>
          <w:szCs w:val="22"/>
        </w:rPr>
        <w:t xml:space="preserve">by small-scale production units, in the longer term (15 years) increasing to 90,000 tons per year, equivalent to approx. 270 tons per day. Assuming unit capacities of 400 litre per day, one would need 650-700 units to be operational by that time. This market potential can be satisfied by an output of the national industry of approx. 40-45 small-scale biodiesel plants per year. </w:t>
      </w:r>
      <w:r w:rsidRPr="000E6F59" w:rsidR="00782FC2">
        <w:rPr>
          <w:rFonts w:cs="Arial"/>
          <w:szCs w:val="22"/>
        </w:rPr>
        <w:t>Assuming an oil production of 850 litre/ha per year, a total of 134,000 hectares would be needed (which is about 10% of the total of non-cultivated and idle land in Cuba)</w:t>
      </w:r>
      <w:r w:rsidRPr="000E6F59" w:rsidR="00782FC2">
        <w:rPr>
          <w:rStyle w:val="FootnoteReference"/>
          <w:rFonts w:cs="Arial"/>
          <w:szCs w:val="22"/>
        </w:rPr>
        <w:footnoteReference w:id="66"/>
      </w:r>
      <w:r w:rsidRPr="000E6F59" w:rsidR="00782FC2">
        <w:rPr>
          <w:rFonts w:cs="Arial"/>
          <w:szCs w:val="22"/>
        </w:rPr>
        <w:t>.</w:t>
      </w:r>
    </w:p>
    <w:p w:rsidRPr="000E6F59" w:rsidR="00C13036" w:rsidP="00AD0603" w:rsidRDefault="00B11751" w14:paraId="62924AF5" w14:textId="77777777">
      <w:pPr>
        <w:rPr>
          <w:rFonts w:cs="Arial"/>
          <w:szCs w:val="22"/>
        </w:rPr>
      </w:pPr>
      <w:r w:rsidRPr="000E6F59">
        <w:rPr>
          <w:rFonts w:cs="Arial"/>
          <w:szCs w:val="22"/>
        </w:rPr>
        <w:t xml:space="preserve">The Project includes valuable approaches to rural development that may be replicated by UNDP and the GEF in other countries, specifically to strengthen community resilience and increase local food production by securing the availability of energy inputs. </w:t>
      </w:r>
    </w:p>
    <w:p w:rsidRPr="000E6F59" w:rsidR="00C13036" w:rsidP="00AD0603" w:rsidRDefault="00C13036" w14:paraId="21529696" w14:textId="77777777">
      <w:pPr>
        <w:rPr>
          <w:rFonts w:cs="Arial"/>
          <w:szCs w:val="22"/>
          <w:u w:val="single"/>
        </w:rPr>
      </w:pPr>
    </w:p>
    <w:p w:rsidRPr="000E6F59" w:rsidR="001D0C21" w:rsidP="00551B59" w:rsidRDefault="001D0C21" w14:paraId="7867BC73" w14:textId="77777777">
      <w:pPr>
        <w:pStyle w:val="Heading3"/>
      </w:pPr>
      <w:r w:rsidRPr="000E6F59">
        <w:t>Socio-environmental safeguards</w:t>
      </w:r>
    </w:p>
    <w:p w:rsidR="00E059E8" w:rsidP="006912F9" w:rsidRDefault="001D0C21" w14:paraId="3EB57E50" w14:textId="77777777">
      <w:pPr>
        <w:rPr>
          <w:rFonts w:cs="Arial"/>
          <w:szCs w:val="22"/>
        </w:rPr>
      </w:pPr>
      <w:r w:rsidRPr="000149C5">
        <w:rPr>
          <w:rFonts w:cs="Arial"/>
          <w:szCs w:val="22"/>
        </w:rPr>
        <w:t xml:space="preserve">The UNDP Environmental and Social Screening Template has been used to assess </w:t>
      </w:r>
      <w:r w:rsidRPr="000149C5" w:rsidR="005B09A2">
        <w:rPr>
          <w:rFonts w:cs="Arial"/>
          <w:szCs w:val="22"/>
        </w:rPr>
        <w:t xml:space="preserve">project </w:t>
      </w:r>
      <w:r w:rsidRPr="000149C5">
        <w:rPr>
          <w:rFonts w:cs="Arial"/>
          <w:szCs w:val="22"/>
        </w:rPr>
        <w:t>impacts</w:t>
      </w:r>
      <w:r w:rsidRPr="000149C5" w:rsidR="005B09A2">
        <w:rPr>
          <w:rFonts w:cs="Arial"/>
          <w:szCs w:val="22"/>
        </w:rPr>
        <w:t xml:space="preserve">. </w:t>
      </w:r>
      <w:r w:rsidRPr="000149C5" w:rsidR="00DC7BC5">
        <w:rPr>
          <w:rFonts w:cs="Arial"/>
          <w:szCs w:val="22"/>
        </w:rPr>
        <w:t>The Project h</w:t>
      </w:r>
      <w:r w:rsidRPr="000149C5" w:rsidR="006912F9">
        <w:rPr>
          <w:rFonts w:cs="Arial"/>
          <w:szCs w:val="22"/>
        </w:rPr>
        <w:t>as</w:t>
      </w:r>
      <w:r w:rsidRPr="000149C5" w:rsidR="00417672">
        <w:rPr>
          <w:rFonts w:cs="Arial"/>
          <w:szCs w:val="22"/>
        </w:rPr>
        <w:t xml:space="preserve"> been classified as Category </w:t>
      </w:r>
      <w:r w:rsidR="00631520">
        <w:rPr>
          <w:rFonts w:cs="Arial"/>
          <w:szCs w:val="22"/>
        </w:rPr>
        <w:t>3a</w:t>
      </w:r>
      <w:r w:rsidRPr="000149C5" w:rsidR="006912F9">
        <w:rPr>
          <w:rFonts w:cs="Arial"/>
          <w:szCs w:val="22"/>
        </w:rPr>
        <w:t xml:space="preserve">, </w:t>
      </w:r>
      <w:r w:rsidRPr="00631520" w:rsidR="006912F9">
        <w:rPr>
          <w:rFonts w:cs="Arial"/>
          <w:i/>
          <w:szCs w:val="22"/>
        </w:rPr>
        <w:t>"</w:t>
      </w:r>
      <w:r w:rsidRPr="00631520" w:rsidR="00631520">
        <w:rPr>
          <w:rFonts w:cs="Arial"/>
          <w:i/>
          <w:szCs w:val="22"/>
        </w:rPr>
        <w:t xml:space="preserve">Impacts and risks </w:t>
      </w:r>
      <w:r w:rsidRPr="000149C5" w:rsidR="00A437C1">
        <w:rPr>
          <w:rFonts w:cs="Arial"/>
          <w:i/>
          <w:szCs w:val="22"/>
        </w:rPr>
        <w:t xml:space="preserve">are </w:t>
      </w:r>
      <w:r w:rsidRPr="00631520" w:rsidR="00631520">
        <w:rPr>
          <w:rFonts w:cs="Arial"/>
          <w:i/>
          <w:szCs w:val="22"/>
        </w:rPr>
        <w:t>limited in scale and can be identified with a reasonable degree of certainty and can often be handled through application of standard best practice, but require some minimal or targeted further review and assessment to identify and evaluate whether there is a need for a full</w:t>
      </w:r>
      <w:r w:rsidRPr="000149C5" w:rsidR="00A437C1">
        <w:rPr>
          <w:rFonts w:cs="Arial"/>
          <w:i/>
          <w:szCs w:val="22"/>
        </w:rPr>
        <w:t xml:space="preserve"> environmental and social </w:t>
      </w:r>
      <w:r w:rsidRPr="00631520" w:rsidR="00631520">
        <w:rPr>
          <w:rFonts w:cs="Arial"/>
          <w:i/>
          <w:szCs w:val="22"/>
        </w:rPr>
        <w:t>assessment</w:t>
      </w:r>
      <w:r w:rsidRPr="000149C5" w:rsidR="000149C5">
        <w:rPr>
          <w:rFonts w:cs="Arial"/>
          <w:szCs w:val="22"/>
        </w:rPr>
        <w:t xml:space="preserve">” given the implications that the project will have towards national and local level policy and strategies for </w:t>
      </w:r>
      <w:r w:rsidRPr="000149C5" w:rsidR="00EB1FE8">
        <w:rPr>
          <w:rFonts w:cs="Arial"/>
          <w:szCs w:val="22"/>
        </w:rPr>
        <w:t>fostering</w:t>
      </w:r>
      <w:r w:rsidRPr="000149C5" w:rsidR="000149C5">
        <w:rPr>
          <w:rFonts w:cs="Arial"/>
          <w:szCs w:val="22"/>
        </w:rPr>
        <w:t xml:space="preserve"> the use of small—scale bioenergy</w:t>
      </w:r>
      <w:r w:rsidR="00631520">
        <w:rPr>
          <w:rFonts w:cs="Arial"/>
          <w:szCs w:val="22"/>
        </w:rPr>
        <w:t xml:space="preserve"> and the </w:t>
      </w:r>
      <w:r w:rsidRPr="00631520" w:rsidR="00631520">
        <w:rPr>
          <w:rFonts w:cs="Arial"/>
          <w:szCs w:val="22"/>
        </w:rPr>
        <w:t xml:space="preserve">implementation of </w:t>
      </w:r>
      <w:r w:rsidR="00631520">
        <w:rPr>
          <w:rFonts w:cs="Arial"/>
          <w:szCs w:val="22"/>
        </w:rPr>
        <w:t>demonstrative pilots on the ground</w:t>
      </w:r>
      <w:r w:rsidR="00E059E8">
        <w:rPr>
          <w:rFonts w:cs="Arial"/>
          <w:szCs w:val="22"/>
        </w:rPr>
        <w:t>.</w:t>
      </w:r>
    </w:p>
    <w:p w:rsidRPr="000149C5" w:rsidR="000149C5" w:rsidP="006912F9" w:rsidRDefault="000149C5" w14:paraId="53BBAAB0" w14:textId="77777777">
      <w:pPr>
        <w:rPr>
          <w:rFonts w:cs="Arial"/>
          <w:szCs w:val="22"/>
        </w:rPr>
      </w:pPr>
      <w:r w:rsidRPr="000149C5">
        <w:rPr>
          <w:rFonts w:cs="Arial"/>
          <w:szCs w:val="22"/>
        </w:rPr>
        <w:t>The Project design covers the execution of a comprehensive survey of social, economic, environmental, and gender aspects of biodiesel and biogas technology, as well as an assessment of the national potential. These are programmed for the first year of the Project. Although predominantly positive impacts are expected from the Project, the survey will also assist in identifying potential adverse effects, and will propose measures to address them</w:t>
      </w:r>
    </w:p>
    <w:p w:rsidRPr="000E6F59" w:rsidR="00B72A64" w:rsidP="006912F9" w:rsidRDefault="000149C5" w14:paraId="619003CB" w14:textId="77777777">
      <w:pPr>
        <w:rPr>
          <w:rFonts w:cs="Arial"/>
          <w:szCs w:val="22"/>
        </w:rPr>
      </w:pPr>
      <w:r w:rsidRPr="000149C5">
        <w:rPr>
          <w:rFonts w:cs="Arial"/>
          <w:szCs w:val="22"/>
        </w:rPr>
        <w:t xml:space="preserve">In particular the project will </w:t>
      </w:r>
      <w:r w:rsidRPr="000149C5" w:rsidR="006912F9">
        <w:rPr>
          <w:rFonts w:cs="Arial"/>
          <w:szCs w:val="22"/>
        </w:rPr>
        <w:t xml:space="preserve">monitor the impact of Jatropha plantations on local natural resources, biodiversity, soils, and land use patterns. Initial experiences </w:t>
      </w:r>
      <w:r w:rsidRPr="000149C5" w:rsidR="003727AA">
        <w:rPr>
          <w:rFonts w:cs="Arial"/>
          <w:szCs w:val="22"/>
        </w:rPr>
        <w:t xml:space="preserve">with plantations and intercropping </w:t>
      </w:r>
      <w:r w:rsidRPr="000149C5" w:rsidR="006912F9">
        <w:rPr>
          <w:rFonts w:cs="Arial"/>
          <w:szCs w:val="22"/>
        </w:rPr>
        <w:t xml:space="preserve">have been collected by the </w:t>
      </w:r>
      <w:r w:rsidRPr="000149C5" w:rsidR="003727AA">
        <w:rPr>
          <w:rFonts w:cs="Arial"/>
          <w:szCs w:val="22"/>
        </w:rPr>
        <w:t xml:space="preserve">SDC/COSUDE </w:t>
      </w:r>
      <w:r w:rsidRPr="000149C5" w:rsidR="006912F9">
        <w:rPr>
          <w:rFonts w:cs="Arial"/>
          <w:szCs w:val="22"/>
        </w:rPr>
        <w:t xml:space="preserve">BIOMAS project. The present Project foresees activities to supervise and monitor the anticipated demonstration pilots. These activities should enable PM to closely monitor </w:t>
      </w:r>
      <w:r w:rsidRPr="000149C5" w:rsidR="003727AA">
        <w:rPr>
          <w:rFonts w:cs="Arial"/>
          <w:szCs w:val="22"/>
        </w:rPr>
        <w:t>eventual</w:t>
      </w:r>
      <w:r w:rsidRPr="000149C5" w:rsidR="006912F9">
        <w:rPr>
          <w:rFonts w:cs="Arial"/>
          <w:szCs w:val="22"/>
        </w:rPr>
        <w:t xml:space="preserve"> adverse impacts and take corrective actions if needed. As such, monitoring is an integrated</w:t>
      </w:r>
      <w:r>
        <w:rPr>
          <w:rFonts w:cs="Arial"/>
          <w:szCs w:val="22"/>
        </w:rPr>
        <w:t xml:space="preserve"> element of the Project design.</w:t>
      </w:r>
    </w:p>
    <w:p w:rsidRPr="000E6F59" w:rsidR="00B72A64" w:rsidP="00147FC3" w:rsidRDefault="00B72A64" w14:paraId="6CEE6520" w14:textId="77777777">
      <w:pPr>
        <w:rPr>
          <w:rFonts w:cs="Arial"/>
          <w:szCs w:val="22"/>
        </w:rPr>
      </w:pPr>
    </w:p>
    <w:p w:rsidRPr="000E6F59" w:rsidR="001D0C21" w:rsidP="00147FC3" w:rsidRDefault="00147FC3" w14:paraId="10AA696D" w14:textId="77777777">
      <w:pPr>
        <w:rPr>
          <w:rFonts w:cs="Arial"/>
          <w:szCs w:val="22"/>
        </w:rPr>
      </w:pPr>
      <w:r w:rsidRPr="000E6F59">
        <w:rPr>
          <w:rFonts w:cs="Arial"/>
          <w:szCs w:val="22"/>
        </w:rPr>
        <w:t xml:space="preserve">Please refer to Annex </w:t>
      </w:r>
      <w:r w:rsidR="002D42C0">
        <w:rPr>
          <w:rFonts w:cs="Arial"/>
          <w:szCs w:val="22"/>
        </w:rPr>
        <w:t>G</w:t>
      </w:r>
      <w:r w:rsidRPr="000E6F59" w:rsidR="006912F9">
        <w:rPr>
          <w:rFonts w:cs="Arial"/>
          <w:szCs w:val="22"/>
        </w:rPr>
        <w:t xml:space="preserve"> </w:t>
      </w:r>
      <w:r w:rsidRPr="000E6F59">
        <w:rPr>
          <w:rFonts w:cs="Arial"/>
          <w:szCs w:val="22"/>
        </w:rPr>
        <w:t xml:space="preserve">for the </w:t>
      </w:r>
      <w:r w:rsidRPr="000E6F59" w:rsidR="006912F9">
        <w:rPr>
          <w:rFonts w:cs="Arial"/>
          <w:szCs w:val="22"/>
        </w:rPr>
        <w:t xml:space="preserve">completed </w:t>
      </w:r>
      <w:r w:rsidRPr="000E6F59">
        <w:rPr>
          <w:rFonts w:cs="Arial"/>
          <w:szCs w:val="22"/>
        </w:rPr>
        <w:t>Screening Template.</w:t>
      </w:r>
    </w:p>
    <w:p w:rsidRPr="000E6F59" w:rsidR="003A0160" w:rsidRDefault="003A0160" w14:paraId="749B242E" w14:textId="77777777">
      <w:pPr>
        <w:jc w:val="left"/>
        <w:rPr>
          <w:rFonts w:cs="Arial"/>
          <w:szCs w:val="22"/>
          <w:u w:val="single"/>
          <w:shd w:val="clear" w:color="auto" w:fill="FFFF00"/>
        </w:rPr>
      </w:pPr>
    </w:p>
    <w:p w:rsidRPr="000E6F59" w:rsidR="004A2218" w:rsidRDefault="004A2218" w14:paraId="7EC7F1A4" w14:textId="77777777">
      <w:pPr>
        <w:jc w:val="left"/>
        <w:rPr>
          <w:rFonts w:cs="Arial"/>
          <w:szCs w:val="22"/>
          <w:u w:val="single"/>
          <w:shd w:val="clear" w:color="auto" w:fill="FFFF00"/>
        </w:rPr>
        <w:sectPr w:rsidRPr="000E6F59" w:rsidR="004A2218" w:rsidSect="001C7509">
          <w:footerReference w:type="default" r:id="rId10"/>
          <w:pgSz w:w="12240" w:h="15840" w:orient="portrait"/>
          <w:pgMar w:top="720" w:right="720" w:bottom="720" w:left="720" w:header="720" w:footer="432" w:gutter="0"/>
          <w:cols w:space="720"/>
          <w:docGrid w:linePitch="360"/>
        </w:sectPr>
      </w:pPr>
    </w:p>
    <w:p w:rsidRPr="000E6F59" w:rsidR="003A0160" w:rsidRDefault="003A0160" w14:paraId="578E275F" w14:textId="77777777">
      <w:pPr>
        <w:jc w:val="left"/>
        <w:rPr>
          <w:rFonts w:cs="Arial"/>
          <w:szCs w:val="22"/>
          <w:u w:val="single"/>
          <w:shd w:val="clear" w:color="auto" w:fill="FFFF00"/>
        </w:rPr>
      </w:pPr>
    </w:p>
    <w:p w:rsidR="003A0160" w:rsidRDefault="003A0160" w14:paraId="03895F07" w14:textId="29EE7168">
      <w:pPr>
        <w:pStyle w:val="Heading1"/>
        <w:rPr>
          <w:sz w:val="20"/>
        </w:rPr>
      </w:pPr>
      <w:bookmarkStart w:name="_Toc424291806" w:id="29"/>
      <w:r w:rsidRPr="009C273C">
        <w:t>Project Results Framework</w:t>
      </w:r>
      <w:r w:rsidRPr="009C273C">
        <w:rPr>
          <w:sz w:val="20"/>
        </w:rPr>
        <w:t>:</w:t>
      </w:r>
      <w:bookmarkEnd w:id="29"/>
      <w:r w:rsidRPr="009C273C">
        <w:rPr>
          <w:sz w:val="20"/>
        </w:rPr>
        <w:t xml:space="preserve">  </w:t>
      </w:r>
    </w:p>
    <w:p w:rsidRPr="00410BBE" w:rsidR="00410BBE" w:rsidP="00410BBE" w:rsidRDefault="00410BBE" w14:paraId="4350A1BA" w14:textId="77777777"/>
    <w:tbl>
      <w:tblPr>
        <w:tblW w:w="14355" w:type="dxa"/>
        <w:tblInd w:w="-5" w:type="dxa"/>
        <w:tblLayout w:type="fixed"/>
        <w:tblCellMar>
          <w:left w:w="11" w:type="dxa"/>
          <w:right w:w="11" w:type="dxa"/>
        </w:tblCellMar>
        <w:tblLook w:val="0000" w:firstRow="0" w:lastRow="0" w:firstColumn="0" w:lastColumn="0" w:noHBand="0" w:noVBand="0"/>
      </w:tblPr>
      <w:tblGrid>
        <w:gridCol w:w="2710"/>
        <w:gridCol w:w="2409"/>
        <w:gridCol w:w="2410"/>
        <w:gridCol w:w="2410"/>
        <w:gridCol w:w="2126"/>
        <w:gridCol w:w="2290"/>
      </w:tblGrid>
      <w:tr w:rsidRPr="000E6F59" w:rsidR="00BA6670" w:rsidTr="00E14D4B" w14:paraId="0AEA1B3E" w14:textId="77777777">
        <w:tc>
          <w:tcPr>
            <w:tcW w:w="14355" w:type="dxa"/>
            <w:gridSpan w:val="6"/>
            <w:tcBorders>
              <w:top w:val="single" w:color="000000" w:sz="4" w:space="0"/>
              <w:left w:val="single" w:color="000000" w:sz="4" w:space="0"/>
              <w:bottom w:val="single" w:color="000000" w:sz="4" w:space="0"/>
              <w:right w:val="single" w:color="000000" w:sz="4" w:space="0"/>
            </w:tcBorders>
            <w:shd w:val="clear" w:color="auto" w:fill="auto"/>
          </w:tcPr>
          <w:p w:rsidRPr="003A2AD5" w:rsidR="00BA6670" w:rsidP="003A2AD5" w:rsidRDefault="00BA6670" w14:paraId="480F3827" w14:textId="77777777">
            <w:pPr>
              <w:rPr>
                <w:b/>
                <w:bCs/>
                <w:sz w:val="16"/>
                <w:szCs w:val="16"/>
              </w:rPr>
            </w:pPr>
            <w:r w:rsidRPr="003A2AD5">
              <w:rPr>
                <w:b/>
                <w:bCs/>
                <w:sz w:val="16"/>
                <w:szCs w:val="16"/>
              </w:rPr>
              <w:t xml:space="preserve">This project will contribute to achieving the following Country Programme Outcome as defined in CPAP or CPD: </w:t>
            </w:r>
            <w:r w:rsidRPr="003A2AD5" w:rsidR="003A2AD5">
              <w:rPr>
                <w:sz w:val="16"/>
                <w:lang w:val="en-US"/>
              </w:rPr>
              <w:t>Communities and key sectors develop and increase energy efficiency and use of renewable energy</w:t>
            </w:r>
          </w:p>
        </w:tc>
      </w:tr>
      <w:tr w:rsidRPr="000E6F59" w:rsidR="00BA6670" w:rsidTr="00E14D4B" w14:paraId="45BB054C" w14:textId="77777777">
        <w:trPr>
          <w:trHeight w:val="245"/>
        </w:trPr>
        <w:tc>
          <w:tcPr>
            <w:tcW w:w="14355" w:type="dxa"/>
            <w:gridSpan w:val="6"/>
            <w:tcBorders>
              <w:top w:val="single" w:color="000000" w:sz="4" w:space="0"/>
              <w:left w:val="single" w:color="000000" w:sz="4" w:space="0"/>
              <w:bottom w:val="single" w:color="000000" w:sz="4" w:space="0"/>
              <w:right w:val="single" w:color="000000" w:sz="4" w:space="0"/>
            </w:tcBorders>
            <w:shd w:val="clear" w:color="auto" w:fill="auto"/>
          </w:tcPr>
          <w:p w:rsidRPr="003A2AD5" w:rsidR="00BA6670" w:rsidP="00485EF1" w:rsidRDefault="00BA6670" w14:paraId="5223E2A7" w14:textId="77777777">
            <w:pPr>
              <w:rPr>
                <w:b/>
                <w:bCs/>
                <w:sz w:val="16"/>
                <w:szCs w:val="16"/>
              </w:rPr>
            </w:pPr>
            <w:r w:rsidRPr="003A2AD5">
              <w:rPr>
                <w:b/>
                <w:bCs/>
                <w:sz w:val="16"/>
                <w:szCs w:val="16"/>
              </w:rPr>
              <w:t xml:space="preserve">Country Programme Outcome Indicators: CP Component: Sustainable and Equitable Management of the Environment: </w:t>
            </w:r>
            <w:r w:rsidRPr="003A2AD5" w:rsidR="003A2AD5">
              <w:rPr>
                <w:b/>
                <w:bCs/>
                <w:sz w:val="16"/>
                <w:szCs w:val="16"/>
              </w:rPr>
              <w:t xml:space="preserve">: </w:t>
            </w:r>
            <w:r w:rsidRPr="003A2AD5" w:rsidR="003A2AD5">
              <w:rPr>
                <w:sz w:val="17"/>
                <w:szCs w:val="17"/>
                <w:lang w:val="en-US" w:eastAsia="es-PA"/>
              </w:rPr>
              <w:t>Renewability of energy consumption (up to provincial level)</w:t>
            </w:r>
          </w:p>
        </w:tc>
      </w:tr>
      <w:tr w:rsidRPr="000E6F59" w:rsidR="00BA6670" w:rsidTr="00E14D4B" w14:paraId="192EC734" w14:textId="77777777">
        <w:trPr>
          <w:trHeight w:val="244"/>
        </w:trPr>
        <w:tc>
          <w:tcPr>
            <w:tcW w:w="14355" w:type="dxa"/>
            <w:gridSpan w:val="6"/>
            <w:tcBorders>
              <w:top w:val="single" w:color="000000" w:sz="4" w:space="0"/>
              <w:left w:val="single" w:color="000000" w:sz="4" w:space="0"/>
              <w:bottom w:val="single" w:color="000000" w:sz="4" w:space="0"/>
              <w:right w:val="single" w:color="000000" w:sz="4" w:space="0"/>
            </w:tcBorders>
            <w:shd w:val="clear" w:color="auto" w:fill="auto"/>
          </w:tcPr>
          <w:p w:rsidRPr="003A2AD5" w:rsidR="00BA6670" w:rsidP="00485EF1" w:rsidRDefault="00BA6670" w14:paraId="32C70C47" w14:textId="77777777">
            <w:pPr>
              <w:rPr>
                <w:b/>
                <w:bCs/>
                <w:sz w:val="16"/>
                <w:szCs w:val="16"/>
              </w:rPr>
            </w:pPr>
            <w:r w:rsidRPr="003A2AD5">
              <w:rPr>
                <w:b/>
                <w:bCs/>
                <w:sz w:val="16"/>
                <w:szCs w:val="16"/>
              </w:rPr>
              <w:t xml:space="preserve">Primary applicable Key Environment and Sustainable Development Key Result Area (same as that on the cover page, circle one):  </w:t>
            </w:r>
            <w:r w:rsidRPr="003A2AD5">
              <w:rPr>
                <w:bCs/>
                <w:sz w:val="16"/>
                <w:szCs w:val="16"/>
              </w:rPr>
              <w:t>Mainstreaming environment and energy</w:t>
            </w:r>
          </w:p>
        </w:tc>
      </w:tr>
      <w:tr w:rsidRPr="000E6F59" w:rsidR="00BA6670" w:rsidTr="00E14D4B" w14:paraId="447E45F7" w14:textId="77777777">
        <w:tc>
          <w:tcPr>
            <w:tcW w:w="14355" w:type="dxa"/>
            <w:gridSpan w:val="6"/>
            <w:tcBorders>
              <w:top w:val="single" w:color="000000" w:sz="4" w:space="0"/>
              <w:left w:val="single" w:color="000000" w:sz="4" w:space="0"/>
              <w:bottom w:val="single" w:color="000000" w:sz="4" w:space="0"/>
              <w:right w:val="single" w:color="000000" w:sz="4" w:space="0"/>
            </w:tcBorders>
            <w:shd w:val="clear" w:color="auto" w:fill="auto"/>
          </w:tcPr>
          <w:p w:rsidRPr="003A2AD5" w:rsidR="00BA6670" w:rsidP="00485EF1" w:rsidRDefault="00BA6670" w14:paraId="329CCD57" w14:textId="77777777">
            <w:pPr>
              <w:rPr>
                <w:b/>
                <w:bCs/>
                <w:sz w:val="16"/>
                <w:szCs w:val="16"/>
              </w:rPr>
            </w:pPr>
            <w:r w:rsidRPr="003A2AD5">
              <w:rPr>
                <w:b/>
                <w:bCs/>
                <w:sz w:val="16"/>
                <w:szCs w:val="16"/>
              </w:rPr>
              <w:t xml:space="preserve">Applicable GEF Strategic Objective and Program: GEF-CCM 1: </w:t>
            </w:r>
            <w:r w:rsidRPr="003A2AD5">
              <w:rPr>
                <w:bCs/>
                <w:sz w:val="16"/>
                <w:szCs w:val="16"/>
              </w:rPr>
              <w:t>Promote the demonstration, deployment, and transfer of innovative low-carbon technologies.</w:t>
            </w:r>
          </w:p>
        </w:tc>
      </w:tr>
      <w:tr w:rsidRPr="000E6F59" w:rsidR="00BA6670" w:rsidTr="00E14D4B" w14:paraId="5FD5352E" w14:textId="77777777">
        <w:tc>
          <w:tcPr>
            <w:tcW w:w="14355" w:type="dxa"/>
            <w:gridSpan w:val="6"/>
            <w:tcBorders>
              <w:top w:val="single" w:color="000000" w:sz="4" w:space="0"/>
              <w:left w:val="single" w:color="000000" w:sz="4" w:space="0"/>
              <w:bottom w:val="single" w:color="000000" w:sz="4" w:space="0"/>
              <w:right w:val="single" w:color="000000" w:sz="4" w:space="0"/>
            </w:tcBorders>
            <w:shd w:val="clear" w:color="auto" w:fill="auto"/>
          </w:tcPr>
          <w:p w:rsidRPr="003A2AD5" w:rsidR="00BA6670" w:rsidP="00485EF1" w:rsidRDefault="00BA6670" w14:paraId="3B4EF9E2" w14:textId="77777777">
            <w:pPr>
              <w:rPr>
                <w:b/>
                <w:bCs/>
                <w:sz w:val="16"/>
                <w:szCs w:val="16"/>
              </w:rPr>
            </w:pPr>
            <w:r w:rsidRPr="003A2AD5">
              <w:rPr>
                <w:b/>
                <w:bCs/>
                <w:sz w:val="16"/>
                <w:szCs w:val="16"/>
              </w:rPr>
              <w:t xml:space="preserve">Applicable GEF Expected Outcomes: </w:t>
            </w:r>
            <w:r w:rsidRPr="003A2AD5">
              <w:rPr>
                <w:bCs/>
                <w:sz w:val="16"/>
                <w:szCs w:val="16"/>
              </w:rPr>
              <w:t>1. Technologies successfully demonstrated, deployed, and transferred; 2. Enabling policy environment and mechanisms created for technology transfer.</w:t>
            </w:r>
          </w:p>
        </w:tc>
      </w:tr>
      <w:tr w:rsidRPr="000E6F59" w:rsidR="00BA6670" w:rsidTr="00E14D4B" w14:paraId="15734313" w14:textId="77777777">
        <w:tc>
          <w:tcPr>
            <w:tcW w:w="14355" w:type="dxa"/>
            <w:gridSpan w:val="6"/>
            <w:tcBorders>
              <w:top w:val="single" w:color="000000" w:sz="4" w:space="0"/>
              <w:left w:val="single" w:color="000000" w:sz="4" w:space="0"/>
              <w:bottom w:val="single" w:color="000000" w:sz="4" w:space="0"/>
              <w:right w:val="single" w:color="000000" w:sz="4" w:space="0"/>
            </w:tcBorders>
            <w:shd w:val="clear" w:color="auto" w:fill="auto"/>
          </w:tcPr>
          <w:p w:rsidRPr="003A2AD5" w:rsidR="00BA6670" w:rsidP="00485EF1" w:rsidRDefault="00BA6670" w14:paraId="11661D00" w14:textId="77777777">
            <w:pPr>
              <w:rPr>
                <w:b/>
                <w:bCs/>
                <w:sz w:val="16"/>
                <w:szCs w:val="16"/>
              </w:rPr>
            </w:pPr>
            <w:r w:rsidRPr="003A2AD5">
              <w:rPr>
                <w:b/>
                <w:bCs/>
                <w:sz w:val="16"/>
                <w:szCs w:val="16"/>
              </w:rPr>
              <w:t xml:space="preserve">Applicable GEF Outcome Indicators:  </w:t>
            </w:r>
            <w:r w:rsidRPr="003A2AD5">
              <w:rPr>
                <w:bCs/>
                <w:sz w:val="16"/>
                <w:szCs w:val="16"/>
              </w:rPr>
              <w:t>1. Percentage of technology demonstrations reaching its planned goals; 2. Extent to which policies and mechanisms are adopted for technology transfer.</w:t>
            </w:r>
          </w:p>
        </w:tc>
      </w:tr>
      <w:tr w:rsidRPr="000E6F59" w:rsidR="00BA6670" w:rsidTr="00E14D4B" w14:paraId="11823CAE" w14:textId="77777777">
        <w:trPr>
          <w:trHeight w:val="544"/>
        </w:trPr>
        <w:tc>
          <w:tcPr>
            <w:tcW w:w="2710" w:type="dxa"/>
            <w:tcBorders>
              <w:top w:val="single" w:color="000000" w:sz="4" w:space="0"/>
              <w:left w:val="single" w:color="000000" w:sz="4" w:space="0"/>
              <w:bottom w:val="single" w:color="000000" w:sz="4" w:space="0"/>
            </w:tcBorders>
            <w:shd w:val="clear" w:color="auto" w:fill="auto"/>
          </w:tcPr>
          <w:p w:rsidRPr="000E6F59" w:rsidR="00BA6670" w:rsidP="00485EF1" w:rsidRDefault="00BA6670" w14:paraId="01E0DA9E" w14:textId="77777777">
            <w:pPr>
              <w:jc w:val="center"/>
              <w:rPr>
                <w:b/>
                <w:bCs/>
                <w:sz w:val="16"/>
                <w:szCs w:val="16"/>
              </w:rPr>
            </w:pPr>
            <w:r w:rsidRPr="000E6F59">
              <w:rPr>
                <w:b/>
                <w:bCs/>
                <w:sz w:val="16"/>
                <w:szCs w:val="16"/>
              </w:rPr>
              <w:t>Strategy</w:t>
            </w:r>
          </w:p>
        </w:tc>
        <w:tc>
          <w:tcPr>
            <w:tcW w:w="2409" w:type="dxa"/>
            <w:tcBorders>
              <w:top w:val="single" w:color="000000" w:sz="4" w:space="0"/>
              <w:left w:val="single" w:color="000000" w:sz="4" w:space="0"/>
              <w:bottom w:val="single" w:color="000000" w:sz="4" w:space="0"/>
            </w:tcBorders>
            <w:shd w:val="clear" w:color="auto" w:fill="auto"/>
          </w:tcPr>
          <w:p w:rsidRPr="000E6F59" w:rsidR="00BA6670" w:rsidP="00485EF1" w:rsidRDefault="00BA6670" w14:paraId="2A2F810B" w14:textId="77777777">
            <w:pPr>
              <w:jc w:val="center"/>
              <w:rPr>
                <w:b/>
                <w:bCs/>
                <w:sz w:val="16"/>
                <w:szCs w:val="16"/>
              </w:rPr>
            </w:pPr>
            <w:r w:rsidRPr="000E6F59">
              <w:rPr>
                <w:b/>
                <w:bCs/>
                <w:sz w:val="16"/>
                <w:szCs w:val="16"/>
              </w:rPr>
              <w:t>Indicators</w:t>
            </w:r>
          </w:p>
        </w:tc>
        <w:tc>
          <w:tcPr>
            <w:tcW w:w="2410" w:type="dxa"/>
            <w:tcBorders>
              <w:top w:val="single" w:color="000000" w:sz="4" w:space="0"/>
              <w:left w:val="single" w:color="000000" w:sz="4" w:space="0"/>
              <w:bottom w:val="single" w:color="000000" w:sz="4" w:space="0"/>
            </w:tcBorders>
            <w:shd w:val="clear" w:color="auto" w:fill="auto"/>
          </w:tcPr>
          <w:p w:rsidRPr="000E6F59" w:rsidR="00BA6670" w:rsidP="00485EF1" w:rsidRDefault="00BA6670" w14:paraId="7B764BD3" w14:textId="77777777">
            <w:pPr>
              <w:jc w:val="center"/>
              <w:rPr>
                <w:b/>
                <w:bCs/>
                <w:sz w:val="16"/>
                <w:szCs w:val="16"/>
              </w:rPr>
            </w:pPr>
            <w:r w:rsidRPr="000E6F59">
              <w:rPr>
                <w:b/>
                <w:bCs/>
                <w:sz w:val="16"/>
                <w:szCs w:val="16"/>
              </w:rPr>
              <w:t>Baseline</w:t>
            </w:r>
          </w:p>
        </w:tc>
        <w:tc>
          <w:tcPr>
            <w:tcW w:w="2410" w:type="dxa"/>
            <w:tcBorders>
              <w:top w:val="single" w:color="000000" w:sz="4" w:space="0"/>
              <w:left w:val="single" w:color="000000" w:sz="4" w:space="0"/>
              <w:bottom w:val="single" w:color="000000" w:sz="4" w:space="0"/>
            </w:tcBorders>
            <w:shd w:val="clear" w:color="auto" w:fill="auto"/>
          </w:tcPr>
          <w:p w:rsidRPr="000E6F59" w:rsidR="00BA6670" w:rsidP="00485EF1" w:rsidRDefault="00BA6670" w14:paraId="0447E3C7" w14:textId="77777777">
            <w:pPr>
              <w:jc w:val="center"/>
              <w:rPr>
                <w:b/>
                <w:bCs/>
                <w:sz w:val="16"/>
                <w:szCs w:val="16"/>
              </w:rPr>
            </w:pPr>
            <w:r w:rsidRPr="000E6F59">
              <w:rPr>
                <w:b/>
                <w:bCs/>
                <w:sz w:val="16"/>
                <w:szCs w:val="16"/>
              </w:rPr>
              <w:t>Target (End of Project)</w:t>
            </w:r>
          </w:p>
        </w:tc>
        <w:tc>
          <w:tcPr>
            <w:tcW w:w="2126" w:type="dxa"/>
            <w:tcBorders>
              <w:top w:val="single" w:color="000000" w:sz="4" w:space="0"/>
              <w:left w:val="single" w:color="000000" w:sz="4" w:space="0"/>
              <w:bottom w:val="single" w:color="000000" w:sz="4" w:space="0"/>
            </w:tcBorders>
            <w:shd w:val="clear" w:color="auto" w:fill="auto"/>
          </w:tcPr>
          <w:p w:rsidRPr="000E6F59" w:rsidR="00BA6670" w:rsidP="00485EF1" w:rsidRDefault="00BA6670" w14:paraId="54FA022A" w14:textId="77777777">
            <w:pPr>
              <w:jc w:val="center"/>
              <w:rPr>
                <w:b/>
                <w:bCs/>
                <w:sz w:val="16"/>
                <w:szCs w:val="16"/>
              </w:rPr>
            </w:pPr>
            <w:r w:rsidRPr="000E6F59">
              <w:rPr>
                <w:b/>
                <w:bCs/>
                <w:sz w:val="16"/>
                <w:szCs w:val="16"/>
              </w:rPr>
              <w:t>Sources of verification</w:t>
            </w:r>
          </w:p>
        </w:tc>
        <w:tc>
          <w:tcPr>
            <w:tcW w:w="2290" w:type="dxa"/>
            <w:tcBorders>
              <w:top w:val="single" w:color="000000" w:sz="4" w:space="0"/>
              <w:left w:val="single" w:color="000000" w:sz="4" w:space="0"/>
              <w:bottom w:val="single" w:color="000000" w:sz="4" w:space="0"/>
              <w:right w:val="single" w:color="000000" w:sz="4" w:space="0"/>
            </w:tcBorders>
            <w:shd w:val="clear" w:color="auto" w:fill="auto"/>
          </w:tcPr>
          <w:p w:rsidRPr="000E6F59" w:rsidR="00BA6670" w:rsidP="00485EF1" w:rsidRDefault="00BA6670" w14:paraId="1631D9EE" w14:textId="77777777">
            <w:pPr>
              <w:jc w:val="center"/>
              <w:rPr>
                <w:b/>
                <w:bCs/>
                <w:sz w:val="16"/>
                <w:szCs w:val="16"/>
              </w:rPr>
            </w:pPr>
            <w:r w:rsidRPr="000E6F59">
              <w:rPr>
                <w:b/>
                <w:bCs/>
                <w:sz w:val="16"/>
                <w:szCs w:val="16"/>
              </w:rPr>
              <w:t>Assumptions</w:t>
            </w:r>
          </w:p>
        </w:tc>
      </w:tr>
      <w:tr w:rsidRPr="000E6F59" w:rsidR="000A3B5C" w:rsidTr="00E14D4B" w14:paraId="2C8A392C" w14:textId="77777777">
        <w:tc>
          <w:tcPr>
            <w:tcW w:w="2710"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4C5EA20C" w14:textId="77777777">
            <w:pPr>
              <w:snapToGrid w:val="0"/>
              <w:rPr>
                <w:b/>
                <w:bCs/>
                <w:sz w:val="16"/>
                <w:szCs w:val="16"/>
              </w:rPr>
            </w:pPr>
            <w:r w:rsidRPr="000E6F59">
              <w:rPr>
                <w:b/>
                <w:bCs/>
                <w:sz w:val="16"/>
                <w:szCs w:val="16"/>
              </w:rPr>
              <w:t xml:space="preserve">Project Objective: </w:t>
            </w:r>
            <w:r w:rsidRPr="000E6F59">
              <w:rPr>
                <w:bCs/>
                <w:sz w:val="16"/>
                <w:szCs w:val="16"/>
              </w:rPr>
              <w:t>To increase access to bioenergy technology in Cuba by promoting the use of biodiesel and biogas technologies by rural farmers.</w:t>
            </w:r>
          </w:p>
        </w:tc>
        <w:tc>
          <w:tcPr>
            <w:tcW w:w="2409"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657B8118" w14:textId="77777777">
            <w:pPr>
              <w:rPr>
                <w:sz w:val="16"/>
                <w:szCs w:val="16"/>
              </w:rPr>
            </w:pPr>
            <w:r w:rsidRPr="000E6F59">
              <w:rPr>
                <w:sz w:val="16"/>
                <w:szCs w:val="16"/>
              </w:rPr>
              <w:t xml:space="preserve">A. </w:t>
            </w:r>
            <w:r w:rsidRPr="003A2AD5" w:rsidR="003A2AD5">
              <w:rPr>
                <w:sz w:val="16"/>
                <w:szCs w:val="16"/>
              </w:rPr>
              <w:t>Products based on the technology transfers that are approved by the relevant authorities for commercial manufacturing.</w:t>
            </w:r>
          </w:p>
          <w:p w:rsidRPr="000E6F59" w:rsidR="000A3B5C" w:rsidP="00485EF1" w:rsidRDefault="000A3B5C" w14:paraId="4E1474A6" w14:textId="77777777">
            <w:pPr>
              <w:rPr>
                <w:bCs/>
                <w:sz w:val="16"/>
                <w:szCs w:val="16"/>
              </w:rPr>
            </w:pPr>
          </w:p>
          <w:p w:rsidRPr="000E6F59" w:rsidR="000A3B5C" w:rsidP="00485EF1" w:rsidRDefault="000A3B5C" w14:paraId="01CBD29C" w14:textId="77777777">
            <w:pPr>
              <w:rPr>
                <w:bCs/>
                <w:sz w:val="16"/>
                <w:szCs w:val="16"/>
              </w:rPr>
            </w:pPr>
            <w:r w:rsidRPr="000E6F59">
              <w:rPr>
                <w:bCs/>
                <w:sz w:val="16"/>
                <w:szCs w:val="16"/>
              </w:rPr>
              <w:t>B. Extent to which policies and mechanisms are adopted for technology transfer</w:t>
            </w:r>
            <w:r w:rsidRPr="000E6F59">
              <w:rPr>
                <w:rStyle w:val="FootnoteReference"/>
                <w:bCs/>
                <w:sz w:val="16"/>
                <w:szCs w:val="16"/>
              </w:rPr>
              <w:footnoteReference w:id="67"/>
            </w:r>
          </w:p>
          <w:p w:rsidR="00171722" w:rsidP="00171722" w:rsidRDefault="00171722" w14:paraId="035B5709" w14:textId="77777777">
            <w:pPr>
              <w:rPr>
                <w:bCs/>
                <w:sz w:val="16"/>
                <w:szCs w:val="16"/>
              </w:rPr>
            </w:pPr>
            <w:r>
              <w:rPr>
                <w:bCs/>
                <w:sz w:val="16"/>
                <w:szCs w:val="16"/>
              </w:rPr>
              <w:t>C. MWh/yr produced using biogas and biodiesel attributable to project</w:t>
            </w:r>
          </w:p>
          <w:p w:rsidR="00171722" w:rsidP="00171722" w:rsidRDefault="00171722" w14:paraId="622695C3" w14:textId="77777777">
            <w:pPr>
              <w:rPr>
                <w:bCs/>
                <w:sz w:val="16"/>
                <w:szCs w:val="16"/>
              </w:rPr>
            </w:pPr>
            <w:r>
              <w:rPr>
                <w:bCs/>
                <w:sz w:val="16"/>
                <w:szCs w:val="16"/>
              </w:rPr>
              <w:t>D. Number of people</w:t>
            </w:r>
            <w:r w:rsidR="00354874">
              <w:rPr>
                <w:bCs/>
                <w:sz w:val="16"/>
                <w:szCs w:val="16"/>
              </w:rPr>
              <w:t xml:space="preserve"> </w:t>
            </w:r>
            <w:r w:rsidR="005A19CF">
              <w:rPr>
                <w:bCs/>
                <w:sz w:val="16"/>
                <w:szCs w:val="16"/>
              </w:rPr>
              <w:t xml:space="preserve">directly and </w:t>
            </w:r>
            <w:r w:rsidR="00354874">
              <w:rPr>
                <w:bCs/>
                <w:sz w:val="16"/>
                <w:szCs w:val="16"/>
              </w:rPr>
              <w:t xml:space="preserve">indirectly benefitted from RE </w:t>
            </w:r>
            <w:r>
              <w:rPr>
                <w:bCs/>
                <w:sz w:val="16"/>
                <w:szCs w:val="16"/>
              </w:rPr>
              <w:t>due to project action</w:t>
            </w:r>
          </w:p>
          <w:p w:rsidRPr="000E6F59" w:rsidR="000A3B5C" w:rsidP="00485EF1" w:rsidRDefault="000A3B5C" w14:paraId="7D4C5216" w14:textId="77777777">
            <w:pPr>
              <w:rPr>
                <w:bCs/>
                <w:sz w:val="16"/>
                <w:szCs w:val="16"/>
              </w:rPr>
            </w:pPr>
          </w:p>
          <w:p w:rsidRPr="000E6F59" w:rsidR="000A3B5C" w:rsidP="00485EF1" w:rsidRDefault="00F10BB9" w14:paraId="73F61B5D" w14:textId="77777777">
            <w:pPr>
              <w:rPr>
                <w:bCs/>
                <w:sz w:val="16"/>
                <w:szCs w:val="16"/>
              </w:rPr>
            </w:pPr>
            <w:r>
              <w:rPr>
                <w:bCs/>
                <w:sz w:val="16"/>
                <w:szCs w:val="16"/>
              </w:rPr>
              <w:t>E</w:t>
            </w:r>
            <w:r w:rsidRPr="000E6F59" w:rsidR="000A3B5C">
              <w:rPr>
                <w:bCs/>
                <w:sz w:val="16"/>
                <w:szCs w:val="16"/>
              </w:rPr>
              <w:t>. GHG emissions avoided (tons CO2eq).</w:t>
            </w:r>
          </w:p>
        </w:tc>
        <w:tc>
          <w:tcPr>
            <w:tcW w:w="2410" w:type="dxa"/>
            <w:tcBorders>
              <w:top w:val="single" w:color="000000" w:sz="4" w:space="0"/>
              <w:left w:val="single" w:color="000000" w:sz="4" w:space="0"/>
              <w:bottom w:val="single" w:color="000000" w:sz="4" w:space="0"/>
            </w:tcBorders>
            <w:shd w:val="clear" w:color="auto" w:fill="auto"/>
          </w:tcPr>
          <w:p w:rsidRPr="000E6F59" w:rsidR="000A3B5C" w:rsidP="00485EF1" w:rsidRDefault="003A2AD5" w14:paraId="4384A4EA" w14:textId="77777777">
            <w:pPr>
              <w:rPr>
                <w:bCs/>
                <w:sz w:val="16"/>
                <w:szCs w:val="16"/>
              </w:rPr>
            </w:pPr>
            <w:r>
              <w:rPr>
                <w:bCs/>
                <w:sz w:val="16"/>
                <w:szCs w:val="16"/>
              </w:rPr>
              <w:t>A. No products (0).</w:t>
            </w:r>
          </w:p>
          <w:p w:rsidR="000A3B5C" w:rsidP="00485EF1" w:rsidRDefault="000A3B5C" w14:paraId="52B76EA9" w14:textId="77777777">
            <w:pPr>
              <w:rPr>
                <w:bCs/>
                <w:sz w:val="16"/>
                <w:szCs w:val="16"/>
              </w:rPr>
            </w:pPr>
          </w:p>
          <w:p w:rsidRPr="000E6F59" w:rsidR="002F10BE" w:rsidP="00485EF1" w:rsidRDefault="002F10BE" w14:paraId="621D3870" w14:textId="77777777">
            <w:pPr>
              <w:rPr>
                <w:bCs/>
                <w:sz w:val="16"/>
                <w:szCs w:val="16"/>
              </w:rPr>
            </w:pPr>
          </w:p>
          <w:p w:rsidRPr="000E6F59" w:rsidR="000A3B5C" w:rsidP="00485EF1" w:rsidRDefault="000A3B5C" w14:paraId="160B01DF" w14:textId="77777777">
            <w:pPr>
              <w:rPr>
                <w:bCs/>
                <w:sz w:val="16"/>
                <w:szCs w:val="16"/>
              </w:rPr>
            </w:pPr>
          </w:p>
          <w:p w:rsidRPr="000E6F59" w:rsidR="000A3B5C" w:rsidP="00485EF1" w:rsidRDefault="000A3B5C" w14:paraId="3F53920B" w14:textId="77777777">
            <w:pPr>
              <w:rPr>
                <w:bCs/>
                <w:sz w:val="16"/>
                <w:szCs w:val="16"/>
              </w:rPr>
            </w:pPr>
            <w:r w:rsidRPr="000E6F59">
              <w:rPr>
                <w:bCs/>
                <w:sz w:val="16"/>
                <w:szCs w:val="16"/>
              </w:rPr>
              <w:t>B. No policies and mechanisms adopted (0)</w:t>
            </w:r>
          </w:p>
          <w:p w:rsidR="000A3B5C" w:rsidP="00485EF1" w:rsidRDefault="000A3B5C" w14:paraId="04167529" w14:textId="77777777">
            <w:pPr>
              <w:rPr>
                <w:bCs/>
                <w:sz w:val="16"/>
                <w:szCs w:val="16"/>
              </w:rPr>
            </w:pPr>
          </w:p>
          <w:p w:rsidR="00F10BB9" w:rsidP="00F10BB9" w:rsidRDefault="000A3B5C" w14:paraId="6C994C1B" w14:textId="77777777">
            <w:pPr>
              <w:rPr>
                <w:bCs/>
                <w:sz w:val="16"/>
                <w:szCs w:val="16"/>
              </w:rPr>
            </w:pPr>
            <w:r w:rsidRPr="000E6F59">
              <w:rPr>
                <w:bCs/>
                <w:sz w:val="16"/>
                <w:szCs w:val="16"/>
              </w:rPr>
              <w:t xml:space="preserve">C. </w:t>
            </w:r>
            <w:r w:rsidR="00F10BB9">
              <w:rPr>
                <w:bCs/>
                <w:sz w:val="16"/>
                <w:szCs w:val="16"/>
              </w:rPr>
              <w:t>0</w:t>
            </w:r>
          </w:p>
          <w:p w:rsidR="00F10BB9" w:rsidP="00F10BB9" w:rsidRDefault="00F10BB9" w14:paraId="50099A13" w14:textId="77777777">
            <w:pPr>
              <w:rPr>
                <w:bCs/>
                <w:sz w:val="16"/>
                <w:szCs w:val="16"/>
              </w:rPr>
            </w:pPr>
          </w:p>
          <w:p w:rsidR="00F10BB9" w:rsidP="00F10BB9" w:rsidRDefault="00F10BB9" w14:paraId="1B68A4E5" w14:textId="77777777">
            <w:pPr>
              <w:rPr>
                <w:bCs/>
                <w:sz w:val="16"/>
                <w:szCs w:val="16"/>
              </w:rPr>
            </w:pPr>
            <w:r>
              <w:rPr>
                <w:bCs/>
                <w:sz w:val="16"/>
                <w:szCs w:val="16"/>
              </w:rPr>
              <w:t>D. 0</w:t>
            </w:r>
          </w:p>
          <w:p w:rsidR="000A3B5C" w:rsidP="00485EF1" w:rsidRDefault="000A3B5C" w14:paraId="188A9E70" w14:textId="77777777">
            <w:pPr>
              <w:rPr>
                <w:bCs/>
                <w:sz w:val="16"/>
                <w:szCs w:val="16"/>
              </w:rPr>
            </w:pPr>
          </w:p>
          <w:p w:rsidRPr="000E6F59" w:rsidR="002F10BE" w:rsidP="00485EF1" w:rsidRDefault="002F10BE" w14:paraId="18ECFFD6" w14:textId="77777777">
            <w:pPr>
              <w:rPr>
                <w:bCs/>
                <w:sz w:val="16"/>
                <w:szCs w:val="16"/>
              </w:rPr>
            </w:pPr>
          </w:p>
          <w:p w:rsidRPr="000E6F59" w:rsidR="000A3B5C" w:rsidP="00485EF1" w:rsidRDefault="00F10BB9" w14:paraId="571F83B7" w14:textId="77777777">
            <w:pPr>
              <w:rPr>
                <w:bCs/>
                <w:sz w:val="16"/>
                <w:szCs w:val="16"/>
              </w:rPr>
            </w:pPr>
            <w:r>
              <w:rPr>
                <w:bCs/>
                <w:sz w:val="16"/>
                <w:szCs w:val="16"/>
              </w:rPr>
              <w:t>E</w:t>
            </w:r>
            <w:r w:rsidRPr="000E6F59" w:rsidR="000A3B5C">
              <w:rPr>
                <w:bCs/>
                <w:sz w:val="16"/>
                <w:szCs w:val="16"/>
              </w:rPr>
              <w:t>. No (0) GHG emission avoided.</w:t>
            </w:r>
          </w:p>
        </w:tc>
        <w:tc>
          <w:tcPr>
            <w:tcW w:w="2410"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6F0CEE8D" w14:textId="77777777">
            <w:pPr>
              <w:rPr>
                <w:bCs/>
                <w:sz w:val="16"/>
                <w:szCs w:val="16"/>
              </w:rPr>
            </w:pPr>
            <w:r w:rsidRPr="000E6F59">
              <w:rPr>
                <w:bCs/>
                <w:sz w:val="16"/>
                <w:szCs w:val="16"/>
              </w:rPr>
              <w:t xml:space="preserve">A. </w:t>
            </w:r>
            <w:r w:rsidR="003A2AD5">
              <w:rPr>
                <w:bCs/>
                <w:sz w:val="16"/>
                <w:szCs w:val="16"/>
              </w:rPr>
              <w:t>Four products</w:t>
            </w:r>
            <w:r w:rsidR="0061060C">
              <w:rPr>
                <w:rStyle w:val="FootnoteReference"/>
                <w:bCs/>
                <w:sz w:val="16"/>
                <w:szCs w:val="16"/>
              </w:rPr>
              <w:footnoteReference w:id="68"/>
            </w:r>
            <w:r w:rsidR="003A2AD5">
              <w:rPr>
                <w:bCs/>
                <w:sz w:val="16"/>
                <w:szCs w:val="16"/>
              </w:rPr>
              <w:t xml:space="preserve"> (4)</w:t>
            </w:r>
          </w:p>
          <w:p w:rsidR="000A3B5C" w:rsidP="00485EF1" w:rsidRDefault="000A3B5C" w14:paraId="5E2886B7" w14:textId="77777777">
            <w:pPr>
              <w:rPr>
                <w:bCs/>
                <w:sz w:val="16"/>
                <w:szCs w:val="16"/>
              </w:rPr>
            </w:pPr>
          </w:p>
          <w:p w:rsidR="002F10BE" w:rsidP="00485EF1" w:rsidRDefault="002F10BE" w14:paraId="53C4FF1C" w14:textId="77777777">
            <w:pPr>
              <w:rPr>
                <w:bCs/>
                <w:sz w:val="16"/>
                <w:szCs w:val="16"/>
              </w:rPr>
            </w:pPr>
          </w:p>
          <w:p w:rsidRPr="000E6F59" w:rsidR="002F10BE" w:rsidP="00485EF1" w:rsidRDefault="002F10BE" w14:paraId="477BACD6" w14:textId="77777777">
            <w:pPr>
              <w:rPr>
                <w:bCs/>
                <w:sz w:val="16"/>
                <w:szCs w:val="16"/>
              </w:rPr>
            </w:pPr>
          </w:p>
          <w:p w:rsidRPr="000E6F59" w:rsidR="000A3B5C" w:rsidP="00485EF1" w:rsidRDefault="000A3B5C" w14:paraId="6EA27B82" w14:textId="77777777">
            <w:pPr>
              <w:rPr>
                <w:bCs/>
                <w:sz w:val="16"/>
                <w:szCs w:val="16"/>
              </w:rPr>
            </w:pPr>
            <w:r w:rsidRPr="000E6F59">
              <w:rPr>
                <w:bCs/>
                <w:sz w:val="16"/>
                <w:szCs w:val="16"/>
              </w:rPr>
              <w:t xml:space="preserve">B. </w:t>
            </w:r>
            <w:r w:rsidR="00A01CF0">
              <w:rPr>
                <w:bCs/>
                <w:sz w:val="16"/>
                <w:szCs w:val="16"/>
              </w:rPr>
              <w:t>Four policies/ mechanisms adopted (4</w:t>
            </w:r>
            <w:r w:rsidRPr="000E6F59">
              <w:rPr>
                <w:bCs/>
                <w:sz w:val="16"/>
                <w:szCs w:val="16"/>
              </w:rPr>
              <w:t>)</w:t>
            </w:r>
            <w:r w:rsidRPr="000E6F59">
              <w:rPr>
                <w:rStyle w:val="FootnoteReference"/>
                <w:bCs/>
                <w:sz w:val="16"/>
                <w:szCs w:val="16"/>
              </w:rPr>
              <w:footnoteReference w:id="69"/>
            </w:r>
          </w:p>
          <w:p w:rsidR="002F10BE" w:rsidP="00485EF1" w:rsidRDefault="002F10BE" w14:paraId="6A692E66" w14:textId="77777777">
            <w:pPr>
              <w:rPr>
                <w:bCs/>
                <w:sz w:val="16"/>
                <w:szCs w:val="16"/>
              </w:rPr>
            </w:pPr>
          </w:p>
          <w:p w:rsidR="00F10BB9" w:rsidP="00F10BB9" w:rsidRDefault="002F10BE" w14:paraId="6025E8C7" w14:textId="77777777">
            <w:pPr>
              <w:rPr>
                <w:bCs/>
                <w:sz w:val="16"/>
                <w:szCs w:val="16"/>
              </w:rPr>
            </w:pPr>
            <w:r>
              <w:rPr>
                <w:bCs/>
                <w:sz w:val="16"/>
                <w:szCs w:val="16"/>
              </w:rPr>
              <w:t>C.</w:t>
            </w:r>
            <w:r w:rsidR="00F10BB9">
              <w:rPr>
                <w:bCs/>
                <w:sz w:val="16"/>
                <w:szCs w:val="16"/>
              </w:rPr>
              <w:t xml:space="preserve"> 1,540.1 MWH/yr</w:t>
            </w:r>
          </w:p>
          <w:p w:rsidR="00F10BB9" w:rsidP="00F10BB9" w:rsidRDefault="00F10BB9" w14:paraId="295FFF73" w14:textId="77777777">
            <w:pPr>
              <w:rPr>
                <w:bCs/>
                <w:sz w:val="16"/>
                <w:szCs w:val="16"/>
              </w:rPr>
            </w:pPr>
          </w:p>
          <w:p w:rsidR="00F10BB9" w:rsidP="00F10BB9" w:rsidRDefault="00F10BB9" w14:paraId="62D79A7E" w14:textId="77777777">
            <w:pPr>
              <w:rPr>
                <w:bCs/>
                <w:sz w:val="16"/>
                <w:szCs w:val="16"/>
              </w:rPr>
            </w:pPr>
            <w:r>
              <w:rPr>
                <w:bCs/>
                <w:sz w:val="16"/>
                <w:szCs w:val="16"/>
              </w:rPr>
              <w:t>D. 88,100 people</w:t>
            </w:r>
          </w:p>
          <w:p w:rsidR="002F10BE" w:rsidP="00485EF1" w:rsidRDefault="002F10BE" w14:paraId="044ECB10" w14:textId="77777777">
            <w:pPr>
              <w:rPr>
                <w:bCs/>
                <w:sz w:val="16"/>
                <w:szCs w:val="16"/>
              </w:rPr>
            </w:pPr>
          </w:p>
          <w:p w:rsidRPr="000E6F59" w:rsidR="002F10BE" w:rsidP="00485EF1" w:rsidRDefault="002F10BE" w14:paraId="5DD0DEE1" w14:textId="77777777">
            <w:pPr>
              <w:rPr>
                <w:bCs/>
                <w:sz w:val="16"/>
                <w:szCs w:val="16"/>
              </w:rPr>
            </w:pPr>
          </w:p>
          <w:p w:rsidRPr="000E6F59" w:rsidR="000A3B5C" w:rsidP="00655B3F" w:rsidRDefault="00F10BB9" w14:paraId="3103552D" w14:textId="77777777">
            <w:pPr>
              <w:rPr>
                <w:bCs/>
                <w:sz w:val="16"/>
                <w:szCs w:val="16"/>
              </w:rPr>
            </w:pPr>
            <w:r>
              <w:rPr>
                <w:bCs/>
                <w:sz w:val="16"/>
                <w:szCs w:val="16"/>
              </w:rPr>
              <w:t>E</w:t>
            </w:r>
            <w:r w:rsidR="002F10BE">
              <w:rPr>
                <w:bCs/>
                <w:sz w:val="16"/>
                <w:szCs w:val="16"/>
              </w:rPr>
              <w:t>. 6.</w:t>
            </w:r>
            <w:r w:rsidR="00810624">
              <w:rPr>
                <w:bCs/>
                <w:sz w:val="16"/>
                <w:szCs w:val="16"/>
              </w:rPr>
              <w:t>7</w:t>
            </w:r>
            <w:r w:rsidRPr="000E6F59" w:rsidR="000A3B5C">
              <w:rPr>
                <w:bCs/>
                <w:sz w:val="16"/>
                <w:szCs w:val="16"/>
              </w:rPr>
              <w:t xml:space="preserve"> kton CO2eq (direct) and 199.4 CO2eq (indirect) avoided emissions. </w:t>
            </w:r>
          </w:p>
        </w:tc>
        <w:tc>
          <w:tcPr>
            <w:tcW w:w="2126"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67E7675A" w14:textId="77777777">
            <w:pPr>
              <w:rPr>
                <w:bCs/>
                <w:sz w:val="16"/>
                <w:szCs w:val="16"/>
              </w:rPr>
            </w:pPr>
            <w:r w:rsidRPr="000E6F59">
              <w:rPr>
                <w:bCs/>
                <w:sz w:val="16"/>
                <w:szCs w:val="16"/>
              </w:rPr>
              <w:t>Project reports, visual inspection, official documents, independent verification.</w:t>
            </w:r>
          </w:p>
        </w:tc>
        <w:tc>
          <w:tcPr>
            <w:tcW w:w="2290" w:type="dxa"/>
            <w:tcBorders>
              <w:top w:val="single" w:color="000000" w:sz="4" w:space="0"/>
              <w:left w:val="single" w:color="000000" w:sz="4" w:space="0"/>
              <w:right w:val="single" w:color="000000" w:sz="4" w:space="0"/>
            </w:tcBorders>
            <w:shd w:val="clear" w:color="auto" w:fill="auto"/>
          </w:tcPr>
          <w:p w:rsidRPr="000E6F59" w:rsidR="000A3B5C" w:rsidP="00485EF1" w:rsidRDefault="000A3B5C" w14:paraId="3374D6E4" w14:textId="77777777">
            <w:pPr>
              <w:snapToGrid w:val="0"/>
              <w:rPr>
                <w:bCs/>
                <w:sz w:val="16"/>
                <w:szCs w:val="16"/>
              </w:rPr>
            </w:pPr>
            <w:r w:rsidRPr="000E6F59">
              <w:rPr>
                <w:bCs/>
                <w:sz w:val="16"/>
                <w:szCs w:val="16"/>
              </w:rPr>
              <w:t>Sustained commitment of, and dialogue with, national authorities.</w:t>
            </w:r>
          </w:p>
          <w:p w:rsidRPr="000E6F59" w:rsidR="000A3B5C" w:rsidP="00485EF1" w:rsidRDefault="000A3B5C" w14:paraId="2464B196" w14:textId="77777777">
            <w:pPr>
              <w:snapToGrid w:val="0"/>
              <w:rPr>
                <w:bCs/>
                <w:sz w:val="16"/>
                <w:szCs w:val="16"/>
              </w:rPr>
            </w:pPr>
            <w:r w:rsidRPr="000E6F59">
              <w:rPr>
                <w:bCs/>
                <w:sz w:val="16"/>
                <w:szCs w:val="16"/>
              </w:rPr>
              <w:t>Project activities can be implemented as planned.</w:t>
            </w:r>
          </w:p>
          <w:p w:rsidRPr="000E6F59" w:rsidR="000A3B5C" w:rsidP="00485EF1" w:rsidRDefault="000A3B5C" w14:paraId="45FD8947" w14:textId="77777777">
            <w:pPr>
              <w:snapToGrid w:val="0"/>
              <w:rPr>
                <w:bCs/>
                <w:sz w:val="16"/>
                <w:szCs w:val="16"/>
              </w:rPr>
            </w:pPr>
            <w:r w:rsidRPr="000E6F59">
              <w:rPr>
                <w:bCs/>
                <w:sz w:val="16"/>
                <w:szCs w:val="16"/>
              </w:rPr>
              <w:t>Effective engagement of all stakeholders.</w:t>
            </w:r>
          </w:p>
          <w:p w:rsidRPr="000E6F59" w:rsidR="000A3B5C" w:rsidP="00485EF1" w:rsidRDefault="000A3B5C" w14:paraId="2A885511" w14:textId="77777777">
            <w:pPr>
              <w:snapToGrid w:val="0"/>
              <w:rPr>
                <w:bCs/>
                <w:sz w:val="16"/>
                <w:szCs w:val="16"/>
              </w:rPr>
            </w:pPr>
            <w:r w:rsidRPr="000E6F59">
              <w:rPr>
                <w:bCs/>
                <w:sz w:val="16"/>
                <w:szCs w:val="16"/>
              </w:rPr>
              <w:t>Adequate technical performance of biodiesel and biogas systems.</w:t>
            </w:r>
          </w:p>
          <w:p w:rsidRPr="000E6F59" w:rsidR="000A3B5C" w:rsidP="00485EF1" w:rsidRDefault="000A3B5C" w14:paraId="4B3432B5" w14:textId="77777777">
            <w:pPr>
              <w:snapToGrid w:val="0"/>
              <w:rPr>
                <w:bCs/>
                <w:sz w:val="16"/>
                <w:szCs w:val="16"/>
              </w:rPr>
            </w:pPr>
            <w:r w:rsidRPr="000E6F59">
              <w:rPr>
                <w:bCs/>
                <w:sz w:val="16"/>
                <w:szCs w:val="16"/>
              </w:rPr>
              <w:t>Successful integration of technologies into local farms and communities.</w:t>
            </w:r>
          </w:p>
        </w:tc>
      </w:tr>
      <w:tr w:rsidRPr="000E6F59" w:rsidR="000A3B5C" w:rsidTr="00E14D4B" w14:paraId="50C34574" w14:textId="77777777">
        <w:tc>
          <w:tcPr>
            <w:tcW w:w="2710" w:type="dxa"/>
            <w:tcBorders>
              <w:top w:val="single" w:color="000000" w:sz="4" w:space="0"/>
              <w:left w:val="single" w:color="000000" w:sz="4" w:space="0"/>
            </w:tcBorders>
            <w:shd w:val="clear" w:color="auto" w:fill="auto"/>
          </w:tcPr>
          <w:p w:rsidRPr="000E6F59" w:rsidR="000A3B5C" w:rsidP="00485EF1" w:rsidRDefault="000A3B5C" w14:paraId="4DC02AA5" w14:textId="77777777">
            <w:pPr>
              <w:rPr>
                <w:bCs/>
                <w:sz w:val="16"/>
                <w:szCs w:val="16"/>
              </w:rPr>
            </w:pPr>
            <w:r w:rsidRPr="000E6F59">
              <w:rPr>
                <w:b/>
                <w:bCs/>
                <w:sz w:val="16"/>
                <w:szCs w:val="16"/>
              </w:rPr>
              <w:t>Outcome 1</w:t>
            </w:r>
            <w:r w:rsidRPr="000E6F59">
              <w:rPr>
                <w:rStyle w:val="Caracteresdenotaderodap"/>
                <w:rFonts w:ascii="Times New Roman" w:hAnsi="Times New Roman"/>
                <w:sz w:val="16"/>
                <w:szCs w:val="16"/>
              </w:rPr>
              <w:footnoteReference w:id="70"/>
            </w:r>
            <w:r w:rsidRPr="000E6F59">
              <w:rPr>
                <w:b/>
                <w:bCs/>
                <w:sz w:val="16"/>
                <w:szCs w:val="16"/>
              </w:rPr>
              <w:t xml:space="preserve">: </w:t>
            </w:r>
            <w:r w:rsidRPr="000E6F59">
              <w:rPr>
                <w:bCs/>
                <w:sz w:val="16"/>
                <w:szCs w:val="16"/>
              </w:rPr>
              <w:t>Policy instruments supportive of small-scale bioenergy development have been formulated and recommended for approval.</w:t>
            </w:r>
          </w:p>
        </w:tc>
        <w:tc>
          <w:tcPr>
            <w:tcW w:w="2409" w:type="dxa"/>
            <w:tcBorders>
              <w:top w:val="single" w:color="000000" w:sz="4" w:space="0"/>
              <w:left w:val="single" w:color="000000" w:sz="4" w:space="0"/>
              <w:bottom w:val="single" w:color="000000" w:sz="4" w:space="0"/>
            </w:tcBorders>
            <w:shd w:val="clear" w:color="auto" w:fill="auto"/>
          </w:tcPr>
          <w:p w:rsidR="00081118" w:rsidP="00193A42" w:rsidRDefault="00081118" w14:paraId="6030D7BA" w14:textId="77777777">
            <w:pPr>
              <w:rPr>
                <w:bCs/>
                <w:sz w:val="16"/>
                <w:szCs w:val="16"/>
              </w:rPr>
            </w:pPr>
            <w:r>
              <w:rPr>
                <w:bCs/>
                <w:sz w:val="16"/>
                <w:szCs w:val="16"/>
              </w:rPr>
              <w:t>1a) Information tools</w:t>
            </w:r>
            <w:r w:rsidR="0012244A">
              <w:rPr>
                <w:bCs/>
                <w:sz w:val="16"/>
                <w:szCs w:val="16"/>
              </w:rPr>
              <w:t xml:space="preserve"> developed for bioenergy policy and strategy formulation</w:t>
            </w:r>
          </w:p>
          <w:p w:rsidR="00081118" w:rsidP="00193A42" w:rsidRDefault="00081118" w14:paraId="4CD0E7F7" w14:textId="77777777">
            <w:pPr>
              <w:rPr>
                <w:bCs/>
                <w:sz w:val="16"/>
                <w:szCs w:val="16"/>
              </w:rPr>
            </w:pPr>
          </w:p>
          <w:p w:rsidRPr="000E6F59" w:rsidR="000A3B5C" w:rsidP="00193A42" w:rsidRDefault="000A3B5C" w14:paraId="055FD011" w14:textId="77777777">
            <w:pPr>
              <w:rPr>
                <w:bCs/>
                <w:sz w:val="16"/>
                <w:szCs w:val="16"/>
              </w:rPr>
            </w:pPr>
            <w:r w:rsidRPr="000E6F59">
              <w:rPr>
                <w:bCs/>
                <w:sz w:val="16"/>
                <w:szCs w:val="16"/>
              </w:rPr>
              <w:t>1</w:t>
            </w:r>
            <w:r w:rsidR="0012244A">
              <w:rPr>
                <w:bCs/>
                <w:sz w:val="16"/>
                <w:szCs w:val="16"/>
              </w:rPr>
              <w:t>b</w:t>
            </w:r>
            <w:r w:rsidRPr="000E6F59">
              <w:rPr>
                <w:bCs/>
                <w:sz w:val="16"/>
                <w:szCs w:val="16"/>
              </w:rPr>
              <w:t>) Draft small-scale bioenergy strategy (green paper) consulted with incumbent authorities.</w:t>
            </w:r>
          </w:p>
          <w:p w:rsidRPr="000E6F59" w:rsidR="000A3B5C" w:rsidP="00193A42" w:rsidRDefault="000A3B5C" w14:paraId="47BDCDC7" w14:textId="77777777">
            <w:pPr>
              <w:rPr>
                <w:bCs/>
                <w:sz w:val="16"/>
                <w:szCs w:val="16"/>
              </w:rPr>
            </w:pPr>
          </w:p>
          <w:p w:rsidRPr="000E6F59" w:rsidR="000A3B5C" w:rsidP="0012244A" w:rsidRDefault="000A3B5C" w14:paraId="578C2E92" w14:textId="77777777">
            <w:pPr>
              <w:rPr>
                <w:bCs/>
                <w:sz w:val="16"/>
                <w:szCs w:val="16"/>
              </w:rPr>
            </w:pPr>
            <w:r w:rsidRPr="000E6F59">
              <w:rPr>
                <w:bCs/>
                <w:sz w:val="16"/>
                <w:szCs w:val="16"/>
              </w:rPr>
              <w:t>1</w:t>
            </w:r>
            <w:r w:rsidR="0012244A">
              <w:rPr>
                <w:bCs/>
                <w:sz w:val="16"/>
                <w:szCs w:val="16"/>
              </w:rPr>
              <w:t>c</w:t>
            </w:r>
            <w:r w:rsidRPr="000E6F59">
              <w:rPr>
                <w:bCs/>
                <w:sz w:val="16"/>
                <w:szCs w:val="16"/>
              </w:rPr>
              <w:t xml:space="preserve">). Policy inputs and recommendations on the legal, institutional and regulatory framework for facilitating the </w:t>
            </w:r>
            <w:r w:rsidRPr="000E6F59">
              <w:rPr>
                <w:bCs/>
                <w:sz w:val="16"/>
                <w:szCs w:val="16"/>
              </w:rPr>
              <w:t>implementation of a small-scale bioenergy strategy.</w:t>
            </w:r>
          </w:p>
        </w:tc>
        <w:tc>
          <w:tcPr>
            <w:tcW w:w="2410" w:type="dxa"/>
            <w:tcBorders>
              <w:top w:val="single" w:color="000000" w:sz="4" w:space="0"/>
              <w:left w:val="single" w:color="000000" w:sz="4" w:space="0"/>
              <w:bottom w:val="single" w:color="000000" w:sz="4" w:space="0"/>
            </w:tcBorders>
            <w:shd w:val="clear" w:color="auto" w:fill="auto"/>
          </w:tcPr>
          <w:p w:rsidR="0012244A" w:rsidP="000A3B5C" w:rsidRDefault="0012244A" w14:paraId="37E38ABB" w14:textId="77777777">
            <w:pPr>
              <w:rPr>
                <w:bCs/>
                <w:sz w:val="16"/>
                <w:szCs w:val="16"/>
              </w:rPr>
            </w:pPr>
            <w:r>
              <w:rPr>
                <w:bCs/>
                <w:sz w:val="16"/>
                <w:szCs w:val="16"/>
              </w:rPr>
              <w:t xml:space="preserve">1a) No tools existing focused </w:t>
            </w:r>
            <w:r w:rsidR="00CB62B9">
              <w:rPr>
                <w:bCs/>
                <w:sz w:val="16"/>
                <w:szCs w:val="16"/>
              </w:rPr>
              <w:t>on bioenergy.</w:t>
            </w:r>
          </w:p>
          <w:p w:rsidR="0012244A" w:rsidP="000A3B5C" w:rsidRDefault="0012244A" w14:paraId="2F4DECCB" w14:textId="77777777">
            <w:pPr>
              <w:rPr>
                <w:bCs/>
                <w:sz w:val="16"/>
                <w:szCs w:val="16"/>
              </w:rPr>
            </w:pPr>
          </w:p>
          <w:p w:rsidR="0012244A" w:rsidP="000A3B5C" w:rsidRDefault="0012244A" w14:paraId="5B81FED0" w14:textId="77777777">
            <w:pPr>
              <w:rPr>
                <w:bCs/>
                <w:sz w:val="16"/>
                <w:szCs w:val="16"/>
              </w:rPr>
            </w:pPr>
          </w:p>
          <w:p w:rsidRPr="000E6F59" w:rsidR="000A3B5C" w:rsidP="000A3B5C" w:rsidRDefault="000A3B5C" w14:paraId="25194DF3" w14:textId="77777777">
            <w:pPr>
              <w:rPr>
                <w:bCs/>
                <w:sz w:val="16"/>
                <w:szCs w:val="16"/>
              </w:rPr>
            </w:pPr>
            <w:r w:rsidRPr="000E6F59">
              <w:rPr>
                <w:bCs/>
                <w:sz w:val="16"/>
                <w:szCs w:val="16"/>
              </w:rPr>
              <w:t>1</w:t>
            </w:r>
            <w:r w:rsidR="0012244A">
              <w:rPr>
                <w:bCs/>
                <w:sz w:val="16"/>
                <w:szCs w:val="16"/>
              </w:rPr>
              <w:t>b</w:t>
            </w:r>
            <w:r w:rsidRPr="000E6F59">
              <w:rPr>
                <w:bCs/>
                <w:sz w:val="16"/>
                <w:szCs w:val="16"/>
              </w:rPr>
              <w:t>) No draft bioenergy strategy (0)</w:t>
            </w:r>
          </w:p>
          <w:p w:rsidR="000A3B5C" w:rsidP="000A3B5C" w:rsidRDefault="000A3B5C" w14:paraId="56D03BB1" w14:textId="77777777">
            <w:pPr>
              <w:rPr>
                <w:bCs/>
                <w:sz w:val="16"/>
                <w:szCs w:val="16"/>
              </w:rPr>
            </w:pPr>
          </w:p>
          <w:p w:rsidRPr="000E6F59" w:rsidR="00081118" w:rsidP="000A3B5C" w:rsidRDefault="00081118" w14:paraId="0D8EDC08" w14:textId="77777777">
            <w:pPr>
              <w:rPr>
                <w:bCs/>
                <w:sz w:val="16"/>
                <w:szCs w:val="16"/>
              </w:rPr>
            </w:pPr>
          </w:p>
          <w:p w:rsidRPr="000E6F59" w:rsidR="000A3B5C" w:rsidP="000A3B5C" w:rsidRDefault="000A3B5C" w14:paraId="3C9BD382" w14:textId="77777777">
            <w:pPr>
              <w:rPr>
                <w:bCs/>
                <w:sz w:val="16"/>
                <w:szCs w:val="16"/>
              </w:rPr>
            </w:pPr>
          </w:p>
          <w:p w:rsidRPr="000E6F59" w:rsidR="000A3B5C" w:rsidP="000A3B5C" w:rsidRDefault="000A3B5C" w14:paraId="410DE955" w14:textId="77777777">
            <w:pPr>
              <w:rPr>
                <w:bCs/>
                <w:sz w:val="16"/>
                <w:szCs w:val="16"/>
              </w:rPr>
            </w:pPr>
            <w:r w:rsidRPr="000E6F59">
              <w:rPr>
                <w:bCs/>
                <w:sz w:val="16"/>
                <w:szCs w:val="16"/>
              </w:rPr>
              <w:t>1</w:t>
            </w:r>
            <w:r w:rsidR="0012244A">
              <w:rPr>
                <w:bCs/>
                <w:sz w:val="16"/>
                <w:szCs w:val="16"/>
              </w:rPr>
              <w:t>c</w:t>
            </w:r>
            <w:r w:rsidRPr="000E6F59">
              <w:rPr>
                <w:bCs/>
                <w:sz w:val="16"/>
                <w:szCs w:val="16"/>
              </w:rPr>
              <w:t>) No policy inputs and recommendations (0).</w:t>
            </w:r>
          </w:p>
        </w:tc>
        <w:tc>
          <w:tcPr>
            <w:tcW w:w="2410" w:type="dxa"/>
            <w:tcBorders>
              <w:top w:val="single" w:color="000000" w:sz="4" w:space="0"/>
              <w:left w:val="single" w:color="000000" w:sz="4" w:space="0"/>
              <w:bottom w:val="single" w:color="000000" w:sz="4" w:space="0"/>
            </w:tcBorders>
            <w:shd w:val="clear" w:color="auto" w:fill="auto"/>
          </w:tcPr>
          <w:p w:rsidR="0012244A" w:rsidP="0012244A" w:rsidRDefault="0012244A" w14:paraId="4DBD4A2E" w14:textId="77777777">
            <w:pPr>
              <w:rPr>
                <w:bCs/>
                <w:sz w:val="16"/>
                <w:szCs w:val="16"/>
              </w:rPr>
            </w:pPr>
            <w:r>
              <w:rPr>
                <w:bCs/>
                <w:sz w:val="16"/>
                <w:szCs w:val="16"/>
              </w:rPr>
              <w:t>1a) Information tools focused on bioenergies developed at three levels (information gathering, processing and compilation)</w:t>
            </w:r>
          </w:p>
          <w:p w:rsidR="0012244A" w:rsidP="00485EF1" w:rsidRDefault="0012244A" w14:paraId="71D39A8E" w14:textId="77777777">
            <w:pPr>
              <w:rPr>
                <w:bCs/>
                <w:sz w:val="16"/>
                <w:szCs w:val="16"/>
              </w:rPr>
            </w:pPr>
          </w:p>
          <w:p w:rsidRPr="000E6F59" w:rsidR="000A3B5C" w:rsidP="00485EF1" w:rsidRDefault="000A3B5C" w14:paraId="5DDD1D3D" w14:textId="77777777">
            <w:pPr>
              <w:rPr>
                <w:bCs/>
                <w:sz w:val="16"/>
                <w:szCs w:val="16"/>
              </w:rPr>
            </w:pPr>
            <w:r w:rsidRPr="000E6F59">
              <w:rPr>
                <w:bCs/>
                <w:sz w:val="16"/>
                <w:szCs w:val="16"/>
              </w:rPr>
              <w:t>1b) Draft strategy compiled and consulted with incumbent authorities (1)</w:t>
            </w:r>
          </w:p>
          <w:p w:rsidRPr="000E6F59" w:rsidR="00081118" w:rsidP="00485EF1" w:rsidRDefault="00081118" w14:paraId="06B79D7B" w14:textId="77777777">
            <w:pPr>
              <w:rPr>
                <w:bCs/>
                <w:sz w:val="16"/>
                <w:szCs w:val="16"/>
              </w:rPr>
            </w:pPr>
          </w:p>
          <w:p w:rsidRPr="000E6F59" w:rsidR="000A3B5C" w:rsidP="00485EF1" w:rsidRDefault="000A3B5C" w14:paraId="4D2135E0" w14:textId="77777777">
            <w:pPr>
              <w:rPr>
                <w:bCs/>
                <w:sz w:val="16"/>
                <w:szCs w:val="16"/>
              </w:rPr>
            </w:pPr>
            <w:r w:rsidRPr="000E6F59">
              <w:rPr>
                <w:bCs/>
                <w:sz w:val="16"/>
                <w:szCs w:val="16"/>
              </w:rPr>
              <w:t>1</w:t>
            </w:r>
            <w:r w:rsidR="0012244A">
              <w:rPr>
                <w:bCs/>
                <w:sz w:val="16"/>
                <w:szCs w:val="16"/>
              </w:rPr>
              <w:t>c</w:t>
            </w:r>
            <w:r w:rsidRPr="000E6F59">
              <w:rPr>
                <w:bCs/>
                <w:sz w:val="16"/>
                <w:szCs w:val="16"/>
              </w:rPr>
              <w:t>) Policy inputs and recommendations formulated and presented to incumbent authorities</w:t>
            </w:r>
            <w:r w:rsidR="0012244A">
              <w:rPr>
                <w:bCs/>
                <w:sz w:val="16"/>
                <w:szCs w:val="16"/>
              </w:rPr>
              <w:t xml:space="preserve"> (1)</w:t>
            </w:r>
          </w:p>
        </w:tc>
        <w:tc>
          <w:tcPr>
            <w:tcW w:w="2126"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0E1CA313" w14:textId="77777777">
            <w:pPr>
              <w:rPr>
                <w:bCs/>
                <w:sz w:val="16"/>
                <w:szCs w:val="16"/>
              </w:rPr>
            </w:pPr>
            <w:r w:rsidRPr="000E6F59">
              <w:rPr>
                <w:bCs/>
                <w:sz w:val="16"/>
                <w:szCs w:val="16"/>
              </w:rPr>
              <w:t>Project documents, official publications, meeting minutes, interviews.</w:t>
            </w:r>
          </w:p>
        </w:tc>
        <w:tc>
          <w:tcPr>
            <w:tcW w:w="2290" w:type="dxa"/>
            <w:tcBorders>
              <w:top w:val="single" w:color="000000" w:sz="4" w:space="0"/>
              <w:left w:val="single" w:color="000000" w:sz="4" w:space="0"/>
              <w:bottom w:val="single" w:color="000000" w:sz="4" w:space="0"/>
              <w:right w:val="single" w:color="000000" w:sz="4" w:space="0"/>
            </w:tcBorders>
            <w:shd w:val="clear" w:color="auto" w:fill="auto"/>
          </w:tcPr>
          <w:p w:rsidRPr="000E6F59" w:rsidR="00350A8A" w:rsidP="00350A8A" w:rsidRDefault="00071E3D" w14:paraId="7BA8DB6D" w14:textId="15BA4229">
            <w:pPr>
              <w:snapToGrid w:val="0"/>
              <w:rPr>
                <w:bCs/>
                <w:sz w:val="16"/>
                <w:szCs w:val="16"/>
              </w:rPr>
            </w:pPr>
            <w:r w:rsidRPr="000E6F59">
              <w:rPr>
                <w:bCs/>
                <w:sz w:val="16"/>
                <w:szCs w:val="16"/>
              </w:rPr>
              <w:t xml:space="preserve">Sustained commitment of, </w:t>
            </w:r>
            <w:r>
              <w:rPr>
                <w:bCs/>
                <w:sz w:val="16"/>
                <w:szCs w:val="16"/>
              </w:rPr>
              <w:t xml:space="preserve">MINISTRY of Agriculture and National Statistics and Information Office, </w:t>
            </w:r>
            <w:r w:rsidRPr="000E6F59">
              <w:rPr>
                <w:bCs/>
                <w:sz w:val="16"/>
                <w:szCs w:val="16"/>
              </w:rPr>
              <w:t>and dialogue with</w:t>
            </w:r>
            <w:r>
              <w:rPr>
                <w:bCs/>
                <w:sz w:val="16"/>
                <w:szCs w:val="16"/>
              </w:rPr>
              <w:t xml:space="preserve"> Ministry of Energy and Mines among other</w:t>
            </w:r>
            <w:r w:rsidRPr="000E6F59">
              <w:rPr>
                <w:bCs/>
                <w:sz w:val="16"/>
                <w:szCs w:val="16"/>
              </w:rPr>
              <w:t xml:space="preserve"> national authorities</w:t>
            </w:r>
            <w:r>
              <w:rPr>
                <w:bCs/>
                <w:sz w:val="16"/>
                <w:szCs w:val="16"/>
              </w:rPr>
              <w:t>.</w:t>
            </w:r>
          </w:p>
          <w:p w:rsidRPr="000E6F59" w:rsidR="00350A8A" w:rsidP="00350A8A" w:rsidRDefault="00350A8A" w14:paraId="17F6E866" w14:textId="77777777">
            <w:pPr>
              <w:snapToGrid w:val="0"/>
              <w:rPr>
                <w:bCs/>
                <w:sz w:val="16"/>
                <w:szCs w:val="16"/>
              </w:rPr>
            </w:pPr>
            <w:r w:rsidRPr="000E6F59">
              <w:rPr>
                <w:bCs/>
                <w:sz w:val="16"/>
                <w:szCs w:val="16"/>
              </w:rPr>
              <w:t>Project activities can be implemented as planned.</w:t>
            </w:r>
          </w:p>
          <w:p w:rsidRPr="000E6F59" w:rsidR="000A3B5C" w:rsidP="00485EF1" w:rsidRDefault="000A3B5C" w14:paraId="763E5802" w14:textId="77777777">
            <w:pPr>
              <w:snapToGrid w:val="0"/>
              <w:rPr>
                <w:bCs/>
                <w:sz w:val="16"/>
                <w:szCs w:val="16"/>
              </w:rPr>
            </w:pPr>
          </w:p>
        </w:tc>
      </w:tr>
      <w:tr w:rsidRPr="000E6F59" w:rsidR="000A3B5C" w:rsidTr="00E14D4B" w14:paraId="7A0B3374" w14:textId="77777777">
        <w:tc>
          <w:tcPr>
            <w:tcW w:w="2710" w:type="dxa"/>
            <w:tcBorders>
              <w:top w:val="single" w:color="000000" w:sz="4" w:space="0"/>
              <w:left w:val="single" w:color="000000" w:sz="4" w:space="0"/>
            </w:tcBorders>
            <w:shd w:val="clear" w:color="auto" w:fill="auto"/>
          </w:tcPr>
          <w:p w:rsidRPr="000E6F59" w:rsidR="000A3B5C" w:rsidP="00485EF1" w:rsidRDefault="000A3B5C" w14:paraId="6E4C4F60" w14:textId="77777777">
            <w:pPr>
              <w:rPr>
                <w:bCs/>
                <w:sz w:val="16"/>
                <w:szCs w:val="16"/>
              </w:rPr>
            </w:pPr>
            <w:r w:rsidRPr="000E6F59">
              <w:rPr>
                <w:b/>
                <w:bCs/>
                <w:sz w:val="16"/>
                <w:szCs w:val="16"/>
              </w:rPr>
              <w:t>Outcome 2:</w:t>
            </w:r>
            <w:r w:rsidRPr="000E6F59">
              <w:rPr>
                <w:bCs/>
                <w:sz w:val="16"/>
                <w:szCs w:val="16"/>
              </w:rPr>
              <w:t xml:space="preserve"> State of the art knowledge on the application of small-scale biodiesel and biogas systems has been transferred and assimilated.</w:t>
            </w:r>
          </w:p>
          <w:p w:rsidRPr="000E6F59" w:rsidR="000A3B5C" w:rsidP="00485EF1" w:rsidRDefault="000A3B5C" w14:paraId="008E06B9" w14:textId="77777777">
            <w:pPr>
              <w:rPr>
                <w:bCs/>
                <w:sz w:val="16"/>
                <w:szCs w:val="16"/>
              </w:rPr>
            </w:pPr>
          </w:p>
        </w:tc>
        <w:tc>
          <w:tcPr>
            <w:tcW w:w="2409" w:type="dxa"/>
            <w:tcBorders>
              <w:top w:val="single" w:color="000000" w:sz="4" w:space="0"/>
              <w:left w:val="single" w:color="000000" w:sz="4" w:space="0"/>
              <w:bottom w:val="single" w:color="000000" w:sz="4" w:space="0"/>
            </w:tcBorders>
            <w:shd w:val="clear" w:color="auto" w:fill="auto"/>
          </w:tcPr>
          <w:p w:rsidR="000A3B5C" w:rsidP="00745AF2" w:rsidRDefault="000A3B5C" w14:paraId="63A48999" w14:textId="77777777">
            <w:pPr>
              <w:rPr>
                <w:sz w:val="16"/>
                <w:szCs w:val="16"/>
              </w:rPr>
            </w:pPr>
            <w:r w:rsidRPr="000E6F59">
              <w:rPr>
                <w:sz w:val="16"/>
                <w:szCs w:val="16"/>
              </w:rPr>
              <w:t xml:space="preserve">2a). </w:t>
            </w:r>
            <w:r w:rsidR="006A08A6">
              <w:rPr>
                <w:sz w:val="16"/>
                <w:szCs w:val="16"/>
              </w:rPr>
              <w:t xml:space="preserve">Production capacity for small-scale (100, 200 and 400l/day) biodiesel plants of </w:t>
            </w:r>
            <w:r w:rsidR="00D438E5">
              <w:rPr>
                <w:sz w:val="16"/>
                <w:szCs w:val="16"/>
              </w:rPr>
              <w:t xml:space="preserve">national </w:t>
            </w:r>
            <w:r w:rsidR="006A08A6">
              <w:rPr>
                <w:sz w:val="16"/>
                <w:szCs w:val="16"/>
              </w:rPr>
              <w:t>industry (units produced per year)</w:t>
            </w:r>
            <w:r w:rsidR="00B926FF">
              <w:rPr>
                <w:sz w:val="16"/>
                <w:szCs w:val="16"/>
              </w:rPr>
              <w:t>.</w:t>
            </w:r>
          </w:p>
          <w:p w:rsidR="006A08A6" w:rsidP="00745AF2" w:rsidRDefault="006A08A6" w14:paraId="3A3F9ABC" w14:textId="77777777">
            <w:pPr>
              <w:rPr>
                <w:sz w:val="16"/>
                <w:szCs w:val="16"/>
              </w:rPr>
            </w:pPr>
          </w:p>
          <w:p w:rsidRPr="000E6F59" w:rsidR="000A3B5C" w:rsidP="00745AF2" w:rsidRDefault="000A3B5C" w14:paraId="351FEFAC" w14:textId="77777777">
            <w:pPr>
              <w:rPr>
                <w:sz w:val="16"/>
                <w:szCs w:val="16"/>
              </w:rPr>
            </w:pPr>
            <w:r w:rsidRPr="000E6F59">
              <w:rPr>
                <w:sz w:val="16"/>
                <w:szCs w:val="16"/>
              </w:rPr>
              <w:t xml:space="preserve">2b) </w:t>
            </w:r>
            <w:r w:rsidR="00B926FF">
              <w:rPr>
                <w:sz w:val="16"/>
                <w:szCs w:val="16"/>
              </w:rPr>
              <w:t>Flexible g</w:t>
            </w:r>
            <w:r w:rsidRPr="000E6F59">
              <w:rPr>
                <w:sz w:val="16"/>
                <w:szCs w:val="16"/>
              </w:rPr>
              <w:t>eomembrane</w:t>
            </w:r>
            <w:r w:rsidR="00F1702B">
              <w:rPr>
                <w:sz w:val="16"/>
                <w:szCs w:val="16"/>
              </w:rPr>
              <w:t xml:space="preserve"> </w:t>
            </w:r>
            <w:r w:rsidRPr="000E6F59">
              <w:rPr>
                <w:sz w:val="16"/>
                <w:szCs w:val="16"/>
              </w:rPr>
              <w:t xml:space="preserve">production </w:t>
            </w:r>
            <w:r w:rsidR="00F1702B">
              <w:rPr>
                <w:sz w:val="16"/>
                <w:szCs w:val="16"/>
              </w:rPr>
              <w:t xml:space="preserve"> (m2</w:t>
            </w:r>
            <w:r w:rsidR="006A08A6">
              <w:rPr>
                <w:sz w:val="16"/>
                <w:szCs w:val="16"/>
              </w:rPr>
              <w:t>/yr</w:t>
            </w:r>
            <w:r w:rsidR="00F1702B">
              <w:rPr>
                <w:sz w:val="16"/>
                <w:szCs w:val="16"/>
              </w:rPr>
              <w:t>)</w:t>
            </w:r>
          </w:p>
          <w:p w:rsidRPr="000E6F59" w:rsidR="000A3B5C" w:rsidP="00745AF2" w:rsidRDefault="000A3B5C" w14:paraId="253A5701" w14:textId="77777777">
            <w:pPr>
              <w:rPr>
                <w:sz w:val="16"/>
                <w:szCs w:val="16"/>
              </w:rPr>
            </w:pPr>
          </w:p>
          <w:p w:rsidRPr="000E6F59" w:rsidR="000A3B5C" w:rsidP="00745AF2" w:rsidRDefault="000A3B5C" w14:paraId="4A2879B6" w14:textId="77777777">
            <w:pPr>
              <w:rPr>
                <w:sz w:val="16"/>
                <w:szCs w:val="16"/>
              </w:rPr>
            </w:pPr>
          </w:p>
          <w:p w:rsidRPr="000E6F59" w:rsidR="000A3B5C" w:rsidP="00745AF2" w:rsidRDefault="000A3B5C" w14:paraId="0DD20560" w14:textId="77777777">
            <w:pPr>
              <w:rPr>
                <w:sz w:val="16"/>
                <w:szCs w:val="16"/>
              </w:rPr>
            </w:pPr>
            <w:r w:rsidRPr="000E6F59">
              <w:rPr>
                <w:sz w:val="16"/>
                <w:szCs w:val="16"/>
              </w:rPr>
              <w:t xml:space="preserve">2c) </w:t>
            </w:r>
            <w:r w:rsidR="00CB62B9">
              <w:rPr>
                <w:sz w:val="16"/>
                <w:szCs w:val="16"/>
              </w:rPr>
              <w:t>Litre</w:t>
            </w:r>
            <w:r w:rsidR="00F1702B">
              <w:rPr>
                <w:sz w:val="16"/>
                <w:szCs w:val="16"/>
              </w:rPr>
              <w:t xml:space="preserve"> of </w:t>
            </w:r>
            <w:r w:rsidRPr="000E6F59">
              <w:rPr>
                <w:sz w:val="16"/>
                <w:szCs w:val="16"/>
              </w:rPr>
              <w:t xml:space="preserve">biodiesel </w:t>
            </w:r>
            <w:r w:rsidR="00C44D18">
              <w:rPr>
                <w:sz w:val="16"/>
                <w:szCs w:val="16"/>
              </w:rPr>
              <w:t xml:space="preserve">annually </w:t>
            </w:r>
            <w:r w:rsidR="00F1702B">
              <w:rPr>
                <w:sz w:val="16"/>
                <w:szCs w:val="16"/>
              </w:rPr>
              <w:t>produced in</w:t>
            </w:r>
            <w:r w:rsidRPr="000E6F59" w:rsidR="00F1702B">
              <w:rPr>
                <w:sz w:val="16"/>
                <w:szCs w:val="16"/>
              </w:rPr>
              <w:t xml:space="preserve"> </w:t>
            </w:r>
            <w:r w:rsidR="00F1702B">
              <w:rPr>
                <w:sz w:val="16"/>
                <w:szCs w:val="16"/>
              </w:rPr>
              <w:t xml:space="preserve">demonstration </w:t>
            </w:r>
            <w:r w:rsidRPr="000E6F59">
              <w:rPr>
                <w:sz w:val="16"/>
                <w:szCs w:val="16"/>
              </w:rPr>
              <w:t xml:space="preserve">pilots </w:t>
            </w:r>
            <w:r w:rsidR="00F1702B">
              <w:rPr>
                <w:sz w:val="16"/>
                <w:szCs w:val="16"/>
              </w:rPr>
              <w:t>and put to use</w:t>
            </w:r>
            <w:r w:rsidR="00C44D18">
              <w:rPr>
                <w:sz w:val="16"/>
                <w:szCs w:val="16"/>
              </w:rPr>
              <w:t xml:space="preserve"> (l/yr)</w:t>
            </w:r>
          </w:p>
          <w:p w:rsidRPr="000E6F59" w:rsidR="000A3B5C" w:rsidP="003B32BB" w:rsidRDefault="000A3B5C" w14:paraId="4D24E793" w14:textId="77777777">
            <w:pPr>
              <w:rPr>
                <w:sz w:val="16"/>
                <w:szCs w:val="16"/>
              </w:rPr>
            </w:pPr>
          </w:p>
          <w:p w:rsidRPr="000E6F59" w:rsidR="000A3B5C" w:rsidP="0032035A" w:rsidRDefault="000A3B5C" w14:paraId="1BD4D8FB" w14:textId="77777777">
            <w:pPr>
              <w:rPr>
                <w:sz w:val="16"/>
                <w:szCs w:val="16"/>
              </w:rPr>
            </w:pPr>
            <w:r w:rsidRPr="000E6F59">
              <w:rPr>
                <w:sz w:val="16"/>
                <w:szCs w:val="16"/>
              </w:rPr>
              <w:t xml:space="preserve">2d) </w:t>
            </w:r>
            <w:r w:rsidR="00F1702B">
              <w:rPr>
                <w:sz w:val="16"/>
                <w:szCs w:val="16"/>
              </w:rPr>
              <w:t>Cubi</w:t>
            </w:r>
            <w:r w:rsidR="0032035A">
              <w:rPr>
                <w:sz w:val="16"/>
                <w:szCs w:val="16"/>
              </w:rPr>
              <w:t xml:space="preserve">c meters of biogas generated in </w:t>
            </w:r>
            <w:r w:rsidRPr="000E6F59">
              <w:rPr>
                <w:sz w:val="16"/>
                <w:szCs w:val="16"/>
              </w:rPr>
              <w:t>demonstration pilots</w:t>
            </w:r>
            <w:r w:rsidR="00F1702B">
              <w:rPr>
                <w:sz w:val="16"/>
                <w:szCs w:val="16"/>
              </w:rPr>
              <w:t xml:space="preserve"> and put to use</w:t>
            </w:r>
            <w:r w:rsidR="00C44D18">
              <w:rPr>
                <w:sz w:val="16"/>
                <w:szCs w:val="16"/>
              </w:rPr>
              <w:t xml:space="preserve"> (m</w:t>
            </w:r>
            <w:r w:rsidRPr="00C44D18" w:rsidR="00C44D18">
              <w:rPr>
                <w:sz w:val="16"/>
                <w:szCs w:val="16"/>
                <w:vertAlign w:val="superscript"/>
              </w:rPr>
              <w:t>3</w:t>
            </w:r>
            <w:r w:rsidR="00C44D18">
              <w:rPr>
                <w:sz w:val="16"/>
                <w:szCs w:val="16"/>
              </w:rPr>
              <w:t>/yr)</w:t>
            </w:r>
            <w:r w:rsidR="00F1702B">
              <w:rPr>
                <w:sz w:val="16"/>
                <w:szCs w:val="16"/>
              </w:rPr>
              <w:t>.</w:t>
            </w:r>
          </w:p>
        </w:tc>
        <w:tc>
          <w:tcPr>
            <w:tcW w:w="2410" w:type="dxa"/>
            <w:tcBorders>
              <w:top w:val="single" w:color="000000" w:sz="4" w:space="0"/>
              <w:left w:val="single" w:color="000000" w:sz="4" w:space="0"/>
              <w:bottom w:val="single" w:color="000000" w:sz="4" w:space="0"/>
            </w:tcBorders>
            <w:shd w:val="clear" w:color="auto" w:fill="auto"/>
          </w:tcPr>
          <w:p w:rsidR="000A3B5C" w:rsidP="00485EF1" w:rsidRDefault="000A3B5C" w14:paraId="4F94E236" w14:textId="77777777">
            <w:pPr>
              <w:rPr>
                <w:bCs/>
                <w:sz w:val="16"/>
                <w:szCs w:val="16"/>
              </w:rPr>
            </w:pPr>
            <w:r w:rsidRPr="000E6F59">
              <w:rPr>
                <w:bCs/>
                <w:sz w:val="16"/>
                <w:szCs w:val="16"/>
              </w:rPr>
              <w:t xml:space="preserve"> 2a) No </w:t>
            </w:r>
            <w:r w:rsidR="006A08A6">
              <w:rPr>
                <w:bCs/>
                <w:sz w:val="16"/>
                <w:szCs w:val="16"/>
              </w:rPr>
              <w:t>production capacity (0 per year)</w:t>
            </w:r>
            <w:r w:rsidRPr="000E6F59">
              <w:rPr>
                <w:bCs/>
                <w:sz w:val="16"/>
                <w:szCs w:val="16"/>
              </w:rPr>
              <w:t>.</w:t>
            </w:r>
          </w:p>
          <w:p w:rsidR="006A08A6" w:rsidP="00485EF1" w:rsidRDefault="006A08A6" w14:paraId="1DB700F8" w14:textId="77777777">
            <w:pPr>
              <w:rPr>
                <w:bCs/>
                <w:sz w:val="16"/>
                <w:szCs w:val="16"/>
              </w:rPr>
            </w:pPr>
          </w:p>
          <w:p w:rsidRPr="000E6F59" w:rsidR="006A08A6" w:rsidP="00485EF1" w:rsidRDefault="006A08A6" w14:paraId="10ACEB49" w14:textId="77777777">
            <w:pPr>
              <w:rPr>
                <w:bCs/>
                <w:sz w:val="16"/>
                <w:szCs w:val="16"/>
              </w:rPr>
            </w:pPr>
          </w:p>
          <w:p w:rsidRPr="000E6F59" w:rsidR="006A08A6" w:rsidP="00485EF1" w:rsidRDefault="006A08A6" w14:paraId="54CB040B" w14:textId="77777777">
            <w:pPr>
              <w:rPr>
                <w:bCs/>
                <w:sz w:val="16"/>
                <w:szCs w:val="16"/>
              </w:rPr>
            </w:pPr>
          </w:p>
          <w:p w:rsidRPr="000E6F59" w:rsidR="000A3B5C" w:rsidP="00485EF1" w:rsidRDefault="000A3B5C" w14:paraId="0B670080" w14:textId="77777777">
            <w:pPr>
              <w:rPr>
                <w:bCs/>
                <w:sz w:val="16"/>
                <w:szCs w:val="16"/>
              </w:rPr>
            </w:pPr>
            <w:r w:rsidRPr="000E6F59">
              <w:rPr>
                <w:bCs/>
                <w:sz w:val="16"/>
                <w:szCs w:val="16"/>
              </w:rPr>
              <w:t xml:space="preserve">2b) No </w:t>
            </w:r>
            <w:r w:rsidR="00F1702B">
              <w:rPr>
                <w:bCs/>
                <w:sz w:val="16"/>
                <w:szCs w:val="16"/>
              </w:rPr>
              <w:t>geomembrane production</w:t>
            </w:r>
            <w:r w:rsidR="00B926FF">
              <w:rPr>
                <w:bCs/>
                <w:sz w:val="16"/>
                <w:szCs w:val="16"/>
              </w:rPr>
              <w:t xml:space="preserve"> (0)</w:t>
            </w:r>
            <w:r w:rsidRPr="000E6F59">
              <w:rPr>
                <w:bCs/>
                <w:sz w:val="16"/>
                <w:szCs w:val="16"/>
              </w:rPr>
              <w:t>.</w:t>
            </w:r>
          </w:p>
          <w:p w:rsidRPr="000E6F59" w:rsidR="000A3B5C" w:rsidP="00485EF1" w:rsidRDefault="000A3B5C" w14:paraId="098AF490" w14:textId="77777777">
            <w:pPr>
              <w:rPr>
                <w:bCs/>
                <w:sz w:val="16"/>
                <w:szCs w:val="16"/>
              </w:rPr>
            </w:pPr>
          </w:p>
          <w:p w:rsidRPr="000E6F59" w:rsidR="000A3B5C" w:rsidP="00485EF1" w:rsidRDefault="000A3B5C" w14:paraId="32D4E56C" w14:textId="77777777">
            <w:pPr>
              <w:rPr>
                <w:bCs/>
                <w:sz w:val="16"/>
                <w:szCs w:val="16"/>
              </w:rPr>
            </w:pPr>
          </w:p>
          <w:p w:rsidRPr="000E6F59" w:rsidR="000A3B5C" w:rsidP="00485EF1" w:rsidRDefault="000A3B5C" w14:paraId="2C72210D" w14:textId="77777777">
            <w:pPr>
              <w:rPr>
                <w:bCs/>
                <w:sz w:val="16"/>
                <w:szCs w:val="16"/>
              </w:rPr>
            </w:pPr>
            <w:r w:rsidRPr="000E6F59">
              <w:rPr>
                <w:bCs/>
                <w:sz w:val="16"/>
                <w:szCs w:val="16"/>
              </w:rPr>
              <w:t xml:space="preserve">2c) </w:t>
            </w:r>
            <w:r w:rsidR="00C44D18">
              <w:rPr>
                <w:bCs/>
                <w:sz w:val="16"/>
                <w:szCs w:val="16"/>
              </w:rPr>
              <w:t>No production (</w:t>
            </w:r>
            <w:r w:rsidR="00F1702B">
              <w:rPr>
                <w:bCs/>
                <w:sz w:val="16"/>
                <w:szCs w:val="16"/>
              </w:rPr>
              <w:t>0</w:t>
            </w:r>
            <w:r w:rsidR="006A08A6">
              <w:rPr>
                <w:bCs/>
                <w:sz w:val="16"/>
                <w:szCs w:val="16"/>
              </w:rPr>
              <w:t xml:space="preserve"> </w:t>
            </w:r>
            <w:r w:rsidR="00C44D18">
              <w:rPr>
                <w:bCs/>
                <w:sz w:val="16"/>
                <w:szCs w:val="16"/>
              </w:rPr>
              <w:t>l/yr)</w:t>
            </w:r>
          </w:p>
          <w:p w:rsidR="000A3B5C" w:rsidP="00485EF1" w:rsidRDefault="000A3B5C" w14:paraId="316AA7C5" w14:textId="77777777">
            <w:pPr>
              <w:rPr>
                <w:bCs/>
                <w:sz w:val="16"/>
                <w:szCs w:val="16"/>
              </w:rPr>
            </w:pPr>
          </w:p>
          <w:p w:rsidR="00F1702B" w:rsidP="00485EF1" w:rsidRDefault="00F1702B" w14:paraId="63B3054F" w14:textId="77777777">
            <w:pPr>
              <w:rPr>
                <w:bCs/>
                <w:sz w:val="16"/>
                <w:szCs w:val="16"/>
              </w:rPr>
            </w:pPr>
          </w:p>
          <w:p w:rsidRPr="000E6F59" w:rsidR="000A3B5C" w:rsidP="00C44D18" w:rsidRDefault="000A3B5C" w14:paraId="65DF923F" w14:textId="77777777">
            <w:pPr>
              <w:rPr>
                <w:bCs/>
                <w:sz w:val="16"/>
                <w:szCs w:val="16"/>
              </w:rPr>
            </w:pPr>
            <w:r w:rsidRPr="000E6F59">
              <w:rPr>
                <w:bCs/>
                <w:sz w:val="16"/>
                <w:szCs w:val="16"/>
              </w:rPr>
              <w:t xml:space="preserve">2d) </w:t>
            </w:r>
            <w:r w:rsidR="00C44D18">
              <w:rPr>
                <w:bCs/>
                <w:sz w:val="16"/>
                <w:szCs w:val="16"/>
              </w:rPr>
              <w:t>No production in demonstration pilots (0 m</w:t>
            </w:r>
            <w:r w:rsidRPr="00C44D18" w:rsidR="00C44D18">
              <w:rPr>
                <w:bCs/>
                <w:sz w:val="16"/>
                <w:szCs w:val="16"/>
                <w:vertAlign w:val="superscript"/>
              </w:rPr>
              <w:t>3</w:t>
            </w:r>
            <w:r w:rsidR="00C44D18">
              <w:rPr>
                <w:bCs/>
                <w:sz w:val="16"/>
                <w:szCs w:val="16"/>
              </w:rPr>
              <w:t>/yr)</w:t>
            </w:r>
            <w:r w:rsidR="00C44D18">
              <w:rPr>
                <w:rStyle w:val="FootnoteReference"/>
                <w:bCs/>
                <w:sz w:val="16"/>
                <w:szCs w:val="16"/>
              </w:rPr>
              <w:footnoteReference w:id="71"/>
            </w:r>
          </w:p>
        </w:tc>
        <w:tc>
          <w:tcPr>
            <w:tcW w:w="2410" w:type="dxa"/>
            <w:tcBorders>
              <w:top w:val="single" w:color="000000" w:sz="4" w:space="0"/>
              <w:left w:val="single" w:color="000000" w:sz="4" w:space="0"/>
              <w:bottom w:val="single" w:color="000000" w:sz="4" w:space="0"/>
            </w:tcBorders>
            <w:shd w:val="clear" w:color="auto" w:fill="auto"/>
          </w:tcPr>
          <w:p w:rsidRPr="000E6F59" w:rsidR="000A3B5C" w:rsidP="00127CE0" w:rsidRDefault="000A3B5C" w14:paraId="4CFA5FF7" w14:textId="77777777">
            <w:pPr>
              <w:rPr>
                <w:bCs/>
                <w:sz w:val="16"/>
                <w:szCs w:val="16"/>
              </w:rPr>
            </w:pPr>
            <w:r w:rsidRPr="000E6F59">
              <w:rPr>
                <w:bCs/>
                <w:sz w:val="16"/>
                <w:szCs w:val="16"/>
              </w:rPr>
              <w:t>2a) Production capacity for small-scale biodiesel plants (100, 200 and 400 l/day)</w:t>
            </w:r>
            <w:r w:rsidR="006A08A6">
              <w:rPr>
                <w:bCs/>
                <w:sz w:val="16"/>
                <w:szCs w:val="16"/>
              </w:rPr>
              <w:t xml:space="preserve"> of 10 units per year.              </w:t>
            </w:r>
          </w:p>
          <w:p w:rsidR="006A08A6" w:rsidP="00127CE0" w:rsidRDefault="006A08A6" w14:paraId="3C4061D8" w14:textId="77777777">
            <w:pPr>
              <w:rPr>
                <w:bCs/>
                <w:sz w:val="16"/>
                <w:szCs w:val="16"/>
              </w:rPr>
            </w:pPr>
          </w:p>
          <w:p w:rsidR="006A08A6" w:rsidP="00127CE0" w:rsidRDefault="006A08A6" w14:paraId="0CF67084" w14:textId="77777777">
            <w:pPr>
              <w:rPr>
                <w:bCs/>
                <w:sz w:val="16"/>
                <w:szCs w:val="16"/>
              </w:rPr>
            </w:pPr>
          </w:p>
          <w:p w:rsidRPr="000E6F59" w:rsidR="000A3B5C" w:rsidP="00127CE0" w:rsidRDefault="000A3B5C" w14:paraId="654731A5" w14:textId="77777777">
            <w:pPr>
              <w:rPr>
                <w:bCs/>
                <w:sz w:val="16"/>
                <w:szCs w:val="16"/>
              </w:rPr>
            </w:pPr>
            <w:r w:rsidRPr="000E6F59">
              <w:rPr>
                <w:bCs/>
                <w:sz w:val="16"/>
                <w:szCs w:val="16"/>
              </w:rPr>
              <w:t xml:space="preserve">2b) </w:t>
            </w:r>
            <w:r w:rsidR="006A08A6">
              <w:rPr>
                <w:bCs/>
                <w:sz w:val="16"/>
                <w:szCs w:val="16"/>
              </w:rPr>
              <w:t>P</w:t>
            </w:r>
            <w:r w:rsidRPr="000E6F59">
              <w:rPr>
                <w:bCs/>
                <w:sz w:val="16"/>
                <w:szCs w:val="16"/>
              </w:rPr>
              <w:t>roduction capacity for flexible geomembrane material</w:t>
            </w:r>
            <w:r w:rsidR="006A08A6">
              <w:rPr>
                <w:bCs/>
                <w:sz w:val="16"/>
                <w:szCs w:val="16"/>
              </w:rPr>
              <w:t xml:space="preserve"> of 68,000 m</w:t>
            </w:r>
            <w:r w:rsidRPr="006A08A6" w:rsidR="006A08A6">
              <w:rPr>
                <w:bCs/>
                <w:sz w:val="16"/>
                <w:szCs w:val="16"/>
                <w:vertAlign w:val="superscript"/>
              </w:rPr>
              <w:t>2</w:t>
            </w:r>
            <w:r w:rsidR="006A08A6">
              <w:rPr>
                <w:bCs/>
                <w:sz w:val="16"/>
                <w:szCs w:val="16"/>
              </w:rPr>
              <w:t>/yr</w:t>
            </w:r>
            <w:r w:rsidRPr="000E6F59">
              <w:rPr>
                <w:bCs/>
                <w:sz w:val="16"/>
                <w:szCs w:val="16"/>
              </w:rPr>
              <w:t>.</w:t>
            </w:r>
          </w:p>
          <w:p w:rsidR="000A3B5C" w:rsidP="00127CE0" w:rsidRDefault="000A3B5C" w14:paraId="774881E5" w14:textId="77777777">
            <w:pPr>
              <w:rPr>
                <w:bCs/>
                <w:sz w:val="16"/>
                <w:szCs w:val="16"/>
              </w:rPr>
            </w:pPr>
          </w:p>
          <w:p w:rsidR="00B03F48" w:rsidP="00127CE0" w:rsidRDefault="00B03F48" w14:paraId="33AC312B" w14:textId="77777777">
            <w:pPr>
              <w:rPr>
                <w:bCs/>
                <w:sz w:val="16"/>
                <w:szCs w:val="16"/>
              </w:rPr>
            </w:pPr>
          </w:p>
          <w:p w:rsidR="000A3B5C" w:rsidP="00127CE0" w:rsidRDefault="000A3B5C" w14:paraId="6FE70593" w14:textId="77777777">
            <w:pPr>
              <w:rPr>
                <w:bCs/>
                <w:sz w:val="16"/>
                <w:szCs w:val="16"/>
              </w:rPr>
            </w:pPr>
            <w:r w:rsidRPr="000E6F59">
              <w:rPr>
                <w:bCs/>
                <w:sz w:val="16"/>
                <w:szCs w:val="16"/>
              </w:rPr>
              <w:t xml:space="preserve">2c) </w:t>
            </w:r>
            <w:r w:rsidR="00F1702B">
              <w:rPr>
                <w:bCs/>
                <w:sz w:val="16"/>
                <w:szCs w:val="16"/>
              </w:rPr>
              <w:t>1</w:t>
            </w:r>
            <w:r w:rsidR="00C44D18">
              <w:rPr>
                <w:bCs/>
                <w:sz w:val="16"/>
                <w:szCs w:val="16"/>
              </w:rPr>
              <w:t>27</w:t>
            </w:r>
            <w:r w:rsidR="00F1702B">
              <w:rPr>
                <w:bCs/>
                <w:sz w:val="16"/>
                <w:szCs w:val="16"/>
              </w:rPr>
              <w:t>,</w:t>
            </w:r>
            <w:r w:rsidR="00C44D18">
              <w:rPr>
                <w:bCs/>
                <w:sz w:val="16"/>
                <w:szCs w:val="16"/>
              </w:rPr>
              <w:t>500</w:t>
            </w:r>
            <w:r w:rsidR="00F1702B">
              <w:rPr>
                <w:bCs/>
                <w:sz w:val="16"/>
                <w:szCs w:val="16"/>
              </w:rPr>
              <w:t xml:space="preserve"> </w:t>
            </w:r>
            <w:r w:rsidR="00C44D18">
              <w:rPr>
                <w:bCs/>
                <w:sz w:val="16"/>
                <w:szCs w:val="16"/>
              </w:rPr>
              <w:t>l/yr</w:t>
            </w:r>
          </w:p>
          <w:p w:rsidR="000016CB" w:rsidP="00127CE0" w:rsidRDefault="000016CB" w14:paraId="0CCDD922" w14:textId="77777777">
            <w:pPr>
              <w:rPr>
                <w:bCs/>
                <w:sz w:val="16"/>
                <w:szCs w:val="16"/>
              </w:rPr>
            </w:pPr>
          </w:p>
          <w:p w:rsidRPr="000E6F59" w:rsidR="00D764DB" w:rsidP="00127CE0" w:rsidRDefault="00D764DB" w14:paraId="500FA339" w14:textId="77777777">
            <w:pPr>
              <w:rPr>
                <w:bCs/>
                <w:sz w:val="16"/>
                <w:szCs w:val="16"/>
              </w:rPr>
            </w:pPr>
          </w:p>
          <w:p w:rsidRPr="000E6F59" w:rsidR="000A3B5C" w:rsidP="00D764DB" w:rsidRDefault="000A3B5C" w14:paraId="02F5B28E" w14:textId="77777777">
            <w:pPr>
              <w:rPr>
                <w:bCs/>
                <w:sz w:val="16"/>
                <w:szCs w:val="16"/>
              </w:rPr>
            </w:pPr>
            <w:r w:rsidRPr="000E6F59">
              <w:rPr>
                <w:bCs/>
                <w:sz w:val="16"/>
                <w:szCs w:val="16"/>
              </w:rPr>
              <w:t xml:space="preserve">2d) </w:t>
            </w:r>
            <w:r w:rsidR="00D764DB">
              <w:rPr>
                <w:bCs/>
                <w:sz w:val="16"/>
                <w:szCs w:val="16"/>
              </w:rPr>
              <w:t>39,400 m</w:t>
            </w:r>
            <w:r w:rsidRPr="00D764DB" w:rsidR="00D764DB">
              <w:rPr>
                <w:bCs/>
                <w:sz w:val="16"/>
                <w:szCs w:val="16"/>
                <w:vertAlign w:val="superscript"/>
              </w:rPr>
              <w:t>3</w:t>
            </w:r>
            <w:r w:rsidR="00D764DB">
              <w:rPr>
                <w:bCs/>
                <w:sz w:val="16"/>
                <w:szCs w:val="16"/>
              </w:rPr>
              <w:t>/yr biogas produced</w:t>
            </w:r>
            <w:r w:rsidRPr="000E6F59">
              <w:rPr>
                <w:bCs/>
                <w:sz w:val="16"/>
                <w:szCs w:val="16"/>
              </w:rPr>
              <w:t>.</w:t>
            </w:r>
          </w:p>
        </w:tc>
        <w:tc>
          <w:tcPr>
            <w:tcW w:w="2126"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26CF93D4" w14:textId="77777777">
            <w:pPr>
              <w:rPr>
                <w:bCs/>
                <w:sz w:val="16"/>
                <w:szCs w:val="16"/>
              </w:rPr>
            </w:pPr>
            <w:r w:rsidRPr="000E6F59">
              <w:rPr>
                <w:bCs/>
                <w:sz w:val="16"/>
                <w:szCs w:val="16"/>
              </w:rPr>
              <w:t>Progress reports, site visits, official publications, interviews, mid-term review</w:t>
            </w:r>
          </w:p>
        </w:tc>
        <w:tc>
          <w:tcPr>
            <w:tcW w:w="2290" w:type="dxa"/>
            <w:tcBorders>
              <w:top w:val="single" w:color="000000" w:sz="4" w:space="0"/>
              <w:left w:val="single" w:color="000000" w:sz="4" w:space="0"/>
              <w:bottom w:val="single" w:color="000000" w:sz="4" w:space="0"/>
              <w:right w:val="single" w:color="000000" w:sz="4" w:space="0"/>
            </w:tcBorders>
            <w:shd w:val="clear" w:color="auto" w:fill="auto"/>
          </w:tcPr>
          <w:p w:rsidRPr="000E6F59" w:rsidR="000A3B5C" w:rsidP="00485EF1" w:rsidRDefault="00350A8A" w14:paraId="0467063C" w14:textId="77777777">
            <w:pPr>
              <w:snapToGrid w:val="0"/>
              <w:rPr>
                <w:bCs/>
                <w:sz w:val="16"/>
                <w:szCs w:val="16"/>
              </w:rPr>
            </w:pPr>
            <w:r w:rsidRPr="000E6F59">
              <w:rPr>
                <w:bCs/>
                <w:sz w:val="16"/>
                <w:szCs w:val="16"/>
              </w:rPr>
              <w:t xml:space="preserve">Baseline situation of national manufacturers allows for successful </w:t>
            </w:r>
            <w:r w:rsidRPr="000E6F59" w:rsidR="00CB62B9">
              <w:rPr>
                <w:bCs/>
                <w:sz w:val="16"/>
                <w:szCs w:val="16"/>
              </w:rPr>
              <w:t>facilitation</w:t>
            </w:r>
            <w:r w:rsidRPr="000E6F59">
              <w:rPr>
                <w:bCs/>
                <w:sz w:val="16"/>
                <w:szCs w:val="16"/>
              </w:rPr>
              <w:t xml:space="preserve"> of bioenergy production lines.</w:t>
            </w:r>
          </w:p>
          <w:p w:rsidRPr="000E6F59" w:rsidR="00350A8A" w:rsidP="00485EF1" w:rsidRDefault="00350A8A" w14:paraId="7F66EA95" w14:textId="77777777">
            <w:pPr>
              <w:snapToGrid w:val="0"/>
              <w:rPr>
                <w:bCs/>
                <w:sz w:val="16"/>
                <w:szCs w:val="16"/>
              </w:rPr>
            </w:pPr>
            <w:r w:rsidRPr="000E6F59">
              <w:rPr>
                <w:bCs/>
                <w:sz w:val="16"/>
                <w:szCs w:val="16"/>
              </w:rPr>
              <w:t>Effective engagement of all stakeholders.</w:t>
            </w:r>
          </w:p>
          <w:p w:rsidRPr="000E6F59" w:rsidR="00350A8A" w:rsidP="00485EF1" w:rsidRDefault="00350A8A" w14:paraId="2A425E93" w14:textId="77777777">
            <w:pPr>
              <w:snapToGrid w:val="0"/>
              <w:rPr>
                <w:bCs/>
                <w:sz w:val="16"/>
                <w:szCs w:val="16"/>
              </w:rPr>
            </w:pPr>
            <w:r w:rsidRPr="000E6F59">
              <w:rPr>
                <w:bCs/>
                <w:sz w:val="16"/>
                <w:szCs w:val="16"/>
              </w:rPr>
              <w:t>Sustained commitment of national industries in engagement with project developers and servicing agents.</w:t>
            </w:r>
          </w:p>
          <w:p w:rsidRPr="000E6F59" w:rsidR="00350A8A" w:rsidP="00350A8A" w:rsidRDefault="00350A8A" w14:paraId="4F32FE66" w14:textId="77777777">
            <w:pPr>
              <w:snapToGrid w:val="0"/>
              <w:rPr>
                <w:bCs/>
                <w:sz w:val="16"/>
                <w:szCs w:val="16"/>
              </w:rPr>
            </w:pPr>
            <w:r w:rsidRPr="000E6F59">
              <w:rPr>
                <w:bCs/>
                <w:sz w:val="16"/>
                <w:szCs w:val="16"/>
              </w:rPr>
              <w:t>Project activities can be implemented as planned.</w:t>
            </w:r>
          </w:p>
          <w:p w:rsidRPr="000E6F59" w:rsidR="00350A8A" w:rsidP="00485EF1" w:rsidRDefault="00350A8A" w14:paraId="72567674" w14:textId="77777777">
            <w:pPr>
              <w:snapToGrid w:val="0"/>
              <w:rPr>
                <w:bCs/>
                <w:sz w:val="16"/>
                <w:szCs w:val="16"/>
              </w:rPr>
            </w:pPr>
            <w:r w:rsidRPr="000E6F59">
              <w:rPr>
                <w:bCs/>
                <w:sz w:val="16"/>
                <w:szCs w:val="16"/>
              </w:rPr>
              <w:t>Successful integration of technologies into local farms and communities.</w:t>
            </w:r>
          </w:p>
        </w:tc>
      </w:tr>
      <w:tr w:rsidRPr="000E6F59" w:rsidR="000A3B5C" w:rsidTr="00E14D4B" w14:paraId="3F08D9CE" w14:textId="77777777">
        <w:tc>
          <w:tcPr>
            <w:tcW w:w="2710" w:type="dxa"/>
            <w:tcBorders>
              <w:top w:val="single" w:color="000000" w:sz="4" w:space="0"/>
              <w:left w:val="single" w:color="000000" w:sz="4" w:space="0"/>
            </w:tcBorders>
            <w:shd w:val="clear" w:color="auto" w:fill="auto"/>
          </w:tcPr>
          <w:p w:rsidRPr="000E6F59" w:rsidR="000A3B5C" w:rsidP="00485EF1" w:rsidRDefault="000A3B5C" w14:paraId="1AC1D7F6" w14:textId="77777777">
            <w:pPr>
              <w:rPr>
                <w:bCs/>
                <w:sz w:val="16"/>
                <w:szCs w:val="16"/>
              </w:rPr>
            </w:pPr>
            <w:r w:rsidRPr="000E6F59">
              <w:rPr>
                <w:b/>
                <w:bCs/>
                <w:sz w:val="16"/>
                <w:szCs w:val="16"/>
              </w:rPr>
              <w:t xml:space="preserve">Outcome 3: </w:t>
            </w:r>
            <w:r w:rsidRPr="000E6F59">
              <w:rPr>
                <w:bCs/>
                <w:sz w:val="16"/>
                <w:szCs w:val="16"/>
              </w:rPr>
              <w:t>Bioenergy technology diffused through increased knowledge and demonstration of biodiesel and biogas systems.</w:t>
            </w:r>
          </w:p>
        </w:tc>
        <w:tc>
          <w:tcPr>
            <w:tcW w:w="2409" w:type="dxa"/>
            <w:tcBorders>
              <w:top w:val="single" w:color="000000" w:sz="4" w:space="0"/>
              <w:left w:val="single" w:color="000000" w:sz="4" w:space="0"/>
              <w:bottom w:val="single" w:color="000000" w:sz="4" w:space="0"/>
            </w:tcBorders>
            <w:shd w:val="clear" w:color="auto" w:fill="auto"/>
          </w:tcPr>
          <w:p w:rsidRPr="000E6F59" w:rsidR="000A3B5C" w:rsidP="00BA6670" w:rsidRDefault="000A3B5C" w14:paraId="1986C4B9" w14:textId="77777777">
            <w:pPr>
              <w:rPr>
                <w:bCs/>
                <w:sz w:val="16"/>
                <w:szCs w:val="16"/>
              </w:rPr>
            </w:pPr>
            <w:r w:rsidRPr="000E6F59">
              <w:rPr>
                <w:bCs/>
                <w:sz w:val="16"/>
                <w:szCs w:val="16"/>
              </w:rPr>
              <w:t xml:space="preserve">3a) Bioenergy expertise </w:t>
            </w:r>
            <w:r w:rsidRPr="000E6F59" w:rsidR="00990F92">
              <w:rPr>
                <w:bCs/>
                <w:sz w:val="16"/>
                <w:szCs w:val="16"/>
              </w:rPr>
              <w:t>centre</w:t>
            </w:r>
            <w:r w:rsidRPr="000E6F59">
              <w:rPr>
                <w:bCs/>
                <w:sz w:val="16"/>
                <w:szCs w:val="16"/>
              </w:rPr>
              <w:t xml:space="preserve"> established in EEIH.</w:t>
            </w:r>
          </w:p>
          <w:p w:rsidRPr="000E6F59" w:rsidR="000A3B5C" w:rsidP="00BA6670" w:rsidRDefault="000A3B5C" w14:paraId="6235A434" w14:textId="77777777">
            <w:pPr>
              <w:rPr>
                <w:bCs/>
                <w:sz w:val="16"/>
                <w:szCs w:val="16"/>
              </w:rPr>
            </w:pPr>
          </w:p>
          <w:p w:rsidR="000A3B5C" w:rsidP="00C1427D" w:rsidRDefault="000A3B5C" w14:paraId="3EE9452B" w14:textId="77777777">
            <w:pPr>
              <w:rPr>
                <w:bCs/>
                <w:sz w:val="16"/>
                <w:szCs w:val="16"/>
              </w:rPr>
            </w:pPr>
            <w:r w:rsidRPr="000E6F59">
              <w:rPr>
                <w:bCs/>
                <w:sz w:val="16"/>
                <w:szCs w:val="16"/>
              </w:rPr>
              <w:t>3b) Number of farmers (m/f</w:t>
            </w:r>
            <w:r w:rsidR="00C1427D">
              <w:rPr>
                <w:bCs/>
                <w:sz w:val="16"/>
                <w:szCs w:val="16"/>
              </w:rPr>
              <w:t>)</w:t>
            </w:r>
            <w:r w:rsidR="00E15DBD">
              <w:rPr>
                <w:bCs/>
                <w:sz w:val="16"/>
                <w:szCs w:val="16"/>
              </w:rPr>
              <w:t xml:space="preserve"> </w:t>
            </w:r>
            <w:r w:rsidRPr="000E6F59">
              <w:rPr>
                <w:bCs/>
                <w:sz w:val="16"/>
                <w:szCs w:val="16"/>
              </w:rPr>
              <w:t>assisted on bioenergy</w:t>
            </w:r>
            <w:r w:rsidRPr="000E6F59" w:rsidR="00D845FC">
              <w:rPr>
                <w:bCs/>
                <w:sz w:val="16"/>
                <w:szCs w:val="16"/>
              </w:rPr>
              <w:t>.</w:t>
            </w:r>
          </w:p>
          <w:p w:rsidR="00C1427D" w:rsidP="00C1427D" w:rsidRDefault="00C1427D" w14:paraId="160F5A24" w14:textId="77777777">
            <w:pPr>
              <w:rPr>
                <w:bCs/>
                <w:sz w:val="16"/>
                <w:szCs w:val="16"/>
              </w:rPr>
            </w:pPr>
          </w:p>
          <w:p w:rsidRPr="000E6F59" w:rsidR="00C1427D" w:rsidP="00C1427D" w:rsidRDefault="00C1427D" w14:paraId="6601D08C" w14:textId="77777777">
            <w:pPr>
              <w:rPr>
                <w:bCs/>
                <w:sz w:val="16"/>
                <w:szCs w:val="16"/>
              </w:rPr>
            </w:pPr>
            <w:r>
              <w:rPr>
                <w:bCs/>
                <w:sz w:val="16"/>
                <w:szCs w:val="16"/>
              </w:rPr>
              <w:t>3c) Number of advisory/consulting services provided</w:t>
            </w:r>
            <w:r w:rsidR="00C5500A">
              <w:rPr>
                <w:bCs/>
                <w:sz w:val="16"/>
                <w:szCs w:val="16"/>
              </w:rPr>
              <w:t xml:space="preserve"> by Cubaenergía</w:t>
            </w:r>
            <w:r>
              <w:rPr>
                <w:bCs/>
                <w:sz w:val="16"/>
                <w:szCs w:val="16"/>
              </w:rPr>
              <w:t xml:space="preserve"> to decision-makers on bioenergy  </w:t>
            </w:r>
          </w:p>
        </w:tc>
        <w:tc>
          <w:tcPr>
            <w:tcW w:w="2410" w:type="dxa"/>
            <w:tcBorders>
              <w:top w:val="single" w:color="000000" w:sz="4" w:space="0"/>
              <w:left w:val="single" w:color="000000" w:sz="4" w:space="0"/>
              <w:bottom w:val="single" w:color="000000" w:sz="4" w:space="0"/>
            </w:tcBorders>
            <w:shd w:val="clear" w:color="auto" w:fill="auto"/>
          </w:tcPr>
          <w:p w:rsidRPr="000E6F59" w:rsidR="000A3B5C" w:rsidP="00155076" w:rsidRDefault="000A3B5C" w14:paraId="6EAA70E9" w14:textId="77777777">
            <w:pPr>
              <w:rPr>
                <w:bCs/>
                <w:sz w:val="16"/>
                <w:szCs w:val="16"/>
              </w:rPr>
            </w:pPr>
            <w:r w:rsidRPr="000E6F59">
              <w:rPr>
                <w:bCs/>
                <w:sz w:val="16"/>
                <w:szCs w:val="16"/>
              </w:rPr>
              <w:t xml:space="preserve">3a) Good track record and individual </w:t>
            </w:r>
            <w:r w:rsidRPr="000E6F59" w:rsidR="00D845FC">
              <w:rPr>
                <w:bCs/>
                <w:sz w:val="16"/>
                <w:szCs w:val="16"/>
              </w:rPr>
              <w:t>competences on</w:t>
            </w:r>
            <w:r w:rsidRPr="000E6F59">
              <w:rPr>
                <w:bCs/>
                <w:sz w:val="16"/>
                <w:szCs w:val="16"/>
              </w:rPr>
              <w:t xml:space="preserve"> bioenergy within EEIH.</w:t>
            </w:r>
          </w:p>
          <w:p w:rsidRPr="000E6F59" w:rsidR="000A3B5C" w:rsidP="00155076" w:rsidRDefault="000A3B5C" w14:paraId="1BBA839F" w14:textId="77777777">
            <w:pPr>
              <w:rPr>
                <w:bCs/>
                <w:sz w:val="16"/>
                <w:szCs w:val="16"/>
              </w:rPr>
            </w:pPr>
          </w:p>
          <w:p w:rsidR="000A3B5C" w:rsidP="00C1427D" w:rsidRDefault="000A3B5C" w14:paraId="5D5830AB" w14:textId="77777777">
            <w:pPr>
              <w:rPr>
                <w:bCs/>
                <w:sz w:val="16"/>
                <w:szCs w:val="16"/>
              </w:rPr>
            </w:pPr>
            <w:r w:rsidRPr="000E6F59">
              <w:rPr>
                <w:bCs/>
                <w:sz w:val="16"/>
                <w:szCs w:val="16"/>
              </w:rPr>
              <w:t xml:space="preserve">3b) No (0) </w:t>
            </w:r>
            <w:r w:rsidRPr="000E6F59" w:rsidR="0032035A">
              <w:rPr>
                <w:bCs/>
                <w:sz w:val="16"/>
                <w:szCs w:val="16"/>
              </w:rPr>
              <w:t>farmers assisted</w:t>
            </w:r>
            <w:r w:rsidRPr="000E6F59">
              <w:rPr>
                <w:bCs/>
                <w:sz w:val="16"/>
                <w:szCs w:val="16"/>
              </w:rPr>
              <w:t>.</w:t>
            </w:r>
          </w:p>
          <w:p w:rsidR="00C1427D" w:rsidP="00C1427D" w:rsidRDefault="00C1427D" w14:paraId="1B4FFC05" w14:textId="77777777">
            <w:pPr>
              <w:rPr>
                <w:bCs/>
                <w:sz w:val="16"/>
                <w:szCs w:val="16"/>
              </w:rPr>
            </w:pPr>
          </w:p>
          <w:p w:rsidR="00C1427D" w:rsidP="00C1427D" w:rsidRDefault="00C1427D" w14:paraId="668414DF" w14:textId="77777777">
            <w:pPr>
              <w:rPr>
                <w:bCs/>
                <w:sz w:val="16"/>
                <w:szCs w:val="16"/>
              </w:rPr>
            </w:pPr>
          </w:p>
          <w:p w:rsidRPr="000E6F59" w:rsidR="00C1427D" w:rsidP="00C5500A" w:rsidRDefault="00C1427D" w14:paraId="74218CAB" w14:textId="77777777">
            <w:pPr>
              <w:rPr>
                <w:bCs/>
                <w:sz w:val="16"/>
                <w:szCs w:val="16"/>
              </w:rPr>
            </w:pPr>
            <w:r>
              <w:rPr>
                <w:bCs/>
                <w:sz w:val="16"/>
                <w:szCs w:val="16"/>
              </w:rPr>
              <w:t xml:space="preserve">3c) </w:t>
            </w:r>
            <w:r w:rsidR="00C5500A">
              <w:rPr>
                <w:bCs/>
                <w:sz w:val="16"/>
                <w:szCs w:val="16"/>
              </w:rPr>
              <w:t xml:space="preserve">On average 3 services on bioenergy provided per year </w:t>
            </w:r>
          </w:p>
        </w:tc>
        <w:tc>
          <w:tcPr>
            <w:tcW w:w="2410" w:type="dxa"/>
            <w:tcBorders>
              <w:top w:val="single" w:color="000000" w:sz="4" w:space="0"/>
              <w:left w:val="single" w:color="000000" w:sz="4" w:space="0"/>
              <w:bottom w:val="single" w:color="000000" w:sz="4" w:space="0"/>
            </w:tcBorders>
            <w:shd w:val="clear" w:color="auto" w:fill="auto"/>
          </w:tcPr>
          <w:p w:rsidRPr="000E6F59" w:rsidR="000A3B5C" w:rsidP="00BA6670" w:rsidRDefault="000A3B5C" w14:paraId="461E7E46" w14:textId="77777777">
            <w:pPr>
              <w:rPr>
                <w:bCs/>
                <w:sz w:val="16"/>
                <w:szCs w:val="16"/>
              </w:rPr>
            </w:pPr>
            <w:r w:rsidRPr="000E6F59">
              <w:rPr>
                <w:bCs/>
                <w:sz w:val="16"/>
                <w:szCs w:val="16"/>
              </w:rPr>
              <w:t xml:space="preserve">3a) Formal bioenergy expertise </w:t>
            </w:r>
            <w:r w:rsidRPr="000E6F59" w:rsidR="00990F92">
              <w:rPr>
                <w:bCs/>
                <w:sz w:val="16"/>
                <w:szCs w:val="16"/>
              </w:rPr>
              <w:t>centre</w:t>
            </w:r>
            <w:r w:rsidRPr="000E6F59">
              <w:rPr>
                <w:bCs/>
                <w:sz w:val="16"/>
                <w:szCs w:val="16"/>
              </w:rPr>
              <w:t xml:space="preserve"> habilitated within EEIH.</w:t>
            </w:r>
          </w:p>
          <w:p w:rsidRPr="000E6F59" w:rsidR="000A3B5C" w:rsidP="00BA6670" w:rsidRDefault="000A3B5C" w14:paraId="1ADF0A8A" w14:textId="77777777">
            <w:pPr>
              <w:rPr>
                <w:bCs/>
                <w:sz w:val="16"/>
                <w:szCs w:val="16"/>
              </w:rPr>
            </w:pPr>
          </w:p>
          <w:p w:rsidR="00C1427D" w:rsidP="00BA6670" w:rsidRDefault="00C1427D" w14:paraId="79A41211" w14:textId="77777777">
            <w:pPr>
              <w:rPr>
                <w:bCs/>
                <w:sz w:val="16"/>
                <w:szCs w:val="16"/>
              </w:rPr>
            </w:pPr>
          </w:p>
          <w:p w:rsidR="000A3B5C" w:rsidP="00BA6670" w:rsidRDefault="000A3B5C" w14:paraId="26561063" w14:textId="77777777">
            <w:pPr>
              <w:rPr>
                <w:bCs/>
                <w:sz w:val="16"/>
                <w:szCs w:val="16"/>
              </w:rPr>
            </w:pPr>
            <w:r w:rsidRPr="000E6F59">
              <w:rPr>
                <w:bCs/>
                <w:sz w:val="16"/>
                <w:szCs w:val="16"/>
              </w:rPr>
              <w:t xml:space="preserve">3b) 120 farmers assisted </w:t>
            </w:r>
          </w:p>
          <w:p w:rsidR="00C5500A" w:rsidP="00BA6670" w:rsidRDefault="00C5500A" w14:paraId="4EBF6355" w14:textId="77777777">
            <w:pPr>
              <w:rPr>
                <w:bCs/>
                <w:sz w:val="16"/>
                <w:szCs w:val="16"/>
              </w:rPr>
            </w:pPr>
          </w:p>
          <w:p w:rsidR="00C5500A" w:rsidP="00BA6670" w:rsidRDefault="00C5500A" w14:paraId="1F5284A7" w14:textId="77777777">
            <w:pPr>
              <w:rPr>
                <w:bCs/>
                <w:sz w:val="16"/>
                <w:szCs w:val="16"/>
              </w:rPr>
            </w:pPr>
          </w:p>
          <w:p w:rsidRPr="000E6F59" w:rsidR="00C5500A" w:rsidP="00BA6670" w:rsidRDefault="00C5500A" w14:paraId="3BB7CD2A" w14:textId="77777777">
            <w:pPr>
              <w:rPr>
                <w:bCs/>
                <w:sz w:val="16"/>
                <w:szCs w:val="16"/>
              </w:rPr>
            </w:pPr>
            <w:r>
              <w:rPr>
                <w:bCs/>
                <w:sz w:val="16"/>
                <w:szCs w:val="16"/>
              </w:rPr>
              <w:t>3c) 8 services on bioenergy provided per year</w:t>
            </w:r>
          </w:p>
        </w:tc>
        <w:tc>
          <w:tcPr>
            <w:tcW w:w="2126"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15469D93" w14:textId="77777777">
            <w:pPr>
              <w:rPr>
                <w:bCs/>
                <w:sz w:val="16"/>
                <w:szCs w:val="16"/>
              </w:rPr>
            </w:pPr>
            <w:r w:rsidRPr="000E6F59">
              <w:rPr>
                <w:bCs/>
                <w:sz w:val="16"/>
                <w:szCs w:val="16"/>
              </w:rPr>
              <w:t>Progress reports, contracts, physical verification, official publications.</w:t>
            </w:r>
          </w:p>
        </w:tc>
        <w:tc>
          <w:tcPr>
            <w:tcW w:w="2290" w:type="dxa"/>
            <w:tcBorders>
              <w:top w:val="single" w:color="000000" w:sz="4" w:space="0"/>
              <w:left w:val="single" w:color="000000" w:sz="4" w:space="0"/>
              <w:bottom w:val="single" w:color="000000" w:sz="4" w:space="0"/>
              <w:right w:val="single" w:color="000000" w:sz="4" w:space="0"/>
            </w:tcBorders>
            <w:shd w:val="clear" w:color="auto" w:fill="auto"/>
          </w:tcPr>
          <w:p w:rsidRPr="000E6F59" w:rsidR="00350A8A" w:rsidP="00350A8A" w:rsidRDefault="00350A8A" w14:paraId="5117D7A9" w14:textId="77777777">
            <w:pPr>
              <w:snapToGrid w:val="0"/>
              <w:rPr>
                <w:bCs/>
                <w:sz w:val="16"/>
                <w:szCs w:val="16"/>
              </w:rPr>
            </w:pPr>
            <w:r w:rsidRPr="000E6F59">
              <w:rPr>
                <w:bCs/>
                <w:sz w:val="16"/>
                <w:szCs w:val="16"/>
              </w:rPr>
              <w:t xml:space="preserve">Baseline situation within EEIH allows for successful </w:t>
            </w:r>
            <w:r w:rsidRPr="000E6F59" w:rsidR="00CB62B9">
              <w:rPr>
                <w:bCs/>
                <w:sz w:val="16"/>
                <w:szCs w:val="16"/>
              </w:rPr>
              <w:t>facilitation</w:t>
            </w:r>
            <w:r w:rsidRPr="000E6F59">
              <w:rPr>
                <w:bCs/>
                <w:sz w:val="16"/>
                <w:szCs w:val="16"/>
              </w:rPr>
              <w:t xml:space="preserve"> of bioenergy expertise centre.</w:t>
            </w:r>
          </w:p>
          <w:p w:rsidRPr="000E6F59" w:rsidR="00350A8A" w:rsidP="00350A8A" w:rsidRDefault="00350A8A" w14:paraId="1AB93E45" w14:textId="77777777">
            <w:pPr>
              <w:snapToGrid w:val="0"/>
              <w:rPr>
                <w:bCs/>
                <w:sz w:val="16"/>
                <w:szCs w:val="16"/>
              </w:rPr>
            </w:pPr>
            <w:r w:rsidRPr="000E6F59">
              <w:rPr>
                <w:bCs/>
                <w:sz w:val="16"/>
                <w:szCs w:val="16"/>
              </w:rPr>
              <w:t>Effective engagement of all stakeholders.</w:t>
            </w:r>
          </w:p>
          <w:p w:rsidR="000A3B5C" w:rsidP="00485EF1" w:rsidRDefault="00350A8A" w14:paraId="4F96A8AB" w14:textId="77777777">
            <w:pPr>
              <w:snapToGrid w:val="0"/>
              <w:rPr>
                <w:bCs/>
                <w:sz w:val="16"/>
                <w:szCs w:val="16"/>
              </w:rPr>
            </w:pPr>
            <w:r w:rsidRPr="000E6F59">
              <w:rPr>
                <w:bCs/>
                <w:sz w:val="16"/>
                <w:szCs w:val="16"/>
              </w:rPr>
              <w:t>Project activities can be implemented as planned.</w:t>
            </w:r>
          </w:p>
          <w:p w:rsidRPr="000E6F59" w:rsidR="00C5500A" w:rsidP="00485EF1" w:rsidRDefault="00C5500A" w14:paraId="61D18C86" w14:textId="77777777">
            <w:pPr>
              <w:snapToGrid w:val="0"/>
              <w:rPr>
                <w:bCs/>
                <w:sz w:val="16"/>
                <w:szCs w:val="16"/>
              </w:rPr>
            </w:pPr>
            <w:r>
              <w:rPr>
                <w:bCs/>
                <w:sz w:val="16"/>
                <w:szCs w:val="16"/>
              </w:rPr>
              <w:t>Sustained commitment by relevant national authorities</w:t>
            </w:r>
          </w:p>
        </w:tc>
      </w:tr>
      <w:tr w:rsidRPr="000E6F59" w:rsidR="000A3B5C" w:rsidTr="00E14D4B" w14:paraId="43651BA3" w14:textId="77777777">
        <w:tc>
          <w:tcPr>
            <w:tcW w:w="2710" w:type="dxa"/>
            <w:tcBorders>
              <w:top w:val="single" w:color="000000" w:sz="4" w:space="0"/>
              <w:left w:val="single" w:color="000000" w:sz="4" w:space="0"/>
              <w:bottom w:val="single" w:color="000000" w:sz="4" w:space="0"/>
            </w:tcBorders>
            <w:shd w:val="clear" w:color="auto" w:fill="auto"/>
          </w:tcPr>
          <w:p w:rsidRPr="000E6F59" w:rsidR="000A3B5C" w:rsidP="00485EF1" w:rsidRDefault="00A61C3B" w14:paraId="5198879B" w14:textId="77777777">
            <w:pPr>
              <w:rPr>
                <w:bCs/>
                <w:sz w:val="16"/>
                <w:szCs w:val="16"/>
              </w:rPr>
            </w:pPr>
            <w:r>
              <w:rPr>
                <w:b/>
                <w:bCs/>
                <w:sz w:val="16"/>
                <w:szCs w:val="16"/>
              </w:rPr>
              <w:t>Project Management</w:t>
            </w:r>
          </w:p>
        </w:tc>
        <w:tc>
          <w:tcPr>
            <w:tcW w:w="2409"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639721FE" w14:textId="77777777">
            <w:pPr>
              <w:rPr>
                <w:bCs/>
                <w:sz w:val="16"/>
                <w:szCs w:val="16"/>
              </w:rPr>
            </w:pPr>
            <w:r w:rsidRPr="000E6F59">
              <w:rPr>
                <w:bCs/>
                <w:sz w:val="16"/>
                <w:szCs w:val="16"/>
              </w:rPr>
              <w:t>4a) Annual progress monitoring reports delivered.</w:t>
            </w:r>
          </w:p>
          <w:p w:rsidRPr="000E6F59" w:rsidR="000A3B5C" w:rsidP="00485EF1" w:rsidRDefault="000A3B5C" w14:paraId="38000190" w14:textId="77777777">
            <w:pPr>
              <w:rPr>
                <w:bCs/>
                <w:sz w:val="16"/>
                <w:szCs w:val="16"/>
              </w:rPr>
            </w:pPr>
          </w:p>
          <w:p w:rsidRPr="000E6F59" w:rsidR="000A3B5C" w:rsidP="00485EF1" w:rsidRDefault="000A3B5C" w14:paraId="7348C78D" w14:textId="77777777">
            <w:pPr>
              <w:rPr>
                <w:bCs/>
                <w:sz w:val="16"/>
                <w:szCs w:val="16"/>
              </w:rPr>
            </w:pPr>
            <w:r w:rsidRPr="000E6F59">
              <w:rPr>
                <w:bCs/>
                <w:sz w:val="16"/>
                <w:szCs w:val="16"/>
              </w:rPr>
              <w:t>4b) Mid-Term Review (MTR) and Terminal Evaluation (TE) implemented.</w:t>
            </w:r>
          </w:p>
        </w:tc>
        <w:tc>
          <w:tcPr>
            <w:tcW w:w="2410"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4A1C6F0C" w14:textId="77777777">
            <w:pPr>
              <w:rPr>
                <w:bCs/>
                <w:sz w:val="16"/>
                <w:szCs w:val="16"/>
              </w:rPr>
            </w:pPr>
            <w:r w:rsidRPr="000E6F59">
              <w:rPr>
                <w:bCs/>
                <w:sz w:val="16"/>
                <w:szCs w:val="16"/>
              </w:rPr>
              <w:t>4a) No annual progress reports</w:t>
            </w:r>
          </w:p>
          <w:p w:rsidRPr="000E6F59" w:rsidR="000A3B5C" w:rsidP="00485EF1" w:rsidRDefault="000A3B5C" w14:paraId="3FDCFEE5" w14:textId="77777777">
            <w:pPr>
              <w:rPr>
                <w:bCs/>
                <w:sz w:val="16"/>
                <w:szCs w:val="16"/>
              </w:rPr>
            </w:pPr>
          </w:p>
          <w:p w:rsidRPr="000E6F59" w:rsidR="000A3B5C" w:rsidP="00485EF1" w:rsidRDefault="000A3B5C" w14:paraId="1C2B615F" w14:textId="77777777">
            <w:pPr>
              <w:rPr>
                <w:bCs/>
                <w:sz w:val="16"/>
                <w:szCs w:val="16"/>
              </w:rPr>
            </w:pPr>
            <w:r w:rsidRPr="000E6F59">
              <w:rPr>
                <w:bCs/>
                <w:sz w:val="16"/>
                <w:szCs w:val="16"/>
              </w:rPr>
              <w:t>4b) No evaluations.</w:t>
            </w:r>
          </w:p>
        </w:tc>
        <w:tc>
          <w:tcPr>
            <w:tcW w:w="2410"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47434C9B" w14:textId="77777777">
            <w:pPr>
              <w:rPr>
                <w:bCs/>
                <w:sz w:val="16"/>
                <w:szCs w:val="16"/>
              </w:rPr>
            </w:pPr>
            <w:r w:rsidRPr="000E6F59">
              <w:rPr>
                <w:bCs/>
                <w:sz w:val="16"/>
                <w:szCs w:val="16"/>
              </w:rPr>
              <w:t>4b) four (4) annual progress reports delivered.</w:t>
            </w:r>
          </w:p>
          <w:p w:rsidRPr="000E6F59" w:rsidR="000A3B5C" w:rsidP="00485EF1" w:rsidRDefault="000A3B5C" w14:paraId="7BDEC101" w14:textId="77777777">
            <w:pPr>
              <w:rPr>
                <w:bCs/>
                <w:sz w:val="16"/>
                <w:szCs w:val="16"/>
              </w:rPr>
            </w:pPr>
          </w:p>
          <w:p w:rsidRPr="000E6F59" w:rsidR="000A3B5C" w:rsidP="00485EF1" w:rsidRDefault="000A3B5C" w14:paraId="2B9F3661" w14:textId="77777777">
            <w:pPr>
              <w:rPr>
                <w:bCs/>
                <w:sz w:val="16"/>
                <w:szCs w:val="16"/>
              </w:rPr>
            </w:pPr>
            <w:r w:rsidRPr="000E6F59">
              <w:rPr>
                <w:bCs/>
                <w:sz w:val="16"/>
                <w:szCs w:val="16"/>
              </w:rPr>
              <w:t>4b) MTR and TE evaluations executed and reports approved.</w:t>
            </w:r>
          </w:p>
        </w:tc>
        <w:tc>
          <w:tcPr>
            <w:tcW w:w="2126" w:type="dxa"/>
            <w:tcBorders>
              <w:top w:val="single" w:color="000000" w:sz="4" w:space="0"/>
              <w:left w:val="single" w:color="000000" w:sz="4" w:space="0"/>
              <w:bottom w:val="single" w:color="000000" w:sz="4" w:space="0"/>
            </w:tcBorders>
            <w:shd w:val="clear" w:color="auto" w:fill="auto"/>
          </w:tcPr>
          <w:p w:rsidRPr="000E6F59" w:rsidR="000A3B5C" w:rsidP="00485EF1" w:rsidRDefault="000A3B5C" w14:paraId="15F5FA30" w14:textId="77777777">
            <w:pPr>
              <w:rPr>
                <w:bCs/>
                <w:sz w:val="16"/>
                <w:szCs w:val="16"/>
              </w:rPr>
            </w:pPr>
            <w:r w:rsidRPr="000E6F59">
              <w:rPr>
                <w:bCs/>
                <w:sz w:val="16"/>
                <w:szCs w:val="16"/>
              </w:rPr>
              <w:t>Progress reports, evaluation reports.</w:t>
            </w:r>
          </w:p>
        </w:tc>
        <w:tc>
          <w:tcPr>
            <w:tcW w:w="2290" w:type="dxa"/>
            <w:tcBorders>
              <w:top w:val="single" w:color="000000" w:sz="4" w:space="0"/>
              <w:left w:val="single" w:color="000000" w:sz="4" w:space="0"/>
              <w:bottom w:val="single" w:color="000000" w:sz="4" w:space="0"/>
              <w:right w:val="single" w:color="000000" w:sz="4" w:space="0"/>
            </w:tcBorders>
            <w:shd w:val="clear" w:color="auto" w:fill="auto"/>
          </w:tcPr>
          <w:p w:rsidRPr="000E6F59" w:rsidR="000A3B5C" w:rsidP="00485EF1" w:rsidRDefault="00350A8A" w14:paraId="188BB9D7" w14:textId="77777777">
            <w:pPr>
              <w:snapToGrid w:val="0"/>
              <w:rPr>
                <w:bCs/>
                <w:sz w:val="16"/>
                <w:szCs w:val="16"/>
              </w:rPr>
            </w:pPr>
            <w:r w:rsidRPr="000E6F59">
              <w:rPr>
                <w:bCs/>
                <w:sz w:val="16"/>
                <w:szCs w:val="16"/>
              </w:rPr>
              <w:t>Project activities can be implemented as planned.</w:t>
            </w:r>
          </w:p>
        </w:tc>
      </w:tr>
    </w:tbl>
    <w:p w:rsidRPr="000E6F59" w:rsidR="00BA6670" w:rsidP="00BA6670" w:rsidRDefault="00BA6670" w14:paraId="18E20E57" w14:textId="77777777"/>
    <w:p w:rsidRPr="000E6F59" w:rsidR="00957933" w:rsidP="00957933" w:rsidRDefault="00834FC3" w14:paraId="334CD614" w14:textId="77777777">
      <w:r w:rsidRPr="000E6F59">
        <w:br w:type="page"/>
      </w:r>
    </w:p>
    <w:p w:rsidR="003A0160" w:rsidP="00834FC3" w:rsidRDefault="006B5694" w14:paraId="25BD9921" w14:textId="740A83A2">
      <w:pPr>
        <w:pStyle w:val="Heading1"/>
      </w:pPr>
      <w:bookmarkStart w:name="_Toc424291807" w:id="30"/>
      <w:r w:rsidRPr="009C273C">
        <w:t>To</w:t>
      </w:r>
      <w:r w:rsidRPr="009C273C" w:rsidR="003A0160">
        <w:t>tal budget and workplan</w:t>
      </w:r>
      <w:bookmarkEnd w:id="30"/>
    </w:p>
    <w:p w:rsidRPr="00410BBE" w:rsidR="00410BBE" w:rsidP="00410BBE" w:rsidRDefault="00410BBE" w14:paraId="07594579" w14:textId="77777777"/>
    <w:tbl>
      <w:tblPr>
        <w:tblW w:w="18181" w:type="dxa"/>
        <w:tblInd w:w="-77" w:type="dxa"/>
        <w:tblLayout w:type="fixed"/>
        <w:tblLook w:val="0000" w:firstRow="0" w:lastRow="0" w:firstColumn="0" w:lastColumn="0" w:noHBand="0" w:noVBand="0"/>
      </w:tblPr>
      <w:tblGrid>
        <w:gridCol w:w="21"/>
        <w:gridCol w:w="1469"/>
        <w:gridCol w:w="1247"/>
        <w:gridCol w:w="465"/>
        <w:gridCol w:w="190"/>
        <w:gridCol w:w="54"/>
        <w:gridCol w:w="708"/>
        <w:gridCol w:w="39"/>
        <w:gridCol w:w="512"/>
        <w:gridCol w:w="442"/>
        <w:gridCol w:w="28"/>
        <w:gridCol w:w="1150"/>
        <w:gridCol w:w="1080"/>
        <w:gridCol w:w="298"/>
        <w:gridCol w:w="449"/>
        <w:gridCol w:w="992"/>
        <w:gridCol w:w="567"/>
        <w:gridCol w:w="426"/>
        <w:gridCol w:w="850"/>
        <w:gridCol w:w="151"/>
        <w:gridCol w:w="39"/>
        <w:gridCol w:w="661"/>
        <w:gridCol w:w="112"/>
        <w:gridCol w:w="738"/>
        <w:gridCol w:w="992"/>
        <w:gridCol w:w="851"/>
        <w:gridCol w:w="2146"/>
        <w:gridCol w:w="89"/>
        <w:gridCol w:w="101"/>
        <w:gridCol w:w="1124"/>
        <w:gridCol w:w="190"/>
      </w:tblGrid>
      <w:tr w:rsidRPr="000E6F59" w:rsidR="00D70F89" w:rsidTr="001D6EB7" w14:paraId="75474913" w14:textId="77777777">
        <w:trPr>
          <w:gridAfter w:val="5"/>
          <w:wAfter w:w="3650" w:type="dxa"/>
          <w:cantSplit/>
          <w:trHeight w:val="219"/>
        </w:trPr>
        <w:tc>
          <w:tcPr>
            <w:tcW w:w="2737" w:type="dxa"/>
            <w:gridSpan w:val="3"/>
            <w:tcBorders>
              <w:top w:val="single" w:color="000000" w:sz="4" w:space="0"/>
              <w:left w:val="single" w:color="000000" w:sz="4" w:space="0"/>
              <w:bottom w:val="single" w:color="000000" w:sz="4" w:space="0"/>
            </w:tcBorders>
            <w:shd w:val="clear" w:color="auto" w:fill="auto"/>
            <w:vAlign w:val="bottom"/>
          </w:tcPr>
          <w:p w:rsidRPr="000E6F59" w:rsidR="00D70F89" w:rsidRDefault="00D70F89" w14:paraId="75A854FC" w14:textId="77777777">
            <w:pPr>
              <w:rPr>
                <w:rFonts w:eastAsia="SimSun"/>
                <w:bCs/>
                <w:i/>
                <w:sz w:val="18"/>
                <w:szCs w:val="18"/>
              </w:rPr>
            </w:pPr>
            <w:r w:rsidRPr="000E6F59">
              <w:rPr>
                <w:rFonts w:eastAsia="SimSun"/>
                <w:b/>
                <w:bCs/>
                <w:sz w:val="18"/>
                <w:szCs w:val="18"/>
              </w:rPr>
              <w:t xml:space="preserve">Award ID:  </w:t>
            </w:r>
          </w:p>
        </w:tc>
        <w:tc>
          <w:tcPr>
            <w:tcW w:w="2438" w:type="dxa"/>
            <w:gridSpan w:val="8"/>
            <w:tcBorders>
              <w:top w:val="single" w:color="000000" w:sz="4" w:space="0"/>
              <w:left w:val="single" w:color="000000" w:sz="4" w:space="0"/>
              <w:bottom w:val="single" w:color="000000" w:sz="4" w:space="0"/>
            </w:tcBorders>
            <w:shd w:val="clear" w:color="auto" w:fill="auto"/>
            <w:vAlign w:val="bottom"/>
          </w:tcPr>
          <w:p w:rsidRPr="001D6EB7" w:rsidR="00D70F89" w:rsidP="001D6EB7" w:rsidRDefault="001D6EB7" w14:paraId="593BBC9A" w14:textId="7E910D4C">
            <w:pPr>
              <w:jc w:val="left"/>
              <w:rPr>
                <w:rFonts w:eastAsia="SimSun"/>
                <w:b/>
                <w:bCs/>
                <w:sz w:val="18"/>
                <w:szCs w:val="18"/>
              </w:rPr>
            </w:pPr>
            <w:r>
              <w:rPr>
                <w:rFonts w:eastAsia="SimSun"/>
                <w:b/>
                <w:bCs/>
                <w:sz w:val="18"/>
                <w:szCs w:val="18"/>
              </w:rPr>
              <w:t>000</w:t>
            </w:r>
            <w:r w:rsidRPr="001D6EB7">
              <w:rPr>
                <w:b/>
                <w:sz w:val="18"/>
                <w:szCs w:val="18"/>
                <w:lang w:val="en-US"/>
              </w:rPr>
              <w:t>85068</w:t>
            </w:r>
          </w:p>
        </w:tc>
        <w:tc>
          <w:tcPr>
            <w:tcW w:w="2977" w:type="dxa"/>
            <w:gridSpan w:val="4"/>
            <w:tcBorders>
              <w:top w:val="single" w:color="000000" w:sz="4" w:space="0"/>
              <w:left w:val="single" w:color="000000" w:sz="4" w:space="0"/>
              <w:bottom w:val="single" w:color="000000" w:sz="4" w:space="0"/>
            </w:tcBorders>
            <w:shd w:val="clear" w:color="auto" w:fill="auto"/>
            <w:vAlign w:val="bottom"/>
          </w:tcPr>
          <w:p w:rsidRPr="000E6F59" w:rsidR="00D70F89" w:rsidP="001D6EB7" w:rsidRDefault="00D70F89" w14:paraId="63BF3FB4" w14:textId="676916DB">
            <w:pPr>
              <w:rPr>
                <w:rFonts w:eastAsia="SimSun"/>
                <w:b/>
                <w:bCs/>
                <w:sz w:val="18"/>
                <w:szCs w:val="18"/>
              </w:rPr>
            </w:pPr>
            <w:r w:rsidRPr="000E6F59">
              <w:rPr>
                <w:rFonts w:eastAsia="SimSun"/>
                <w:b/>
                <w:bCs/>
                <w:sz w:val="18"/>
                <w:szCs w:val="18"/>
              </w:rPr>
              <w:t>Project ID(s):</w:t>
            </w:r>
            <w:r w:rsidR="001D6EB7">
              <w:rPr>
                <w:rFonts w:eastAsia="SimSun"/>
                <w:b/>
                <w:bCs/>
                <w:sz w:val="18"/>
                <w:szCs w:val="18"/>
              </w:rPr>
              <w:t xml:space="preserve"> </w:t>
            </w:r>
          </w:p>
        </w:tc>
        <w:tc>
          <w:tcPr>
            <w:tcW w:w="1559" w:type="dxa"/>
            <w:gridSpan w:val="2"/>
            <w:tcBorders>
              <w:top w:val="single" w:color="000000" w:sz="4" w:space="0"/>
              <w:left w:val="single" w:color="000000" w:sz="4" w:space="0"/>
              <w:bottom w:val="single" w:color="000000" w:sz="4" w:space="0"/>
            </w:tcBorders>
          </w:tcPr>
          <w:p w:rsidRPr="000E6F59" w:rsidR="00D70F89" w:rsidRDefault="001D6EB7" w14:paraId="3F46248B" w14:textId="1DB81459">
            <w:pPr>
              <w:snapToGrid w:val="0"/>
              <w:rPr>
                <w:rFonts w:eastAsia="SimSun"/>
                <w:b/>
                <w:bCs/>
                <w:sz w:val="18"/>
                <w:szCs w:val="18"/>
              </w:rPr>
            </w:pPr>
            <w:r>
              <w:rPr>
                <w:rFonts w:eastAsia="SimSun"/>
                <w:b/>
                <w:bCs/>
                <w:sz w:val="18"/>
                <w:szCs w:val="18"/>
              </w:rPr>
              <w:t>000</w:t>
            </w:r>
            <w:r w:rsidRPr="001D6EB7">
              <w:rPr>
                <w:rFonts w:eastAsia="SimSun"/>
                <w:b/>
                <w:bCs/>
                <w:sz w:val="18"/>
                <w:szCs w:val="18"/>
              </w:rPr>
              <w:t>92389</w:t>
            </w:r>
          </w:p>
        </w:tc>
        <w:tc>
          <w:tcPr>
            <w:tcW w:w="3969" w:type="dxa"/>
            <w:gridSpan w:val="8"/>
            <w:tcBorders>
              <w:top w:val="single" w:color="000000" w:sz="4" w:space="0"/>
              <w:left w:val="single" w:color="000000" w:sz="4" w:space="0"/>
              <w:bottom w:val="single" w:color="000000" w:sz="4" w:space="0"/>
              <w:right w:val="single" w:color="000000" w:sz="4" w:space="0"/>
            </w:tcBorders>
            <w:shd w:val="clear" w:color="auto" w:fill="auto"/>
            <w:vAlign w:val="bottom"/>
          </w:tcPr>
          <w:p w:rsidRPr="000E6F59" w:rsidR="00D70F89" w:rsidRDefault="00D70F89" w14:paraId="00F4D0F3" w14:textId="77777777">
            <w:pPr>
              <w:snapToGrid w:val="0"/>
              <w:rPr>
                <w:rFonts w:eastAsia="SimSun"/>
                <w:b/>
                <w:bCs/>
                <w:sz w:val="18"/>
                <w:szCs w:val="18"/>
              </w:rPr>
            </w:pPr>
          </w:p>
        </w:tc>
        <w:tc>
          <w:tcPr>
            <w:tcW w:w="851" w:type="dxa"/>
            <w:tcBorders>
              <w:top w:val="single" w:color="000000" w:sz="4" w:space="0"/>
              <w:left w:val="single" w:color="000000" w:sz="4" w:space="0"/>
              <w:bottom w:val="single" w:color="000000" w:sz="4" w:space="0"/>
              <w:right w:val="single" w:color="000000" w:sz="4" w:space="0"/>
            </w:tcBorders>
          </w:tcPr>
          <w:p w:rsidRPr="000E6F59" w:rsidR="00CA228A" w:rsidRDefault="00CA228A" w14:paraId="4B00B5B2" w14:textId="77777777">
            <w:pPr>
              <w:snapToGrid w:val="0"/>
              <w:rPr>
                <w:rFonts w:eastAsia="SimSun"/>
                <w:b/>
                <w:bCs/>
                <w:sz w:val="18"/>
                <w:szCs w:val="18"/>
              </w:rPr>
            </w:pPr>
          </w:p>
        </w:tc>
      </w:tr>
      <w:tr w:rsidRPr="000E6F59" w:rsidR="00D70F89" w:rsidTr="00B658F8" w14:paraId="0A13D7BE" w14:textId="77777777">
        <w:trPr>
          <w:gridAfter w:val="5"/>
          <w:wAfter w:w="3650" w:type="dxa"/>
          <w:cantSplit/>
        </w:trPr>
        <w:tc>
          <w:tcPr>
            <w:tcW w:w="2737" w:type="dxa"/>
            <w:gridSpan w:val="3"/>
            <w:tcBorders>
              <w:top w:val="single" w:color="000000" w:sz="4" w:space="0"/>
              <w:left w:val="single" w:color="000000" w:sz="4" w:space="0"/>
              <w:bottom w:val="single" w:color="000000" w:sz="4" w:space="0"/>
            </w:tcBorders>
            <w:shd w:val="clear" w:color="auto" w:fill="auto"/>
            <w:vAlign w:val="bottom"/>
          </w:tcPr>
          <w:p w:rsidRPr="000E6F59" w:rsidR="00D70F89" w:rsidRDefault="00D70F89" w14:paraId="4ACB5A48" w14:textId="77777777">
            <w:pPr>
              <w:rPr>
                <w:rFonts w:cs="Arial"/>
                <w:b/>
                <w:bCs/>
                <w:color w:val="000000"/>
                <w:sz w:val="18"/>
                <w:szCs w:val="18"/>
              </w:rPr>
            </w:pPr>
            <w:r w:rsidRPr="000E6F59">
              <w:rPr>
                <w:rFonts w:eastAsia="SimSun"/>
                <w:b/>
                <w:sz w:val="18"/>
                <w:szCs w:val="18"/>
              </w:rPr>
              <w:t>Award Title:</w:t>
            </w:r>
          </w:p>
        </w:tc>
        <w:tc>
          <w:tcPr>
            <w:tcW w:w="2438" w:type="dxa"/>
            <w:gridSpan w:val="8"/>
            <w:tcBorders>
              <w:top w:val="single" w:color="000000" w:sz="4" w:space="0"/>
              <w:left w:val="single" w:color="000000" w:sz="4" w:space="0"/>
              <w:bottom w:val="single" w:color="000000" w:sz="4" w:space="0"/>
            </w:tcBorders>
          </w:tcPr>
          <w:p w:rsidRPr="000E6F59" w:rsidR="00D70F89" w:rsidP="008650A5" w:rsidRDefault="00D70F89" w14:paraId="76536A13" w14:textId="77777777">
            <w:pPr>
              <w:rPr>
                <w:rFonts w:cs="Arial"/>
                <w:b/>
                <w:bCs/>
                <w:color w:val="000000"/>
                <w:sz w:val="18"/>
                <w:szCs w:val="18"/>
              </w:rPr>
            </w:pPr>
          </w:p>
        </w:tc>
        <w:tc>
          <w:tcPr>
            <w:tcW w:w="8505" w:type="dxa"/>
            <w:gridSpan w:val="14"/>
            <w:tcBorders>
              <w:top w:val="single" w:color="000000" w:sz="4" w:space="0"/>
              <w:left w:val="single" w:color="000000" w:sz="4" w:space="0"/>
              <w:bottom w:val="single" w:color="000000" w:sz="4" w:space="0"/>
              <w:right w:val="single" w:color="000000" w:sz="4" w:space="0"/>
            </w:tcBorders>
            <w:shd w:val="clear" w:color="auto" w:fill="auto"/>
            <w:vAlign w:val="bottom"/>
          </w:tcPr>
          <w:p w:rsidRPr="000E6F59" w:rsidR="00D70F89" w:rsidP="008650A5" w:rsidRDefault="00D70F89" w14:paraId="791946A5" w14:textId="77777777">
            <w:pPr>
              <w:rPr>
                <w:rFonts w:cs="Arial"/>
                <w:b/>
                <w:bCs/>
                <w:color w:val="000000"/>
                <w:sz w:val="18"/>
                <w:szCs w:val="18"/>
              </w:rPr>
            </w:pPr>
            <w:r w:rsidRPr="000E6F59">
              <w:rPr>
                <w:rFonts w:cs="Arial"/>
                <w:b/>
                <w:bCs/>
                <w:color w:val="000000"/>
                <w:sz w:val="18"/>
                <w:szCs w:val="18"/>
              </w:rPr>
              <w:t>Clean Energy Technologies for the Rural Areas in Cuba (CleanEnergy-Cuba)</w:t>
            </w:r>
          </w:p>
        </w:tc>
        <w:tc>
          <w:tcPr>
            <w:tcW w:w="851" w:type="dxa"/>
            <w:tcBorders>
              <w:top w:val="single" w:color="000000" w:sz="4" w:space="0"/>
              <w:left w:val="single" w:color="000000" w:sz="4" w:space="0"/>
              <w:bottom w:val="single" w:color="000000" w:sz="4" w:space="0"/>
              <w:right w:val="single" w:color="000000" w:sz="4" w:space="0"/>
            </w:tcBorders>
          </w:tcPr>
          <w:p w:rsidRPr="000E6F59" w:rsidR="00CA228A" w:rsidP="008650A5" w:rsidRDefault="00CA228A" w14:paraId="59B82FEF" w14:textId="77777777">
            <w:pPr>
              <w:rPr>
                <w:rFonts w:cs="Arial"/>
                <w:b/>
                <w:bCs/>
                <w:color w:val="000000"/>
                <w:sz w:val="18"/>
                <w:szCs w:val="18"/>
              </w:rPr>
            </w:pPr>
          </w:p>
        </w:tc>
      </w:tr>
      <w:tr w:rsidRPr="000E6F59" w:rsidR="00D70F89" w:rsidTr="00B658F8" w14:paraId="2F7A56D5" w14:textId="77777777">
        <w:trPr>
          <w:gridAfter w:val="5"/>
          <w:wAfter w:w="3650" w:type="dxa"/>
          <w:cantSplit/>
        </w:trPr>
        <w:tc>
          <w:tcPr>
            <w:tcW w:w="2737" w:type="dxa"/>
            <w:gridSpan w:val="3"/>
            <w:tcBorders>
              <w:top w:val="single" w:color="000000" w:sz="4" w:space="0"/>
              <w:left w:val="single" w:color="000000" w:sz="4" w:space="0"/>
              <w:bottom w:val="single" w:color="000000" w:sz="4" w:space="0"/>
            </w:tcBorders>
            <w:shd w:val="clear" w:color="auto" w:fill="auto"/>
            <w:vAlign w:val="bottom"/>
          </w:tcPr>
          <w:p w:rsidRPr="000E6F59" w:rsidR="00D70F89" w:rsidRDefault="00D70F89" w14:paraId="3648476D" w14:textId="77777777">
            <w:pPr>
              <w:rPr>
                <w:rFonts w:eastAsia="SimSun"/>
                <w:b/>
                <w:bCs/>
                <w:sz w:val="18"/>
                <w:szCs w:val="18"/>
              </w:rPr>
            </w:pPr>
            <w:r w:rsidRPr="000E6F59">
              <w:rPr>
                <w:rFonts w:eastAsia="SimSun"/>
                <w:b/>
                <w:bCs/>
                <w:sz w:val="18"/>
                <w:szCs w:val="18"/>
              </w:rPr>
              <w:t>Business Unit:</w:t>
            </w:r>
          </w:p>
        </w:tc>
        <w:tc>
          <w:tcPr>
            <w:tcW w:w="2438" w:type="dxa"/>
            <w:gridSpan w:val="8"/>
            <w:tcBorders>
              <w:top w:val="single" w:color="000000" w:sz="4" w:space="0"/>
              <w:left w:val="single" w:color="000000" w:sz="4" w:space="0"/>
              <w:bottom w:val="single" w:color="000000" w:sz="4" w:space="0"/>
            </w:tcBorders>
          </w:tcPr>
          <w:p w:rsidRPr="000E6F59" w:rsidR="00D70F89" w:rsidRDefault="00D70F89" w14:paraId="0DE8EB4E" w14:textId="651BB667">
            <w:pPr>
              <w:snapToGrid w:val="0"/>
              <w:rPr>
                <w:rFonts w:eastAsia="SimSun"/>
                <w:b/>
                <w:bCs/>
                <w:sz w:val="18"/>
                <w:szCs w:val="18"/>
              </w:rPr>
            </w:pPr>
          </w:p>
        </w:tc>
        <w:tc>
          <w:tcPr>
            <w:tcW w:w="8505" w:type="dxa"/>
            <w:gridSpan w:val="14"/>
            <w:tcBorders>
              <w:top w:val="single" w:color="000000" w:sz="4" w:space="0"/>
              <w:left w:val="single" w:color="000000" w:sz="4" w:space="0"/>
              <w:bottom w:val="single" w:color="000000" w:sz="4" w:space="0"/>
              <w:right w:val="single" w:color="000000" w:sz="4" w:space="0"/>
            </w:tcBorders>
            <w:shd w:val="clear" w:color="auto" w:fill="auto"/>
            <w:vAlign w:val="bottom"/>
          </w:tcPr>
          <w:p w:rsidRPr="000E6F59" w:rsidR="00D70F89" w:rsidRDefault="00885C9A" w14:paraId="3B97C67C" w14:textId="77777777">
            <w:pPr>
              <w:snapToGrid w:val="0"/>
              <w:rPr>
                <w:rFonts w:eastAsia="SimSun"/>
                <w:b/>
                <w:bCs/>
                <w:sz w:val="18"/>
                <w:szCs w:val="18"/>
              </w:rPr>
            </w:pPr>
            <w:r>
              <w:rPr>
                <w:rFonts w:eastAsia="SimSun"/>
                <w:b/>
                <w:bCs/>
                <w:sz w:val="18"/>
                <w:szCs w:val="18"/>
              </w:rPr>
              <w:t>CUB10</w:t>
            </w:r>
          </w:p>
        </w:tc>
        <w:tc>
          <w:tcPr>
            <w:tcW w:w="851" w:type="dxa"/>
            <w:tcBorders>
              <w:top w:val="single" w:color="000000" w:sz="4" w:space="0"/>
              <w:left w:val="single" w:color="000000" w:sz="4" w:space="0"/>
              <w:bottom w:val="single" w:color="000000" w:sz="4" w:space="0"/>
              <w:right w:val="single" w:color="000000" w:sz="4" w:space="0"/>
            </w:tcBorders>
          </w:tcPr>
          <w:p w:rsidRPr="000E6F59" w:rsidR="00CA228A" w:rsidRDefault="00CA228A" w14:paraId="48A650E6" w14:textId="77777777">
            <w:pPr>
              <w:snapToGrid w:val="0"/>
              <w:rPr>
                <w:rFonts w:eastAsia="SimSun"/>
                <w:b/>
                <w:bCs/>
                <w:sz w:val="18"/>
                <w:szCs w:val="18"/>
              </w:rPr>
            </w:pPr>
          </w:p>
        </w:tc>
      </w:tr>
      <w:tr w:rsidRPr="000E6F59" w:rsidR="00D70F89" w:rsidTr="00B658F8" w14:paraId="288171B4" w14:textId="77777777">
        <w:trPr>
          <w:gridAfter w:val="5"/>
          <w:wAfter w:w="3650" w:type="dxa"/>
          <w:cantSplit/>
        </w:trPr>
        <w:tc>
          <w:tcPr>
            <w:tcW w:w="2737" w:type="dxa"/>
            <w:gridSpan w:val="3"/>
            <w:tcBorders>
              <w:top w:val="single" w:color="000000" w:sz="4" w:space="0"/>
              <w:left w:val="single" w:color="000000" w:sz="4" w:space="0"/>
              <w:bottom w:val="single" w:color="000000" w:sz="4" w:space="0"/>
            </w:tcBorders>
            <w:shd w:val="clear" w:color="auto" w:fill="auto"/>
            <w:vAlign w:val="bottom"/>
          </w:tcPr>
          <w:p w:rsidRPr="000E6F59" w:rsidR="00D70F89" w:rsidRDefault="00D70F89" w14:paraId="0361E39A" w14:textId="77777777">
            <w:pPr>
              <w:rPr>
                <w:b/>
                <w:bCs/>
                <w:iCs/>
                <w:sz w:val="20"/>
                <w:szCs w:val="20"/>
              </w:rPr>
            </w:pPr>
            <w:r w:rsidRPr="000E6F59">
              <w:rPr>
                <w:rFonts w:eastAsia="SimSun"/>
                <w:b/>
                <w:sz w:val="18"/>
                <w:szCs w:val="18"/>
              </w:rPr>
              <w:t>Project Title:</w:t>
            </w:r>
          </w:p>
        </w:tc>
        <w:tc>
          <w:tcPr>
            <w:tcW w:w="2438" w:type="dxa"/>
            <w:gridSpan w:val="8"/>
            <w:tcBorders>
              <w:top w:val="single" w:color="000000" w:sz="4" w:space="0"/>
              <w:left w:val="single" w:color="000000" w:sz="4" w:space="0"/>
              <w:bottom w:val="single" w:color="000000" w:sz="4" w:space="0"/>
            </w:tcBorders>
          </w:tcPr>
          <w:p w:rsidRPr="000E6F59" w:rsidR="00D70F89" w:rsidP="008650A5" w:rsidRDefault="00D70F89" w14:paraId="5D654397" w14:textId="77777777">
            <w:pPr>
              <w:rPr>
                <w:b/>
                <w:bCs/>
                <w:iCs/>
                <w:sz w:val="20"/>
                <w:szCs w:val="20"/>
              </w:rPr>
            </w:pPr>
          </w:p>
        </w:tc>
        <w:tc>
          <w:tcPr>
            <w:tcW w:w="8505" w:type="dxa"/>
            <w:gridSpan w:val="14"/>
            <w:tcBorders>
              <w:top w:val="single" w:color="000000" w:sz="4" w:space="0"/>
              <w:left w:val="single" w:color="000000" w:sz="4" w:space="0"/>
              <w:bottom w:val="single" w:color="000000" w:sz="4" w:space="0"/>
              <w:right w:val="single" w:color="000000" w:sz="4" w:space="0"/>
            </w:tcBorders>
            <w:shd w:val="clear" w:color="auto" w:fill="auto"/>
            <w:vAlign w:val="bottom"/>
          </w:tcPr>
          <w:p w:rsidRPr="000E6F59" w:rsidR="00D70F89" w:rsidP="008650A5" w:rsidRDefault="00D70F89" w14:paraId="10DEDDFC" w14:textId="77777777">
            <w:pPr>
              <w:rPr>
                <w:b/>
                <w:bCs/>
                <w:iCs/>
                <w:sz w:val="20"/>
                <w:szCs w:val="20"/>
              </w:rPr>
            </w:pPr>
            <w:r w:rsidRPr="000E6F59">
              <w:rPr>
                <w:b/>
                <w:bCs/>
                <w:iCs/>
                <w:sz w:val="20"/>
                <w:szCs w:val="20"/>
              </w:rPr>
              <w:t>Clean Energy Technologies for the Rural Areas in Cuba (CleanEnergy-Cuba)</w:t>
            </w:r>
          </w:p>
        </w:tc>
        <w:tc>
          <w:tcPr>
            <w:tcW w:w="851" w:type="dxa"/>
            <w:tcBorders>
              <w:top w:val="single" w:color="000000" w:sz="4" w:space="0"/>
              <w:left w:val="single" w:color="000000" w:sz="4" w:space="0"/>
              <w:bottom w:val="single" w:color="000000" w:sz="4" w:space="0"/>
              <w:right w:val="single" w:color="000000" w:sz="4" w:space="0"/>
            </w:tcBorders>
          </w:tcPr>
          <w:p w:rsidRPr="000E6F59" w:rsidR="00CA228A" w:rsidP="008650A5" w:rsidRDefault="00CA228A" w14:paraId="50F6D620" w14:textId="77777777">
            <w:pPr>
              <w:rPr>
                <w:b/>
                <w:bCs/>
                <w:iCs/>
                <w:sz w:val="20"/>
                <w:szCs w:val="20"/>
              </w:rPr>
            </w:pPr>
          </w:p>
        </w:tc>
      </w:tr>
      <w:tr w:rsidRPr="000E6F59" w:rsidR="00D70F89" w:rsidTr="00B658F8" w14:paraId="6FF81665" w14:textId="77777777">
        <w:trPr>
          <w:gridAfter w:val="5"/>
          <w:wAfter w:w="3650" w:type="dxa"/>
          <w:cantSplit/>
        </w:trPr>
        <w:tc>
          <w:tcPr>
            <w:tcW w:w="2737" w:type="dxa"/>
            <w:gridSpan w:val="3"/>
            <w:tcBorders>
              <w:top w:val="single" w:color="000000" w:sz="4" w:space="0"/>
              <w:left w:val="single" w:color="000000" w:sz="4" w:space="0"/>
              <w:bottom w:val="single" w:color="000000" w:sz="4" w:space="0"/>
            </w:tcBorders>
            <w:shd w:val="clear" w:color="auto" w:fill="auto"/>
            <w:vAlign w:val="bottom"/>
          </w:tcPr>
          <w:p w:rsidRPr="000E6F59" w:rsidR="00D70F89" w:rsidRDefault="00D70F89" w14:paraId="08F3C556" w14:textId="77777777">
            <w:pPr>
              <w:rPr>
                <w:rFonts w:eastAsia="SimSun"/>
                <w:b/>
                <w:sz w:val="18"/>
                <w:szCs w:val="18"/>
              </w:rPr>
            </w:pPr>
            <w:r w:rsidRPr="000E6F59">
              <w:rPr>
                <w:rFonts w:eastAsia="SimSun"/>
                <w:b/>
                <w:sz w:val="18"/>
                <w:szCs w:val="18"/>
              </w:rPr>
              <w:t>PIMS no</w:t>
            </w:r>
          </w:p>
        </w:tc>
        <w:tc>
          <w:tcPr>
            <w:tcW w:w="2438" w:type="dxa"/>
            <w:gridSpan w:val="8"/>
            <w:tcBorders>
              <w:top w:val="single" w:color="000000" w:sz="4" w:space="0"/>
              <w:left w:val="single" w:color="000000" w:sz="4" w:space="0"/>
              <w:bottom w:val="single" w:color="000000" w:sz="4" w:space="0"/>
            </w:tcBorders>
          </w:tcPr>
          <w:p w:rsidRPr="000E6F59" w:rsidR="00D70F89" w:rsidP="006B5694" w:rsidRDefault="00D70F89" w14:paraId="0AE61789" w14:textId="77777777">
            <w:pPr>
              <w:rPr>
                <w:rFonts w:eastAsia="SimSun"/>
                <w:b/>
                <w:bCs/>
                <w:sz w:val="18"/>
                <w:szCs w:val="18"/>
              </w:rPr>
            </w:pPr>
          </w:p>
        </w:tc>
        <w:tc>
          <w:tcPr>
            <w:tcW w:w="8505" w:type="dxa"/>
            <w:gridSpan w:val="14"/>
            <w:tcBorders>
              <w:top w:val="single" w:color="000000" w:sz="4" w:space="0"/>
              <w:left w:val="single" w:color="000000" w:sz="4" w:space="0"/>
              <w:bottom w:val="single" w:color="000000" w:sz="4" w:space="0"/>
              <w:right w:val="single" w:color="000000" w:sz="4" w:space="0"/>
            </w:tcBorders>
            <w:shd w:val="clear" w:color="auto" w:fill="auto"/>
            <w:vAlign w:val="bottom"/>
          </w:tcPr>
          <w:p w:rsidRPr="000E6F59" w:rsidR="00D70F89" w:rsidP="006B5694" w:rsidRDefault="00D70F89" w14:paraId="3821AB73" w14:textId="77777777">
            <w:pPr>
              <w:rPr>
                <w:rFonts w:eastAsia="SimSun"/>
                <w:b/>
                <w:bCs/>
                <w:sz w:val="18"/>
                <w:szCs w:val="18"/>
              </w:rPr>
            </w:pPr>
            <w:r w:rsidRPr="000E6F59">
              <w:rPr>
                <w:rFonts w:eastAsia="SimSun"/>
                <w:b/>
                <w:bCs/>
                <w:sz w:val="18"/>
                <w:szCs w:val="18"/>
              </w:rPr>
              <w:t>4899</w:t>
            </w:r>
          </w:p>
        </w:tc>
        <w:tc>
          <w:tcPr>
            <w:tcW w:w="851" w:type="dxa"/>
            <w:tcBorders>
              <w:top w:val="single" w:color="000000" w:sz="4" w:space="0"/>
              <w:left w:val="single" w:color="000000" w:sz="4" w:space="0"/>
              <w:bottom w:val="single" w:color="000000" w:sz="4" w:space="0"/>
              <w:right w:val="single" w:color="000000" w:sz="4" w:space="0"/>
            </w:tcBorders>
          </w:tcPr>
          <w:p w:rsidRPr="000E6F59" w:rsidR="00CA228A" w:rsidP="006B5694" w:rsidRDefault="00CA228A" w14:paraId="7EBB3BF5" w14:textId="77777777">
            <w:pPr>
              <w:rPr>
                <w:rFonts w:eastAsia="SimSun"/>
                <w:b/>
                <w:bCs/>
                <w:sz w:val="18"/>
                <w:szCs w:val="18"/>
              </w:rPr>
            </w:pPr>
          </w:p>
        </w:tc>
      </w:tr>
      <w:tr w:rsidRPr="000A48A6" w:rsidR="00D70F89" w:rsidTr="00B658F8" w14:paraId="062F6B05" w14:textId="77777777">
        <w:trPr>
          <w:gridAfter w:val="5"/>
          <w:wAfter w:w="3650" w:type="dxa"/>
          <w:cantSplit/>
        </w:trPr>
        <w:tc>
          <w:tcPr>
            <w:tcW w:w="2737" w:type="dxa"/>
            <w:gridSpan w:val="3"/>
            <w:tcBorders>
              <w:top w:val="single" w:color="000000" w:sz="4" w:space="0"/>
              <w:left w:val="single" w:color="000000" w:sz="4" w:space="0"/>
              <w:bottom w:val="single" w:color="000000" w:sz="4" w:space="0"/>
            </w:tcBorders>
            <w:shd w:val="clear" w:color="auto" w:fill="auto"/>
            <w:vAlign w:val="bottom"/>
          </w:tcPr>
          <w:p w:rsidRPr="000E6F59" w:rsidR="00D70F89" w:rsidRDefault="00D70F89" w14:paraId="1B800C37" w14:textId="77777777">
            <w:pPr>
              <w:rPr>
                <w:rFonts w:eastAsia="SimSun"/>
                <w:b/>
                <w:bCs/>
                <w:sz w:val="18"/>
                <w:szCs w:val="18"/>
              </w:rPr>
            </w:pPr>
            <w:r w:rsidRPr="000E6F59">
              <w:rPr>
                <w:rFonts w:eastAsia="SimSun"/>
                <w:b/>
                <w:sz w:val="18"/>
                <w:szCs w:val="18"/>
              </w:rPr>
              <w:t xml:space="preserve">Implementing Partner  (Executing Agency) </w:t>
            </w:r>
          </w:p>
        </w:tc>
        <w:tc>
          <w:tcPr>
            <w:tcW w:w="2438" w:type="dxa"/>
            <w:gridSpan w:val="8"/>
            <w:tcBorders>
              <w:top w:val="single" w:color="000000" w:sz="4" w:space="0"/>
              <w:left w:val="single" w:color="000000" w:sz="4" w:space="0"/>
              <w:bottom w:val="single" w:color="000000" w:sz="4" w:space="0"/>
            </w:tcBorders>
          </w:tcPr>
          <w:p w:rsidRPr="000E6F59" w:rsidR="00D70F89" w:rsidP="008650A5" w:rsidRDefault="00D70F89" w14:paraId="1A6166A2" w14:textId="77777777">
            <w:pPr>
              <w:rPr>
                <w:rFonts w:eastAsia="SimSun"/>
                <w:b/>
                <w:bCs/>
                <w:sz w:val="18"/>
                <w:szCs w:val="18"/>
              </w:rPr>
            </w:pPr>
          </w:p>
        </w:tc>
        <w:tc>
          <w:tcPr>
            <w:tcW w:w="8505" w:type="dxa"/>
            <w:gridSpan w:val="14"/>
            <w:tcBorders>
              <w:top w:val="single" w:color="000000" w:sz="4" w:space="0"/>
              <w:left w:val="single" w:color="000000" w:sz="4" w:space="0"/>
              <w:bottom w:val="single" w:color="000000" w:sz="4" w:space="0"/>
              <w:right w:val="single" w:color="000000" w:sz="4" w:space="0"/>
            </w:tcBorders>
            <w:shd w:val="clear" w:color="auto" w:fill="auto"/>
            <w:vAlign w:val="bottom"/>
          </w:tcPr>
          <w:p w:rsidRPr="001C0356" w:rsidR="00D70F89" w:rsidP="008650A5" w:rsidRDefault="00D70F89" w14:paraId="25AB27B9" w14:textId="77777777">
            <w:pPr>
              <w:rPr>
                <w:rFonts w:eastAsia="SimSun"/>
                <w:b/>
                <w:bCs/>
                <w:sz w:val="18"/>
                <w:szCs w:val="18"/>
                <w:lang w:val="es-PA"/>
              </w:rPr>
            </w:pPr>
            <w:r w:rsidRPr="001C0356">
              <w:rPr>
                <w:rFonts w:eastAsia="SimSun"/>
                <w:b/>
                <w:bCs/>
                <w:sz w:val="18"/>
                <w:szCs w:val="18"/>
                <w:lang w:val="es-PA"/>
              </w:rPr>
              <w:t>Estación Experimental Indio Hatuey (EEIH)</w:t>
            </w:r>
          </w:p>
        </w:tc>
        <w:tc>
          <w:tcPr>
            <w:tcW w:w="851" w:type="dxa"/>
            <w:tcBorders>
              <w:top w:val="single" w:color="000000" w:sz="4" w:space="0"/>
              <w:left w:val="single" w:color="000000" w:sz="4" w:space="0"/>
              <w:bottom w:val="single" w:color="000000" w:sz="4" w:space="0"/>
              <w:right w:val="single" w:color="000000" w:sz="4" w:space="0"/>
            </w:tcBorders>
          </w:tcPr>
          <w:p w:rsidRPr="001C0356" w:rsidR="00CA228A" w:rsidP="008650A5" w:rsidRDefault="00CA228A" w14:paraId="321FBA00" w14:textId="77777777">
            <w:pPr>
              <w:rPr>
                <w:rFonts w:eastAsia="SimSun"/>
                <w:b/>
                <w:bCs/>
                <w:sz w:val="18"/>
                <w:szCs w:val="18"/>
                <w:lang w:val="es-PA"/>
              </w:rPr>
            </w:pPr>
          </w:p>
        </w:tc>
      </w:tr>
      <w:tr w:rsidRPr="000E6F59" w:rsidR="00B658F8" w:rsidTr="00B658F8" w14:paraId="2532CC2C" w14:textId="77777777">
        <w:tblPrEx>
          <w:tblCellMar>
            <w:left w:w="85" w:type="dxa"/>
            <w:right w:w="85" w:type="dxa"/>
          </w:tblCellMar>
        </w:tblPrEx>
        <w:trPr>
          <w:gridBefore w:val="1"/>
          <w:gridAfter w:val="5"/>
          <w:wBefore w:w="21" w:type="dxa"/>
          <w:wAfter w:w="3650" w:type="dxa"/>
          <w:cantSplit/>
        </w:trPr>
        <w:tc>
          <w:tcPr>
            <w:tcW w:w="1469"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64294A33" w14:textId="77777777">
            <w:pPr>
              <w:jc w:val="left"/>
              <w:rPr>
                <w:rFonts w:eastAsia="SimSun"/>
                <w:b/>
                <w:bCs/>
                <w:sz w:val="18"/>
                <w:szCs w:val="18"/>
              </w:rPr>
            </w:pPr>
            <w:r w:rsidRPr="000E6F59">
              <w:rPr>
                <w:rFonts w:eastAsia="SimSun"/>
                <w:b/>
                <w:bCs/>
                <w:sz w:val="18"/>
                <w:szCs w:val="18"/>
              </w:rPr>
              <w:t>GEF Outcome/Atlas Activity</w:t>
            </w:r>
          </w:p>
        </w:tc>
        <w:tc>
          <w:tcPr>
            <w:tcW w:w="1247"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P="00B658F8" w:rsidRDefault="001C4D14" w14:paraId="5347DC91" w14:textId="4F82342E">
            <w:pPr>
              <w:jc w:val="center"/>
              <w:rPr>
                <w:rFonts w:eastAsia="SimSun"/>
                <w:b/>
                <w:bCs/>
                <w:sz w:val="18"/>
                <w:szCs w:val="18"/>
              </w:rPr>
            </w:pPr>
            <w:r w:rsidRPr="000E6F59">
              <w:rPr>
                <w:rFonts w:eastAsia="SimSun"/>
                <w:b/>
                <w:bCs/>
                <w:sz w:val="18"/>
                <w:szCs w:val="18"/>
              </w:rPr>
              <w:t>Responsible Party/ Imple</w:t>
            </w:r>
            <w:r w:rsidR="00B658F8">
              <w:rPr>
                <w:rFonts w:eastAsia="SimSun"/>
                <w:b/>
                <w:bCs/>
                <w:sz w:val="18"/>
                <w:szCs w:val="18"/>
              </w:rPr>
              <w:t xml:space="preserve"> </w:t>
            </w:r>
            <w:r w:rsidRPr="000E6F59">
              <w:rPr>
                <w:rFonts w:eastAsia="SimSun"/>
                <w:b/>
                <w:bCs/>
                <w:sz w:val="18"/>
                <w:szCs w:val="18"/>
              </w:rPr>
              <w:t>menting Agent</w:t>
            </w:r>
          </w:p>
        </w:tc>
        <w:tc>
          <w:tcPr>
            <w:tcW w:w="70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06E5992C" w14:textId="77777777">
            <w:pPr>
              <w:jc w:val="center"/>
              <w:rPr>
                <w:rFonts w:eastAsia="SimSun"/>
                <w:b/>
                <w:bCs/>
                <w:sz w:val="18"/>
                <w:szCs w:val="18"/>
              </w:rPr>
            </w:pPr>
            <w:r w:rsidRPr="000E6F59">
              <w:rPr>
                <w:rFonts w:eastAsia="SimSun"/>
                <w:b/>
                <w:bCs/>
                <w:sz w:val="18"/>
                <w:szCs w:val="18"/>
              </w:rPr>
              <w:t>Fund ID</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3131CF14" w14:textId="77777777">
            <w:pPr>
              <w:jc w:val="center"/>
              <w:rPr>
                <w:rFonts w:eastAsia="SimSun"/>
                <w:b/>
                <w:bCs/>
                <w:sz w:val="18"/>
                <w:szCs w:val="18"/>
              </w:rPr>
            </w:pPr>
            <w:r w:rsidRPr="000E6F59">
              <w:rPr>
                <w:rFonts w:eastAsia="SimSun"/>
                <w:b/>
                <w:bCs/>
                <w:sz w:val="18"/>
                <w:szCs w:val="18"/>
              </w:rPr>
              <w:t>Donor Name</w:t>
            </w:r>
          </w:p>
          <w:p w:rsidRPr="000E6F59" w:rsidR="001C4D14" w:rsidRDefault="001C4D14" w14:paraId="5EE1FE8B"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1EEEF0E4" w14:textId="77777777">
            <w:pPr>
              <w:jc w:val="center"/>
              <w:rPr>
                <w:rFonts w:eastAsia="SimSun"/>
                <w:b/>
                <w:bCs/>
                <w:sz w:val="18"/>
                <w:szCs w:val="18"/>
              </w:rPr>
            </w:pPr>
            <w:r w:rsidRPr="000E6F59">
              <w:rPr>
                <w:rFonts w:eastAsia="SimSun"/>
                <w:b/>
                <w:bCs/>
                <w:sz w:val="18"/>
                <w:szCs w:val="18"/>
              </w:rPr>
              <w:t>Atlas Budgetary Account Code</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4F9C1EDD" w14:textId="77777777">
            <w:pPr>
              <w:jc w:val="center"/>
              <w:rPr>
                <w:rFonts w:eastAsia="SimSun"/>
                <w:b/>
                <w:bCs/>
                <w:sz w:val="18"/>
                <w:szCs w:val="18"/>
              </w:rPr>
            </w:pPr>
            <w:r w:rsidRPr="000E6F59">
              <w:rPr>
                <w:rFonts w:eastAsia="SimSun"/>
                <w:b/>
                <w:bCs/>
                <w:sz w:val="18"/>
                <w:szCs w:val="18"/>
              </w:rPr>
              <w:t>ATLAS Budget Description</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3358DB6E" w14:textId="77777777">
            <w:pPr>
              <w:jc w:val="center"/>
              <w:rPr>
                <w:rFonts w:eastAsia="SimSun"/>
                <w:b/>
                <w:bCs/>
                <w:sz w:val="18"/>
                <w:szCs w:val="18"/>
              </w:rPr>
            </w:pPr>
            <w:r w:rsidRPr="000E6F59">
              <w:rPr>
                <w:rFonts w:eastAsia="SimSun"/>
                <w:b/>
                <w:bCs/>
                <w:sz w:val="18"/>
                <w:szCs w:val="18"/>
              </w:rPr>
              <w:t>Amount Year 1 (USD)</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72E6C7F3" w14:textId="77777777">
            <w:pPr>
              <w:jc w:val="center"/>
              <w:rPr>
                <w:rFonts w:eastAsia="SimSun"/>
                <w:b/>
                <w:bCs/>
                <w:sz w:val="18"/>
                <w:szCs w:val="18"/>
              </w:rPr>
            </w:pPr>
            <w:r w:rsidRPr="000E6F59">
              <w:rPr>
                <w:rFonts w:eastAsia="SimSun"/>
                <w:b/>
                <w:bCs/>
                <w:sz w:val="18"/>
                <w:szCs w:val="18"/>
              </w:rPr>
              <w:t>Amount Year 2 (USD)</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1A91AFF0" w14:textId="77777777">
            <w:pPr>
              <w:jc w:val="center"/>
              <w:rPr>
                <w:rFonts w:eastAsia="SimSun"/>
                <w:b/>
                <w:bCs/>
                <w:sz w:val="18"/>
                <w:szCs w:val="18"/>
              </w:rPr>
            </w:pPr>
            <w:r w:rsidRPr="000E6F59">
              <w:rPr>
                <w:rFonts w:eastAsia="SimSun"/>
                <w:b/>
                <w:bCs/>
                <w:sz w:val="18"/>
                <w:szCs w:val="18"/>
              </w:rPr>
              <w:t>Amount Year 3 (USD)</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Pr="000E6F59" w:rsidR="001C4D14" w:rsidP="002F1D35" w:rsidRDefault="001C4D14" w14:paraId="62174B00" w14:textId="77777777">
            <w:pPr>
              <w:jc w:val="center"/>
              <w:rPr>
                <w:rFonts w:eastAsia="SimSun"/>
                <w:b/>
                <w:bCs/>
                <w:sz w:val="18"/>
                <w:szCs w:val="18"/>
              </w:rPr>
            </w:pPr>
            <w:r w:rsidRPr="000E6F59">
              <w:rPr>
                <w:rFonts w:eastAsia="SimSun"/>
                <w:b/>
                <w:bCs/>
                <w:sz w:val="18"/>
                <w:szCs w:val="18"/>
              </w:rPr>
              <w:t>Amount Year 4 (USD)</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32A51D69" w14:textId="77777777">
            <w:pPr>
              <w:jc w:val="center"/>
              <w:rPr>
                <w:rFonts w:cs="Arial"/>
                <w:b/>
                <w:bCs/>
                <w:color w:val="000000"/>
                <w:sz w:val="18"/>
                <w:szCs w:val="18"/>
              </w:rPr>
            </w:pPr>
            <w:r>
              <w:rPr>
                <w:rFonts w:eastAsia="SimSun"/>
                <w:b/>
                <w:bCs/>
                <w:sz w:val="18"/>
                <w:szCs w:val="18"/>
              </w:rPr>
              <w:t>Amount Year 5 (USD)</w:t>
            </w:r>
          </w:p>
        </w:tc>
        <w:tc>
          <w:tcPr>
            <w:tcW w:w="992" w:type="dxa"/>
            <w:tcBorders>
              <w:top w:val="single" w:color="000000" w:sz="4" w:space="0"/>
              <w:left w:val="single" w:color="000000" w:sz="4" w:space="0"/>
              <w:bottom w:val="single" w:color="000000" w:sz="4" w:space="0"/>
              <w:right w:val="single" w:color="000000" w:sz="4" w:space="0"/>
            </w:tcBorders>
            <w:vAlign w:val="center"/>
          </w:tcPr>
          <w:p w:rsidRPr="000E6F59" w:rsidR="001C4D14" w:rsidP="000C0CEE" w:rsidRDefault="001C4D14" w14:paraId="036619E4" w14:textId="77777777">
            <w:pPr>
              <w:jc w:val="center"/>
              <w:rPr>
                <w:rFonts w:cs="Arial"/>
                <w:b/>
                <w:bCs/>
                <w:color w:val="000000"/>
                <w:sz w:val="18"/>
                <w:szCs w:val="18"/>
              </w:rPr>
            </w:pPr>
            <w:r w:rsidRPr="000E6F59">
              <w:rPr>
                <w:rFonts w:eastAsia="SimSun"/>
                <w:b/>
                <w:bCs/>
                <w:sz w:val="18"/>
                <w:szCs w:val="18"/>
              </w:rPr>
              <w:t>Total (USD)</w:t>
            </w:r>
          </w:p>
        </w:tc>
        <w:tc>
          <w:tcPr>
            <w:tcW w:w="851" w:type="dxa"/>
            <w:tcBorders>
              <w:top w:val="single" w:color="000000" w:sz="4" w:space="0"/>
              <w:left w:val="single" w:color="000000" w:sz="4" w:space="0"/>
              <w:bottom w:val="single" w:color="000000" w:sz="4" w:space="0"/>
              <w:right w:val="single" w:color="000000" w:sz="4" w:space="0"/>
            </w:tcBorders>
            <w:vAlign w:val="center"/>
          </w:tcPr>
          <w:p w:rsidR="00CA228A" w:rsidP="000C0CEE" w:rsidRDefault="00CA228A" w14:paraId="7EFC0402" w14:textId="77777777">
            <w:pPr>
              <w:jc w:val="center"/>
              <w:rPr>
                <w:rFonts w:eastAsia="SimSun"/>
                <w:b/>
                <w:bCs/>
                <w:sz w:val="18"/>
                <w:szCs w:val="18"/>
              </w:rPr>
            </w:pPr>
            <w:r>
              <w:rPr>
                <w:rFonts w:eastAsia="SimSun"/>
                <w:b/>
                <w:bCs/>
                <w:sz w:val="18"/>
                <w:szCs w:val="18"/>
              </w:rPr>
              <w:t>Budget note</w:t>
            </w:r>
          </w:p>
        </w:tc>
      </w:tr>
      <w:tr w:rsidRPr="000E6F59" w:rsidR="00B658F8" w:rsidTr="00B658F8" w14:paraId="49DCAD26" w14:textId="77777777">
        <w:tblPrEx>
          <w:tblCellMar>
            <w:left w:w="85" w:type="dxa"/>
            <w:right w:w="85" w:type="dxa"/>
          </w:tblCellMar>
        </w:tblPrEx>
        <w:trPr>
          <w:gridBefore w:val="1"/>
          <w:gridAfter w:val="5"/>
          <w:wBefore w:w="21" w:type="dxa"/>
          <w:wAfter w:w="3650" w:type="dxa"/>
          <w:cantSplit/>
        </w:trPr>
        <w:tc>
          <w:tcPr>
            <w:tcW w:w="1469"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A919B7" w:rsidRDefault="00104B12" w14:paraId="28CF68D0" w14:textId="77777777">
            <w:pPr>
              <w:jc w:val="left"/>
              <w:rPr>
                <w:rFonts w:cs="Arial"/>
                <w:b/>
                <w:bCs/>
                <w:color w:val="000000"/>
                <w:sz w:val="18"/>
                <w:szCs w:val="18"/>
              </w:rPr>
            </w:pPr>
            <w:r w:rsidRPr="000E6F59">
              <w:rPr>
                <w:rFonts w:cs="Arial"/>
                <w:b/>
                <w:bCs/>
                <w:color w:val="000000"/>
                <w:sz w:val="18"/>
                <w:szCs w:val="18"/>
              </w:rPr>
              <w:t>Outcome #1 Policy instruments supportive of small-scale bioenergy development have been formulated and recommended for approval.</w:t>
            </w:r>
          </w:p>
        </w:tc>
        <w:tc>
          <w:tcPr>
            <w:tcW w:w="1247"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CE4B0F" w:rsidRDefault="00104B12" w14:paraId="37F4A936" w14:textId="77777777">
            <w:pPr>
              <w:jc w:val="center"/>
              <w:rPr>
                <w:rFonts w:cs="Arial"/>
                <w:color w:val="000000"/>
                <w:sz w:val="18"/>
                <w:szCs w:val="18"/>
              </w:rPr>
            </w:pPr>
            <w:r w:rsidRPr="000E6F59">
              <w:rPr>
                <w:rFonts w:cs="Arial"/>
                <w:color w:val="000000"/>
                <w:sz w:val="18"/>
                <w:szCs w:val="18"/>
              </w:rPr>
              <w:t>EEIH</w:t>
            </w:r>
          </w:p>
        </w:tc>
        <w:tc>
          <w:tcPr>
            <w:tcW w:w="709" w:type="dxa"/>
            <w:gridSpan w:val="3"/>
            <w:vMerge w:val="restart"/>
            <w:tcBorders>
              <w:top w:val="single" w:color="000000" w:sz="4" w:space="0"/>
              <w:left w:val="single" w:color="000000" w:sz="4" w:space="0"/>
              <w:right w:val="single" w:color="000000" w:sz="4" w:space="0"/>
            </w:tcBorders>
            <w:shd w:val="clear" w:color="auto" w:fill="auto"/>
            <w:vAlign w:val="center"/>
          </w:tcPr>
          <w:p w:rsidRPr="000E6F59" w:rsidR="00104B12" w:rsidP="00CE4B0F" w:rsidRDefault="00104B12" w14:paraId="400C588E" w14:textId="77777777">
            <w:pPr>
              <w:jc w:val="center"/>
              <w:rPr>
                <w:rFonts w:eastAsia="SimSun"/>
                <w:b/>
                <w:bCs/>
                <w:sz w:val="18"/>
                <w:szCs w:val="18"/>
              </w:rPr>
            </w:pPr>
            <w:r w:rsidRPr="000E6F59">
              <w:rPr>
                <w:rFonts w:eastAsia="SimSun"/>
                <w:b/>
                <w:bCs/>
                <w:sz w:val="18"/>
                <w:szCs w:val="18"/>
              </w:rPr>
              <w:t>62000</w:t>
            </w:r>
          </w:p>
        </w:tc>
        <w:tc>
          <w:tcPr>
            <w:tcW w:w="708"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CE4B0F" w:rsidRDefault="00104B12" w14:paraId="34AE148E" w14:textId="77777777">
            <w:pPr>
              <w:jc w:val="center"/>
              <w:rPr>
                <w:rFonts w:eastAsia="SimSun"/>
                <w:b/>
                <w:bCs/>
                <w:sz w:val="18"/>
                <w:szCs w:val="18"/>
              </w:rPr>
            </w:pPr>
            <w:r w:rsidRPr="000E6F59">
              <w:rPr>
                <w:rFonts w:eastAsia="SimSun"/>
                <w:b/>
                <w:bCs/>
                <w:sz w:val="18"/>
                <w:szCs w:val="18"/>
              </w:rPr>
              <w:t>GEF</w:t>
            </w: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55764AE" w14:textId="77777777">
            <w:pPr>
              <w:jc w:val="center"/>
              <w:rPr>
                <w:rFonts w:eastAsia="SimSun"/>
                <w:sz w:val="18"/>
                <w:szCs w:val="18"/>
              </w:rPr>
            </w:pPr>
            <w:r w:rsidRPr="000E6F59">
              <w:rPr>
                <w:rFonts w:eastAsia="SimSun"/>
                <w:sz w:val="18"/>
                <w:szCs w:val="18"/>
              </w:rPr>
              <w:t>71200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4BE1990" w14:textId="77777777">
            <w:pPr>
              <w:rPr>
                <w:rFonts w:eastAsia="SimSun"/>
                <w:sz w:val="18"/>
                <w:szCs w:val="18"/>
              </w:rPr>
            </w:pPr>
            <w:r w:rsidRPr="000E6F59">
              <w:rPr>
                <w:rFonts w:eastAsia="SimSun"/>
                <w:sz w:val="18"/>
                <w:szCs w:val="18"/>
              </w:rPr>
              <w:t>International Consultants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BE7858D" w14:textId="77777777">
            <w:pPr>
              <w:jc w:val="right"/>
              <w:rPr>
                <w:color w:val="000000"/>
                <w:sz w:val="18"/>
                <w:szCs w:val="18"/>
              </w:rPr>
            </w:pPr>
            <w:r>
              <w:rPr>
                <w:rFonts w:eastAsia="SimSun"/>
                <w:color w:val="000000"/>
                <w:sz w:val="18"/>
                <w:szCs w:val="18"/>
              </w:rPr>
              <w:t>15,000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BFB3CB4" w14:textId="77777777">
            <w:pPr>
              <w:jc w:val="right"/>
              <w:rPr>
                <w:color w:val="000000"/>
                <w:sz w:val="18"/>
                <w:szCs w:val="18"/>
              </w:rPr>
            </w:pPr>
            <w:r>
              <w:rPr>
                <w:rFonts w:eastAsia="SimSun"/>
                <w:color w:val="000000"/>
                <w:sz w:val="18"/>
                <w:szCs w:val="18"/>
              </w:rPr>
              <w:t>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0548E00" w14:textId="77777777">
            <w:pPr>
              <w:jc w:val="right"/>
              <w:rPr>
                <w:color w:val="000000"/>
                <w:sz w:val="18"/>
                <w:szCs w:val="18"/>
              </w:rPr>
            </w:pPr>
            <w:r>
              <w:rPr>
                <w:rFonts w:eastAsia="SimSun"/>
                <w:color w:val="000000"/>
                <w:sz w:val="18"/>
                <w:szCs w:val="18"/>
              </w:rPr>
              <w:t>8,000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16D849DA" w14:textId="77777777">
            <w:pPr>
              <w:jc w:val="right"/>
              <w:rPr>
                <w:color w:val="000000"/>
                <w:sz w:val="18"/>
                <w:szCs w:val="18"/>
              </w:rPr>
            </w:pPr>
            <w:r>
              <w:rPr>
                <w:rFonts w:eastAsia="SimSun"/>
                <w:bCs/>
                <w:color w:val="000000"/>
                <w:sz w:val="18"/>
                <w:szCs w:val="18"/>
              </w:rPr>
              <w:t>8,000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295FE59" w14:textId="77777777">
            <w:pPr>
              <w:jc w:val="right"/>
              <w:rPr>
                <w:color w:val="000000"/>
                <w:sz w:val="18"/>
                <w:szCs w:val="18"/>
              </w:rPr>
            </w:pPr>
            <w:r>
              <w:rPr>
                <w:rFonts w:eastAsia="SimSun"/>
                <w:color w:val="000000"/>
                <w:sz w:val="18"/>
                <w:szCs w:val="18"/>
              </w:rPr>
              <w:t>4,000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F4B611E" w14:textId="77777777">
            <w:pPr>
              <w:jc w:val="right"/>
              <w:rPr>
                <w:b/>
                <w:bCs/>
                <w:color w:val="000000"/>
                <w:sz w:val="18"/>
                <w:szCs w:val="18"/>
              </w:rPr>
            </w:pPr>
            <w:r>
              <w:rPr>
                <w:rFonts w:eastAsia="SimSun"/>
                <w:b/>
                <w:bCs/>
                <w:color w:val="000000"/>
                <w:sz w:val="18"/>
                <w:szCs w:val="18"/>
              </w:rPr>
              <w:t>35,000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19D98C00" w14:textId="77777777">
            <w:pPr>
              <w:jc w:val="center"/>
              <w:rPr>
                <w:rFonts w:eastAsia="SimSun"/>
                <w:b/>
                <w:sz w:val="18"/>
                <w:szCs w:val="18"/>
              </w:rPr>
            </w:pPr>
            <w:r>
              <w:rPr>
                <w:rFonts w:eastAsia="SimSun"/>
                <w:b/>
                <w:sz w:val="18"/>
                <w:szCs w:val="18"/>
              </w:rPr>
              <w:t>1-3</w:t>
            </w:r>
          </w:p>
        </w:tc>
      </w:tr>
      <w:tr w:rsidRPr="000E6F59" w:rsidR="00B658F8" w:rsidTr="00B658F8" w14:paraId="0063D62C"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A919B7" w:rsidRDefault="00104B12" w14:paraId="31EB59C8"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CE4B0F" w:rsidRDefault="00104B12" w14:paraId="2CE0125E" w14:textId="77777777">
            <w:pPr>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CE4B0F" w:rsidRDefault="00104B12" w14:paraId="2B2D6948"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CE4B0F" w:rsidRDefault="00104B12" w14:paraId="082CAD6D"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505DFE7" w14:textId="77777777">
            <w:pPr>
              <w:jc w:val="center"/>
              <w:rPr>
                <w:rFonts w:eastAsia="SimSun"/>
                <w:sz w:val="18"/>
                <w:szCs w:val="18"/>
              </w:rPr>
            </w:pPr>
            <w:r w:rsidRPr="000E6F59">
              <w:rPr>
                <w:rFonts w:eastAsia="SimSun"/>
                <w:sz w:val="18"/>
                <w:szCs w:val="18"/>
              </w:rPr>
              <w:t>71600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D6B6853" w14:textId="77777777">
            <w:pPr>
              <w:rPr>
                <w:rFonts w:eastAsia="SimSun"/>
                <w:sz w:val="18"/>
                <w:szCs w:val="18"/>
              </w:rPr>
            </w:pPr>
            <w:r w:rsidRPr="000E6F59">
              <w:rPr>
                <w:rFonts w:eastAsia="SimSun"/>
                <w:sz w:val="18"/>
                <w:szCs w:val="18"/>
              </w:rPr>
              <w:t>Travel</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C8E15F6" w14:textId="77777777">
            <w:pPr>
              <w:jc w:val="right"/>
              <w:rPr>
                <w:color w:val="000000"/>
                <w:sz w:val="18"/>
                <w:szCs w:val="18"/>
              </w:rPr>
            </w:pPr>
            <w:r>
              <w:rPr>
                <w:rFonts w:eastAsia="SimSun"/>
                <w:color w:val="000000"/>
                <w:sz w:val="18"/>
                <w:szCs w:val="18"/>
              </w:rPr>
              <w:t>7,000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1ED6817" w14:textId="77777777">
            <w:pPr>
              <w:jc w:val="right"/>
              <w:rPr>
                <w:color w:val="000000"/>
                <w:sz w:val="18"/>
                <w:szCs w:val="18"/>
              </w:rPr>
            </w:pPr>
            <w:r>
              <w:rPr>
                <w:rFonts w:eastAsia="SimSun"/>
                <w:color w:val="000000"/>
                <w:sz w:val="18"/>
                <w:szCs w:val="18"/>
              </w:rPr>
              <w:t>8,000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BBF1F83" w14:textId="77777777">
            <w:pPr>
              <w:jc w:val="right"/>
              <w:rPr>
                <w:color w:val="000000"/>
                <w:sz w:val="18"/>
                <w:szCs w:val="18"/>
              </w:rPr>
            </w:pPr>
            <w:r>
              <w:rPr>
                <w:rFonts w:eastAsia="SimSun"/>
                <w:color w:val="000000"/>
                <w:sz w:val="18"/>
                <w:szCs w:val="18"/>
              </w:rPr>
              <w:t>6,170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0E28A050" w14:textId="77777777">
            <w:pPr>
              <w:jc w:val="right"/>
              <w:rPr>
                <w:color w:val="000000"/>
                <w:sz w:val="18"/>
                <w:szCs w:val="18"/>
              </w:rPr>
            </w:pPr>
            <w:r>
              <w:rPr>
                <w:rFonts w:eastAsia="SimSun"/>
                <w:bCs/>
                <w:color w:val="000000"/>
                <w:sz w:val="18"/>
                <w:szCs w:val="18"/>
              </w:rPr>
              <w:t>4,340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79AC79F" w14:textId="77777777">
            <w:pPr>
              <w:jc w:val="right"/>
              <w:rPr>
                <w:color w:val="000000"/>
                <w:sz w:val="18"/>
                <w:szCs w:val="18"/>
              </w:rPr>
            </w:pPr>
            <w:r>
              <w:rPr>
                <w:rFonts w:eastAsia="SimSun"/>
                <w:color w:val="000000"/>
                <w:sz w:val="18"/>
                <w:szCs w:val="18"/>
              </w:rPr>
              <w:t>5,000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17E8FF32" w14:textId="77777777">
            <w:pPr>
              <w:jc w:val="right"/>
              <w:rPr>
                <w:b/>
                <w:bCs/>
                <w:color w:val="000000"/>
                <w:sz w:val="18"/>
                <w:szCs w:val="18"/>
              </w:rPr>
            </w:pPr>
            <w:r>
              <w:rPr>
                <w:rFonts w:eastAsia="SimSun"/>
                <w:b/>
                <w:bCs/>
                <w:color w:val="000000"/>
                <w:sz w:val="18"/>
                <w:szCs w:val="18"/>
              </w:rPr>
              <w:t>30,510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6092F23C" w14:textId="77777777">
            <w:pPr>
              <w:jc w:val="center"/>
              <w:rPr>
                <w:rFonts w:eastAsia="SimSun"/>
                <w:b/>
                <w:sz w:val="18"/>
                <w:szCs w:val="18"/>
              </w:rPr>
            </w:pPr>
            <w:r>
              <w:rPr>
                <w:rFonts w:eastAsia="SimSun"/>
                <w:b/>
                <w:sz w:val="18"/>
                <w:szCs w:val="18"/>
              </w:rPr>
              <w:t>4, 5</w:t>
            </w:r>
          </w:p>
        </w:tc>
      </w:tr>
      <w:tr w:rsidRPr="000E6F59" w:rsidR="00B658F8" w:rsidTr="00B658F8" w14:paraId="5F645B8C"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A919B7" w:rsidRDefault="00104B12" w14:paraId="111BF874"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CE4B0F" w:rsidRDefault="00104B12" w14:paraId="791742E5" w14:textId="77777777">
            <w:pPr>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CE4B0F" w:rsidRDefault="00104B12" w14:paraId="0C6E41B6"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CE4B0F" w:rsidRDefault="00104B12" w14:paraId="7CDBAC2B"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268F1A6" w14:textId="77777777">
            <w:pPr>
              <w:jc w:val="center"/>
              <w:rPr>
                <w:rFonts w:eastAsia="SimSun"/>
                <w:bCs/>
                <w:sz w:val="18"/>
                <w:szCs w:val="18"/>
              </w:rPr>
            </w:pPr>
            <w:r w:rsidRPr="000E6F59">
              <w:rPr>
                <w:rFonts w:eastAsia="SimSun"/>
                <w:sz w:val="18"/>
                <w:szCs w:val="18"/>
              </w:rPr>
              <w:t>72100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F0B22E0" w14:textId="77777777">
            <w:pPr>
              <w:rPr>
                <w:rFonts w:eastAsia="SimSun"/>
                <w:sz w:val="18"/>
                <w:szCs w:val="18"/>
              </w:rPr>
            </w:pPr>
            <w:r w:rsidRPr="000E6F59">
              <w:rPr>
                <w:rFonts w:eastAsia="SimSun"/>
                <w:bCs/>
                <w:sz w:val="18"/>
                <w:szCs w:val="18"/>
              </w:rPr>
              <w:t>Contractual Services - Companies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945E6B5" w14:textId="77777777">
            <w:pPr>
              <w:jc w:val="right"/>
              <w:rPr>
                <w:color w:val="000000"/>
                <w:sz w:val="18"/>
                <w:szCs w:val="18"/>
              </w:rPr>
            </w:pPr>
            <w:r>
              <w:rPr>
                <w:rFonts w:eastAsia="SimSun"/>
                <w:color w:val="000000"/>
                <w:sz w:val="18"/>
                <w:szCs w:val="18"/>
              </w:rPr>
              <w:t>5,000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9B086D9" w14:textId="77777777">
            <w:pPr>
              <w:jc w:val="right"/>
              <w:rPr>
                <w:color w:val="000000"/>
                <w:sz w:val="18"/>
                <w:szCs w:val="18"/>
              </w:rPr>
            </w:pPr>
            <w:r>
              <w:rPr>
                <w:rFonts w:eastAsia="SimSun"/>
                <w:color w:val="000000"/>
                <w:sz w:val="18"/>
                <w:szCs w:val="18"/>
              </w:rPr>
              <w:t>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431E530" w14:textId="77777777">
            <w:pPr>
              <w:jc w:val="right"/>
              <w:rPr>
                <w:color w:val="000000"/>
                <w:sz w:val="18"/>
                <w:szCs w:val="18"/>
              </w:rPr>
            </w:pPr>
            <w:r>
              <w:rPr>
                <w:rFonts w:eastAsia="SimSun"/>
                <w:color w:val="000000"/>
                <w:sz w:val="18"/>
                <w:szCs w:val="18"/>
              </w:rPr>
              <w:t>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29321850" w14:textId="77777777">
            <w:pPr>
              <w:jc w:val="right"/>
              <w:rPr>
                <w:color w:val="000000"/>
                <w:sz w:val="18"/>
                <w:szCs w:val="18"/>
              </w:rPr>
            </w:pPr>
            <w:r>
              <w:rPr>
                <w:rFonts w:eastAsia="SimSun"/>
                <w:bCs/>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1DB7F8C" w14:textId="77777777">
            <w:pPr>
              <w:jc w:val="right"/>
              <w:rPr>
                <w:color w:val="000000"/>
                <w:sz w:val="18"/>
                <w:szCs w:val="18"/>
              </w:rPr>
            </w:pPr>
            <w:r>
              <w:rPr>
                <w:rFonts w:eastAsia="SimSun"/>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CB8C01A" w14:textId="77777777">
            <w:pPr>
              <w:jc w:val="right"/>
              <w:rPr>
                <w:b/>
                <w:bCs/>
                <w:color w:val="000000"/>
                <w:sz w:val="18"/>
                <w:szCs w:val="18"/>
              </w:rPr>
            </w:pPr>
            <w:r>
              <w:rPr>
                <w:rFonts w:eastAsia="SimSun"/>
                <w:b/>
                <w:bCs/>
                <w:color w:val="000000"/>
                <w:sz w:val="18"/>
                <w:szCs w:val="18"/>
              </w:rPr>
              <w:t>10,000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36AE7FAA" w14:textId="77777777">
            <w:pPr>
              <w:jc w:val="center"/>
              <w:rPr>
                <w:rFonts w:eastAsia="SimSun"/>
                <w:b/>
                <w:sz w:val="18"/>
                <w:szCs w:val="18"/>
              </w:rPr>
            </w:pPr>
            <w:r>
              <w:rPr>
                <w:rFonts w:eastAsia="SimSun"/>
                <w:b/>
                <w:sz w:val="18"/>
                <w:szCs w:val="18"/>
              </w:rPr>
              <w:t>6,7</w:t>
            </w:r>
          </w:p>
        </w:tc>
      </w:tr>
      <w:tr w:rsidRPr="000E6F59" w:rsidR="00B658F8" w:rsidTr="00B658F8" w14:paraId="444042C2"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A919B7" w:rsidRDefault="00104B12" w14:paraId="2818EBF1"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CE4B0F" w:rsidRDefault="00104B12" w14:paraId="5F204D79" w14:textId="77777777">
            <w:pPr>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CE4B0F" w:rsidRDefault="00104B12" w14:paraId="7548FB63"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CE4B0F" w:rsidRDefault="00104B12" w14:paraId="0BE0FC67"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13FC393" w14:textId="77777777">
            <w:pPr>
              <w:jc w:val="center"/>
              <w:rPr>
                <w:rFonts w:eastAsia="SimSun"/>
                <w:sz w:val="18"/>
                <w:szCs w:val="18"/>
              </w:rPr>
            </w:pPr>
            <w:r w:rsidRPr="000E6F59">
              <w:rPr>
                <w:rFonts w:eastAsia="SimSun"/>
                <w:sz w:val="18"/>
                <w:szCs w:val="18"/>
              </w:rPr>
              <w:t>72200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63EB52C" w14:textId="77777777">
            <w:pPr>
              <w:rPr>
                <w:rFonts w:eastAsia="SimSun"/>
                <w:sz w:val="18"/>
                <w:szCs w:val="18"/>
              </w:rPr>
            </w:pPr>
            <w:r w:rsidRPr="000E6F59">
              <w:rPr>
                <w:rFonts w:eastAsia="SimSun"/>
                <w:sz w:val="18"/>
                <w:szCs w:val="18"/>
              </w:rPr>
              <w:t>Equipment and Furniture</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EB9197E" w14:textId="77777777">
            <w:pPr>
              <w:jc w:val="right"/>
              <w:rPr>
                <w:color w:val="000000"/>
                <w:sz w:val="18"/>
                <w:szCs w:val="18"/>
              </w:rPr>
            </w:pPr>
            <w:r>
              <w:rPr>
                <w:rFonts w:eastAsia="SimSun"/>
                <w:color w:val="000000"/>
                <w:sz w:val="18"/>
                <w:szCs w:val="18"/>
              </w:rPr>
              <w:t>10,000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E14060A" w14:textId="77777777">
            <w:pPr>
              <w:jc w:val="right"/>
              <w:rPr>
                <w:color w:val="000000"/>
                <w:sz w:val="18"/>
                <w:szCs w:val="18"/>
              </w:rPr>
            </w:pPr>
            <w:r>
              <w:rPr>
                <w:rFonts w:eastAsia="SimSun"/>
                <w:color w:val="000000"/>
                <w:sz w:val="18"/>
                <w:szCs w:val="18"/>
              </w:rPr>
              <w:t>10,000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1386C80" w14:textId="77777777">
            <w:pPr>
              <w:jc w:val="right"/>
              <w:rPr>
                <w:color w:val="000000"/>
                <w:sz w:val="18"/>
                <w:szCs w:val="18"/>
              </w:rPr>
            </w:pPr>
            <w:r>
              <w:rPr>
                <w:rFonts w:eastAsia="SimSun"/>
                <w:color w:val="000000"/>
                <w:sz w:val="18"/>
                <w:szCs w:val="18"/>
              </w:rPr>
              <w:t>5,000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CA72D2F" w14:textId="77777777">
            <w:pPr>
              <w:jc w:val="right"/>
              <w:rPr>
                <w:color w:val="000000"/>
                <w:sz w:val="18"/>
                <w:szCs w:val="18"/>
              </w:rPr>
            </w:pPr>
            <w:r>
              <w:rPr>
                <w:rFonts w:eastAsia="SimSun"/>
                <w:bCs/>
                <w:color w:val="000000"/>
                <w:sz w:val="18"/>
                <w:szCs w:val="18"/>
              </w:rPr>
              <w:t>3,260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47D573D" w14:textId="77777777">
            <w:pPr>
              <w:jc w:val="right"/>
              <w:rPr>
                <w:color w:val="000000"/>
                <w:sz w:val="18"/>
                <w:szCs w:val="18"/>
              </w:rPr>
            </w:pPr>
            <w:r>
              <w:rPr>
                <w:rFonts w:eastAsia="SimSun"/>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3788AB95" w14:textId="77777777">
            <w:pPr>
              <w:jc w:val="right"/>
              <w:rPr>
                <w:b/>
                <w:bCs/>
                <w:color w:val="000000"/>
                <w:sz w:val="18"/>
                <w:szCs w:val="18"/>
              </w:rPr>
            </w:pPr>
            <w:r>
              <w:rPr>
                <w:rFonts w:eastAsia="SimSun"/>
                <w:b/>
                <w:bCs/>
                <w:color w:val="000000"/>
                <w:sz w:val="18"/>
                <w:szCs w:val="18"/>
              </w:rPr>
              <w:t>28,260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112B469A" w14:textId="77777777">
            <w:pPr>
              <w:jc w:val="center"/>
              <w:rPr>
                <w:rFonts w:eastAsia="SimSun"/>
                <w:b/>
                <w:sz w:val="18"/>
                <w:szCs w:val="18"/>
              </w:rPr>
            </w:pPr>
            <w:r>
              <w:rPr>
                <w:rFonts w:eastAsia="SimSun"/>
                <w:b/>
                <w:sz w:val="18"/>
                <w:szCs w:val="18"/>
              </w:rPr>
              <w:t>8, 9</w:t>
            </w:r>
          </w:p>
        </w:tc>
      </w:tr>
      <w:tr w:rsidRPr="000E6F59" w:rsidR="00B658F8" w:rsidTr="00B658F8" w14:paraId="76102FB7"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A919B7" w:rsidRDefault="00104B12" w14:paraId="704DEAE2" w14:textId="77777777">
            <w:pPr>
              <w:jc w:val="left"/>
              <w:rPr>
                <w:rFonts w:cs="Arial"/>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7838DB35" w14:textId="77777777">
            <w:pPr>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383E6AE1"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4D96FF7F" w14:textId="77777777">
            <w:pPr>
              <w:jc w:val="center"/>
              <w:rPr>
                <w:rFonts w:eastAsia="SimSun"/>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4D48919" w14:textId="77777777">
            <w:pPr>
              <w:jc w:val="center"/>
              <w:rPr>
                <w:rFonts w:eastAsia="SimSun"/>
                <w:sz w:val="18"/>
                <w:szCs w:val="18"/>
              </w:rPr>
            </w:pPr>
            <w:r>
              <w:rPr>
                <w:rFonts w:eastAsia="SimSun"/>
                <w:sz w:val="18"/>
                <w:szCs w:val="18"/>
              </w:rPr>
              <w:t>72400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89C5561" w14:textId="77777777">
            <w:pPr>
              <w:rPr>
                <w:rFonts w:eastAsia="SimSun"/>
                <w:sz w:val="18"/>
                <w:szCs w:val="18"/>
              </w:rPr>
            </w:pPr>
            <w:r>
              <w:rPr>
                <w:rFonts w:eastAsia="SimSun"/>
                <w:sz w:val="18"/>
                <w:szCs w:val="18"/>
              </w:rPr>
              <w:t>Communication and Audiovisual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0844727"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DAA5FA2" w14:textId="77777777">
            <w:pPr>
              <w:jc w:val="right"/>
              <w:rPr>
                <w:color w:val="000000"/>
                <w:sz w:val="18"/>
                <w:szCs w:val="18"/>
              </w:rPr>
            </w:pPr>
            <w:r>
              <w:rPr>
                <w:rFonts w:eastAsia="SimSun"/>
                <w:color w:val="000000"/>
                <w:sz w:val="18"/>
                <w:szCs w:val="18"/>
              </w:rPr>
              <w:t>2,000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C23BA19" w14:textId="77777777">
            <w:pPr>
              <w:jc w:val="right"/>
              <w:rPr>
                <w:color w:val="000000"/>
                <w:sz w:val="18"/>
                <w:szCs w:val="18"/>
              </w:rPr>
            </w:pPr>
            <w:r>
              <w:rPr>
                <w:rFonts w:eastAsia="SimSun"/>
                <w:color w:val="000000"/>
                <w:sz w:val="18"/>
                <w:szCs w:val="18"/>
              </w:rPr>
              <w:t>2,500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1A713D8" w14:textId="77777777">
            <w:pPr>
              <w:jc w:val="right"/>
              <w:rPr>
                <w:color w:val="000000"/>
                <w:sz w:val="18"/>
                <w:szCs w:val="18"/>
              </w:rPr>
            </w:pPr>
            <w:r>
              <w:rPr>
                <w:rFonts w:eastAsia="SimSun"/>
                <w:bCs/>
                <w:color w:val="000000"/>
                <w:sz w:val="18"/>
                <w:szCs w:val="18"/>
              </w:rPr>
              <w:t>2,335</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1B1193D" w14:textId="77777777">
            <w:pPr>
              <w:jc w:val="right"/>
              <w:rPr>
                <w:color w:val="000000"/>
                <w:sz w:val="18"/>
                <w:szCs w:val="18"/>
              </w:rPr>
            </w:pPr>
            <w:r>
              <w:rPr>
                <w:rFonts w:eastAsia="SimSun"/>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22215D9" w14:textId="77777777">
            <w:pPr>
              <w:jc w:val="right"/>
              <w:rPr>
                <w:b/>
                <w:bCs/>
                <w:color w:val="000000"/>
                <w:sz w:val="18"/>
                <w:szCs w:val="18"/>
              </w:rPr>
            </w:pPr>
            <w:r>
              <w:rPr>
                <w:rFonts w:eastAsia="SimSun"/>
                <w:b/>
                <w:bCs/>
                <w:color w:val="000000"/>
                <w:sz w:val="18"/>
                <w:szCs w:val="18"/>
              </w:rPr>
              <w:t>6,835</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30ACF3C2" w14:textId="77777777">
            <w:pPr>
              <w:jc w:val="center"/>
              <w:rPr>
                <w:rFonts w:eastAsia="SimSun"/>
                <w:b/>
                <w:sz w:val="18"/>
                <w:szCs w:val="18"/>
              </w:rPr>
            </w:pPr>
            <w:r>
              <w:rPr>
                <w:rFonts w:eastAsia="SimSun"/>
                <w:b/>
                <w:sz w:val="18"/>
                <w:szCs w:val="18"/>
              </w:rPr>
              <w:t>10</w:t>
            </w:r>
          </w:p>
        </w:tc>
      </w:tr>
      <w:tr w:rsidRPr="000E6F59" w:rsidR="00B658F8" w:rsidTr="00B658F8" w14:paraId="7D4E1778"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6603824E" w14:textId="77777777">
            <w:pPr>
              <w:snapToGrid w:val="0"/>
              <w:jc w:val="left"/>
              <w:rPr>
                <w:rFonts w:eastAsia="SimSun"/>
                <w:b/>
                <w:bCs/>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2FAAC9DF"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460F3A31"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51383CE5" w14:textId="77777777">
            <w:pPr>
              <w:snapToGrid w:val="0"/>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758507E3" w14:textId="77777777">
            <w:pPr>
              <w:jc w:val="center"/>
              <w:rPr>
                <w:rFonts w:eastAsia="SimSun"/>
                <w:bCs/>
                <w:sz w:val="18"/>
                <w:szCs w:val="18"/>
              </w:rPr>
            </w:pPr>
            <w:r>
              <w:rPr>
                <w:rFonts w:eastAsia="SimSun"/>
                <w:bCs/>
                <w:sz w:val="18"/>
                <w:szCs w:val="18"/>
              </w:rPr>
              <w:t>72500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B8C827C" w14:textId="77777777">
            <w:pPr>
              <w:rPr>
                <w:rFonts w:eastAsia="SimSun"/>
                <w:sz w:val="18"/>
                <w:szCs w:val="18"/>
              </w:rPr>
            </w:pPr>
            <w:r>
              <w:rPr>
                <w:rFonts w:eastAsia="SimSun"/>
                <w:sz w:val="18"/>
                <w:szCs w:val="18"/>
              </w:rPr>
              <w:t>Supplies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8767BA2" w14:textId="77777777">
            <w:pPr>
              <w:jc w:val="right"/>
              <w:rPr>
                <w:color w:val="000000"/>
                <w:sz w:val="18"/>
                <w:szCs w:val="18"/>
              </w:rPr>
            </w:pPr>
            <w:r>
              <w:rPr>
                <w:rFonts w:eastAsia="SimSun"/>
                <w:color w:val="000000"/>
                <w:sz w:val="18"/>
                <w:szCs w:val="18"/>
              </w:rPr>
              <w:t>2,000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471AC3F" w14:textId="77777777">
            <w:pPr>
              <w:jc w:val="right"/>
              <w:rPr>
                <w:color w:val="000000"/>
                <w:sz w:val="18"/>
                <w:szCs w:val="18"/>
              </w:rPr>
            </w:pPr>
            <w:r>
              <w:rPr>
                <w:rFonts w:eastAsia="SimSun"/>
                <w:color w:val="000000"/>
                <w:sz w:val="18"/>
                <w:szCs w:val="18"/>
              </w:rPr>
              <w:t>2,000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7E9E824" w14:textId="77777777">
            <w:pPr>
              <w:jc w:val="right"/>
              <w:rPr>
                <w:color w:val="000000"/>
                <w:sz w:val="18"/>
                <w:szCs w:val="18"/>
              </w:rPr>
            </w:pPr>
            <w:r>
              <w:rPr>
                <w:rFonts w:eastAsia="SimSun"/>
                <w:color w:val="000000"/>
                <w:sz w:val="18"/>
                <w:szCs w:val="18"/>
              </w:rPr>
              <w:t>2,895</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37BA590" w14:textId="77777777">
            <w:pPr>
              <w:jc w:val="right"/>
              <w:rPr>
                <w:color w:val="000000"/>
                <w:sz w:val="18"/>
                <w:szCs w:val="18"/>
              </w:rPr>
            </w:pPr>
            <w:r>
              <w:rPr>
                <w:rFonts w:eastAsia="SimSun"/>
                <w:bCs/>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98B6227" w14:textId="77777777">
            <w:pPr>
              <w:jc w:val="right"/>
              <w:rPr>
                <w:color w:val="000000"/>
                <w:sz w:val="18"/>
                <w:szCs w:val="18"/>
              </w:rPr>
            </w:pPr>
            <w:r>
              <w:rPr>
                <w:rFonts w:eastAsia="SimSun"/>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134127AB" w14:textId="77777777">
            <w:pPr>
              <w:jc w:val="right"/>
              <w:rPr>
                <w:b/>
                <w:bCs/>
                <w:color w:val="000000"/>
                <w:sz w:val="18"/>
                <w:szCs w:val="18"/>
              </w:rPr>
            </w:pPr>
            <w:r>
              <w:rPr>
                <w:rFonts w:eastAsia="SimSun"/>
                <w:b/>
                <w:bCs/>
                <w:color w:val="000000"/>
                <w:sz w:val="18"/>
                <w:szCs w:val="18"/>
              </w:rPr>
              <w:t>6,895</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459B991F" w14:textId="77777777">
            <w:pPr>
              <w:jc w:val="center"/>
              <w:rPr>
                <w:rFonts w:eastAsia="SimSun"/>
                <w:b/>
                <w:sz w:val="18"/>
                <w:szCs w:val="18"/>
              </w:rPr>
            </w:pPr>
            <w:r>
              <w:rPr>
                <w:rFonts w:eastAsia="SimSun"/>
                <w:b/>
                <w:sz w:val="18"/>
                <w:szCs w:val="18"/>
              </w:rPr>
              <w:t>11</w:t>
            </w:r>
          </w:p>
        </w:tc>
      </w:tr>
      <w:tr w:rsidRPr="000E6F59" w:rsidR="00B658F8" w:rsidTr="00B658F8" w14:paraId="5F56F30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37E7554C" w14:textId="77777777">
            <w:pPr>
              <w:snapToGrid w:val="0"/>
              <w:jc w:val="left"/>
              <w:rPr>
                <w:rFonts w:eastAsia="SimSun"/>
                <w:b/>
                <w:bCs/>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40C02471"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2642E91B" w14:textId="77777777">
            <w:pPr>
              <w:snapToGrid w:val="0"/>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6FF5736B"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659BC12" w14:textId="77777777">
            <w:pPr>
              <w:jc w:val="center"/>
              <w:rPr>
                <w:rFonts w:eastAsia="SimSun"/>
                <w:sz w:val="18"/>
                <w:szCs w:val="18"/>
              </w:rPr>
            </w:pPr>
            <w:r w:rsidRPr="000E6F59">
              <w:rPr>
                <w:rFonts w:eastAsia="SimSun"/>
                <w:sz w:val="18"/>
                <w:szCs w:val="18"/>
              </w:rPr>
              <w:t>72800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B90BD1B" w14:textId="77777777">
            <w:pPr>
              <w:rPr>
                <w:rFonts w:eastAsia="SimSun"/>
                <w:bCs/>
                <w:sz w:val="18"/>
                <w:szCs w:val="18"/>
              </w:rPr>
            </w:pPr>
            <w:r w:rsidRPr="000E6F59">
              <w:rPr>
                <w:rFonts w:eastAsia="SimSun"/>
                <w:bCs/>
                <w:sz w:val="18"/>
                <w:szCs w:val="18"/>
              </w:rPr>
              <w:t>Information Technology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AB381FC" w14:textId="77777777">
            <w:pPr>
              <w:jc w:val="right"/>
              <w:rPr>
                <w:color w:val="000000"/>
                <w:sz w:val="18"/>
                <w:szCs w:val="18"/>
              </w:rPr>
            </w:pPr>
            <w:r>
              <w:rPr>
                <w:rFonts w:eastAsia="SimSun"/>
                <w:color w:val="000000"/>
                <w:sz w:val="18"/>
                <w:szCs w:val="18"/>
              </w:rPr>
              <w:t>10,000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38E7DD6" w14:textId="77777777">
            <w:pPr>
              <w:jc w:val="right"/>
              <w:rPr>
                <w:color w:val="000000"/>
                <w:sz w:val="18"/>
                <w:szCs w:val="18"/>
              </w:rPr>
            </w:pPr>
            <w:r>
              <w:rPr>
                <w:rFonts w:eastAsia="SimSun"/>
                <w:color w:val="000000"/>
                <w:sz w:val="18"/>
                <w:szCs w:val="18"/>
              </w:rPr>
              <w:t>10,000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C7E33B1" w14:textId="77777777">
            <w:pPr>
              <w:jc w:val="right"/>
              <w:rPr>
                <w:color w:val="000000"/>
                <w:sz w:val="18"/>
                <w:szCs w:val="18"/>
              </w:rPr>
            </w:pPr>
            <w:r>
              <w:rPr>
                <w:rFonts w:eastAsia="SimSun"/>
                <w:color w:val="000000"/>
                <w:sz w:val="18"/>
                <w:szCs w:val="18"/>
              </w:rPr>
              <w:t>11,000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091C293" w14:textId="77777777">
            <w:pPr>
              <w:jc w:val="right"/>
              <w:rPr>
                <w:color w:val="000000"/>
                <w:sz w:val="18"/>
                <w:szCs w:val="18"/>
              </w:rPr>
            </w:pPr>
            <w:r>
              <w:rPr>
                <w:rFonts w:eastAsia="SimSun"/>
                <w:bCs/>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2E260DC" w14:textId="77777777">
            <w:pPr>
              <w:jc w:val="right"/>
              <w:rPr>
                <w:color w:val="000000"/>
                <w:sz w:val="18"/>
                <w:szCs w:val="18"/>
              </w:rPr>
            </w:pPr>
            <w:r>
              <w:rPr>
                <w:rFonts w:eastAsia="SimSun"/>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1AAC17F" w14:textId="77777777">
            <w:pPr>
              <w:jc w:val="right"/>
              <w:rPr>
                <w:b/>
                <w:bCs/>
                <w:color w:val="000000"/>
                <w:sz w:val="18"/>
                <w:szCs w:val="18"/>
              </w:rPr>
            </w:pPr>
            <w:r>
              <w:rPr>
                <w:rFonts w:eastAsia="SimSun"/>
                <w:b/>
                <w:bCs/>
                <w:color w:val="000000"/>
                <w:sz w:val="18"/>
                <w:szCs w:val="18"/>
              </w:rPr>
              <w:t>31,000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1ECDFC5B" w14:textId="77777777">
            <w:pPr>
              <w:jc w:val="center"/>
              <w:rPr>
                <w:rFonts w:eastAsia="SimSun"/>
                <w:b/>
                <w:sz w:val="18"/>
                <w:szCs w:val="18"/>
              </w:rPr>
            </w:pPr>
            <w:r>
              <w:rPr>
                <w:rFonts w:eastAsia="SimSun"/>
                <w:b/>
                <w:sz w:val="18"/>
                <w:szCs w:val="18"/>
              </w:rPr>
              <w:t>12</w:t>
            </w:r>
          </w:p>
        </w:tc>
      </w:tr>
      <w:tr w:rsidRPr="000E6F59" w:rsidR="00B658F8" w:rsidTr="00B658F8" w14:paraId="049A9BCD"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25B5D6FE" w14:textId="77777777">
            <w:pPr>
              <w:snapToGrid w:val="0"/>
              <w:jc w:val="left"/>
              <w:rPr>
                <w:rFonts w:eastAsia="SimSun"/>
                <w:b/>
                <w:bCs/>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4C058F63"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0C5A9CE3" w14:textId="77777777">
            <w:pPr>
              <w:snapToGrid w:val="0"/>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0B4174BA"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04810" w:rsidRDefault="00104B12" w14:paraId="6927C940" w14:textId="77777777">
            <w:pPr>
              <w:jc w:val="center"/>
              <w:rPr>
                <w:rFonts w:eastAsia="SimSun"/>
                <w:sz w:val="18"/>
                <w:szCs w:val="18"/>
              </w:rPr>
            </w:pPr>
            <w:r>
              <w:rPr>
                <w:rFonts w:eastAsia="SimSun"/>
                <w:sz w:val="18"/>
                <w:szCs w:val="18"/>
              </w:rPr>
              <w:t>73400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04810" w:rsidRDefault="00104B12" w14:paraId="3660999B" w14:textId="77777777">
            <w:pPr>
              <w:rPr>
                <w:rFonts w:eastAsia="SimSun"/>
                <w:sz w:val="18"/>
                <w:szCs w:val="18"/>
              </w:rPr>
            </w:pPr>
            <w:r>
              <w:rPr>
                <w:rFonts w:eastAsia="SimSun"/>
                <w:sz w:val="18"/>
                <w:szCs w:val="18"/>
              </w:rPr>
              <w:t>Rental and Maintenance of Other Equipments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2F1A4BA" w14:textId="77777777">
            <w:pPr>
              <w:jc w:val="right"/>
              <w:rPr>
                <w:color w:val="000000"/>
                <w:sz w:val="18"/>
                <w:szCs w:val="18"/>
              </w:rPr>
            </w:pPr>
            <w:r>
              <w:rPr>
                <w:rFonts w:eastAsia="SimSun"/>
                <w:color w:val="000000"/>
                <w:sz w:val="18"/>
                <w:szCs w:val="18"/>
              </w:rPr>
              <w:t>3,000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B49501A" w14:textId="77777777">
            <w:pPr>
              <w:jc w:val="right"/>
              <w:rPr>
                <w:color w:val="000000"/>
                <w:sz w:val="18"/>
                <w:szCs w:val="18"/>
              </w:rPr>
            </w:pPr>
            <w:r>
              <w:rPr>
                <w:rFonts w:eastAsia="SimSun"/>
                <w:color w:val="000000"/>
                <w:sz w:val="18"/>
                <w:szCs w:val="18"/>
              </w:rPr>
              <w:t>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6930229" w14:textId="77777777">
            <w:pPr>
              <w:jc w:val="right"/>
              <w:rPr>
                <w:color w:val="000000"/>
                <w:sz w:val="18"/>
                <w:szCs w:val="18"/>
              </w:rPr>
            </w:pPr>
            <w:r>
              <w:rPr>
                <w:rFonts w:eastAsia="SimSun"/>
                <w:color w:val="000000"/>
                <w:sz w:val="18"/>
                <w:szCs w:val="18"/>
              </w:rPr>
              <w:t>3,000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10C6BD88" w14:textId="77777777">
            <w:pPr>
              <w:jc w:val="right"/>
              <w:rPr>
                <w:color w:val="000000"/>
                <w:sz w:val="18"/>
                <w:szCs w:val="18"/>
              </w:rPr>
            </w:pPr>
            <w:r>
              <w:rPr>
                <w:rFonts w:eastAsia="SimSun"/>
                <w:bCs/>
                <w:color w:val="000000"/>
                <w:sz w:val="18"/>
                <w:szCs w:val="18"/>
              </w:rPr>
              <w:t>3,000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361CDB1" w14:textId="77777777">
            <w:pPr>
              <w:jc w:val="right"/>
              <w:rPr>
                <w:color w:val="000000"/>
                <w:sz w:val="18"/>
                <w:szCs w:val="18"/>
              </w:rPr>
            </w:pPr>
            <w:r>
              <w:rPr>
                <w:rFonts w:eastAsia="SimSun"/>
                <w:color w:val="000000"/>
                <w:sz w:val="18"/>
                <w:szCs w:val="18"/>
              </w:rPr>
              <w:t>2,000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A1CDD7C" w14:textId="77777777">
            <w:pPr>
              <w:jc w:val="right"/>
              <w:rPr>
                <w:b/>
                <w:bCs/>
                <w:color w:val="000000"/>
                <w:sz w:val="18"/>
                <w:szCs w:val="18"/>
              </w:rPr>
            </w:pPr>
            <w:r>
              <w:rPr>
                <w:rFonts w:eastAsia="SimSun"/>
                <w:b/>
                <w:bCs/>
                <w:color w:val="000000"/>
                <w:sz w:val="18"/>
                <w:szCs w:val="18"/>
              </w:rPr>
              <w:t>16,000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5069C440" w14:textId="77777777">
            <w:pPr>
              <w:jc w:val="center"/>
              <w:rPr>
                <w:rFonts w:eastAsia="SimSun"/>
                <w:b/>
                <w:sz w:val="18"/>
                <w:szCs w:val="18"/>
              </w:rPr>
            </w:pPr>
            <w:r>
              <w:rPr>
                <w:rFonts w:eastAsia="SimSun"/>
                <w:b/>
                <w:sz w:val="18"/>
                <w:szCs w:val="18"/>
              </w:rPr>
              <w:t>13</w:t>
            </w:r>
          </w:p>
        </w:tc>
      </w:tr>
      <w:tr w:rsidRPr="000E6F59" w:rsidR="00B658F8" w:rsidTr="00B658F8" w14:paraId="0E287979"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3A57C510" w14:textId="77777777">
            <w:pPr>
              <w:snapToGrid w:val="0"/>
              <w:jc w:val="left"/>
              <w:rPr>
                <w:rFonts w:eastAsia="SimSun"/>
                <w:b/>
                <w:bCs/>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542FDC7D"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4B2A93E8" w14:textId="77777777">
            <w:pPr>
              <w:snapToGrid w:val="0"/>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3B7905B8"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CDD46E7" w14:textId="77777777">
            <w:pPr>
              <w:jc w:val="center"/>
              <w:rPr>
                <w:rFonts w:eastAsia="SimSun"/>
                <w:bCs/>
                <w:sz w:val="18"/>
                <w:szCs w:val="18"/>
              </w:rPr>
            </w:pPr>
            <w:r w:rsidRPr="000E6F59">
              <w:rPr>
                <w:rFonts w:eastAsia="SimSun"/>
                <w:sz w:val="18"/>
                <w:szCs w:val="18"/>
              </w:rPr>
              <w:t>74200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FF5C457" w14:textId="77777777">
            <w:pPr>
              <w:rPr>
                <w:rFonts w:eastAsia="SimSun"/>
                <w:sz w:val="18"/>
                <w:szCs w:val="18"/>
              </w:rPr>
            </w:pPr>
            <w:r w:rsidRPr="000E6F59">
              <w:rPr>
                <w:rFonts w:eastAsia="SimSun"/>
                <w:bCs/>
                <w:sz w:val="18"/>
                <w:szCs w:val="18"/>
              </w:rPr>
              <w:t>Audio Visual &amp; Print Prod Cost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27A0ED4" w14:textId="77777777">
            <w:pPr>
              <w:jc w:val="right"/>
              <w:rPr>
                <w:color w:val="000000"/>
                <w:sz w:val="18"/>
                <w:szCs w:val="18"/>
              </w:rPr>
            </w:pPr>
            <w:r>
              <w:rPr>
                <w:rFonts w:eastAsia="SimSun"/>
                <w:color w:val="000000"/>
                <w:sz w:val="18"/>
                <w:szCs w:val="18"/>
              </w:rPr>
              <w:t>3,000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F97B0F6" w14:textId="77777777">
            <w:pPr>
              <w:jc w:val="right"/>
              <w:rPr>
                <w:color w:val="000000"/>
                <w:sz w:val="18"/>
                <w:szCs w:val="18"/>
              </w:rPr>
            </w:pPr>
            <w:r>
              <w:rPr>
                <w:rFonts w:eastAsia="SimSun"/>
                <w:color w:val="000000"/>
                <w:sz w:val="18"/>
                <w:szCs w:val="18"/>
              </w:rPr>
              <w:t>10,000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96C8DF4" w14:textId="77777777">
            <w:pPr>
              <w:jc w:val="right"/>
              <w:rPr>
                <w:color w:val="000000"/>
                <w:sz w:val="18"/>
                <w:szCs w:val="18"/>
              </w:rPr>
            </w:pPr>
            <w:r>
              <w:rPr>
                <w:rFonts w:eastAsia="SimSun"/>
                <w:color w:val="000000"/>
                <w:sz w:val="18"/>
                <w:szCs w:val="18"/>
              </w:rPr>
              <w:t>2,000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048EB983" w14:textId="77777777">
            <w:pPr>
              <w:jc w:val="right"/>
              <w:rPr>
                <w:color w:val="000000"/>
                <w:sz w:val="18"/>
                <w:szCs w:val="18"/>
              </w:rPr>
            </w:pPr>
            <w:r>
              <w:rPr>
                <w:rFonts w:eastAsia="SimSun"/>
                <w:color w:val="000000"/>
                <w:sz w:val="18"/>
                <w:szCs w:val="18"/>
              </w:rPr>
              <w:t>1,000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26F9155" w14:textId="77777777">
            <w:pPr>
              <w:jc w:val="right"/>
              <w:rPr>
                <w:color w:val="000000"/>
                <w:sz w:val="18"/>
                <w:szCs w:val="18"/>
              </w:rPr>
            </w:pPr>
            <w:r>
              <w:rPr>
                <w:rFonts w:eastAsia="SimSun"/>
                <w:color w:val="000000"/>
                <w:sz w:val="18"/>
                <w:szCs w:val="18"/>
              </w:rPr>
              <w:t>7,000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3D27534E" w14:textId="77777777">
            <w:pPr>
              <w:jc w:val="right"/>
              <w:rPr>
                <w:b/>
                <w:bCs/>
                <w:color w:val="000000"/>
                <w:sz w:val="18"/>
                <w:szCs w:val="18"/>
              </w:rPr>
            </w:pPr>
            <w:r>
              <w:rPr>
                <w:rFonts w:eastAsia="SimSun"/>
                <w:b/>
                <w:bCs/>
                <w:color w:val="000000"/>
                <w:sz w:val="18"/>
                <w:szCs w:val="18"/>
              </w:rPr>
              <w:t>23,000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28B3A0B1" w14:textId="77777777">
            <w:pPr>
              <w:jc w:val="center"/>
              <w:rPr>
                <w:rFonts w:eastAsia="SimSun"/>
                <w:b/>
                <w:sz w:val="18"/>
                <w:szCs w:val="18"/>
              </w:rPr>
            </w:pPr>
            <w:r>
              <w:rPr>
                <w:rFonts w:eastAsia="SimSun"/>
                <w:b/>
                <w:sz w:val="18"/>
                <w:szCs w:val="18"/>
              </w:rPr>
              <w:t>14</w:t>
            </w:r>
          </w:p>
        </w:tc>
      </w:tr>
      <w:tr w:rsidRPr="000E6F59" w:rsidR="00B658F8" w:rsidTr="00B658F8" w14:paraId="6C55FBD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41C8E243" w14:textId="77777777">
            <w:pPr>
              <w:snapToGrid w:val="0"/>
              <w:jc w:val="left"/>
              <w:rPr>
                <w:rFonts w:eastAsia="SimSun"/>
                <w:b/>
                <w:bCs/>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529CECDF"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6937FA41" w14:textId="77777777">
            <w:pPr>
              <w:snapToGrid w:val="0"/>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23888840"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7DFC3A9" w14:textId="77777777">
            <w:pPr>
              <w:jc w:val="center"/>
              <w:rPr>
                <w:rFonts w:eastAsia="SimSun"/>
                <w:sz w:val="18"/>
                <w:szCs w:val="18"/>
              </w:rPr>
            </w:pPr>
            <w:r w:rsidRPr="000E6F59">
              <w:rPr>
                <w:rFonts w:eastAsia="SimSun"/>
                <w:sz w:val="18"/>
                <w:szCs w:val="18"/>
              </w:rPr>
              <w:t>74500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E61FE03" w14:textId="77777777">
            <w:pPr>
              <w:rPr>
                <w:rFonts w:eastAsia="SimSun"/>
                <w:sz w:val="18"/>
                <w:szCs w:val="18"/>
              </w:rPr>
            </w:pPr>
            <w:r w:rsidRPr="000E6F59">
              <w:rPr>
                <w:rFonts w:eastAsia="SimSun"/>
                <w:sz w:val="18"/>
                <w:szCs w:val="18"/>
              </w:rPr>
              <w:t>Miscellaneous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05AAE34" w14:textId="77777777">
            <w:pPr>
              <w:jc w:val="right"/>
              <w:rPr>
                <w:color w:val="000000"/>
                <w:sz w:val="18"/>
                <w:szCs w:val="18"/>
              </w:rPr>
            </w:pPr>
            <w:r>
              <w:rPr>
                <w:rFonts w:eastAsia="SimSun"/>
                <w:color w:val="000000"/>
                <w:sz w:val="18"/>
                <w:szCs w:val="18"/>
              </w:rPr>
              <w:t>4,000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1D9D721" w14:textId="77777777">
            <w:pPr>
              <w:jc w:val="right"/>
              <w:rPr>
                <w:color w:val="000000"/>
                <w:sz w:val="18"/>
                <w:szCs w:val="18"/>
              </w:rPr>
            </w:pPr>
            <w:r>
              <w:rPr>
                <w:rFonts w:eastAsia="SimSun"/>
                <w:color w:val="000000"/>
                <w:sz w:val="18"/>
                <w:szCs w:val="18"/>
              </w:rPr>
              <w:t>4,000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D1F0FD0" w14:textId="77777777">
            <w:pPr>
              <w:jc w:val="right"/>
              <w:rPr>
                <w:color w:val="000000"/>
                <w:sz w:val="18"/>
                <w:szCs w:val="18"/>
              </w:rPr>
            </w:pPr>
            <w:r>
              <w:rPr>
                <w:rFonts w:eastAsia="SimSun"/>
                <w:color w:val="000000"/>
                <w:sz w:val="18"/>
                <w:szCs w:val="18"/>
              </w:rPr>
              <w:t>2,500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3BAE7E19" w14:textId="77777777">
            <w:pPr>
              <w:jc w:val="right"/>
              <w:rPr>
                <w:color w:val="000000"/>
                <w:sz w:val="18"/>
                <w:szCs w:val="18"/>
              </w:rPr>
            </w:pPr>
            <w:r>
              <w:rPr>
                <w:rFonts w:eastAsia="SimSun"/>
                <w:color w:val="000000"/>
                <w:sz w:val="18"/>
                <w:szCs w:val="18"/>
              </w:rPr>
              <w:t>1,000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0284F43" w14:textId="77777777">
            <w:pPr>
              <w:jc w:val="right"/>
              <w:rPr>
                <w:color w:val="000000"/>
                <w:sz w:val="18"/>
                <w:szCs w:val="18"/>
              </w:rPr>
            </w:pPr>
            <w:r>
              <w:rPr>
                <w:rFonts w:eastAsia="SimSun"/>
                <w:color w:val="000000"/>
                <w:sz w:val="18"/>
                <w:szCs w:val="18"/>
              </w:rPr>
              <w:t>1,000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15759070" w14:textId="77777777">
            <w:pPr>
              <w:jc w:val="right"/>
              <w:rPr>
                <w:b/>
                <w:bCs/>
                <w:color w:val="000000"/>
                <w:sz w:val="18"/>
                <w:szCs w:val="18"/>
              </w:rPr>
            </w:pPr>
            <w:r>
              <w:rPr>
                <w:rFonts w:eastAsia="SimSun"/>
                <w:b/>
                <w:bCs/>
                <w:color w:val="000000"/>
                <w:sz w:val="18"/>
                <w:szCs w:val="18"/>
              </w:rPr>
              <w:t>12,500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5A32DD05" w14:textId="77777777">
            <w:pPr>
              <w:jc w:val="center"/>
              <w:rPr>
                <w:rFonts w:eastAsia="SimSun"/>
                <w:b/>
                <w:sz w:val="18"/>
                <w:szCs w:val="18"/>
              </w:rPr>
            </w:pPr>
            <w:r>
              <w:rPr>
                <w:rFonts w:eastAsia="SimSun"/>
                <w:b/>
                <w:sz w:val="18"/>
                <w:szCs w:val="18"/>
              </w:rPr>
              <w:t>15</w:t>
            </w:r>
          </w:p>
        </w:tc>
      </w:tr>
      <w:tr w:rsidRPr="000E6F59" w:rsidR="00B658F8" w:rsidTr="00B658F8" w14:paraId="3592C783"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39AAED40"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6D5C8631"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1194ECC1" w14:textId="77777777">
            <w:pPr>
              <w:snapToGrid w:val="0"/>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194B71C5"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RDefault="00104B12" w14:paraId="7E585B3E" w14:textId="77777777">
            <w:pPr>
              <w:jc w:val="center"/>
              <w:rPr>
                <w:rFonts w:eastAsia="SimSun"/>
                <w:sz w:val="18"/>
                <w:szCs w:val="18"/>
              </w:rPr>
            </w:pPr>
            <w:r>
              <w:rPr>
                <w:rFonts w:eastAsia="SimSun"/>
                <w:sz w:val="18"/>
                <w:szCs w:val="18"/>
              </w:rPr>
              <w:t>75700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RDefault="00104B12" w14:paraId="1EB16112" w14:textId="77777777">
            <w:pPr>
              <w:rPr>
                <w:rFonts w:eastAsia="SimSun"/>
                <w:sz w:val="18"/>
                <w:szCs w:val="18"/>
              </w:rPr>
            </w:pPr>
            <w:r>
              <w:rPr>
                <w:rFonts w:eastAsia="SimSun"/>
                <w:sz w:val="18"/>
                <w:szCs w:val="18"/>
              </w:rPr>
              <w:t>Workshops and Training</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5E5B9A5" w14:textId="77777777">
            <w:pPr>
              <w:jc w:val="right"/>
              <w:rPr>
                <w:color w:val="000000"/>
                <w:sz w:val="18"/>
                <w:szCs w:val="18"/>
              </w:rPr>
            </w:pPr>
            <w:r>
              <w:rPr>
                <w:rFonts w:eastAsia="SimSun"/>
                <w:color w:val="000000"/>
                <w:sz w:val="18"/>
                <w:szCs w:val="18"/>
              </w:rPr>
              <w:t>15,000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90FBB12" w14:textId="77777777">
            <w:pPr>
              <w:jc w:val="right"/>
              <w:rPr>
                <w:color w:val="000000"/>
                <w:sz w:val="18"/>
                <w:szCs w:val="18"/>
              </w:rPr>
            </w:pPr>
            <w:r>
              <w:rPr>
                <w:rFonts w:eastAsia="SimSun"/>
                <w:color w:val="000000"/>
                <w:sz w:val="18"/>
                <w:szCs w:val="18"/>
              </w:rPr>
              <w:t>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B8869FE" w14:textId="77777777">
            <w:pPr>
              <w:jc w:val="right"/>
              <w:rPr>
                <w:color w:val="000000"/>
                <w:sz w:val="18"/>
                <w:szCs w:val="18"/>
              </w:rPr>
            </w:pPr>
            <w:r>
              <w:rPr>
                <w:rFonts w:eastAsia="SimSun"/>
                <w:color w:val="000000"/>
                <w:sz w:val="18"/>
                <w:szCs w:val="18"/>
              </w:rPr>
              <w:t>11,000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1B5727EB" w14:textId="77777777">
            <w:pPr>
              <w:jc w:val="right"/>
              <w:rPr>
                <w:color w:val="000000"/>
                <w:sz w:val="18"/>
                <w:szCs w:val="18"/>
              </w:rPr>
            </w:pPr>
            <w:r>
              <w:rPr>
                <w:rFonts w:eastAsia="SimSun"/>
                <w:color w:val="000000"/>
                <w:sz w:val="18"/>
                <w:szCs w:val="18"/>
              </w:rPr>
              <w:t>8,000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9A31266" w14:textId="77777777">
            <w:pPr>
              <w:jc w:val="right"/>
              <w:rPr>
                <w:color w:val="000000"/>
                <w:sz w:val="18"/>
                <w:szCs w:val="18"/>
              </w:rPr>
            </w:pPr>
            <w:r>
              <w:rPr>
                <w:rFonts w:eastAsia="SimSun"/>
                <w:color w:val="000000"/>
                <w:sz w:val="18"/>
                <w:szCs w:val="18"/>
              </w:rPr>
              <w:t>7,000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0005BD75" w14:textId="77777777">
            <w:pPr>
              <w:jc w:val="right"/>
              <w:rPr>
                <w:b/>
                <w:bCs/>
                <w:color w:val="000000"/>
                <w:sz w:val="18"/>
                <w:szCs w:val="18"/>
              </w:rPr>
            </w:pPr>
            <w:r>
              <w:rPr>
                <w:rFonts w:eastAsia="SimSun"/>
                <w:b/>
                <w:bCs/>
                <w:color w:val="000000"/>
                <w:sz w:val="18"/>
                <w:szCs w:val="18"/>
              </w:rPr>
              <w:t>46,000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7741E247" w14:textId="77777777">
            <w:pPr>
              <w:jc w:val="center"/>
              <w:rPr>
                <w:rFonts w:eastAsia="SimSun"/>
                <w:b/>
                <w:sz w:val="18"/>
                <w:szCs w:val="18"/>
              </w:rPr>
            </w:pPr>
            <w:r>
              <w:rPr>
                <w:rFonts w:eastAsia="SimSun"/>
                <w:b/>
                <w:sz w:val="18"/>
                <w:szCs w:val="18"/>
              </w:rPr>
              <w:t>16, 17</w:t>
            </w:r>
          </w:p>
        </w:tc>
      </w:tr>
      <w:tr w:rsidRPr="000E6F59" w:rsidR="00B658F8" w:rsidTr="00B658F8" w14:paraId="29512897"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5AFCCED2" w14:textId="77777777">
            <w:pPr>
              <w:snapToGrid w:val="0"/>
              <w:jc w:val="left"/>
              <w:rPr>
                <w:rFonts w:eastAsia="SimSun"/>
                <w:sz w:val="18"/>
                <w:szCs w:val="18"/>
              </w:rPr>
            </w:pPr>
          </w:p>
        </w:tc>
        <w:tc>
          <w:tcPr>
            <w:tcW w:w="1247" w:type="dxa"/>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2F972D26" w14:textId="77777777">
            <w:pPr>
              <w:snapToGrid w:val="0"/>
              <w:jc w:val="center"/>
              <w:rPr>
                <w:rFonts w:eastAsia="SimSun"/>
                <w:b/>
                <w:bCs/>
                <w:sz w:val="18"/>
                <w:szCs w:val="18"/>
              </w:rPr>
            </w:pPr>
          </w:p>
        </w:tc>
        <w:tc>
          <w:tcPr>
            <w:tcW w:w="709" w:type="dxa"/>
            <w:gridSpan w:val="3"/>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55ABE2FF" w14:textId="77777777">
            <w:pPr>
              <w:snapToGrid w:val="0"/>
              <w:jc w:val="center"/>
              <w:rPr>
                <w:rFonts w:eastAsia="SimSun"/>
                <w:b/>
                <w:bCs/>
                <w:sz w:val="18"/>
                <w:szCs w:val="18"/>
              </w:rPr>
            </w:pPr>
          </w:p>
        </w:tc>
        <w:tc>
          <w:tcPr>
            <w:tcW w:w="708" w:type="dxa"/>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3E302275"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57A6C9D4" w14:textId="77777777">
            <w:pPr>
              <w:snapToGrid w:val="0"/>
              <w:jc w:val="center"/>
              <w:rPr>
                <w:rFonts w:eastAsia="SimSun"/>
                <w:sz w:val="18"/>
                <w:szCs w:val="18"/>
              </w:rPr>
            </w:pP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3499B65D" w14:textId="77777777">
            <w:pPr>
              <w:rPr>
                <w:rFonts w:eastAsia="SimSun"/>
                <w:b/>
                <w:sz w:val="18"/>
                <w:szCs w:val="18"/>
              </w:rPr>
            </w:pPr>
            <w:r w:rsidRPr="000E6F59">
              <w:rPr>
                <w:rFonts w:eastAsia="SimSun"/>
                <w:b/>
                <w:bCs/>
                <w:sz w:val="18"/>
                <w:szCs w:val="18"/>
              </w:rPr>
              <w:t>sub-total GEF</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9F333C" w:rsidR="001C4D14" w:rsidP="00280B56" w:rsidRDefault="009F333C" w14:paraId="07F5DA4A" w14:textId="77777777">
            <w:pPr>
              <w:jc w:val="right"/>
              <w:rPr>
                <w:rFonts w:eastAsia="SimSun"/>
                <w:b/>
                <w:sz w:val="18"/>
                <w:szCs w:val="18"/>
              </w:rPr>
            </w:pPr>
            <w:r w:rsidRPr="009F333C">
              <w:rPr>
                <w:rFonts w:eastAsia="SimSun"/>
                <w:b/>
                <w:sz w:val="18"/>
                <w:szCs w:val="18"/>
              </w:rPr>
              <w:t>74</w:t>
            </w:r>
            <w:r w:rsidRPr="009F333C" w:rsidR="00B138C1">
              <w:rPr>
                <w:rFonts w:eastAsia="SimSun"/>
                <w:b/>
                <w:sz w:val="18"/>
                <w:szCs w:val="18"/>
              </w:rPr>
              <w:t>,000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9F333C" w:rsidR="001C4D14" w:rsidP="006B5694" w:rsidRDefault="009F333C" w14:paraId="7DC40DD0" w14:textId="77777777">
            <w:pPr>
              <w:jc w:val="right"/>
              <w:rPr>
                <w:rFonts w:eastAsia="SimSun"/>
                <w:b/>
                <w:sz w:val="18"/>
                <w:szCs w:val="18"/>
              </w:rPr>
            </w:pPr>
            <w:r w:rsidRPr="009F333C">
              <w:rPr>
                <w:rFonts w:eastAsia="SimSun"/>
                <w:b/>
                <w:sz w:val="18"/>
                <w:szCs w:val="18"/>
              </w:rPr>
              <w:t>61</w:t>
            </w:r>
            <w:r w:rsidRPr="009F333C" w:rsidR="001C4D14">
              <w:rPr>
                <w:rFonts w:eastAsia="SimSun"/>
                <w:b/>
                <w:sz w:val="18"/>
                <w:szCs w:val="18"/>
              </w:rPr>
              <w:t>,000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9F333C" w:rsidR="001C4D14" w:rsidP="009F333C" w:rsidRDefault="00D5186A" w14:paraId="6552E8F5" w14:textId="77777777">
            <w:pPr>
              <w:jc w:val="right"/>
              <w:rPr>
                <w:rFonts w:eastAsia="SimSun"/>
                <w:b/>
                <w:sz w:val="18"/>
                <w:szCs w:val="18"/>
              </w:rPr>
            </w:pPr>
            <w:r>
              <w:rPr>
                <w:rFonts w:eastAsia="SimSun"/>
                <w:b/>
                <w:sz w:val="18"/>
                <w:szCs w:val="18"/>
              </w:rPr>
              <w:t>54</w:t>
            </w:r>
            <w:r w:rsidRPr="009F333C" w:rsidR="001C4D14">
              <w:rPr>
                <w:rFonts w:eastAsia="SimSun"/>
                <w:b/>
                <w:sz w:val="18"/>
                <w:szCs w:val="18"/>
              </w:rPr>
              <w:t>,0</w:t>
            </w:r>
            <w:r w:rsidRPr="009F333C" w:rsidR="009F333C">
              <w:rPr>
                <w:rFonts w:eastAsia="SimSun"/>
                <w:b/>
                <w:sz w:val="18"/>
                <w:szCs w:val="18"/>
              </w:rPr>
              <w:t>65</w:t>
            </w:r>
          </w:p>
        </w:tc>
        <w:tc>
          <w:tcPr>
            <w:tcW w:w="851" w:type="dxa"/>
            <w:gridSpan w:val="3"/>
            <w:tcBorders>
              <w:top w:val="single" w:color="000000" w:sz="4" w:space="0"/>
              <w:left w:val="single" w:color="000000" w:sz="4" w:space="0"/>
              <w:bottom w:val="single" w:color="000000" w:sz="4" w:space="0"/>
              <w:right w:val="single" w:color="000000" w:sz="4" w:space="0"/>
            </w:tcBorders>
          </w:tcPr>
          <w:p w:rsidRPr="009F333C" w:rsidR="001C4D14" w:rsidP="006B5694" w:rsidRDefault="009F333C" w14:paraId="38BFFDB5" w14:textId="77777777">
            <w:pPr>
              <w:jc w:val="right"/>
              <w:rPr>
                <w:rFonts w:eastAsia="SimSun"/>
                <w:b/>
                <w:sz w:val="18"/>
                <w:szCs w:val="18"/>
              </w:rPr>
            </w:pPr>
            <w:r w:rsidRPr="009F333C">
              <w:rPr>
                <w:rFonts w:eastAsia="SimSun"/>
                <w:b/>
                <w:sz w:val="18"/>
                <w:szCs w:val="18"/>
              </w:rPr>
              <w:t>30,935</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9F333C" w:rsidR="001C4D14" w:rsidP="008C697D" w:rsidRDefault="009F333C" w14:paraId="3874E883" w14:textId="77777777">
            <w:pPr>
              <w:jc w:val="right"/>
              <w:rPr>
                <w:rFonts w:cs="Arial"/>
                <w:b/>
                <w:bCs/>
                <w:color w:val="000000"/>
                <w:sz w:val="18"/>
                <w:szCs w:val="18"/>
              </w:rPr>
            </w:pPr>
            <w:r w:rsidRPr="009F333C">
              <w:rPr>
                <w:rFonts w:cs="Arial"/>
                <w:b/>
                <w:bCs/>
                <w:color w:val="000000"/>
                <w:sz w:val="18"/>
                <w:szCs w:val="18"/>
              </w:rPr>
              <w:t>26,000</w:t>
            </w:r>
          </w:p>
        </w:tc>
        <w:tc>
          <w:tcPr>
            <w:tcW w:w="992" w:type="dxa"/>
            <w:tcBorders>
              <w:top w:val="single" w:color="000000" w:sz="4" w:space="0"/>
              <w:left w:val="single" w:color="000000" w:sz="4" w:space="0"/>
              <w:bottom w:val="single" w:color="000000" w:sz="4" w:space="0"/>
              <w:right w:val="single" w:color="000000" w:sz="4" w:space="0"/>
            </w:tcBorders>
            <w:vAlign w:val="center"/>
          </w:tcPr>
          <w:p w:rsidRPr="000E6F59" w:rsidR="001C4D14" w:rsidP="000C0CEE" w:rsidRDefault="00CA228A" w14:paraId="7808C8AC" w14:textId="77777777">
            <w:pPr>
              <w:jc w:val="right"/>
              <w:rPr>
                <w:rFonts w:cs="Arial"/>
                <w:b/>
                <w:bCs/>
                <w:color w:val="000000"/>
                <w:sz w:val="18"/>
                <w:szCs w:val="18"/>
              </w:rPr>
            </w:pPr>
            <w:r>
              <w:rPr>
                <w:rFonts w:eastAsia="SimSun"/>
                <w:b/>
                <w:sz w:val="18"/>
                <w:szCs w:val="18"/>
              </w:rPr>
              <w:t>24</w:t>
            </w:r>
            <w:r w:rsidR="00D5186A">
              <w:rPr>
                <w:rFonts w:eastAsia="SimSun"/>
                <w:b/>
                <w:sz w:val="18"/>
                <w:szCs w:val="18"/>
              </w:rPr>
              <w:t>6</w:t>
            </w:r>
            <w:r w:rsidRPr="000E6F59" w:rsidR="001C4D14">
              <w:rPr>
                <w:rFonts w:eastAsia="SimSun"/>
                <w:b/>
                <w:sz w:val="18"/>
                <w:szCs w:val="18"/>
              </w:rPr>
              <w:t>,000</w:t>
            </w:r>
          </w:p>
        </w:tc>
        <w:tc>
          <w:tcPr>
            <w:tcW w:w="851" w:type="dxa"/>
            <w:tcBorders>
              <w:top w:val="single" w:color="000000" w:sz="4" w:space="0"/>
              <w:left w:val="single" w:color="000000" w:sz="4" w:space="0"/>
              <w:bottom w:val="single" w:color="000000" w:sz="4" w:space="0"/>
              <w:right w:val="single" w:color="000000" w:sz="4" w:space="0"/>
            </w:tcBorders>
          </w:tcPr>
          <w:p w:rsidR="00CA228A" w:rsidP="000329D7" w:rsidRDefault="00CA228A" w14:paraId="04075B95" w14:textId="77777777">
            <w:pPr>
              <w:jc w:val="center"/>
              <w:rPr>
                <w:rFonts w:eastAsia="SimSun"/>
                <w:b/>
                <w:sz w:val="18"/>
                <w:szCs w:val="18"/>
              </w:rPr>
            </w:pPr>
          </w:p>
        </w:tc>
      </w:tr>
      <w:tr w:rsidRPr="000E6F59" w:rsidR="00B658F8" w:rsidTr="00B658F8" w14:paraId="39681CD1" w14:textId="77777777">
        <w:tblPrEx>
          <w:tblCellMar>
            <w:left w:w="85" w:type="dxa"/>
            <w:right w:w="85" w:type="dxa"/>
          </w:tblCellMar>
        </w:tblPrEx>
        <w:trPr>
          <w:gridBefore w:val="1"/>
          <w:gridAfter w:val="5"/>
          <w:wBefore w:w="21" w:type="dxa"/>
          <w:wAfter w:w="3650" w:type="dxa"/>
          <w:cantSplit/>
        </w:trPr>
        <w:tc>
          <w:tcPr>
            <w:tcW w:w="1469"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BA11BC" w:rsidRDefault="00104B12" w14:paraId="298EEAF2" w14:textId="77777777">
            <w:pPr>
              <w:jc w:val="left"/>
              <w:rPr>
                <w:rFonts w:cs="Arial"/>
                <w:b/>
                <w:bCs/>
                <w:color w:val="000000"/>
                <w:sz w:val="18"/>
                <w:szCs w:val="18"/>
              </w:rPr>
            </w:pPr>
            <w:r w:rsidRPr="000E6F59">
              <w:rPr>
                <w:rFonts w:cs="Arial"/>
                <w:b/>
                <w:bCs/>
                <w:color w:val="000000"/>
                <w:sz w:val="18"/>
                <w:szCs w:val="18"/>
              </w:rPr>
              <w:t>Outcome #2 State of the art knowledge on the application of small-scale biodiesel and biogas systems has been transferred and assimilated</w:t>
            </w:r>
          </w:p>
          <w:p w:rsidRPr="000E6F59" w:rsidR="00104B12" w:rsidP="00CE4B0F" w:rsidRDefault="00104B12" w14:paraId="6AD80154" w14:textId="77777777">
            <w:pPr>
              <w:jc w:val="left"/>
              <w:rPr>
                <w:rFonts w:cs="Arial"/>
                <w:b/>
                <w:bCs/>
                <w:color w:val="000000"/>
                <w:sz w:val="18"/>
                <w:szCs w:val="18"/>
              </w:rPr>
            </w:pPr>
          </w:p>
        </w:tc>
        <w:tc>
          <w:tcPr>
            <w:tcW w:w="1247"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CE4B0F" w:rsidRDefault="00104B12" w14:paraId="7BB7F54A" w14:textId="77777777">
            <w:pPr>
              <w:jc w:val="center"/>
              <w:rPr>
                <w:rFonts w:cs="Arial"/>
                <w:color w:val="000000"/>
                <w:sz w:val="18"/>
                <w:szCs w:val="18"/>
              </w:rPr>
            </w:pPr>
            <w:r w:rsidRPr="000E6F59">
              <w:rPr>
                <w:rFonts w:cs="Arial"/>
                <w:color w:val="000000"/>
                <w:sz w:val="18"/>
                <w:szCs w:val="18"/>
              </w:rPr>
              <w:t>EEIH</w:t>
            </w:r>
          </w:p>
        </w:tc>
        <w:tc>
          <w:tcPr>
            <w:tcW w:w="709" w:type="dxa"/>
            <w:gridSpan w:val="3"/>
            <w:vMerge w:val="restart"/>
            <w:tcBorders>
              <w:top w:val="single" w:color="000000" w:sz="4" w:space="0"/>
              <w:left w:val="single" w:color="000000" w:sz="4" w:space="0"/>
              <w:right w:val="single" w:color="000000" w:sz="4" w:space="0"/>
            </w:tcBorders>
            <w:shd w:val="clear" w:color="auto" w:fill="auto"/>
            <w:vAlign w:val="center"/>
          </w:tcPr>
          <w:p w:rsidRPr="000E6F59" w:rsidR="00104B12" w:rsidP="00CE4B0F" w:rsidRDefault="00104B12" w14:paraId="5B4A08CC" w14:textId="77777777">
            <w:pPr>
              <w:jc w:val="center"/>
              <w:rPr>
                <w:rFonts w:eastAsia="SimSun"/>
                <w:b/>
                <w:bCs/>
                <w:sz w:val="18"/>
                <w:szCs w:val="18"/>
              </w:rPr>
            </w:pPr>
            <w:r w:rsidRPr="000E6F59">
              <w:rPr>
                <w:rFonts w:eastAsia="SimSun"/>
                <w:b/>
                <w:bCs/>
                <w:sz w:val="18"/>
                <w:szCs w:val="18"/>
              </w:rPr>
              <w:t>62000</w:t>
            </w:r>
          </w:p>
        </w:tc>
        <w:tc>
          <w:tcPr>
            <w:tcW w:w="708"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CE4B0F" w:rsidRDefault="00104B12" w14:paraId="4240701F" w14:textId="77777777">
            <w:pPr>
              <w:jc w:val="center"/>
              <w:rPr>
                <w:rFonts w:eastAsia="SimSun"/>
                <w:b/>
                <w:bCs/>
                <w:sz w:val="18"/>
                <w:szCs w:val="18"/>
              </w:rPr>
            </w:pPr>
            <w:r w:rsidRPr="000E6F59">
              <w:rPr>
                <w:rFonts w:eastAsia="SimSun"/>
                <w:b/>
                <w:bCs/>
                <w:sz w:val="18"/>
                <w:szCs w:val="18"/>
              </w:rPr>
              <w:t>GEF</w:t>
            </w: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D1A3253" w14:textId="77777777">
            <w:pPr>
              <w:jc w:val="center"/>
              <w:rPr>
                <w:rFonts w:eastAsia="SimSun"/>
                <w:sz w:val="18"/>
                <w:szCs w:val="18"/>
              </w:rPr>
            </w:pPr>
            <w:r w:rsidRPr="000E6F59">
              <w:rPr>
                <w:rFonts w:eastAsia="SimSun"/>
                <w:sz w:val="18"/>
                <w:szCs w:val="18"/>
              </w:rPr>
              <w:t>71200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109648F" w14:textId="77777777">
            <w:pPr>
              <w:rPr>
                <w:rFonts w:eastAsia="SimSun"/>
                <w:sz w:val="18"/>
                <w:szCs w:val="18"/>
              </w:rPr>
            </w:pPr>
            <w:r w:rsidRPr="000E6F59">
              <w:rPr>
                <w:rFonts w:eastAsia="SimSun"/>
                <w:sz w:val="18"/>
                <w:szCs w:val="18"/>
              </w:rPr>
              <w:t>International Consultants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0638396" w14:textId="77777777">
            <w:pPr>
              <w:jc w:val="right"/>
              <w:rPr>
                <w:color w:val="000000"/>
                <w:sz w:val="18"/>
                <w:szCs w:val="18"/>
              </w:rPr>
            </w:pPr>
            <w:r>
              <w:rPr>
                <w:rFonts w:eastAsia="SimSun"/>
                <w:color w:val="000000"/>
                <w:sz w:val="18"/>
                <w:szCs w:val="18"/>
              </w:rPr>
              <w:t>7,000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4BBEFD4" w14:textId="77777777">
            <w:pPr>
              <w:jc w:val="right"/>
              <w:rPr>
                <w:color w:val="000000"/>
                <w:sz w:val="18"/>
                <w:szCs w:val="18"/>
              </w:rPr>
            </w:pPr>
            <w:r>
              <w:rPr>
                <w:rFonts w:eastAsia="SimSun"/>
                <w:color w:val="000000"/>
                <w:sz w:val="18"/>
                <w:szCs w:val="18"/>
              </w:rPr>
              <w:t>21,200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8EC65CB" w14:textId="77777777">
            <w:pPr>
              <w:jc w:val="right"/>
              <w:rPr>
                <w:color w:val="000000"/>
                <w:sz w:val="18"/>
                <w:szCs w:val="18"/>
              </w:rPr>
            </w:pPr>
            <w:r>
              <w:rPr>
                <w:rFonts w:eastAsia="SimSun"/>
                <w:color w:val="000000"/>
                <w:sz w:val="18"/>
                <w:szCs w:val="18"/>
              </w:rPr>
              <w:t>13,000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7009E50D" w14:textId="77777777">
            <w:pPr>
              <w:jc w:val="right"/>
              <w:rPr>
                <w:color w:val="000000"/>
                <w:sz w:val="18"/>
                <w:szCs w:val="18"/>
              </w:rPr>
            </w:pPr>
            <w:r>
              <w:rPr>
                <w:rFonts w:eastAsia="SimSun"/>
                <w:bCs/>
                <w:color w:val="000000"/>
                <w:sz w:val="18"/>
                <w:szCs w:val="18"/>
              </w:rPr>
              <w:t>6,000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6A5086D" w14:textId="77777777">
            <w:pPr>
              <w:jc w:val="right"/>
              <w:rPr>
                <w:color w:val="000000"/>
                <w:sz w:val="18"/>
                <w:szCs w:val="18"/>
              </w:rPr>
            </w:pPr>
            <w:r>
              <w:rPr>
                <w:rFonts w:eastAsia="SimSun"/>
                <w:color w:val="000000"/>
                <w:sz w:val="18"/>
                <w:szCs w:val="18"/>
              </w:rPr>
              <w:t>5,000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4411C3B" w14:textId="77777777">
            <w:pPr>
              <w:jc w:val="right"/>
              <w:rPr>
                <w:b/>
                <w:bCs/>
                <w:color w:val="000000"/>
                <w:sz w:val="18"/>
                <w:szCs w:val="18"/>
              </w:rPr>
            </w:pPr>
            <w:r>
              <w:rPr>
                <w:b/>
                <w:bCs/>
                <w:color w:val="000000"/>
                <w:sz w:val="18"/>
                <w:szCs w:val="18"/>
              </w:rPr>
              <w:t>52,200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10E4ED16" w14:textId="77777777">
            <w:pPr>
              <w:jc w:val="center"/>
              <w:rPr>
                <w:rFonts w:eastAsia="SimSun"/>
                <w:b/>
                <w:sz w:val="18"/>
                <w:szCs w:val="18"/>
              </w:rPr>
            </w:pPr>
            <w:r>
              <w:rPr>
                <w:rFonts w:eastAsia="SimSun"/>
                <w:b/>
                <w:sz w:val="18"/>
                <w:szCs w:val="18"/>
              </w:rPr>
              <w:t>18-22</w:t>
            </w:r>
          </w:p>
        </w:tc>
      </w:tr>
      <w:tr w:rsidRPr="000E6F59" w:rsidR="00B658F8" w:rsidTr="00B658F8" w14:paraId="5916A74C"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6A263DC3"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CE4B0F" w:rsidRDefault="00104B12" w14:paraId="581C58C0" w14:textId="77777777">
            <w:pPr>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CE4B0F" w:rsidRDefault="00104B12" w14:paraId="5285A1B4"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CE4B0F" w:rsidRDefault="00104B12" w14:paraId="6B995C11"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756DE4AB" w14:textId="77777777">
            <w:pPr>
              <w:jc w:val="center"/>
              <w:rPr>
                <w:rFonts w:eastAsia="SimSun"/>
                <w:sz w:val="18"/>
                <w:szCs w:val="18"/>
              </w:rPr>
            </w:pPr>
            <w:r w:rsidRPr="000E6F59">
              <w:rPr>
                <w:rFonts w:eastAsia="SimSun"/>
                <w:sz w:val="18"/>
                <w:szCs w:val="18"/>
              </w:rPr>
              <w:t>71600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3EA74ED" w14:textId="77777777">
            <w:pPr>
              <w:rPr>
                <w:rFonts w:eastAsia="SimSun"/>
                <w:sz w:val="18"/>
                <w:szCs w:val="18"/>
              </w:rPr>
            </w:pPr>
            <w:r w:rsidRPr="000E6F59">
              <w:rPr>
                <w:rFonts w:eastAsia="SimSun"/>
                <w:sz w:val="18"/>
                <w:szCs w:val="18"/>
              </w:rPr>
              <w:t>Travel</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49464DE" w14:textId="77777777">
            <w:pPr>
              <w:jc w:val="right"/>
              <w:rPr>
                <w:color w:val="000000"/>
                <w:sz w:val="18"/>
                <w:szCs w:val="18"/>
              </w:rPr>
            </w:pPr>
            <w:r>
              <w:rPr>
                <w:rFonts w:eastAsia="SimSun"/>
                <w:color w:val="000000"/>
                <w:sz w:val="18"/>
                <w:szCs w:val="18"/>
              </w:rPr>
              <w:t>8,000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BEE5809" w14:textId="77777777">
            <w:pPr>
              <w:jc w:val="right"/>
              <w:rPr>
                <w:color w:val="000000"/>
                <w:sz w:val="18"/>
                <w:szCs w:val="18"/>
              </w:rPr>
            </w:pPr>
            <w:r>
              <w:rPr>
                <w:rFonts w:eastAsia="SimSun"/>
                <w:color w:val="000000"/>
                <w:sz w:val="18"/>
                <w:szCs w:val="18"/>
              </w:rPr>
              <w:t>13,000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1B444BC" w14:textId="77777777">
            <w:pPr>
              <w:jc w:val="right"/>
              <w:rPr>
                <w:color w:val="000000"/>
                <w:sz w:val="18"/>
                <w:szCs w:val="18"/>
              </w:rPr>
            </w:pPr>
            <w:r>
              <w:rPr>
                <w:rFonts w:eastAsia="SimSun"/>
                <w:color w:val="000000"/>
                <w:sz w:val="18"/>
                <w:szCs w:val="18"/>
              </w:rPr>
              <w:t>7,000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BBDB6B0" w14:textId="77777777">
            <w:pPr>
              <w:jc w:val="right"/>
              <w:rPr>
                <w:color w:val="000000"/>
                <w:sz w:val="18"/>
                <w:szCs w:val="18"/>
              </w:rPr>
            </w:pPr>
            <w:r>
              <w:rPr>
                <w:rFonts w:eastAsia="SimSun"/>
                <w:bCs/>
                <w:color w:val="000000"/>
                <w:sz w:val="18"/>
                <w:szCs w:val="18"/>
              </w:rPr>
              <w:t>5,000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8166855" w14:textId="77777777">
            <w:pPr>
              <w:jc w:val="right"/>
              <w:rPr>
                <w:color w:val="000000"/>
                <w:sz w:val="18"/>
                <w:szCs w:val="18"/>
              </w:rPr>
            </w:pPr>
            <w:r>
              <w:rPr>
                <w:bCs/>
                <w:color w:val="000000"/>
                <w:sz w:val="18"/>
                <w:szCs w:val="18"/>
              </w:rPr>
              <w:t>2,000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3EAD8262" w14:textId="77777777">
            <w:pPr>
              <w:jc w:val="right"/>
              <w:rPr>
                <w:b/>
                <w:bCs/>
                <w:color w:val="000000"/>
                <w:sz w:val="18"/>
                <w:szCs w:val="18"/>
              </w:rPr>
            </w:pPr>
            <w:r>
              <w:rPr>
                <w:b/>
                <w:bCs/>
                <w:color w:val="000000"/>
                <w:sz w:val="18"/>
                <w:szCs w:val="18"/>
              </w:rPr>
              <w:t>35,000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216FCCF5" w14:textId="77777777">
            <w:pPr>
              <w:jc w:val="center"/>
              <w:rPr>
                <w:b/>
                <w:bCs/>
                <w:color w:val="000000"/>
                <w:sz w:val="18"/>
                <w:szCs w:val="18"/>
              </w:rPr>
            </w:pPr>
            <w:r>
              <w:rPr>
                <w:b/>
                <w:bCs/>
                <w:color w:val="000000"/>
                <w:sz w:val="18"/>
                <w:szCs w:val="18"/>
              </w:rPr>
              <w:t>23-25</w:t>
            </w:r>
          </w:p>
        </w:tc>
      </w:tr>
      <w:tr w:rsidRPr="000E6F59" w:rsidR="00B658F8" w:rsidTr="00B658F8" w14:paraId="523A3AE5"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551CF5B6"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CE4B0F" w:rsidRDefault="00104B12" w14:paraId="530B1E8F" w14:textId="77777777">
            <w:pPr>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CE4B0F" w:rsidRDefault="00104B12" w14:paraId="6CA02CD0"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CE4B0F" w:rsidRDefault="00104B12" w14:paraId="57E411BC"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38941F8" w14:textId="77777777">
            <w:pPr>
              <w:jc w:val="center"/>
              <w:rPr>
                <w:rFonts w:eastAsia="SimSun"/>
                <w:bCs/>
                <w:sz w:val="18"/>
                <w:szCs w:val="18"/>
              </w:rPr>
            </w:pPr>
            <w:r w:rsidRPr="000E6F59">
              <w:rPr>
                <w:rFonts w:eastAsia="SimSun"/>
                <w:sz w:val="18"/>
                <w:szCs w:val="18"/>
              </w:rPr>
              <w:t>72100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3B4BDC8" w14:textId="77777777">
            <w:pPr>
              <w:rPr>
                <w:rFonts w:eastAsia="SimSun"/>
                <w:sz w:val="18"/>
                <w:szCs w:val="18"/>
              </w:rPr>
            </w:pPr>
            <w:r w:rsidRPr="000E6F59">
              <w:rPr>
                <w:rFonts w:eastAsia="SimSun"/>
                <w:bCs/>
                <w:sz w:val="18"/>
                <w:szCs w:val="18"/>
              </w:rPr>
              <w:t>Contractual Services - Companies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7E170B4"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EAD9B6E" w14:textId="77777777">
            <w:pPr>
              <w:jc w:val="right"/>
              <w:rPr>
                <w:color w:val="000000"/>
                <w:sz w:val="18"/>
                <w:szCs w:val="18"/>
              </w:rPr>
            </w:pPr>
            <w:r>
              <w:rPr>
                <w:rFonts w:eastAsia="SimSun"/>
                <w:color w:val="000000"/>
                <w:sz w:val="18"/>
                <w:szCs w:val="18"/>
              </w:rPr>
              <w:t>27,000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530B655" w14:textId="77777777">
            <w:pPr>
              <w:jc w:val="right"/>
              <w:rPr>
                <w:color w:val="000000"/>
                <w:sz w:val="18"/>
                <w:szCs w:val="18"/>
              </w:rPr>
            </w:pPr>
            <w:r>
              <w:rPr>
                <w:rFonts w:eastAsia="SimSun"/>
                <w:color w:val="000000"/>
                <w:sz w:val="18"/>
                <w:szCs w:val="18"/>
              </w:rPr>
              <w:t>47,000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8CFBFE1" w14:textId="77777777">
            <w:pPr>
              <w:jc w:val="right"/>
              <w:rPr>
                <w:color w:val="000000"/>
                <w:sz w:val="18"/>
                <w:szCs w:val="18"/>
              </w:rPr>
            </w:pPr>
            <w:r>
              <w:rPr>
                <w:rFonts w:eastAsia="SimSun"/>
                <w:bCs/>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5011540"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1598EB0E" w14:textId="77777777">
            <w:pPr>
              <w:jc w:val="right"/>
              <w:rPr>
                <w:b/>
                <w:bCs/>
                <w:color w:val="000000"/>
                <w:sz w:val="18"/>
                <w:szCs w:val="18"/>
              </w:rPr>
            </w:pPr>
            <w:r>
              <w:rPr>
                <w:b/>
                <w:bCs/>
                <w:color w:val="000000"/>
                <w:sz w:val="18"/>
                <w:szCs w:val="18"/>
              </w:rPr>
              <w:t>74,000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267E3168" w14:textId="77777777">
            <w:pPr>
              <w:jc w:val="center"/>
              <w:rPr>
                <w:b/>
                <w:bCs/>
                <w:color w:val="000000"/>
                <w:sz w:val="18"/>
                <w:szCs w:val="18"/>
              </w:rPr>
            </w:pPr>
            <w:r>
              <w:rPr>
                <w:b/>
                <w:bCs/>
                <w:color w:val="000000"/>
                <w:sz w:val="18"/>
                <w:szCs w:val="18"/>
              </w:rPr>
              <w:t>26-30</w:t>
            </w:r>
          </w:p>
        </w:tc>
      </w:tr>
      <w:tr w:rsidRPr="000E6F59" w:rsidR="00B658F8" w:rsidTr="00B658F8" w14:paraId="5054E0F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1EF25469"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CE4B0F" w:rsidRDefault="00104B12" w14:paraId="519D053A" w14:textId="77777777">
            <w:pPr>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CE4B0F" w:rsidRDefault="00104B12" w14:paraId="0FDE6E0C"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CE4B0F" w:rsidRDefault="00104B12" w14:paraId="63306C05"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3ACD55B" w14:textId="77777777">
            <w:pPr>
              <w:jc w:val="center"/>
              <w:rPr>
                <w:rFonts w:eastAsia="SimSun"/>
                <w:sz w:val="18"/>
                <w:szCs w:val="18"/>
              </w:rPr>
            </w:pPr>
            <w:r w:rsidRPr="000E6F59">
              <w:rPr>
                <w:rFonts w:eastAsia="SimSun"/>
                <w:sz w:val="18"/>
                <w:szCs w:val="18"/>
              </w:rPr>
              <w:t>72200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881E039" w14:textId="77777777">
            <w:pPr>
              <w:rPr>
                <w:rFonts w:eastAsia="SimSun"/>
                <w:sz w:val="18"/>
                <w:szCs w:val="18"/>
              </w:rPr>
            </w:pPr>
            <w:r w:rsidRPr="000E6F59">
              <w:rPr>
                <w:rFonts w:eastAsia="SimSun"/>
                <w:sz w:val="18"/>
                <w:szCs w:val="18"/>
              </w:rPr>
              <w:t>Equipment and Furniture</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983AE38" w14:textId="77777777">
            <w:pPr>
              <w:jc w:val="right"/>
              <w:rPr>
                <w:color w:val="000000"/>
                <w:sz w:val="18"/>
                <w:szCs w:val="18"/>
              </w:rPr>
            </w:pPr>
            <w:r>
              <w:rPr>
                <w:rFonts w:eastAsia="SimSun"/>
                <w:color w:val="000000"/>
                <w:sz w:val="18"/>
                <w:szCs w:val="18"/>
              </w:rPr>
              <w:t>219,460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BBF6711" w14:textId="77777777">
            <w:pPr>
              <w:jc w:val="right"/>
              <w:rPr>
                <w:color w:val="000000"/>
                <w:sz w:val="18"/>
                <w:szCs w:val="18"/>
              </w:rPr>
            </w:pPr>
            <w:r>
              <w:rPr>
                <w:rFonts w:eastAsia="SimSun"/>
                <w:color w:val="000000"/>
                <w:sz w:val="18"/>
                <w:szCs w:val="18"/>
              </w:rPr>
              <w:t>485,124</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8E1F761" w14:textId="77777777">
            <w:pPr>
              <w:jc w:val="right"/>
              <w:rPr>
                <w:color w:val="000000"/>
                <w:sz w:val="18"/>
                <w:szCs w:val="18"/>
              </w:rPr>
            </w:pPr>
            <w:r>
              <w:rPr>
                <w:rFonts w:eastAsia="SimSun"/>
                <w:color w:val="000000"/>
                <w:sz w:val="18"/>
                <w:szCs w:val="18"/>
              </w:rPr>
              <w:t>148,916</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7FDC15FB" w14:textId="77777777">
            <w:pPr>
              <w:jc w:val="right"/>
              <w:rPr>
                <w:color w:val="000000"/>
                <w:sz w:val="18"/>
                <w:szCs w:val="18"/>
              </w:rPr>
            </w:pPr>
            <w:r>
              <w:rPr>
                <w:rFonts w:eastAsia="SimSun"/>
                <w:bCs/>
                <w:color w:val="000000"/>
                <w:sz w:val="18"/>
                <w:szCs w:val="18"/>
              </w:rPr>
              <w:t>128,000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94444E8" w14:textId="77777777">
            <w:pPr>
              <w:jc w:val="right"/>
              <w:rPr>
                <w:color w:val="000000"/>
                <w:sz w:val="18"/>
                <w:szCs w:val="18"/>
              </w:rPr>
            </w:pPr>
            <w:r>
              <w:rPr>
                <w:bCs/>
                <w:color w:val="000000"/>
                <w:sz w:val="18"/>
                <w:szCs w:val="18"/>
              </w:rPr>
              <w:t>10,000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0B14428A" w14:textId="77777777">
            <w:pPr>
              <w:jc w:val="right"/>
              <w:rPr>
                <w:b/>
                <w:bCs/>
                <w:color w:val="000000"/>
                <w:sz w:val="18"/>
                <w:szCs w:val="18"/>
              </w:rPr>
            </w:pPr>
            <w:r>
              <w:rPr>
                <w:b/>
                <w:bCs/>
                <w:color w:val="000000"/>
                <w:sz w:val="18"/>
                <w:szCs w:val="18"/>
              </w:rPr>
              <w:t>991,500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23495BD6" w14:textId="77777777">
            <w:pPr>
              <w:jc w:val="center"/>
              <w:rPr>
                <w:b/>
                <w:bCs/>
                <w:color w:val="000000"/>
                <w:sz w:val="18"/>
                <w:szCs w:val="18"/>
              </w:rPr>
            </w:pPr>
            <w:r>
              <w:rPr>
                <w:b/>
                <w:bCs/>
                <w:color w:val="000000"/>
                <w:sz w:val="18"/>
                <w:szCs w:val="18"/>
              </w:rPr>
              <w:t>31-34</w:t>
            </w:r>
          </w:p>
        </w:tc>
      </w:tr>
      <w:tr w:rsidRPr="000E6F59" w:rsidR="00B658F8" w:rsidTr="00B658F8" w14:paraId="00A06A2E"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6346E407"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CE4B0F" w:rsidRDefault="00104B12" w14:paraId="31A6D642" w14:textId="77777777">
            <w:pPr>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CE4B0F" w:rsidRDefault="00104B12" w14:paraId="68766329"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CE4B0F" w:rsidRDefault="00104B12" w14:paraId="20C71D26"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1B5FAF2" w14:textId="77777777">
            <w:pPr>
              <w:jc w:val="center"/>
              <w:rPr>
                <w:rFonts w:eastAsia="SimSun"/>
                <w:sz w:val="18"/>
                <w:szCs w:val="18"/>
              </w:rPr>
            </w:pPr>
            <w:r>
              <w:rPr>
                <w:rFonts w:eastAsia="SimSun"/>
                <w:sz w:val="18"/>
                <w:szCs w:val="18"/>
              </w:rPr>
              <w:t>72300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D68DBFA" w14:textId="77777777">
            <w:pPr>
              <w:rPr>
                <w:rFonts w:eastAsia="SimSun"/>
                <w:sz w:val="18"/>
                <w:szCs w:val="18"/>
              </w:rPr>
            </w:pPr>
            <w:r>
              <w:rPr>
                <w:rFonts w:eastAsia="SimSun"/>
                <w:sz w:val="18"/>
                <w:szCs w:val="18"/>
              </w:rPr>
              <w:t>Material and Goods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ACBB2EE" w14:textId="77777777">
            <w:pPr>
              <w:jc w:val="right"/>
              <w:rPr>
                <w:color w:val="000000"/>
                <w:sz w:val="18"/>
                <w:szCs w:val="18"/>
              </w:rPr>
            </w:pPr>
            <w:r>
              <w:rPr>
                <w:rFonts w:eastAsia="SimSun"/>
                <w:color w:val="000000"/>
                <w:sz w:val="18"/>
                <w:szCs w:val="18"/>
              </w:rPr>
              <w:t>9,000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39C1546" w14:textId="77777777">
            <w:pPr>
              <w:jc w:val="right"/>
              <w:rPr>
                <w:color w:val="000000"/>
                <w:sz w:val="18"/>
                <w:szCs w:val="18"/>
              </w:rPr>
            </w:pPr>
            <w:r>
              <w:rPr>
                <w:rFonts w:eastAsia="SimSun"/>
                <w:color w:val="000000"/>
                <w:sz w:val="18"/>
                <w:szCs w:val="18"/>
              </w:rPr>
              <w:t>351,900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5E8FCD7" w14:textId="77777777">
            <w:pPr>
              <w:jc w:val="right"/>
              <w:rPr>
                <w:color w:val="000000"/>
                <w:sz w:val="18"/>
                <w:szCs w:val="18"/>
              </w:rPr>
            </w:pPr>
            <w:r>
              <w:rPr>
                <w:rFonts w:eastAsia="SimSun"/>
                <w:color w:val="000000"/>
                <w:sz w:val="18"/>
                <w:szCs w:val="18"/>
              </w:rPr>
              <w:t>80,000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63898D9" w14:textId="77777777">
            <w:pPr>
              <w:jc w:val="right"/>
              <w:rPr>
                <w:color w:val="000000"/>
                <w:sz w:val="18"/>
                <w:szCs w:val="18"/>
              </w:rPr>
            </w:pPr>
            <w:r>
              <w:rPr>
                <w:rFonts w:eastAsia="SimSun"/>
                <w:bCs/>
                <w:color w:val="000000"/>
                <w:sz w:val="18"/>
                <w:szCs w:val="18"/>
              </w:rPr>
              <w:t>20,000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44CA762" w14:textId="77777777">
            <w:pPr>
              <w:jc w:val="right"/>
              <w:rPr>
                <w:color w:val="000000"/>
                <w:sz w:val="18"/>
                <w:szCs w:val="18"/>
              </w:rPr>
            </w:pPr>
            <w:r>
              <w:rPr>
                <w:bCs/>
                <w:color w:val="000000"/>
                <w:sz w:val="18"/>
                <w:szCs w:val="18"/>
              </w:rPr>
              <w:t>10,000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2BBE1951" w14:textId="77777777">
            <w:pPr>
              <w:jc w:val="right"/>
              <w:rPr>
                <w:b/>
                <w:bCs/>
                <w:color w:val="000000"/>
                <w:sz w:val="18"/>
                <w:szCs w:val="18"/>
              </w:rPr>
            </w:pPr>
            <w:r>
              <w:rPr>
                <w:b/>
                <w:bCs/>
                <w:color w:val="000000"/>
                <w:sz w:val="18"/>
                <w:szCs w:val="18"/>
              </w:rPr>
              <w:t>470,900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36DE138A" w14:textId="77777777">
            <w:pPr>
              <w:jc w:val="center"/>
              <w:rPr>
                <w:b/>
                <w:bCs/>
                <w:color w:val="000000"/>
                <w:sz w:val="18"/>
                <w:szCs w:val="18"/>
              </w:rPr>
            </w:pPr>
            <w:r>
              <w:rPr>
                <w:b/>
                <w:bCs/>
                <w:color w:val="000000"/>
                <w:sz w:val="18"/>
                <w:szCs w:val="18"/>
              </w:rPr>
              <w:t>35-39</w:t>
            </w:r>
          </w:p>
        </w:tc>
      </w:tr>
      <w:tr w:rsidRPr="000E6F59" w:rsidR="00B658F8" w:rsidTr="00B658F8" w14:paraId="58D14FCA"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25162068" w14:textId="77777777">
            <w:pPr>
              <w:jc w:val="left"/>
              <w:rPr>
                <w:rFonts w:cs="Arial"/>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5CE60A60" w14:textId="77777777">
            <w:pPr>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0028ECFE"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3D187B7B" w14:textId="77777777">
            <w:pPr>
              <w:jc w:val="center"/>
              <w:rPr>
                <w:rFonts w:eastAsia="SimSun"/>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F45E1CB" w14:textId="77777777">
            <w:pPr>
              <w:jc w:val="center"/>
              <w:rPr>
                <w:rFonts w:eastAsia="SimSun"/>
                <w:sz w:val="18"/>
                <w:szCs w:val="18"/>
              </w:rPr>
            </w:pPr>
            <w:r>
              <w:rPr>
                <w:rFonts w:eastAsia="SimSun"/>
                <w:sz w:val="18"/>
                <w:szCs w:val="18"/>
              </w:rPr>
              <w:t>72400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6F4153D" w14:textId="77777777">
            <w:pPr>
              <w:rPr>
                <w:rFonts w:eastAsia="SimSun"/>
                <w:sz w:val="18"/>
                <w:szCs w:val="18"/>
              </w:rPr>
            </w:pPr>
            <w:r>
              <w:rPr>
                <w:rFonts w:eastAsia="SimSun"/>
                <w:sz w:val="18"/>
                <w:szCs w:val="18"/>
              </w:rPr>
              <w:t>Communication and Audiovisual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CDFC5F6"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FBA516B" w14:textId="77777777">
            <w:pPr>
              <w:jc w:val="right"/>
              <w:rPr>
                <w:color w:val="000000"/>
                <w:sz w:val="18"/>
                <w:szCs w:val="18"/>
              </w:rPr>
            </w:pPr>
            <w:r>
              <w:rPr>
                <w:rFonts w:eastAsia="SimSun"/>
                <w:color w:val="000000"/>
                <w:sz w:val="18"/>
                <w:szCs w:val="18"/>
              </w:rPr>
              <w:t>3,000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9D27B04" w14:textId="77777777">
            <w:pPr>
              <w:jc w:val="right"/>
              <w:rPr>
                <w:color w:val="000000"/>
                <w:sz w:val="18"/>
                <w:szCs w:val="18"/>
              </w:rPr>
            </w:pPr>
            <w:r>
              <w:rPr>
                <w:rFonts w:eastAsia="SimSun"/>
                <w:color w:val="000000"/>
                <w:sz w:val="18"/>
                <w:szCs w:val="18"/>
              </w:rPr>
              <w:t>3,500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7AC6401C" w14:textId="77777777">
            <w:pPr>
              <w:jc w:val="right"/>
              <w:rPr>
                <w:color w:val="000000"/>
                <w:sz w:val="18"/>
                <w:szCs w:val="18"/>
              </w:rPr>
            </w:pPr>
            <w:r>
              <w:rPr>
                <w:rFonts w:eastAsia="SimSun"/>
                <w:bCs/>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2967573"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01247940" w14:textId="77777777">
            <w:pPr>
              <w:jc w:val="right"/>
              <w:rPr>
                <w:b/>
                <w:bCs/>
                <w:color w:val="000000"/>
                <w:sz w:val="18"/>
                <w:szCs w:val="18"/>
              </w:rPr>
            </w:pPr>
            <w:r>
              <w:rPr>
                <w:b/>
                <w:bCs/>
                <w:color w:val="000000"/>
                <w:sz w:val="18"/>
                <w:szCs w:val="18"/>
              </w:rPr>
              <w:t>6,500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6F4C2FC3" w14:textId="77777777">
            <w:pPr>
              <w:jc w:val="center"/>
              <w:rPr>
                <w:b/>
                <w:bCs/>
                <w:color w:val="000000"/>
                <w:sz w:val="18"/>
                <w:szCs w:val="18"/>
              </w:rPr>
            </w:pPr>
            <w:r>
              <w:rPr>
                <w:b/>
                <w:bCs/>
                <w:color w:val="000000"/>
                <w:sz w:val="18"/>
                <w:szCs w:val="18"/>
              </w:rPr>
              <w:t>40</w:t>
            </w:r>
          </w:p>
        </w:tc>
      </w:tr>
      <w:tr w:rsidRPr="000E6F59" w:rsidR="00B658F8" w:rsidTr="00B658F8" w14:paraId="491B1FEB"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70EED8D0"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16009B00"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30471728"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3250304D"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959BA7C" w14:textId="77777777">
            <w:pPr>
              <w:jc w:val="center"/>
              <w:rPr>
                <w:rFonts w:eastAsia="SimSun"/>
                <w:bCs/>
                <w:sz w:val="18"/>
                <w:szCs w:val="18"/>
              </w:rPr>
            </w:pPr>
            <w:r>
              <w:rPr>
                <w:rFonts w:eastAsia="SimSun"/>
                <w:bCs/>
                <w:sz w:val="18"/>
                <w:szCs w:val="18"/>
              </w:rPr>
              <w:t>72500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2540FF3" w14:textId="77777777">
            <w:pPr>
              <w:rPr>
                <w:rFonts w:eastAsia="SimSun"/>
                <w:sz w:val="18"/>
                <w:szCs w:val="18"/>
              </w:rPr>
            </w:pPr>
            <w:r>
              <w:rPr>
                <w:rFonts w:eastAsia="SimSun"/>
                <w:sz w:val="18"/>
                <w:szCs w:val="18"/>
              </w:rPr>
              <w:t>Supplies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DF49C25"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C16FA20" w14:textId="77777777">
            <w:pPr>
              <w:jc w:val="right"/>
              <w:rPr>
                <w:color w:val="000000"/>
                <w:sz w:val="18"/>
                <w:szCs w:val="18"/>
              </w:rPr>
            </w:pPr>
            <w:r>
              <w:rPr>
                <w:rFonts w:eastAsia="SimSun"/>
                <w:color w:val="000000"/>
                <w:sz w:val="18"/>
                <w:szCs w:val="18"/>
              </w:rPr>
              <w:t>2,000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88690CA" w14:textId="77777777">
            <w:pPr>
              <w:jc w:val="right"/>
              <w:rPr>
                <w:color w:val="000000"/>
                <w:sz w:val="18"/>
                <w:szCs w:val="18"/>
              </w:rPr>
            </w:pPr>
            <w:r>
              <w:rPr>
                <w:rFonts w:eastAsia="SimSun"/>
                <w:color w:val="000000"/>
                <w:sz w:val="18"/>
                <w:szCs w:val="18"/>
              </w:rPr>
              <w:t>2,000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D6D7643" w14:textId="77777777">
            <w:pPr>
              <w:jc w:val="right"/>
              <w:rPr>
                <w:color w:val="000000"/>
                <w:sz w:val="18"/>
                <w:szCs w:val="18"/>
              </w:rPr>
            </w:pPr>
            <w:r>
              <w:rPr>
                <w:rFonts w:eastAsia="SimSun"/>
                <w:color w:val="000000"/>
                <w:sz w:val="18"/>
                <w:szCs w:val="18"/>
              </w:rPr>
              <w:t>2,000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B5EE33A" w14:textId="77777777">
            <w:pPr>
              <w:jc w:val="right"/>
              <w:rPr>
                <w:color w:val="000000"/>
                <w:sz w:val="18"/>
                <w:szCs w:val="18"/>
              </w:rPr>
            </w:pPr>
            <w:r>
              <w:rPr>
                <w:bCs/>
                <w:color w:val="000000"/>
                <w:sz w:val="18"/>
                <w:szCs w:val="18"/>
              </w:rPr>
              <w:t>700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223FD75A" w14:textId="77777777">
            <w:pPr>
              <w:jc w:val="right"/>
              <w:rPr>
                <w:b/>
                <w:bCs/>
                <w:color w:val="000000"/>
                <w:sz w:val="18"/>
                <w:szCs w:val="18"/>
              </w:rPr>
            </w:pPr>
            <w:r>
              <w:rPr>
                <w:b/>
                <w:bCs/>
                <w:color w:val="000000"/>
                <w:sz w:val="18"/>
                <w:szCs w:val="18"/>
              </w:rPr>
              <w:t>6,700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063562C7" w14:textId="77777777">
            <w:pPr>
              <w:jc w:val="center"/>
              <w:rPr>
                <w:b/>
                <w:bCs/>
                <w:color w:val="000000"/>
                <w:sz w:val="18"/>
                <w:szCs w:val="18"/>
              </w:rPr>
            </w:pPr>
            <w:r>
              <w:rPr>
                <w:b/>
                <w:bCs/>
                <w:color w:val="000000"/>
                <w:sz w:val="18"/>
                <w:szCs w:val="18"/>
              </w:rPr>
              <w:t>41</w:t>
            </w:r>
          </w:p>
        </w:tc>
      </w:tr>
      <w:tr w:rsidRPr="000E6F59" w:rsidR="00B658F8" w:rsidTr="00B658F8" w14:paraId="4B7A87F1"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30A459FB"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2C1CC355"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667E62DA"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19A33045"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47F9033" w14:textId="77777777">
            <w:pPr>
              <w:jc w:val="center"/>
              <w:rPr>
                <w:rFonts w:eastAsia="SimSun"/>
                <w:sz w:val="18"/>
                <w:szCs w:val="18"/>
              </w:rPr>
            </w:pPr>
            <w:r w:rsidRPr="000E6F59">
              <w:rPr>
                <w:rFonts w:eastAsia="SimSun"/>
                <w:sz w:val="18"/>
                <w:szCs w:val="18"/>
              </w:rPr>
              <w:t>72800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CCBB2CB" w14:textId="77777777">
            <w:pPr>
              <w:rPr>
                <w:rFonts w:eastAsia="SimSun"/>
                <w:bCs/>
                <w:sz w:val="18"/>
                <w:szCs w:val="18"/>
              </w:rPr>
            </w:pPr>
            <w:r w:rsidRPr="000E6F59">
              <w:rPr>
                <w:rFonts w:eastAsia="SimSun"/>
                <w:bCs/>
                <w:sz w:val="18"/>
                <w:szCs w:val="18"/>
              </w:rPr>
              <w:t>Information Technology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D96ED6A" w14:textId="77777777">
            <w:pPr>
              <w:jc w:val="right"/>
              <w:rPr>
                <w:color w:val="000000"/>
                <w:sz w:val="18"/>
                <w:szCs w:val="18"/>
              </w:rPr>
            </w:pPr>
            <w:r>
              <w:rPr>
                <w:rFonts w:eastAsia="SimSun"/>
                <w:color w:val="000000"/>
                <w:sz w:val="18"/>
                <w:szCs w:val="18"/>
              </w:rPr>
              <w:t>7,000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21EC2EA" w14:textId="77777777">
            <w:pPr>
              <w:jc w:val="right"/>
              <w:rPr>
                <w:color w:val="000000"/>
                <w:sz w:val="18"/>
                <w:szCs w:val="18"/>
              </w:rPr>
            </w:pPr>
            <w:r>
              <w:rPr>
                <w:rFonts w:eastAsia="SimSun"/>
                <w:color w:val="000000"/>
                <w:sz w:val="18"/>
                <w:szCs w:val="18"/>
              </w:rPr>
              <w:t>6,000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12868D1" w14:textId="77777777">
            <w:pPr>
              <w:jc w:val="right"/>
              <w:rPr>
                <w:color w:val="000000"/>
                <w:sz w:val="18"/>
                <w:szCs w:val="18"/>
              </w:rPr>
            </w:pPr>
            <w:r>
              <w:rPr>
                <w:rFonts w:eastAsia="SimSun"/>
                <w:color w:val="000000"/>
                <w:sz w:val="18"/>
                <w:szCs w:val="18"/>
              </w:rPr>
              <w:t>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164A03A7" w14:textId="77777777">
            <w:pPr>
              <w:jc w:val="right"/>
              <w:rPr>
                <w:color w:val="000000"/>
                <w:sz w:val="18"/>
                <w:szCs w:val="18"/>
              </w:rPr>
            </w:pPr>
            <w:r>
              <w:rPr>
                <w:rFonts w:eastAsia="SimSun"/>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07ADC76"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74685695" w14:textId="77777777">
            <w:pPr>
              <w:jc w:val="right"/>
              <w:rPr>
                <w:b/>
                <w:bCs/>
                <w:color w:val="000000"/>
                <w:sz w:val="18"/>
                <w:szCs w:val="18"/>
              </w:rPr>
            </w:pPr>
            <w:r>
              <w:rPr>
                <w:b/>
                <w:bCs/>
                <w:color w:val="000000"/>
                <w:sz w:val="18"/>
                <w:szCs w:val="18"/>
              </w:rPr>
              <w:t>13,000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61CE896A" w14:textId="77777777">
            <w:pPr>
              <w:jc w:val="center"/>
              <w:rPr>
                <w:b/>
                <w:bCs/>
                <w:color w:val="000000"/>
                <w:sz w:val="18"/>
                <w:szCs w:val="18"/>
              </w:rPr>
            </w:pPr>
            <w:r>
              <w:rPr>
                <w:b/>
                <w:bCs/>
                <w:color w:val="000000"/>
                <w:sz w:val="18"/>
                <w:szCs w:val="18"/>
              </w:rPr>
              <w:t>42</w:t>
            </w:r>
          </w:p>
        </w:tc>
      </w:tr>
      <w:tr w:rsidRPr="000E6F59" w:rsidR="00B658F8" w:rsidTr="00B658F8" w14:paraId="2A2300D7"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36BDF9A0"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311E3722"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6F35DC2E"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004CBFD5"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B68103E" w14:textId="77777777">
            <w:pPr>
              <w:jc w:val="center"/>
              <w:rPr>
                <w:rFonts w:eastAsia="SimSun"/>
                <w:sz w:val="18"/>
                <w:szCs w:val="18"/>
              </w:rPr>
            </w:pPr>
            <w:r>
              <w:rPr>
                <w:rFonts w:eastAsia="SimSun"/>
                <w:sz w:val="18"/>
                <w:szCs w:val="18"/>
              </w:rPr>
              <w:t>73400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243E768" w14:textId="77777777">
            <w:pPr>
              <w:rPr>
                <w:rFonts w:eastAsia="SimSun"/>
                <w:sz w:val="18"/>
                <w:szCs w:val="18"/>
              </w:rPr>
            </w:pPr>
            <w:r>
              <w:rPr>
                <w:rFonts w:eastAsia="SimSun"/>
                <w:sz w:val="18"/>
                <w:szCs w:val="18"/>
              </w:rPr>
              <w:t>Rental and Maintenance of Other Equipments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2112A39" w14:textId="77777777">
            <w:pPr>
              <w:jc w:val="right"/>
              <w:rPr>
                <w:color w:val="000000"/>
                <w:sz w:val="18"/>
                <w:szCs w:val="18"/>
              </w:rPr>
            </w:pPr>
            <w:r>
              <w:rPr>
                <w:rFonts w:eastAsia="SimSun"/>
                <w:color w:val="000000"/>
                <w:sz w:val="18"/>
                <w:szCs w:val="18"/>
              </w:rPr>
              <w:t>12,000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78D6AFA" w14:textId="77777777">
            <w:pPr>
              <w:jc w:val="right"/>
              <w:rPr>
                <w:color w:val="000000"/>
                <w:sz w:val="18"/>
                <w:szCs w:val="18"/>
              </w:rPr>
            </w:pPr>
            <w:r>
              <w:rPr>
                <w:rFonts w:eastAsia="SimSun"/>
                <w:color w:val="000000"/>
                <w:sz w:val="18"/>
                <w:szCs w:val="18"/>
              </w:rPr>
              <w:t>25,000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74DF858" w14:textId="77777777">
            <w:pPr>
              <w:jc w:val="right"/>
              <w:rPr>
                <w:color w:val="000000"/>
                <w:sz w:val="18"/>
                <w:szCs w:val="18"/>
              </w:rPr>
            </w:pPr>
            <w:r>
              <w:rPr>
                <w:rFonts w:eastAsia="SimSun"/>
                <w:color w:val="000000"/>
                <w:sz w:val="18"/>
                <w:szCs w:val="18"/>
              </w:rPr>
              <w:t>15,000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53D2002" w14:textId="77777777">
            <w:pPr>
              <w:jc w:val="right"/>
              <w:rPr>
                <w:color w:val="000000"/>
                <w:sz w:val="18"/>
                <w:szCs w:val="18"/>
              </w:rPr>
            </w:pPr>
            <w:r>
              <w:rPr>
                <w:rFonts w:eastAsia="SimSun"/>
                <w:color w:val="000000"/>
                <w:sz w:val="18"/>
                <w:szCs w:val="18"/>
              </w:rPr>
              <w:t>15,000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501D6F9" w14:textId="77777777">
            <w:pPr>
              <w:jc w:val="right"/>
              <w:rPr>
                <w:color w:val="000000"/>
                <w:sz w:val="18"/>
                <w:szCs w:val="18"/>
              </w:rPr>
            </w:pPr>
            <w:r>
              <w:rPr>
                <w:bCs/>
                <w:color w:val="000000"/>
                <w:sz w:val="18"/>
                <w:szCs w:val="18"/>
              </w:rPr>
              <w:t>7,500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2A0FE07" w14:textId="77777777">
            <w:pPr>
              <w:jc w:val="right"/>
              <w:rPr>
                <w:b/>
                <w:bCs/>
                <w:color w:val="000000"/>
                <w:sz w:val="18"/>
                <w:szCs w:val="18"/>
              </w:rPr>
            </w:pPr>
            <w:r>
              <w:rPr>
                <w:b/>
                <w:bCs/>
                <w:color w:val="000000"/>
                <w:sz w:val="18"/>
                <w:szCs w:val="18"/>
              </w:rPr>
              <w:t>74,500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353E17C7" w14:textId="77777777">
            <w:pPr>
              <w:jc w:val="center"/>
              <w:rPr>
                <w:b/>
                <w:bCs/>
                <w:color w:val="000000"/>
                <w:sz w:val="18"/>
                <w:szCs w:val="18"/>
              </w:rPr>
            </w:pPr>
            <w:r>
              <w:rPr>
                <w:b/>
                <w:bCs/>
                <w:color w:val="000000"/>
                <w:sz w:val="18"/>
                <w:szCs w:val="18"/>
              </w:rPr>
              <w:t>43</w:t>
            </w:r>
          </w:p>
        </w:tc>
      </w:tr>
      <w:tr w:rsidRPr="000E6F59" w:rsidR="00B658F8" w:rsidTr="00B658F8" w14:paraId="52C898D7"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1BE3FFE4"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14DC81C2"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6A6A9E3B"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17452476"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2949357" w14:textId="77777777">
            <w:pPr>
              <w:jc w:val="center"/>
              <w:rPr>
                <w:rFonts w:eastAsia="SimSun"/>
                <w:bCs/>
                <w:sz w:val="18"/>
                <w:szCs w:val="18"/>
              </w:rPr>
            </w:pPr>
            <w:r w:rsidRPr="000E6F59">
              <w:rPr>
                <w:rFonts w:eastAsia="SimSun"/>
                <w:sz w:val="18"/>
                <w:szCs w:val="18"/>
              </w:rPr>
              <w:t>74200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8E54D98" w14:textId="77777777">
            <w:pPr>
              <w:rPr>
                <w:rFonts w:eastAsia="SimSun"/>
                <w:sz w:val="18"/>
                <w:szCs w:val="18"/>
              </w:rPr>
            </w:pPr>
            <w:r w:rsidRPr="000E6F59">
              <w:rPr>
                <w:rFonts w:eastAsia="SimSun"/>
                <w:bCs/>
                <w:sz w:val="18"/>
                <w:szCs w:val="18"/>
              </w:rPr>
              <w:t>Audio Visual &amp; Print Prod Cost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FDE83A7"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66D89CB" w14:textId="77777777">
            <w:pPr>
              <w:jc w:val="right"/>
              <w:rPr>
                <w:color w:val="000000"/>
                <w:sz w:val="18"/>
                <w:szCs w:val="18"/>
              </w:rPr>
            </w:pPr>
            <w:r>
              <w:rPr>
                <w:rFonts w:eastAsia="SimSun"/>
                <w:color w:val="000000"/>
                <w:sz w:val="18"/>
                <w:szCs w:val="18"/>
              </w:rPr>
              <w:t>1,900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34BE86C" w14:textId="77777777">
            <w:pPr>
              <w:jc w:val="right"/>
              <w:rPr>
                <w:color w:val="000000"/>
                <w:sz w:val="18"/>
                <w:szCs w:val="18"/>
              </w:rPr>
            </w:pPr>
            <w:r>
              <w:rPr>
                <w:rFonts w:eastAsia="SimSun"/>
                <w:color w:val="000000"/>
                <w:sz w:val="18"/>
                <w:szCs w:val="18"/>
              </w:rPr>
              <w:t>2,000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12202924" w14:textId="77777777">
            <w:pPr>
              <w:jc w:val="right"/>
              <w:rPr>
                <w:color w:val="000000"/>
                <w:sz w:val="18"/>
                <w:szCs w:val="18"/>
              </w:rPr>
            </w:pPr>
            <w:r>
              <w:rPr>
                <w:rFonts w:eastAsia="SimSun"/>
                <w:color w:val="000000"/>
                <w:sz w:val="18"/>
                <w:szCs w:val="18"/>
              </w:rPr>
              <w:t>1,100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6D6FC81" w14:textId="77777777">
            <w:pPr>
              <w:jc w:val="right"/>
              <w:rPr>
                <w:color w:val="000000"/>
                <w:sz w:val="18"/>
                <w:szCs w:val="18"/>
              </w:rPr>
            </w:pPr>
            <w:r>
              <w:rPr>
                <w:bCs/>
                <w:color w:val="000000"/>
                <w:sz w:val="18"/>
                <w:szCs w:val="18"/>
              </w:rPr>
              <w:t>2,500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30A1DB13" w14:textId="77777777">
            <w:pPr>
              <w:jc w:val="right"/>
              <w:rPr>
                <w:b/>
                <w:bCs/>
                <w:color w:val="000000"/>
                <w:sz w:val="18"/>
                <w:szCs w:val="18"/>
              </w:rPr>
            </w:pPr>
            <w:r>
              <w:rPr>
                <w:b/>
                <w:bCs/>
                <w:color w:val="000000"/>
                <w:sz w:val="18"/>
                <w:szCs w:val="18"/>
              </w:rPr>
              <w:t>7,500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4C5E2545" w14:textId="77777777">
            <w:pPr>
              <w:jc w:val="center"/>
              <w:rPr>
                <w:b/>
                <w:bCs/>
                <w:color w:val="000000"/>
                <w:sz w:val="18"/>
                <w:szCs w:val="18"/>
              </w:rPr>
            </w:pPr>
            <w:r>
              <w:rPr>
                <w:b/>
                <w:bCs/>
                <w:color w:val="000000"/>
                <w:sz w:val="18"/>
                <w:szCs w:val="18"/>
              </w:rPr>
              <w:t>44</w:t>
            </w:r>
          </w:p>
        </w:tc>
      </w:tr>
      <w:tr w:rsidRPr="000E6F59" w:rsidR="00B658F8" w:rsidTr="00B658F8" w14:paraId="6A1C214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749C4299"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29B3E743"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75BBBC98"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3E3F0975"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35A9942" w14:textId="77777777">
            <w:pPr>
              <w:jc w:val="center"/>
              <w:rPr>
                <w:rFonts w:eastAsia="SimSun"/>
                <w:sz w:val="18"/>
                <w:szCs w:val="18"/>
              </w:rPr>
            </w:pPr>
            <w:r w:rsidRPr="000E6F59">
              <w:rPr>
                <w:rFonts w:eastAsia="SimSun"/>
                <w:sz w:val="18"/>
                <w:szCs w:val="18"/>
              </w:rPr>
              <w:t>74500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5B644F5" w14:textId="77777777">
            <w:pPr>
              <w:rPr>
                <w:rFonts w:eastAsia="SimSun"/>
                <w:sz w:val="18"/>
                <w:szCs w:val="18"/>
              </w:rPr>
            </w:pPr>
            <w:r w:rsidRPr="000E6F59">
              <w:rPr>
                <w:rFonts w:eastAsia="SimSun"/>
                <w:sz w:val="18"/>
                <w:szCs w:val="18"/>
              </w:rPr>
              <w:t>Miscellaneous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C802587" w14:textId="77777777">
            <w:pPr>
              <w:jc w:val="right"/>
              <w:rPr>
                <w:color w:val="000000"/>
                <w:sz w:val="18"/>
                <w:szCs w:val="18"/>
              </w:rPr>
            </w:pPr>
            <w:r>
              <w:rPr>
                <w:rFonts w:eastAsia="SimSun"/>
                <w:color w:val="000000"/>
                <w:sz w:val="18"/>
                <w:szCs w:val="18"/>
              </w:rPr>
              <w:t>5,000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B2C5A33" w14:textId="77777777">
            <w:pPr>
              <w:jc w:val="right"/>
              <w:rPr>
                <w:color w:val="000000"/>
                <w:sz w:val="18"/>
                <w:szCs w:val="18"/>
              </w:rPr>
            </w:pPr>
            <w:r>
              <w:rPr>
                <w:rFonts w:eastAsia="SimSun"/>
                <w:color w:val="000000"/>
                <w:sz w:val="18"/>
                <w:szCs w:val="18"/>
              </w:rPr>
              <w:t>7,000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F8D2C2B" w14:textId="77777777">
            <w:pPr>
              <w:jc w:val="right"/>
              <w:rPr>
                <w:color w:val="000000"/>
                <w:sz w:val="18"/>
                <w:szCs w:val="18"/>
              </w:rPr>
            </w:pPr>
            <w:r>
              <w:rPr>
                <w:rFonts w:eastAsia="SimSun"/>
                <w:color w:val="000000"/>
                <w:sz w:val="18"/>
                <w:szCs w:val="18"/>
              </w:rPr>
              <w:t>5,000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5E45F10" w14:textId="77777777">
            <w:pPr>
              <w:jc w:val="right"/>
              <w:rPr>
                <w:color w:val="000000"/>
                <w:sz w:val="18"/>
                <w:szCs w:val="18"/>
              </w:rPr>
            </w:pPr>
            <w:r>
              <w:rPr>
                <w:rFonts w:eastAsia="SimSun"/>
                <w:color w:val="000000"/>
                <w:sz w:val="18"/>
                <w:szCs w:val="18"/>
              </w:rPr>
              <w:t>5,000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51FC2CD" w14:textId="77777777">
            <w:pPr>
              <w:jc w:val="right"/>
              <w:rPr>
                <w:color w:val="000000"/>
                <w:sz w:val="18"/>
                <w:szCs w:val="18"/>
              </w:rPr>
            </w:pPr>
            <w:r>
              <w:rPr>
                <w:bCs/>
                <w:color w:val="000000"/>
                <w:sz w:val="18"/>
                <w:szCs w:val="18"/>
              </w:rPr>
              <w:t>3,600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0E811216" w14:textId="77777777">
            <w:pPr>
              <w:jc w:val="right"/>
              <w:rPr>
                <w:b/>
                <w:bCs/>
                <w:color w:val="000000"/>
                <w:sz w:val="18"/>
                <w:szCs w:val="18"/>
              </w:rPr>
            </w:pPr>
            <w:r>
              <w:rPr>
                <w:b/>
                <w:bCs/>
                <w:color w:val="000000"/>
                <w:sz w:val="18"/>
                <w:szCs w:val="18"/>
              </w:rPr>
              <w:t>25,600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089F80C8" w14:textId="77777777">
            <w:pPr>
              <w:jc w:val="center"/>
              <w:rPr>
                <w:b/>
                <w:bCs/>
                <w:color w:val="000000"/>
                <w:sz w:val="18"/>
                <w:szCs w:val="18"/>
              </w:rPr>
            </w:pPr>
            <w:r>
              <w:rPr>
                <w:b/>
                <w:bCs/>
                <w:color w:val="000000"/>
                <w:sz w:val="18"/>
                <w:szCs w:val="18"/>
              </w:rPr>
              <w:t>45</w:t>
            </w:r>
          </w:p>
        </w:tc>
      </w:tr>
      <w:tr w:rsidRPr="000E6F59" w:rsidR="00B658F8" w:rsidTr="00B658F8" w14:paraId="665526AC"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543518C6"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1404536D" w14:textId="77777777">
            <w:pPr>
              <w:snapToGrid w:val="0"/>
              <w:jc w:val="center"/>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05013ADE"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1B3C07F4"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909E30C" w14:textId="77777777">
            <w:pPr>
              <w:jc w:val="center"/>
              <w:rPr>
                <w:rFonts w:eastAsia="SimSun"/>
                <w:sz w:val="18"/>
                <w:szCs w:val="18"/>
              </w:rPr>
            </w:pPr>
            <w:r>
              <w:rPr>
                <w:rFonts w:eastAsia="SimSun"/>
                <w:sz w:val="18"/>
                <w:szCs w:val="18"/>
              </w:rPr>
              <w:t>75700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B58212C" w14:textId="77777777">
            <w:pPr>
              <w:rPr>
                <w:rFonts w:eastAsia="SimSun"/>
                <w:sz w:val="18"/>
                <w:szCs w:val="18"/>
              </w:rPr>
            </w:pPr>
            <w:r>
              <w:rPr>
                <w:rFonts w:eastAsia="SimSun"/>
                <w:sz w:val="18"/>
                <w:szCs w:val="18"/>
              </w:rPr>
              <w:t>Workshops and Training</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EFD5858" w14:textId="77777777">
            <w:pPr>
              <w:jc w:val="right"/>
              <w:rPr>
                <w:color w:val="000000"/>
                <w:sz w:val="18"/>
                <w:szCs w:val="18"/>
              </w:rPr>
            </w:pPr>
            <w:r>
              <w:rPr>
                <w:rFonts w:eastAsia="SimSun"/>
                <w:color w:val="000000"/>
                <w:sz w:val="18"/>
                <w:szCs w:val="18"/>
              </w:rPr>
              <w:t>8,000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8330D20" w14:textId="77777777">
            <w:pPr>
              <w:jc w:val="right"/>
              <w:rPr>
                <w:color w:val="000000"/>
                <w:sz w:val="18"/>
                <w:szCs w:val="18"/>
              </w:rPr>
            </w:pPr>
            <w:r>
              <w:rPr>
                <w:rFonts w:eastAsia="SimSun"/>
                <w:color w:val="000000"/>
                <w:sz w:val="18"/>
                <w:szCs w:val="18"/>
              </w:rPr>
              <w:t>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98B4057" w14:textId="77777777">
            <w:pPr>
              <w:jc w:val="right"/>
              <w:rPr>
                <w:color w:val="000000"/>
                <w:sz w:val="18"/>
                <w:szCs w:val="18"/>
              </w:rPr>
            </w:pPr>
            <w:r>
              <w:rPr>
                <w:rFonts w:eastAsia="SimSun"/>
                <w:color w:val="000000"/>
                <w:sz w:val="18"/>
                <w:szCs w:val="18"/>
              </w:rPr>
              <w:t>5,000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6E3040E4" w14:textId="77777777">
            <w:pPr>
              <w:jc w:val="right"/>
              <w:rPr>
                <w:color w:val="000000"/>
                <w:sz w:val="18"/>
                <w:szCs w:val="18"/>
              </w:rPr>
            </w:pPr>
            <w:r>
              <w:rPr>
                <w:rFonts w:eastAsia="SimSun"/>
                <w:color w:val="000000"/>
                <w:sz w:val="18"/>
                <w:szCs w:val="18"/>
              </w:rPr>
              <w:t>9,000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C364B43" w14:textId="77777777">
            <w:pPr>
              <w:jc w:val="right"/>
              <w:rPr>
                <w:color w:val="000000"/>
                <w:sz w:val="18"/>
                <w:szCs w:val="18"/>
              </w:rPr>
            </w:pPr>
            <w:r>
              <w:rPr>
                <w:bCs/>
                <w:color w:val="000000"/>
                <w:sz w:val="18"/>
                <w:szCs w:val="18"/>
              </w:rPr>
              <w:t>5,000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9F21A7C" w14:textId="77777777">
            <w:pPr>
              <w:jc w:val="right"/>
              <w:rPr>
                <w:b/>
                <w:bCs/>
                <w:color w:val="000000"/>
                <w:sz w:val="18"/>
                <w:szCs w:val="18"/>
              </w:rPr>
            </w:pPr>
            <w:r>
              <w:rPr>
                <w:b/>
                <w:bCs/>
                <w:color w:val="000000"/>
                <w:sz w:val="18"/>
                <w:szCs w:val="18"/>
              </w:rPr>
              <w:t>32,000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37EEFC63" w14:textId="77777777">
            <w:pPr>
              <w:jc w:val="center"/>
              <w:rPr>
                <w:b/>
                <w:bCs/>
                <w:color w:val="000000"/>
                <w:sz w:val="18"/>
                <w:szCs w:val="18"/>
              </w:rPr>
            </w:pPr>
            <w:r>
              <w:rPr>
                <w:b/>
                <w:bCs/>
                <w:color w:val="000000"/>
                <w:sz w:val="18"/>
                <w:szCs w:val="18"/>
              </w:rPr>
              <w:t>46, 47</w:t>
            </w:r>
          </w:p>
        </w:tc>
      </w:tr>
      <w:tr w:rsidRPr="000E6F59" w:rsidR="00B658F8" w:rsidTr="00B658F8" w14:paraId="40CBBA61"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6BB983FA" w14:textId="77777777">
            <w:pPr>
              <w:snapToGrid w:val="0"/>
              <w:jc w:val="left"/>
              <w:rPr>
                <w:rFonts w:eastAsia="SimSun"/>
                <w:sz w:val="18"/>
                <w:szCs w:val="18"/>
              </w:rPr>
            </w:pPr>
          </w:p>
        </w:tc>
        <w:tc>
          <w:tcPr>
            <w:tcW w:w="1247" w:type="dxa"/>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4708F273" w14:textId="77777777">
            <w:pPr>
              <w:snapToGrid w:val="0"/>
              <w:jc w:val="center"/>
              <w:rPr>
                <w:rFonts w:eastAsia="SimSun"/>
                <w:b/>
                <w:bCs/>
                <w:sz w:val="18"/>
                <w:szCs w:val="18"/>
              </w:rPr>
            </w:pPr>
          </w:p>
        </w:tc>
        <w:tc>
          <w:tcPr>
            <w:tcW w:w="709" w:type="dxa"/>
            <w:gridSpan w:val="3"/>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3D49FD85" w14:textId="77777777">
            <w:pPr>
              <w:snapToGrid w:val="0"/>
              <w:rPr>
                <w:rFonts w:eastAsia="SimSun"/>
                <w:b/>
                <w:bCs/>
                <w:sz w:val="18"/>
                <w:szCs w:val="18"/>
              </w:rPr>
            </w:pPr>
          </w:p>
        </w:tc>
        <w:tc>
          <w:tcPr>
            <w:tcW w:w="708" w:type="dxa"/>
            <w:vMerge/>
            <w:tcBorders>
              <w:left w:val="single" w:color="000000" w:sz="4" w:space="0"/>
              <w:bottom w:val="single" w:color="000000" w:sz="4" w:space="0"/>
              <w:right w:val="single" w:color="000000" w:sz="4" w:space="0"/>
            </w:tcBorders>
            <w:shd w:val="clear" w:color="auto" w:fill="auto"/>
            <w:vAlign w:val="center"/>
          </w:tcPr>
          <w:p w:rsidRPr="000E6F59" w:rsidR="001C4D14" w:rsidRDefault="001C4D14" w14:paraId="5A8FA5B1" w14:textId="77777777">
            <w:pPr>
              <w:snapToGrid w:val="0"/>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53D450FD" w14:textId="77777777">
            <w:pPr>
              <w:snapToGrid w:val="0"/>
              <w:jc w:val="center"/>
              <w:rPr>
                <w:rFonts w:eastAsia="SimSun"/>
                <w:sz w:val="18"/>
                <w:szCs w:val="18"/>
              </w:rPr>
            </w:pP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C4D14" w:rsidRDefault="001C4D14" w14:paraId="1333E403" w14:textId="77777777">
            <w:pPr>
              <w:rPr>
                <w:rFonts w:eastAsia="SimSun"/>
                <w:b/>
                <w:sz w:val="18"/>
                <w:szCs w:val="18"/>
              </w:rPr>
            </w:pPr>
            <w:r w:rsidRPr="000E6F59">
              <w:rPr>
                <w:rFonts w:eastAsia="SimSun"/>
                <w:b/>
                <w:bCs/>
                <w:sz w:val="18"/>
                <w:szCs w:val="18"/>
              </w:rPr>
              <w:t>sub-total GEF</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854774" w:rsidR="001C4D14" w:rsidP="00854774" w:rsidRDefault="00854774" w14:paraId="48BF025C" w14:textId="77777777">
            <w:pPr>
              <w:jc w:val="right"/>
              <w:rPr>
                <w:rFonts w:eastAsia="SimSun"/>
                <w:b/>
                <w:sz w:val="18"/>
                <w:szCs w:val="18"/>
              </w:rPr>
            </w:pPr>
            <w:r w:rsidRPr="00854774">
              <w:rPr>
                <w:rFonts w:eastAsia="SimSun"/>
                <w:b/>
                <w:sz w:val="18"/>
                <w:szCs w:val="18"/>
              </w:rPr>
              <w:t>275</w:t>
            </w:r>
            <w:r w:rsidRPr="00854774" w:rsidR="001C4D14">
              <w:rPr>
                <w:rFonts w:eastAsia="SimSun"/>
                <w:b/>
                <w:sz w:val="18"/>
                <w:szCs w:val="18"/>
              </w:rPr>
              <w:t>,</w:t>
            </w:r>
            <w:r w:rsidRPr="00854774">
              <w:rPr>
                <w:rFonts w:eastAsia="SimSun"/>
                <w:b/>
                <w:sz w:val="18"/>
                <w:szCs w:val="18"/>
              </w:rPr>
              <w:t>46</w:t>
            </w:r>
            <w:r w:rsidRPr="00854774" w:rsidR="001C4D14">
              <w:rPr>
                <w:rFonts w:eastAsia="SimSun"/>
                <w:b/>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854774" w:rsidR="001C4D14" w:rsidP="002E4DB6" w:rsidRDefault="00854774" w14:paraId="62CA50E5" w14:textId="77777777">
            <w:pPr>
              <w:jc w:val="right"/>
              <w:rPr>
                <w:rFonts w:eastAsia="SimSun"/>
                <w:b/>
                <w:sz w:val="18"/>
                <w:szCs w:val="18"/>
              </w:rPr>
            </w:pPr>
            <w:r w:rsidRPr="00854774">
              <w:rPr>
                <w:rFonts w:eastAsia="SimSun"/>
                <w:b/>
                <w:sz w:val="18"/>
                <w:szCs w:val="18"/>
              </w:rPr>
              <w:t>94</w:t>
            </w:r>
            <w:r w:rsidR="002E4DB6">
              <w:rPr>
                <w:rFonts w:eastAsia="SimSun"/>
                <w:b/>
                <w:sz w:val="18"/>
                <w:szCs w:val="18"/>
              </w:rPr>
              <w:t>8</w:t>
            </w:r>
            <w:r w:rsidRPr="00854774">
              <w:rPr>
                <w:rFonts w:eastAsia="SimSun"/>
                <w:b/>
                <w:sz w:val="18"/>
                <w:szCs w:val="18"/>
              </w:rPr>
              <w:t>,124</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854774" w:rsidR="001C4D14" w:rsidP="002E4DB6" w:rsidRDefault="00CA228A" w14:paraId="068E5A5B" w14:textId="77777777">
            <w:pPr>
              <w:jc w:val="right"/>
              <w:rPr>
                <w:rFonts w:eastAsia="SimSun"/>
                <w:b/>
                <w:sz w:val="18"/>
                <w:szCs w:val="18"/>
              </w:rPr>
            </w:pPr>
            <w:r w:rsidRPr="00854774">
              <w:rPr>
                <w:rFonts w:eastAsia="SimSun"/>
                <w:b/>
                <w:sz w:val="18"/>
                <w:szCs w:val="18"/>
              </w:rPr>
              <w:t>32</w:t>
            </w:r>
            <w:r w:rsidR="00D613CF">
              <w:rPr>
                <w:rFonts w:eastAsia="SimSun"/>
                <w:b/>
                <w:sz w:val="18"/>
                <w:szCs w:val="18"/>
              </w:rPr>
              <w:t>8</w:t>
            </w:r>
            <w:r w:rsidRPr="00854774" w:rsidR="00854774">
              <w:rPr>
                <w:rFonts w:eastAsia="SimSun"/>
                <w:b/>
                <w:sz w:val="18"/>
                <w:szCs w:val="18"/>
              </w:rPr>
              <w:t>,</w:t>
            </w:r>
            <w:r w:rsidR="002E4DB6">
              <w:rPr>
                <w:rFonts w:eastAsia="SimSun"/>
                <w:b/>
                <w:sz w:val="18"/>
                <w:szCs w:val="18"/>
              </w:rPr>
              <w:t>41</w:t>
            </w:r>
            <w:r w:rsidRPr="00854774" w:rsidR="00854774">
              <w:rPr>
                <w:rFonts w:eastAsia="SimSun"/>
                <w:b/>
                <w:sz w:val="18"/>
                <w:szCs w:val="18"/>
              </w:rPr>
              <w:t>6</w:t>
            </w:r>
          </w:p>
        </w:tc>
        <w:tc>
          <w:tcPr>
            <w:tcW w:w="851" w:type="dxa"/>
            <w:gridSpan w:val="3"/>
            <w:tcBorders>
              <w:top w:val="single" w:color="000000" w:sz="4" w:space="0"/>
              <w:left w:val="single" w:color="000000" w:sz="4" w:space="0"/>
              <w:bottom w:val="single" w:color="000000" w:sz="4" w:space="0"/>
              <w:right w:val="single" w:color="000000" w:sz="4" w:space="0"/>
            </w:tcBorders>
          </w:tcPr>
          <w:p w:rsidRPr="00854774" w:rsidR="001C4D14" w:rsidP="002E4DB6" w:rsidRDefault="00156325" w14:paraId="1E2CFD86" w14:textId="77777777">
            <w:pPr>
              <w:jc w:val="right"/>
              <w:rPr>
                <w:rFonts w:eastAsia="SimSun"/>
                <w:b/>
                <w:sz w:val="18"/>
                <w:szCs w:val="18"/>
              </w:rPr>
            </w:pPr>
            <w:r>
              <w:rPr>
                <w:rFonts w:eastAsia="SimSun"/>
                <w:b/>
                <w:sz w:val="18"/>
                <w:szCs w:val="18"/>
              </w:rPr>
              <w:t>191</w:t>
            </w:r>
            <w:r w:rsidRPr="00854774" w:rsidR="001C4D14">
              <w:rPr>
                <w:rFonts w:eastAsia="SimSun"/>
                <w:b/>
                <w:sz w:val="18"/>
                <w:szCs w:val="18"/>
              </w:rPr>
              <w:t>,</w:t>
            </w:r>
            <w:r w:rsidR="002E4DB6">
              <w:rPr>
                <w:rFonts w:eastAsia="SimSun"/>
                <w:b/>
                <w:sz w:val="18"/>
                <w:szCs w:val="18"/>
              </w:rPr>
              <w:t>10</w:t>
            </w:r>
            <w:r w:rsidRPr="00854774" w:rsidR="001C4D14">
              <w:rPr>
                <w:rFonts w:eastAsia="SimSun"/>
                <w:b/>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854774" w:rsidR="001C4D14" w:rsidP="002E4DB6" w:rsidRDefault="00CA228A" w14:paraId="3F06B474" w14:textId="77777777">
            <w:pPr>
              <w:jc w:val="right"/>
              <w:rPr>
                <w:rFonts w:cs="Arial"/>
                <w:b/>
                <w:bCs/>
                <w:color w:val="000000"/>
                <w:sz w:val="18"/>
                <w:szCs w:val="18"/>
              </w:rPr>
            </w:pPr>
            <w:r>
              <w:rPr>
                <w:rFonts w:cs="Arial"/>
                <w:b/>
                <w:bCs/>
                <w:color w:val="000000"/>
                <w:sz w:val="18"/>
                <w:szCs w:val="18"/>
              </w:rPr>
              <w:t>4</w:t>
            </w:r>
            <w:r w:rsidR="00D613CF">
              <w:rPr>
                <w:rFonts w:cs="Arial"/>
                <w:b/>
                <w:bCs/>
                <w:color w:val="000000"/>
                <w:sz w:val="18"/>
                <w:szCs w:val="18"/>
              </w:rPr>
              <w:t>6</w:t>
            </w:r>
            <w:r w:rsidRPr="00854774" w:rsidR="00854774">
              <w:rPr>
                <w:rFonts w:cs="Arial"/>
                <w:b/>
                <w:bCs/>
                <w:color w:val="000000"/>
                <w:sz w:val="18"/>
                <w:szCs w:val="18"/>
              </w:rPr>
              <w:t>,</w:t>
            </w:r>
            <w:r w:rsidR="002E4DB6">
              <w:rPr>
                <w:rFonts w:cs="Arial"/>
                <w:b/>
                <w:bCs/>
                <w:color w:val="000000"/>
                <w:sz w:val="18"/>
                <w:szCs w:val="18"/>
              </w:rPr>
              <w:t>3</w:t>
            </w:r>
            <w:r w:rsidRPr="00854774" w:rsidR="00854774">
              <w:rPr>
                <w:rFonts w:cs="Arial"/>
                <w:b/>
                <w:bCs/>
                <w:color w:val="000000"/>
                <w:sz w:val="18"/>
                <w:szCs w:val="18"/>
              </w:rPr>
              <w:t>00</w:t>
            </w:r>
          </w:p>
        </w:tc>
        <w:tc>
          <w:tcPr>
            <w:tcW w:w="992" w:type="dxa"/>
            <w:tcBorders>
              <w:top w:val="single" w:color="000000" w:sz="4" w:space="0"/>
              <w:left w:val="single" w:color="000000" w:sz="4" w:space="0"/>
              <w:bottom w:val="single" w:color="000000" w:sz="4" w:space="0"/>
              <w:right w:val="single" w:color="000000" w:sz="4" w:space="0"/>
            </w:tcBorders>
            <w:vAlign w:val="center"/>
          </w:tcPr>
          <w:p w:rsidRPr="000E6F59" w:rsidR="001C4D14" w:rsidP="006A64DD" w:rsidRDefault="001C4D14" w14:paraId="7F459782" w14:textId="77777777">
            <w:pPr>
              <w:jc w:val="right"/>
              <w:rPr>
                <w:rFonts w:cs="Arial"/>
                <w:b/>
                <w:bCs/>
                <w:color w:val="000000"/>
                <w:sz w:val="18"/>
                <w:szCs w:val="18"/>
              </w:rPr>
            </w:pPr>
            <w:r>
              <w:rPr>
                <w:rFonts w:eastAsia="SimSun"/>
                <w:b/>
                <w:sz w:val="18"/>
                <w:szCs w:val="18"/>
              </w:rPr>
              <w:t>1,</w:t>
            </w:r>
            <w:r w:rsidR="00D613CF">
              <w:rPr>
                <w:rFonts w:eastAsia="SimSun"/>
                <w:b/>
                <w:sz w:val="18"/>
                <w:szCs w:val="18"/>
              </w:rPr>
              <w:t>78</w:t>
            </w:r>
            <w:r w:rsidR="00693F7D">
              <w:rPr>
                <w:rFonts w:eastAsia="SimSun"/>
                <w:b/>
                <w:sz w:val="18"/>
                <w:szCs w:val="18"/>
              </w:rPr>
              <w:t>9</w:t>
            </w:r>
            <w:r>
              <w:rPr>
                <w:rFonts w:eastAsia="SimSun"/>
                <w:b/>
                <w:sz w:val="18"/>
                <w:szCs w:val="18"/>
              </w:rPr>
              <w:t>,400</w:t>
            </w:r>
          </w:p>
        </w:tc>
        <w:tc>
          <w:tcPr>
            <w:tcW w:w="851" w:type="dxa"/>
            <w:tcBorders>
              <w:top w:val="single" w:color="000000" w:sz="4" w:space="0"/>
              <w:left w:val="single" w:color="000000" w:sz="4" w:space="0"/>
              <w:bottom w:val="single" w:color="000000" w:sz="4" w:space="0"/>
              <w:right w:val="single" w:color="000000" w:sz="4" w:space="0"/>
            </w:tcBorders>
          </w:tcPr>
          <w:p w:rsidR="00CA228A" w:rsidP="000329D7" w:rsidRDefault="00CA228A" w14:paraId="2BD26079" w14:textId="77777777">
            <w:pPr>
              <w:jc w:val="center"/>
              <w:rPr>
                <w:rFonts w:eastAsia="SimSun"/>
                <w:b/>
                <w:sz w:val="18"/>
                <w:szCs w:val="18"/>
              </w:rPr>
            </w:pPr>
          </w:p>
        </w:tc>
      </w:tr>
      <w:tr w:rsidRPr="000E6F59" w:rsidR="00B658F8" w:rsidTr="00B658F8" w14:paraId="6CC044A0" w14:textId="77777777">
        <w:tblPrEx>
          <w:tblCellMar>
            <w:left w:w="85" w:type="dxa"/>
            <w:right w:w="85" w:type="dxa"/>
          </w:tblCellMar>
        </w:tblPrEx>
        <w:trPr>
          <w:gridBefore w:val="1"/>
          <w:gridAfter w:val="5"/>
          <w:wBefore w:w="21" w:type="dxa"/>
          <w:wAfter w:w="3650" w:type="dxa"/>
          <w:cantSplit/>
        </w:trPr>
        <w:tc>
          <w:tcPr>
            <w:tcW w:w="1469"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13576A" w:rsidRDefault="00104B12" w14:paraId="62B9EC75" w14:textId="77777777">
            <w:pPr>
              <w:jc w:val="left"/>
              <w:rPr>
                <w:rFonts w:cs="Arial"/>
                <w:b/>
                <w:bCs/>
                <w:color w:val="000000"/>
                <w:sz w:val="18"/>
                <w:szCs w:val="18"/>
              </w:rPr>
            </w:pPr>
            <w:r w:rsidRPr="000E6F59">
              <w:rPr>
                <w:rFonts w:cs="Arial"/>
                <w:b/>
                <w:bCs/>
                <w:color w:val="000000"/>
                <w:sz w:val="18"/>
                <w:szCs w:val="18"/>
              </w:rPr>
              <w:t>Outcome #3  Bioenergy technology diffused through increased knowledge and demonstration of biodiesel and biogas systems.</w:t>
            </w:r>
          </w:p>
        </w:tc>
        <w:tc>
          <w:tcPr>
            <w:tcW w:w="1247"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13576A" w:rsidRDefault="00104B12" w14:paraId="11B140D0" w14:textId="77777777">
            <w:pPr>
              <w:snapToGrid w:val="0"/>
              <w:jc w:val="center"/>
              <w:rPr>
                <w:rFonts w:cs="Arial"/>
                <w:color w:val="000000"/>
                <w:sz w:val="18"/>
                <w:szCs w:val="18"/>
              </w:rPr>
            </w:pPr>
            <w:r w:rsidRPr="000E6F59">
              <w:rPr>
                <w:rFonts w:cs="Arial"/>
                <w:color w:val="000000"/>
                <w:sz w:val="18"/>
                <w:szCs w:val="18"/>
              </w:rPr>
              <w:t>EEIH</w:t>
            </w:r>
          </w:p>
        </w:tc>
        <w:tc>
          <w:tcPr>
            <w:tcW w:w="709" w:type="dxa"/>
            <w:gridSpan w:val="3"/>
            <w:vMerge w:val="restart"/>
            <w:tcBorders>
              <w:top w:val="single" w:color="000000" w:sz="4" w:space="0"/>
              <w:left w:val="single" w:color="000000" w:sz="4" w:space="0"/>
              <w:right w:val="single" w:color="000000" w:sz="4" w:space="0"/>
            </w:tcBorders>
            <w:shd w:val="clear" w:color="auto" w:fill="auto"/>
            <w:vAlign w:val="center"/>
          </w:tcPr>
          <w:p w:rsidRPr="000E6F59" w:rsidR="00104B12" w:rsidP="00FC73CD" w:rsidRDefault="00104B12" w14:paraId="58102C26" w14:textId="77777777">
            <w:pPr>
              <w:jc w:val="center"/>
              <w:rPr>
                <w:rFonts w:eastAsia="SimSun"/>
                <w:b/>
                <w:bCs/>
                <w:sz w:val="18"/>
                <w:szCs w:val="18"/>
              </w:rPr>
            </w:pPr>
            <w:r w:rsidRPr="000E6F59">
              <w:rPr>
                <w:rFonts w:eastAsia="SimSun"/>
                <w:b/>
                <w:bCs/>
                <w:sz w:val="18"/>
                <w:szCs w:val="18"/>
              </w:rPr>
              <w:t>62000</w:t>
            </w:r>
          </w:p>
        </w:tc>
        <w:tc>
          <w:tcPr>
            <w:tcW w:w="708"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FC73CD" w:rsidRDefault="00104B12" w14:paraId="7F7A9DAB" w14:textId="77777777">
            <w:pPr>
              <w:jc w:val="center"/>
              <w:rPr>
                <w:rFonts w:eastAsia="SimSun"/>
                <w:b/>
                <w:bCs/>
                <w:sz w:val="18"/>
                <w:szCs w:val="18"/>
              </w:rPr>
            </w:pPr>
            <w:r w:rsidRPr="000E6F59">
              <w:rPr>
                <w:rFonts w:eastAsia="SimSun"/>
                <w:b/>
                <w:bCs/>
                <w:sz w:val="18"/>
                <w:szCs w:val="18"/>
              </w:rPr>
              <w:t>GEF</w:t>
            </w: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DFFB098" w14:textId="77777777">
            <w:pPr>
              <w:jc w:val="center"/>
              <w:rPr>
                <w:rFonts w:eastAsia="SimSun"/>
                <w:sz w:val="18"/>
                <w:szCs w:val="18"/>
              </w:rPr>
            </w:pPr>
            <w:r w:rsidRPr="000E6F59">
              <w:rPr>
                <w:rFonts w:eastAsia="SimSun"/>
                <w:sz w:val="18"/>
                <w:szCs w:val="18"/>
              </w:rPr>
              <w:t>71200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75267A47" w14:textId="77777777">
            <w:pPr>
              <w:rPr>
                <w:rFonts w:eastAsia="SimSun"/>
                <w:sz w:val="18"/>
                <w:szCs w:val="18"/>
              </w:rPr>
            </w:pPr>
            <w:r w:rsidRPr="000E6F59">
              <w:rPr>
                <w:rFonts w:eastAsia="SimSun"/>
                <w:sz w:val="18"/>
                <w:szCs w:val="18"/>
              </w:rPr>
              <w:t>International Consultants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02DE56F" w14:textId="77777777">
            <w:pPr>
              <w:jc w:val="right"/>
              <w:rPr>
                <w:color w:val="000000"/>
                <w:sz w:val="18"/>
                <w:szCs w:val="18"/>
              </w:rPr>
            </w:pPr>
            <w:r>
              <w:rPr>
                <w:rFonts w:eastAsia="SimSun"/>
                <w:color w:val="000000"/>
                <w:sz w:val="18"/>
                <w:szCs w:val="18"/>
              </w:rPr>
              <w:t>8,000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BC7C60A" w14:textId="77777777">
            <w:pPr>
              <w:jc w:val="right"/>
              <w:rPr>
                <w:color w:val="000000"/>
                <w:sz w:val="18"/>
                <w:szCs w:val="18"/>
              </w:rPr>
            </w:pPr>
            <w:r>
              <w:rPr>
                <w:rFonts w:eastAsia="SimSun"/>
                <w:color w:val="000000"/>
                <w:sz w:val="18"/>
                <w:szCs w:val="18"/>
              </w:rPr>
              <w:t>19,000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A054AFF" w14:textId="77777777">
            <w:pPr>
              <w:jc w:val="right"/>
              <w:rPr>
                <w:color w:val="000000"/>
                <w:sz w:val="18"/>
                <w:szCs w:val="18"/>
              </w:rPr>
            </w:pPr>
            <w:r>
              <w:rPr>
                <w:rFonts w:eastAsia="SimSun"/>
                <w:color w:val="000000"/>
                <w:sz w:val="18"/>
                <w:szCs w:val="18"/>
              </w:rPr>
              <w:t>23,000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581AD88D" w14:textId="77777777">
            <w:pPr>
              <w:jc w:val="right"/>
              <w:rPr>
                <w:color w:val="000000"/>
                <w:sz w:val="18"/>
                <w:szCs w:val="18"/>
              </w:rPr>
            </w:pPr>
            <w:r>
              <w:rPr>
                <w:rFonts w:eastAsia="SimSun"/>
                <w:bCs/>
                <w:color w:val="000000"/>
                <w:sz w:val="18"/>
                <w:szCs w:val="18"/>
              </w:rPr>
              <w:t>8,000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8F270BE" w14:textId="77777777">
            <w:pPr>
              <w:jc w:val="right"/>
              <w:rPr>
                <w:color w:val="000000"/>
                <w:sz w:val="18"/>
                <w:szCs w:val="18"/>
              </w:rPr>
            </w:pPr>
            <w:r>
              <w:rPr>
                <w:bCs/>
                <w:color w:val="000000"/>
                <w:sz w:val="18"/>
                <w:szCs w:val="18"/>
              </w:rPr>
              <w:t>8,000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27DBE27F" w14:textId="77777777">
            <w:pPr>
              <w:jc w:val="right"/>
              <w:rPr>
                <w:b/>
                <w:bCs/>
                <w:color w:val="000000"/>
                <w:sz w:val="18"/>
                <w:szCs w:val="18"/>
              </w:rPr>
            </w:pPr>
            <w:r>
              <w:rPr>
                <w:b/>
                <w:bCs/>
                <w:color w:val="000000"/>
                <w:sz w:val="18"/>
                <w:szCs w:val="18"/>
              </w:rPr>
              <w:t>66,000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398CE1D4" w14:textId="77777777">
            <w:pPr>
              <w:jc w:val="center"/>
              <w:rPr>
                <w:b/>
                <w:bCs/>
                <w:color w:val="000000"/>
                <w:sz w:val="18"/>
                <w:szCs w:val="18"/>
              </w:rPr>
            </w:pPr>
            <w:r>
              <w:rPr>
                <w:b/>
                <w:bCs/>
                <w:color w:val="000000"/>
                <w:sz w:val="18"/>
                <w:szCs w:val="18"/>
              </w:rPr>
              <w:t>48-51</w:t>
            </w:r>
          </w:p>
        </w:tc>
      </w:tr>
      <w:tr w:rsidRPr="000E6F59" w:rsidR="00B658F8" w:rsidTr="00B658F8" w14:paraId="52FBE425"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27159A53"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02CE20B9"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38CA0005"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386F9D1B"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CEAE4C2" w14:textId="77777777">
            <w:pPr>
              <w:jc w:val="center"/>
              <w:rPr>
                <w:rFonts w:eastAsia="SimSun"/>
                <w:sz w:val="18"/>
                <w:szCs w:val="18"/>
              </w:rPr>
            </w:pPr>
            <w:r w:rsidRPr="000E6F59">
              <w:rPr>
                <w:rFonts w:eastAsia="SimSun"/>
                <w:sz w:val="18"/>
                <w:szCs w:val="18"/>
              </w:rPr>
              <w:t>71600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A56B90C" w14:textId="77777777">
            <w:pPr>
              <w:rPr>
                <w:rFonts w:eastAsia="SimSun"/>
                <w:sz w:val="18"/>
                <w:szCs w:val="18"/>
              </w:rPr>
            </w:pPr>
            <w:r w:rsidRPr="000E6F59">
              <w:rPr>
                <w:rFonts w:eastAsia="SimSun"/>
                <w:sz w:val="18"/>
                <w:szCs w:val="18"/>
              </w:rPr>
              <w:t>Travel</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C05E1A4" w14:textId="77777777">
            <w:pPr>
              <w:jc w:val="right"/>
              <w:rPr>
                <w:color w:val="000000"/>
                <w:sz w:val="18"/>
                <w:szCs w:val="18"/>
              </w:rPr>
            </w:pPr>
            <w:r>
              <w:rPr>
                <w:rFonts w:eastAsia="SimSun"/>
                <w:color w:val="000000"/>
                <w:sz w:val="18"/>
                <w:szCs w:val="18"/>
              </w:rPr>
              <w:t>13,000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8AE3A15" w14:textId="77777777">
            <w:pPr>
              <w:jc w:val="right"/>
              <w:rPr>
                <w:color w:val="000000"/>
                <w:sz w:val="18"/>
                <w:szCs w:val="18"/>
              </w:rPr>
            </w:pPr>
            <w:r>
              <w:rPr>
                <w:rFonts w:eastAsia="SimSun"/>
                <w:color w:val="000000"/>
                <w:sz w:val="18"/>
                <w:szCs w:val="18"/>
              </w:rPr>
              <w:t>17,000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EF6E184" w14:textId="77777777">
            <w:pPr>
              <w:jc w:val="right"/>
              <w:rPr>
                <w:color w:val="000000"/>
                <w:sz w:val="18"/>
                <w:szCs w:val="18"/>
              </w:rPr>
            </w:pPr>
            <w:r>
              <w:rPr>
                <w:rFonts w:eastAsia="SimSun"/>
                <w:color w:val="000000"/>
                <w:sz w:val="18"/>
                <w:szCs w:val="18"/>
              </w:rPr>
              <w:t>17,000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00364D0A" w14:textId="77777777">
            <w:pPr>
              <w:jc w:val="right"/>
              <w:rPr>
                <w:color w:val="000000"/>
                <w:sz w:val="18"/>
                <w:szCs w:val="18"/>
              </w:rPr>
            </w:pPr>
            <w:r>
              <w:rPr>
                <w:rFonts w:eastAsia="SimSun"/>
                <w:bCs/>
                <w:color w:val="000000"/>
                <w:sz w:val="18"/>
                <w:szCs w:val="18"/>
              </w:rPr>
              <w:t>11,000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E362212" w14:textId="77777777">
            <w:pPr>
              <w:jc w:val="right"/>
              <w:rPr>
                <w:color w:val="000000"/>
                <w:sz w:val="18"/>
                <w:szCs w:val="18"/>
              </w:rPr>
            </w:pPr>
            <w:r>
              <w:rPr>
                <w:bCs/>
                <w:color w:val="000000"/>
                <w:sz w:val="18"/>
                <w:szCs w:val="18"/>
              </w:rPr>
              <w:t>10,000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3DC5D12D" w14:textId="77777777">
            <w:pPr>
              <w:jc w:val="right"/>
              <w:rPr>
                <w:b/>
                <w:bCs/>
                <w:color w:val="000000"/>
                <w:sz w:val="18"/>
                <w:szCs w:val="18"/>
              </w:rPr>
            </w:pPr>
            <w:r>
              <w:rPr>
                <w:b/>
                <w:bCs/>
                <w:color w:val="000000"/>
                <w:sz w:val="18"/>
                <w:szCs w:val="18"/>
              </w:rPr>
              <w:t>68,000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68F67BE5" w14:textId="77777777">
            <w:pPr>
              <w:jc w:val="center"/>
              <w:rPr>
                <w:b/>
                <w:bCs/>
                <w:color w:val="000000"/>
                <w:sz w:val="18"/>
                <w:szCs w:val="18"/>
              </w:rPr>
            </w:pPr>
            <w:r>
              <w:rPr>
                <w:b/>
                <w:bCs/>
                <w:color w:val="000000"/>
                <w:sz w:val="18"/>
                <w:szCs w:val="18"/>
              </w:rPr>
              <w:t>52</w:t>
            </w:r>
          </w:p>
        </w:tc>
      </w:tr>
      <w:tr w:rsidRPr="000E6F59" w:rsidR="00B658F8" w:rsidTr="00B658F8" w14:paraId="261FF1B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246C451F"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68A47C64"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09450922"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387C1A0B"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BFFF6C9" w14:textId="77777777">
            <w:pPr>
              <w:jc w:val="center"/>
              <w:rPr>
                <w:rFonts w:eastAsia="SimSun"/>
                <w:bCs/>
                <w:sz w:val="18"/>
                <w:szCs w:val="18"/>
              </w:rPr>
            </w:pPr>
            <w:r w:rsidRPr="000E6F59">
              <w:rPr>
                <w:rFonts w:eastAsia="SimSun"/>
                <w:sz w:val="18"/>
                <w:szCs w:val="18"/>
              </w:rPr>
              <w:t>72100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75AB27E0" w14:textId="77777777">
            <w:pPr>
              <w:rPr>
                <w:rFonts w:eastAsia="SimSun"/>
                <w:sz w:val="18"/>
                <w:szCs w:val="18"/>
              </w:rPr>
            </w:pPr>
            <w:r w:rsidRPr="000E6F59">
              <w:rPr>
                <w:rFonts w:eastAsia="SimSun"/>
                <w:bCs/>
                <w:sz w:val="18"/>
                <w:szCs w:val="18"/>
              </w:rPr>
              <w:t>Contractual Services - Companies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225B8AE"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C2AD23D" w14:textId="77777777">
            <w:pPr>
              <w:jc w:val="right"/>
              <w:rPr>
                <w:color w:val="000000"/>
                <w:sz w:val="18"/>
                <w:szCs w:val="18"/>
              </w:rPr>
            </w:pPr>
            <w:r>
              <w:rPr>
                <w:rFonts w:eastAsia="SimSun"/>
                <w:color w:val="000000"/>
                <w:sz w:val="18"/>
                <w:szCs w:val="18"/>
              </w:rPr>
              <w:t>14,000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1D03EA2" w14:textId="77777777">
            <w:pPr>
              <w:jc w:val="right"/>
              <w:rPr>
                <w:color w:val="000000"/>
                <w:sz w:val="18"/>
                <w:szCs w:val="18"/>
              </w:rPr>
            </w:pPr>
            <w:r>
              <w:rPr>
                <w:rFonts w:eastAsia="SimSun"/>
                <w:color w:val="000000"/>
                <w:sz w:val="18"/>
                <w:szCs w:val="18"/>
              </w:rPr>
              <w:t>14,000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3CFFA9D7" w14:textId="77777777">
            <w:pPr>
              <w:jc w:val="right"/>
              <w:rPr>
                <w:color w:val="000000"/>
                <w:sz w:val="18"/>
                <w:szCs w:val="18"/>
              </w:rPr>
            </w:pPr>
            <w:r>
              <w:rPr>
                <w:rFonts w:eastAsia="SimSun"/>
                <w:bCs/>
                <w:color w:val="000000"/>
                <w:sz w:val="18"/>
                <w:szCs w:val="18"/>
              </w:rPr>
              <w:t>3,000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723608B" w14:textId="77777777">
            <w:pPr>
              <w:jc w:val="right"/>
              <w:rPr>
                <w:color w:val="000000"/>
                <w:sz w:val="18"/>
                <w:szCs w:val="18"/>
              </w:rPr>
            </w:pPr>
            <w:r>
              <w:rPr>
                <w:bCs/>
                <w:color w:val="000000"/>
                <w:sz w:val="18"/>
                <w:szCs w:val="18"/>
              </w:rPr>
              <w:t>2,000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633B7A41" w14:textId="77777777">
            <w:pPr>
              <w:jc w:val="right"/>
              <w:rPr>
                <w:b/>
                <w:bCs/>
                <w:color w:val="000000"/>
                <w:sz w:val="18"/>
                <w:szCs w:val="18"/>
              </w:rPr>
            </w:pPr>
            <w:r>
              <w:rPr>
                <w:b/>
                <w:bCs/>
                <w:color w:val="000000"/>
                <w:sz w:val="18"/>
                <w:szCs w:val="18"/>
              </w:rPr>
              <w:t>33,000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7BCDED92" w14:textId="77777777">
            <w:pPr>
              <w:jc w:val="center"/>
              <w:rPr>
                <w:b/>
                <w:bCs/>
                <w:color w:val="000000"/>
                <w:sz w:val="18"/>
                <w:szCs w:val="18"/>
              </w:rPr>
            </w:pPr>
            <w:r>
              <w:rPr>
                <w:b/>
                <w:bCs/>
                <w:color w:val="000000"/>
                <w:sz w:val="18"/>
                <w:szCs w:val="18"/>
              </w:rPr>
              <w:t>53-55</w:t>
            </w:r>
          </w:p>
        </w:tc>
      </w:tr>
      <w:tr w:rsidRPr="000E6F59" w:rsidR="00B658F8" w:rsidTr="00B658F8" w14:paraId="754704BD"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32883D04"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2F9985E4"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2FB24196"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648AF573"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1F73470" w14:textId="77777777">
            <w:pPr>
              <w:jc w:val="center"/>
              <w:rPr>
                <w:rFonts w:eastAsia="SimSun"/>
                <w:sz w:val="18"/>
                <w:szCs w:val="18"/>
              </w:rPr>
            </w:pPr>
            <w:r w:rsidRPr="000E6F59">
              <w:rPr>
                <w:rFonts w:eastAsia="SimSun"/>
                <w:sz w:val="18"/>
                <w:szCs w:val="18"/>
              </w:rPr>
              <w:t>72200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3A38999" w14:textId="77777777">
            <w:pPr>
              <w:rPr>
                <w:rFonts w:eastAsia="SimSun"/>
                <w:sz w:val="18"/>
                <w:szCs w:val="18"/>
              </w:rPr>
            </w:pPr>
            <w:r w:rsidRPr="000E6F59">
              <w:rPr>
                <w:rFonts w:eastAsia="SimSun"/>
                <w:sz w:val="18"/>
                <w:szCs w:val="18"/>
              </w:rPr>
              <w:t>Equipment and Furniture</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3E29569" w14:textId="77777777">
            <w:pPr>
              <w:jc w:val="right"/>
              <w:rPr>
                <w:color w:val="000000"/>
                <w:sz w:val="18"/>
                <w:szCs w:val="18"/>
              </w:rPr>
            </w:pPr>
            <w:r>
              <w:rPr>
                <w:rFonts w:eastAsia="SimSun"/>
                <w:color w:val="000000"/>
                <w:sz w:val="18"/>
                <w:szCs w:val="18"/>
              </w:rPr>
              <w:t>40,000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68ACD63" w14:textId="77777777">
            <w:pPr>
              <w:jc w:val="right"/>
              <w:rPr>
                <w:color w:val="000000"/>
                <w:sz w:val="18"/>
                <w:szCs w:val="18"/>
              </w:rPr>
            </w:pPr>
            <w:r>
              <w:rPr>
                <w:rFonts w:eastAsia="SimSun"/>
                <w:color w:val="000000"/>
                <w:sz w:val="18"/>
                <w:szCs w:val="18"/>
              </w:rPr>
              <w:t>10,000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5F62CB4" w14:textId="77777777">
            <w:pPr>
              <w:jc w:val="right"/>
              <w:rPr>
                <w:color w:val="000000"/>
                <w:sz w:val="18"/>
                <w:szCs w:val="18"/>
              </w:rPr>
            </w:pPr>
            <w:r>
              <w:rPr>
                <w:rFonts w:eastAsia="SimSun"/>
                <w:color w:val="000000"/>
                <w:sz w:val="18"/>
                <w:szCs w:val="18"/>
              </w:rPr>
              <w:t>32,919</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701DB1C8" w14:textId="77777777">
            <w:pPr>
              <w:jc w:val="right"/>
              <w:rPr>
                <w:color w:val="000000"/>
                <w:sz w:val="18"/>
                <w:szCs w:val="18"/>
              </w:rPr>
            </w:pPr>
            <w:r>
              <w:rPr>
                <w:rFonts w:eastAsia="SimSun"/>
                <w:bCs/>
                <w:color w:val="000000"/>
                <w:sz w:val="18"/>
                <w:szCs w:val="18"/>
              </w:rPr>
              <w:t>4,081</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E3A2EEE"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927423E" w14:textId="77777777">
            <w:pPr>
              <w:jc w:val="right"/>
              <w:rPr>
                <w:b/>
                <w:bCs/>
                <w:color w:val="000000"/>
                <w:sz w:val="18"/>
                <w:szCs w:val="18"/>
              </w:rPr>
            </w:pPr>
            <w:r>
              <w:rPr>
                <w:b/>
                <w:bCs/>
                <w:color w:val="000000"/>
                <w:sz w:val="18"/>
                <w:szCs w:val="18"/>
              </w:rPr>
              <w:t>87,000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52251FEF" w14:textId="77777777">
            <w:pPr>
              <w:jc w:val="center"/>
              <w:rPr>
                <w:b/>
                <w:bCs/>
                <w:color w:val="000000"/>
                <w:sz w:val="18"/>
                <w:szCs w:val="18"/>
              </w:rPr>
            </w:pPr>
            <w:r>
              <w:rPr>
                <w:b/>
                <w:bCs/>
                <w:color w:val="000000"/>
                <w:sz w:val="18"/>
                <w:szCs w:val="18"/>
              </w:rPr>
              <w:t>56-58</w:t>
            </w:r>
          </w:p>
        </w:tc>
      </w:tr>
      <w:tr w:rsidRPr="000E6F59" w:rsidR="00B658F8" w:rsidTr="00B658F8" w14:paraId="2E3634AB"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408DBC99"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18890FD4"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5D30EE1D"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392BADEB"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0C0CEE" w:rsidRDefault="00104B12" w14:paraId="5BBBF2FA" w14:textId="77777777">
            <w:pPr>
              <w:jc w:val="center"/>
              <w:rPr>
                <w:rFonts w:eastAsia="SimSun"/>
                <w:sz w:val="18"/>
                <w:szCs w:val="18"/>
              </w:rPr>
            </w:pPr>
            <w:r>
              <w:rPr>
                <w:rFonts w:eastAsia="SimSun"/>
                <w:sz w:val="18"/>
                <w:szCs w:val="18"/>
              </w:rPr>
              <w:t>72300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0C0CEE" w:rsidRDefault="00104B12" w14:paraId="54653C28" w14:textId="77777777">
            <w:pPr>
              <w:rPr>
                <w:rFonts w:eastAsia="SimSun"/>
                <w:sz w:val="18"/>
                <w:szCs w:val="18"/>
              </w:rPr>
            </w:pPr>
            <w:r>
              <w:rPr>
                <w:rFonts w:eastAsia="SimSun"/>
                <w:sz w:val="18"/>
                <w:szCs w:val="18"/>
              </w:rPr>
              <w:t>Material and Goods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AC1B47B"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435A662" w14:textId="77777777">
            <w:pPr>
              <w:jc w:val="right"/>
              <w:rPr>
                <w:color w:val="000000"/>
                <w:sz w:val="18"/>
                <w:szCs w:val="18"/>
              </w:rPr>
            </w:pPr>
            <w:r>
              <w:rPr>
                <w:rFonts w:eastAsia="SimSun"/>
                <w:color w:val="000000"/>
                <w:sz w:val="18"/>
                <w:szCs w:val="18"/>
              </w:rPr>
              <w:t>20,000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93CACF5" w14:textId="77777777">
            <w:pPr>
              <w:jc w:val="right"/>
              <w:rPr>
                <w:color w:val="000000"/>
                <w:sz w:val="18"/>
                <w:szCs w:val="18"/>
              </w:rPr>
            </w:pPr>
            <w:r>
              <w:rPr>
                <w:rFonts w:eastAsia="SimSun"/>
                <w:color w:val="000000"/>
                <w:sz w:val="18"/>
                <w:szCs w:val="18"/>
              </w:rPr>
              <w:t>30,400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7C4050D" w14:textId="77777777">
            <w:pPr>
              <w:jc w:val="right"/>
              <w:rPr>
                <w:color w:val="000000"/>
                <w:sz w:val="18"/>
                <w:szCs w:val="18"/>
              </w:rPr>
            </w:pPr>
            <w:r>
              <w:rPr>
                <w:rFonts w:eastAsia="SimSun"/>
                <w:bCs/>
                <w:color w:val="000000"/>
                <w:sz w:val="18"/>
                <w:szCs w:val="18"/>
              </w:rPr>
              <w:t>10,000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6029997"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6CCB15D6" w14:textId="77777777">
            <w:pPr>
              <w:jc w:val="right"/>
              <w:rPr>
                <w:b/>
                <w:bCs/>
                <w:color w:val="000000"/>
                <w:sz w:val="18"/>
                <w:szCs w:val="18"/>
              </w:rPr>
            </w:pPr>
            <w:r>
              <w:rPr>
                <w:b/>
                <w:bCs/>
                <w:color w:val="000000"/>
                <w:sz w:val="18"/>
                <w:szCs w:val="18"/>
              </w:rPr>
              <w:t>60,400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4611A6BB" w14:textId="77777777">
            <w:pPr>
              <w:jc w:val="center"/>
              <w:rPr>
                <w:b/>
                <w:bCs/>
                <w:color w:val="000000"/>
                <w:sz w:val="18"/>
                <w:szCs w:val="18"/>
              </w:rPr>
            </w:pPr>
            <w:r>
              <w:rPr>
                <w:b/>
                <w:bCs/>
                <w:color w:val="000000"/>
                <w:sz w:val="18"/>
                <w:szCs w:val="18"/>
              </w:rPr>
              <w:t>59</w:t>
            </w:r>
          </w:p>
        </w:tc>
      </w:tr>
      <w:tr w:rsidRPr="000E6F59" w:rsidR="00B658F8" w:rsidTr="00B658F8" w14:paraId="1ABF1A98"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708F4AB3"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4431B947"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429DA332"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348A9D2A"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4BC3298" w14:textId="77777777">
            <w:pPr>
              <w:jc w:val="center"/>
              <w:rPr>
                <w:rFonts w:eastAsia="SimSun"/>
                <w:sz w:val="18"/>
                <w:szCs w:val="18"/>
              </w:rPr>
            </w:pPr>
            <w:r>
              <w:rPr>
                <w:rFonts w:eastAsia="SimSun"/>
                <w:sz w:val="18"/>
                <w:szCs w:val="18"/>
              </w:rPr>
              <w:t>72400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2EDBF00" w14:textId="77777777">
            <w:pPr>
              <w:rPr>
                <w:rFonts w:eastAsia="SimSun"/>
                <w:sz w:val="18"/>
                <w:szCs w:val="18"/>
              </w:rPr>
            </w:pPr>
            <w:r>
              <w:rPr>
                <w:rFonts w:eastAsia="SimSun"/>
                <w:sz w:val="18"/>
                <w:szCs w:val="18"/>
              </w:rPr>
              <w:t>Communication and Audiovisual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5C504F1"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25B7642" w14:textId="77777777">
            <w:pPr>
              <w:jc w:val="right"/>
              <w:rPr>
                <w:color w:val="000000"/>
                <w:sz w:val="18"/>
                <w:szCs w:val="18"/>
              </w:rPr>
            </w:pPr>
            <w:r>
              <w:rPr>
                <w:rFonts w:eastAsia="SimSun"/>
                <w:color w:val="000000"/>
                <w:sz w:val="18"/>
                <w:szCs w:val="18"/>
              </w:rPr>
              <w:t>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9D49154" w14:textId="77777777">
            <w:pPr>
              <w:jc w:val="right"/>
              <w:rPr>
                <w:color w:val="000000"/>
                <w:sz w:val="18"/>
                <w:szCs w:val="18"/>
              </w:rPr>
            </w:pPr>
            <w:r>
              <w:rPr>
                <w:rFonts w:eastAsia="SimSun"/>
                <w:color w:val="000000"/>
                <w:sz w:val="18"/>
                <w:szCs w:val="18"/>
              </w:rPr>
              <w:t>5,100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5AD804B4" w14:textId="77777777">
            <w:pPr>
              <w:jc w:val="right"/>
              <w:rPr>
                <w:color w:val="000000"/>
                <w:sz w:val="18"/>
                <w:szCs w:val="18"/>
              </w:rPr>
            </w:pPr>
            <w:r>
              <w:rPr>
                <w:rFonts w:eastAsia="SimSun"/>
                <w:bCs/>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C394848"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2C96B24C" w14:textId="77777777">
            <w:pPr>
              <w:jc w:val="right"/>
              <w:rPr>
                <w:b/>
                <w:bCs/>
                <w:color w:val="000000"/>
                <w:sz w:val="18"/>
                <w:szCs w:val="18"/>
              </w:rPr>
            </w:pPr>
            <w:r>
              <w:rPr>
                <w:b/>
                <w:bCs/>
                <w:color w:val="000000"/>
                <w:sz w:val="18"/>
                <w:szCs w:val="18"/>
              </w:rPr>
              <w:t>10,100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2C42D3AB" w14:textId="77777777">
            <w:pPr>
              <w:jc w:val="center"/>
              <w:rPr>
                <w:b/>
                <w:bCs/>
                <w:color w:val="000000"/>
                <w:sz w:val="18"/>
                <w:szCs w:val="18"/>
              </w:rPr>
            </w:pPr>
            <w:r>
              <w:rPr>
                <w:b/>
                <w:bCs/>
                <w:color w:val="000000"/>
                <w:sz w:val="18"/>
                <w:szCs w:val="18"/>
              </w:rPr>
              <w:t>60</w:t>
            </w:r>
          </w:p>
        </w:tc>
      </w:tr>
      <w:tr w:rsidRPr="000E6F59" w:rsidR="00B658F8" w:rsidTr="00B658F8" w14:paraId="7D06596A"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306BFA08"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3963E351"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48146F2B"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52F9AF2B"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FC1E9B3" w14:textId="77777777">
            <w:pPr>
              <w:jc w:val="center"/>
              <w:rPr>
                <w:rFonts w:eastAsia="SimSun"/>
                <w:bCs/>
                <w:sz w:val="18"/>
                <w:szCs w:val="18"/>
              </w:rPr>
            </w:pPr>
            <w:r>
              <w:rPr>
                <w:rFonts w:eastAsia="SimSun"/>
                <w:bCs/>
                <w:sz w:val="18"/>
                <w:szCs w:val="18"/>
              </w:rPr>
              <w:t>72500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D2F5324" w14:textId="77777777">
            <w:pPr>
              <w:rPr>
                <w:rFonts w:eastAsia="SimSun"/>
                <w:sz w:val="18"/>
                <w:szCs w:val="18"/>
              </w:rPr>
            </w:pPr>
            <w:r>
              <w:rPr>
                <w:rFonts w:eastAsia="SimSun"/>
                <w:sz w:val="18"/>
                <w:szCs w:val="18"/>
              </w:rPr>
              <w:t>Supplies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B95611E"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CBBC252" w14:textId="77777777">
            <w:pPr>
              <w:jc w:val="right"/>
              <w:rPr>
                <w:color w:val="000000"/>
                <w:sz w:val="18"/>
                <w:szCs w:val="18"/>
              </w:rPr>
            </w:pPr>
            <w:r>
              <w:rPr>
                <w:rFonts w:eastAsia="SimSun"/>
                <w:color w:val="000000"/>
                <w:sz w:val="18"/>
                <w:szCs w:val="18"/>
              </w:rPr>
              <w:t>6,000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A1A9889" w14:textId="77777777">
            <w:pPr>
              <w:jc w:val="right"/>
              <w:rPr>
                <w:color w:val="000000"/>
                <w:sz w:val="18"/>
                <w:szCs w:val="18"/>
              </w:rPr>
            </w:pPr>
            <w:r>
              <w:rPr>
                <w:rFonts w:eastAsia="SimSun"/>
                <w:color w:val="000000"/>
                <w:sz w:val="18"/>
                <w:szCs w:val="18"/>
              </w:rPr>
              <w:t>5,200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295A83F5" w14:textId="77777777">
            <w:pPr>
              <w:jc w:val="right"/>
              <w:rPr>
                <w:color w:val="000000"/>
                <w:sz w:val="18"/>
                <w:szCs w:val="18"/>
              </w:rPr>
            </w:pPr>
            <w:r>
              <w:rPr>
                <w:rFonts w:eastAsia="SimSun"/>
                <w:bCs/>
                <w:color w:val="000000"/>
                <w:sz w:val="18"/>
                <w:szCs w:val="18"/>
              </w:rPr>
              <w:t>4,000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0850CB9" w14:textId="77777777">
            <w:pPr>
              <w:jc w:val="right"/>
              <w:rPr>
                <w:color w:val="000000"/>
                <w:sz w:val="18"/>
                <w:szCs w:val="18"/>
              </w:rPr>
            </w:pPr>
            <w:r>
              <w:rPr>
                <w:bCs/>
                <w:color w:val="000000"/>
                <w:sz w:val="18"/>
                <w:szCs w:val="18"/>
              </w:rPr>
              <w:t>1,000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B45C9F5" w14:textId="77777777">
            <w:pPr>
              <w:jc w:val="right"/>
              <w:rPr>
                <w:b/>
                <w:bCs/>
                <w:color w:val="000000"/>
                <w:sz w:val="18"/>
                <w:szCs w:val="18"/>
              </w:rPr>
            </w:pPr>
            <w:r>
              <w:rPr>
                <w:b/>
                <w:bCs/>
                <w:color w:val="000000"/>
                <w:sz w:val="18"/>
                <w:szCs w:val="18"/>
              </w:rPr>
              <w:t>16,200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1F61910D" w14:textId="77777777">
            <w:pPr>
              <w:jc w:val="center"/>
              <w:rPr>
                <w:b/>
                <w:bCs/>
                <w:color w:val="000000"/>
                <w:sz w:val="18"/>
                <w:szCs w:val="18"/>
              </w:rPr>
            </w:pPr>
            <w:r>
              <w:rPr>
                <w:b/>
                <w:bCs/>
                <w:color w:val="000000"/>
                <w:sz w:val="18"/>
                <w:szCs w:val="18"/>
              </w:rPr>
              <w:t>61</w:t>
            </w:r>
          </w:p>
        </w:tc>
      </w:tr>
      <w:tr w:rsidRPr="000E6F59" w:rsidR="00B658F8" w:rsidTr="00B658F8" w14:paraId="3406890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77A13276"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7E19DBEA"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4116945F"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1A46DDCD"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BB7BA6B" w14:textId="77777777">
            <w:pPr>
              <w:jc w:val="center"/>
              <w:rPr>
                <w:rFonts w:eastAsia="SimSun"/>
                <w:sz w:val="18"/>
                <w:szCs w:val="18"/>
              </w:rPr>
            </w:pPr>
            <w:r w:rsidRPr="000E6F59">
              <w:rPr>
                <w:rFonts w:eastAsia="SimSun"/>
                <w:sz w:val="18"/>
                <w:szCs w:val="18"/>
              </w:rPr>
              <w:t>72800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2777682" w14:textId="77777777">
            <w:pPr>
              <w:rPr>
                <w:rFonts w:eastAsia="SimSun"/>
                <w:bCs/>
                <w:sz w:val="18"/>
                <w:szCs w:val="18"/>
              </w:rPr>
            </w:pPr>
            <w:r w:rsidRPr="000E6F59">
              <w:rPr>
                <w:rFonts w:eastAsia="SimSun"/>
                <w:bCs/>
                <w:sz w:val="18"/>
                <w:szCs w:val="18"/>
              </w:rPr>
              <w:t>Information Technology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C0A38AF" w14:textId="77777777">
            <w:pPr>
              <w:jc w:val="right"/>
              <w:rPr>
                <w:color w:val="000000"/>
                <w:sz w:val="18"/>
                <w:szCs w:val="18"/>
              </w:rPr>
            </w:pPr>
            <w:r>
              <w:rPr>
                <w:rFonts w:eastAsia="SimSun"/>
                <w:color w:val="000000"/>
                <w:sz w:val="18"/>
                <w:szCs w:val="18"/>
              </w:rPr>
              <w:t>11,400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F2D7B26" w14:textId="77777777">
            <w:pPr>
              <w:jc w:val="right"/>
              <w:rPr>
                <w:color w:val="000000"/>
                <w:sz w:val="18"/>
                <w:szCs w:val="18"/>
              </w:rPr>
            </w:pPr>
            <w:r>
              <w:rPr>
                <w:rFonts w:eastAsia="SimSun"/>
                <w:color w:val="000000"/>
                <w:sz w:val="18"/>
                <w:szCs w:val="18"/>
              </w:rPr>
              <w:t>15,000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EDA3818" w14:textId="77777777">
            <w:pPr>
              <w:jc w:val="right"/>
              <w:rPr>
                <w:color w:val="000000"/>
                <w:sz w:val="18"/>
                <w:szCs w:val="18"/>
              </w:rPr>
            </w:pPr>
            <w:r>
              <w:rPr>
                <w:rFonts w:eastAsia="SimSun"/>
                <w:color w:val="000000"/>
                <w:sz w:val="18"/>
                <w:szCs w:val="18"/>
              </w:rPr>
              <w:t>16,000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14A6E203" w14:textId="77777777">
            <w:pPr>
              <w:jc w:val="right"/>
              <w:rPr>
                <w:color w:val="000000"/>
                <w:sz w:val="18"/>
                <w:szCs w:val="18"/>
              </w:rPr>
            </w:pPr>
            <w:r>
              <w:rPr>
                <w:rFonts w:eastAsia="SimSun"/>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1395924"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701DA1ED" w14:textId="77777777">
            <w:pPr>
              <w:jc w:val="right"/>
              <w:rPr>
                <w:b/>
                <w:bCs/>
                <w:color w:val="000000"/>
                <w:sz w:val="18"/>
                <w:szCs w:val="18"/>
              </w:rPr>
            </w:pPr>
            <w:r>
              <w:rPr>
                <w:b/>
                <w:bCs/>
                <w:color w:val="000000"/>
                <w:sz w:val="18"/>
                <w:szCs w:val="18"/>
              </w:rPr>
              <w:t>42,400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3BD9F7DC" w14:textId="77777777">
            <w:pPr>
              <w:jc w:val="center"/>
              <w:rPr>
                <w:b/>
                <w:bCs/>
                <w:color w:val="000000"/>
                <w:sz w:val="18"/>
                <w:szCs w:val="18"/>
              </w:rPr>
            </w:pPr>
            <w:r>
              <w:rPr>
                <w:b/>
                <w:bCs/>
                <w:color w:val="000000"/>
                <w:sz w:val="18"/>
                <w:szCs w:val="18"/>
              </w:rPr>
              <w:t>62</w:t>
            </w:r>
          </w:p>
        </w:tc>
      </w:tr>
      <w:tr w:rsidRPr="000E6F59" w:rsidR="00B658F8" w:rsidTr="00B658F8" w14:paraId="302BCBF6"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79C32CFA"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4FA15A72"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7C17A958"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32C87E52"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0A2D240" w14:textId="77777777">
            <w:pPr>
              <w:jc w:val="center"/>
              <w:rPr>
                <w:rFonts w:eastAsia="SimSun"/>
                <w:sz w:val="18"/>
                <w:szCs w:val="18"/>
              </w:rPr>
            </w:pPr>
            <w:r>
              <w:rPr>
                <w:rFonts w:eastAsia="SimSun"/>
                <w:sz w:val="18"/>
                <w:szCs w:val="18"/>
              </w:rPr>
              <w:t>73400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168BF83" w14:textId="77777777">
            <w:pPr>
              <w:rPr>
                <w:rFonts w:eastAsia="SimSun"/>
                <w:sz w:val="18"/>
                <w:szCs w:val="18"/>
              </w:rPr>
            </w:pPr>
            <w:r>
              <w:rPr>
                <w:rFonts w:eastAsia="SimSun"/>
                <w:sz w:val="18"/>
                <w:szCs w:val="18"/>
              </w:rPr>
              <w:t>Rental and Maintenance of Other Equipments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A87CB65" w14:textId="77777777">
            <w:pPr>
              <w:jc w:val="right"/>
              <w:rPr>
                <w:color w:val="000000"/>
                <w:sz w:val="18"/>
                <w:szCs w:val="18"/>
              </w:rPr>
            </w:pPr>
            <w:r>
              <w:rPr>
                <w:rFonts w:eastAsia="SimSun"/>
                <w:color w:val="000000"/>
                <w:sz w:val="18"/>
                <w:szCs w:val="18"/>
              </w:rPr>
              <w:t>10,000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692D47B" w14:textId="77777777">
            <w:pPr>
              <w:jc w:val="right"/>
              <w:rPr>
                <w:color w:val="000000"/>
                <w:sz w:val="18"/>
                <w:szCs w:val="18"/>
              </w:rPr>
            </w:pPr>
            <w:r>
              <w:rPr>
                <w:rFonts w:eastAsia="SimSun"/>
                <w:color w:val="000000"/>
                <w:sz w:val="18"/>
                <w:szCs w:val="18"/>
              </w:rPr>
              <w:t>20,000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9EE5704" w14:textId="77777777">
            <w:pPr>
              <w:jc w:val="right"/>
              <w:rPr>
                <w:color w:val="000000"/>
                <w:sz w:val="18"/>
                <w:szCs w:val="18"/>
              </w:rPr>
            </w:pPr>
            <w:r>
              <w:rPr>
                <w:rFonts w:eastAsia="SimSun"/>
                <w:color w:val="000000"/>
                <w:sz w:val="18"/>
                <w:szCs w:val="18"/>
              </w:rPr>
              <w:t>20,000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178CF040" w14:textId="77777777">
            <w:pPr>
              <w:jc w:val="right"/>
              <w:rPr>
                <w:color w:val="000000"/>
                <w:sz w:val="18"/>
                <w:szCs w:val="18"/>
              </w:rPr>
            </w:pPr>
            <w:r>
              <w:rPr>
                <w:rFonts w:eastAsia="SimSun"/>
                <w:color w:val="000000"/>
                <w:sz w:val="18"/>
                <w:szCs w:val="18"/>
              </w:rPr>
              <w:t>7,000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4E978C8" w14:textId="77777777">
            <w:pPr>
              <w:jc w:val="right"/>
              <w:rPr>
                <w:color w:val="000000"/>
                <w:sz w:val="18"/>
                <w:szCs w:val="18"/>
              </w:rPr>
            </w:pPr>
            <w:r>
              <w:rPr>
                <w:bCs/>
                <w:color w:val="000000"/>
                <w:sz w:val="18"/>
                <w:szCs w:val="18"/>
              </w:rPr>
              <w:t>6,400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BCB469A" w14:textId="77777777">
            <w:pPr>
              <w:jc w:val="right"/>
              <w:rPr>
                <w:b/>
                <w:bCs/>
                <w:color w:val="000000"/>
                <w:sz w:val="18"/>
                <w:szCs w:val="18"/>
              </w:rPr>
            </w:pPr>
            <w:r>
              <w:rPr>
                <w:b/>
                <w:bCs/>
                <w:color w:val="000000"/>
                <w:sz w:val="18"/>
                <w:szCs w:val="18"/>
              </w:rPr>
              <w:t>63,400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206079C2" w14:textId="77777777">
            <w:pPr>
              <w:jc w:val="center"/>
              <w:rPr>
                <w:b/>
                <w:bCs/>
                <w:color w:val="000000"/>
                <w:sz w:val="18"/>
                <w:szCs w:val="18"/>
              </w:rPr>
            </w:pPr>
            <w:r>
              <w:rPr>
                <w:b/>
                <w:bCs/>
                <w:color w:val="000000"/>
                <w:sz w:val="18"/>
                <w:szCs w:val="18"/>
              </w:rPr>
              <w:t>63</w:t>
            </w:r>
          </w:p>
        </w:tc>
      </w:tr>
      <w:tr w:rsidRPr="000E6F59" w:rsidR="00B658F8" w:rsidTr="00B658F8" w14:paraId="7D0530E2"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1B3C76F5"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79AC5FA1"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64DDA064"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255F14BD"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BAB6C87" w14:textId="77777777">
            <w:pPr>
              <w:jc w:val="center"/>
              <w:rPr>
                <w:rFonts w:eastAsia="SimSun"/>
                <w:bCs/>
                <w:sz w:val="18"/>
                <w:szCs w:val="18"/>
              </w:rPr>
            </w:pPr>
            <w:r w:rsidRPr="000E6F59">
              <w:rPr>
                <w:rFonts w:eastAsia="SimSun"/>
                <w:sz w:val="18"/>
                <w:szCs w:val="18"/>
              </w:rPr>
              <w:t>74200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A6F5708" w14:textId="77777777">
            <w:pPr>
              <w:rPr>
                <w:rFonts w:eastAsia="SimSun"/>
                <w:sz w:val="18"/>
                <w:szCs w:val="18"/>
              </w:rPr>
            </w:pPr>
            <w:r w:rsidRPr="000E6F59">
              <w:rPr>
                <w:rFonts w:eastAsia="SimSun"/>
                <w:bCs/>
                <w:sz w:val="18"/>
                <w:szCs w:val="18"/>
              </w:rPr>
              <w:t>Audio Visual &amp; Print Prod Cost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C6A752B"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B1DD35A" w14:textId="77777777">
            <w:pPr>
              <w:jc w:val="right"/>
              <w:rPr>
                <w:color w:val="000000"/>
                <w:sz w:val="18"/>
                <w:szCs w:val="18"/>
              </w:rPr>
            </w:pPr>
            <w:r>
              <w:rPr>
                <w:rFonts w:eastAsia="SimSun"/>
                <w:color w:val="000000"/>
                <w:sz w:val="18"/>
                <w:szCs w:val="18"/>
              </w:rPr>
              <w:t>14,000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24210B7" w14:textId="77777777">
            <w:pPr>
              <w:jc w:val="right"/>
              <w:rPr>
                <w:color w:val="000000"/>
                <w:sz w:val="18"/>
                <w:szCs w:val="18"/>
              </w:rPr>
            </w:pPr>
            <w:r>
              <w:rPr>
                <w:rFonts w:eastAsia="SimSun"/>
                <w:color w:val="000000"/>
                <w:sz w:val="18"/>
                <w:szCs w:val="18"/>
              </w:rPr>
              <w:t>14,000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B882155" w14:textId="77777777">
            <w:pPr>
              <w:jc w:val="right"/>
              <w:rPr>
                <w:color w:val="000000"/>
                <w:sz w:val="18"/>
                <w:szCs w:val="18"/>
              </w:rPr>
            </w:pPr>
            <w:r>
              <w:rPr>
                <w:rFonts w:eastAsia="SimSun"/>
                <w:color w:val="000000"/>
                <w:sz w:val="18"/>
                <w:szCs w:val="18"/>
              </w:rPr>
              <w:t>5,000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073A673" w14:textId="77777777">
            <w:pPr>
              <w:jc w:val="right"/>
              <w:rPr>
                <w:color w:val="000000"/>
                <w:sz w:val="18"/>
                <w:szCs w:val="18"/>
              </w:rPr>
            </w:pPr>
            <w:r>
              <w:rPr>
                <w:bCs/>
                <w:color w:val="000000"/>
                <w:sz w:val="18"/>
                <w:szCs w:val="18"/>
              </w:rPr>
              <w:t>9,000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2FC56B2F" w14:textId="77777777">
            <w:pPr>
              <w:jc w:val="right"/>
              <w:rPr>
                <w:b/>
                <w:bCs/>
                <w:color w:val="000000"/>
                <w:sz w:val="18"/>
                <w:szCs w:val="18"/>
              </w:rPr>
            </w:pPr>
            <w:r>
              <w:rPr>
                <w:b/>
                <w:bCs/>
                <w:color w:val="000000"/>
                <w:sz w:val="18"/>
                <w:szCs w:val="18"/>
              </w:rPr>
              <w:t>42,000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43ADC902" w14:textId="77777777">
            <w:pPr>
              <w:jc w:val="center"/>
              <w:rPr>
                <w:b/>
                <w:bCs/>
                <w:color w:val="000000"/>
                <w:sz w:val="18"/>
                <w:szCs w:val="18"/>
              </w:rPr>
            </w:pPr>
            <w:r>
              <w:rPr>
                <w:b/>
                <w:bCs/>
                <w:color w:val="000000"/>
                <w:sz w:val="18"/>
                <w:szCs w:val="18"/>
              </w:rPr>
              <w:t>64</w:t>
            </w:r>
          </w:p>
        </w:tc>
      </w:tr>
      <w:tr w:rsidRPr="000E6F59" w:rsidR="00B658F8" w:rsidTr="00B658F8" w14:paraId="082FFD65"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4B31422A"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3BC42D09"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70007BB2"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5D965C2A"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C5AA4E0" w14:textId="77777777">
            <w:pPr>
              <w:jc w:val="center"/>
              <w:rPr>
                <w:rFonts w:eastAsia="SimSun"/>
                <w:sz w:val="18"/>
                <w:szCs w:val="18"/>
              </w:rPr>
            </w:pPr>
            <w:r w:rsidRPr="000E6F59">
              <w:rPr>
                <w:rFonts w:eastAsia="SimSun"/>
                <w:sz w:val="18"/>
                <w:szCs w:val="18"/>
              </w:rPr>
              <w:t>74500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C741B9C" w14:textId="77777777">
            <w:pPr>
              <w:rPr>
                <w:rFonts w:eastAsia="SimSun"/>
                <w:sz w:val="18"/>
                <w:szCs w:val="18"/>
              </w:rPr>
            </w:pPr>
            <w:r w:rsidRPr="000E6F59">
              <w:rPr>
                <w:rFonts w:eastAsia="SimSun"/>
                <w:sz w:val="18"/>
                <w:szCs w:val="18"/>
              </w:rPr>
              <w:t>Miscellaneous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D5421CA" w14:textId="77777777">
            <w:pPr>
              <w:jc w:val="right"/>
              <w:rPr>
                <w:color w:val="000000"/>
                <w:sz w:val="18"/>
                <w:szCs w:val="18"/>
              </w:rPr>
            </w:pPr>
            <w:r>
              <w:rPr>
                <w:rFonts w:eastAsia="SimSun"/>
                <w:color w:val="000000"/>
                <w:sz w:val="18"/>
                <w:szCs w:val="18"/>
              </w:rPr>
              <w:t>7,000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FA10E6F" w14:textId="77777777">
            <w:pPr>
              <w:jc w:val="right"/>
              <w:rPr>
                <w:color w:val="000000"/>
                <w:sz w:val="18"/>
                <w:szCs w:val="18"/>
              </w:rPr>
            </w:pPr>
            <w:r>
              <w:rPr>
                <w:rFonts w:eastAsia="SimSun"/>
                <w:color w:val="000000"/>
                <w:sz w:val="18"/>
                <w:szCs w:val="18"/>
              </w:rPr>
              <w:t>4,000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0B3A02D" w14:textId="77777777">
            <w:pPr>
              <w:jc w:val="right"/>
              <w:rPr>
                <w:color w:val="000000"/>
                <w:sz w:val="18"/>
                <w:szCs w:val="18"/>
              </w:rPr>
            </w:pPr>
            <w:r>
              <w:rPr>
                <w:rFonts w:eastAsia="SimSun"/>
                <w:color w:val="000000"/>
                <w:sz w:val="18"/>
                <w:szCs w:val="18"/>
              </w:rPr>
              <w:t>3,000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614AEBF" w14:textId="77777777">
            <w:pPr>
              <w:jc w:val="right"/>
              <w:rPr>
                <w:color w:val="000000"/>
                <w:sz w:val="18"/>
                <w:szCs w:val="18"/>
              </w:rPr>
            </w:pPr>
            <w:r>
              <w:rPr>
                <w:rFonts w:eastAsia="SimSun"/>
                <w:color w:val="000000"/>
                <w:sz w:val="18"/>
                <w:szCs w:val="18"/>
              </w:rPr>
              <w:t>3,000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280AB68" w14:textId="77777777">
            <w:pPr>
              <w:jc w:val="right"/>
              <w:rPr>
                <w:color w:val="000000"/>
                <w:sz w:val="18"/>
                <w:szCs w:val="18"/>
              </w:rPr>
            </w:pPr>
            <w:r>
              <w:rPr>
                <w:bCs/>
                <w:color w:val="000000"/>
                <w:sz w:val="18"/>
                <w:szCs w:val="18"/>
              </w:rPr>
              <w:t>1,500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3D3C7C57" w14:textId="77777777">
            <w:pPr>
              <w:jc w:val="right"/>
              <w:rPr>
                <w:b/>
                <w:bCs/>
                <w:color w:val="000000"/>
                <w:sz w:val="18"/>
                <w:szCs w:val="18"/>
              </w:rPr>
            </w:pPr>
            <w:r>
              <w:rPr>
                <w:b/>
                <w:bCs/>
                <w:color w:val="000000"/>
                <w:sz w:val="18"/>
                <w:szCs w:val="18"/>
              </w:rPr>
              <w:t>18,500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547ADAFD" w14:textId="77777777">
            <w:pPr>
              <w:jc w:val="center"/>
              <w:rPr>
                <w:b/>
                <w:bCs/>
                <w:color w:val="000000"/>
                <w:sz w:val="18"/>
                <w:szCs w:val="18"/>
              </w:rPr>
            </w:pPr>
            <w:r>
              <w:rPr>
                <w:b/>
                <w:bCs/>
                <w:color w:val="000000"/>
                <w:sz w:val="18"/>
                <w:szCs w:val="18"/>
              </w:rPr>
              <w:t>65</w:t>
            </w:r>
          </w:p>
        </w:tc>
      </w:tr>
      <w:tr w:rsidRPr="000E6F59" w:rsidR="00B658F8" w:rsidTr="00B658F8" w14:paraId="7ABB5E05"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13576A" w:rsidRDefault="00104B12" w14:paraId="3418CB3B"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13576A" w:rsidRDefault="00104B12" w14:paraId="36397179"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54C2FD08"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57720016"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B7A2036" w14:textId="77777777">
            <w:pPr>
              <w:jc w:val="center"/>
              <w:rPr>
                <w:rFonts w:eastAsia="SimSun"/>
                <w:sz w:val="18"/>
                <w:szCs w:val="18"/>
              </w:rPr>
            </w:pPr>
            <w:r>
              <w:rPr>
                <w:rFonts w:eastAsia="SimSun"/>
                <w:sz w:val="18"/>
                <w:szCs w:val="18"/>
              </w:rPr>
              <w:t>75700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73297C1" w14:textId="77777777">
            <w:pPr>
              <w:rPr>
                <w:rFonts w:eastAsia="SimSun"/>
                <w:sz w:val="18"/>
                <w:szCs w:val="18"/>
              </w:rPr>
            </w:pPr>
            <w:r>
              <w:rPr>
                <w:rFonts w:eastAsia="SimSun"/>
                <w:sz w:val="18"/>
                <w:szCs w:val="18"/>
              </w:rPr>
              <w:t>Workshops and Training</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AF47C50" w14:textId="77777777">
            <w:pPr>
              <w:jc w:val="right"/>
              <w:rPr>
                <w:color w:val="000000"/>
                <w:sz w:val="18"/>
                <w:szCs w:val="18"/>
              </w:rPr>
            </w:pPr>
            <w:r>
              <w:rPr>
                <w:rFonts w:eastAsia="SimSun"/>
                <w:color w:val="000000"/>
                <w:sz w:val="18"/>
                <w:szCs w:val="18"/>
              </w:rPr>
              <w:t>7,000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051E18D" w14:textId="77777777">
            <w:pPr>
              <w:jc w:val="right"/>
              <w:rPr>
                <w:color w:val="000000"/>
                <w:sz w:val="18"/>
                <w:szCs w:val="18"/>
              </w:rPr>
            </w:pPr>
            <w:r>
              <w:rPr>
                <w:rFonts w:eastAsia="SimSun"/>
                <w:color w:val="000000"/>
                <w:sz w:val="18"/>
                <w:szCs w:val="18"/>
              </w:rPr>
              <w:t>15,000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046CBEC" w14:textId="77777777">
            <w:pPr>
              <w:jc w:val="right"/>
              <w:rPr>
                <w:color w:val="000000"/>
                <w:sz w:val="18"/>
                <w:szCs w:val="18"/>
              </w:rPr>
            </w:pPr>
            <w:r>
              <w:rPr>
                <w:rFonts w:eastAsia="SimSun"/>
                <w:color w:val="000000"/>
                <w:sz w:val="18"/>
                <w:szCs w:val="18"/>
              </w:rPr>
              <w:t>18,000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0709CD37" w14:textId="77777777">
            <w:pPr>
              <w:jc w:val="right"/>
              <w:rPr>
                <w:color w:val="000000"/>
                <w:sz w:val="18"/>
                <w:szCs w:val="18"/>
              </w:rPr>
            </w:pPr>
            <w:r>
              <w:rPr>
                <w:rFonts w:eastAsia="SimSun"/>
                <w:color w:val="000000"/>
                <w:sz w:val="18"/>
                <w:szCs w:val="18"/>
              </w:rPr>
              <w:t>10,000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E127E77" w14:textId="77777777">
            <w:pPr>
              <w:jc w:val="right"/>
              <w:rPr>
                <w:color w:val="000000"/>
                <w:sz w:val="18"/>
                <w:szCs w:val="18"/>
              </w:rPr>
            </w:pPr>
            <w:r>
              <w:rPr>
                <w:bCs/>
                <w:color w:val="000000"/>
                <w:sz w:val="18"/>
                <w:szCs w:val="18"/>
              </w:rPr>
              <w:t>14,766</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68A59A5" w14:textId="77777777">
            <w:pPr>
              <w:jc w:val="right"/>
              <w:rPr>
                <w:b/>
                <w:bCs/>
                <w:color w:val="000000"/>
                <w:sz w:val="18"/>
                <w:szCs w:val="18"/>
              </w:rPr>
            </w:pPr>
            <w:r>
              <w:rPr>
                <w:b/>
                <w:bCs/>
                <w:color w:val="000000"/>
                <w:sz w:val="18"/>
                <w:szCs w:val="18"/>
              </w:rPr>
              <w:t>64,766</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449DF48B" w14:textId="77777777">
            <w:pPr>
              <w:jc w:val="center"/>
              <w:rPr>
                <w:b/>
                <w:bCs/>
                <w:color w:val="000000"/>
                <w:sz w:val="18"/>
                <w:szCs w:val="18"/>
              </w:rPr>
            </w:pPr>
            <w:r>
              <w:rPr>
                <w:b/>
                <w:bCs/>
                <w:color w:val="000000"/>
                <w:sz w:val="18"/>
                <w:szCs w:val="18"/>
              </w:rPr>
              <w:t>66</w:t>
            </w:r>
          </w:p>
        </w:tc>
      </w:tr>
      <w:tr w:rsidRPr="000E6F59" w:rsidR="00B658F8" w:rsidTr="00B658F8" w14:paraId="49DB5B1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E05987" w:rsidP="0013576A" w:rsidRDefault="00E05987" w14:paraId="0112EABE" w14:textId="77777777">
            <w:pPr>
              <w:jc w:val="left"/>
              <w:rPr>
                <w:rFonts w:cs="Arial"/>
                <w:b/>
                <w:bCs/>
                <w:color w:val="000000"/>
                <w:sz w:val="18"/>
                <w:szCs w:val="18"/>
              </w:rPr>
            </w:pPr>
          </w:p>
        </w:tc>
        <w:tc>
          <w:tcPr>
            <w:tcW w:w="1247" w:type="dxa"/>
            <w:vMerge/>
            <w:tcBorders>
              <w:left w:val="single" w:color="000000" w:sz="4" w:space="0"/>
              <w:right w:val="single" w:color="000000" w:sz="4" w:space="0"/>
            </w:tcBorders>
            <w:shd w:val="clear" w:color="auto" w:fill="auto"/>
            <w:vAlign w:val="center"/>
          </w:tcPr>
          <w:p w:rsidRPr="000E6F59" w:rsidR="00E05987" w:rsidP="0013576A" w:rsidRDefault="00E05987" w14:paraId="4DC4377D"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E05987" w:rsidP="00FC73CD" w:rsidRDefault="00E05987" w14:paraId="7B91A6A7"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E05987" w:rsidP="00FC73CD" w:rsidRDefault="00E05987" w14:paraId="1DB33DB8"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005388CD" w14:textId="77777777">
            <w:pPr>
              <w:jc w:val="center"/>
              <w:rPr>
                <w:rFonts w:eastAsia="SimSun"/>
                <w:sz w:val="18"/>
                <w:szCs w:val="18"/>
              </w:rPr>
            </w:pP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1FB3C27E" w14:textId="77777777">
            <w:pPr>
              <w:rPr>
                <w:rFonts w:eastAsia="SimSun"/>
                <w:sz w:val="18"/>
                <w:szCs w:val="18"/>
              </w:rPr>
            </w:pPr>
            <w:r w:rsidRPr="000E6F59">
              <w:rPr>
                <w:rFonts w:eastAsia="SimSun"/>
                <w:b/>
                <w:bCs/>
                <w:sz w:val="18"/>
                <w:szCs w:val="18"/>
              </w:rPr>
              <w:t>sub-total GEF</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E05987" w:rsidR="00E05987" w:rsidP="006B5694" w:rsidRDefault="00156325" w14:paraId="4E392115" w14:textId="77777777">
            <w:pPr>
              <w:jc w:val="right"/>
              <w:rPr>
                <w:rFonts w:eastAsia="SimSun"/>
                <w:b/>
                <w:sz w:val="18"/>
                <w:szCs w:val="18"/>
              </w:rPr>
            </w:pPr>
            <w:r>
              <w:rPr>
                <w:rFonts w:eastAsia="SimSun"/>
                <w:b/>
                <w:sz w:val="18"/>
                <w:szCs w:val="18"/>
              </w:rPr>
              <w:t>9</w:t>
            </w:r>
            <w:r w:rsidR="00B71397">
              <w:rPr>
                <w:rFonts w:eastAsia="SimSun"/>
                <w:b/>
                <w:sz w:val="18"/>
                <w:szCs w:val="18"/>
              </w:rPr>
              <w:t>6</w:t>
            </w:r>
            <w:r w:rsidRPr="00E05987" w:rsidR="00E05987">
              <w:rPr>
                <w:rFonts w:eastAsia="SimSun"/>
                <w:b/>
                <w:sz w:val="18"/>
                <w:szCs w:val="18"/>
              </w:rPr>
              <w:t>,400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E05987" w:rsidR="00E05987" w:rsidP="00E05987" w:rsidRDefault="00CA228A" w14:paraId="00B70B88" w14:textId="77777777">
            <w:pPr>
              <w:jc w:val="right"/>
              <w:rPr>
                <w:rFonts w:eastAsia="SimSun"/>
                <w:b/>
                <w:sz w:val="18"/>
                <w:szCs w:val="18"/>
              </w:rPr>
            </w:pPr>
            <w:r w:rsidRPr="00E05987">
              <w:rPr>
                <w:rFonts w:eastAsia="SimSun"/>
                <w:b/>
                <w:sz w:val="18"/>
                <w:szCs w:val="18"/>
              </w:rPr>
              <w:t>15</w:t>
            </w:r>
            <w:r w:rsidR="00156325">
              <w:rPr>
                <w:rFonts w:eastAsia="SimSun"/>
                <w:b/>
                <w:sz w:val="18"/>
                <w:szCs w:val="18"/>
              </w:rPr>
              <w:t>9</w:t>
            </w:r>
            <w:r w:rsidRPr="00E05987" w:rsidR="00E05987">
              <w:rPr>
                <w:rFonts w:eastAsia="SimSun"/>
                <w:b/>
                <w:sz w:val="18"/>
                <w:szCs w:val="18"/>
              </w:rPr>
              <w:t>,000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E05987" w:rsidR="00E05987" w:rsidP="00E05987" w:rsidRDefault="00CA228A" w14:paraId="09421F46" w14:textId="77777777">
            <w:pPr>
              <w:jc w:val="right"/>
              <w:rPr>
                <w:rFonts w:eastAsia="SimSun"/>
                <w:b/>
                <w:sz w:val="18"/>
                <w:szCs w:val="18"/>
              </w:rPr>
            </w:pPr>
            <w:r w:rsidRPr="00E05987">
              <w:rPr>
                <w:rFonts w:eastAsia="SimSun"/>
                <w:b/>
                <w:sz w:val="18"/>
                <w:szCs w:val="18"/>
              </w:rPr>
              <w:t>1</w:t>
            </w:r>
            <w:r w:rsidR="00156325">
              <w:rPr>
                <w:rFonts w:eastAsia="SimSun"/>
                <w:b/>
                <w:sz w:val="18"/>
                <w:szCs w:val="18"/>
              </w:rPr>
              <w:t>90</w:t>
            </w:r>
            <w:r w:rsidRPr="00E05987" w:rsidR="00E05987">
              <w:rPr>
                <w:rFonts w:eastAsia="SimSun"/>
                <w:b/>
                <w:sz w:val="18"/>
                <w:szCs w:val="18"/>
              </w:rPr>
              <w:t>,619</w:t>
            </w:r>
          </w:p>
        </w:tc>
        <w:tc>
          <w:tcPr>
            <w:tcW w:w="851" w:type="dxa"/>
            <w:gridSpan w:val="3"/>
            <w:tcBorders>
              <w:top w:val="single" w:color="000000" w:sz="4" w:space="0"/>
              <w:left w:val="single" w:color="000000" w:sz="4" w:space="0"/>
              <w:bottom w:val="single" w:color="000000" w:sz="4" w:space="0"/>
              <w:right w:val="single" w:color="000000" w:sz="4" w:space="0"/>
            </w:tcBorders>
          </w:tcPr>
          <w:p w:rsidRPr="00E05987" w:rsidR="00E05987" w:rsidP="00E05987" w:rsidRDefault="00E05987" w14:paraId="48B6831E" w14:textId="77777777">
            <w:pPr>
              <w:jc w:val="right"/>
              <w:rPr>
                <w:rFonts w:eastAsia="SimSun"/>
                <w:b/>
                <w:sz w:val="18"/>
                <w:szCs w:val="18"/>
              </w:rPr>
            </w:pPr>
            <w:r w:rsidRPr="00E05987">
              <w:rPr>
                <w:rFonts w:eastAsia="SimSun"/>
                <w:b/>
                <w:sz w:val="18"/>
                <w:szCs w:val="18"/>
              </w:rPr>
              <w:t>65,081</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E05987" w:rsidR="00E05987" w:rsidP="008C697D" w:rsidRDefault="00156325" w14:paraId="1CD0EE34" w14:textId="77777777">
            <w:pPr>
              <w:jc w:val="right"/>
              <w:rPr>
                <w:rFonts w:eastAsia="SimSun"/>
                <w:b/>
                <w:sz w:val="18"/>
                <w:szCs w:val="18"/>
              </w:rPr>
            </w:pPr>
            <w:r>
              <w:rPr>
                <w:rFonts w:eastAsia="SimSun"/>
                <w:b/>
                <w:sz w:val="18"/>
                <w:szCs w:val="18"/>
              </w:rPr>
              <w:t>5</w:t>
            </w:r>
            <w:r w:rsidR="00D613CF">
              <w:rPr>
                <w:rFonts w:eastAsia="SimSun"/>
                <w:b/>
                <w:sz w:val="18"/>
                <w:szCs w:val="18"/>
              </w:rPr>
              <w:t>2</w:t>
            </w:r>
            <w:r w:rsidRPr="00E05987" w:rsidR="00E05987">
              <w:rPr>
                <w:rFonts w:eastAsia="SimSun"/>
                <w:b/>
                <w:sz w:val="18"/>
                <w:szCs w:val="18"/>
              </w:rPr>
              <w:t>,666</w:t>
            </w:r>
          </w:p>
        </w:tc>
        <w:tc>
          <w:tcPr>
            <w:tcW w:w="992" w:type="dxa"/>
            <w:tcBorders>
              <w:top w:val="single" w:color="000000" w:sz="4" w:space="0"/>
              <w:left w:val="single" w:color="000000" w:sz="4" w:space="0"/>
              <w:bottom w:val="single" w:color="000000" w:sz="4" w:space="0"/>
              <w:right w:val="single" w:color="000000" w:sz="4" w:space="0"/>
            </w:tcBorders>
            <w:vAlign w:val="center"/>
          </w:tcPr>
          <w:p w:rsidRPr="00E05987" w:rsidR="00E05987" w:rsidP="000C0CEE" w:rsidRDefault="00156325" w14:paraId="164F0A06" w14:textId="77777777">
            <w:pPr>
              <w:jc w:val="right"/>
              <w:rPr>
                <w:rFonts w:eastAsia="SimSun"/>
                <w:b/>
                <w:sz w:val="18"/>
                <w:szCs w:val="18"/>
              </w:rPr>
            </w:pPr>
            <w:r>
              <w:rPr>
                <w:rFonts w:eastAsia="SimSun"/>
                <w:b/>
                <w:sz w:val="18"/>
                <w:szCs w:val="18"/>
              </w:rPr>
              <w:t>5</w:t>
            </w:r>
            <w:r w:rsidR="00486404">
              <w:rPr>
                <w:rFonts w:eastAsia="SimSun"/>
                <w:b/>
                <w:sz w:val="18"/>
                <w:szCs w:val="18"/>
              </w:rPr>
              <w:t>7</w:t>
            </w:r>
            <w:r w:rsidR="00104B12">
              <w:rPr>
                <w:rFonts w:eastAsia="SimSun"/>
                <w:b/>
                <w:sz w:val="18"/>
                <w:szCs w:val="18"/>
              </w:rPr>
              <w:t>1</w:t>
            </w:r>
            <w:r w:rsidRPr="00E05987" w:rsidR="00E05987">
              <w:rPr>
                <w:rFonts w:eastAsia="SimSun"/>
                <w:b/>
                <w:sz w:val="18"/>
                <w:szCs w:val="18"/>
              </w:rPr>
              <w:t>,766</w:t>
            </w:r>
          </w:p>
        </w:tc>
        <w:tc>
          <w:tcPr>
            <w:tcW w:w="851" w:type="dxa"/>
            <w:tcBorders>
              <w:top w:val="single" w:color="000000" w:sz="4" w:space="0"/>
              <w:left w:val="single" w:color="000000" w:sz="4" w:space="0"/>
              <w:bottom w:val="single" w:color="000000" w:sz="4" w:space="0"/>
              <w:right w:val="single" w:color="000000" w:sz="4" w:space="0"/>
            </w:tcBorders>
          </w:tcPr>
          <w:p w:rsidRPr="00E05987" w:rsidR="00CA228A" w:rsidP="000329D7" w:rsidRDefault="00CA228A" w14:paraId="71404671" w14:textId="77777777">
            <w:pPr>
              <w:jc w:val="center"/>
              <w:rPr>
                <w:rFonts w:eastAsia="SimSun"/>
                <w:b/>
                <w:sz w:val="18"/>
                <w:szCs w:val="18"/>
              </w:rPr>
            </w:pPr>
          </w:p>
        </w:tc>
      </w:tr>
      <w:tr w:rsidRPr="000E6F59" w:rsidR="00B658F8" w:rsidTr="00B658F8" w14:paraId="36F12767" w14:textId="77777777">
        <w:tblPrEx>
          <w:tblCellMar>
            <w:left w:w="85" w:type="dxa"/>
            <w:right w:w="85" w:type="dxa"/>
          </w:tblCellMar>
        </w:tblPrEx>
        <w:trPr>
          <w:gridBefore w:val="1"/>
          <w:gridAfter w:val="5"/>
          <w:wBefore w:w="21" w:type="dxa"/>
          <w:wAfter w:w="3650" w:type="dxa"/>
          <w:cantSplit/>
        </w:trPr>
        <w:tc>
          <w:tcPr>
            <w:tcW w:w="1469"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CE4B0F" w:rsidRDefault="00104B12" w14:paraId="7F41FC2F" w14:textId="77777777">
            <w:pPr>
              <w:jc w:val="left"/>
              <w:rPr>
                <w:rFonts w:eastAsia="SimSun"/>
                <w:b/>
                <w:sz w:val="18"/>
                <w:szCs w:val="18"/>
              </w:rPr>
            </w:pPr>
            <w:r w:rsidRPr="000E6F59">
              <w:rPr>
                <w:rFonts w:eastAsia="SimSun"/>
                <w:b/>
                <w:sz w:val="18"/>
                <w:szCs w:val="18"/>
              </w:rPr>
              <w:t>Project Management</w:t>
            </w:r>
          </w:p>
        </w:tc>
        <w:tc>
          <w:tcPr>
            <w:tcW w:w="1247"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FC73CD" w:rsidRDefault="00104B12" w14:paraId="217482D3" w14:textId="77777777">
            <w:pPr>
              <w:snapToGrid w:val="0"/>
              <w:jc w:val="center"/>
              <w:rPr>
                <w:rFonts w:cs="Arial"/>
                <w:color w:val="000000"/>
                <w:sz w:val="18"/>
                <w:szCs w:val="18"/>
              </w:rPr>
            </w:pPr>
            <w:r w:rsidRPr="000E6F59">
              <w:rPr>
                <w:rFonts w:cs="Arial"/>
                <w:color w:val="000000"/>
                <w:sz w:val="18"/>
                <w:szCs w:val="18"/>
              </w:rPr>
              <w:t>EEIH</w:t>
            </w:r>
          </w:p>
        </w:tc>
        <w:tc>
          <w:tcPr>
            <w:tcW w:w="709" w:type="dxa"/>
            <w:gridSpan w:val="3"/>
            <w:vMerge w:val="restart"/>
            <w:tcBorders>
              <w:top w:val="single" w:color="000000" w:sz="4" w:space="0"/>
              <w:left w:val="single" w:color="000000" w:sz="4" w:space="0"/>
              <w:right w:val="single" w:color="000000" w:sz="4" w:space="0"/>
            </w:tcBorders>
            <w:shd w:val="clear" w:color="auto" w:fill="auto"/>
            <w:vAlign w:val="center"/>
          </w:tcPr>
          <w:p w:rsidRPr="000E6F59" w:rsidR="00104B12" w:rsidP="00FC73CD" w:rsidRDefault="00104B12" w14:paraId="0DCB93ED" w14:textId="77777777">
            <w:pPr>
              <w:jc w:val="center"/>
              <w:rPr>
                <w:rFonts w:eastAsia="SimSun"/>
                <w:b/>
                <w:bCs/>
                <w:sz w:val="18"/>
                <w:szCs w:val="18"/>
              </w:rPr>
            </w:pPr>
            <w:r w:rsidRPr="000E6F59">
              <w:rPr>
                <w:rFonts w:eastAsia="SimSun"/>
                <w:b/>
                <w:bCs/>
                <w:sz w:val="18"/>
                <w:szCs w:val="18"/>
              </w:rPr>
              <w:t>62000</w:t>
            </w:r>
          </w:p>
        </w:tc>
        <w:tc>
          <w:tcPr>
            <w:tcW w:w="708" w:type="dxa"/>
            <w:vMerge w:val="restart"/>
            <w:tcBorders>
              <w:top w:val="single" w:color="000000" w:sz="4" w:space="0"/>
              <w:left w:val="single" w:color="000000" w:sz="4" w:space="0"/>
              <w:right w:val="single" w:color="000000" w:sz="4" w:space="0"/>
            </w:tcBorders>
            <w:shd w:val="clear" w:color="auto" w:fill="auto"/>
            <w:vAlign w:val="center"/>
          </w:tcPr>
          <w:p w:rsidRPr="000E6F59" w:rsidR="00104B12" w:rsidP="00FC73CD" w:rsidRDefault="00104B12" w14:paraId="55F69236" w14:textId="77777777">
            <w:pPr>
              <w:jc w:val="center"/>
              <w:rPr>
                <w:rFonts w:eastAsia="SimSun"/>
                <w:b/>
                <w:bCs/>
                <w:sz w:val="18"/>
                <w:szCs w:val="18"/>
              </w:rPr>
            </w:pPr>
            <w:r w:rsidRPr="000E6F59">
              <w:rPr>
                <w:rFonts w:eastAsia="SimSun"/>
                <w:b/>
                <w:bCs/>
                <w:sz w:val="18"/>
                <w:szCs w:val="18"/>
              </w:rPr>
              <w:t>GEF</w:t>
            </w: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F53F469" w14:textId="77777777">
            <w:pPr>
              <w:jc w:val="center"/>
              <w:rPr>
                <w:rFonts w:eastAsia="SimSun"/>
                <w:sz w:val="18"/>
                <w:szCs w:val="18"/>
              </w:rPr>
            </w:pPr>
            <w:r w:rsidRPr="000E6F59">
              <w:rPr>
                <w:rFonts w:eastAsia="SimSun"/>
                <w:sz w:val="18"/>
                <w:szCs w:val="18"/>
              </w:rPr>
              <w:t>71200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2D45556" w14:textId="77777777">
            <w:pPr>
              <w:rPr>
                <w:rFonts w:eastAsia="SimSun"/>
                <w:sz w:val="18"/>
                <w:szCs w:val="18"/>
              </w:rPr>
            </w:pPr>
            <w:r w:rsidRPr="000E6F59">
              <w:rPr>
                <w:rFonts w:eastAsia="SimSun"/>
                <w:sz w:val="18"/>
                <w:szCs w:val="18"/>
              </w:rPr>
              <w:t>International Consultants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6DA7B04"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6AE19D4" w14:textId="77777777">
            <w:pPr>
              <w:jc w:val="right"/>
              <w:rPr>
                <w:color w:val="000000"/>
                <w:sz w:val="18"/>
                <w:szCs w:val="18"/>
              </w:rPr>
            </w:pPr>
            <w:r>
              <w:rPr>
                <w:rFonts w:eastAsia="SimSun"/>
                <w:color w:val="000000"/>
                <w:sz w:val="18"/>
                <w:szCs w:val="18"/>
              </w:rPr>
              <w:t>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021AE8A" w14:textId="77777777">
            <w:pPr>
              <w:jc w:val="right"/>
              <w:rPr>
                <w:color w:val="000000"/>
                <w:sz w:val="18"/>
                <w:szCs w:val="18"/>
              </w:rPr>
            </w:pPr>
            <w:r>
              <w:rPr>
                <w:rFonts w:eastAsia="SimSun"/>
                <w:color w:val="000000"/>
                <w:sz w:val="18"/>
                <w:szCs w:val="18"/>
              </w:rPr>
              <w:t>18,000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2731936A" w14:textId="77777777">
            <w:pPr>
              <w:jc w:val="right"/>
              <w:rPr>
                <w:color w:val="000000"/>
                <w:sz w:val="18"/>
                <w:szCs w:val="18"/>
              </w:rPr>
            </w:pPr>
            <w:r>
              <w:rPr>
                <w:rFonts w:eastAsia="SimSun"/>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3F11497" w14:textId="77777777">
            <w:pPr>
              <w:jc w:val="right"/>
              <w:rPr>
                <w:color w:val="000000"/>
                <w:sz w:val="18"/>
                <w:szCs w:val="18"/>
              </w:rPr>
            </w:pPr>
            <w:r>
              <w:rPr>
                <w:bCs/>
                <w:color w:val="000000"/>
                <w:sz w:val="18"/>
                <w:szCs w:val="18"/>
              </w:rPr>
              <w:t>18,000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2AFA6DE" w14:textId="77777777">
            <w:pPr>
              <w:jc w:val="right"/>
              <w:rPr>
                <w:b/>
                <w:bCs/>
                <w:color w:val="000000"/>
                <w:sz w:val="18"/>
                <w:szCs w:val="18"/>
              </w:rPr>
            </w:pPr>
            <w:r>
              <w:rPr>
                <w:b/>
                <w:bCs/>
                <w:color w:val="000000"/>
                <w:sz w:val="18"/>
                <w:szCs w:val="18"/>
              </w:rPr>
              <w:t>36,000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67A16D76" w14:textId="77777777">
            <w:pPr>
              <w:jc w:val="center"/>
              <w:rPr>
                <w:b/>
                <w:bCs/>
                <w:color w:val="000000"/>
                <w:sz w:val="18"/>
                <w:szCs w:val="18"/>
              </w:rPr>
            </w:pPr>
            <w:r>
              <w:rPr>
                <w:b/>
                <w:bCs/>
                <w:color w:val="000000"/>
                <w:sz w:val="18"/>
                <w:szCs w:val="18"/>
              </w:rPr>
              <w:t>67</w:t>
            </w:r>
          </w:p>
        </w:tc>
      </w:tr>
      <w:tr w:rsidRPr="000E6F59" w:rsidR="00B658F8" w:rsidTr="00B658F8" w14:paraId="523FF6CB"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5C816498" w14:textId="77777777">
            <w:pPr>
              <w:jc w:val="left"/>
              <w:rPr>
                <w:rFonts w:eastAsia="SimSun"/>
                <w:b/>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6AFD14AD"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0A0F1B8D"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00A09684"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BBAF276" w14:textId="77777777">
            <w:pPr>
              <w:jc w:val="center"/>
              <w:rPr>
                <w:rFonts w:eastAsia="SimSun"/>
                <w:sz w:val="18"/>
                <w:szCs w:val="18"/>
              </w:rPr>
            </w:pPr>
            <w:r w:rsidRPr="000E6F59">
              <w:rPr>
                <w:rFonts w:eastAsia="SimSun"/>
                <w:sz w:val="18"/>
                <w:szCs w:val="18"/>
              </w:rPr>
              <w:t>71600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DF46EA9" w14:textId="77777777">
            <w:pPr>
              <w:rPr>
                <w:rFonts w:eastAsia="SimSun"/>
                <w:sz w:val="18"/>
                <w:szCs w:val="18"/>
              </w:rPr>
            </w:pPr>
            <w:r w:rsidRPr="000E6F59">
              <w:rPr>
                <w:rFonts w:eastAsia="SimSun"/>
                <w:sz w:val="18"/>
                <w:szCs w:val="18"/>
              </w:rPr>
              <w:t>Travel</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5462DE9" w14:textId="77777777">
            <w:pPr>
              <w:jc w:val="right"/>
              <w:rPr>
                <w:color w:val="000000"/>
                <w:sz w:val="18"/>
                <w:szCs w:val="18"/>
              </w:rPr>
            </w:pPr>
            <w:r>
              <w:rPr>
                <w:rFonts w:eastAsia="SimSun"/>
                <w:color w:val="000000"/>
                <w:sz w:val="18"/>
                <w:szCs w:val="18"/>
              </w:rPr>
              <w:t>5,000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05C2400" w14:textId="77777777">
            <w:pPr>
              <w:jc w:val="right"/>
              <w:rPr>
                <w:color w:val="000000"/>
                <w:sz w:val="18"/>
                <w:szCs w:val="18"/>
              </w:rPr>
            </w:pPr>
            <w:r>
              <w:rPr>
                <w:rFonts w:eastAsia="SimSun"/>
                <w:color w:val="000000"/>
                <w:sz w:val="18"/>
                <w:szCs w:val="18"/>
              </w:rPr>
              <w:t>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9DE0477" w14:textId="77777777">
            <w:pPr>
              <w:jc w:val="right"/>
              <w:rPr>
                <w:color w:val="000000"/>
                <w:sz w:val="18"/>
                <w:szCs w:val="18"/>
              </w:rPr>
            </w:pPr>
            <w:r>
              <w:rPr>
                <w:rFonts w:eastAsia="SimSun"/>
                <w:color w:val="000000"/>
                <w:sz w:val="18"/>
                <w:szCs w:val="18"/>
              </w:rPr>
              <w:t>5,000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555E3BB8" w14:textId="77777777">
            <w:pPr>
              <w:jc w:val="right"/>
              <w:rPr>
                <w:color w:val="000000"/>
                <w:sz w:val="18"/>
                <w:szCs w:val="18"/>
              </w:rPr>
            </w:pPr>
            <w:r>
              <w:rPr>
                <w:rFonts w:eastAsia="SimSun"/>
                <w:color w:val="000000"/>
                <w:sz w:val="18"/>
                <w:szCs w:val="18"/>
              </w:rPr>
              <w:t>5,000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B25F0AA"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198E760A" w14:textId="77777777">
            <w:pPr>
              <w:jc w:val="right"/>
              <w:rPr>
                <w:b/>
                <w:bCs/>
                <w:color w:val="000000"/>
                <w:sz w:val="18"/>
                <w:szCs w:val="18"/>
              </w:rPr>
            </w:pPr>
            <w:r>
              <w:rPr>
                <w:b/>
                <w:bCs/>
                <w:color w:val="000000"/>
                <w:sz w:val="18"/>
                <w:szCs w:val="18"/>
              </w:rPr>
              <w:t>20,000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09530DAA" w14:textId="77777777">
            <w:pPr>
              <w:jc w:val="center"/>
              <w:rPr>
                <w:b/>
                <w:bCs/>
                <w:color w:val="000000"/>
                <w:sz w:val="18"/>
                <w:szCs w:val="18"/>
              </w:rPr>
            </w:pPr>
            <w:r>
              <w:rPr>
                <w:b/>
                <w:bCs/>
                <w:color w:val="000000"/>
                <w:sz w:val="18"/>
                <w:szCs w:val="18"/>
              </w:rPr>
              <w:t>68</w:t>
            </w:r>
          </w:p>
        </w:tc>
      </w:tr>
      <w:tr w:rsidRPr="000E6F59" w:rsidR="00B658F8" w:rsidTr="00B658F8" w14:paraId="55970484"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7AEBA0E2" w14:textId="77777777">
            <w:pPr>
              <w:jc w:val="left"/>
              <w:rPr>
                <w:rFonts w:eastAsia="SimSun"/>
                <w:b/>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3C8807D2"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49A0D7BC"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3A8115F9"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534C0A9" w14:textId="77777777">
            <w:pPr>
              <w:jc w:val="center"/>
              <w:rPr>
                <w:rFonts w:eastAsia="SimSun"/>
                <w:sz w:val="18"/>
                <w:szCs w:val="18"/>
              </w:rPr>
            </w:pPr>
            <w:r w:rsidRPr="000E6F59">
              <w:rPr>
                <w:rFonts w:eastAsia="SimSun"/>
                <w:sz w:val="18"/>
                <w:szCs w:val="18"/>
              </w:rPr>
              <w:t>72200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3CFC6A5" w14:textId="77777777">
            <w:pPr>
              <w:rPr>
                <w:rFonts w:eastAsia="SimSun"/>
                <w:sz w:val="18"/>
                <w:szCs w:val="18"/>
              </w:rPr>
            </w:pPr>
            <w:r w:rsidRPr="000E6F59">
              <w:rPr>
                <w:rFonts w:eastAsia="SimSun"/>
                <w:sz w:val="18"/>
                <w:szCs w:val="18"/>
              </w:rPr>
              <w:t>Equipment and Furniture</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5048B12" w14:textId="77777777">
            <w:pPr>
              <w:jc w:val="right"/>
              <w:rPr>
                <w:color w:val="000000"/>
                <w:sz w:val="18"/>
                <w:szCs w:val="18"/>
              </w:rPr>
            </w:pPr>
            <w:r>
              <w:rPr>
                <w:rFonts w:eastAsia="SimSun"/>
                <w:color w:val="000000"/>
                <w:sz w:val="18"/>
                <w:szCs w:val="18"/>
              </w:rPr>
              <w:t>2,300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A58174A" w14:textId="77777777">
            <w:pPr>
              <w:jc w:val="right"/>
              <w:rPr>
                <w:color w:val="000000"/>
                <w:sz w:val="18"/>
                <w:szCs w:val="18"/>
              </w:rPr>
            </w:pPr>
            <w:r>
              <w:rPr>
                <w:rFonts w:eastAsia="SimSun"/>
                <w:color w:val="000000"/>
                <w:sz w:val="18"/>
                <w:szCs w:val="18"/>
              </w:rPr>
              <w:t>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0826559" w14:textId="77777777">
            <w:pPr>
              <w:jc w:val="right"/>
              <w:rPr>
                <w:color w:val="000000"/>
                <w:sz w:val="18"/>
                <w:szCs w:val="18"/>
              </w:rPr>
            </w:pPr>
            <w:r>
              <w:rPr>
                <w:rFonts w:eastAsia="SimSun"/>
                <w:color w:val="000000"/>
                <w:sz w:val="18"/>
                <w:szCs w:val="18"/>
              </w:rPr>
              <w:t>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576DDB9" w14:textId="77777777">
            <w:pPr>
              <w:jc w:val="right"/>
              <w:rPr>
                <w:color w:val="000000"/>
                <w:sz w:val="18"/>
                <w:szCs w:val="18"/>
              </w:rPr>
            </w:pPr>
            <w:r>
              <w:rPr>
                <w:rFonts w:eastAsia="SimSun"/>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C24EC9A"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2F95CD74" w14:textId="77777777">
            <w:pPr>
              <w:jc w:val="right"/>
              <w:rPr>
                <w:b/>
                <w:bCs/>
                <w:color w:val="000000"/>
                <w:sz w:val="18"/>
                <w:szCs w:val="18"/>
              </w:rPr>
            </w:pPr>
            <w:r>
              <w:rPr>
                <w:b/>
                <w:bCs/>
                <w:color w:val="000000"/>
                <w:sz w:val="18"/>
                <w:szCs w:val="18"/>
              </w:rPr>
              <w:t>2,300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20F79836" w14:textId="77777777">
            <w:pPr>
              <w:jc w:val="center"/>
              <w:rPr>
                <w:b/>
                <w:bCs/>
                <w:color w:val="000000"/>
                <w:sz w:val="18"/>
                <w:szCs w:val="18"/>
              </w:rPr>
            </w:pPr>
            <w:r>
              <w:rPr>
                <w:b/>
                <w:bCs/>
                <w:color w:val="000000"/>
                <w:sz w:val="18"/>
                <w:szCs w:val="18"/>
              </w:rPr>
              <w:t>69</w:t>
            </w:r>
          </w:p>
        </w:tc>
      </w:tr>
      <w:tr w:rsidRPr="000E6F59" w:rsidR="00B658F8" w:rsidTr="00B658F8" w14:paraId="5CE1EB49"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1D951EF0" w14:textId="77777777">
            <w:pPr>
              <w:jc w:val="left"/>
              <w:rPr>
                <w:rFonts w:eastAsia="SimSun"/>
                <w:b/>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7CD08EA3" w14:textId="77777777">
            <w:pPr>
              <w:snapToGrid w:val="0"/>
              <w:jc w:val="center"/>
              <w:rPr>
                <w:rFonts w:cs="Arial"/>
                <w:color w:val="000000"/>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67FCFEEB"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6FCC7960" w14:textId="77777777">
            <w:pPr>
              <w:jc w:val="center"/>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2594952" w14:textId="77777777">
            <w:pPr>
              <w:jc w:val="center"/>
              <w:rPr>
                <w:rFonts w:eastAsia="SimSun"/>
                <w:sz w:val="18"/>
                <w:szCs w:val="18"/>
              </w:rPr>
            </w:pPr>
            <w:r>
              <w:rPr>
                <w:rFonts w:eastAsia="SimSun"/>
                <w:sz w:val="18"/>
                <w:szCs w:val="18"/>
              </w:rPr>
              <w:t>72400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65E8292" w14:textId="77777777">
            <w:pPr>
              <w:rPr>
                <w:rFonts w:eastAsia="SimSun"/>
                <w:sz w:val="18"/>
                <w:szCs w:val="18"/>
              </w:rPr>
            </w:pPr>
            <w:r>
              <w:rPr>
                <w:rFonts w:eastAsia="SimSun"/>
                <w:sz w:val="18"/>
                <w:szCs w:val="18"/>
              </w:rPr>
              <w:t>Communication and Audiovisual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2C3BBDB"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A0AAFD3" w14:textId="77777777">
            <w:pPr>
              <w:jc w:val="right"/>
              <w:rPr>
                <w:color w:val="000000"/>
                <w:sz w:val="18"/>
                <w:szCs w:val="18"/>
              </w:rPr>
            </w:pPr>
            <w:r>
              <w:rPr>
                <w:rFonts w:eastAsia="SimSun"/>
                <w:color w:val="000000"/>
                <w:sz w:val="18"/>
                <w:szCs w:val="18"/>
              </w:rPr>
              <w:t>1,000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70827D0" w14:textId="77777777">
            <w:pPr>
              <w:jc w:val="right"/>
              <w:rPr>
                <w:color w:val="000000"/>
                <w:sz w:val="18"/>
                <w:szCs w:val="18"/>
              </w:rPr>
            </w:pPr>
            <w:r>
              <w:rPr>
                <w:rFonts w:eastAsia="SimSun"/>
                <w:color w:val="000000"/>
                <w:sz w:val="18"/>
                <w:szCs w:val="18"/>
              </w:rPr>
              <w:t>1,000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3EEC418F" w14:textId="77777777">
            <w:pPr>
              <w:jc w:val="right"/>
              <w:rPr>
                <w:color w:val="000000"/>
                <w:sz w:val="18"/>
                <w:szCs w:val="18"/>
              </w:rPr>
            </w:pPr>
            <w:r>
              <w:rPr>
                <w:rFonts w:eastAsia="SimSun"/>
                <w:color w:val="000000"/>
                <w:sz w:val="18"/>
                <w:szCs w:val="18"/>
              </w:rPr>
              <w:t>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89BF37A"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61D851B4" w14:textId="77777777">
            <w:pPr>
              <w:jc w:val="right"/>
              <w:rPr>
                <w:b/>
                <w:bCs/>
                <w:color w:val="000000"/>
                <w:sz w:val="18"/>
                <w:szCs w:val="18"/>
              </w:rPr>
            </w:pPr>
            <w:r>
              <w:rPr>
                <w:b/>
                <w:bCs/>
                <w:color w:val="000000"/>
                <w:sz w:val="18"/>
                <w:szCs w:val="18"/>
              </w:rPr>
              <w:t>2,000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42C3640C" w14:textId="77777777">
            <w:pPr>
              <w:jc w:val="center"/>
              <w:rPr>
                <w:b/>
                <w:bCs/>
                <w:color w:val="000000"/>
                <w:sz w:val="18"/>
                <w:szCs w:val="18"/>
              </w:rPr>
            </w:pPr>
            <w:r>
              <w:rPr>
                <w:b/>
                <w:bCs/>
                <w:color w:val="000000"/>
                <w:sz w:val="18"/>
                <w:szCs w:val="18"/>
              </w:rPr>
              <w:t>70</w:t>
            </w:r>
          </w:p>
        </w:tc>
      </w:tr>
      <w:tr w:rsidRPr="000E6F59" w:rsidR="00B658F8" w:rsidTr="00B658F8" w14:paraId="437D80FB"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620C41EF" w14:textId="77777777">
            <w:pPr>
              <w:jc w:val="left"/>
              <w:rPr>
                <w:rFonts w:eastAsia="SimSun"/>
                <w:b/>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0B4A55AE" w14:textId="77777777">
            <w:pPr>
              <w:snapToGrid w:val="0"/>
              <w:jc w:val="center"/>
              <w:rPr>
                <w:rFonts w:eastAsia="SimSun"/>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3DC59E3F"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6154ACE7" w14:textId="77777777">
            <w:pPr>
              <w:jc w:val="center"/>
              <w:rPr>
                <w:rFonts w:eastAsia="SimSun"/>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087A07D7" w14:textId="77777777">
            <w:pPr>
              <w:jc w:val="center"/>
              <w:rPr>
                <w:rFonts w:eastAsia="SimSun"/>
                <w:bCs/>
                <w:sz w:val="18"/>
                <w:szCs w:val="18"/>
              </w:rPr>
            </w:pPr>
            <w:r>
              <w:rPr>
                <w:rFonts w:eastAsia="SimSun"/>
                <w:bCs/>
                <w:sz w:val="18"/>
                <w:szCs w:val="18"/>
              </w:rPr>
              <w:t>72500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C8B887D" w14:textId="77777777">
            <w:pPr>
              <w:rPr>
                <w:rFonts w:eastAsia="SimSun"/>
                <w:sz w:val="18"/>
                <w:szCs w:val="18"/>
              </w:rPr>
            </w:pPr>
            <w:r>
              <w:rPr>
                <w:rFonts w:eastAsia="SimSun"/>
                <w:sz w:val="18"/>
                <w:szCs w:val="18"/>
              </w:rPr>
              <w:t>Supplies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00004E5" w14:textId="77777777">
            <w:pPr>
              <w:jc w:val="right"/>
              <w:rPr>
                <w:color w:val="000000"/>
                <w:sz w:val="18"/>
                <w:szCs w:val="18"/>
              </w:rPr>
            </w:pPr>
            <w:r>
              <w:rPr>
                <w:rFonts w:eastAsia="SimSun"/>
                <w:color w:val="000000"/>
                <w:sz w:val="18"/>
                <w:szCs w:val="18"/>
              </w:rPr>
              <w:t>1,500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BC884BB" w14:textId="77777777">
            <w:pPr>
              <w:jc w:val="right"/>
              <w:rPr>
                <w:color w:val="000000"/>
                <w:sz w:val="18"/>
                <w:szCs w:val="18"/>
              </w:rPr>
            </w:pPr>
            <w:r>
              <w:rPr>
                <w:rFonts w:eastAsia="SimSun"/>
                <w:color w:val="000000"/>
                <w:sz w:val="18"/>
                <w:szCs w:val="18"/>
              </w:rPr>
              <w:t>2,500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698D4F9" w14:textId="77777777">
            <w:pPr>
              <w:jc w:val="right"/>
              <w:rPr>
                <w:color w:val="000000"/>
                <w:sz w:val="18"/>
                <w:szCs w:val="18"/>
              </w:rPr>
            </w:pPr>
            <w:r>
              <w:rPr>
                <w:rFonts w:eastAsia="SimSun"/>
                <w:color w:val="000000"/>
                <w:sz w:val="18"/>
                <w:szCs w:val="18"/>
              </w:rPr>
              <w:t>2,000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002F2289" w14:textId="77777777">
            <w:pPr>
              <w:jc w:val="right"/>
              <w:rPr>
                <w:color w:val="000000"/>
                <w:sz w:val="18"/>
                <w:szCs w:val="18"/>
              </w:rPr>
            </w:pPr>
            <w:r>
              <w:rPr>
                <w:rFonts w:eastAsia="SimSun"/>
                <w:color w:val="000000"/>
                <w:sz w:val="18"/>
                <w:szCs w:val="18"/>
              </w:rPr>
              <w:t>2,000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B4C9F96" w14:textId="77777777">
            <w:pPr>
              <w:jc w:val="right"/>
              <w:rPr>
                <w:color w:val="000000"/>
                <w:sz w:val="18"/>
                <w:szCs w:val="18"/>
              </w:rPr>
            </w:pPr>
            <w:r>
              <w:rPr>
                <w:bCs/>
                <w:color w:val="000000"/>
                <w:sz w:val="18"/>
                <w:szCs w:val="18"/>
              </w:rPr>
              <w:t>1,000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359311B7" w14:textId="77777777">
            <w:pPr>
              <w:jc w:val="right"/>
              <w:rPr>
                <w:b/>
                <w:bCs/>
                <w:color w:val="000000"/>
                <w:sz w:val="18"/>
                <w:szCs w:val="18"/>
              </w:rPr>
            </w:pPr>
            <w:r>
              <w:rPr>
                <w:b/>
                <w:bCs/>
                <w:color w:val="000000"/>
                <w:sz w:val="18"/>
                <w:szCs w:val="18"/>
              </w:rPr>
              <w:t>9,000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661B61A2" w14:textId="77777777">
            <w:pPr>
              <w:jc w:val="center"/>
              <w:rPr>
                <w:b/>
                <w:bCs/>
                <w:color w:val="000000"/>
                <w:sz w:val="18"/>
                <w:szCs w:val="18"/>
              </w:rPr>
            </w:pPr>
            <w:r>
              <w:rPr>
                <w:b/>
                <w:bCs/>
                <w:color w:val="000000"/>
                <w:sz w:val="18"/>
                <w:szCs w:val="18"/>
              </w:rPr>
              <w:t>71</w:t>
            </w:r>
          </w:p>
        </w:tc>
      </w:tr>
      <w:tr w:rsidRPr="000E6F59" w:rsidR="00B658F8" w:rsidTr="00B658F8" w14:paraId="6E7A2187"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40CA040F" w14:textId="77777777">
            <w:pPr>
              <w:jc w:val="left"/>
              <w:rPr>
                <w:rFonts w:eastAsia="SimSun"/>
                <w:b/>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210A9C5A" w14:textId="77777777">
            <w:pPr>
              <w:snapToGrid w:val="0"/>
              <w:jc w:val="center"/>
              <w:rPr>
                <w:rFonts w:eastAsia="SimSun"/>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2F1CE790" w14:textId="77777777">
            <w:pPr>
              <w:jc w:val="center"/>
              <w:rPr>
                <w:rFonts w:eastAsia="SimSun"/>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02EC4201" w14:textId="77777777">
            <w:pPr>
              <w:jc w:val="center"/>
              <w:rPr>
                <w:rFonts w:eastAsia="SimSun"/>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3CACC6CD" w14:textId="77777777">
            <w:pPr>
              <w:jc w:val="center"/>
              <w:rPr>
                <w:rFonts w:eastAsia="SimSun"/>
                <w:sz w:val="18"/>
                <w:szCs w:val="18"/>
              </w:rPr>
            </w:pPr>
            <w:r w:rsidRPr="000E6F59">
              <w:rPr>
                <w:rFonts w:eastAsia="SimSun"/>
                <w:sz w:val="18"/>
                <w:szCs w:val="18"/>
              </w:rPr>
              <w:t>72800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B538748" w14:textId="77777777">
            <w:pPr>
              <w:rPr>
                <w:rFonts w:eastAsia="SimSun"/>
                <w:bCs/>
                <w:sz w:val="18"/>
                <w:szCs w:val="18"/>
              </w:rPr>
            </w:pPr>
            <w:r w:rsidRPr="000E6F59">
              <w:rPr>
                <w:rFonts w:eastAsia="SimSun"/>
                <w:bCs/>
                <w:sz w:val="18"/>
                <w:szCs w:val="18"/>
              </w:rPr>
              <w:t>Information Technology Equipment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E79B9B5" w14:textId="77777777">
            <w:pPr>
              <w:jc w:val="right"/>
              <w:rPr>
                <w:color w:val="000000"/>
                <w:sz w:val="18"/>
                <w:szCs w:val="18"/>
              </w:rPr>
            </w:pPr>
            <w:r>
              <w:rPr>
                <w:rFonts w:eastAsia="SimSun"/>
                <w:color w:val="000000"/>
                <w:sz w:val="18"/>
                <w:szCs w:val="18"/>
              </w:rPr>
              <w:t>1,000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ED64BD0" w14:textId="77777777">
            <w:pPr>
              <w:jc w:val="right"/>
              <w:rPr>
                <w:color w:val="000000"/>
                <w:sz w:val="18"/>
                <w:szCs w:val="18"/>
              </w:rPr>
            </w:pPr>
            <w:r>
              <w:rPr>
                <w:rFonts w:eastAsia="SimSun"/>
                <w:color w:val="000000"/>
                <w:sz w:val="18"/>
                <w:szCs w:val="18"/>
              </w:rPr>
              <w:t>3,000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E275C73" w14:textId="77777777">
            <w:pPr>
              <w:jc w:val="right"/>
              <w:rPr>
                <w:color w:val="000000"/>
                <w:sz w:val="18"/>
                <w:szCs w:val="18"/>
              </w:rPr>
            </w:pPr>
            <w:r>
              <w:rPr>
                <w:rFonts w:eastAsia="SimSun"/>
                <w:color w:val="000000"/>
                <w:sz w:val="18"/>
                <w:szCs w:val="18"/>
              </w:rPr>
              <w:t>3,000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712AB93" w14:textId="77777777">
            <w:pPr>
              <w:jc w:val="right"/>
              <w:rPr>
                <w:color w:val="000000"/>
                <w:sz w:val="18"/>
                <w:szCs w:val="18"/>
              </w:rPr>
            </w:pPr>
            <w:r>
              <w:rPr>
                <w:rFonts w:eastAsia="SimSun"/>
                <w:color w:val="000000"/>
                <w:sz w:val="18"/>
                <w:szCs w:val="18"/>
              </w:rPr>
              <w:t>3,000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24D13B9"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1FA7A92" w14:textId="77777777">
            <w:pPr>
              <w:jc w:val="right"/>
              <w:rPr>
                <w:b/>
                <w:bCs/>
                <w:color w:val="000000"/>
                <w:sz w:val="18"/>
                <w:szCs w:val="18"/>
              </w:rPr>
            </w:pPr>
            <w:r>
              <w:rPr>
                <w:b/>
                <w:bCs/>
                <w:color w:val="000000"/>
                <w:sz w:val="18"/>
                <w:szCs w:val="18"/>
              </w:rPr>
              <w:t>10,000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113D0F21" w14:textId="77777777">
            <w:pPr>
              <w:jc w:val="center"/>
              <w:rPr>
                <w:b/>
                <w:bCs/>
                <w:color w:val="000000"/>
                <w:sz w:val="18"/>
                <w:szCs w:val="18"/>
              </w:rPr>
            </w:pPr>
            <w:r>
              <w:rPr>
                <w:b/>
                <w:bCs/>
                <w:color w:val="000000"/>
                <w:sz w:val="18"/>
                <w:szCs w:val="18"/>
              </w:rPr>
              <w:t>72</w:t>
            </w:r>
          </w:p>
        </w:tc>
      </w:tr>
      <w:tr w:rsidRPr="000E6F59" w:rsidR="00B658F8" w:rsidTr="00B658F8" w14:paraId="7B2EBF8B"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5E652F41" w14:textId="77777777">
            <w:pPr>
              <w:jc w:val="left"/>
              <w:rPr>
                <w:rFonts w:eastAsia="SimSun"/>
                <w:b/>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6AD2AA26" w14:textId="77777777">
            <w:pPr>
              <w:snapToGrid w:val="0"/>
              <w:jc w:val="center"/>
              <w:rPr>
                <w:rFonts w:eastAsia="SimSun"/>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2ED67655" w14:textId="77777777">
            <w:pPr>
              <w:jc w:val="center"/>
              <w:rPr>
                <w:rFonts w:eastAsia="SimSun"/>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74865E89" w14:textId="77777777">
            <w:pPr>
              <w:jc w:val="center"/>
              <w:rPr>
                <w:rFonts w:eastAsia="SimSun"/>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1E5AECB" w14:textId="77777777">
            <w:pPr>
              <w:jc w:val="center"/>
              <w:rPr>
                <w:rFonts w:eastAsia="SimSun"/>
                <w:sz w:val="18"/>
                <w:szCs w:val="18"/>
              </w:rPr>
            </w:pPr>
            <w:r>
              <w:rPr>
                <w:rFonts w:eastAsia="SimSun"/>
                <w:sz w:val="18"/>
                <w:szCs w:val="18"/>
              </w:rPr>
              <w:t>73400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36F99DB" w14:textId="77777777">
            <w:pPr>
              <w:rPr>
                <w:rFonts w:eastAsia="SimSun"/>
                <w:sz w:val="18"/>
                <w:szCs w:val="18"/>
              </w:rPr>
            </w:pPr>
            <w:r>
              <w:rPr>
                <w:rFonts w:eastAsia="SimSun"/>
                <w:sz w:val="18"/>
                <w:szCs w:val="18"/>
              </w:rPr>
              <w:t>Rental and Maintenance of Other Equipments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B6E46EB" w14:textId="77777777">
            <w:pPr>
              <w:jc w:val="right"/>
              <w:rPr>
                <w:color w:val="000000"/>
                <w:sz w:val="18"/>
                <w:szCs w:val="18"/>
              </w:rPr>
            </w:pPr>
            <w:r>
              <w:rPr>
                <w:rFonts w:eastAsia="SimSun"/>
                <w:color w:val="000000"/>
                <w:sz w:val="18"/>
                <w:szCs w:val="18"/>
              </w:rPr>
              <w:t>2,000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0A36F7A" w14:textId="77777777">
            <w:pPr>
              <w:jc w:val="right"/>
              <w:rPr>
                <w:color w:val="000000"/>
                <w:sz w:val="18"/>
                <w:szCs w:val="18"/>
              </w:rPr>
            </w:pPr>
            <w:r>
              <w:rPr>
                <w:rFonts w:eastAsia="SimSun"/>
                <w:color w:val="000000"/>
                <w:sz w:val="18"/>
                <w:szCs w:val="18"/>
              </w:rPr>
              <w:t>5,000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8F86772" w14:textId="77777777">
            <w:pPr>
              <w:jc w:val="right"/>
              <w:rPr>
                <w:color w:val="000000"/>
                <w:sz w:val="18"/>
                <w:szCs w:val="18"/>
              </w:rPr>
            </w:pPr>
            <w:r>
              <w:rPr>
                <w:rFonts w:eastAsia="SimSun"/>
                <w:color w:val="000000"/>
                <w:sz w:val="18"/>
                <w:szCs w:val="18"/>
              </w:rPr>
              <w:t>3,000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CA56F3C" w14:textId="77777777">
            <w:pPr>
              <w:jc w:val="right"/>
              <w:rPr>
                <w:color w:val="000000"/>
                <w:sz w:val="18"/>
                <w:szCs w:val="18"/>
              </w:rPr>
            </w:pPr>
            <w:r>
              <w:rPr>
                <w:rFonts w:eastAsia="SimSun"/>
                <w:color w:val="000000"/>
                <w:sz w:val="18"/>
                <w:szCs w:val="18"/>
              </w:rPr>
              <w:t>2,000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01A91D14" w14:textId="77777777">
            <w:pPr>
              <w:jc w:val="right"/>
              <w:rPr>
                <w:color w:val="000000"/>
                <w:sz w:val="18"/>
                <w:szCs w:val="18"/>
              </w:rPr>
            </w:pPr>
            <w:r>
              <w:rPr>
                <w:bCs/>
                <w:color w:val="000000"/>
                <w:sz w:val="18"/>
                <w:szCs w:val="18"/>
              </w:rPr>
              <w:t>1,000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FCD384B" w14:textId="77777777">
            <w:pPr>
              <w:jc w:val="right"/>
              <w:rPr>
                <w:b/>
                <w:bCs/>
                <w:color w:val="000000"/>
                <w:sz w:val="18"/>
                <w:szCs w:val="18"/>
              </w:rPr>
            </w:pPr>
            <w:r>
              <w:rPr>
                <w:b/>
                <w:bCs/>
                <w:color w:val="000000"/>
                <w:sz w:val="18"/>
                <w:szCs w:val="18"/>
              </w:rPr>
              <w:t>13,000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0EF57FA6" w14:textId="77777777">
            <w:pPr>
              <w:jc w:val="center"/>
              <w:rPr>
                <w:b/>
                <w:bCs/>
                <w:color w:val="000000"/>
                <w:sz w:val="18"/>
                <w:szCs w:val="18"/>
              </w:rPr>
            </w:pPr>
            <w:r>
              <w:rPr>
                <w:b/>
                <w:bCs/>
                <w:color w:val="000000"/>
                <w:sz w:val="18"/>
                <w:szCs w:val="18"/>
              </w:rPr>
              <w:t>73</w:t>
            </w:r>
          </w:p>
        </w:tc>
      </w:tr>
      <w:tr w:rsidRPr="000E6F59" w:rsidR="00B658F8" w:rsidTr="00B658F8" w14:paraId="4C06551A"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P="00CE4B0F" w:rsidRDefault="00104B12" w14:paraId="4B773932" w14:textId="77777777">
            <w:pPr>
              <w:jc w:val="left"/>
              <w:rPr>
                <w:rFonts w:eastAsia="SimSun"/>
                <w:b/>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37DA1D30" w14:textId="77777777">
            <w:pPr>
              <w:snapToGrid w:val="0"/>
              <w:jc w:val="center"/>
              <w:rPr>
                <w:rFonts w:eastAsia="SimSun"/>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459E951A" w14:textId="77777777">
            <w:pPr>
              <w:jc w:val="center"/>
              <w:rPr>
                <w:rFonts w:eastAsia="SimSun"/>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6FCAD80A" w14:textId="77777777">
            <w:pPr>
              <w:jc w:val="center"/>
              <w:rPr>
                <w:rFonts w:eastAsia="SimSun"/>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3CEF06B" w14:textId="77777777">
            <w:pPr>
              <w:jc w:val="center"/>
              <w:rPr>
                <w:rFonts w:eastAsia="SimSun"/>
                <w:bCs/>
                <w:sz w:val="18"/>
                <w:szCs w:val="18"/>
              </w:rPr>
            </w:pPr>
            <w:r w:rsidRPr="000E6F59">
              <w:rPr>
                <w:rFonts w:eastAsia="SimSun"/>
                <w:sz w:val="18"/>
                <w:szCs w:val="18"/>
              </w:rPr>
              <w:t>74200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44EA0B38" w14:textId="77777777">
            <w:pPr>
              <w:rPr>
                <w:rFonts w:eastAsia="SimSun"/>
                <w:sz w:val="18"/>
                <w:szCs w:val="18"/>
              </w:rPr>
            </w:pPr>
            <w:r w:rsidRPr="000E6F59">
              <w:rPr>
                <w:rFonts w:eastAsia="SimSun"/>
                <w:bCs/>
                <w:sz w:val="18"/>
                <w:szCs w:val="18"/>
              </w:rPr>
              <w:t>Audio Visual &amp; Print Prod Cost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1BD2EB8"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1B63EB5" w14:textId="77777777">
            <w:pPr>
              <w:jc w:val="right"/>
              <w:rPr>
                <w:color w:val="000000"/>
                <w:sz w:val="18"/>
                <w:szCs w:val="18"/>
              </w:rPr>
            </w:pPr>
            <w:r>
              <w:rPr>
                <w:rFonts w:eastAsia="SimSun"/>
                <w:color w:val="000000"/>
                <w:sz w:val="18"/>
                <w:szCs w:val="18"/>
              </w:rPr>
              <w:t>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79074E1" w14:textId="77777777">
            <w:pPr>
              <w:jc w:val="right"/>
              <w:rPr>
                <w:color w:val="000000"/>
                <w:sz w:val="18"/>
                <w:szCs w:val="18"/>
              </w:rPr>
            </w:pPr>
            <w:r>
              <w:rPr>
                <w:rFonts w:eastAsia="SimSun"/>
                <w:color w:val="000000"/>
                <w:sz w:val="18"/>
                <w:szCs w:val="18"/>
              </w:rPr>
              <w:t>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3BE0AE62" w14:textId="77777777">
            <w:pPr>
              <w:jc w:val="right"/>
              <w:rPr>
                <w:color w:val="000000"/>
                <w:sz w:val="18"/>
                <w:szCs w:val="18"/>
              </w:rPr>
            </w:pPr>
            <w:r>
              <w:rPr>
                <w:rFonts w:eastAsia="SimSun"/>
                <w:color w:val="000000"/>
                <w:sz w:val="18"/>
                <w:szCs w:val="18"/>
              </w:rPr>
              <w:t>2,305</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58ECCDB" w14:textId="77777777">
            <w:pPr>
              <w:jc w:val="right"/>
              <w:rPr>
                <w:color w:val="000000"/>
                <w:sz w:val="18"/>
                <w:szCs w:val="18"/>
              </w:rPr>
            </w:pPr>
            <w:r>
              <w:rPr>
                <w:bCs/>
                <w:color w:val="000000"/>
                <w:sz w:val="18"/>
                <w:szCs w:val="18"/>
              </w:rPr>
              <w:t>7,695</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255AC93" w14:textId="77777777">
            <w:pPr>
              <w:jc w:val="right"/>
              <w:rPr>
                <w:b/>
                <w:bCs/>
                <w:color w:val="000000"/>
                <w:sz w:val="18"/>
                <w:szCs w:val="18"/>
              </w:rPr>
            </w:pPr>
            <w:r>
              <w:rPr>
                <w:b/>
                <w:bCs/>
                <w:color w:val="000000"/>
                <w:sz w:val="18"/>
                <w:szCs w:val="18"/>
              </w:rPr>
              <w:t>10,000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6BCA5406" w14:textId="77777777">
            <w:pPr>
              <w:jc w:val="center"/>
              <w:rPr>
                <w:b/>
                <w:bCs/>
                <w:color w:val="000000"/>
                <w:sz w:val="18"/>
                <w:szCs w:val="18"/>
              </w:rPr>
            </w:pPr>
            <w:r>
              <w:rPr>
                <w:b/>
                <w:bCs/>
                <w:color w:val="000000"/>
                <w:sz w:val="18"/>
                <w:szCs w:val="18"/>
              </w:rPr>
              <w:t>74</w:t>
            </w:r>
          </w:p>
        </w:tc>
      </w:tr>
      <w:tr w:rsidRPr="000E6F59" w:rsidR="00B658F8" w:rsidTr="00B658F8" w14:paraId="6634D8A7"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29FBA814" w14:textId="77777777">
            <w:pPr>
              <w:jc w:val="left"/>
              <w:rPr>
                <w:rFonts w:eastAsia="SimSun"/>
                <w:b/>
                <w:bCs/>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366BD4BE" w14:textId="77777777">
            <w:pPr>
              <w:snapToGrid w:val="0"/>
              <w:jc w:val="center"/>
              <w:rPr>
                <w:rFonts w:eastAsia="SimSun"/>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61CD4FD1"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1C7BFA1E" w14:textId="77777777">
            <w:pPr>
              <w:jc w:val="center"/>
              <w:rPr>
                <w:rFonts w:eastAsia="SimSun"/>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5B3707AB" w14:textId="77777777">
            <w:pPr>
              <w:jc w:val="center"/>
              <w:rPr>
                <w:rFonts w:eastAsia="SimSun"/>
                <w:sz w:val="18"/>
                <w:szCs w:val="18"/>
              </w:rPr>
            </w:pPr>
            <w:r w:rsidRPr="000E6F59">
              <w:rPr>
                <w:rFonts w:eastAsia="SimSun"/>
                <w:sz w:val="18"/>
                <w:szCs w:val="18"/>
              </w:rPr>
              <w:t>74500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692E22DB" w14:textId="77777777">
            <w:pPr>
              <w:rPr>
                <w:rFonts w:eastAsia="SimSun"/>
                <w:sz w:val="18"/>
                <w:szCs w:val="18"/>
              </w:rPr>
            </w:pPr>
            <w:r w:rsidRPr="000E6F59">
              <w:rPr>
                <w:rFonts w:eastAsia="SimSun"/>
                <w:sz w:val="18"/>
                <w:szCs w:val="18"/>
              </w:rPr>
              <w:t>Miscellaneous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9FC0F71"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45E91A66" w14:textId="77777777">
            <w:pPr>
              <w:jc w:val="right"/>
              <w:rPr>
                <w:color w:val="000000"/>
                <w:sz w:val="18"/>
                <w:szCs w:val="18"/>
              </w:rPr>
            </w:pPr>
            <w:r>
              <w:rPr>
                <w:rFonts w:eastAsia="SimSun"/>
                <w:color w:val="000000"/>
                <w:sz w:val="18"/>
                <w:szCs w:val="18"/>
              </w:rPr>
              <w:t>6,000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1AA68550" w14:textId="77777777">
            <w:pPr>
              <w:jc w:val="right"/>
              <w:rPr>
                <w:color w:val="000000"/>
                <w:sz w:val="18"/>
                <w:szCs w:val="18"/>
              </w:rPr>
            </w:pPr>
            <w:r>
              <w:rPr>
                <w:rFonts w:eastAsia="SimSun"/>
                <w:color w:val="000000"/>
                <w:sz w:val="18"/>
                <w:szCs w:val="18"/>
              </w:rPr>
              <w:t>6,000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015501C4" w14:textId="77777777">
            <w:pPr>
              <w:jc w:val="right"/>
              <w:rPr>
                <w:color w:val="000000"/>
                <w:sz w:val="18"/>
                <w:szCs w:val="18"/>
              </w:rPr>
            </w:pPr>
            <w:r>
              <w:rPr>
                <w:rFonts w:eastAsia="SimSun"/>
                <w:color w:val="000000"/>
                <w:sz w:val="18"/>
                <w:szCs w:val="18"/>
              </w:rPr>
              <w:t>6,000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35317C6B" w14:textId="77777777">
            <w:pPr>
              <w:jc w:val="right"/>
              <w:rPr>
                <w:color w:val="000000"/>
                <w:sz w:val="18"/>
                <w:szCs w:val="18"/>
              </w:rPr>
            </w:pPr>
            <w:r>
              <w:rPr>
                <w:bCs/>
                <w:color w:val="000000"/>
                <w:sz w:val="18"/>
                <w:szCs w:val="18"/>
              </w:rPr>
              <w:t>2,000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67EE1E6" w14:textId="77777777">
            <w:pPr>
              <w:jc w:val="right"/>
              <w:rPr>
                <w:b/>
                <w:bCs/>
                <w:color w:val="000000"/>
                <w:sz w:val="18"/>
                <w:szCs w:val="18"/>
              </w:rPr>
            </w:pPr>
            <w:r>
              <w:rPr>
                <w:b/>
                <w:bCs/>
                <w:color w:val="000000"/>
                <w:sz w:val="18"/>
                <w:szCs w:val="18"/>
              </w:rPr>
              <w:t>20,000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0CAD0F69" w14:textId="77777777">
            <w:pPr>
              <w:jc w:val="center"/>
              <w:rPr>
                <w:b/>
                <w:bCs/>
                <w:color w:val="000000"/>
                <w:sz w:val="18"/>
                <w:szCs w:val="18"/>
              </w:rPr>
            </w:pPr>
            <w:r>
              <w:rPr>
                <w:b/>
                <w:bCs/>
                <w:color w:val="000000"/>
                <w:sz w:val="18"/>
                <w:szCs w:val="18"/>
              </w:rPr>
              <w:t>75</w:t>
            </w:r>
          </w:p>
        </w:tc>
      </w:tr>
      <w:tr w:rsidRPr="000E6F59" w:rsidR="00B658F8" w:rsidTr="00B658F8" w14:paraId="0041C0D8"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146870A3" w14:textId="77777777">
            <w:pPr>
              <w:jc w:val="left"/>
              <w:rPr>
                <w:rFonts w:eastAsia="SimSun"/>
                <w:b/>
                <w:bCs/>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P="00FC73CD" w:rsidRDefault="00104B12" w14:paraId="05B5DB42" w14:textId="77777777">
            <w:pPr>
              <w:snapToGrid w:val="0"/>
              <w:jc w:val="center"/>
              <w:rPr>
                <w:rFonts w:eastAsia="SimSun"/>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P="00FC73CD" w:rsidRDefault="00104B12" w14:paraId="2CA935BD" w14:textId="77777777">
            <w:pPr>
              <w:jc w:val="center"/>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P="00FC73CD" w:rsidRDefault="00104B12" w14:paraId="727F676D" w14:textId="77777777">
            <w:pPr>
              <w:jc w:val="center"/>
              <w:rPr>
                <w:rFonts w:eastAsia="SimSun"/>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CAFC3A6" w14:textId="77777777">
            <w:pPr>
              <w:jc w:val="center"/>
              <w:rPr>
                <w:rFonts w:eastAsia="SimSun"/>
                <w:sz w:val="18"/>
                <w:szCs w:val="18"/>
              </w:rPr>
            </w:pPr>
            <w:r>
              <w:rPr>
                <w:rFonts w:eastAsia="SimSun"/>
                <w:sz w:val="18"/>
                <w:szCs w:val="18"/>
              </w:rPr>
              <w:t>75100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1DF1854F" w14:textId="77777777">
            <w:pPr>
              <w:rPr>
                <w:rFonts w:eastAsia="SimSun"/>
                <w:sz w:val="18"/>
                <w:szCs w:val="18"/>
              </w:rPr>
            </w:pPr>
            <w:r>
              <w:rPr>
                <w:rFonts w:eastAsia="SimSun"/>
                <w:sz w:val="18"/>
                <w:szCs w:val="18"/>
              </w:rPr>
              <w:t>Professional Services</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593DE8C" w14:textId="77777777">
            <w:pPr>
              <w:jc w:val="right"/>
              <w:rPr>
                <w:color w:val="000000"/>
                <w:sz w:val="18"/>
                <w:szCs w:val="18"/>
              </w:rPr>
            </w:pPr>
            <w:r>
              <w:rPr>
                <w:rFonts w:eastAsia="SimSun"/>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24CD7934" w14:textId="77777777">
            <w:pPr>
              <w:jc w:val="right"/>
              <w:rPr>
                <w:color w:val="000000"/>
                <w:sz w:val="18"/>
                <w:szCs w:val="18"/>
              </w:rPr>
            </w:pPr>
            <w:r>
              <w:rPr>
                <w:rFonts w:eastAsia="SimSun"/>
                <w:color w:val="000000"/>
                <w:sz w:val="18"/>
                <w:szCs w:val="18"/>
              </w:rPr>
              <w:t>2,000</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79AF7948" w14:textId="77777777">
            <w:pPr>
              <w:jc w:val="right"/>
              <w:rPr>
                <w:color w:val="000000"/>
                <w:sz w:val="18"/>
                <w:szCs w:val="18"/>
              </w:rPr>
            </w:pPr>
            <w:r>
              <w:rPr>
                <w:rFonts w:eastAsia="SimSun"/>
                <w:color w:val="000000"/>
                <w:sz w:val="18"/>
                <w:szCs w:val="18"/>
              </w:rPr>
              <w:t>1,000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5BCCC49A" w14:textId="77777777">
            <w:pPr>
              <w:jc w:val="right"/>
              <w:rPr>
                <w:color w:val="000000"/>
                <w:sz w:val="18"/>
                <w:szCs w:val="18"/>
              </w:rPr>
            </w:pPr>
            <w:r>
              <w:rPr>
                <w:rFonts w:eastAsia="SimSun"/>
                <w:color w:val="000000"/>
                <w:sz w:val="18"/>
                <w:szCs w:val="18"/>
              </w:rPr>
              <w:t>1,000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99F351D" w14:textId="77777777">
            <w:pPr>
              <w:jc w:val="right"/>
              <w:rPr>
                <w:color w:val="000000"/>
                <w:sz w:val="18"/>
                <w:szCs w:val="18"/>
              </w:rPr>
            </w:pPr>
            <w:r>
              <w:rPr>
                <w:bCs/>
                <w:color w:val="000000"/>
                <w:sz w:val="18"/>
                <w:szCs w:val="18"/>
              </w:rPr>
              <w:t>1,000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4BC58C53" w14:textId="77777777">
            <w:pPr>
              <w:jc w:val="right"/>
              <w:rPr>
                <w:b/>
                <w:bCs/>
                <w:color w:val="000000"/>
                <w:sz w:val="18"/>
                <w:szCs w:val="18"/>
              </w:rPr>
            </w:pPr>
            <w:r>
              <w:rPr>
                <w:b/>
                <w:bCs/>
                <w:color w:val="000000"/>
                <w:sz w:val="18"/>
                <w:szCs w:val="18"/>
              </w:rPr>
              <w:t>5,000</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74A5307A" w14:textId="77777777">
            <w:pPr>
              <w:jc w:val="center"/>
              <w:rPr>
                <w:b/>
                <w:bCs/>
                <w:color w:val="000000"/>
                <w:sz w:val="18"/>
                <w:szCs w:val="18"/>
              </w:rPr>
            </w:pPr>
            <w:r>
              <w:rPr>
                <w:b/>
                <w:bCs/>
                <w:color w:val="000000"/>
                <w:sz w:val="18"/>
                <w:szCs w:val="18"/>
              </w:rPr>
              <w:t>76</w:t>
            </w:r>
          </w:p>
        </w:tc>
      </w:tr>
      <w:tr w:rsidRPr="000E6F59" w:rsidR="00B658F8" w:rsidTr="00B658F8" w14:paraId="2549ABE2" w14:textId="77777777">
        <w:tblPrEx>
          <w:tblCellMar>
            <w:left w:w="85" w:type="dxa"/>
            <w:right w:w="85" w:type="dxa"/>
          </w:tblCellMar>
        </w:tblPrEx>
        <w:trPr>
          <w:gridBefore w:val="1"/>
          <w:gridAfter w:val="5"/>
          <w:wBefore w:w="21" w:type="dxa"/>
          <w:wAfter w:w="3650" w:type="dxa"/>
          <w:cantSplit/>
        </w:trPr>
        <w:tc>
          <w:tcPr>
            <w:tcW w:w="1469" w:type="dxa"/>
            <w:vMerge/>
            <w:tcBorders>
              <w:left w:val="single" w:color="000000" w:sz="4" w:space="0"/>
              <w:right w:val="single" w:color="000000" w:sz="4" w:space="0"/>
            </w:tcBorders>
            <w:shd w:val="clear" w:color="auto" w:fill="auto"/>
            <w:vAlign w:val="center"/>
          </w:tcPr>
          <w:p w:rsidRPr="000E6F59" w:rsidR="00104B12" w:rsidRDefault="00104B12" w14:paraId="758FD025" w14:textId="77777777">
            <w:pPr>
              <w:snapToGrid w:val="0"/>
              <w:jc w:val="left"/>
              <w:rPr>
                <w:rFonts w:eastAsia="SimSun"/>
                <w:sz w:val="18"/>
                <w:szCs w:val="18"/>
              </w:rPr>
            </w:pPr>
          </w:p>
        </w:tc>
        <w:tc>
          <w:tcPr>
            <w:tcW w:w="1247" w:type="dxa"/>
            <w:vMerge/>
            <w:tcBorders>
              <w:left w:val="single" w:color="000000" w:sz="4" w:space="0"/>
              <w:right w:val="single" w:color="000000" w:sz="4" w:space="0"/>
            </w:tcBorders>
            <w:shd w:val="clear" w:color="auto" w:fill="auto"/>
            <w:vAlign w:val="center"/>
          </w:tcPr>
          <w:p w:rsidRPr="000E6F59" w:rsidR="00104B12" w:rsidRDefault="00104B12" w14:paraId="293105B1" w14:textId="77777777">
            <w:pPr>
              <w:snapToGrid w:val="0"/>
              <w:rPr>
                <w:rFonts w:eastAsia="SimSun"/>
                <w:b/>
                <w:bCs/>
                <w:sz w:val="18"/>
                <w:szCs w:val="18"/>
              </w:rPr>
            </w:pPr>
          </w:p>
        </w:tc>
        <w:tc>
          <w:tcPr>
            <w:tcW w:w="709" w:type="dxa"/>
            <w:gridSpan w:val="3"/>
            <w:vMerge/>
            <w:tcBorders>
              <w:left w:val="single" w:color="000000" w:sz="4" w:space="0"/>
              <w:right w:val="single" w:color="000000" w:sz="4" w:space="0"/>
            </w:tcBorders>
            <w:shd w:val="clear" w:color="auto" w:fill="auto"/>
            <w:vAlign w:val="center"/>
          </w:tcPr>
          <w:p w:rsidRPr="000E6F59" w:rsidR="00104B12" w:rsidRDefault="00104B12" w14:paraId="58B42EE4" w14:textId="77777777">
            <w:pPr>
              <w:snapToGrid w:val="0"/>
              <w:rPr>
                <w:rFonts w:eastAsia="SimSun"/>
                <w:b/>
                <w:bCs/>
                <w:sz w:val="18"/>
                <w:szCs w:val="18"/>
              </w:rPr>
            </w:pPr>
          </w:p>
        </w:tc>
        <w:tc>
          <w:tcPr>
            <w:tcW w:w="708" w:type="dxa"/>
            <w:vMerge/>
            <w:tcBorders>
              <w:left w:val="single" w:color="000000" w:sz="4" w:space="0"/>
              <w:right w:val="single" w:color="000000" w:sz="4" w:space="0"/>
            </w:tcBorders>
            <w:shd w:val="clear" w:color="auto" w:fill="auto"/>
            <w:vAlign w:val="center"/>
          </w:tcPr>
          <w:p w:rsidRPr="000E6F59" w:rsidR="00104B12" w:rsidRDefault="00104B12" w14:paraId="1377C7A2" w14:textId="77777777">
            <w:pPr>
              <w:snapToGrid w:val="0"/>
              <w:rPr>
                <w:rFonts w:eastAsia="SimSun"/>
                <w:b/>
                <w:bCs/>
                <w:sz w:val="18"/>
                <w:szCs w:val="18"/>
              </w:rPr>
            </w:pPr>
          </w:p>
        </w:tc>
        <w:tc>
          <w:tcPr>
            <w:tcW w:w="99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75324D6B" w14:textId="77777777">
            <w:pPr>
              <w:jc w:val="center"/>
              <w:rPr>
                <w:rFonts w:eastAsia="SimSun"/>
                <w:sz w:val="18"/>
                <w:szCs w:val="18"/>
              </w:rPr>
            </w:pPr>
            <w:r>
              <w:rPr>
                <w:rFonts w:eastAsia="SimSun"/>
                <w:sz w:val="18"/>
                <w:szCs w:val="18"/>
              </w:rPr>
              <w:t>75700</w:t>
            </w:r>
          </w:p>
        </w:tc>
        <w:tc>
          <w:tcPr>
            <w:tcW w:w="300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104B12" w:rsidP="00CE4B0F" w:rsidRDefault="00104B12" w14:paraId="25D0EB39" w14:textId="77777777">
            <w:pPr>
              <w:rPr>
                <w:rFonts w:eastAsia="SimSun"/>
                <w:sz w:val="18"/>
                <w:szCs w:val="18"/>
              </w:rPr>
            </w:pPr>
            <w:r>
              <w:rPr>
                <w:rFonts w:eastAsia="SimSun"/>
                <w:sz w:val="18"/>
                <w:szCs w:val="18"/>
              </w:rPr>
              <w:t>Workshops and Training</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ADCAC2B" w14:textId="77777777">
            <w:pPr>
              <w:jc w:val="right"/>
              <w:rPr>
                <w:color w:val="000000"/>
                <w:sz w:val="18"/>
                <w:szCs w:val="18"/>
              </w:rPr>
            </w:pPr>
            <w:r>
              <w:rPr>
                <w:color w:val="000000"/>
                <w:sz w:val="18"/>
                <w:szCs w:val="18"/>
              </w:rPr>
              <w:t>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5EC5CBE1" w14:textId="77777777">
            <w:pPr>
              <w:jc w:val="right"/>
              <w:rPr>
                <w:color w:val="000000"/>
                <w:sz w:val="18"/>
                <w:szCs w:val="18"/>
              </w:rPr>
            </w:pPr>
            <w:r>
              <w:rPr>
                <w:rFonts w:eastAsia="SimSun"/>
                <w:color w:val="000000"/>
                <w:sz w:val="18"/>
                <w:szCs w:val="18"/>
              </w:rPr>
              <w:t>1,258</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52B63E8" w14:textId="77777777">
            <w:pPr>
              <w:jc w:val="right"/>
              <w:rPr>
                <w:color w:val="000000"/>
                <w:sz w:val="18"/>
                <w:szCs w:val="18"/>
              </w:rPr>
            </w:pPr>
            <w:r>
              <w:rPr>
                <w:rFonts w:eastAsia="SimSun"/>
                <w:color w:val="000000"/>
                <w:sz w:val="18"/>
                <w:szCs w:val="18"/>
              </w:rPr>
              <w:t>0</w:t>
            </w:r>
          </w:p>
        </w:tc>
        <w:tc>
          <w:tcPr>
            <w:tcW w:w="851" w:type="dxa"/>
            <w:gridSpan w:val="3"/>
            <w:tcBorders>
              <w:top w:val="single" w:color="000000" w:sz="4" w:space="0"/>
              <w:left w:val="single" w:color="000000" w:sz="4" w:space="0"/>
              <w:bottom w:val="single" w:color="000000" w:sz="4" w:space="0"/>
              <w:right w:val="single" w:color="000000" w:sz="4" w:space="0"/>
            </w:tcBorders>
            <w:vAlign w:val="center"/>
          </w:tcPr>
          <w:p w:rsidR="00104B12" w:rsidRDefault="00104B12" w14:paraId="4CA4AE12" w14:textId="77777777">
            <w:pPr>
              <w:jc w:val="right"/>
              <w:rPr>
                <w:color w:val="000000"/>
                <w:sz w:val="18"/>
                <w:szCs w:val="18"/>
              </w:rPr>
            </w:pPr>
            <w:r>
              <w:rPr>
                <w:rFonts w:eastAsia="SimSun"/>
                <w:color w:val="000000"/>
                <w:sz w:val="18"/>
                <w:szCs w:val="18"/>
              </w:rPr>
              <w:t>1,800</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00104B12" w:rsidRDefault="00104B12" w14:paraId="64B6CCDE" w14:textId="77777777">
            <w:pPr>
              <w:jc w:val="right"/>
              <w:rPr>
                <w:color w:val="000000"/>
                <w:sz w:val="18"/>
                <w:szCs w:val="18"/>
              </w:rPr>
            </w:pPr>
            <w:r>
              <w:rPr>
                <w:bCs/>
                <w:color w:val="000000"/>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w:rsidR="00104B12" w:rsidRDefault="00104B12" w14:paraId="53DE42CE" w14:textId="77777777">
            <w:pPr>
              <w:jc w:val="right"/>
              <w:rPr>
                <w:b/>
                <w:bCs/>
                <w:color w:val="000000"/>
                <w:sz w:val="18"/>
                <w:szCs w:val="18"/>
              </w:rPr>
            </w:pPr>
            <w:r>
              <w:rPr>
                <w:b/>
                <w:bCs/>
                <w:color w:val="000000"/>
                <w:sz w:val="18"/>
                <w:szCs w:val="18"/>
              </w:rPr>
              <w:t>3,058</w:t>
            </w:r>
          </w:p>
        </w:tc>
        <w:tc>
          <w:tcPr>
            <w:tcW w:w="851" w:type="dxa"/>
            <w:tcBorders>
              <w:top w:val="single" w:color="000000" w:sz="4" w:space="0"/>
              <w:left w:val="single" w:color="000000" w:sz="4" w:space="0"/>
              <w:bottom w:val="single" w:color="000000" w:sz="4" w:space="0"/>
              <w:right w:val="single" w:color="000000" w:sz="4" w:space="0"/>
            </w:tcBorders>
          </w:tcPr>
          <w:p w:rsidR="00104B12" w:rsidP="000329D7" w:rsidRDefault="00104B12" w14:paraId="10B5B0BB" w14:textId="77777777">
            <w:pPr>
              <w:jc w:val="center"/>
              <w:rPr>
                <w:b/>
                <w:bCs/>
                <w:color w:val="000000"/>
                <w:sz w:val="18"/>
                <w:szCs w:val="18"/>
              </w:rPr>
            </w:pPr>
            <w:r>
              <w:rPr>
                <w:b/>
                <w:bCs/>
                <w:color w:val="000000"/>
                <w:sz w:val="18"/>
                <w:szCs w:val="18"/>
              </w:rPr>
              <w:t>77</w:t>
            </w:r>
          </w:p>
        </w:tc>
      </w:tr>
      <w:tr w:rsidRPr="000E6F59" w:rsidR="00B658F8" w:rsidTr="00B658F8" w14:paraId="5AFE86E5" w14:textId="77777777">
        <w:tblPrEx>
          <w:tblCellMar>
            <w:left w:w="85" w:type="dxa"/>
            <w:right w:w="85" w:type="dxa"/>
          </w:tblCellMar>
        </w:tblPrEx>
        <w:trPr>
          <w:gridBefore w:val="1"/>
          <w:gridAfter w:val="3"/>
          <w:wBefore w:w="21" w:type="dxa"/>
          <w:wAfter w:w="1415" w:type="dxa"/>
          <w:cantSplit/>
          <w:trHeight w:val="186"/>
        </w:trPr>
        <w:tc>
          <w:tcPr>
            <w:tcW w:w="1469"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1653CE8D" w14:textId="77777777">
            <w:pPr>
              <w:snapToGrid w:val="0"/>
              <w:jc w:val="left"/>
              <w:rPr>
                <w:rFonts w:eastAsia="SimSun"/>
                <w:sz w:val="18"/>
                <w:szCs w:val="18"/>
              </w:rPr>
            </w:pPr>
          </w:p>
        </w:tc>
        <w:tc>
          <w:tcPr>
            <w:tcW w:w="1247"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P="00FC73CD" w:rsidRDefault="00E05987" w14:paraId="2827BBB5" w14:textId="77777777">
            <w:pPr>
              <w:snapToGrid w:val="0"/>
              <w:rPr>
                <w:rFonts w:eastAsia="SimSun"/>
                <w:bCs/>
                <w:sz w:val="18"/>
                <w:szCs w:val="18"/>
              </w:rPr>
            </w:pPr>
          </w:p>
        </w:tc>
        <w:tc>
          <w:tcPr>
            <w:tcW w:w="70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P="00FC73CD" w:rsidRDefault="00E05987" w14:paraId="1758E958" w14:textId="77777777">
            <w:pPr>
              <w:jc w:val="center"/>
              <w:rPr>
                <w:rFonts w:eastAsia="SimSun"/>
                <w:bCs/>
                <w:sz w:val="18"/>
                <w:szCs w:val="18"/>
              </w:rPr>
            </w:pP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P="00FC73CD" w:rsidRDefault="00E05987" w14:paraId="48FC9F99" w14:textId="77777777">
            <w:pPr>
              <w:jc w:val="center"/>
              <w:rPr>
                <w:rFonts w:eastAsia="SimSun"/>
                <w:bCs/>
                <w:sz w:val="18"/>
                <w:szCs w:val="18"/>
              </w:rPr>
            </w:pPr>
          </w:p>
        </w:tc>
        <w:tc>
          <w:tcPr>
            <w:tcW w:w="3998"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1E838720" w14:textId="77777777">
            <w:pPr>
              <w:jc w:val="right"/>
              <w:rPr>
                <w:rFonts w:eastAsia="SimSun"/>
                <w:b/>
                <w:sz w:val="18"/>
                <w:szCs w:val="18"/>
              </w:rPr>
            </w:pPr>
            <w:r w:rsidRPr="000E6F59">
              <w:rPr>
                <w:rFonts w:eastAsia="SimSun"/>
                <w:b/>
                <w:bCs/>
                <w:sz w:val="18"/>
                <w:szCs w:val="18"/>
              </w:rPr>
              <w:t>Total Management</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8C08B8" w:rsidR="00E05987" w:rsidP="006B5694" w:rsidRDefault="00156325" w14:paraId="36E3A899" w14:textId="77777777">
            <w:pPr>
              <w:jc w:val="right"/>
              <w:rPr>
                <w:rFonts w:eastAsia="SimSun"/>
                <w:b/>
                <w:sz w:val="18"/>
                <w:szCs w:val="18"/>
              </w:rPr>
            </w:pPr>
            <w:r>
              <w:rPr>
                <w:rFonts w:eastAsia="SimSun"/>
                <w:b/>
                <w:sz w:val="18"/>
                <w:szCs w:val="18"/>
              </w:rPr>
              <w:t>1</w:t>
            </w:r>
            <w:r w:rsidR="00B71397">
              <w:rPr>
                <w:rFonts w:eastAsia="SimSun"/>
                <w:b/>
                <w:sz w:val="18"/>
                <w:szCs w:val="18"/>
              </w:rPr>
              <w:t>1</w:t>
            </w:r>
            <w:r w:rsidRPr="008C08B8" w:rsidR="008C08B8">
              <w:rPr>
                <w:rFonts w:eastAsia="SimSun"/>
                <w:b/>
                <w:sz w:val="18"/>
                <w:szCs w:val="18"/>
              </w:rPr>
              <w:t>,800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8C08B8" w:rsidR="00E05987" w:rsidP="008C08B8" w:rsidRDefault="006F1AF5" w14:paraId="56C7C47B" w14:textId="77777777">
            <w:pPr>
              <w:jc w:val="right"/>
              <w:rPr>
                <w:rFonts w:eastAsia="SimSun"/>
                <w:b/>
                <w:sz w:val="18"/>
                <w:szCs w:val="18"/>
              </w:rPr>
            </w:pPr>
            <w:r>
              <w:rPr>
                <w:rFonts w:eastAsia="SimSun"/>
                <w:b/>
                <w:sz w:val="18"/>
                <w:szCs w:val="18"/>
              </w:rPr>
              <w:t>26</w:t>
            </w:r>
            <w:r w:rsidRPr="008C08B8" w:rsidR="00E05987">
              <w:rPr>
                <w:rFonts w:eastAsia="SimSun"/>
                <w:b/>
                <w:sz w:val="18"/>
                <w:szCs w:val="18"/>
              </w:rPr>
              <w:t>,</w:t>
            </w:r>
            <w:r w:rsidRPr="008C08B8" w:rsidR="008C08B8">
              <w:rPr>
                <w:rFonts w:eastAsia="SimSun"/>
                <w:b/>
                <w:sz w:val="18"/>
                <w:szCs w:val="18"/>
              </w:rPr>
              <w:t>758</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8C08B8" w:rsidR="00E05987" w:rsidP="006F309F" w:rsidRDefault="006F1AF5" w14:paraId="48C986CA" w14:textId="77777777">
            <w:pPr>
              <w:jc w:val="right"/>
              <w:rPr>
                <w:rFonts w:eastAsia="SimSun"/>
                <w:b/>
                <w:sz w:val="18"/>
                <w:szCs w:val="18"/>
              </w:rPr>
            </w:pPr>
            <w:r>
              <w:rPr>
                <w:rFonts w:eastAsia="SimSun"/>
                <w:b/>
                <w:sz w:val="18"/>
                <w:szCs w:val="18"/>
              </w:rPr>
              <w:t>4</w:t>
            </w:r>
            <w:r w:rsidR="00156325">
              <w:rPr>
                <w:rFonts w:eastAsia="SimSun"/>
                <w:b/>
                <w:sz w:val="18"/>
                <w:szCs w:val="18"/>
              </w:rPr>
              <w:t>2</w:t>
            </w:r>
            <w:r w:rsidRPr="008C08B8" w:rsidR="00E05987">
              <w:rPr>
                <w:rFonts w:eastAsia="SimSun"/>
                <w:b/>
                <w:sz w:val="18"/>
                <w:szCs w:val="18"/>
              </w:rPr>
              <w:t>,000</w:t>
            </w:r>
          </w:p>
        </w:tc>
        <w:tc>
          <w:tcPr>
            <w:tcW w:w="851" w:type="dxa"/>
            <w:gridSpan w:val="3"/>
            <w:tcBorders>
              <w:top w:val="single" w:color="000000" w:sz="4" w:space="0"/>
              <w:left w:val="single" w:color="000000" w:sz="4" w:space="0"/>
              <w:bottom w:val="single" w:color="000000" w:sz="4" w:space="0"/>
              <w:right w:val="single" w:color="000000" w:sz="4" w:space="0"/>
            </w:tcBorders>
          </w:tcPr>
          <w:p w:rsidRPr="008C08B8" w:rsidR="00E05987" w:rsidP="008C08B8" w:rsidRDefault="00CA228A" w14:paraId="7644C0A2" w14:textId="77777777">
            <w:pPr>
              <w:jc w:val="right"/>
              <w:rPr>
                <w:rFonts w:eastAsia="SimSun"/>
                <w:b/>
                <w:sz w:val="18"/>
                <w:szCs w:val="18"/>
              </w:rPr>
            </w:pPr>
            <w:r w:rsidRPr="008C08B8">
              <w:rPr>
                <w:rFonts w:eastAsia="SimSun"/>
                <w:b/>
                <w:sz w:val="18"/>
                <w:szCs w:val="18"/>
              </w:rPr>
              <w:t>2</w:t>
            </w:r>
            <w:r w:rsidR="00156325">
              <w:rPr>
                <w:rFonts w:eastAsia="SimSun"/>
                <w:b/>
                <w:sz w:val="18"/>
                <w:szCs w:val="18"/>
              </w:rPr>
              <w:t>4</w:t>
            </w:r>
            <w:r w:rsidRPr="008C08B8" w:rsidR="00E05987">
              <w:rPr>
                <w:rFonts w:eastAsia="SimSun"/>
                <w:b/>
                <w:sz w:val="18"/>
                <w:szCs w:val="18"/>
              </w:rPr>
              <w:t>,</w:t>
            </w:r>
            <w:r w:rsidRPr="008C08B8" w:rsidR="008C08B8">
              <w:rPr>
                <w:rFonts w:eastAsia="SimSun"/>
                <w:b/>
                <w:sz w:val="18"/>
                <w:szCs w:val="18"/>
              </w:rPr>
              <w:t>1</w:t>
            </w:r>
            <w:r w:rsidRPr="008C08B8" w:rsidR="00E05987">
              <w:rPr>
                <w:rFonts w:eastAsia="SimSun"/>
                <w:b/>
                <w:sz w:val="18"/>
                <w:szCs w:val="18"/>
              </w:rPr>
              <w:t>0</w:t>
            </w:r>
            <w:r w:rsidRPr="008C08B8" w:rsidR="008C08B8">
              <w:rPr>
                <w:rFonts w:eastAsia="SimSun"/>
                <w:b/>
                <w:sz w:val="18"/>
                <w:szCs w:val="18"/>
              </w:rPr>
              <w:t>5</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8C08B8" w:rsidR="00E05987" w:rsidP="008C08B8" w:rsidRDefault="006F1AF5" w14:paraId="469EEB1B" w14:textId="77777777">
            <w:pPr>
              <w:jc w:val="right"/>
              <w:rPr>
                <w:rFonts w:eastAsia="SimSun"/>
                <w:b/>
                <w:sz w:val="18"/>
                <w:szCs w:val="18"/>
              </w:rPr>
            </w:pPr>
            <w:r>
              <w:rPr>
                <w:rFonts w:eastAsia="SimSun"/>
                <w:b/>
                <w:sz w:val="18"/>
                <w:szCs w:val="18"/>
              </w:rPr>
              <w:t>3</w:t>
            </w:r>
            <w:r w:rsidRPr="008C08B8" w:rsidR="008C08B8">
              <w:rPr>
                <w:rFonts w:eastAsia="SimSun"/>
                <w:b/>
                <w:sz w:val="18"/>
                <w:szCs w:val="18"/>
              </w:rPr>
              <w:t>3,695</w:t>
            </w:r>
          </w:p>
        </w:tc>
        <w:tc>
          <w:tcPr>
            <w:tcW w:w="992" w:type="dxa"/>
            <w:tcBorders>
              <w:top w:val="single" w:color="000000" w:sz="4" w:space="0"/>
              <w:left w:val="single" w:color="000000" w:sz="4" w:space="0"/>
              <w:bottom w:val="single" w:color="000000" w:sz="4" w:space="0"/>
              <w:right w:val="single" w:color="000000" w:sz="4" w:space="0"/>
            </w:tcBorders>
            <w:vAlign w:val="center"/>
          </w:tcPr>
          <w:p w:rsidRPr="001C4D14" w:rsidR="00E05987" w:rsidP="000C0CEE" w:rsidRDefault="00D613CF" w14:paraId="59AE4625" w14:textId="77777777">
            <w:pPr>
              <w:jc w:val="right"/>
              <w:rPr>
                <w:rFonts w:eastAsia="SimSun"/>
                <w:b/>
                <w:sz w:val="18"/>
                <w:szCs w:val="18"/>
              </w:rPr>
            </w:pPr>
            <w:r>
              <w:rPr>
                <w:rFonts w:eastAsia="SimSun"/>
                <w:b/>
                <w:sz w:val="18"/>
                <w:szCs w:val="18"/>
              </w:rPr>
              <w:t>1</w:t>
            </w:r>
            <w:r w:rsidR="00156325">
              <w:rPr>
                <w:rFonts w:eastAsia="SimSun"/>
                <w:b/>
                <w:sz w:val="18"/>
                <w:szCs w:val="18"/>
              </w:rPr>
              <w:t>3</w:t>
            </w:r>
            <w:r w:rsidR="00B71397">
              <w:rPr>
                <w:rFonts w:eastAsia="SimSun"/>
                <w:b/>
                <w:sz w:val="18"/>
                <w:szCs w:val="18"/>
              </w:rPr>
              <w:t>8</w:t>
            </w:r>
            <w:r w:rsidRPr="001C4D14" w:rsidR="00E05987">
              <w:rPr>
                <w:rFonts w:eastAsia="SimSun"/>
                <w:b/>
                <w:sz w:val="18"/>
                <w:szCs w:val="18"/>
              </w:rPr>
              <w:t>,358</w:t>
            </w:r>
          </w:p>
        </w:tc>
        <w:tc>
          <w:tcPr>
            <w:tcW w:w="851" w:type="dxa"/>
          </w:tcPr>
          <w:p w:rsidR="00CA228A" w:rsidP="000C0CEE" w:rsidRDefault="00CA228A" w14:paraId="0DC5E365" w14:textId="77777777">
            <w:pPr>
              <w:jc w:val="right"/>
              <w:rPr>
                <w:rFonts w:eastAsia="SimSun"/>
                <w:b/>
                <w:sz w:val="18"/>
                <w:szCs w:val="18"/>
              </w:rPr>
            </w:pPr>
          </w:p>
        </w:tc>
        <w:tc>
          <w:tcPr>
            <w:tcW w:w="2235" w:type="dxa"/>
            <w:gridSpan w:val="2"/>
            <w:vAlign w:val="center"/>
          </w:tcPr>
          <w:p w:rsidRPr="000E6F59" w:rsidR="00E05987" w:rsidP="000C0CEE" w:rsidRDefault="00E05987" w14:paraId="7BB14705" w14:textId="77777777">
            <w:pPr>
              <w:jc w:val="right"/>
              <w:rPr>
                <w:rFonts w:eastAsia="SimSun"/>
                <w:sz w:val="18"/>
                <w:szCs w:val="18"/>
              </w:rPr>
            </w:pPr>
            <w:r>
              <w:rPr>
                <w:rFonts w:eastAsia="SimSun"/>
                <w:b/>
                <w:sz w:val="18"/>
                <w:szCs w:val="18"/>
              </w:rPr>
              <w:t>200</w:t>
            </w:r>
            <w:r w:rsidRPr="000E6F59">
              <w:rPr>
                <w:rFonts w:eastAsia="SimSun"/>
                <w:b/>
                <w:sz w:val="18"/>
                <w:szCs w:val="18"/>
              </w:rPr>
              <w:t>,358</w:t>
            </w:r>
          </w:p>
        </w:tc>
      </w:tr>
      <w:tr w:rsidRPr="000E6F59" w:rsidR="00B658F8" w:rsidTr="00B658F8" w14:paraId="3975E2E4" w14:textId="77777777">
        <w:tblPrEx>
          <w:tblCellMar>
            <w:left w:w="85" w:type="dxa"/>
            <w:right w:w="85" w:type="dxa"/>
          </w:tblCellMar>
        </w:tblPrEx>
        <w:trPr>
          <w:gridBefore w:val="1"/>
          <w:gridAfter w:val="3"/>
          <w:wBefore w:w="21" w:type="dxa"/>
          <w:wAfter w:w="1415" w:type="dxa"/>
          <w:cantSplit/>
        </w:trPr>
        <w:tc>
          <w:tcPr>
            <w:tcW w:w="1469"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7189F799" w14:textId="77777777">
            <w:pPr>
              <w:snapToGrid w:val="0"/>
              <w:jc w:val="left"/>
              <w:rPr>
                <w:rFonts w:eastAsia="SimSun"/>
                <w:sz w:val="18"/>
                <w:szCs w:val="18"/>
              </w:rPr>
            </w:pPr>
          </w:p>
        </w:tc>
        <w:tc>
          <w:tcPr>
            <w:tcW w:w="1247"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54ECA4D0" w14:textId="77777777">
            <w:pPr>
              <w:snapToGrid w:val="0"/>
              <w:rPr>
                <w:rFonts w:eastAsia="SimSun"/>
                <w:b/>
                <w:bCs/>
                <w:sz w:val="18"/>
                <w:szCs w:val="18"/>
              </w:rPr>
            </w:pPr>
          </w:p>
        </w:tc>
        <w:tc>
          <w:tcPr>
            <w:tcW w:w="709"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157B9FB3" w14:textId="77777777">
            <w:pPr>
              <w:snapToGrid w:val="0"/>
              <w:rPr>
                <w:rFonts w:eastAsia="SimSun"/>
                <w:b/>
                <w:bCs/>
                <w:sz w:val="18"/>
                <w:szCs w:val="18"/>
              </w:rPr>
            </w:pP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0E6F59" w:rsidR="00E05987" w:rsidRDefault="00E05987" w14:paraId="42AA4B3A" w14:textId="77777777">
            <w:pPr>
              <w:snapToGrid w:val="0"/>
              <w:rPr>
                <w:rFonts w:eastAsia="SimSun"/>
                <w:b/>
                <w:bCs/>
                <w:sz w:val="18"/>
                <w:szCs w:val="18"/>
              </w:rPr>
            </w:pPr>
          </w:p>
        </w:tc>
        <w:tc>
          <w:tcPr>
            <w:tcW w:w="3998"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rsidRPr="00B658F8" w:rsidR="00B658F8" w:rsidP="00B658F8" w:rsidRDefault="00E05987" w14:paraId="1A14C890" w14:textId="2CF24AC5">
            <w:pPr>
              <w:jc w:val="right"/>
              <w:rPr>
                <w:rFonts w:eastAsia="SimSun"/>
                <w:b/>
                <w:bCs/>
                <w:sz w:val="18"/>
                <w:szCs w:val="18"/>
              </w:rPr>
            </w:pPr>
            <w:r w:rsidRPr="000E6F59">
              <w:rPr>
                <w:rFonts w:eastAsia="SimSun"/>
                <w:b/>
                <w:bCs/>
                <w:sz w:val="18"/>
                <w:szCs w:val="18"/>
              </w:rPr>
              <w:t>PROJECT TOTAL</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8C43C3" w:rsidR="00E05987" w:rsidP="006E596B" w:rsidRDefault="008C43C3" w14:paraId="2A5F03A5" w14:textId="77777777">
            <w:pPr>
              <w:jc w:val="right"/>
              <w:rPr>
                <w:rFonts w:eastAsia="SimSun"/>
                <w:b/>
                <w:sz w:val="18"/>
                <w:szCs w:val="18"/>
              </w:rPr>
            </w:pPr>
            <w:r w:rsidRPr="008C43C3">
              <w:rPr>
                <w:rFonts w:eastAsia="SimSun"/>
                <w:b/>
                <w:sz w:val="18"/>
                <w:szCs w:val="18"/>
              </w:rPr>
              <w:t>457,660</w:t>
            </w:r>
          </w:p>
        </w:tc>
        <w:tc>
          <w:tcPr>
            <w:tcW w:w="993"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8C43C3" w:rsidR="00E05987" w:rsidP="00244FFE" w:rsidRDefault="00E84168" w14:paraId="1A1BA7C9" w14:textId="77777777">
            <w:pPr>
              <w:jc w:val="right"/>
              <w:rPr>
                <w:rFonts w:eastAsia="SimSun"/>
                <w:b/>
                <w:sz w:val="18"/>
                <w:szCs w:val="18"/>
              </w:rPr>
            </w:pPr>
            <w:r>
              <w:rPr>
                <w:rFonts w:eastAsia="SimSun"/>
                <w:b/>
                <w:sz w:val="18"/>
                <w:szCs w:val="18"/>
              </w:rPr>
              <w:t>1,193</w:t>
            </w:r>
            <w:r w:rsidRPr="008C43C3" w:rsidR="008C43C3">
              <w:rPr>
                <w:rFonts w:eastAsia="SimSun"/>
                <w:b/>
                <w:sz w:val="18"/>
                <w:szCs w:val="18"/>
              </w:rPr>
              <w:t>,882</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rsidRPr="008C43C3" w:rsidR="00E05987" w:rsidP="00E84168" w:rsidRDefault="008C43C3" w14:paraId="32009181" w14:textId="77777777">
            <w:pPr>
              <w:jc w:val="right"/>
              <w:rPr>
                <w:rFonts w:eastAsia="SimSun"/>
                <w:b/>
                <w:sz w:val="18"/>
                <w:szCs w:val="18"/>
              </w:rPr>
            </w:pPr>
            <w:r w:rsidRPr="008C43C3">
              <w:rPr>
                <w:rFonts w:eastAsia="SimSun"/>
                <w:b/>
                <w:sz w:val="18"/>
                <w:szCs w:val="18"/>
              </w:rPr>
              <w:t>6</w:t>
            </w:r>
            <w:r w:rsidR="00E84168">
              <w:rPr>
                <w:rFonts w:eastAsia="SimSun"/>
                <w:b/>
                <w:sz w:val="18"/>
                <w:szCs w:val="18"/>
              </w:rPr>
              <w:t>20</w:t>
            </w:r>
            <w:r w:rsidRPr="008C43C3">
              <w:rPr>
                <w:rFonts w:eastAsia="SimSun"/>
                <w:b/>
                <w:sz w:val="18"/>
                <w:szCs w:val="18"/>
              </w:rPr>
              <w:t>,100</w:t>
            </w:r>
          </w:p>
        </w:tc>
        <w:tc>
          <w:tcPr>
            <w:tcW w:w="851" w:type="dxa"/>
            <w:gridSpan w:val="3"/>
            <w:tcBorders>
              <w:top w:val="single" w:color="000000" w:sz="4" w:space="0"/>
              <w:left w:val="single" w:color="000000" w:sz="4" w:space="0"/>
              <w:bottom w:val="single" w:color="000000" w:sz="4" w:space="0"/>
              <w:right w:val="single" w:color="000000" w:sz="4" w:space="0"/>
            </w:tcBorders>
          </w:tcPr>
          <w:p w:rsidRPr="008C43C3" w:rsidR="00E05987" w:rsidP="006B5694" w:rsidRDefault="00E84168" w14:paraId="5ADAC047" w14:textId="77777777">
            <w:pPr>
              <w:jc w:val="right"/>
              <w:rPr>
                <w:rFonts w:eastAsia="SimSun"/>
                <w:b/>
                <w:sz w:val="18"/>
                <w:szCs w:val="18"/>
              </w:rPr>
            </w:pPr>
            <w:r>
              <w:rPr>
                <w:rFonts w:eastAsia="SimSun"/>
                <w:b/>
                <w:sz w:val="18"/>
                <w:szCs w:val="18"/>
              </w:rPr>
              <w:t>310</w:t>
            </w:r>
            <w:r w:rsidRPr="008C43C3" w:rsidR="008C43C3">
              <w:rPr>
                <w:rFonts w:eastAsia="SimSun"/>
                <w:b/>
                <w:sz w:val="18"/>
                <w:szCs w:val="18"/>
              </w:rPr>
              <w:t>,221</w:t>
            </w:r>
          </w:p>
        </w:tc>
        <w:tc>
          <w:tcPr>
            <w:tcW w:w="8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rsidRPr="008C43C3" w:rsidR="00E05987" w:rsidP="00C765A0" w:rsidRDefault="00E84168" w14:paraId="150F4966" w14:textId="77777777">
            <w:pPr>
              <w:jc w:val="right"/>
              <w:rPr>
                <w:rFonts w:eastAsia="SimSun"/>
                <w:b/>
                <w:sz w:val="18"/>
                <w:szCs w:val="18"/>
              </w:rPr>
            </w:pPr>
            <w:r>
              <w:rPr>
                <w:rFonts w:eastAsia="SimSun"/>
                <w:b/>
                <w:sz w:val="18"/>
                <w:szCs w:val="18"/>
              </w:rPr>
              <w:t>155</w:t>
            </w:r>
            <w:r w:rsidRPr="008C43C3" w:rsidR="008C43C3">
              <w:rPr>
                <w:rFonts w:eastAsia="SimSun"/>
                <w:b/>
                <w:sz w:val="18"/>
                <w:szCs w:val="18"/>
              </w:rPr>
              <w:t>,661</w:t>
            </w:r>
          </w:p>
        </w:tc>
        <w:tc>
          <w:tcPr>
            <w:tcW w:w="992" w:type="dxa"/>
            <w:tcBorders>
              <w:top w:val="single" w:color="000000" w:sz="4" w:space="0"/>
              <w:left w:val="single" w:color="000000" w:sz="4" w:space="0"/>
              <w:bottom w:val="single" w:color="000000" w:sz="4" w:space="0"/>
              <w:right w:val="single" w:color="000000" w:sz="4" w:space="0"/>
            </w:tcBorders>
            <w:vAlign w:val="center"/>
          </w:tcPr>
          <w:p w:rsidRPr="001C4D14" w:rsidR="00E05987" w:rsidP="000C0CEE" w:rsidRDefault="00E05987" w14:paraId="067F8D39" w14:textId="77777777">
            <w:pPr>
              <w:jc w:val="right"/>
              <w:rPr>
                <w:rFonts w:eastAsia="SimSun"/>
                <w:b/>
                <w:sz w:val="18"/>
                <w:szCs w:val="18"/>
              </w:rPr>
            </w:pPr>
            <w:r w:rsidRPr="001C4D14">
              <w:rPr>
                <w:rFonts w:eastAsia="SimSun"/>
                <w:b/>
                <w:sz w:val="18"/>
                <w:szCs w:val="18"/>
              </w:rPr>
              <w:t>2,737,524</w:t>
            </w:r>
          </w:p>
        </w:tc>
        <w:tc>
          <w:tcPr>
            <w:tcW w:w="851" w:type="dxa"/>
          </w:tcPr>
          <w:p w:rsidRPr="000E6F59" w:rsidR="00CA228A" w:rsidP="000C0CEE" w:rsidRDefault="00CA228A" w14:paraId="66597BE7" w14:textId="77777777">
            <w:pPr>
              <w:jc w:val="right"/>
              <w:rPr>
                <w:rFonts w:eastAsia="SimSun"/>
                <w:b/>
                <w:sz w:val="18"/>
                <w:szCs w:val="18"/>
              </w:rPr>
            </w:pPr>
          </w:p>
        </w:tc>
        <w:tc>
          <w:tcPr>
            <w:tcW w:w="2235" w:type="dxa"/>
            <w:gridSpan w:val="2"/>
            <w:vAlign w:val="center"/>
          </w:tcPr>
          <w:p w:rsidRPr="000E6F59" w:rsidR="00E05987" w:rsidP="000C0CEE" w:rsidRDefault="00E05987" w14:paraId="11F32F9A" w14:textId="77777777">
            <w:pPr>
              <w:jc w:val="right"/>
              <w:rPr>
                <w:rFonts w:eastAsia="SimSun"/>
                <w:b/>
                <w:sz w:val="18"/>
                <w:szCs w:val="18"/>
              </w:rPr>
            </w:pPr>
            <w:r w:rsidRPr="000E6F59">
              <w:rPr>
                <w:rFonts w:eastAsia="SimSun"/>
                <w:b/>
                <w:sz w:val="18"/>
                <w:szCs w:val="18"/>
              </w:rPr>
              <w:t>2,737,524</w:t>
            </w:r>
          </w:p>
        </w:tc>
      </w:tr>
      <w:tr w:rsidRPr="000E6F59" w:rsidR="00E05987" w:rsidTr="00B658F8" w14:paraId="147E6856" w14:textId="77777777">
        <w:tblPrEx>
          <w:tblCellMar>
            <w:left w:w="85" w:type="dxa"/>
            <w:right w:w="85" w:type="dxa"/>
          </w:tblCellMar>
        </w:tblPrEx>
        <w:trPr>
          <w:gridBefore w:val="1"/>
          <w:gridAfter w:val="2"/>
          <w:wBefore w:w="21" w:type="dxa"/>
          <w:wAfter w:w="1314" w:type="dxa"/>
          <w:cantSplit/>
          <w:trHeight w:val="828"/>
        </w:trPr>
        <w:tc>
          <w:tcPr>
            <w:tcW w:w="1469" w:type="dxa"/>
            <w:shd w:val="clear" w:color="auto" w:fill="auto"/>
            <w:vAlign w:val="bottom"/>
          </w:tcPr>
          <w:p w:rsidRPr="000E6F59" w:rsidR="00E05987" w:rsidRDefault="00E05987" w14:paraId="7A8E044A" w14:textId="77777777">
            <w:pPr>
              <w:rPr>
                <w:rFonts w:eastAsia="SimSun"/>
                <w:b/>
                <w:sz w:val="18"/>
                <w:szCs w:val="18"/>
              </w:rPr>
            </w:pPr>
          </w:p>
          <w:p w:rsidR="00B658F8" w:rsidRDefault="00E05987" w14:paraId="668DC2F9" w14:textId="77777777">
            <w:pPr>
              <w:rPr>
                <w:rFonts w:eastAsia="SimSun"/>
                <w:b/>
                <w:sz w:val="18"/>
                <w:szCs w:val="18"/>
              </w:rPr>
            </w:pPr>
            <w:r w:rsidRPr="000E6F59">
              <w:rPr>
                <w:rFonts w:eastAsia="SimSun"/>
                <w:b/>
                <w:sz w:val="18"/>
                <w:szCs w:val="18"/>
              </w:rPr>
              <w:t xml:space="preserve">Summary </w:t>
            </w:r>
          </w:p>
          <w:p w:rsidRPr="000E6F59" w:rsidR="008C43C3" w:rsidP="00B658F8" w:rsidRDefault="00E05987" w14:paraId="202F6F51" w14:textId="680698AD">
            <w:pPr>
              <w:rPr>
                <w:rFonts w:eastAsia="SimSun"/>
                <w:b/>
                <w:bCs/>
                <w:sz w:val="18"/>
                <w:szCs w:val="18"/>
              </w:rPr>
            </w:pPr>
            <w:r w:rsidRPr="000E6F59">
              <w:rPr>
                <w:rFonts w:eastAsia="SimSun"/>
                <w:b/>
                <w:sz w:val="18"/>
                <w:szCs w:val="18"/>
              </w:rPr>
              <w:t>of Funds:</w:t>
            </w:r>
            <w:r w:rsidRPr="000E6F59">
              <w:rPr>
                <w:rStyle w:val="Caracteresdenotaderodap"/>
                <w:rFonts w:eastAsia="SimSun"/>
                <w:b/>
                <w:bCs/>
                <w:szCs w:val="18"/>
              </w:rPr>
              <w:t xml:space="preserve"> </w:t>
            </w:r>
            <w:r w:rsidRPr="000E6F59">
              <w:rPr>
                <w:rStyle w:val="Caracteresdenotaderodap"/>
                <w:rFonts w:eastAsia="SimSun"/>
                <w:bCs/>
                <w:szCs w:val="18"/>
              </w:rPr>
              <w:footnoteReference w:id="72"/>
            </w:r>
          </w:p>
        </w:tc>
        <w:tc>
          <w:tcPr>
            <w:tcW w:w="1712" w:type="dxa"/>
            <w:gridSpan w:val="2"/>
            <w:shd w:val="clear" w:color="auto" w:fill="auto"/>
          </w:tcPr>
          <w:p w:rsidRPr="000E6F59" w:rsidR="00E05987" w:rsidRDefault="00E05987" w14:paraId="56CE3763" w14:textId="77777777">
            <w:pPr>
              <w:snapToGrid w:val="0"/>
              <w:rPr>
                <w:rFonts w:eastAsia="SimSun"/>
                <w:b/>
                <w:bCs/>
                <w:sz w:val="18"/>
                <w:szCs w:val="18"/>
              </w:rPr>
            </w:pPr>
          </w:p>
        </w:tc>
        <w:tc>
          <w:tcPr>
            <w:tcW w:w="190" w:type="dxa"/>
            <w:shd w:val="clear" w:color="auto" w:fill="auto"/>
            <w:vAlign w:val="bottom"/>
          </w:tcPr>
          <w:p w:rsidRPr="000E6F59" w:rsidR="00E05987" w:rsidRDefault="00E05987" w14:paraId="402FBD50" w14:textId="77777777">
            <w:pPr>
              <w:snapToGrid w:val="0"/>
              <w:rPr>
                <w:rFonts w:eastAsia="SimSun"/>
                <w:b/>
                <w:bCs/>
                <w:sz w:val="18"/>
                <w:szCs w:val="18"/>
              </w:rPr>
            </w:pPr>
          </w:p>
        </w:tc>
        <w:tc>
          <w:tcPr>
            <w:tcW w:w="1313" w:type="dxa"/>
            <w:gridSpan w:val="4"/>
            <w:shd w:val="clear" w:color="auto" w:fill="auto"/>
            <w:vAlign w:val="bottom"/>
          </w:tcPr>
          <w:p w:rsidRPr="000E6F59" w:rsidR="00E05987" w:rsidRDefault="00E05987" w14:paraId="027E7292" w14:textId="77777777">
            <w:pPr>
              <w:snapToGrid w:val="0"/>
              <w:rPr>
                <w:rFonts w:eastAsia="SimSun"/>
                <w:b/>
                <w:bCs/>
                <w:sz w:val="18"/>
                <w:szCs w:val="18"/>
              </w:rPr>
            </w:pPr>
          </w:p>
        </w:tc>
        <w:tc>
          <w:tcPr>
            <w:tcW w:w="1620" w:type="dxa"/>
            <w:gridSpan w:val="3"/>
            <w:shd w:val="clear" w:color="auto" w:fill="auto"/>
            <w:vAlign w:val="bottom"/>
          </w:tcPr>
          <w:p w:rsidRPr="000E6F59" w:rsidR="00E05987" w:rsidRDefault="00E05987" w14:paraId="47FDE99C" w14:textId="77777777">
            <w:pPr>
              <w:snapToGrid w:val="0"/>
              <w:rPr>
                <w:rFonts w:eastAsia="SimSun"/>
                <w:b/>
                <w:bCs/>
                <w:sz w:val="18"/>
                <w:szCs w:val="18"/>
              </w:rPr>
            </w:pPr>
          </w:p>
        </w:tc>
        <w:tc>
          <w:tcPr>
            <w:tcW w:w="1080" w:type="dxa"/>
            <w:shd w:val="clear" w:color="auto" w:fill="auto"/>
          </w:tcPr>
          <w:p w:rsidRPr="000E6F59" w:rsidR="00E05987" w:rsidRDefault="00E05987" w14:paraId="72F7E3B5" w14:textId="77777777">
            <w:pPr>
              <w:snapToGrid w:val="0"/>
              <w:rPr>
                <w:rFonts w:eastAsia="SimSun"/>
                <w:b/>
                <w:bCs/>
                <w:sz w:val="18"/>
                <w:szCs w:val="18"/>
              </w:rPr>
            </w:pPr>
          </w:p>
        </w:tc>
        <w:tc>
          <w:tcPr>
            <w:tcW w:w="747" w:type="dxa"/>
            <w:gridSpan w:val="2"/>
          </w:tcPr>
          <w:p w:rsidRPr="000E6F59" w:rsidR="00E05987" w:rsidRDefault="00E05987" w14:paraId="2AE78606" w14:textId="77777777">
            <w:pPr>
              <w:snapToGrid w:val="0"/>
              <w:rPr>
                <w:sz w:val="18"/>
                <w:szCs w:val="18"/>
              </w:rPr>
            </w:pPr>
          </w:p>
        </w:tc>
        <w:tc>
          <w:tcPr>
            <w:tcW w:w="1985" w:type="dxa"/>
            <w:gridSpan w:val="3"/>
          </w:tcPr>
          <w:p w:rsidRPr="000E6F59" w:rsidR="00E05987" w:rsidRDefault="00E05987" w14:paraId="0F0D63FB" w14:textId="77777777">
            <w:pPr>
              <w:snapToGrid w:val="0"/>
              <w:rPr>
                <w:sz w:val="18"/>
                <w:szCs w:val="18"/>
              </w:rPr>
            </w:pPr>
          </w:p>
        </w:tc>
        <w:tc>
          <w:tcPr>
            <w:tcW w:w="1001" w:type="dxa"/>
            <w:gridSpan w:val="2"/>
          </w:tcPr>
          <w:p w:rsidRPr="000E6F59" w:rsidR="00E05987" w:rsidRDefault="00E05987" w14:paraId="0FC158D2" w14:textId="77777777">
            <w:pPr>
              <w:snapToGrid w:val="0"/>
              <w:rPr>
                <w:sz w:val="18"/>
                <w:szCs w:val="18"/>
              </w:rPr>
            </w:pPr>
          </w:p>
        </w:tc>
        <w:tc>
          <w:tcPr>
            <w:tcW w:w="5539" w:type="dxa"/>
            <w:gridSpan w:val="7"/>
          </w:tcPr>
          <w:p w:rsidRPr="000E6F59" w:rsidR="00E05987" w:rsidRDefault="00E05987" w14:paraId="07793274" w14:textId="77777777">
            <w:pPr>
              <w:snapToGrid w:val="0"/>
              <w:rPr>
                <w:sz w:val="18"/>
                <w:szCs w:val="18"/>
              </w:rPr>
            </w:pPr>
          </w:p>
        </w:tc>
        <w:tc>
          <w:tcPr>
            <w:tcW w:w="190" w:type="dxa"/>
            <w:gridSpan w:val="2"/>
          </w:tcPr>
          <w:p w:rsidRPr="000E6F59" w:rsidR="00CA228A" w:rsidRDefault="00CA228A" w14:paraId="4F914E87" w14:textId="77777777">
            <w:pPr>
              <w:snapToGrid w:val="0"/>
              <w:rPr>
                <w:sz w:val="18"/>
                <w:szCs w:val="18"/>
              </w:rPr>
            </w:pPr>
          </w:p>
        </w:tc>
      </w:tr>
      <w:tr w:rsidRPr="000E6F59" w:rsidR="00E05987" w:rsidTr="00410BBE" w14:paraId="78B79F39" w14:textId="77777777">
        <w:tblPrEx>
          <w:tblCellMar>
            <w:left w:w="85" w:type="dxa"/>
            <w:right w:w="85" w:type="dxa"/>
          </w:tblCellMar>
        </w:tblPrEx>
        <w:trPr>
          <w:gridBefore w:val="1"/>
          <w:wBefore w:w="21" w:type="dxa"/>
          <w:cantSplit/>
          <w:trHeight w:val="244"/>
        </w:trPr>
        <w:tc>
          <w:tcPr>
            <w:tcW w:w="1469" w:type="dxa"/>
            <w:shd w:val="clear" w:color="auto" w:fill="auto"/>
            <w:vAlign w:val="bottom"/>
          </w:tcPr>
          <w:p w:rsidRPr="000E6F59" w:rsidR="00E05987" w:rsidRDefault="00E05987" w14:paraId="5075762B" w14:textId="77777777">
            <w:pPr>
              <w:snapToGrid w:val="0"/>
              <w:rPr>
                <w:rFonts w:eastAsia="SimSun"/>
                <w:sz w:val="18"/>
                <w:szCs w:val="18"/>
              </w:rPr>
            </w:pPr>
          </w:p>
        </w:tc>
        <w:tc>
          <w:tcPr>
            <w:tcW w:w="1712" w:type="dxa"/>
            <w:gridSpan w:val="2"/>
            <w:shd w:val="clear" w:color="auto" w:fill="auto"/>
          </w:tcPr>
          <w:p w:rsidRPr="000E6F59" w:rsidR="00E05987" w:rsidRDefault="00E05987" w14:paraId="45434209" w14:textId="77777777">
            <w:pPr>
              <w:snapToGrid w:val="0"/>
              <w:rPr>
                <w:rFonts w:eastAsia="SimSun"/>
                <w:sz w:val="18"/>
                <w:szCs w:val="18"/>
              </w:rPr>
            </w:pPr>
          </w:p>
        </w:tc>
        <w:tc>
          <w:tcPr>
            <w:tcW w:w="190" w:type="dxa"/>
            <w:shd w:val="clear" w:color="auto" w:fill="auto"/>
            <w:vAlign w:val="bottom"/>
          </w:tcPr>
          <w:p w:rsidRPr="000E6F59" w:rsidR="00E05987" w:rsidRDefault="00E05987" w14:paraId="40493B1F"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546DE4A9"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bottom"/>
          </w:tcPr>
          <w:p w:rsidRPr="000E6F59" w:rsidR="00E05987" w:rsidRDefault="00E05987" w14:paraId="16E9FD6A" w14:textId="77777777">
            <w:pPr>
              <w:snapToGrid w:val="0"/>
              <w:jc w:val="center"/>
              <w:rPr>
                <w:rFonts w:eastAsia="SimSun"/>
                <w:sz w:val="16"/>
                <w:szCs w:val="16"/>
              </w:rPr>
            </w:pP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bottom"/>
          </w:tcPr>
          <w:p w:rsidRPr="000E6F59" w:rsidR="00E05987" w:rsidRDefault="00E05987" w14:paraId="29AB9311" w14:textId="77777777">
            <w:pPr>
              <w:jc w:val="center"/>
              <w:rPr>
                <w:sz w:val="18"/>
                <w:szCs w:val="18"/>
                <w:shd w:val="clear" w:color="auto" w:fill="FFFF00"/>
              </w:rPr>
            </w:pPr>
            <w:r w:rsidRPr="000E6F59">
              <w:rPr>
                <w:rFonts w:eastAsia="SimSun"/>
                <w:b/>
                <w:sz w:val="16"/>
                <w:szCs w:val="16"/>
              </w:rPr>
              <w:t>Total</w:t>
            </w:r>
          </w:p>
        </w:tc>
        <w:tc>
          <w:tcPr>
            <w:tcW w:w="190" w:type="dxa"/>
            <w:gridSpan w:val="2"/>
            <w:tcBorders>
              <w:left w:val="single" w:color="auto" w:sz="4" w:space="0"/>
            </w:tcBorders>
          </w:tcPr>
          <w:p w:rsidRPr="000E6F59" w:rsidR="00E05987" w:rsidRDefault="00E05987" w14:paraId="3635B88F" w14:textId="77777777">
            <w:pPr>
              <w:snapToGrid w:val="0"/>
              <w:rPr>
                <w:sz w:val="18"/>
                <w:szCs w:val="18"/>
                <w:shd w:val="clear" w:color="auto" w:fill="FFFF00"/>
              </w:rPr>
            </w:pPr>
          </w:p>
        </w:tc>
        <w:tc>
          <w:tcPr>
            <w:tcW w:w="773" w:type="dxa"/>
            <w:gridSpan w:val="2"/>
          </w:tcPr>
          <w:p w:rsidRPr="000E6F59" w:rsidR="00E05987" w:rsidRDefault="00E05987" w14:paraId="45F6276E"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0F538CDE"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134FD553" w14:textId="77777777">
            <w:pPr>
              <w:snapToGrid w:val="0"/>
              <w:rPr>
                <w:sz w:val="18"/>
                <w:szCs w:val="18"/>
                <w:shd w:val="clear" w:color="auto" w:fill="FFFF00"/>
              </w:rPr>
            </w:pPr>
          </w:p>
        </w:tc>
      </w:tr>
      <w:tr w:rsidRPr="000E6F59" w:rsidR="00E05987" w:rsidTr="00410BBE" w14:paraId="4E3EBB8C" w14:textId="77777777">
        <w:tblPrEx>
          <w:tblCellMar>
            <w:left w:w="85" w:type="dxa"/>
            <w:right w:w="85" w:type="dxa"/>
          </w:tblCellMar>
        </w:tblPrEx>
        <w:trPr>
          <w:gridBefore w:val="1"/>
          <w:wBefore w:w="21" w:type="dxa"/>
          <w:cantSplit/>
          <w:trHeight w:val="206"/>
        </w:trPr>
        <w:tc>
          <w:tcPr>
            <w:tcW w:w="1469" w:type="dxa"/>
            <w:shd w:val="clear" w:color="auto" w:fill="auto"/>
            <w:vAlign w:val="bottom"/>
          </w:tcPr>
          <w:p w:rsidRPr="000E6F59" w:rsidR="00E05987" w:rsidRDefault="00E05987" w14:paraId="37645840" w14:textId="77777777">
            <w:pPr>
              <w:snapToGrid w:val="0"/>
              <w:rPr>
                <w:rFonts w:eastAsia="SimSun"/>
                <w:sz w:val="18"/>
                <w:szCs w:val="18"/>
              </w:rPr>
            </w:pPr>
          </w:p>
        </w:tc>
        <w:tc>
          <w:tcPr>
            <w:tcW w:w="1712" w:type="dxa"/>
            <w:gridSpan w:val="2"/>
            <w:shd w:val="clear" w:color="auto" w:fill="auto"/>
          </w:tcPr>
          <w:p w:rsidRPr="000E6F59" w:rsidR="00E05987" w:rsidRDefault="00E05987" w14:paraId="1F9A638C" w14:textId="77777777">
            <w:pPr>
              <w:snapToGrid w:val="0"/>
              <w:rPr>
                <w:rFonts w:eastAsia="SimSun"/>
                <w:sz w:val="18"/>
                <w:szCs w:val="18"/>
              </w:rPr>
            </w:pPr>
          </w:p>
        </w:tc>
        <w:tc>
          <w:tcPr>
            <w:tcW w:w="190" w:type="dxa"/>
            <w:shd w:val="clear" w:color="auto" w:fill="auto"/>
            <w:vAlign w:val="bottom"/>
          </w:tcPr>
          <w:p w:rsidRPr="000E6F59" w:rsidR="00E05987" w:rsidRDefault="00E05987" w14:paraId="00E9B29A"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20756F07"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center"/>
          </w:tcPr>
          <w:p w:rsidRPr="000E6F59" w:rsidR="00E05987" w:rsidRDefault="00E05987" w14:paraId="5431120B" w14:textId="77777777">
            <w:pPr>
              <w:jc w:val="right"/>
              <w:rPr>
                <w:rFonts w:eastAsia="SimSun"/>
                <w:sz w:val="16"/>
                <w:szCs w:val="16"/>
              </w:rPr>
            </w:pPr>
            <w:r w:rsidRPr="000E6F59">
              <w:rPr>
                <w:rFonts w:eastAsia="SimSun"/>
                <w:bCs/>
                <w:sz w:val="16"/>
                <w:szCs w:val="16"/>
              </w:rPr>
              <w:t xml:space="preserve">GEF  </w:t>
            </w: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rsidRPr="000E6F59" w:rsidR="00E05987" w:rsidP="00A919B7" w:rsidRDefault="00E05987" w14:paraId="798E25AB" w14:textId="77777777">
            <w:pPr>
              <w:jc w:val="right"/>
              <w:rPr>
                <w:sz w:val="16"/>
                <w:szCs w:val="16"/>
                <w:shd w:val="clear" w:color="auto" w:fill="FFFF00"/>
              </w:rPr>
            </w:pPr>
            <w:r w:rsidRPr="000E6F59">
              <w:rPr>
                <w:rFonts w:eastAsia="SimSun"/>
                <w:sz w:val="16"/>
                <w:szCs w:val="16"/>
              </w:rPr>
              <w:t>$2,737,524</w:t>
            </w:r>
          </w:p>
        </w:tc>
        <w:tc>
          <w:tcPr>
            <w:tcW w:w="190" w:type="dxa"/>
            <w:gridSpan w:val="2"/>
            <w:tcBorders>
              <w:left w:val="single" w:color="auto" w:sz="4" w:space="0"/>
            </w:tcBorders>
          </w:tcPr>
          <w:p w:rsidRPr="000E6F59" w:rsidR="00E05987" w:rsidRDefault="00E05987" w14:paraId="5D480868" w14:textId="77777777">
            <w:pPr>
              <w:snapToGrid w:val="0"/>
              <w:rPr>
                <w:sz w:val="18"/>
                <w:szCs w:val="18"/>
                <w:shd w:val="clear" w:color="auto" w:fill="FFFF00"/>
              </w:rPr>
            </w:pPr>
          </w:p>
        </w:tc>
        <w:tc>
          <w:tcPr>
            <w:tcW w:w="773" w:type="dxa"/>
            <w:gridSpan w:val="2"/>
          </w:tcPr>
          <w:p w:rsidRPr="000E6F59" w:rsidR="00E05987" w:rsidRDefault="00E05987" w14:paraId="2F775E37"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1166350E"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190E2218" w14:textId="77777777">
            <w:pPr>
              <w:snapToGrid w:val="0"/>
              <w:rPr>
                <w:sz w:val="18"/>
                <w:szCs w:val="18"/>
                <w:shd w:val="clear" w:color="auto" w:fill="FFFF00"/>
              </w:rPr>
            </w:pPr>
          </w:p>
        </w:tc>
      </w:tr>
      <w:tr w:rsidRPr="000E6F59" w:rsidR="00E05987" w:rsidTr="00410BBE" w14:paraId="6B368646" w14:textId="77777777">
        <w:tblPrEx>
          <w:tblCellMar>
            <w:left w:w="85" w:type="dxa"/>
            <w:right w:w="85" w:type="dxa"/>
          </w:tblCellMar>
        </w:tblPrEx>
        <w:trPr>
          <w:gridBefore w:val="1"/>
          <w:wBefore w:w="21" w:type="dxa"/>
          <w:cantSplit/>
          <w:trHeight w:val="206"/>
        </w:trPr>
        <w:tc>
          <w:tcPr>
            <w:tcW w:w="1469" w:type="dxa"/>
            <w:shd w:val="clear" w:color="auto" w:fill="auto"/>
            <w:vAlign w:val="bottom"/>
          </w:tcPr>
          <w:p w:rsidRPr="000E6F59" w:rsidR="00E05987" w:rsidRDefault="00E05987" w14:paraId="57ADD8FA" w14:textId="77777777">
            <w:pPr>
              <w:snapToGrid w:val="0"/>
              <w:rPr>
                <w:rFonts w:eastAsia="SimSun"/>
                <w:sz w:val="18"/>
                <w:szCs w:val="18"/>
              </w:rPr>
            </w:pPr>
          </w:p>
        </w:tc>
        <w:tc>
          <w:tcPr>
            <w:tcW w:w="1712" w:type="dxa"/>
            <w:gridSpan w:val="2"/>
            <w:shd w:val="clear" w:color="auto" w:fill="auto"/>
          </w:tcPr>
          <w:p w:rsidRPr="000E6F59" w:rsidR="00E05987" w:rsidRDefault="00E05987" w14:paraId="4369D6F9" w14:textId="77777777">
            <w:pPr>
              <w:snapToGrid w:val="0"/>
              <w:rPr>
                <w:rFonts w:eastAsia="SimSun"/>
                <w:sz w:val="18"/>
                <w:szCs w:val="18"/>
              </w:rPr>
            </w:pPr>
          </w:p>
        </w:tc>
        <w:tc>
          <w:tcPr>
            <w:tcW w:w="190" w:type="dxa"/>
            <w:shd w:val="clear" w:color="auto" w:fill="auto"/>
            <w:vAlign w:val="bottom"/>
          </w:tcPr>
          <w:p w:rsidRPr="000E6F59" w:rsidR="00E05987" w:rsidRDefault="00E05987" w14:paraId="4E68D45D"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26A7DFAF"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center"/>
          </w:tcPr>
          <w:p w:rsidRPr="000E6F59" w:rsidR="00E05987" w:rsidP="00051884" w:rsidRDefault="00E05987" w14:paraId="113D05A2" w14:textId="77777777">
            <w:pPr>
              <w:jc w:val="right"/>
              <w:rPr>
                <w:rFonts w:eastAsia="SimSun"/>
                <w:sz w:val="16"/>
                <w:szCs w:val="16"/>
              </w:rPr>
            </w:pPr>
            <w:r w:rsidRPr="000E6F59">
              <w:rPr>
                <w:rFonts w:eastAsia="SimSun"/>
                <w:sz w:val="16"/>
                <w:szCs w:val="16"/>
              </w:rPr>
              <w:t>EEIH</w:t>
            </w:r>
            <w:r>
              <w:rPr>
                <w:rFonts w:eastAsia="SimSun"/>
                <w:sz w:val="16"/>
                <w:szCs w:val="16"/>
              </w:rPr>
              <w:t xml:space="preserve"> / MES</w:t>
            </w: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rsidRPr="000E6F59" w:rsidR="00E05987" w:rsidP="001E1A9B" w:rsidRDefault="00E05987" w14:paraId="6D0DCF25" w14:textId="77777777">
            <w:pPr>
              <w:jc w:val="right"/>
              <w:rPr>
                <w:rFonts w:eastAsia="SimSun"/>
                <w:sz w:val="16"/>
                <w:szCs w:val="16"/>
              </w:rPr>
            </w:pPr>
            <w:r>
              <w:rPr>
                <w:rFonts w:eastAsia="SimSun"/>
                <w:sz w:val="16"/>
                <w:szCs w:val="16"/>
              </w:rPr>
              <w:t>$2</w:t>
            </w:r>
            <w:r w:rsidRPr="000E6F59">
              <w:rPr>
                <w:rFonts w:eastAsia="SimSun"/>
                <w:sz w:val="16"/>
                <w:szCs w:val="16"/>
              </w:rPr>
              <w:t>,</w:t>
            </w:r>
            <w:r>
              <w:rPr>
                <w:rFonts w:eastAsia="SimSun"/>
                <w:sz w:val="16"/>
                <w:szCs w:val="16"/>
              </w:rPr>
              <w:t>034,9</w:t>
            </w:r>
            <w:r w:rsidRPr="000E6F59">
              <w:rPr>
                <w:rFonts w:eastAsia="SimSun"/>
                <w:sz w:val="16"/>
                <w:szCs w:val="16"/>
              </w:rPr>
              <w:t>00</w:t>
            </w:r>
          </w:p>
        </w:tc>
        <w:tc>
          <w:tcPr>
            <w:tcW w:w="190" w:type="dxa"/>
            <w:gridSpan w:val="2"/>
            <w:tcBorders>
              <w:left w:val="single" w:color="auto" w:sz="4" w:space="0"/>
            </w:tcBorders>
          </w:tcPr>
          <w:p w:rsidRPr="000E6F59" w:rsidR="00E05987" w:rsidRDefault="00E05987" w14:paraId="45D0C098" w14:textId="77777777">
            <w:pPr>
              <w:snapToGrid w:val="0"/>
              <w:rPr>
                <w:sz w:val="18"/>
                <w:szCs w:val="18"/>
                <w:shd w:val="clear" w:color="auto" w:fill="FFFF00"/>
              </w:rPr>
            </w:pPr>
          </w:p>
        </w:tc>
        <w:tc>
          <w:tcPr>
            <w:tcW w:w="773" w:type="dxa"/>
            <w:gridSpan w:val="2"/>
          </w:tcPr>
          <w:p w:rsidRPr="000E6F59" w:rsidR="00E05987" w:rsidRDefault="00E05987" w14:paraId="74794E53"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6CBEAE73"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6A376BFC" w14:textId="77777777">
            <w:pPr>
              <w:snapToGrid w:val="0"/>
              <w:rPr>
                <w:sz w:val="18"/>
                <w:szCs w:val="18"/>
                <w:shd w:val="clear" w:color="auto" w:fill="FFFF00"/>
              </w:rPr>
            </w:pPr>
          </w:p>
        </w:tc>
      </w:tr>
      <w:tr w:rsidRPr="000E6F59" w:rsidR="00E05987" w:rsidTr="00410BBE" w14:paraId="41351DE5" w14:textId="77777777">
        <w:tblPrEx>
          <w:tblCellMar>
            <w:left w:w="85" w:type="dxa"/>
            <w:right w:w="85" w:type="dxa"/>
          </w:tblCellMar>
        </w:tblPrEx>
        <w:trPr>
          <w:gridBefore w:val="1"/>
          <w:wBefore w:w="21" w:type="dxa"/>
          <w:cantSplit/>
          <w:trHeight w:val="206"/>
        </w:trPr>
        <w:tc>
          <w:tcPr>
            <w:tcW w:w="1469" w:type="dxa"/>
            <w:shd w:val="clear" w:color="auto" w:fill="auto"/>
            <w:vAlign w:val="bottom"/>
          </w:tcPr>
          <w:p w:rsidRPr="000E6F59" w:rsidR="00E05987" w:rsidRDefault="00E05987" w14:paraId="25CA2291" w14:textId="77777777">
            <w:pPr>
              <w:snapToGrid w:val="0"/>
              <w:rPr>
                <w:rFonts w:eastAsia="SimSun"/>
                <w:sz w:val="18"/>
                <w:szCs w:val="18"/>
              </w:rPr>
            </w:pPr>
          </w:p>
        </w:tc>
        <w:tc>
          <w:tcPr>
            <w:tcW w:w="1712" w:type="dxa"/>
            <w:gridSpan w:val="2"/>
            <w:shd w:val="clear" w:color="auto" w:fill="auto"/>
          </w:tcPr>
          <w:p w:rsidRPr="000E6F59" w:rsidR="00E05987" w:rsidRDefault="00E05987" w14:paraId="569CE752" w14:textId="77777777">
            <w:pPr>
              <w:snapToGrid w:val="0"/>
              <w:rPr>
                <w:rFonts w:eastAsia="SimSun"/>
                <w:sz w:val="18"/>
                <w:szCs w:val="18"/>
              </w:rPr>
            </w:pPr>
          </w:p>
        </w:tc>
        <w:tc>
          <w:tcPr>
            <w:tcW w:w="190" w:type="dxa"/>
            <w:shd w:val="clear" w:color="auto" w:fill="auto"/>
            <w:vAlign w:val="bottom"/>
          </w:tcPr>
          <w:p w:rsidRPr="000E6F59" w:rsidR="00E05987" w:rsidRDefault="00E05987" w14:paraId="5C631C0A"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61379102"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center"/>
          </w:tcPr>
          <w:p w:rsidRPr="000E6F59" w:rsidR="00E05987" w:rsidP="00CB62B9" w:rsidRDefault="00E05987" w14:paraId="2BC2F0B7" w14:textId="77777777">
            <w:pPr>
              <w:jc w:val="right"/>
              <w:rPr>
                <w:rFonts w:eastAsia="SimSun"/>
                <w:sz w:val="16"/>
                <w:szCs w:val="16"/>
              </w:rPr>
            </w:pPr>
            <w:r w:rsidRPr="000E6F59">
              <w:rPr>
                <w:rFonts w:eastAsia="SimSun"/>
                <w:sz w:val="16"/>
                <w:szCs w:val="16"/>
              </w:rPr>
              <w:t xml:space="preserve">Cubaenergía </w:t>
            </w:r>
            <w:r>
              <w:rPr>
                <w:rFonts w:eastAsia="SimSun"/>
                <w:sz w:val="16"/>
                <w:szCs w:val="16"/>
              </w:rPr>
              <w:t xml:space="preserve"> / </w:t>
            </w:r>
            <w:r w:rsidRPr="000E6F59">
              <w:rPr>
                <w:rFonts w:eastAsia="SimSun"/>
                <w:sz w:val="16"/>
                <w:szCs w:val="16"/>
              </w:rPr>
              <w:t>CITMA</w:t>
            </w: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rsidRPr="000E6F59" w:rsidR="00E05987" w:rsidP="00D84FE1" w:rsidRDefault="00E05987" w14:paraId="7099610A" w14:textId="77777777">
            <w:pPr>
              <w:jc w:val="right"/>
              <w:rPr>
                <w:rFonts w:eastAsia="SimSun"/>
                <w:sz w:val="16"/>
                <w:szCs w:val="16"/>
              </w:rPr>
            </w:pPr>
            <w:r w:rsidRPr="000E6F59">
              <w:rPr>
                <w:rFonts w:eastAsia="SimSun"/>
                <w:sz w:val="16"/>
                <w:szCs w:val="16"/>
              </w:rPr>
              <w:t>$50,000</w:t>
            </w:r>
          </w:p>
        </w:tc>
        <w:tc>
          <w:tcPr>
            <w:tcW w:w="190" w:type="dxa"/>
            <w:gridSpan w:val="2"/>
            <w:tcBorders>
              <w:left w:val="single" w:color="auto" w:sz="4" w:space="0"/>
            </w:tcBorders>
          </w:tcPr>
          <w:p w:rsidRPr="000E6F59" w:rsidR="00E05987" w:rsidRDefault="00E05987" w14:paraId="472C9E30" w14:textId="77777777">
            <w:pPr>
              <w:snapToGrid w:val="0"/>
              <w:rPr>
                <w:sz w:val="18"/>
                <w:szCs w:val="18"/>
                <w:shd w:val="clear" w:color="auto" w:fill="FFFF00"/>
              </w:rPr>
            </w:pPr>
          </w:p>
        </w:tc>
        <w:tc>
          <w:tcPr>
            <w:tcW w:w="773" w:type="dxa"/>
            <w:gridSpan w:val="2"/>
          </w:tcPr>
          <w:p w:rsidRPr="000E6F59" w:rsidR="00E05987" w:rsidRDefault="00E05987" w14:paraId="15BD8476"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228F615C"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7196CCA1" w14:textId="77777777">
            <w:pPr>
              <w:snapToGrid w:val="0"/>
              <w:rPr>
                <w:sz w:val="18"/>
                <w:szCs w:val="18"/>
                <w:shd w:val="clear" w:color="auto" w:fill="FFFF00"/>
              </w:rPr>
            </w:pPr>
          </w:p>
        </w:tc>
      </w:tr>
      <w:tr w:rsidRPr="000E6F59" w:rsidR="00E05987" w:rsidTr="00410BBE" w14:paraId="2D3C5E89" w14:textId="77777777">
        <w:tblPrEx>
          <w:tblCellMar>
            <w:left w:w="85" w:type="dxa"/>
            <w:right w:w="85" w:type="dxa"/>
          </w:tblCellMar>
        </w:tblPrEx>
        <w:trPr>
          <w:gridBefore w:val="1"/>
          <w:wBefore w:w="21" w:type="dxa"/>
          <w:cantSplit/>
          <w:trHeight w:val="206"/>
        </w:trPr>
        <w:tc>
          <w:tcPr>
            <w:tcW w:w="1469" w:type="dxa"/>
            <w:shd w:val="clear" w:color="auto" w:fill="auto"/>
            <w:vAlign w:val="bottom"/>
          </w:tcPr>
          <w:p w:rsidRPr="000E6F59" w:rsidR="00E05987" w:rsidRDefault="00E05987" w14:paraId="2DC8B921" w14:textId="77777777">
            <w:pPr>
              <w:snapToGrid w:val="0"/>
              <w:rPr>
                <w:rFonts w:eastAsia="SimSun"/>
                <w:sz w:val="18"/>
                <w:szCs w:val="18"/>
              </w:rPr>
            </w:pPr>
          </w:p>
        </w:tc>
        <w:tc>
          <w:tcPr>
            <w:tcW w:w="1712" w:type="dxa"/>
            <w:gridSpan w:val="2"/>
            <w:shd w:val="clear" w:color="auto" w:fill="auto"/>
          </w:tcPr>
          <w:p w:rsidRPr="000E6F59" w:rsidR="00E05987" w:rsidRDefault="00E05987" w14:paraId="0872DFCA" w14:textId="77777777">
            <w:pPr>
              <w:snapToGrid w:val="0"/>
              <w:rPr>
                <w:rFonts w:eastAsia="SimSun"/>
                <w:sz w:val="18"/>
                <w:szCs w:val="18"/>
              </w:rPr>
            </w:pPr>
          </w:p>
        </w:tc>
        <w:tc>
          <w:tcPr>
            <w:tcW w:w="190" w:type="dxa"/>
            <w:shd w:val="clear" w:color="auto" w:fill="auto"/>
            <w:vAlign w:val="bottom"/>
          </w:tcPr>
          <w:p w:rsidRPr="000E6F59" w:rsidR="00E05987" w:rsidRDefault="00E05987" w14:paraId="39FFEFB9"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2A9C4D8C"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center"/>
          </w:tcPr>
          <w:p w:rsidRPr="000E6F59" w:rsidR="00E05987" w:rsidP="008217BB" w:rsidRDefault="00E05987" w14:paraId="4957B652" w14:textId="77777777">
            <w:pPr>
              <w:jc w:val="right"/>
              <w:rPr>
                <w:rFonts w:eastAsia="SimSun"/>
                <w:sz w:val="16"/>
                <w:szCs w:val="16"/>
              </w:rPr>
            </w:pPr>
            <w:r>
              <w:rPr>
                <w:rFonts w:eastAsia="SimSun"/>
                <w:sz w:val="16"/>
                <w:szCs w:val="16"/>
              </w:rPr>
              <w:t>Municipalitie and manufacturers</w:t>
            </w: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rsidRPr="000E6F59" w:rsidR="00E05987" w:rsidP="00475A22" w:rsidRDefault="00E05987" w14:paraId="44FA460D" w14:textId="77777777">
            <w:pPr>
              <w:jc w:val="right"/>
              <w:rPr>
                <w:rFonts w:eastAsia="SimSun"/>
                <w:sz w:val="16"/>
                <w:szCs w:val="16"/>
              </w:rPr>
            </w:pPr>
            <w:r>
              <w:rPr>
                <w:rFonts w:eastAsia="SimSun"/>
                <w:sz w:val="16"/>
                <w:szCs w:val="16"/>
              </w:rPr>
              <w:t>$6</w:t>
            </w:r>
            <w:r w:rsidRPr="000E6F59">
              <w:rPr>
                <w:rFonts w:eastAsia="SimSun"/>
                <w:sz w:val="16"/>
                <w:szCs w:val="16"/>
              </w:rPr>
              <w:t>,</w:t>
            </w:r>
            <w:r>
              <w:rPr>
                <w:rFonts w:eastAsia="SimSun"/>
                <w:sz w:val="16"/>
                <w:szCs w:val="16"/>
              </w:rPr>
              <w:t>130</w:t>
            </w:r>
            <w:r w:rsidRPr="000E6F59">
              <w:rPr>
                <w:rFonts w:eastAsia="SimSun"/>
                <w:sz w:val="16"/>
                <w:szCs w:val="16"/>
              </w:rPr>
              <w:t>,</w:t>
            </w:r>
            <w:r>
              <w:rPr>
                <w:rFonts w:eastAsia="SimSun"/>
                <w:sz w:val="16"/>
                <w:szCs w:val="16"/>
              </w:rPr>
              <w:t>875</w:t>
            </w:r>
          </w:p>
        </w:tc>
        <w:tc>
          <w:tcPr>
            <w:tcW w:w="190" w:type="dxa"/>
            <w:gridSpan w:val="2"/>
            <w:tcBorders>
              <w:left w:val="single" w:color="auto" w:sz="4" w:space="0"/>
            </w:tcBorders>
          </w:tcPr>
          <w:p w:rsidRPr="000E6F59" w:rsidR="00E05987" w:rsidRDefault="00E05987" w14:paraId="505E2787" w14:textId="77777777">
            <w:pPr>
              <w:snapToGrid w:val="0"/>
              <w:rPr>
                <w:sz w:val="18"/>
                <w:szCs w:val="18"/>
                <w:shd w:val="clear" w:color="auto" w:fill="FFFF00"/>
              </w:rPr>
            </w:pPr>
          </w:p>
        </w:tc>
        <w:tc>
          <w:tcPr>
            <w:tcW w:w="773" w:type="dxa"/>
            <w:gridSpan w:val="2"/>
          </w:tcPr>
          <w:p w:rsidRPr="000E6F59" w:rsidR="00E05987" w:rsidRDefault="00E05987" w14:paraId="471F58D5"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189FC7B6"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44BD4CE9" w14:textId="77777777">
            <w:pPr>
              <w:snapToGrid w:val="0"/>
              <w:rPr>
                <w:sz w:val="18"/>
                <w:szCs w:val="18"/>
                <w:shd w:val="clear" w:color="auto" w:fill="FFFF00"/>
              </w:rPr>
            </w:pPr>
          </w:p>
        </w:tc>
      </w:tr>
      <w:tr w:rsidRPr="000E6F59" w:rsidR="00E05987" w:rsidTr="00410BBE" w14:paraId="6954F700" w14:textId="77777777">
        <w:tblPrEx>
          <w:tblCellMar>
            <w:left w:w="85" w:type="dxa"/>
            <w:right w:w="85" w:type="dxa"/>
          </w:tblCellMar>
        </w:tblPrEx>
        <w:trPr>
          <w:gridBefore w:val="1"/>
          <w:wBefore w:w="21" w:type="dxa"/>
          <w:cantSplit/>
          <w:trHeight w:val="206"/>
        </w:trPr>
        <w:tc>
          <w:tcPr>
            <w:tcW w:w="1469" w:type="dxa"/>
            <w:shd w:val="clear" w:color="auto" w:fill="auto"/>
            <w:vAlign w:val="bottom"/>
          </w:tcPr>
          <w:p w:rsidRPr="000E6F59" w:rsidR="00E05987" w:rsidRDefault="00E05987" w14:paraId="00038A16" w14:textId="77777777">
            <w:pPr>
              <w:snapToGrid w:val="0"/>
              <w:rPr>
                <w:rFonts w:eastAsia="SimSun"/>
                <w:sz w:val="18"/>
                <w:szCs w:val="18"/>
              </w:rPr>
            </w:pPr>
          </w:p>
        </w:tc>
        <w:tc>
          <w:tcPr>
            <w:tcW w:w="1712" w:type="dxa"/>
            <w:gridSpan w:val="2"/>
            <w:shd w:val="clear" w:color="auto" w:fill="auto"/>
          </w:tcPr>
          <w:p w:rsidRPr="000E6F59" w:rsidR="00E05987" w:rsidRDefault="00E05987" w14:paraId="22D51914" w14:textId="77777777">
            <w:pPr>
              <w:snapToGrid w:val="0"/>
              <w:rPr>
                <w:rFonts w:eastAsia="SimSun"/>
                <w:sz w:val="18"/>
                <w:szCs w:val="18"/>
              </w:rPr>
            </w:pPr>
          </w:p>
        </w:tc>
        <w:tc>
          <w:tcPr>
            <w:tcW w:w="190" w:type="dxa"/>
            <w:shd w:val="clear" w:color="auto" w:fill="auto"/>
            <w:vAlign w:val="bottom"/>
          </w:tcPr>
          <w:p w:rsidRPr="000E6F59" w:rsidR="00E05987" w:rsidRDefault="00E05987" w14:paraId="642FD8C0"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1A9B262A"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center"/>
          </w:tcPr>
          <w:p w:rsidRPr="000E6F59" w:rsidR="00E05987" w:rsidP="001E1A9B" w:rsidRDefault="00E05987" w14:paraId="4D13E456" w14:textId="77777777">
            <w:pPr>
              <w:jc w:val="right"/>
              <w:rPr>
                <w:rFonts w:eastAsia="SimSun"/>
                <w:sz w:val="16"/>
                <w:szCs w:val="16"/>
              </w:rPr>
            </w:pPr>
            <w:r w:rsidRPr="00BB1A71">
              <w:rPr>
                <w:rFonts w:eastAsia="SimSun"/>
                <w:sz w:val="16"/>
                <w:szCs w:val="16"/>
              </w:rPr>
              <w:t>EEIH / MES (donor programmes)</w:t>
            </w: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rsidRPr="000E6F59" w:rsidR="00E05987" w:rsidP="00475A22" w:rsidRDefault="00E05987" w14:paraId="0F2B913C" w14:textId="77777777">
            <w:pPr>
              <w:jc w:val="right"/>
              <w:rPr>
                <w:rFonts w:eastAsia="SimSun"/>
                <w:sz w:val="16"/>
                <w:szCs w:val="16"/>
              </w:rPr>
            </w:pPr>
            <w:r>
              <w:rPr>
                <w:rFonts w:eastAsia="SimSun"/>
                <w:sz w:val="16"/>
                <w:szCs w:val="16"/>
              </w:rPr>
              <w:t>$11</w:t>
            </w:r>
            <w:r w:rsidRPr="000E6F59">
              <w:rPr>
                <w:rFonts w:eastAsia="SimSun"/>
                <w:sz w:val="16"/>
                <w:szCs w:val="16"/>
              </w:rPr>
              <w:t>,</w:t>
            </w:r>
            <w:r>
              <w:rPr>
                <w:rFonts w:eastAsia="SimSun"/>
                <w:sz w:val="16"/>
                <w:szCs w:val="16"/>
              </w:rPr>
              <w:t>683</w:t>
            </w:r>
            <w:r w:rsidRPr="000E6F59">
              <w:rPr>
                <w:rFonts w:eastAsia="SimSun"/>
                <w:sz w:val="16"/>
                <w:szCs w:val="16"/>
              </w:rPr>
              <w:t>,</w:t>
            </w:r>
            <w:r>
              <w:rPr>
                <w:rFonts w:eastAsia="SimSun"/>
                <w:sz w:val="16"/>
                <w:szCs w:val="16"/>
              </w:rPr>
              <w:t>332</w:t>
            </w:r>
          </w:p>
        </w:tc>
        <w:tc>
          <w:tcPr>
            <w:tcW w:w="190" w:type="dxa"/>
            <w:gridSpan w:val="2"/>
            <w:tcBorders>
              <w:left w:val="single" w:color="auto" w:sz="4" w:space="0"/>
            </w:tcBorders>
          </w:tcPr>
          <w:p w:rsidRPr="000E6F59" w:rsidR="00E05987" w:rsidRDefault="00E05987" w14:paraId="156F640C" w14:textId="77777777">
            <w:pPr>
              <w:snapToGrid w:val="0"/>
              <w:rPr>
                <w:sz w:val="18"/>
                <w:szCs w:val="18"/>
                <w:shd w:val="clear" w:color="auto" w:fill="FFFF00"/>
              </w:rPr>
            </w:pPr>
          </w:p>
        </w:tc>
        <w:tc>
          <w:tcPr>
            <w:tcW w:w="773" w:type="dxa"/>
            <w:gridSpan w:val="2"/>
          </w:tcPr>
          <w:p w:rsidRPr="000E6F59" w:rsidR="00E05987" w:rsidRDefault="00E05987" w14:paraId="6D5DCB24"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4247196B"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3CA6E2BB" w14:textId="77777777">
            <w:pPr>
              <w:snapToGrid w:val="0"/>
              <w:rPr>
                <w:sz w:val="18"/>
                <w:szCs w:val="18"/>
                <w:shd w:val="clear" w:color="auto" w:fill="FFFF00"/>
              </w:rPr>
            </w:pPr>
          </w:p>
        </w:tc>
      </w:tr>
      <w:tr w:rsidRPr="000E6F59" w:rsidR="00E05987" w:rsidTr="00410BBE" w14:paraId="517FBE8A" w14:textId="77777777">
        <w:tblPrEx>
          <w:tblCellMar>
            <w:left w:w="85" w:type="dxa"/>
            <w:right w:w="85" w:type="dxa"/>
          </w:tblCellMar>
        </w:tblPrEx>
        <w:trPr>
          <w:gridBefore w:val="1"/>
          <w:wBefore w:w="21" w:type="dxa"/>
          <w:cantSplit/>
          <w:trHeight w:val="206"/>
        </w:trPr>
        <w:tc>
          <w:tcPr>
            <w:tcW w:w="1469" w:type="dxa"/>
            <w:shd w:val="clear" w:color="auto" w:fill="auto"/>
            <w:vAlign w:val="bottom"/>
          </w:tcPr>
          <w:p w:rsidRPr="000E6F59" w:rsidR="00E05987" w:rsidRDefault="00E05987" w14:paraId="7B949762" w14:textId="77777777">
            <w:pPr>
              <w:snapToGrid w:val="0"/>
              <w:rPr>
                <w:rFonts w:eastAsia="SimSun"/>
                <w:sz w:val="18"/>
                <w:szCs w:val="18"/>
              </w:rPr>
            </w:pPr>
          </w:p>
        </w:tc>
        <w:tc>
          <w:tcPr>
            <w:tcW w:w="1712" w:type="dxa"/>
            <w:gridSpan w:val="2"/>
            <w:shd w:val="clear" w:color="auto" w:fill="auto"/>
          </w:tcPr>
          <w:p w:rsidRPr="000E6F59" w:rsidR="00E05987" w:rsidRDefault="00E05987" w14:paraId="0E808962" w14:textId="77777777">
            <w:pPr>
              <w:snapToGrid w:val="0"/>
              <w:rPr>
                <w:rFonts w:eastAsia="SimSun"/>
                <w:sz w:val="18"/>
                <w:szCs w:val="18"/>
              </w:rPr>
            </w:pPr>
          </w:p>
        </w:tc>
        <w:tc>
          <w:tcPr>
            <w:tcW w:w="190" w:type="dxa"/>
            <w:shd w:val="clear" w:color="auto" w:fill="auto"/>
            <w:vAlign w:val="bottom"/>
          </w:tcPr>
          <w:p w:rsidRPr="000E6F59" w:rsidR="00E05987" w:rsidRDefault="00E05987" w14:paraId="742334F6"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05B3C2B3"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center"/>
          </w:tcPr>
          <w:p w:rsidRPr="000E6F59" w:rsidR="00E05987" w:rsidP="005E29B8" w:rsidRDefault="00E05987" w14:paraId="5C40EDEB" w14:textId="77777777">
            <w:pPr>
              <w:jc w:val="right"/>
              <w:rPr>
                <w:rFonts w:eastAsia="SimSun"/>
                <w:sz w:val="16"/>
                <w:szCs w:val="16"/>
              </w:rPr>
            </w:pPr>
            <w:r w:rsidRPr="000E6F59">
              <w:rPr>
                <w:rFonts w:eastAsia="SimSun"/>
                <w:sz w:val="16"/>
                <w:szCs w:val="16"/>
              </w:rPr>
              <w:t>UNDP</w:t>
            </w: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rsidRPr="000E6F59" w:rsidR="00E05987" w:rsidP="00D84FE1" w:rsidRDefault="00E05987" w14:paraId="41F4469C" w14:textId="77777777">
            <w:pPr>
              <w:jc w:val="right"/>
              <w:rPr>
                <w:rFonts w:eastAsia="SimSun"/>
                <w:sz w:val="16"/>
                <w:szCs w:val="16"/>
              </w:rPr>
            </w:pPr>
            <w:r w:rsidRPr="000E6F59">
              <w:rPr>
                <w:rFonts w:eastAsia="SimSun"/>
                <w:sz w:val="16"/>
                <w:szCs w:val="16"/>
              </w:rPr>
              <w:t>$50,000</w:t>
            </w:r>
            <w:r w:rsidR="00CE2CDC">
              <w:rPr>
                <w:rFonts w:eastAsia="SimSun"/>
                <w:sz w:val="16"/>
                <w:szCs w:val="16"/>
              </w:rPr>
              <w:t xml:space="preserve">  </w:t>
            </w:r>
          </w:p>
        </w:tc>
        <w:tc>
          <w:tcPr>
            <w:tcW w:w="190" w:type="dxa"/>
            <w:gridSpan w:val="2"/>
            <w:tcBorders>
              <w:left w:val="single" w:color="auto" w:sz="4" w:space="0"/>
            </w:tcBorders>
          </w:tcPr>
          <w:p w:rsidRPr="000E6F59" w:rsidR="00E05987" w:rsidRDefault="00E05987" w14:paraId="53459A46" w14:textId="77777777">
            <w:pPr>
              <w:snapToGrid w:val="0"/>
              <w:rPr>
                <w:sz w:val="18"/>
                <w:szCs w:val="18"/>
                <w:shd w:val="clear" w:color="auto" w:fill="FFFF00"/>
              </w:rPr>
            </w:pPr>
          </w:p>
        </w:tc>
        <w:tc>
          <w:tcPr>
            <w:tcW w:w="773" w:type="dxa"/>
            <w:gridSpan w:val="2"/>
          </w:tcPr>
          <w:p w:rsidRPr="000E6F59" w:rsidR="00E05987" w:rsidRDefault="00E05987" w14:paraId="303C53D6"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1568FB82"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778557A1" w14:textId="77777777">
            <w:pPr>
              <w:snapToGrid w:val="0"/>
              <w:rPr>
                <w:sz w:val="18"/>
                <w:szCs w:val="18"/>
                <w:shd w:val="clear" w:color="auto" w:fill="FFFF00"/>
              </w:rPr>
            </w:pPr>
          </w:p>
        </w:tc>
      </w:tr>
      <w:tr w:rsidRPr="000E6F59" w:rsidR="00E05987" w:rsidTr="00410BBE" w14:paraId="1FC784E1" w14:textId="77777777">
        <w:tblPrEx>
          <w:tblCellMar>
            <w:left w:w="85" w:type="dxa"/>
            <w:right w:w="85" w:type="dxa"/>
          </w:tblCellMar>
        </w:tblPrEx>
        <w:trPr>
          <w:gridBefore w:val="1"/>
          <w:wBefore w:w="21" w:type="dxa"/>
          <w:cantSplit/>
        </w:trPr>
        <w:tc>
          <w:tcPr>
            <w:tcW w:w="1469" w:type="dxa"/>
            <w:shd w:val="clear" w:color="auto" w:fill="auto"/>
            <w:vAlign w:val="bottom"/>
          </w:tcPr>
          <w:p w:rsidRPr="000E6F59" w:rsidR="00E05987" w:rsidRDefault="00E05987" w14:paraId="2CBD8222" w14:textId="77777777">
            <w:pPr>
              <w:snapToGrid w:val="0"/>
              <w:rPr>
                <w:rFonts w:eastAsia="SimSun"/>
                <w:sz w:val="18"/>
                <w:szCs w:val="18"/>
              </w:rPr>
            </w:pPr>
          </w:p>
        </w:tc>
        <w:tc>
          <w:tcPr>
            <w:tcW w:w="1712" w:type="dxa"/>
            <w:gridSpan w:val="2"/>
            <w:shd w:val="clear" w:color="auto" w:fill="auto"/>
          </w:tcPr>
          <w:p w:rsidRPr="000E6F59" w:rsidR="00E05987" w:rsidRDefault="00E05987" w14:paraId="7D362F8F" w14:textId="77777777">
            <w:pPr>
              <w:snapToGrid w:val="0"/>
              <w:rPr>
                <w:rFonts w:eastAsia="SimSun"/>
                <w:sz w:val="18"/>
                <w:szCs w:val="18"/>
              </w:rPr>
            </w:pPr>
          </w:p>
        </w:tc>
        <w:tc>
          <w:tcPr>
            <w:tcW w:w="190" w:type="dxa"/>
            <w:shd w:val="clear" w:color="auto" w:fill="auto"/>
            <w:vAlign w:val="bottom"/>
          </w:tcPr>
          <w:p w:rsidRPr="000E6F59" w:rsidR="00E05987" w:rsidRDefault="00E05987" w14:paraId="22CB7FA8" w14:textId="77777777">
            <w:pPr>
              <w:snapToGrid w:val="0"/>
              <w:rPr>
                <w:rFonts w:eastAsia="SimSun"/>
                <w:sz w:val="18"/>
                <w:szCs w:val="18"/>
              </w:rPr>
            </w:pPr>
          </w:p>
        </w:tc>
        <w:tc>
          <w:tcPr>
            <w:tcW w:w="801" w:type="dxa"/>
            <w:gridSpan w:val="3"/>
            <w:tcBorders>
              <w:right w:val="single" w:color="000000" w:sz="4" w:space="0"/>
            </w:tcBorders>
            <w:shd w:val="clear" w:color="auto" w:fill="auto"/>
            <w:vAlign w:val="bottom"/>
          </w:tcPr>
          <w:p w:rsidRPr="000E6F59" w:rsidR="00E05987" w:rsidRDefault="00E05987" w14:paraId="73ED0980" w14:textId="77777777">
            <w:pPr>
              <w:snapToGrid w:val="0"/>
              <w:rPr>
                <w:rFonts w:eastAsia="SimSun"/>
                <w:sz w:val="18"/>
                <w:szCs w:val="18"/>
              </w:rPr>
            </w:pPr>
          </w:p>
        </w:tc>
        <w:tc>
          <w:tcPr>
            <w:tcW w:w="3510" w:type="dxa"/>
            <w:gridSpan w:val="6"/>
            <w:tcBorders>
              <w:top w:val="single" w:color="000000" w:sz="4" w:space="0"/>
              <w:left w:val="single" w:color="000000" w:sz="4" w:space="0"/>
              <w:bottom w:val="single" w:color="000000" w:sz="4" w:space="0"/>
              <w:right w:val="single" w:color="auto" w:sz="4" w:space="0"/>
            </w:tcBorders>
            <w:shd w:val="clear" w:color="auto" w:fill="auto"/>
            <w:vAlign w:val="center"/>
          </w:tcPr>
          <w:p w:rsidRPr="000E6F59" w:rsidR="00E05987" w:rsidRDefault="00E05987" w14:paraId="6792598D" w14:textId="77777777">
            <w:pPr>
              <w:jc w:val="right"/>
              <w:rPr>
                <w:rFonts w:eastAsia="SimSun"/>
                <w:b/>
                <w:sz w:val="16"/>
                <w:szCs w:val="16"/>
              </w:rPr>
            </w:pPr>
            <w:r w:rsidRPr="000E6F59">
              <w:rPr>
                <w:rFonts w:eastAsia="SimSun"/>
                <w:b/>
                <w:bCs/>
                <w:sz w:val="16"/>
                <w:szCs w:val="16"/>
              </w:rPr>
              <w:t>TOTAL</w:t>
            </w:r>
          </w:p>
        </w:tc>
        <w:tc>
          <w:tcPr>
            <w:tcW w:w="32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rsidRPr="000E6F59" w:rsidR="00E05987" w:rsidP="00475A22" w:rsidRDefault="00E05987" w14:paraId="74825F58" w14:textId="77777777">
            <w:pPr>
              <w:jc w:val="right"/>
              <w:rPr>
                <w:sz w:val="16"/>
                <w:szCs w:val="16"/>
                <w:shd w:val="clear" w:color="auto" w:fill="FFFF00"/>
              </w:rPr>
            </w:pPr>
            <w:r w:rsidRPr="000E6F59">
              <w:rPr>
                <w:rFonts w:eastAsia="SimSun"/>
                <w:b/>
                <w:sz w:val="16"/>
                <w:szCs w:val="16"/>
              </w:rPr>
              <w:t>$</w:t>
            </w:r>
            <w:r>
              <w:rPr>
                <w:rFonts w:eastAsia="SimSun"/>
                <w:b/>
                <w:sz w:val="16"/>
                <w:szCs w:val="16"/>
              </w:rPr>
              <w:t>22,</w:t>
            </w:r>
            <w:r w:rsidR="00CA228A">
              <w:rPr>
                <w:rFonts w:eastAsia="SimSun"/>
                <w:b/>
                <w:sz w:val="16"/>
                <w:szCs w:val="16"/>
              </w:rPr>
              <w:t>6</w:t>
            </w:r>
            <w:r w:rsidR="00795350">
              <w:rPr>
                <w:rFonts w:eastAsia="SimSun"/>
                <w:b/>
                <w:sz w:val="16"/>
                <w:szCs w:val="16"/>
              </w:rPr>
              <w:t>86</w:t>
            </w:r>
            <w:r w:rsidR="00CA228A">
              <w:rPr>
                <w:rFonts w:eastAsia="SimSun"/>
                <w:b/>
                <w:sz w:val="16"/>
                <w:szCs w:val="16"/>
              </w:rPr>
              <w:t>,</w:t>
            </w:r>
            <w:r w:rsidR="00795350">
              <w:rPr>
                <w:rFonts w:eastAsia="SimSun"/>
                <w:b/>
                <w:sz w:val="16"/>
                <w:szCs w:val="16"/>
              </w:rPr>
              <w:t>631</w:t>
            </w:r>
          </w:p>
        </w:tc>
        <w:tc>
          <w:tcPr>
            <w:tcW w:w="190" w:type="dxa"/>
            <w:gridSpan w:val="2"/>
            <w:tcBorders>
              <w:left w:val="single" w:color="auto" w:sz="4" w:space="0"/>
            </w:tcBorders>
          </w:tcPr>
          <w:p w:rsidRPr="000E6F59" w:rsidR="00E05987" w:rsidRDefault="00E05987" w14:paraId="4890AD1A" w14:textId="77777777">
            <w:pPr>
              <w:snapToGrid w:val="0"/>
              <w:rPr>
                <w:sz w:val="18"/>
                <w:szCs w:val="18"/>
                <w:shd w:val="clear" w:color="auto" w:fill="FFFF00"/>
              </w:rPr>
            </w:pPr>
          </w:p>
        </w:tc>
        <w:tc>
          <w:tcPr>
            <w:tcW w:w="773" w:type="dxa"/>
            <w:gridSpan w:val="2"/>
          </w:tcPr>
          <w:p w:rsidRPr="000E6F59" w:rsidR="00E05987" w:rsidRDefault="00E05987" w14:paraId="714D9B47" w14:textId="77777777">
            <w:pPr>
              <w:snapToGrid w:val="0"/>
              <w:rPr>
                <w:sz w:val="18"/>
                <w:szCs w:val="18"/>
                <w:shd w:val="clear" w:color="auto" w:fill="FFFF00"/>
              </w:rPr>
            </w:pPr>
          </w:p>
        </w:tc>
        <w:tc>
          <w:tcPr>
            <w:tcW w:w="6041" w:type="dxa"/>
            <w:gridSpan w:val="7"/>
            <w:tcBorders>
              <w:left w:val="nil"/>
              <w:right w:val="single" w:color="000000" w:sz="4" w:space="0"/>
            </w:tcBorders>
          </w:tcPr>
          <w:p w:rsidRPr="000E6F59" w:rsidR="00E05987" w:rsidRDefault="00E05987" w14:paraId="494AF505" w14:textId="77777777">
            <w:pPr>
              <w:snapToGrid w:val="0"/>
              <w:rPr>
                <w:sz w:val="18"/>
                <w:szCs w:val="18"/>
                <w:shd w:val="clear" w:color="auto" w:fill="FFFF00"/>
              </w:rPr>
            </w:pPr>
          </w:p>
        </w:tc>
        <w:tc>
          <w:tcPr>
            <w:tcW w:w="190" w:type="dxa"/>
            <w:tcBorders>
              <w:left w:val="single" w:color="000000" w:sz="4" w:space="0"/>
            </w:tcBorders>
          </w:tcPr>
          <w:p w:rsidRPr="000E6F59" w:rsidR="00CA228A" w:rsidRDefault="00CA228A" w14:paraId="5BA68EF7" w14:textId="77777777">
            <w:pPr>
              <w:snapToGrid w:val="0"/>
              <w:rPr>
                <w:sz w:val="18"/>
                <w:szCs w:val="18"/>
                <w:shd w:val="clear" w:color="auto" w:fill="FFFF00"/>
              </w:rPr>
            </w:pPr>
          </w:p>
        </w:tc>
      </w:tr>
    </w:tbl>
    <w:p w:rsidRPr="000E6F59" w:rsidR="008C279A" w:rsidP="000E11A6" w:rsidRDefault="008C279A" w14:paraId="44417BD6" w14:textId="77777777">
      <w:pPr>
        <w:jc w:val="left"/>
        <w:rPr>
          <w:b/>
          <w:sz w:val="20"/>
          <w:szCs w:val="20"/>
        </w:rPr>
      </w:pPr>
    </w:p>
    <w:p w:rsidR="008C279A" w:rsidP="000E11A6" w:rsidRDefault="008C279A" w14:paraId="1F38A141" w14:textId="77777777">
      <w:pPr>
        <w:jc w:val="left"/>
        <w:rPr>
          <w:b/>
          <w:sz w:val="20"/>
          <w:szCs w:val="20"/>
        </w:rPr>
      </w:pPr>
    </w:p>
    <w:p w:rsidR="00AF7B31" w:rsidP="000E11A6" w:rsidRDefault="00AF7B31" w14:paraId="5A8EEC4A" w14:textId="77777777">
      <w:pPr>
        <w:jc w:val="left"/>
        <w:rPr>
          <w:b/>
          <w:sz w:val="20"/>
          <w:szCs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57"/>
        <w:gridCol w:w="2055"/>
        <w:gridCol w:w="2055"/>
        <w:gridCol w:w="2055"/>
        <w:gridCol w:w="2055"/>
        <w:gridCol w:w="2053"/>
        <w:gridCol w:w="2060"/>
      </w:tblGrid>
      <w:tr w:rsidRPr="000C0CEE" w:rsidR="009C273C" w:rsidTr="009C273C" w14:paraId="411B5DBE" w14:textId="77777777">
        <w:tc>
          <w:tcPr>
            <w:tcW w:w="2077" w:type="dxa"/>
            <w:shd w:val="clear" w:color="auto" w:fill="D9D9D9"/>
          </w:tcPr>
          <w:p w:rsidRPr="000C0CEE" w:rsidR="008C43C3" w:rsidP="000C0CEE" w:rsidRDefault="008C43C3" w14:paraId="380BBD22" w14:textId="77777777">
            <w:pPr>
              <w:jc w:val="left"/>
              <w:rPr>
                <w:b/>
                <w:sz w:val="20"/>
                <w:szCs w:val="20"/>
              </w:rPr>
            </w:pPr>
            <w:r w:rsidRPr="000C0CEE">
              <w:rPr>
                <w:b/>
                <w:sz w:val="20"/>
                <w:szCs w:val="20"/>
              </w:rPr>
              <w:t>FUND  \  YEAR</w:t>
            </w:r>
          </w:p>
        </w:tc>
        <w:tc>
          <w:tcPr>
            <w:tcW w:w="2077" w:type="dxa"/>
            <w:shd w:val="clear" w:color="auto" w:fill="D9D9D9"/>
          </w:tcPr>
          <w:p w:rsidRPr="000C0CEE" w:rsidR="008C43C3" w:rsidP="000C0CEE" w:rsidRDefault="008C43C3" w14:paraId="35638A8F" w14:textId="77777777">
            <w:pPr>
              <w:jc w:val="center"/>
              <w:rPr>
                <w:b/>
                <w:sz w:val="20"/>
                <w:szCs w:val="20"/>
              </w:rPr>
            </w:pPr>
            <w:r w:rsidRPr="000C0CEE">
              <w:rPr>
                <w:b/>
                <w:sz w:val="20"/>
                <w:szCs w:val="20"/>
              </w:rPr>
              <w:t>Year 1</w:t>
            </w:r>
          </w:p>
        </w:tc>
        <w:tc>
          <w:tcPr>
            <w:tcW w:w="2077" w:type="dxa"/>
            <w:shd w:val="clear" w:color="auto" w:fill="D9D9D9"/>
          </w:tcPr>
          <w:p w:rsidRPr="000C0CEE" w:rsidR="008C43C3" w:rsidP="000C0CEE" w:rsidRDefault="008C43C3" w14:paraId="46C7552F" w14:textId="77777777">
            <w:pPr>
              <w:jc w:val="center"/>
              <w:rPr>
                <w:b/>
                <w:sz w:val="20"/>
                <w:szCs w:val="20"/>
              </w:rPr>
            </w:pPr>
            <w:r w:rsidRPr="000C0CEE">
              <w:rPr>
                <w:b/>
                <w:sz w:val="20"/>
                <w:szCs w:val="20"/>
              </w:rPr>
              <w:t>Year 2</w:t>
            </w:r>
          </w:p>
        </w:tc>
        <w:tc>
          <w:tcPr>
            <w:tcW w:w="2077" w:type="dxa"/>
            <w:shd w:val="clear" w:color="auto" w:fill="D9D9D9"/>
          </w:tcPr>
          <w:p w:rsidRPr="000C0CEE" w:rsidR="008C43C3" w:rsidP="000C0CEE" w:rsidRDefault="008C43C3" w14:paraId="681BBF9E" w14:textId="77777777">
            <w:pPr>
              <w:jc w:val="center"/>
              <w:rPr>
                <w:b/>
                <w:sz w:val="20"/>
                <w:szCs w:val="20"/>
              </w:rPr>
            </w:pPr>
            <w:r w:rsidRPr="000C0CEE">
              <w:rPr>
                <w:b/>
                <w:sz w:val="20"/>
                <w:szCs w:val="20"/>
              </w:rPr>
              <w:t>Year 3</w:t>
            </w:r>
          </w:p>
        </w:tc>
        <w:tc>
          <w:tcPr>
            <w:tcW w:w="2077" w:type="dxa"/>
            <w:shd w:val="clear" w:color="auto" w:fill="D9D9D9"/>
          </w:tcPr>
          <w:p w:rsidRPr="000C0CEE" w:rsidR="008C43C3" w:rsidP="000C0CEE" w:rsidRDefault="008C43C3" w14:paraId="0B92FE8C" w14:textId="77777777">
            <w:pPr>
              <w:jc w:val="center"/>
              <w:rPr>
                <w:b/>
                <w:sz w:val="20"/>
                <w:szCs w:val="20"/>
              </w:rPr>
            </w:pPr>
            <w:r w:rsidRPr="000C0CEE">
              <w:rPr>
                <w:b/>
                <w:sz w:val="20"/>
                <w:szCs w:val="20"/>
              </w:rPr>
              <w:t>Year 4</w:t>
            </w:r>
          </w:p>
        </w:tc>
        <w:tc>
          <w:tcPr>
            <w:tcW w:w="2077" w:type="dxa"/>
            <w:shd w:val="clear" w:color="auto" w:fill="D9D9D9"/>
          </w:tcPr>
          <w:p w:rsidRPr="000C0CEE" w:rsidR="008C43C3" w:rsidP="000C0CEE" w:rsidRDefault="008C43C3" w14:paraId="213BF4C9" w14:textId="77777777">
            <w:pPr>
              <w:jc w:val="center"/>
              <w:rPr>
                <w:b/>
                <w:sz w:val="20"/>
                <w:szCs w:val="20"/>
              </w:rPr>
            </w:pPr>
            <w:r w:rsidRPr="000C0CEE">
              <w:rPr>
                <w:b/>
                <w:sz w:val="20"/>
                <w:szCs w:val="20"/>
              </w:rPr>
              <w:t>Year 5</w:t>
            </w:r>
          </w:p>
        </w:tc>
        <w:tc>
          <w:tcPr>
            <w:tcW w:w="2078" w:type="dxa"/>
            <w:shd w:val="clear" w:color="auto" w:fill="D9D9D9"/>
          </w:tcPr>
          <w:p w:rsidRPr="000C0CEE" w:rsidR="008C43C3" w:rsidP="000C0CEE" w:rsidRDefault="008C43C3" w14:paraId="142A9824" w14:textId="77777777">
            <w:pPr>
              <w:jc w:val="center"/>
              <w:rPr>
                <w:b/>
                <w:sz w:val="20"/>
                <w:szCs w:val="20"/>
              </w:rPr>
            </w:pPr>
            <w:r w:rsidRPr="000C0CEE">
              <w:rPr>
                <w:b/>
                <w:sz w:val="20"/>
                <w:szCs w:val="20"/>
              </w:rPr>
              <w:t>Total</w:t>
            </w:r>
          </w:p>
        </w:tc>
      </w:tr>
      <w:tr w:rsidRPr="000C0CEE" w:rsidR="008C43C3" w:rsidTr="00E14D4B" w14:paraId="3BF90DEE" w14:textId="77777777">
        <w:tc>
          <w:tcPr>
            <w:tcW w:w="2077" w:type="dxa"/>
            <w:shd w:val="clear" w:color="auto" w:fill="auto"/>
          </w:tcPr>
          <w:p w:rsidRPr="000C0CEE" w:rsidR="008C43C3" w:rsidP="000C0CEE" w:rsidRDefault="008C43C3" w14:paraId="51E8127F" w14:textId="77777777">
            <w:pPr>
              <w:jc w:val="left"/>
              <w:rPr>
                <w:b/>
                <w:sz w:val="20"/>
                <w:szCs w:val="20"/>
              </w:rPr>
            </w:pPr>
            <w:r w:rsidRPr="000C0CEE">
              <w:rPr>
                <w:b/>
                <w:sz w:val="20"/>
                <w:szCs w:val="20"/>
              </w:rPr>
              <w:t>GEF FUNDS</w:t>
            </w:r>
          </w:p>
        </w:tc>
        <w:tc>
          <w:tcPr>
            <w:tcW w:w="2077" w:type="dxa"/>
            <w:shd w:val="clear" w:color="auto" w:fill="auto"/>
            <w:vAlign w:val="center"/>
          </w:tcPr>
          <w:p w:rsidRPr="000C0CEE" w:rsidR="008C43C3" w:rsidP="000C0CEE" w:rsidRDefault="008C43C3" w14:paraId="4F1A6F1F" w14:textId="77777777">
            <w:pPr>
              <w:jc w:val="right"/>
              <w:rPr>
                <w:rFonts w:eastAsia="SimSun"/>
                <w:b/>
                <w:sz w:val="18"/>
                <w:szCs w:val="18"/>
              </w:rPr>
            </w:pPr>
            <w:r w:rsidRPr="000C0CEE">
              <w:rPr>
                <w:rFonts w:eastAsia="SimSun"/>
                <w:b/>
                <w:sz w:val="18"/>
                <w:szCs w:val="18"/>
              </w:rPr>
              <w:t>457,660</w:t>
            </w:r>
          </w:p>
        </w:tc>
        <w:tc>
          <w:tcPr>
            <w:tcW w:w="2077" w:type="dxa"/>
            <w:shd w:val="clear" w:color="auto" w:fill="auto"/>
            <w:vAlign w:val="center"/>
          </w:tcPr>
          <w:p w:rsidRPr="000C0CEE" w:rsidR="008C43C3" w:rsidP="000C0CEE" w:rsidRDefault="00E84168" w14:paraId="4425E20F" w14:textId="77777777">
            <w:pPr>
              <w:jc w:val="right"/>
              <w:rPr>
                <w:rFonts w:eastAsia="SimSun"/>
                <w:b/>
                <w:sz w:val="18"/>
                <w:szCs w:val="18"/>
              </w:rPr>
            </w:pPr>
            <w:r>
              <w:rPr>
                <w:rFonts w:eastAsia="SimSun"/>
                <w:b/>
                <w:sz w:val="18"/>
                <w:szCs w:val="18"/>
              </w:rPr>
              <w:t>1,193</w:t>
            </w:r>
            <w:r w:rsidRPr="000C0CEE" w:rsidR="008C43C3">
              <w:rPr>
                <w:rFonts w:eastAsia="SimSun"/>
                <w:b/>
                <w:sz w:val="18"/>
                <w:szCs w:val="18"/>
              </w:rPr>
              <w:t>,882</w:t>
            </w:r>
          </w:p>
        </w:tc>
        <w:tc>
          <w:tcPr>
            <w:tcW w:w="2077" w:type="dxa"/>
            <w:shd w:val="clear" w:color="auto" w:fill="auto"/>
            <w:vAlign w:val="center"/>
          </w:tcPr>
          <w:p w:rsidRPr="000C0CEE" w:rsidR="008C43C3" w:rsidP="000C0CEE" w:rsidRDefault="00E84168" w14:paraId="7C5E4591" w14:textId="77777777">
            <w:pPr>
              <w:jc w:val="right"/>
              <w:rPr>
                <w:rFonts w:eastAsia="SimSun"/>
                <w:b/>
                <w:sz w:val="18"/>
                <w:szCs w:val="18"/>
              </w:rPr>
            </w:pPr>
            <w:r>
              <w:rPr>
                <w:rFonts w:eastAsia="SimSun"/>
                <w:b/>
                <w:sz w:val="18"/>
                <w:szCs w:val="18"/>
              </w:rPr>
              <w:t>620,</w:t>
            </w:r>
            <w:r w:rsidRPr="000C0CEE" w:rsidR="008C43C3">
              <w:rPr>
                <w:rFonts w:eastAsia="SimSun"/>
                <w:b/>
                <w:sz w:val="18"/>
                <w:szCs w:val="18"/>
              </w:rPr>
              <w:t>100</w:t>
            </w:r>
          </w:p>
        </w:tc>
        <w:tc>
          <w:tcPr>
            <w:tcW w:w="2077" w:type="dxa"/>
            <w:shd w:val="clear" w:color="auto" w:fill="auto"/>
          </w:tcPr>
          <w:p w:rsidRPr="000C0CEE" w:rsidR="008C43C3" w:rsidP="000C0CEE" w:rsidRDefault="00E84168" w14:paraId="479FD000" w14:textId="77777777">
            <w:pPr>
              <w:jc w:val="right"/>
              <w:rPr>
                <w:rFonts w:eastAsia="SimSun"/>
                <w:b/>
                <w:sz w:val="18"/>
                <w:szCs w:val="18"/>
              </w:rPr>
            </w:pPr>
            <w:r>
              <w:rPr>
                <w:rFonts w:eastAsia="SimSun"/>
                <w:b/>
                <w:sz w:val="18"/>
                <w:szCs w:val="18"/>
              </w:rPr>
              <w:t>310</w:t>
            </w:r>
            <w:r w:rsidRPr="000C0CEE" w:rsidR="008C43C3">
              <w:rPr>
                <w:rFonts w:eastAsia="SimSun"/>
                <w:b/>
                <w:sz w:val="18"/>
                <w:szCs w:val="18"/>
              </w:rPr>
              <w:t>,221</w:t>
            </w:r>
          </w:p>
        </w:tc>
        <w:tc>
          <w:tcPr>
            <w:tcW w:w="2077" w:type="dxa"/>
            <w:shd w:val="clear" w:color="auto" w:fill="auto"/>
            <w:vAlign w:val="center"/>
          </w:tcPr>
          <w:p w:rsidRPr="000C0CEE" w:rsidR="008C43C3" w:rsidP="000C0CEE" w:rsidRDefault="00E84168" w14:paraId="58FB6172" w14:textId="77777777">
            <w:pPr>
              <w:jc w:val="right"/>
              <w:rPr>
                <w:rFonts w:eastAsia="SimSun"/>
                <w:b/>
                <w:sz w:val="18"/>
                <w:szCs w:val="18"/>
              </w:rPr>
            </w:pPr>
            <w:r>
              <w:rPr>
                <w:rFonts w:eastAsia="SimSun"/>
                <w:b/>
                <w:sz w:val="18"/>
                <w:szCs w:val="18"/>
              </w:rPr>
              <w:t>155</w:t>
            </w:r>
            <w:r w:rsidRPr="000C0CEE" w:rsidR="008C43C3">
              <w:rPr>
                <w:rFonts w:eastAsia="SimSun"/>
                <w:b/>
                <w:sz w:val="18"/>
                <w:szCs w:val="18"/>
              </w:rPr>
              <w:t>,661</w:t>
            </w:r>
          </w:p>
        </w:tc>
        <w:tc>
          <w:tcPr>
            <w:tcW w:w="2078" w:type="dxa"/>
            <w:shd w:val="clear" w:color="auto" w:fill="auto"/>
            <w:vAlign w:val="center"/>
          </w:tcPr>
          <w:p w:rsidRPr="000C0CEE" w:rsidR="008C43C3" w:rsidP="000C0CEE" w:rsidRDefault="008C43C3" w14:paraId="3ED63D43" w14:textId="77777777">
            <w:pPr>
              <w:jc w:val="center"/>
              <w:rPr>
                <w:b/>
                <w:sz w:val="20"/>
                <w:szCs w:val="20"/>
              </w:rPr>
            </w:pPr>
            <w:r w:rsidRPr="000C0CEE">
              <w:rPr>
                <w:rFonts w:eastAsia="SimSun"/>
                <w:b/>
                <w:sz w:val="20"/>
                <w:szCs w:val="18"/>
              </w:rPr>
              <w:t>2,737,524</w:t>
            </w:r>
          </w:p>
        </w:tc>
      </w:tr>
      <w:tr w:rsidRPr="000C0CEE" w:rsidR="008C43C3" w:rsidTr="00E14D4B" w14:paraId="6369D855" w14:textId="77777777">
        <w:tc>
          <w:tcPr>
            <w:tcW w:w="2077" w:type="dxa"/>
            <w:shd w:val="clear" w:color="auto" w:fill="auto"/>
          </w:tcPr>
          <w:p w:rsidRPr="000C0CEE" w:rsidR="008C43C3" w:rsidP="000C0CEE" w:rsidRDefault="008C43C3" w14:paraId="5C982E17" w14:textId="77777777">
            <w:pPr>
              <w:jc w:val="left"/>
              <w:rPr>
                <w:b/>
                <w:sz w:val="20"/>
                <w:szCs w:val="20"/>
              </w:rPr>
            </w:pPr>
            <w:r w:rsidRPr="000C0CEE">
              <w:rPr>
                <w:b/>
                <w:sz w:val="20"/>
                <w:szCs w:val="20"/>
              </w:rPr>
              <w:t>Co-financing</w:t>
            </w:r>
          </w:p>
        </w:tc>
        <w:tc>
          <w:tcPr>
            <w:tcW w:w="2077" w:type="dxa"/>
            <w:shd w:val="clear" w:color="auto" w:fill="auto"/>
            <w:vAlign w:val="bottom"/>
          </w:tcPr>
          <w:p w:rsidRPr="000C0CEE" w:rsidR="008C43C3" w:rsidP="000C0CEE" w:rsidRDefault="008C43C3" w14:paraId="552CFEE6" w14:textId="77777777">
            <w:pPr>
              <w:jc w:val="right"/>
              <w:rPr>
                <w:rFonts w:eastAsia="SimSun"/>
                <w:b/>
                <w:sz w:val="18"/>
                <w:szCs w:val="18"/>
              </w:rPr>
            </w:pPr>
            <w:r w:rsidRPr="000C0CEE">
              <w:rPr>
                <w:rFonts w:eastAsia="SimSun"/>
                <w:b/>
                <w:sz w:val="18"/>
                <w:szCs w:val="18"/>
              </w:rPr>
              <w:t>4,934,400</w:t>
            </w:r>
          </w:p>
        </w:tc>
        <w:tc>
          <w:tcPr>
            <w:tcW w:w="2077" w:type="dxa"/>
            <w:shd w:val="clear" w:color="auto" w:fill="auto"/>
            <w:vAlign w:val="bottom"/>
          </w:tcPr>
          <w:p w:rsidRPr="000C0CEE" w:rsidR="008C43C3" w:rsidP="000C0CEE" w:rsidRDefault="008C43C3" w14:paraId="3A3B8F87" w14:textId="77777777">
            <w:pPr>
              <w:jc w:val="right"/>
              <w:rPr>
                <w:rFonts w:eastAsia="SimSun"/>
                <w:b/>
                <w:sz w:val="18"/>
                <w:szCs w:val="18"/>
              </w:rPr>
            </w:pPr>
            <w:r w:rsidRPr="000C0CEE">
              <w:rPr>
                <w:rFonts w:eastAsia="SimSun"/>
                <w:b/>
                <w:sz w:val="18"/>
                <w:szCs w:val="18"/>
              </w:rPr>
              <w:t>8,069,200</w:t>
            </w:r>
          </w:p>
        </w:tc>
        <w:tc>
          <w:tcPr>
            <w:tcW w:w="2077" w:type="dxa"/>
            <w:shd w:val="clear" w:color="auto" w:fill="auto"/>
            <w:vAlign w:val="bottom"/>
          </w:tcPr>
          <w:p w:rsidRPr="000C0CEE" w:rsidR="008C43C3" w:rsidP="000C0CEE" w:rsidRDefault="008C43C3" w14:paraId="19FDFCF2" w14:textId="77777777">
            <w:pPr>
              <w:jc w:val="right"/>
              <w:rPr>
                <w:rFonts w:eastAsia="SimSun"/>
                <w:b/>
                <w:sz w:val="18"/>
                <w:szCs w:val="18"/>
              </w:rPr>
            </w:pPr>
            <w:r w:rsidRPr="000C0CEE">
              <w:rPr>
                <w:rFonts w:eastAsia="SimSun"/>
                <w:b/>
                <w:sz w:val="18"/>
                <w:szCs w:val="18"/>
              </w:rPr>
              <w:t>4,894,954</w:t>
            </w:r>
          </w:p>
        </w:tc>
        <w:tc>
          <w:tcPr>
            <w:tcW w:w="2077" w:type="dxa"/>
            <w:shd w:val="clear" w:color="auto" w:fill="auto"/>
            <w:vAlign w:val="bottom"/>
          </w:tcPr>
          <w:p w:rsidRPr="000C0CEE" w:rsidR="008C43C3" w:rsidP="0087647F" w:rsidRDefault="008C43C3" w14:paraId="3FDD8DA8" w14:textId="77777777">
            <w:pPr>
              <w:jc w:val="right"/>
              <w:rPr>
                <w:rFonts w:eastAsia="SimSun"/>
                <w:b/>
                <w:sz w:val="18"/>
                <w:szCs w:val="18"/>
              </w:rPr>
            </w:pPr>
            <w:r w:rsidRPr="000C0CEE">
              <w:rPr>
                <w:rFonts w:eastAsia="SimSun"/>
                <w:b/>
                <w:sz w:val="18"/>
                <w:szCs w:val="18"/>
              </w:rPr>
              <w:t>1,0</w:t>
            </w:r>
            <w:r w:rsidR="0087647F">
              <w:rPr>
                <w:rFonts w:eastAsia="SimSun"/>
                <w:b/>
                <w:sz w:val="18"/>
                <w:szCs w:val="18"/>
              </w:rPr>
              <w:t>68</w:t>
            </w:r>
            <w:r w:rsidRPr="000C0CEE">
              <w:rPr>
                <w:rFonts w:eastAsia="SimSun"/>
                <w:b/>
                <w:sz w:val="18"/>
                <w:szCs w:val="18"/>
              </w:rPr>
              <w:t>,</w:t>
            </w:r>
            <w:r w:rsidR="0087647F">
              <w:rPr>
                <w:rFonts w:eastAsia="SimSun"/>
                <w:b/>
                <w:sz w:val="18"/>
                <w:szCs w:val="18"/>
              </w:rPr>
              <w:t>253</w:t>
            </w:r>
          </w:p>
        </w:tc>
        <w:tc>
          <w:tcPr>
            <w:tcW w:w="2077" w:type="dxa"/>
            <w:shd w:val="clear" w:color="auto" w:fill="auto"/>
            <w:vAlign w:val="bottom"/>
          </w:tcPr>
          <w:p w:rsidRPr="000C0CEE" w:rsidR="008C43C3" w:rsidP="000C0CEE" w:rsidRDefault="008C43C3" w14:paraId="31903349" w14:textId="77777777">
            <w:pPr>
              <w:jc w:val="right"/>
              <w:rPr>
                <w:rFonts w:eastAsia="SimSun"/>
                <w:b/>
                <w:sz w:val="18"/>
                <w:szCs w:val="18"/>
              </w:rPr>
            </w:pPr>
            <w:r w:rsidRPr="000C0CEE">
              <w:rPr>
                <w:rFonts w:eastAsia="SimSun"/>
                <w:b/>
                <w:sz w:val="18"/>
                <w:szCs w:val="18"/>
              </w:rPr>
              <w:t>982,300</w:t>
            </w:r>
          </w:p>
        </w:tc>
        <w:tc>
          <w:tcPr>
            <w:tcW w:w="2078" w:type="dxa"/>
            <w:shd w:val="clear" w:color="auto" w:fill="auto"/>
            <w:vAlign w:val="center"/>
          </w:tcPr>
          <w:p w:rsidRPr="000C0CEE" w:rsidR="008C43C3" w:rsidP="000C0CEE" w:rsidRDefault="008C43C3" w14:paraId="040C356A" w14:textId="77777777">
            <w:pPr>
              <w:jc w:val="center"/>
              <w:rPr>
                <w:rFonts w:eastAsia="SimSun"/>
                <w:b/>
                <w:sz w:val="20"/>
                <w:szCs w:val="18"/>
              </w:rPr>
            </w:pPr>
            <w:r w:rsidRPr="000C0CEE">
              <w:rPr>
                <w:rFonts w:eastAsia="SimSun"/>
                <w:b/>
                <w:sz w:val="20"/>
                <w:szCs w:val="18"/>
              </w:rPr>
              <w:t>19,</w:t>
            </w:r>
            <w:r w:rsidRPr="00795350" w:rsidR="00795350">
              <w:rPr>
                <w:rFonts w:eastAsia="SimSun"/>
                <w:b/>
                <w:sz w:val="20"/>
                <w:szCs w:val="18"/>
              </w:rPr>
              <w:t>949,107</w:t>
            </w:r>
          </w:p>
        </w:tc>
      </w:tr>
    </w:tbl>
    <w:p w:rsidRPr="000E6F59" w:rsidR="00AF7B31" w:rsidP="000E11A6" w:rsidRDefault="00AF7B31" w14:paraId="6E9D10E3" w14:textId="77777777">
      <w:pPr>
        <w:jc w:val="left"/>
        <w:rPr>
          <w:b/>
          <w:sz w:val="20"/>
          <w:szCs w:val="20"/>
        </w:rPr>
      </w:pPr>
      <w:r>
        <w:rPr>
          <w:b/>
          <w:sz w:val="20"/>
          <w:szCs w:val="20"/>
        </w:rPr>
        <w:br w:type="page"/>
      </w:r>
    </w:p>
    <w:p w:rsidRPr="00D8595F" w:rsidR="00D8595F" w:rsidP="00D8595F" w:rsidRDefault="00D8595F" w14:paraId="1A9DD6C5" w14:textId="537254F1">
      <w:pPr>
        <w:outlineLvl w:val="1"/>
        <w:rPr>
          <w:szCs w:val="22"/>
          <w:u w:val="single"/>
        </w:rPr>
      </w:pPr>
      <w:bookmarkStart w:name="_Toc424291808" w:id="31"/>
      <w:r w:rsidRPr="00D8595F">
        <w:rPr>
          <w:szCs w:val="22"/>
          <w:u w:val="single"/>
        </w:rPr>
        <w:t>Budget Notes</w:t>
      </w:r>
      <w:bookmarkEnd w:id="31"/>
      <w:ins w:author="Author" w:id="32">
        <w:r w:rsidR="00903772">
          <w:rPr>
            <w:szCs w:val="22"/>
            <w:u w:val="single"/>
          </w:rPr>
          <w:t xml:space="preserve">  </w:t>
        </w:r>
      </w:ins>
    </w:p>
    <w:p w:rsidRPr="00514D45" w:rsidR="000329D7" w:rsidP="00422D19" w:rsidRDefault="000329D7" w14:paraId="3444F23F" w14:textId="3FD25882">
      <w:pPr>
        <w:rPr>
          <w:u w:val="single"/>
        </w:rPr>
      </w:pPr>
      <w:bookmarkStart w:name="_Toc400704876" w:id="33"/>
      <w:r w:rsidRPr="00514D45">
        <w:rPr>
          <w:u w:val="single"/>
        </w:rPr>
        <w:t>OUTCOME 1</w:t>
      </w:r>
      <w:bookmarkEnd w:id="33"/>
    </w:p>
    <w:p w:rsidRPr="00BF1BE2" w:rsidR="000329D7" w:rsidP="00422D19" w:rsidRDefault="000329D7" w14:paraId="540E3AF2" w14:textId="4B34EEE4">
      <w:pPr>
        <w:pStyle w:val="ListParagraph"/>
        <w:numPr>
          <w:ilvl w:val="0"/>
          <w:numId w:val="35"/>
        </w:numPr>
      </w:pPr>
      <w:bookmarkStart w:name="_Toc400704877" w:id="34"/>
      <w:r w:rsidRPr="00D8595F">
        <w:t>One rural energy (policy) expert for technical backstopping and advice in design and implement information tools</w:t>
      </w:r>
      <w:r>
        <w:t>.</w:t>
      </w:r>
      <w:bookmarkEnd w:id="34"/>
    </w:p>
    <w:p w:rsidRPr="00BF1BE2" w:rsidR="000329D7" w:rsidP="00422D19" w:rsidRDefault="000329D7" w14:paraId="40F82A82" w14:textId="6F4792E2">
      <w:pPr>
        <w:pStyle w:val="ListParagraph"/>
        <w:numPr>
          <w:ilvl w:val="0"/>
          <w:numId w:val="35"/>
        </w:numPr>
      </w:pPr>
      <w:bookmarkStart w:name="_Toc400704878" w:id="35"/>
      <w:r w:rsidRPr="00D8595F">
        <w:t>One rural energy expert for evaluation of technical and economic potential of biogas and biodiesel</w:t>
      </w:r>
      <w:bookmarkEnd w:id="35"/>
    </w:p>
    <w:p w:rsidRPr="00BF1BE2" w:rsidR="000329D7" w:rsidP="00422D19" w:rsidRDefault="000329D7" w14:paraId="0B8399D7" w14:textId="52F9D3E7">
      <w:pPr>
        <w:pStyle w:val="ListParagraph"/>
        <w:numPr>
          <w:ilvl w:val="0"/>
          <w:numId w:val="35"/>
        </w:numPr>
      </w:pPr>
      <w:bookmarkStart w:name="_Toc400704879" w:id="36"/>
      <w:r w:rsidRPr="00D8595F">
        <w:t>One rural energy (policy) expert for: (i) advice on specific policy, regulation and incentives; (ii) review of proposals</w:t>
      </w:r>
      <w:bookmarkEnd w:id="36"/>
    </w:p>
    <w:p w:rsidRPr="00BF1BE2" w:rsidR="000329D7" w:rsidP="00422D19" w:rsidRDefault="000329D7" w14:paraId="52B19410" w14:textId="1BC7CB3A">
      <w:pPr>
        <w:pStyle w:val="ListParagraph"/>
        <w:numPr>
          <w:ilvl w:val="0"/>
          <w:numId w:val="35"/>
        </w:numPr>
      </w:pPr>
      <w:bookmarkStart w:name="_Toc400704880" w:id="37"/>
      <w:r>
        <w:t xml:space="preserve">Domestic travel to </w:t>
      </w:r>
      <w:r w:rsidRPr="00D8595F">
        <w:t>collect</w:t>
      </w:r>
      <w:r>
        <w:t xml:space="preserve"> relevant data for output 1.1, </w:t>
      </w:r>
      <w:r w:rsidR="00A42201">
        <w:t xml:space="preserve">domestic </w:t>
      </w:r>
      <w:r>
        <w:t>travel of experts to attend meetings for validation of products developed under outputs 1.2 through 1.5</w:t>
      </w:r>
      <w:bookmarkEnd w:id="37"/>
    </w:p>
    <w:p w:rsidRPr="00BF1BE2" w:rsidR="000329D7" w:rsidP="00422D19" w:rsidRDefault="000329D7" w14:paraId="018A042E" w14:textId="616B2906">
      <w:pPr>
        <w:pStyle w:val="ListParagraph"/>
        <w:numPr>
          <w:ilvl w:val="0"/>
          <w:numId w:val="35"/>
        </w:numPr>
      </w:pPr>
      <w:bookmarkStart w:name="_Toc400704881" w:id="38"/>
      <w:r>
        <w:t>I</w:t>
      </w:r>
      <w:r w:rsidRPr="00D8595F">
        <w:t xml:space="preserve">nternational </w:t>
      </w:r>
      <w:r>
        <w:t>travel to exchange experiences</w:t>
      </w:r>
      <w:r w:rsidRPr="00D8595F">
        <w:t xml:space="preserve"> on assessment of the technical and economic potential for biodiesel and biogas production and usage in small-scale agriculture and livestock farming</w:t>
      </w:r>
      <w:r>
        <w:t xml:space="preserve"> and for the development and implementation on small-scale bioenergy policy and strategy</w:t>
      </w:r>
      <w:r w:rsidR="00A42201">
        <w:t>. Also international travel of foreign consultants.</w:t>
      </w:r>
      <w:bookmarkEnd w:id="38"/>
      <w:r w:rsidR="00A42201">
        <w:t xml:space="preserve"> </w:t>
      </w:r>
    </w:p>
    <w:p w:rsidRPr="00BF1BE2" w:rsidR="000329D7" w:rsidP="00422D19" w:rsidRDefault="000329D7" w14:paraId="26CF0E70" w14:textId="36DC8883">
      <w:pPr>
        <w:pStyle w:val="ListParagraph"/>
        <w:numPr>
          <w:ilvl w:val="0"/>
          <w:numId w:val="35"/>
        </w:numPr>
      </w:pPr>
      <w:bookmarkStart w:name="_Toc400704882" w:id="39"/>
      <w:r w:rsidRPr="00D8595F">
        <w:t>One company/institute for: design and implementation of ICT solutions to access and evaluate bioenergy data, including associated GHG emissions and emission reductions</w:t>
      </w:r>
      <w:bookmarkEnd w:id="39"/>
    </w:p>
    <w:p w:rsidRPr="00BF1BE2" w:rsidR="000329D7" w:rsidP="00422D19" w:rsidRDefault="000329D7" w14:paraId="70699B3A" w14:textId="5D0E3ACA">
      <w:pPr>
        <w:pStyle w:val="ListParagraph"/>
        <w:numPr>
          <w:ilvl w:val="0"/>
          <w:numId w:val="35"/>
        </w:numPr>
      </w:pPr>
      <w:bookmarkStart w:name="_Toc400704883" w:id="40"/>
      <w:r w:rsidRPr="00D8595F">
        <w:t>One company/institute for: support to the assessment of technical and economic potential of biogas and biodiesel energy focused on small- and medium-scale farmers</w:t>
      </w:r>
      <w:bookmarkEnd w:id="40"/>
    </w:p>
    <w:p w:rsidR="000329D7" w:rsidP="00422D19" w:rsidRDefault="000329D7" w14:paraId="1E7502C9" w14:textId="0D457AD1">
      <w:pPr>
        <w:pStyle w:val="ListParagraph"/>
        <w:numPr>
          <w:ilvl w:val="0"/>
          <w:numId w:val="35"/>
        </w:numPr>
      </w:pPr>
      <w:bookmarkStart w:name="_Toc400704884" w:id="41"/>
      <w:r>
        <w:t xml:space="preserve">Equipment to </w:t>
      </w:r>
      <w:r w:rsidRPr="00D8595F">
        <w:t xml:space="preserve">support information </w:t>
      </w:r>
      <w:r>
        <w:t>collection and analyses activities, as well as publication of primary statistical data</w:t>
      </w:r>
      <w:bookmarkEnd w:id="41"/>
    </w:p>
    <w:p w:rsidRPr="00BF1BE2" w:rsidR="000329D7" w:rsidP="00422D19" w:rsidRDefault="000329D7" w14:paraId="09F89AE3" w14:textId="247C6268">
      <w:pPr>
        <w:pStyle w:val="ListParagraph"/>
        <w:numPr>
          <w:ilvl w:val="0"/>
          <w:numId w:val="35"/>
        </w:numPr>
      </w:pPr>
      <w:bookmarkStart w:name="_Toc400704885" w:id="42"/>
      <w:r w:rsidRPr="00D8595F">
        <w:t xml:space="preserve">Procurement of </w:t>
      </w:r>
      <w:r>
        <w:t xml:space="preserve">equipment </w:t>
      </w:r>
      <w:r w:rsidRPr="00D8595F">
        <w:t xml:space="preserve">and a </w:t>
      </w:r>
      <w:r>
        <w:t xml:space="preserve">light </w:t>
      </w:r>
      <w:r w:rsidR="005507BE">
        <w:t>transport</w:t>
      </w:r>
      <w:r w:rsidRPr="00D8595F">
        <w:t xml:space="preserve"> for the assessment of the technical and economic potential for biodiesel and biogas production and usage</w:t>
      </w:r>
      <w:bookmarkEnd w:id="42"/>
    </w:p>
    <w:p w:rsidRPr="00BF1BE2" w:rsidR="000329D7" w:rsidP="00422D19" w:rsidRDefault="00755B93" w14:paraId="215A9CFB" w14:textId="4C953148">
      <w:pPr>
        <w:pStyle w:val="ListParagraph"/>
        <w:numPr>
          <w:ilvl w:val="0"/>
          <w:numId w:val="35"/>
        </w:numPr>
      </w:pPr>
      <w:bookmarkStart w:name="_Toc400704886" w:id="43"/>
      <w:r w:rsidRPr="00BF1BE2">
        <w:t>Communications</w:t>
      </w:r>
      <w:r w:rsidRPr="00BF1BE2" w:rsidR="00C80F87">
        <w:t xml:space="preserve"> </w:t>
      </w:r>
      <w:r w:rsidRPr="00BF1BE2">
        <w:t>equipment</w:t>
      </w:r>
      <w:r w:rsidRPr="00BF1BE2" w:rsidR="00C80F87">
        <w:t xml:space="preserve"> (mobile and land phones)</w:t>
      </w:r>
      <w:bookmarkEnd w:id="43"/>
    </w:p>
    <w:p w:rsidRPr="002F6077" w:rsidR="000329D7" w:rsidP="00422D19" w:rsidRDefault="002F6077" w14:paraId="2C450A99" w14:textId="733047E9">
      <w:pPr>
        <w:pStyle w:val="ListParagraph"/>
        <w:numPr>
          <w:ilvl w:val="0"/>
          <w:numId w:val="35"/>
        </w:numPr>
      </w:pPr>
      <w:bookmarkStart w:name="_Toc400704887" w:id="44"/>
      <w:r w:rsidRPr="002F6077">
        <w:t xml:space="preserve">Office supplies e.g. </w:t>
      </w:r>
      <w:r>
        <w:t xml:space="preserve">paper, </w:t>
      </w:r>
      <w:r w:rsidR="00A42201">
        <w:t xml:space="preserve">toner, memory sticks, as well as </w:t>
      </w:r>
      <w:r w:rsidRPr="002F6077">
        <w:t>fuel</w:t>
      </w:r>
      <w:r w:rsidR="00A42201">
        <w:t xml:space="preserve"> for activities in the outcome.</w:t>
      </w:r>
      <w:bookmarkEnd w:id="44"/>
      <w:r w:rsidR="00A42201">
        <w:t xml:space="preserve"> </w:t>
      </w:r>
    </w:p>
    <w:p w:rsidRPr="00BF1BE2" w:rsidR="000329D7" w:rsidP="00422D19" w:rsidRDefault="000329D7" w14:paraId="6FB45902" w14:textId="7D3E2288">
      <w:pPr>
        <w:pStyle w:val="ListParagraph"/>
        <w:numPr>
          <w:ilvl w:val="0"/>
          <w:numId w:val="35"/>
        </w:numPr>
      </w:pPr>
      <w:bookmarkStart w:name="_Toc400704888" w:id="45"/>
      <w:r w:rsidRPr="00D8595F">
        <w:t xml:space="preserve">IT equipment </w:t>
      </w:r>
      <w:r>
        <w:t xml:space="preserve">to strengthen the institutions involved in outcome 1, especially </w:t>
      </w:r>
      <w:r w:rsidRPr="00071E3D">
        <w:t xml:space="preserve">Cubaenergía </w:t>
      </w:r>
      <w:r w:rsidRPr="00071E3D" w:rsidR="00071E3D">
        <w:t>but also MINAG, ONEI and ANAP</w:t>
      </w:r>
      <w:r w:rsidRPr="00071E3D">
        <w:t xml:space="preserve"> in support</w:t>
      </w:r>
      <w:r>
        <w:t xml:space="preserve"> of the </w:t>
      </w:r>
      <w:r w:rsidRPr="00D8595F">
        <w:t>collect</w:t>
      </w:r>
      <w:r>
        <w:t>ion</w:t>
      </w:r>
      <w:r w:rsidRPr="00D8595F">
        <w:t xml:space="preserve"> and analys</w:t>
      </w:r>
      <w:r>
        <w:t>is</w:t>
      </w:r>
      <w:r w:rsidRPr="00D8595F">
        <w:t xml:space="preserve"> </w:t>
      </w:r>
      <w:r>
        <w:t xml:space="preserve">of </w:t>
      </w:r>
      <w:r w:rsidRPr="00D8595F">
        <w:t xml:space="preserve">data/information on economic, production, social, gender and environmental aspects of integrated food and </w:t>
      </w:r>
      <w:r>
        <w:t>the instruments and recommendations developed from it</w:t>
      </w:r>
      <w:bookmarkEnd w:id="45"/>
    </w:p>
    <w:p w:rsidRPr="00BF1BE2" w:rsidR="002F6077" w:rsidP="00422D19" w:rsidRDefault="002F6077" w14:paraId="74C7A23A" w14:textId="27FC5D51">
      <w:pPr>
        <w:pStyle w:val="ListParagraph"/>
        <w:numPr>
          <w:ilvl w:val="0"/>
          <w:numId w:val="35"/>
        </w:numPr>
      </w:pPr>
      <w:bookmarkStart w:name="_Toc400704889" w:id="46"/>
      <w:r>
        <w:t>C</w:t>
      </w:r>
      <w:r w:rsidRPr="002F6077">
        <w:t xml:space="preserve">ost of vehicle maintenance in support of </w:t>
      </w:r>
      <w:r>
        <w:t xml:space="preserve">all </w:t>
      </w:r>
      <w:r w:rsidRPr="002F6077">
        <w:t>outputs</w:t>
      </w:r>
      <w:r>
        <w:t xml:space="preserve"> in outcome 1</w:t>
      </w:r>
      <w:bookmarkEnd w:id="46"/>
      <w:r w:rsidRPr="00BF1BE2">
        <w:t xml:space="preserve"> </w:t>
      </w:r>
    </w:p>
    <w:p w:rsidRPr="00BF1BE2" w:rsidR="000329D7" w:rsidP="00422D19" w:rsidRDefault="000329D7" w14:paraId="29A778B1" w14:textId="1D705BA5">
      <w:pPr>
        <w:pStyle w:val="ListParagraph"/>
        <w:numPr>
          <w:ilvl w:val="0"/>
          <w:numId w:val="35"/>
        </w:numPr>
      </w:pPr>
      <w:bookmarkStart w:name="_Toc400704890" w:id="47"/>
      <w:r w:rsidRPr="00BF1BE2">
        <w:t>Printing</w:t>
      </w:r>
      <w:r w:rsidRPr="00BF1BE2" w:rsidR="005D68CC">
        <w:t xml:space="preserve"> od surveys for data collection, documents results of data compilation and analysis, methodologies and reports related to outputs  1.3, 1.4 and 1.5</w:t>
      </w:r>
      <w:bookmarkEnd w:id="47"/>
    </w:p>
    <w:p w:rsidRPr="00755B93" w:rsidR="00755B93" w:rsidP="00422D19" w:rsidRDefault="00755B93" w14:paraId="18CDEE41" w14:textId="3A606A4B">
      <w:pPr>
        <w:pStyle w:val="ListParagraph"/>
        <w:numPr>
          <w:ilvl w:val="0"/>
          <w:numId w:val="35"/>
        </w:numPr>
      </w:pPr>
      <w:bookmarkStart w:name="_Toc400704891" w:id="48"/>
      <w:r>
        <w:t>C</w:t>
      </w:r>
      <w:r w:rsidRPr="00755B93">
        <w:t>ontingencies related to possible fluctuations in Exchange rates and other ítems, including insurance for vehicles</w:t>
      </w:r>
      <w:bookmarkEnd w:id="48"/>
    </w:p>
    <w:p w:rsidRPr="00BF1BE2" w:rsidR="000329D7" w:rsidP="00422D19" w:rsidRDefault="000329D7" w14:paraId="2F39DFD3" w14:textId="12997E9E">
      <w:pPr>
        <w:pStyle w:val="ListParagraph"/>
        <w:numPr>
          <w:ilvl w:val="0"/>
          <w:numId w:val="35"/>
        </w:numPr>
      </w:pPr>
      <w:bookmarkStart w:name="_Toc400704892" w:id="49"/>
      <w:r>
        <w:t>W</w:t>
      </w:r>
      <w:r w:rsidRPr="00D8595F">
        <w:t xml:space="preserve">orkshops and training </w:t>
      </w:r>
      <w:r>
        <w:t xml:space="preserve">on </w:t>
      </w:r>
      <w:r w:rsidRPr="00D8595F">
        <w:t>collection and analysis of information on economic, social, and environmental aspects of integrated food and small-scale bioenergy production by rural farmers</w:t>
      </w:r>
      <w:r>
        <w:t>; as well as the relevant information tools for decision makers</w:t>
      </w:r>
      <w:bookmarkEnd w:id="49"/>
    </w:p>
    <w:p w:rsidRPr="00BF1BE2" w:rsidR="000329D7" w:rsidP="00422D19" w:rsidRDefault="000329D7" w14:paraId="5A4C5B92" w14:textId="444ED6C8">
      <w:pPr>
        <w:pStyle w:val="ListParagraph"/>
        <w:numPr>
          <w:ilvl w:val="0"/>
          <w:numId w:val="35"/>
        </w:numPr>
      </w:pPr>
      <w:bookmarkStart w:name="_Toc400704893" w:id="50"/>
      <w:r>
        <w:t>W</w:t>
      </w:r>
      <w:r w:rsidRPr="00D8595F">
        <w:t>orkshops for prepar</w:t>
      </w:r>
      <w:r>
        <w:t>ing</w:t>
      </w:r>
      <w:r w:rsidRPr="00D8595F">
        <w:t xml:space="preserve"> policy inputs and recommendations on the legal, institutional and regulatory framework for facilitating the implementation of a small-scale bioenergy strategy, as well as consultation rounds with stakeholders</w:t>
      </w:r>
      <w:bookmarkEnd w:id="50"/>
    </w:p>
    <w:p w:rsidR="000329D7" w:rsidP="00422D19" w:rsidRDefault="000329D7" w14:paraId="3E61D98A" w14:textId="77777777"/>
    <w:p w:rsidRPr="00294DA2" w:rsidR="000329D7" w:rsidP="00422D19" w:rsidRDefault="000329D7" w14:paraId="4AE35361" w14:textId="29DAAE9D">
      <w:pPr>
        <w:rPr>
          <w:szCs w:val="22"/>
          <w:u w:val="single"/>
        </w:rPr>
      </w:pPr>
      <w:bookmarkStart w:name="_Toc400704894" w:id="51"/>
      <w:r w:rsidRPr="00294DA2">
        <w:rPr>
          <w:szCs w:val="22"/>
          <w:u w:val="single"/>
        </w:rPr>
        <w:t>OUTCOME</w:t>
      </w:r>
      <w:r w:rsidRPr="00294DA2" w:rsidR="00294DA2">
        <w:rPr>
          <w:szCs w:val="22"/>
          <w:u w:val="single"/>
        </w:rPr>
        <w:t xml:space="preserve"> </w:t>
      </w:r>
      <w:r w:rsidRPr="00294DA2">
        <w:rPr>
          <w:szCs w:val="22"/>
          <w:u w:val="single"/>
        </w:rPr>
        <w:t>2</w:t>
      </w:r>
      <w:bookmarkEnd w:id="51"/>
    </w:p>
    <w:p w:rsidRPr="00BF1BE2" w:rsidR="00294DA2" w:rsidP="00422D19" w:rsidRDefault="00294DA2" w14:paraId="0E029EB0" w14:textId="116B07E9">
      <w:pPr>
        <w:pStyle w:val="ListParagraph"/>
        <w:numPr>
          <w:ilvl w:val="0"/>
          <w:numId w:val="35"/>
        </w:numPr>
      </w:pPr>
      <w:bookmarkStart w:name="_Toc400704895" w:id="52"/>
      <w:r w:rsidRPr="00D8595F">
        <w:t>One biodiesel expert for: (i) technical backstopping; (ii) design of biodiesel test programme</w:t>
      </w:r>
      <w:bookmarkEnd w:id="52"/>
    </w:p>
    <w:p w:rsidRPr="00BF1BE2" w:rsidR="00294DA2" w:rsidP="00422D19" w:rsidRDefault="00294DA2" w14:paraId="158E6F60" w14:textId="0BC95D5C">
      <w:pPr>
        <w:pStyle w:val="ListParagraph"/>
        <w:numPr>
          <w:ilvl w:val="0"/>
          <w:numId w:val="35"/>
        </w:numPr>
      </w:pPr>
      <w:bookmarkStart w:name="_Toc400704896" w:id="53"/>
      <w:r w:rsidRPr="00D8595F">
        <w:t>One independent biodiesel expert; and one independent biogas expert, for monitoring of technology transfer process</w:t>
      </w:r>
      <w:bookmarkEnd w:id="53"/>
    </w:p>
    <w:p w:rsidRPr="00BF1BE2" w:rsidR="00294DA2" w:rsidP="00422D19" w:rsidRDefault="00294DA2" w14:paraId="14537A83" w14:textId="23852361">
      <w:pPr>
        <w:pStyle w:val="ListParagraph"/>
        <w:numPr>
          <w:ilvl w:val="0"/>
          <w:numId w:val="35"/>
        </w:numPr>
      </w:pPr>
      <w:bookmarkStart w:name="_Toc400704897" w:id="54"/>
      <w:r w:rsidRPr="00D8595F">
        <w:t>One expert on biodiesel conversion for: (i) advice and technical backstopping; (ii) technology transfer</w:t>
      </w:r>
      <w:bookmarkEnd w:id="54"/>
    </w:p>
    <w:p w:rsidRPr="00BF1BE2" w:rsidR="00294DA2" w:rsidP="00422D19" w:rsidRDefault="00294DA2" w14:paraId="618FB5C0" w14:textId="55A455EC">
      <w:pPr>
        <w:pStyle w:val="ListParagraph"/>
        <w:numPr>
          <w:ilvl w:val="0"/>
          <w:numId w:val="35"/>
        </w:numPr>
      </w:pPr>
      <w:bookmarkStart w:name="_Toc400704898" w:id="55"/>
      <w:r w:rsidRPr="00D8595F">
        <w:t>One or two experts on biodigester design and materials for: (i) advice and technical backstopping; (ii) technology transfer</w:t>
      </w:r>
      <w:bookmarkEnd w:id="55"/>
    </w:p>
    <w:p w:rsidRPr="00BF1BE2" w:rsidR="00294DA2" w:rsidP="00422D19" w:rsidRDefault="00294DA2" w14:paraId="613C6F80" w14:textId="48771CE5">
      <w:pPr>
        <w:pStyle w:val="ListParagraph"/>
        <w:numPr>
          <w:ilvl w:val="0"/>
          <w:numId w:val="35"/>
        </w:numPr>
      </w:pPr>
      <w:bookmarkStart w:name="_Toc400704899" w:id="56"/>
      <w:r w:rsidRPr="00D8595F">
        <w:t>Two experts on biogas and biodiesel utilization for: (i) project design; (ii) advice and technical backstopping</w:t>
      </w:r>
      <w:bookmarkEnd w:id="56"/>
    </w:p>
    <w:p w:rsidRPr="00BF1BE2" w:rsidR="00294DA2" w:rsidP="00422D19" w:rsidRDefault="00294DA2" w14:paraId="668E58CA" w14:textId="6CCD9792">
      <w:pPr>
        <w:pStyle w:val="ListParagraph"/>
        <w:numPr>
          <w:ilvl w:val="0"/>
          <w:numId w:val="35"/>
        </w:numPr>
      </w:pPr>
      <w:bookmarkStart w:name="_Toc400704900" w:id="57"/>
      <w:r>
        <w:t>I</w:t>
      </w:r>
      <w:r w:rsidRPr="00D8595F">
        <w:t xml:space="preserve">nternational </w:t>
      </w:r>
      <w:r>
        <w:t xml:space="preserve">travel to exchange knowledge and </w:t>
      </w:r>
      <w:r w:rsidRPr="00D8595F">
        <w:t xml:space="preserve">experiences </w:t>
      </w:r>
      <w:r>
        <w:t xml:space="preserve">with </w:t>
      </w:r>
      <w:r w:rsidR="00A42201">
        <w:t xml:space="preserve">(i) </w:t>
      </w:r>
      <w:r w:rsidRPr="00D8595F">
        <w:t>national system to produce certified seeds for vegetal oil plants</w:t>
      </w:r>
      <w:r w:rsidR="00A42201">
        <w:t>; (ii)</w:t>
      </w:r>
      <w:r w:rsidRPr="00A42201" w:rsidR="00A42201">
        <w:t xml:space="preserve"> </w:t>
      </w:r>
      <w:r w:rsidRPr="00D8595F" w:rsidR="00A42201">
        <w:t>application of biodiesel blends in agroindustrial equipment and engines</w:t>
      </w:r>
      <w:bookmarkEnd w:id="57"/>
    </w:p>
    <w:p w:rsidRPr="00BF1BE2" w:rsidR="00294DA2" w:rsidP="00422D19" w:rsidRDefault="00294DA2" w14:paraId="7DF12EAC" w14:textId="4D482410">
      <w:pPr>
        <w:pStyle w:val="ListParagraph"/>
        <w:numPr>
          <w:ilvl w:val="0"/>
          <w:numId w:val="35"/>
        </w:numPr>
      </w:pPr>
      <w:bookmarkStart w:name="_Toc400704901" w:id="58"/>
      <w:r>
        <w:t>I</w:t>
      </w:r>
      <w:r w:rsidRPr="00D8595F">
        <w:t xml:space="preserve">nternational </w:t>
      </w:r>
      <w:r>
        <w:t xml:space="preserve">travel </w:t>
      </w:r>
      <w:r w:rsidR="00A42201">
        <w:t>of foreign consultants</w:t>
      </w:r>
      <w:bookmarkEnd w:id="58"/>
    </w:p>
    <w:p w:rsidRPr="00BF1BE2" w:rsidR="00294DA2" w:rsidP="00422D19" w:rsidRDefault="00294DA2" w14:paraId="28986EE7" w14:textId="64FBEFD9">
      <w:pPr>
        <w:pStyle w:val="ListParagraph"/>
        <w:numPr>
          <w:ilvl w:val="0"/>
          <w:numId w:val="35"/>
        </w:numPr>
      </w:pPr>
      <w:bookmarkStart w:name="_Toc400704902" w:id="59"/>
      <w:r>
        <w:t>Domestic travel to supervise the technology transfer processes to each of the facilities and the implementation of the pilots in the municipalities of Yaguajay and Manatí</w:t>
      </w:r>
      <w:bookmarkEnd w:id="59"/>
    </w:p>
    <w:p w:rsidRPr="00BF1BE2" w:rsidR="00294DA2" w:rsidP="00422D19" w:rsidRDefault="00294DA2" w14:paraId="7AE3557A" w14:textId="6F6E8AB6">
      <w:pPr>
        <w:pStyle w:val="ListParagraph"/>
        <w:numPr>
          <w:ilvl w:val="0"/>
          <w:numId w:val="35"/>
        </w:numPr>
      </w:pPr>
      <w:bookmarkStart w:name="_Toc400704903" w:id="60"/>
      <w:r w:rsidRPr="00D8595F">
        <w:t>One company/institute for: support to implementation of certified seed production system</w:t>
      </w:r>
      <w:bookmarkEnd w:id="60"/>
    </w:p>
    <w:p w:rsidRPr="00BF1BE2" w:rsidR="00294DA2" w:rsidP="00422D19" w:rsidRDefault="00294DA2" w14:paraId="7E53270C" w14:textId="602AF2B3">
      <w:pPr>
        <w:pStyle w:val="ListParagraph"/>
        <w:numPr>
          <w:ilvl w:val="0"/>
          <w:numId w:val="35"/>
        </w:numPr>
      </w:pPr>
      <w:bookmarkStart w:name="_Toc400704904" w:id="61"/>
      <w:r w:rsidRPr="00D8595F">
        <w:t>One company/institute for: hosting and execution of biodiesel blend test programme.</w:t>
      </w:r>
      <w:bookmarkEnd w:id="61"/>
    </w:p>
    <w:p w:rsidRPr="00BF1BE2" w:rsidR="00294DA2" w:rsidP="00422D19" w:rsidRDefault="00294DA2" w14:paraId="570DEFC5" w14:textId="12A2C415">
      <w:pPr>
        <w:pStyle w:val="ListParagraph"/>
        <w:numPr>
          <w:ilvl w:val="0"/>
          <w:numId w:val="35"/>
        </w:numPr>
      </w:pPr>
      <w:bookmarkStart w:name="_Toc400704905" w:id="62"/>
      <w:r w:rsidRPr="00D8595F">
        <w:t>One national/institute company for: implementing a quality control system in the biodiesel plant production line</w:t>
      </w:r>
      <w:bookmarkEnd w:id="62"/>
    </w:p>
    <w:p w:rsidRPr="00BF1BE2" w:rsidR="00294DA2" w:rsidP="00422D19" w:rsidRDefault="00294DA2" w14:paraId="4CB42E82" w14:textId="6FD86659">
      <w:pPr>
        <w:pStyle w:val="ListParagraph"/>
        <w:numPr>
          <w:ilvl w:val="0"/>
          <w:numId w:val="35"/>
        </w:numPr>
      </w:pPr>
      <w:bookmarkStart w:name="_Toc400704906" w:id="63"/>
      <w:r w:rsidRPr="00D8595F">
        <w:t>One national institute/company for: implementing a quality control system in the production line for modern geomembrane materials for biodigesters (EPDM)</w:t>
      </w:r>
      <w:r>
        <w:t>.</w:t>
      </w:r>
      <w:bookmarkEnd w:id="63"/>
    </w:p>
    <w:p w:rsidRPr="00BF1BE2" w:rsidR="00294DA2" w:rsidP="00422D19" w:rsidRDefault="00294DA2" w14:paraId="3769182E" w14:textId="1D2760C8">
      <w:pPr>
        <w:pStyle w:val="ListParagraph"/>
        <w:numPr>
          <w:ilvl w:val="0"/>
          <w:numId w:val="35"/>
        </w:numPr>
      </w:pPr>
      <w:bookmarkStart w:name="_Toc400704907" w:id="64"/>
      <w:r w:rsidRPr="00D8595F">
        <w:t xml:space="preserve">One or more national companies for: </w:t>
      </w:r>
      <w:r>
        <w:t>civil work</w:t>
      </w:r>
      <w:r w:rsidRPr="00D8595F">
        <w:t xml:space="preserve"> and equipment</w:t>
      </w:r>
      <w:r>
        <w:t xml:space="preserve"> </w:t>
      </w:r>
      <w:r w:rsidRPr="00D8595F">
        <w:t>assembly</w:t>
      </w:r>
      <w:r>
        <w:t xml:space="preserve"> for </w:t>
      </w:r>
      <w:r w:rsidRPr="00D8595F">
        <w:t>the biodiesel and biogas pilots</w:t>
      </w:r>
      <w:bookmarkEnd w:id="64"/>
    </w:p>
    <w:p w:rsidRPr="00BF1BE2" w:rsidR="00294DA2" w:rsidP="00422D19" w:rsidRDefault="00294DA2" w14:paraId="55D16637" w14:textId="543A41E0">
      <w:pPr>
        <w:pStyle w:val="ListParagraph"/>
        <w:numPr>
          <w:ilvl w:val="0"/>
          <w:numId w:val="35"/>
        </w:numPr>
      </w:pPr>
      <w:bookmarkStart w:name="_Toc400704908" w:id="65"/>
      <w:r w:rsidRPr="00D8595F">
        <w:t xml:space="preserve">Procurement of agricultural </w:t>
      </w:r>
      <w:r>
        <w:t xml:space="preserve">machinery, </w:t>
      </w:r>
      <w:r w:rsidRPr="00D8595F">
        <w:t xml:space="preserve">equipment, irrigation systems and hand tools for germplasm bank of basic seeds for </w:t>
      </w:r>
      <w:r w:rsidRPr="00BF1BE2">
        <w:t>Jatropha curcas</w:t>
      </w:r>
      <w:r w:rsidRPr="00D8595F">
        <w:t>, as well as laboratory equipment for seed certification and quality assur</w:t>
      </w:r>
      <w:r>
        <w:t>ance</w:t>
      </w:r>
      <w:bookmarkEnd w:id="65"/>
    </w:p>
    <w:p w:rsidRPr="00BF1BE2" w:rsidR="00294DA2" w:rsidP="00422D19" w:rsidRDefault="00294DA2" w14:paraId="5D4B2D16" w14:textId="5D876A1D">
      <w:pPr>
        <w:pStyle w:val="ListParagraph"/>
        <w:numPr>
          <w:ilvl w:val="0"/>
          <w:numId w:val="35"/>
        </w:numPr>
      </w:pPr>
      <w:bookmarkStart w:name="_Toc400704909" w:id="66"/>
      <w:r w:rsidRPr="00D8595F">
        <w:t xml:space="preserve">Procurement of laboratory </w:t>
      </w:r>
      <w:r>
        <w:t>equipment</w:t>
      </w:r>
      <w:r w:rsidRPr="00D8595F">
        <w:t xml:space="preserve"> and inputs to execute biodiesel test programme</w:t>
      </w:r>
      <w:bookmarkEnd w:id="66"/>
    </w:p>
    <w:p w:rsidRPr="00BF1BE2" w:rsidR="00294DA2" w:rsidP="00422D19" w:rsidRDefault="00294DA2" w14:paraId="280D8E6B" w14:textId="2F32F57B">
      <w:pPr>
        <w:pStyle w:val="ListParagraph"/>
        <w:numPr>
          <w:ilvl w:val="0"/>
          <w:numId w:val="35"/>
        </w:numPr>
      </w:pPr>
      <w:bookmarkStart w:name="_Toc400704910" w:id="67"/>
      <w:r w:rsidRPr="00D8595F">
        <w:t xml:space="preserve">Procurement of industrial equipment for habilitating </w:t>
      </w:r>
      <w:r>
        <w:t xml:space="preserve">(i) </w:t>
      </w:r>
      <w:r w:rsidRPr="00D8595F">
        <w:t>manufacturing and assembly line for small-scale biodiesel plants</w:t>
      </w:r>
      <w:r>
        <w:t xml:space="preserve"> (ii) the production line for </w:t>
      </w:r>
      <w:r w:rsidRPr="00D8595F">
        <w:t>modern geomembrane material (EPDM</w:t>
      </w:r>
      <w:r>
        <w:t>), (iii) appliances for biogas utilization and (iv) instruments for quality inspections and control</w:t>
      </w:r>
      <w:bookmarkEnd w:id="67"/>
    </w:p>
    <w:p w:rsidRPr="00BF1BE2" w:rsidR="00294DA2" w:rsidP="00422D19" w:rsidRDefault="00294DA2" w14:paraId="2B1D6827" w14:textId="2F6B88BF">
      <w:pPr>
        <w:pStyle w:val="ListParagraph"/>
        <w:numPr>
          <w:ilvl w:val="0"/>
          <w:numId w:val="35"/>
        </w:numPr>
      </w:pPr>
      <w:bookmarkStart w:name="_Toc400704911" w:id="68"/>
      <w:r>
        <w:t xml:space="preserve">Procurement of </w:t>
      </w:r>
      <w:r w:rsidR="005507BE">
        <w:t xml:space="preserve">equipment to undertake </w:t>
      </w:r>
      <w:r>
        <w:t xml:space="preserve"> </w:t>
      </w:r>
      <w:r w:rsidRPr="00D8595F" w:rsidR="005507BE">
        <w:t xml:space="preserve">demonstration pilots of small-scale biodiesel and biogas </w:t>
      </w:r>
      <w:r w:rsidR="005507BE">
        <w:t xml:space="preserve">(field equipment, light transport for </w:t>
      </w:r>
      <w:r>
        <w:t>supervis</w:t>
      </w:r>
      <w:r w:rsidR="005507BE">
        <w:t>ion)</w:t>
      </w:r>
      <w:bookmarkEnd w:id="68"/>
      <w:r>
        <w:t xml:space="preserve"> </w:t>
      </w:r>
    </w:p>
    <w:p w:rsidRPr="00BF1BE2" w:rsidR="00F9182B" w:rsidP="00422D19" w:rsidRDefault="00F9182B" w14:paraId="22316C5F" w14:textId="75499D95">
      <w:pPr>
        <w:pStyle w:val="ListParagraph"/>
        <w:numPr>
          <w:ilvl w:val="0"/>
          <w:numId w:val="35"/>
        </w:numPr>
      </w:pPr>
      <w:bookmarkStart w:name="_Toc400704912" w:id="69"/>
      <w:r w:rsidRPr="00D8595F">
        <w:t xml:space="preserve">Procurement of </w:t>
      </w:r>
      <w:r>
        <w:t xml:space="preserve">lab and field materials </w:t>
      </w:r>
      <w:r w:rsidRPr="00D8595F">
        <w:t xml:space="preserve">for implementation </w:t>
      </w:r>
      <w:r>
        <w:t xml:space="preserve">of </w:t>
      </w:r>
      <w:r w:rsidRPr="00D8595F">
        <w:t>the</w:t>
      </w:r>
      <w:r w:rsidRPr="00BF1BE2">
        <w:t xml:space="preserve"> </w:t>
      </w:r>
      <w:r w:rsidRPr="00D8595F">
        <w:t xml:space="preserve">national system to produce certified seeds of </w:t>
      </w:r>
      <w:r w:rsidRPr="00BF1BE2">
        <w:t>Jatropha curcas</w:t>
      </w:r>
      <w:bookmarkEnd w:id="69"/>
    </w:p>
    <w:p w:rsidRPr="00BF1BE2" w:rsidR="00F9182B" w:rsidP="00422D19" w:rsidRDefault="00F9182B" w14:paraId="5D1747EF" w14:textId="653ECE7B">
      <w:pPr>
        <w:pStyle w:val="ListParagraph"/>
        <w:numPr>
          <w:ilvl w:val="0"/>
          <w:numId w:val="35"/>
        </w:numPr>
      </w:pPr>
      <w:bookmarkStart w:name="_Toc400704913" w:id="70"/>
      <w:r w:rsidRPr="00D8595F">
        <w:t>Procurement of fuel for evaluation of blends diesel-biodiesel in agroindustrial equipment and engines</w:t>
      </w:r>
      <w:r>
        <w:t>.</w:t>
      </w:r>
      <w:bookmarkEnd w:id="70"/>
    </w:p>
    <w:p w:rsidRPr="00BF1BE2" w:rsidR="00F9182B" w:rsidP="00422D19" w:rsidRDefault="00F9182B" w14:paraId="612F8A57" w14:textId="527152C3">
      <w:pPr>
        <w:pStyle w:val="ListParagraph"/>
        <w:numPr>
          <w:ilvl w:val="0"/>
          <w:numId w:val="35"/>
        </w:numPr>
      </w:pPr>
      <w:bookmarkStart w:name="_Toc400704914" w:id="71"/>
      <w:r w:rsidRPr="00D8595F">
        <w:t xml:space="preserve">Procurement of </w:t>
      </w:r>
      <w:r>
        <w:t xml:space="preserve">raw </w:t>
      </w:r>
      <w:r w:rsidRPr="00D8595F">
        <w:t xml:space="preserve">materials for manufacturing </w:t>
      </w:r>
      <w:r>
        <w:t xml:space="preserve">the </w:t>
      </w:r>
      <w:r w:rsidRPr="00D8595F">
        <w:t>three biodiesel plants</w:t>
      </w:r>
      <w:r>
        <w:t>.</w:t>
      </w:r>
      <w:bookmarkEnd w:id="71"/>
    </w:p>
    <w:p w:rsidRPr="00BF1BE2" w:rsidR="00F9182B" w:rsidP="00422D19" w:rsidRDefault="00F9182B" w14:paraId="77DB28BC" w14:textId="13390B93">
      <w:pPr>
        <w:pStyle w:val="ListParagraph"/>
        <w:numPr>
          <w:ilvl w:val="0"/>
          <w:numId w:val="35"/>
        </w:numPr>
      </w:pPr>
      <w:bookmarkStart w:name="_Toc400704915" w:id="72"/>
      <w:r w:rsidRPr="00D8595F">
        <w:t xml:space="preserve">Procurement of </w:t>
      </w:r>
      <w:r>
        <w:t xml:space="preserve">raw </w:t>
      </w:r>
      <w:r w:rsidRPr="00D8595F">
        <w:t xml:space="preserve">materials and components to produce synthetic membrane liners and auxiliary equipment for </w:t>
      </w:r>
      <w:r>
        <w:t xml:space="preserve">the five </w:t>
      </w:r>
      <w:r w:rsidRPr="00D8595F">
        <w:t xml:space="preserve">small-scale biogas </w:t>
      </w:r>
      <w:r>
        <w:t>plants</w:t>
      </w:r>
      <w:r w:rsidRPr="00D8595F">
        <w:t>, as well as biogas appliances</w:t>
      </w:r>
      <w:r>
        <w:t>.</w:t>
      </w:r>
      <w:bookmarkEnd w:id="72"/>
    </w:p>
    <w:p w:rsidRPr="00BF1BE2" w:rsidR="00F9182B" w:rsidP="00422D19" w:rsidRDefault="00F9182B" w14:paraId="2DB69B2D" w14:textId="1B450C59">
      <w:pPr>
        <w:pStyle w:val="ListParagraph"/>
        <w:numPr>
          <w:ilvl w:val="0"/>
          <w:numId w:val="35"/>
        </w:numPr>
      </w:pPr>
      <w:bookmarkStart w:name="_Toc400704916" w:id="73"/>
      <w:r w:rsidRPr="00D8595F">
        <w:t xml:space="preserve">Procurement of </w:t>
      </w:r>
      <w:r>
        <w:t>field materials</w:t>
      </w:r>
      <w:r w:rsidRPr="00D8595F">
        <w:t xml:space="preserve"> for</w:t>
      </w:r>
      <w:r>
        <w:t xml:space="preserve"> the</w:t>
      </w:r>
      <w:r w:rsidRPr="00D8595F">
        <w:t xml:space="preserve"> implementation of the demonstration pilots of small-scale biodiesel and biogas technology</w:t>
      </w:r>
      <w:r>
        <w:t>.</w:t>
      </w:r>
      <w:bookmarkEnd w:id="73"/>
    </w:p>
    <w:p w:rsidRPr="00C80F87" w:rsidR="00C80F87" w:rsidP="00422D19" w:rsidRDefault="00C80F87" w14:paraId="516BCFF5" w14:textId="33967FD7">
      <w:pPr>
        <w:pStyle w:val="ListParagraph"/>
        <w:numPr>
          <w:ilvl w:val="0"/>
          <w:numId w:val="35"/>
        </w:numPr>
      </w:pPr>
      <w:bookmarkStart w:name="_Toc400704917" w:id="74"/>
      <w:r>
        <w:t>A</w:t>
      </w:r>
      <w:r w:rsidRPr="00C80F87">
        <w:t xml:space="preserve">udio-visual equipment </w:t>
      </w:r>
      <w:r>
        <w:t>for</w:t>
      </w:r>
      <w:r w:rsidRPr="00C80F87">
        <w:t xml:space="preserve"> training</w:t>
      </w:r>
      <w:r w:rsidRPr="002F6077">
        <w:t xml:space="preserve"> </w:t>
      </w:r>
      <w:r>
        <w:t>(cameras, datashow, etc); mobile and landphones</w:t>
      </w:r>
      <w:bookmarkEnd w:id="74"/>
    </w:p>
    <w:p w:rsidRPr="00BF1BE2" w:rsidR="00F9182B" w:rsidP="00422D19" w:rsidRDefault="00755B93" w14:paraId="3015D634" w14:textId="432957DD">
      <w:pPr>
        <w:pStyle w:val="ListParagraph"/>
        <w:numPr>
          <w:ilvl w:val="0"/>
          <w:numId w:val="35"/>
        </w:numPr>
      </w:pPr>
      <w:bookmarkStart w:name="_Toc400704918" w:id="75"/>
      <w:r w:rsidRPr="002F6077">
        <w:t xml:space="preserve">Office supplies e.g. </w:t>
      </w:r>
      <w:r>
        <w:t xml:space="preserve">paper, toner, memory sticks, as well as </w:t>
      </w:r>
      <w:r w:rsidRPr="002F6077">
        <w:t>fuel</w:t>
      </w:r>
      <w:r>
        <w:t xml:space="preserve"> for activities in the outcome</w:t>
      </w:r>
      <w:bookmarkEnd w:id="75"/>
    </w:p>
    <w:p w:rsidRPr="00BF1BE2" w:rsidR="00F9182B" w:rsidP="00422D19" w:rsidRDefault="00F9182B" w14:paraId="50C74774" w14:textId="626D181E">
      <w:pPr>
        <w:pStyle w:val="ListParagraph"/>
        <w:numPr>
          <w:ilvl w:val="0"/>
          <w:numId w:val="35"/>
        </w:numPr>
      </w:pPr>
      <w:bookmarkStart w:name="_Toc400704919" w:id="76"/>
      <w:r>
        <w:t xml:space="preserve">Basic and specialized </w:t>
      </w:r>
      <w:r w:rsidRPr="00D8595F">
        <w:t>IT equipment</w:t>
      </w:r>
      <w:r>
        <w:t xml:space="preserve"> at participating industries, MINAG and pilot municipalities </w:t>
      </w:r>
      <w:r w:rsidRPr="00D8595F">
        <w:t xml:space="preserve"> </w:t>
      </w:r>
      <w:r>
        <w:t xml:space="preserve">to </w:t>
      </w:r>
      <w:r w:rsidRPr="00D8595F">
        <w:t xml:space="preserve">support </w:t>
      </w:r>
      <w:r>
        <w:t>activities under outputs 2.1 through 2.6</w:t>
      </w:r>
      <w:bookmarkEnd w:id="76"/>
    </w:p>
    <w:p w:rsidRPr="00BF1BE2" w:rsidR="002F6077" w:rsidP="00422D19" w:rsidRDefault="002F6077" w14:paraId="080D20AF" w14:textId="03ED7A50">
      <w:pPr>
        <w:pStyle w:val="ListParagraph"/>
        <w:numPr>
          <w:ilvl w:val="0"/>
          <w:numId w:val="35"/>
        </w:numPr>
      </w:pPr>
      <w:bookmarkStart w:name="_Toc400704920" w:id="77"/>
      <w:r>
        <w:t>C</w:t>
      </w:r>
      <w:r w:rsidRPr="002F6077">
        <w:t xml:space="preserve">ost of vehicle maintenance in support of </w:t>
      </w:r>
      <w:r>
        <w:t xml:space="preserve">all </w:t>
      </w:r>
      <w:r w:rsidRPr="002F6077">
        <w:t>outputs</w:t>
      </w:r>
      <w:r>
        <w:t xml:space="preserve"> in outcome 2</w:t>
      </w:r>
      <w:bookmarkEnd w:id="77"/>
    </w:p>
    <w:p w:rsidRPr="00BF1BE2" w:rsidR="00F9182B" w:rsidP="00422D19" w:rsidRDefault="00F9182B" w14:paraId="7AAB907E" w14:textId="24613542">
      <w:pPr>
        <w:pStyle w:val="ListParagraph"/>
        <w:numPr>
          <w:ilvl w:val="0"/>
          <w:numId w:val="35"/>
        </w:numPr>
      </w:pPr>
      <w:bookmarkStart w:name="_Toc400704921" w:id="78"/>
      <w:r w:rsidRPr="00BF1BE2">
        <w:t>Prin</w:t>
      </w:r>
      <w:r w:rsidRPr="00BF1BE2" w:rsidR="001042EB">
        <w:t>ting of norms and protocols related to seed certification, and test of biodiesel use. Printing of technical documentation and results from the pilot activities.</w:t>
      </w:r>
      <w:bookmarkEnd w:id="78"/>
    </w:p>
    <w:p w:rsidRPr="00BF1BE2" w:rsidR="00755B93" w:rsidP="00422D19" w:rsidRDefault="00755B93" w14:paraId="22D33773" w14:textId="77CE8686">
      <w:pPr>
        <w:pStyle w:val="ListParagraph"/>
        <w:numPr>
          <w:ilvl w:val="0"/>
          <w:numId w:val="35"/>
        </w:numPr>
      </w:pPr>
      <w:bookmarkStart w:name="_Toc400704922" w:id="79"/>
      <w:r>
        <w:t>C</w:t>
      </w:r>
      <w:r w:rsidRPr="00755B93">
        <w:t>ontingencies related to possible fluctuations in Exchange rates and other ítems, including insurance for vehicles</w:t>
      </w:r>
      <w:bookmarkEnd w:id="79"/>
      <w:r>
        <w:t xml:space="preserve"> </w:t>
      </w:r>
    </w:p>
    <w:p w:rsidRPr="00BF1BE2" w:rsidR="00F9182B" w:rsidP="00422D19" w:rsidRDefault="00F9182B" w14:paraId="1C02EC0E" w14:textId="30DAAF5F">
      <w:pPr>
        <w:pStyle w:val="ListParagraph"/>
        <w:numPr>
          <w:ilvl w:val="0"/>
          <w:numId w:val="35"/>
        </w:numPr>
      </w:pPr>
      <w:bookmarkStart w:name="_Toc400704923" w:id="80"/>
      <w:r>
        <w:t>W</w:t>
      </w:r>
      <w:r w:rsidRPr="00D8595F">
        <w:t xml:space="preserve">orkshops and training on production of certified seeds for </w:t>
      </w:r>
      <w:r w:rsidRPr="00BF1BE2">
        <w:t>Jatropha curcas,</w:t>
      </w:r>
      <w:bookmarkEnd w:id="80"/>
    </w:p>
    <w:p w:rsidRPr="00BF1BE2" w:rsidR="00F9182B" w:rsidP="00422D19" w:rsidRDefault="00F9182B" w14:paraId="37268E2F" w14:textId="78E1D7F2">
      <w:pPr>
        <w:pStyle w:val="ListParagraph"/>
        <w:numPr>
          <w:ilvl w:val="0"/>
          <w:numId w:val="35"/>
        </w:numPr>
      </w:pPr>
      <w:bookmarkStart w:name="_Toc400704924" w:id="81"/>
      <w:r>
        <w:t>W</w:t>
      </w:r>
      <w:r w:rsidRPr="00D8595F">
        <w:t>orkshops and training on: (i) implementation and operation of biodiesel and biogas systems as well as your use in small agricultural farms in energy generation for self-supply and local distribution; (ii) establishment of markets for biodiesel, biogas and by-products at municipal level; (iii) utilization of by-products (bio-fertilizer) at farm and community level; (iv); optimization of technologies and systems</w:t>
      </w:r>
      <w:bookmarkEnd w:id="81"/>
    </w:p>
    <w:p w:rsidR="00F9182B" w:rsidP="00422D19" w:rsidRDefault="00F9182B" w14:paraId="5D296449" w14:textId="77777777"/>
    <w:p w:rsidRPr="00F9182B" w:rsidR="00F9182B" w:rsidP="00422D19" w:rsidRDefault="00F9182B" w14:paraId="17F91BBD" w14:textId="5587F75D">
      <w:pPr>
        <w:rPr>
          <w:szCs w:val="22"/>
          <w:u w:val="single"/>
        </w:rPr>
      </w:pPr>
      <w:bookmarkStart w:name="_Toc400704925" w:id="82"/>
      <w:r w:rsidRPr="00F9182B">
        <w:rPr>
          <w:szCs w:val="22"/>
          <w:u w:val="single"/>
        </w:rPr>
        <w:t>OUTCOME 3</w:t>
      </w:r>
      <w:bookmarkEnd w:id="82"/>
    </w:p>
    <w:p w:rsidRPr="00BF1BE2" w:rsidR="00F9182B" w:rsidP="00422D19" w:rsidRDefault="00F9182B" w14:paraId="4AA9E59F" w14:textId="08937C85">
      <w:pPr>
        <w:pStyle w:val="ListParagraph"/>
        <w:numPr>
          <w:ilvl w:val="0"/>
          <w:numId w:val="35"/>
        </w:numPr>
      </w:pPr>
      <w:bookmarkStart w:name="_Toc400704926" w:id="83"/>
      <w:r>
        <w:t>E</w:t>
      </w:r>
      <w:r w:rsidRPr="00D8595F">
        <w:t>xperts in facilitation of training courses, workshops, national and international seminars</w:t>
      </w:r>
      <w:bookmarkEnd w:id="83"/>
    </w:p>
    <w:p w:rsidRPr="00BF1BE2" w:rsidR="00F9182B" w:rsidP="00422D19" w:rsidRDefault="00F9182B" w14:paraId="72DAD4EF" w14:textId="03C9FC5E">
      <w:pPr>
        <w:pStyle w:val="ListParagraph"/>
        <w:numPr>
          <w:ilvl w:val="0"/>
          <w:numId w:val="35"/>
        </w:numPr>
      </w:pPr>
      <w:bookmarkStart w:name="_Toc400704927" w:id="84"/>
      <w:r w:rsidRPr="00D8595F">
        <w:t>One or more specialists on bioenergy to participate in training activities and events</w:t>
      </w:r>
      <w:bookmarkEnd w:id="84"/>
    </w:p>
    <w:p w:rsidRPr="00BF1BE2" w:rsidR="00F9182B" w:rsidP="00422D19" w:rsidRDefault="00F9182B" w14:paraId="5027BC4D" w14:textId="5EB52517">
      <w:pPr>
        <w:pStyle w:val="ListParagraph"/>
        <w:numPr>
          <w:ilvl w:val="0"/>
          <w:numId w:val="35"/>
        </w:numPr>
      </w:pPr>
      <w:bookmarkStart w:name="_Toc400704928" w:id="85"/>
      <w:r>
        <w:t>E</w:t>
      </w:r>
      <w:r w:rsidRPr="00D8595F">
        <w:t>xperts in support decision makers, promote inter-institutional coordination, and sharing of knowledge and information on bioenergy supply</w:t>
      </w:r>
      <w:bookmarkEnd w:id="85"/>
    </w:p>
    <w:p w:rsidRPr="00BF1BE2" w:rsidR="00F9182B" w:rsidP="00422D19" w:rsidRDefault="00F9182B" w14:paraId="1F6FA9F8" w14:textId="0B0F06A1">
      <w:pPr>
        <w:pStyle w:val="ListParagraph"/>
        <w:numPr>
          <w:ilvl w:val="0"/>
          <w:numId w:val="35"/>
        </w:numPr>
      </w:pPr>
      <w:bookmarkStart w:name="_Toc400704929" w:id="86"/>
      <w:r w:rsidRPr="00D8595F">
        <w:t>One specialist on bioenergy for advice and technical backstopping</w:t>
      </w:r>
      <w:bookmarkEnd w:id="86"/>
    </w:p>
    <w:p w:rsidRPr="00BF1BE2" w:rsidR="00F9182B" w:rsidP="00422D19" w:rsidRDefault="00F9182B" w14:paraId="19D85A53" w14:textId="6897A3EB">
      <w:pPr>
        <w:pStyle w:val="ListParagraph"/>
        <w:numPr>
          <w:ilvl w:val="0"/>
          <w:numId w:val="35"/>
        </w:numPr>
      </w:pPr>
      <w:bookmarkStart w:name="_Toc400704930" w:id="87"/>
      <w:r>
        <w:t>Domestic travel of (i) EEIH  staff to provide the advisory role defined in output 3.1, 3.4; (ii) Cubaenergía to create awareness of its role in output 3.3 and liaise with decision makers at the local level; (iii) for relevant participants to attend trainings organized under output 3.2 ; and (iv) collect the necessary information for the activities foreseen in output 3.5</w:t>
      </w:r>
      <w:bookmarkEnd w:id="87"/>
    </w:p>
    <w:p w:rsidRPr="00BF1BE2" w:rsidR="00F9182B" w:rsidP="00422D19" w:rsidRDefault="00F9182B" w14:paraId="1C0DE3B8" w14:textId="75835505">
      <w:pPr>
        <w:pStyle w:val="ListParagraph"/>
        <w:numPr>
          <w:ilvl w:val="0"/>
          <w:numId w:val="35"/>
        </w:numPr>
      </w:pPr>
      <w:bookmarkStart w:name="_Toc400704931" w:id="88"/>
      <w:r>
        <w:t>N</w:t>
      </w:r>
      <w:r w:rsidRPr="00D8595F">
        <w:t>ational institute for design and hosting of bioenergy expertise centre</w:t>
      </w:r>
      <w:bookmarkEnd w:id="88"/>
    </w:p>
    <w:p w:rsidRPr="00BF1BE2" w:rsidR="00F9182B" w:rsidP="00422D19" w:rsidRDefault="00F9182B" w14:paraId="5BE5BAD8" w14:textId="602B6B87">
      <w:pPr>
        <w:pStyle w:val="ListParagraph"/>
        <w:numPr>
          <w:ilvl w:val="0"/>
          <w:numId w:val="35"/>
        </w:numPr>
      </w:pPr>
      <w:bookmarkStart w:name="_Toc400704932" w:id="89"/>
      <w:r w:rsidRPr="00D8595F">
        <w:t>One or more national companies/institutes for: rehabilitation of classroom buildings in the local training schools as well as hosting and organization of training and educational activities</w:t>
      </w:r>
      <w:bookmarkEnd w:id="89"/>
    </w:p>
    <w:p w:rsidRPr="00BF1BE2" w:rsidR="00F9182B" w:rsidP="00422D19" w:rsidRDefault="00F9182B" w14:paraId="173DE8BB" w14:textId="760D117E">
      <w:pPr>
        <w:pStyle w:val="ListParagraph"/>
        <w:numPr>
          <w:ilvl w:val="0"/>
          <w:numId w:val="35"/>
        </w:numPr>
      </w:pPr>
      <w:bookmarkStart w:name="_Toc400704933" w:id="90"/>
      <w:r w:rsidRPr="00D8595F">
        <w:t>One company/institute for support of database development of case studies of bioenergy technology</w:t>
      </w:r>
      <w:r>
        <w:t>.</w:t>
      </w:r>
      <w:bookmarkEnd w:id="90"/>
    </w:p>
    <w:p w:rsidRPr="00BF1BE2" w:rsidR="00F9182B" w:rsidP="00422D19" w:rsidRDefault="00F9182B" w14:paraId="3D1615DE" w14:textId="20F685BF">
      <w:pPr>
        <w:pStyle w:val="ListParagraph"/>
        <w:numPr>
          <w:ilvl w:val="0"/>
          <w:numId w:val="35"/>
        </w:numPr>
      </w:pPr>
      <w:bookmarkStart w:name="_Toc400704934" w:id="91"/>
      <w:r>
        <w:t xml:space="preserve">Procurement of furniture and </w:t>
      </w:r>
      <w:r w:rsidRPr="00D8595F">
        <w:t xml:space="preserve">office equipment </w:t>
      </w:r>
      <w:r>
        <w:t>for the</w:t>
      </w:r>
      <w:r w:rsidRPr="00D8595F">
        <w:t xml:space="preserve"> </w:t>
      </w:r>
      <w:r>
        <w:t>Bioenergy Unit in Cubaenergía and the E</w:t>
      </w:r>
      <w:r w:rsidRPr="00D8595F">
        <w:t xml:space="preserve">xpertise </w:t>
      </w:r>
      <w:r>
        <w:t>C</w:t>
      </w:r>
      <w:r w:rsidRPr="00D8595F">
        <w:t>entre</w:t>
      </w:r>
      <w:r>
        <w:t xml:space="preserve"> in EEIH</w:t>
      </w:r>
      <w:r w:rsidRPr="00D8595F">
        <w:t xml:space="preserve">. Procurement of a </w:t>
      </w:r>
      <w:r>
        <w:t xml:space="preserve">vehicle </w:t>
      </w:r>
      <w:r w:rsidRPr="00D8595F">
        <w:t xml:space="preserve">for </w:t>
      </w:r>
      <w:r>
        <w:t>this Centre</w:t>
      </w:r>
      <w:bookmarkEnd w:id="91"/>
    </w:p>
    <w:p w:rsidRPr="00BF1BE2" w:rsidR="00F9182B" w:rsidP="00422D19" w:rsidRDefault="00F9182B" w14:paraId="1351A783" w14:textId="2A57194D">
      <w:pPr>
        <w:pStyle w:val="ListParagraph"/>
        <w:numPr>
          <w:ilvl w:val="0"/>
          <w:numId w:val="35"/>
        </w:numPr>
      </w:pPr>
      <w:bookmarkStart w:name="_Toc400704935" w:id="92"/>
      <w:r w:rsidRPr="00D8595F">
        <w:t xml:space="preserve">Procurement of furniture for </w:t>
      </w:r>
      <w:r>
        <w:t xml:space="preserve">strengthening a </w:t>
      </w:r>
      <w:r w:rsidRPr="00D8595F">
        <w:t>training classroom</w:t>
      </w:r>
      <w:bookmarkEnd w:id="92"/>
    </w:p>
    <w:p w:rsidRPr="00BF1BE2" w:rsidR="00F9182B" w:rsidP="00422D19" w:rsidRDefault="00F9182B" w14:paraId="3E941977" w14:textId="1C0C7721">
      <w:pPr>
        <w:pStyle w:val="ListParagraph"/>
        <w:numPr>
          <w:ilvl w:val="0"/>
          <w:numId w:val="35"/>
        </w:numPr>
      </w:pPr>
      <w:bookmarkStart w:name="_Toc400704936" w:id="93"/>
      <w:r w:rsidRPr="00D8595F">
        <w:t xml:space="preserve">Procurement </w:t>
      </w:r>
      <w:r>
        <w:t xml:space="preserve">of equipment for cooperatives of services of construction, mechanics and electric, as well as </w:t>
      </w:r>
      <w:r w:rsidRPr="00D8595F">
        <w:t>furniture of local support centres</w:t>
      </w:r>
      <w:bookmarkEnd w:id="93"/>
    </w:p>
    <w:p w:rsidRPr="00BF1BE2" w:rsidR="00F9182B" w:rsidP="00422D19" w:rsidRDefault="00F9182B" w14:paraId="52A1D201" w14:textId="2F215973">
      <w:pPr>
        <w:pStyle w:val="ListParagraph"/>
        <w:numPr>
          <w:ilvl w:val="0"/>
          <w:numId w:val="35"/>
        </w:numPr>
      </w:pPr>
      <w:bookmarkStart w:name="_Toc400704937" w:id="94"/>
      <w:r w:rsidRPr="00D8595F">
        <w:t xml:space="preserve">Procurement of materials for </w:t>
      </w:r>
      <w:r>
        <w:t xml:space="preserve">strengthening the expertise Centre in EEIH, </w:t>
      </w:r>
      <w:r w:rsidRPr="00D8595F">
        <w:t>classroom buildings in the local training schools</w:t>
      </w:r>
      <w:r>
        <w:t xml:space="preserve"> and the buildings of the agronomic institutes part of the local level networks</w:t>
      </w:r>
      <w:bookmarkEnd w:id="94"/>
    </w:p>
    <w:p w:rsidRPr="00BF1BE2" w:rsidR="00F9182B" w:rsidP="00422D19" w:rsidRDefault="00F9182B" w14:paraId="25026029" w14:textId="4BA28200">
      <w:pPr>
        <w:pStyle w:val="ListParagraph"/>
        <w:numPr>
          <w:ilvl w:val="0"/>
          <w:numId w:val="35"/>
        </w:numPr>
      </w:pPr>
      <w:bookmarkStart w:name="_Toc400704938" w:id="95"/>
      <w:r>
        <w:t>Audio</w:t>
      </w:r>
      <w:r w:rsidR="00A42201">
        <w:t xml:space="preserve">visual equipment for the expertise </w:t>
      </w:r>
      <w:r w:rsidR="00755B93">
        <w:t>Centre and Bioenergy U</w:t>
      </w:r>
      <w:r w:rsidR="00A42201">
        <w:t>nit in EEIH and Cubaenerg</w:t>
      </w:r>
      <w:r w:rsidR="00C80F87">
        <w:t>ía respectively. Mobile and landphones</w:t>
      </w:r>
      <w:bookmarkEnd w:id="95"/>
    </w:p>
    <w:p w:rsidRPr="00BF1BE2" w:rsidR="00F9182B" w:rsidP="00422D19" w:rsidRDefault="00755B93" w14:paraId="672FB8AB" w14:textId="4008014E">
      <w:pPr>
        <w:pStyle w:val="ListParagraph"/>
        <w:numPr>
          <w:ilvl w:val="0"/>
          <w:numId w:val="35"/>
        </w:numPr>
      </w:pPr>
      <w:bookmarkStart w:name="_Toc400704939" w:id="96"/>
      <w:r w:rsidRPr="002F6077">
        <w:t xml:space="preserve">Office supplies e.g. </w:t>
      </w:r>
      <w:r>
        <w:t xml:space="preserve">paper, toner, memory sticks, as well as </w:t>
      </w:r>
      <w:r w:rsidRPr="002F6077">
        <w:t>fuel</w:t>
      </w:r>
      <w:r>
        <w:t xml:space="preserve"> for activities in the outcome</w:t>
      </w:r>
      <w:bookmarkEnd w:id="96"/>
    </w:p>
    <w:p w:rsidRPr="00BF1BE2" w:rsidR="00F9182B" w:rsidP="00422D19" w:rsidRDefault="00F9182B" w14:paraId="2CCC65AB" w14:textId="26BD3F34">
      <w:pPr>
        <w:pStyle w:val="ListParagraph"/>
        <w:numPr>
          <w:ilvl w:val="0"/>
          <w:numId w:val="35"/>
        </w:numPr>
      </w:pPr>
      <w:bookmarkStart w:name="_Toc400704940" w:id="97"/>
      <w:r w:rsidRPr="00D8595F">
        <w:t>IT equipment for</w:t>
      </w:r>
      <w:r>
        <w:t xml:space="preserve"> the </w:t>
      </w:r>
      <w:r w:rsidRPr="00D8595F">
        <w:t>bioenergy technology unit set up within Cubaenergía</w:t>
      </w:r>
      <w:r>
        <w:t xml:space="preserve"> and</w:t>
      </w:r>
      <w:r w:rsidRPr="00D8595F">
        <w:t xml:space="preserve"> national expertise centre on integrated bioenergy production within EEIH</w:t>
      </w:r>
      <w:r>
        <w:t>, as well as ANAP and other stakeholders to support training activities and technical support to farmers.</w:t>
      </w:r>
      <w:bookmarkEnd w:id="97"/>
    </w:p>
    <w:p w:rsidRPr="00BF1BE2" w:rsidR="002F6077" w:rsidP="00422D19" w:rsidRDefault="002F6077" w14:paraId="38651A07" w14:textId="61BB5787">
      <w:pPr>
        <w:pStyle w:val="ListParagraph"/>
        <w:numPr>
          <w:ilvl w:val="0"/>
          <w:numId w:val="35"/>
        </w:numPr>
      </w:pPr>
      <w:bookmarkStart w:name="_Toc400704941" w:id="98"/>
      <w:r>
        <w:t>C</w:t>
      </w:r>
      <w:r w:rsidRPr="002F6077">
        <w:t xml:space="preserve">ost of vehicle maintenance in support of </w:t>
      </w:r>
      <w:r>
        <w:t xml:space="preserve">all </w:t>
      </w:r>
      <w:r w:rsidRPr="002F6077">
        <w:t>outputs</w:t>
      </w:r>
      <w:r>
        <w:t xml:space="preserve"> in outcome 3</w:t>
      </w:r>
      <w:bookmarkEnd w:id="98"/>
    </w:p>
    <w:p w:rsidRPr="00BF1BE2" w:rsidR="00F9182B" w:rsidP="00422D19" w:rsidRDefault="00F9182B" w14:paraId="19A44E45" w14:textId="53E9DF1C">
      <w:pPr>
        <w:pStyle w:val="ListParagraph"/>
        <w:numPr>
          <w:ilvl w:val="0"/>
          <w:numId w:val="35"/>
        </w:numPr>
      </w:pPr>
      <w:bookmarkStart w:name="_Toc400704942" w:id="99"/>
      <w:r w:rsidRPr="00BF1BE2">
        <w:t>Printing</w:t>
      </w:r>
      <w:r w:rsidRPr="00BF1BE2" w:rsidR="00F8073F">
        <w:t xml:space="preserve"> of educational materials</w:t>
      </w:r>
      <w:r w:rsidRPr="00BF1BE2" w:rsidR="001042EB">
        <w:t xml:space="preserve"> for capacity building activities with producers and decisión makers. Printing of technical manuals for members of the bioenergy networks. Printing of case studies and good practices manuals by the bioenergy unit in Cubaenergía and the expertise centre in EEIH.</w:t>
      </w:r>
      <w:bookmarkEnd w:id="99"/>
    </w:p>
    <w:p w:rsidRPr="00BF1BE2" w:rsidR="00F9182B" w:rsidP="00422D19" w:rsidRDefault="00755B93" w14:paraId="4F5B6ABB" w14:textId="16F9532B">
      <w:pPr>
        <w:pStyle w:val="ListParagraph"/>
        <w:numPr>
          <w:ilvl w:val="0"/>
          <w:numId w:val="35"/>
        </w:numPr>
      </w:pPr>
      <w:bookmarkStart w:name="_Toc400704943" w:id="100"/>
      <w:r>
        <w:t>C</w:t>
      </w:r>
      <w:r w:rsidRPr="00755B93">
        <w:t>ontingencies related to possible fluctuations in Exchange rates and other ítems, including insurance for vehicles</w:t>
      </w:r>
      <w:bookmarkEnd w:id="100"/>
    </w:p>
    <w:p w:rsidRPr="00BF1BE2" w:rsidR="00F9182B" w:rsidP="00422D19" w:rsidRDefault="00F9182B" w14:paraId="011A7495" w14:textId="78B88DE6">
      <w:pPr>
        <w:pStyle w:val="ListParagraph"/>
        <w:numPr>
          <w:ilvl w:val="0"/>
          <w:numId w:val="35"/>
        </w:numPr>
      </w:pPr>
      <w:bookmarkStart w:name="_Toc400704944" w:id="101"/>
      <w:r>
        <w:t>W</w:t>
      </w:r>
      <w:r w:rsidRPr="00D8595F">
        <w:t>orkshops and specialized training on design, implementation and improvement of biodiesel and biogas technology/systems in rural farms</w:t>
      </w:r>
      <w:r>
        <w:t>, integrated food and energy production, local management and entrepreneurship, policy instruments, and climate change mitigation</w:t>
      </w:r>
      <w:bookmarkEnd w:id="101"/>
    </w:p>
    <w:p w:rsidR="000329D7" w:rsidP="00422D19" w:rsidRDefault="000329D7" w14:paraId="6EF73A23" w14:textId="77777777"/>
    <w:p w:rsidR="00F9182B" w:rsidP="00422D19" w:rsidRDefault="00F9182B" w14:paraId="1D7E51E5" w14:textId="0CFA7AF7">
      <w:pPr>
        <w:rPr>
          <w:szCs w:val="22"/>
          <w:u w:val="single"/>
        </w:rPr>
      </w:pPr>
      <w:bookmarkStart w:name="_Toc400704945" w:id="102"/>
      <w:r w:rsidRPr="00F9182B">
        <w:rPr>
          <w:szCs w:val="22"/>
          <w:u w:val="single"/>
        </w:rPr>
        <w:t>PROJECT MANAGEMENT</w:t>
      </w:r>
      <w:bookmarkEnd w:id="102"/>
    </w:p>
    <w:p w:rsidRPr="00BF1BE2" w:rsidR="00F9182B" w:rsidP="00422D19" w:rsidRDefault="00F9182B" w14:paraId="121882E7" w14:textId="1CA15FAE">
      <w:pPr>
        <w:pStyle w:val="ListParagraph"/>
        <w:numPr>
          <w:ilvl w:val="0"/>
          <w:numId w:val="35"/>
        </w:numPr>
      </w:pPr>
      <w:bookmarkStart w:name="_Toc400704946" w:id="103"/>
      <w:r>
        <w:t>Mid-term and</w:t>
      </w:r>
      <w:r w:rsidRPr="00D8595F">
        <w:t xml:space="preserve"> Terminal Evaluation</w:t>
      </w:r>
      <w:r>
        <w:t xml:space="preserve"> consultants</w:t>
      </w:r>
      <w:r w:rsidRPr="00D8595F">
        <w:t>.</w:t>
      </w:r>
      <w:bookmarkEnd w:id="103"/>
    </w:p>
    <w:p w:rsidRPr="00BF1BE2" w:rsidR="00F9182B" w:rsidP="00422D19" w:rsidRDefault="00F9182B" w14:paraId="5162A10C" w14:textId="5620FF07">
      <w:pPr>
        <w:pStyle w:val="ListParagraph"/>
        <w:numPr>
          <w:ilvl w:val="0"/>
          <w:numId w:val="35"/>
        </w:numPr>
      </w:pPr>
      <w:bookmarkStart w:name="_Toc400704947" w:id="104"/>
      <w:r>
        <w:t>Project management team domestic traveling to undertake monitoring and evaluation of the project</w:t>
      </w:r>
      <w:bookmarkEnd w:id="104"/>
    </w:p>
    <w:p w:rsidRPr="00BF1BE2" w:rsidR="00F9182B" w:rsidP="00422D19" w:rsidRDefault="00A42201" w14:paraId="4FC92DFD" w14:textId="67F17FBC">
      <w:pPr>
        <w:pStyle w:val="ListParagraph"/>
        <w:numPr>
          <w:ilvl w:val="0"/>
          <w:numId w:val="35"/>
        </w:numPr>
      </w:pPr>
      <w:bookmarkStart w:name="_Toc400704948" w:id="105"/>
      <w:r>
        <w:t xml:space="preserve">Equipment for the setting-up and functioning of </w:t>
      </w:r>
      <w:r w:rsidR="00F9182B">
        <w:t>the</w:t>
      </w:r>
      <w:r w:rsidRPr="00D8595F" w:rsidR="00F9182B">
        <w:t xml:space="preserve"> Project Management Team</w:t>
      </w:r>
      <w:r>
        <w:t xml:space="preserve"> (furniture, light transport for allowing mobility in supervision activities)</w:t>
      </w:r>
      <w:bookmarkEnd w:id="105"/>
    </w:p>
    <w:p w:rsidRPr="00BF1BE2" w:rsidR="00F9182B" w:rsidP="00422D19" w:rsidRDefault="00C80F87" w14:paraId="73F61A93" w14:textId="7A693BAD">
      <w:pPr>
        <w:pStyle w:val="ListParagraph"/>
        <w:numPr>
          <w:ilvl w:val="0"/>
          <w:numId w:val="35"/>
        </w:numPr>
      </w:pPr>
      <w:bookmarkStart w:name="_Toc400704949" w:id="106"/>
      <w:r w:rsidRPr="00BF1BE2">
        <w:t>Audiovisual equipment (cameras, datashow)</w:t>
      </w:r>
      <w:bookmarkEnd w:id="106"/>
    </w:p>
    <w:p w:rsidRPr="00A42201" w:rsidR="00F9182B" w:rsidP="00422D19" w:rsidRDefault="00A42201" w14:paraId="4366672C" w14:textId="2E461336">
      <w:pPr>
        <w:pStyle w:val="ListParagraph"/>
        <w:numPr>
          <w:ilvl w:val="0"/>
          <w:numId w:val="35"/>
        </w:numPr>
      </w:pPr>
      <w:bookmarkStart w:name="_Toc400704950" w:id="107"/>
      <w:r w:rsidRPr="00A42201">
        <w:t>Supplies for the coordination of the Project including toner, external drives, office supplies etc., as well as fuel for transport at national level</w:t>
      </w:r>
      <w:bookmarkEnd w:id="107"/>
    </w:p>
    <w:p w:rsidRPr="00BF1BE2" w:rsidR="00F9182B" w:rsidP="00422D19" w:rsidRDefault="00F9182B" w14:paraId="4A90E0DF" w14:textId="184766B1">
      <w:pPr>
        <w:pStyle w:val="ListParagraph"/>
        <w:numPr>
          <w:ilvl w:val="0"/>
          <w:numId w:val="35"/>
        </w:numPr>
      </w:pPr>
      <w:bookmarkStart w:name="_Toc400704951" w:id="108"/>
      <w:r w:rsidRPr="00D8595F">
        <w:t xml:space="preserve">Procurement of IT equipment </w:t>
      </w:r>
      <w:r>
        <w:t xml:space="preserve">to </w:t>
      </w:r>
      <w:r w:rsidRPr="00D8595F">
        <w:t>support the Project Management Team and the Leaders of Working Groups for Outcomes 2 y 3</w:t>
      </w:r>
      <w:bookmarkEnd w:id="108"/>
    </w:p>
    <w:p w:rsidRPr="00BF1BE2" w:rsidR="005507BE" w:rsidP="00422D19" w:rsidRDefault="005507BE" w14:paraId="330F9557" w14:textId="359B4F11">
      <w:pPr>
        <w:pStyle w:val="ListParagraph"/>
        <w:numPr>
          <w:ilvl w:val="0"/>
          <w:numId w:val="35"/>
        </w:numPr>
      </w:pPr>
      <w:bookmarkStart w:name="_Toc400704952" w:id="109"/>
      <w:r>
        <w:t>C</w:t>
      </w:r>
      <w:r w:rsidRPr="002F6077">
        <w:t>ost of vehicle</w:t>
      </w:r>
      <w:r>
        <w:t xml:space="preserve"> rental and maintenance</w:t>
      </w:r>
      <w:bookmarkEnd w:id="109"/>
    </w:p>
    <w:p w:rsidRPr="00BF1BE2" w:rsidR="00F9182B" w:rsidP="00422D19" w:rsidRDefault="00F9182B" w14:paraId="77E10BA2" w14:textId="0674B564">
      <w:pPr>
        <w:pStyle w:val="ListParagraph"/>
        <w:numPr>
          <w:ilvl w:val="0"/>
          <w:numId w:val="35"/>
        </w:numPr>
      </w:pPr>
      <w:bookmarkStart w:name="_Toc400704953" w:id="110"/>
      <w:r>
        <w:t>Printi</w:t>
      </w:r>
      <w:r w:rsidR="005D68CC">
        <w:t>ng of project management and supervision documents such as EMT and TE reports, lessons learned, etc.</w:t>
      </w:r>
      <w:bookmarkEnd w:id="110"/>
    </w:p>
    <w:p w:rsidRPr="00BF1BE2" w:rsidR="00F9182B" w:rsidP="00422D19" w:rsidRDefault="00755B93" w14:paraId="0F884EAD" w14:textId="13C4E51F">
      <w:pPr>
        <w:pStyle w:val="ListParagraph"/>
        <w:numPr>
          <w:ilvl w:val="0"/>
          <w:numId w:val="35"/>
        </w:numPr>
      </w:pPr>
      <w:bookmarkStart w:name="_Toc400704954" w:id="111"/>
      <w:r>
        <w:t>C</w:t>
      </w:r>
      <w:r w:rsidRPr="00755B93">
        <w:t>ontingencies related to possible fluctuations in Exchange rates and other ítems, including insurance for vehicles</w:t>
      </w:r>
      <w:bookmarkEnd w:id="111"/>
    </w:p>
    <w:p w:rsidRPr="00BF1BE2" w:rsidR="00F9182B" w:rsidP="00422D19" w:rsidRDefault="002F6077" w14:paraId="7B3EEA08" w14:textId="101CC790">
      <w:pPr>
        <w:pStyle w:val="ListParagraph"/>
        <w:numPr>
          <w:ilvl w:val="0"/>
          <w:numId w:val="35"/>
        </w:numPr>
      </w:pPr>
      <w:bookmarkStart w:name="_Toc400704955" w:id="112"/>
      <w:r w:rsidRPr="00BF1BE2">
        <w:t>External financial audits</w:t>
      </w:r>
      <w:bookmarkEnd w:id="112"/>
    </w:p>
    <w:p w:rsidRPr="00BF1BE2" w:rsidR="00F9182B" w:rsidP="00422D19" w:rsidRDefault="00F9182B" w14:paraId="37A53509" w14:textId="258AEE8E">
      <w:pPr>
        <w:pStyle w:val="ListParagraph"/>
        <w:numPr>
          <w:ilvl w:val="0"/>
          <w:numId w:val="35"/>
        </w:numPr>
      </w:pPr>
      <w:bookmarkStart w:name="_Toc400704956" w:id="113"/>
      <w:r>
        <w:t>W</w:t>
      </w:r>
      <w:r w:rsidRPr="00D8595F">
        <w:t>orkshops for collection, systematization and dissemination of lessons learnt</w:t>
      </w:r>
      <w:bookmarkEnd w:id="113"/>
    </w:p>
    <w:p w:rsidRPr="00D8595F" w:rsidR="000329D7" w:rsidP="000329D7" w:rsidRDefault="000329D7" w14:paraId="57F0651F" w14:textId="77777777">
      <w:pPr>
        <w:outlineLvl w:val="1"/>
        <w:rPr>
          <w:szCs w:val="22"/>
          <w:u w:val="single"/>
        </w:rPr>
      </w:pPr>
    </w:p>
    <w:p w:rsidRPr="00D8595F" w:rsidR="00D8595F" w:rsidP="00D8595F" w:rsidRDefault="00D8595F" w14:paraId="3C6441B6" w14:textId="77777777">
      <w:pPr>
        <w:jc w:val="left"/>
        <w:rPr>
          <w:sz w:val="8"/>
          <w:szCs w:val="20"/>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661"/>
        <w:gridCol w:w="139"/>
        <w:gridCol w:w="140"/>
        <w:gridCol w:w="12450"/>
      </w:tblGrid>
      <w:tr w:rsidRPr="00D8595F" w:rsidR="00D8595F" w:rsidTr="00D8595F" w14:paraId="580AB798"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D8595F" w:rsidP="00D8595F" w:rsidRDefault="00D8595F" w14:paraId="6D39A8B9" w14:textId="77777777">
            <w:pPr>
              <w:spacing w:after="80"/>
              <w:rPr>
                <w:sz w:val="20"/>
                <w:szCs w:val="20"/>
              </w:rPr>
            </w:pPr>
            <w:r w:rsidRPr="00D8595F">
              <w:rPr>
                <w:b/>
                <w:sz w:val="20"/>
                <w:szCs w:val="20"/>
              </w:rPr>
              <w:t>International  consultants</w:t>
            </w:r>
          </w:p>
        </w:tc>
      </w:tr>
      <w:tr w:rsidRPr="00D8595F" w:rsidR="00B20152" w:rsidTr="0037357C" w14:paraId="1AFB0017" w14:textId="77777777">
        <w:trPr>
          <w:trHeight w:val="144"/>
        </w:trPr>
        <w:tc>
          <w:tcPr>
            <w:tcW w:w="1809" w:type="dxa"/>
            <w:gridSpan w:val="2"/>
            <w:vMerge w:val="restart"/>
            <w:tcBorders>
              <w:top w:val="single" w:color="000000" w:sz="4" w:space="0"/>
              <w:left w:val="single" w:color="000000" w:sz="4" w:space="0"/>
              <w:right w:val="single" w:color="000000" w:sz="4" w:space="0"/>
            </w:tcBorders>
          </w:tcPr>
          <w:p w:rsidRPr="00D8595F" w:rsidR="00B20152" w:rsidP="00D8595F" w:rsidRDefault="00B20152" w14:paraId="2E321BC2" w14:textId="77777777">
            <w:pPr>
              <w:spacing w:after="80"/>
              <w:rPr>
                <w:sz w:val="20"/>
                <w:szCs w:val="20"/>
              </w:rPr>
            </w:pPr>
            <w:r>
              <w:rPr>
                <w:sz w:val="20"/>
                <w:szCs w:val="20"/>
              </w:rPr>
              <w:t>Outcome 1</w:t>
            </w: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535FBDA3" w14:textId="77777777">
            <w:pPr>
              <w:spacing w:after="80"/>
              <w:rPr>
                <w:sz w:val="20"/>
                <w:szCs w:val="20"/>
              </w:rPr>
            </w:pPr>
            <w:r w:rsidRPr="00D8595F">
              <w:rPr>
                <w:sz w:val="20"/>
                <w:szCs w:val="20"/>
              </w:rPr>
              <w:t>One rural energy (policy) expert for technical backstopping and advice in design and implement information tools</w:t>
            </w:r>
            <w:r w:rsidR="008217BB">
              <w:rPr>
                <w:sz w:val="20"/>
                <w:szCs w:val="20"/>
              </w:rPr>
              <w:t>.</w:t>
            </w:r>
          </w:p>
        </w:tc>
      </w:tr>
      <w:tr w:rsidRPr="00D8595F" w:rsidR="00B20152" w:rsidTr="0037357C" w14:paraId="2DF3E744" w14:textId="77777777">
        <w:trPr>
          <w:trHeight w:val="144"/>
        </w:trPr>
        <w:tc>
          <w:tcPr>
            <w:tcW w:w="1809" w:type="dxa"/>
            <w:gridSpan w:val="2"/>
            <w:vMerge/>
            <w:tcBorders>
              <w:left w:val="single" w:color="000000" w:sz="4" w:space="0"/>
              <w:right w:val="single" w:color="000000" w:sz="4" w:space="0"/>
            </w:tcBorders>
          </w:tcPr>
          <w:p w:rsidRPr="00D8595F" w:rsidR="00B20152" w:rsidP="00D8595F" w:rsidRDefault="00B20152" w14:paraId="2A3F3F15"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5763E278" w14:textId="77777777">
            <w:pPr>
              <w:spacing w:after="80"/>
              <w:rPr>
                <w:sz w:val="20"/>
                <w:szCs w:val="20"/>
              </w:rPr>
            </w:pPr>
            <w:r w:rsidRPr="00D8595F">
              <w:rPr>
                <w:sz w:val="20"/>
                <w:szCs w:val="20"/>
              </w:rPr>
              <w:t>One rural energy expert for evaluation of technical and economic potential of biogas and biodiesel</w:t>
            </w:r>
            <w:r w:rsidR="008217BB">
              <w:rPr>
                <w:sz w:val="20"/>
                <w:szCs w:val="20"/>
              </w:rPr>
              <w:t>.</w:t>
            </w:r>
          </w:p>
        </w:tc>
      </w:tr>
      <w:tr w:rsidRPr="00D8595F" w:rsidR="00B20152" w:rsidTr="0037357C" w14:paraId="73FE7AAA" w14:textId="77777777">
        <w:trPr>
          <w:trHeight w:val="144"/>
        </w:trPr>
        <w:tc>
          <w:tcPr>
            <w:tcW w:w="1809" w:type="dxa"/>
            <w:gridSpan w:val="2"/>
            <w:vMerge/>
            <w:tcBorders>
              <w:left w:val="single" w:color="000000" w:sz="4" w:space="0"/>
              <w:bottom w:val="single" w:color="000000" w:sz="4" w:space="0"/>
              <w:right w:val="single" w:color="000000" w:sz="4" w:space="0"/>
            </w:tcBorders>
          </w:tcPr>
          <w:p w:rsidRPr="00D8595F" w:rsidR="00B20152" w:rsidP="00D8595F" w:rsidRDefault="00B20152" w14:paraId="00FBF519"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5CF667F1" w14:textId="77777777">
            <w:pPr>
              <w:spacing w:after="80"/>
              <w:rPr>
                <w:sz w:val="20"/>
                <w:szCs w:val="20"/>
              </w:rPr>
            </w:pPr>
            <w:r w:rsidRPr="00D8595F">
              <w:rPr>
                <w:sz w:val="20"/>
                <w:szCs w:val="20"/>
              </w:rPr>
              <w:t>One rural energy (policy) expert for: (i) advice on specific policy, regulation and incentives; (ii) review of proposals.</w:t>
            </w:r>
          </w:p>
        </w:tc>
      </w:tr>
      <w:tr w:rsidRPr="00D8595F" w:rsidR="00B20152" w:rsidTr="0037357C" w14:paraId="341CF265" w14:textId="77777777">
        <w:trPr>
          <w:trHeight w:val="144"/>
        </w:trPr>
        <w:tc>
          <w:tcPr>
            <w:tcW w:w="1809" w:type="dxa"/>
            <w:gridSpan w:val="2"/>
            <w:vMerge w:val="restart"/>
            <w:tcBorders>
              <w:top w:val="single" w:color="000000" w:sz="4" w:space="0"/>
              <w:left w:val="single" w:color="000000" w:sz="4" w:space="0"/>
              <w:right w:val="single" w:color="000000" w:sz="4" w:space="0"/>
            </w:tcBorders>
          </w:tcPr>
          <w:p w:rsidRPr="00D8595F" w:rsidR="00B20152" w:rsidP="00067F82" w:rsidRDefault="00B20152" w14:paraId="04B4C991" w14:textId="77777777">
            <w:pPr>
              <w:spacing w:after="80"/>
              <w:rPr>
                <w:sz w:val="20"/>
                <w:szCs w:val="20"/>
              </w:rPr>
            </w:pPr>
            <w:r>
              <w:rPr>
                <w:sz w:val="20"/>
                <w:szCs w:val="20"/>
              </w:rPr>
              <w:t>Outcome 2</w:t>
            </w: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26A57241" w14:textId="77777777">
            <w:pPr>
              <w:spacing w:after="80"/>
              <w:rPr>
                <w:sz w:val="20"/>
                <w:szCs w:val="20"/>
              </w:rPr>
            </w:pPr>
            <w:r w:rsidRPr="00D8595F">
              <w:rPr>
                <w:sz w:val="20"/>
                <w:szCs w:val="20"/>
              </w:rPr>
              <w:t>One biodiesel expert for: (i) technical backstopping; (ii) design of biodiesel test programme</w:t>
            </w:r>
            <w:r w:rsidR="008217BB">
              <w:rPr>
                <w:sz w:val="20"/>
                <w:szCs w:val="20"/>
              </w:rPr>
              <w:t>.</w:t>
            </w:r>
          </w:p>
        </w:tc>
      </w:tr>
      <w:tr w:rsidRPr="00D8595F" w:rsidR="00B20152" w:rsidTr="0037357C" w14:paraId="0F91EA1D" w14:textId="77777777">
        <w:trPr>
          <w:trHeight w:val="144"/>
        </w:trPr>
        <w:tc>
          <w:tcPr>
            <w:tcW w:w="1809" w:type="dxa"/>
            <w:gridSpan w:val="2"/>
            <w:vMerge/>
            <w:tcBorders>
              <w:left w:val="single" w:color="000000" w:sz="4" w:space="0"/>
              <w:right w:val="single" w:color="000000" w:sz="4" w:space="0"/>
            </w:tcBorders>
          </w:tcPr>
          <w:p w:rsidRPr="00D8595F" w:rsidR="00B20152" w:rsidP="00067F82" w:rsidRDefault="00B20152" w14:paraId="558BCACE"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6EF030ED" w14:textId="77777777">
            <w:pPr>
              <w:spacing w:after="80"/>
              <w:rPr>
                <w:sz w:val="20"/>
                <w:szCs w:val="20"/>
              </w:rPr>
            </w:pPr>
            <w:r w:rsidRPr="00D8595F">
              <w:rPr>
                <w:sz w:val="20"/>
                <w:szCs w:val="20"/>
              </w:rPr>
              <w:t>One independent biodiesel expert; and one independent biogas expert, for monitoring of technology transfer process.</w:t>
            </w:r>
          </w:p>
        </w:tc>
      </w:tr>
      <w:tr w:rsidRPr="00D8595F" w:rsidR="00B20152" w:rsidTr="0037357C" w14:paraId="5015F791" w14:textId="77777777">
        <w:trPr>
          <w:trHeight w:val="144"/>
        </w:trPr>
        <w:tc>
          <w:tcPr>
            <w:tcW w:w="1809" w:type="dxa"/>
            <w:gridSpan w:val="2"/>
            <w:vMerge/>
            <w:tcBorders>
              <w:left w:val="single" w:color="000000" w:sz="4" w:space="0"/>
              <w:right w:val="single" w:color="000000" w:sz="4" w:space="0"/>
            </w:tcBorders>
          </w:tcPr>
          <w:p w:rsidRPr="00D8595F" w:rsidR="00B20152" w:rsidP="00067F82" w:rsidRDefault="00B20152" w14:paraId="6BCF114E"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01D7D513" w14:textId="77777777">
            <w:pPr>
              <w:spacing w:after="80"/>
              <w:rPr>
                <w:sz w:val="20"/>
                <w:szCs w:val="20"/>
              </w:rPr>
            </w:pPr>
            <w:r w:rsidRPr="00D8595F">
              <w:rPr>
                <w:sz w:val="20"/>
                <w:szCs w:val="20"/>
              </w:rPr>
              <w:t>One expert on biodiesel conversion for: (i) advice and technical backstopping; (ii) technology transfer.</w:t>
            </w:r>
          </w:p>
        </w:tc>
      </w:tr>
      <w:tr w:rsidRPr="00D8595F" w:rsidR="00B20152" w:rsidTr="0037357C" w14:paraId="7EFEBA5D" w14:textId="77777777">
        <w:trPr>
          <w:trHeight w:val="144"/>
        </w:trPr>
        <w:tc>
          <w:tcPr>
            <w:tcW w:w="1809" w:type="dxa"/>
            <w:gridSpan w:val="2"/>
            <w:vMerge/>
            <w:tcBorders>
              <w:left w:val="single" w:color="000000" w:sz="4" w:space="0"/>
              <w:right w:val="single" w:color="000000" w:sz="4" w:space="0"/>
            </w:tcBorders>
          </w:tcPr>
          <w:p w:rsidRPr="00D8595F" w:rsidR="00B20152" w:rsidP="00067F82" w:rsidRDefault="00B20152" w14:paraId="75C76252"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7D13E32A" w14:textId="77777777">
            <w:pPr>
              <w:spacing w:after="80"/>
              <w:rPr>
                <w:sz w:val="20"/>
                <w:szCs w:val="20"/>
              </w:rPr>
            </w:pPr>
            <w:r w:rsidRPr="00D8595F">
              <w:rPr>
                <w:sz w:val="20"/>
                <w:szCs w:val="20"/>
              </w:rPr>
              <w:t>One or two experts on biodigester design and materials for: (i) advice and technical backstopping; (ii) technology transfer.</w:t>
            </w:r>
          </w:p>
        </w:tc>
      </w:tr>
      <w:tr w:rsidRPr="00D8595F" w:rsidR="00B20152" w:rsidTr="0037357C" w14:paraId="326CABC5" w14:textId="77777777">
        <w:trPr>
          <w:trHeight w:val="144"/>
        </w:trPr>
        <w:tc>
          <w:tcPr>
            <w:tcW w:w="1809" w:type="dxa"/>
            <w:gridSpan w:val="2"/>
            <w:vMerge/>
            <w:tcBorders>
              <w:left w:val="single" w:color="000000" w:sz="4" w:space="0"/>
              <w:bottom w:val="single" w:color="000000" w:sz="4" w:space="0"/>
              <w:right w:val="single" w:color="000000" w:sz="4" w:space="0"/>
            </w:tcBorders>
          </w:tcPr>
          <w:p w:rsidRPr="00D8595F" w:rsidR="00B20152" w:rsidP="00067F82" w:rsidRDefault="00B20152" w14:paraId="0D408896"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7FC48D46" w14:textId="77777777">
            <w:pPr>
              <w:spacing w:after="80"/>
              <w:rPr>
                <w:sz w:val="20"/>
                <w:szCs w:val="20"/>
              </w:rPr>
            </w:pPr>
            <w:r w:rsidRPr="00D8595F">
              <w:rPr>
                <w:sz w:val="20"/>
                <w:szCs w:val="20"/>
              </w:rPr>
              <w:t>Two experts on biogas and biodiesel utilization for: (i) project design; (ii) advice and technical backstopping.</w:t>
            </w:r>
          </w:p>
        </w:tc>
      </w:tr>
      <w:tr w:rsidRPr="00D8595F" w:rsidR="00B20152" w:rsidTr="0037357C" w14:paraId="5ED4C325" w14:textId="77777777">
        <w:trPr>
          <w:trHeight w:val="144"/>
        </w:trPr>
        <w:tc>
          <w:tcPr>
            <w:tcW w:w="1809" w:type="dxa"/>
            <w:gridSpan w:val="2"/>
            <w:vMerge w:val="restart"/>
            <w:tcBorders>
              <w:top w:val="single" w:color="000000" w:sz="4" w:space="0"/>
              <w:left w:val="single" w:color="000000" w:sz="4" w:space="0"/>
              <w:right w:val="single" w:color="000000" w:sz="4" w:space="0"/>
            </w:tcBorders>
          </w:tcPr>
          <w:p w:rsidRPr="00D8595F" w:rsidR="00B20152" w:rsidP="00D8595F" w:rsidRDefault="00B20152" w14:paraId="0E06696E" w14:textId="77777777">
            <w:pPr>
              <w:spacing w:after="80"/>
              <w:rPr>
                <w:sz w:val="20"/>
                <w:szCs w:val="20"/>
              </w:rPr>
            </w:pPr>
            <w:r>
              <w:rPr>
                <w:sz w:val="20"/>
                <w:szCs w:val="20"/>
              </w:rPr>
              <w:t>Outcome 3</w:t>
            </w: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270751AB" w14:textId="77777777">
            <w:pPr>
              <w:spacing w:after="80"/>
              <w:rPr>
                <w:sz w:val="20"/>
                <w:szCs w:val="20"/>
              </w:rPr>
            </w:pPr>
            <w:r w:rsidRPr="00D8595F">
              <w:rPr>
                <w:sz w:val="20"/>
                <w:szCs w:val="20"/>
              </w:rPr>
              <w:t>One or two experts in facilitation of training courses, workshops, national and international seminars</w:t>
            </w:r>
            <w:r w:rsidR="008217BB">
              <w:rPr>
                <w:sz w:val="20"/>
                <w:szCs w:val="20"/>
              </w:rPr>
              <w:t>.</w:t>
            </w:r>
          </w:p>
        </w:tc>
      </w:tr>
      <w:tr w:rsidRPr="00D8595F" w:rsidR="00B20152" w:rsidTr="0037357C" w14:paraId="410A2D7C" w14:textId="77777777">
        <w:trPr>
          <w:trHeight w:val="144"/>
        </w:trPr>
        <w:tc>
          <w:tcPr>
            <w:tcW w:w="1809" w:type="dxa"/>
            <w:gridSpan w:val="2"/>
            <w:vMerge/>
            <w:tcBorders>
              <w:left w:val="single" w:color="000000" w:sz="4" w:space="0"/>
              <w:right w:val="single" w:color="000000" w:sz="4" w:space="0"/>
            </w:tcBorders>
          </w:tcPr>
          <w:p w:rsidRPr="00D8595F" w:rsidR="00B20152" w:rsidP="00D8595F" w:rsidRDefault="00B20152" w14:paraId="234F3ADC"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3191CA49" w14:textId="77777777">
            <w:pPr>
              <w:spacing w:after="80"/>
              <w:rPr>
                <w:sz w:val="20"/>
                <w:szCs w:val="20"/>
              </w:rPr>
            </w:pPr>
            <w:r w:rsidRPr="00D8595F">
              <w:rPr>
                <w:sz w:val="20"/>
                <w:szCs w:val="20"/>
              </w:rPr>
              <w:t>One or more specialists on bioenergy to participate in training activities and events.</w:t>
            </w:r>
          </w:p>
        </w:tc>
      </w:tr>
      <w:tr w:rsidRPr="00D8595F" w:rsidR="00B20152" w:rsidTr="0037357C" w14:paraId="1F54AC71" w14:textId="77777777">
        <w:trPr>
          <w:trHeight w:val="144"/>
        </w:trPr>
        <w:tc>
          <w:tcPr>
            <w:tcW w:w="1809" w:type="dxa"/>
            <w:gridSpan w:val="2"/>
            <w:vMerge/>
            <w:tcBorders>
              <w:left w:val="single" w:color="000000" w:sz="4" w:space="0"/>
              <w:right w:val="single" w:color="000000" w:sz="4" w:space="0"/>
            </w:tcBorders>
          </w:tcPr>
          <w:p w:rsidRPr="00D8595F" w:rsidR="00B20152" w:rsidP="00D8595F" w:rsidRDefault="00B20152" w14:paraId="3E7FB527"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44558178" w14:textId="77777777">
            <w:pPr>
              <w:spacing w:after="80"/>
              <w:rPr>
                <w:sz w:val="20"/>
                <w:szCs w:val="20"/>
              </w:rPr>
            </w:pPr>
            <w:r w:rsidRPr="00D8595F">
              <w:rPr>
                <w:sz w:val="20"/>
                <w:szCs w:val="20"/>
              </w:rPr>
              <w:t>One or two experts in support decision makers, promote inter-institutional coordination, and sharing of knowledge and information on bioenergy supply</w:t>
            </w:r>
            <w:r w:rsidR="008217BB">
              <w:rPr>
                <w:sz w:val="20"/>
                <w:szCs w:val="20"/>
              </w:rPr>
              <w:t>.</w:t>
            </w:r>
          </w:p>
        </w:tc>
      </w:tr>
      <w:tr w:rsidRPr="00D8595F" w:rsidR="00B20152" w:rsidTr="0037357C" w14:paraId="5BDF5F8C" w14:textId="77777777">
        <w:trPr>
          <w:trHeight w:val="144"/>
        </w:trPr>
        <w:tc>
          <w:tcPr>
            <w:tcW w:w="1809" w:type="dxa"/>
            <w:gridSpan w:val="2"/>
            <w:vMerge/>
            <w:tcBorders>
              <w:left w:val="single" w:color="000000" w:sz="4" w:space="0"/>
              <w:bottom w:val="single" w:color="000000" w:sz="4" w:space="0"/>
              <w:right w:val="single" w:color="000000" w:sz="4" w:space="0"/>
            </w:tcBorders>
          </w:tcPr>
          <w:p w:rsidRPr="00D8595F" w:rsidR="00B20152" w:rsidP="00D8595F" w:rsidRDefault="00B20152" w14:paraId="0E682858" w14:textId="77777777">
            <w:pPr>
              <w:spacing w:after="80"/>
              <w:rPr>
                <w:sz w:val="20"/>
                <w:szCs w:val="20"/>
              </w:rPr>
            </w:pPr>
          </w:p>
        </w:tc>
        <w:tc>
          <w:tcPr>
            <w:tcW w:w="12760" w:type="dxa"/>
            <w:gridSpan w:val="2"/>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4CE081C6" w14:textId="77777777">
            <w:pPr>
              <w:spacing w:after="80"/>
              <w:rPr>
                <w:sz w:val="20"/>
                <w:szCs w:val="20"/>
              </w:rPr>
            </w:pPr>
            <w:r w:rsidRPr="00D8595F">
              <w:rPr>
                <w:sz w:val="20"/>
                <w:szCs w:val="20"/>
              </w:rPr>
              <w:t>One specialist on bioenergy for advice and technical backstopping.</w:t>
            </w:r>
          </w:p>
        </w:tc>
      </w:tr>
      <w:tr w:rsidRPr="00D8595F" w:rsidR="00B20152" w:rsidTr="0037357C" w14:paraId="3D4198BB" w14:textId="77777777">
        <w:trPr>
          <w:trHeight w:val="630"/>
        </w:trPr>
        <w:tc>
          <w:tcPr>
            <w:tcW w:w="1809" w:type="dxa"/>
            <w:gridSpan w:val="2"/>
            <w:tcBorders>
              <w:top w:val="single" w:color="000000" w:sz="4" w:space="0"/>
              <w:left w:val="single" w:color="000000" w:sz="4" w:space="0"/>
              <w:right w:val="single" w:color="000000" w:sz="4" w:space="0"/>
            </w:tcBorders>
          </w:tcPr>
          <w:p w:rsidRPr="00D8595F" w:rsidR="00B20152" w:rsidP="008E284E" w:rsidRDefault="00B20152" w14:paraId="236156CD" w14:textId="77777777">
            <w:pPr>
              <w:spacing w:after="80"/>
              <w:rPr>
                <w:sz w:val="20"/>
                <w:szCs w:val="20"/>
              </w:rPr>
            </w:pPr>
            <w:r>
              <w:rPr>
                <w:sz w:val="20"/>
                <w:szCs w:val="20"/>
              </w:rPr>
              <w:t xml:space="preserve">Project Management </w:t>
            </w:r>
          </w:p>
        </w:tc>
        <w:tc>
          <w:tcPr>
            <w:tcW w:w="12760" w:type="dxa"/>
            <w:gridSpan w:val="2"/>
            <w:tcBorders>
              <w:top w:val="single" w:color="000000" w:sz="4" w:space="0"/>
              <w:left w:val="single" w:color="000000" w:sz="4" w:space="0"/>
              <w:right w:val="single" w:color="000000" w:sz="4" w:space="0"/>
            </w:tcBorders>
          </w:tcPr>
          <w:p w:rsidRPr="00D8595F" w:rsidR="00B20152" w:rsidP="00D8595F" w:rsidRDefault="00B20152" w14:paraId="684BC140" w14:textId="77777777">
            <w:pPr>
              <w:spacing w:after="80"/>
              <w:rPr>
                <w:sz w:val="20"/>
                <w:szCs w:val="20"/>
              </w:rPr>
            </w:pPr>
            <w:r>
              <w:rPr>
                <w:sz w:val="20"/>
                <w:szCs w:val="20"/>
              </w:rPr>
              <w:t>Mid-term and</w:t>
            </w:r>
            <w:r w:rsidRPr="00D8595F">
              <w:rPr>
                <w:sz w:val="20"/>
                <w:szCs w:val="20"/>
              </w:rPr>
              <w:t xml:space="preserve"> Terminal Evaluation</w:t>
            </w:r>
            <w:r>
              <w:rPr>
                <w:sz w:val="20"/>
                <w:szCs w:val="20"/>
              </w:rPr>
              <w:t xml:space="preserve"> consultants</w:t>
            </w:r>
            <w:r w:rsidRPr="00D8595F">
              <w:rPr>
                <w:sz w:val="20"/>
                <w:szCs w:val="20"/>
              </w:rPr>
              <w:t>.</w:t>
            </w:r>
          </w:p>
        </w:tc>
      </w:tr>
      <w:tr w:rsidRPr="00D8595F" w:rsidR="00D8595F" w:rsidTr="00D8595F" w14:paraId="756BD467"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D8595F" w:rsidP="00D8595F" w:rsidRDefault="00D8595F" w14:paraId="188D07AA" w14:textId="77777777">
            <w:pPr>
              <w:spacing w:after="80"/>
              <w:rPr>
                <w:b/>
                <w:sz w:val="20"/>
                <w:szCs w:val="20"/>
              </w:rPr>
            </w:pPr>
          </w:p>
        </w:tc>
      </w:tr>
      <w:tr w:rsidRPr="00D8595F" w:rsidR="00D8595F" w:rsidTr="00D8595F" w14:paraId="269C0706"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D8595F" w:rsidP="00D8595F" w:rsidRDefault="00D8595F" w14:paraId="44C076D8" w14:textId="77777777">
            <w:pPr>
              <w:spacing w:after="80"/>
              <w:rPr>
                <w:sz w:val="20"/>
                <w:szCs w:val="20"/>
              </w:rPr>
            </w:pPr>
            <w:r w:rsidRPr="00D8595F">
              <w:rPr>
                <w:b/>
                <w:sz w:val="20"/>
                <w:szCs w:val="20"/>
              </w:rPr>
              <w:t>Contractual services (companies)</w:t>
            </w:r>
          </w:p>
        </w:tc>
      </w:tr>
      <w:tr w:rsidRPr="00D8595F" w:rsidR="00B20152" w:rsidTr="0037357C" w14:paraId="7EF479C6" w14:textId="77777777">
        <w:trPr>
          <w:trHeight w:val="144"/>
        </w:trPr>
        <w:tc>
          <w:tcPr>
            <w:tcW w:w="1668" w:type="dxa"/>
            <w:vMerge w:val="restart"/>
            <w:tcBorders>
              <w:top w:val="single" w:color="000000" w:sz="4" w:space="0"/>
              <w:left w:val="single" w:color="000000" w:sz="4" w:space="0"/>
              <w:right w:val="single" w:color="000000" w:sz="4" w:space="0"/>
            </w:tcBorders>
          </w:tcPr>
          <w:p w:rsidRPr="00D8595F" w:rsidR="00B20152" w:rsidP="00D8595F" w:rsidRDefault="00B20152" w14:paraId="4AC640C1" w14:textId="77777777">
            <w:pPr>
              <w:spacing w:after="80"/>
              <w:rPr>
                <w:sz w:val="20"/>
                <w:szCs w:val="20"/>
              </w:rPr>
            </w:pPr>
            <w:r>
              <w:rPr>
                <w:sz w:val="20"/>
                <w:szCs w:val="20"/>
              </w:rPr>
              <w:t>Outcome 1</w:t>
            </w: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32AF0235" w14:textId="77777777">
            <w:pPr>
              <w:spacing w:after="80"/>
              <w:rPr>
                <w:sz w:val="20"/>
                <w:szCs w:val="20"/>
              </w:rPr>
            </w:pPr>
            <w:r w:rsidRPr="00D8595F">
              <w:rPr>
                <w:sz w:val="20"/>
                <w:szCs w:val="20"/>
              </w:rPr>
              <w:t>One company/institute for: design and implementation of ICT solutions to access and evaluate bioenergy data, including associated GHG emissions and emission reductions.</w:t>
            </w:r>
          </w:p>
        </w:tc>
      </w:tr>
      <w:tr w:rsidRPr="00D8595F" w:rsidR="00B20152" w:rsidTr="0037357C" w14:paraId="39B62653" w14:textId="77777777">
        <w:trPr>
          <w:trHeight w:val="144"/>
        </w:trPr>
        <w:tc>
          <w:tcPr>
            <w:tcW w:w="1668" w:type="dxa"/>
            <w:vMerge/>
            <w:tcBorders>
              <w:left w:val="single" w:color="000000" w:sz="4" w:space="0"/>
              <w:bottom w:val="single" w:color="000000" w:sz="4" w:space="0"/>
              <w:right w:val="single" w:color="000000" w:sz="4" w:space="0"/>
            </w:tcBorders>
          </w:tcPr>
          <w:p w:rsidRPr="00D8595F" w:rsidR="00B20152" w:rsidP="00D8595F" w:rsidRDefault="00B20152" w14:paraId="03F0AEEC" w14:textId="77777777">
            <w:pPr>
              <w:spacing w:after="80"/>
              <w:rPr>
                <w:sz w:val="20"/>
                <w:szCs w:val="20"/>
              </w:rPr>
            </w:pP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43734F4D" w14:textId="77777777">
            <w:pPr>
              <w:spacing w:after="80"/>
              <w:rPr>
                <w:sz w:val="20"/>
                <w:szCs w:val="20"/>
              </w:rPr>
            </w:pPr>
            <w:r w:rsidRPr="00D8595F">
              <w:rPr>
                <w:sz w:val="20"/>
                <w:szCs w:val="20"/>
              </w:rPr>
              <w:t>One company/institute for: support to the assessment of technical and economic potential of biogas and biodiesel energy focused on small- and medium-scale farmers.</w:t>
            </w:r>
          </w:p>
        </w:tc>
      </w:tr>
      <w:tr w:rsidRPr="00D8595F" w:rsidR="00B20152" w:rsidTr="0037357C" w14:paraId="70B307A2" w14:textId="77777777">
        <w:trPr>
          <w:trHeight w:val="144"/>
        </w:trPr>
        <w:tc>
          <w:tcPr>
            <w:tcW w:w="1668" w:type="dxa"/>
            <w:vMerge w:val="restart"/>
            <w:tcBorders>
              <w:top w:val="single" w:color="000000" w:sz="4" w:space="0"/>
              <w:left w:val="single" w:color="000000" w:sz="4" w:space="0"/>
              <w:right w:val="single" w:color="000000" w:sz="4" w:space="0"/>
            </w:tcBorders>
          </w:tcPr>
          <w:p w:rsidRPr="00D8595F" w:rsidR="00B20152" w:rsidP="00D8595F" w:rsidRDefault="00B20152" w14:paraId="1BE90077" w14:textId="77777777">
            <w:pPr>
              <w:spacing w:after="80"/>
              <w:rPr>
                <w:sz w:val="20"/>
                <w:szCs w:val="20"/>
              </w:rPr>
            </w:pPr>
            <w:r>
              <w:rPr>
                <w:sz w:val="20"/>
                <w:szCs w:val="20"/>
              </w:rPr>
              <w:t>Outcome 2</w:t>
            </w: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54C3A58D" w14:textId="77777777">
            <w:pPr>
              <w:spacing w:after="80"/>
              <w:rPr>
                <w:sz w:val="20"/>
                <w:szCs w:val="20"/>
              </w:rPr>
            </w:pPr>
            <w:r w:rsidRPr="00D8595F">
              <w:rPr>
                <w:sz w:val="20"/>
                <w:szCs w:val="20"/>
              </w:rPr>
              <w:t>One company/institute for: support to implementation of certified seed production system.</w:t>
            </w:r>
          </w:p>
        </w:tc>
      </w:tr>
      <w:tr w:rsidRPr="00D8595F" w:rsidR="00B20152" w:rsidTr="0037357C" w14:paraId="61016245" w14:textId="77777777">
        <w:trPr>
          <w:trHeight w:val="144"/>
        </w:trPr>
        <w:tc>
          <w:tcPr>
            <w:tcW w:w="1668" w:type="dxa"/>
            <w:vMerge/>
            <w:tcBorders>
              <w:left w:val="single" w:color="000000" w:sz="4" w:space="0"/>
              <w:right w:val="single" w:color="000000" w:sz="4" w:space="0"/>
            </w:tcBorders>
          </w:tcPr>
          <w:p w:rsidRPr="00D8595F" w:rsidR="00B20152" w:rsidP="00D8595F" w:rsidRDefault="00B20152" w14:paraId="1F38C3E5" w14:textId="77777777">
            <w:pPr>
              <w:spacing w:after="80"/>
              <w:rPr>
                <w:sz w:val="20"/>
                <w:szCs w:val="20"/>
              </w:rPr>
            </w:pP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5FBFED59" w14:textId="77777777">
            <w:pPr>
              <w:spacing w:after="80"/>
              <w:rPr>
                <w:sz w:val="20"/>
                <w:szCs w:val="20"/>
              </w:rPr>
            </w:pPr>
            <w:r w:rsidRPr="00D8595F">
              <w:rPr>
                <w:sz w:val="20"/>
                <w:szCs w:val="20"/>
              </w:rPr>
              <w:t>One company/institute for: hosting and execution of biodiesel blend test programme.</w:t>
            </w:r>
          </w:p>
        </w:tc>
      </w:tr>
      <w:tr w:rsidRPr="00D8595F" w:rsidR="00B20152" w:rsidTr="0037357C" w14:paraId="6C7EFD62" w14:textId="77777777">
        <w:trPr>
          <w:trHeight w:val="144"/>
        </w:trPr>
        <w:tc>
          <w:tcPr>
            <w:tcW w:w="1668" w:type="dxa"/>
            <w:vMerge/>
            <w:tcBorders>
              <w:left w:val="single" w:color="000000" w:sz="4" w:space="0"/>
              <w:right w:val="single" w:color="000000" w:sz="4" w:space="0"/>
            </w:tcBorders>
          </w:tcPr>
          <w:p w:rsidRPr="00D8595F" w:rsidR="00B20152" w:rsidP="00D8595F" w:rsidRDefault="00B20152" w14:paraId="0D23E356" w14:textId="77777777">
            <w:pPr>
              <w:spacing w:after="80"/>
              <w:rPr>
                <w:sz w:val="20"/>
                <w:szCs w:val="20"/>
              </w:rPr>
            </w:pP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34D50DCB" w14:textId="77777777">
            <w:pPr>
              <w:spacing w:after="80"/>
              <w:rPr>
                <w:sz w:val="20"/>
                <w:szCs w:val="20"/>
              </w:rPr>
            </w:pPr>
            <w:r w:rsidRPr="00D8595F">
              <w:rPr>
                <w:sz w:val="20"/>
                <w:szCs w:val="20"/>
              </w:rPr>
              <w:t>One national/institute company for: implementing a quality control system in the biodiesel plant production line.</w:t>
            </w:r>
          </w:p>
        </w:tc>
      </w:tr>
      <w:tr w:rsidRPr="00D8595F" w:rsidR="00B20152" w:rsidTr="0037357C" w14:paraId="54702107" w14:textId="77777777">
        <w:trPr>
          <w:trHeight w:val="144"/>
        </w:trPr>
        <w:tc>
          <w:tcPr>
            <w:tcW w:w="1668" w:type="dxa"/>
            <w:vMerge/>
            <w:tcBorders>
              <w:left w:val="single" w:color="000000" w:sz="4" w:space="0"/>
              <w:right w:val="single" w:color="000000" w:sz="4" w:space="0"/>
            </w:tcBorders>
          </w:tcPr>
          <w:p w:rsidRPr="00D8595F" w:rsidR="00B20152" w:rsidP="00D8595F" w:rsidRDefault="00B20152" w14:paraId="5ECB943B" w14:textId="77777777">
            <w:pPr>
              <w:spacing w:after="80"/>
              <w:rPr>
                <w:sz w:val="20"/>
                <w:szCs w:val="20"/>
              </w:rPr>
            </w:pP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4302908C" w14:textId="77777777">
            <w:pPr>
              <w:spacing w:after="80"/>
              <w:rPr>
                <w:sz w:val="20"/>
                <w:szCs w:val="20"/>
              </w:rPr>
            </w:pPr>
            <w:r w:rsidRPr="00D8595F">
              <w:rPr>
                <w:sz w:val="20"/>
                <w:szCs w:val="20"/>
              </w:rPr>
              <w:t>One national institute/company for: implementing a quality control system in the production line for modern geomembrane materials for biodigesters (EPDM)</w:t>
            </w:r>
            <w:r w:rsidR="008217BB">
              <w:rPr>
                <w:sz w:val="20"/>
                <w:szCs w:val="20"/>
              </w:rPr>
              <w:t>.</w:t>
            </w:r>
          </w:p>
        </w:tc>
      </w:tr>
      <w:tr w:rsidRPr="00D8595F" w:rsidR="00B20152" w:rsidTr="0037357C" w14:paraId="1AF7712A" w14:textId="77777777">
        <w:trPr>
          <w:trHeight w:val="144"/>
        </w:trPr>
        <w:tc>
          <w:tcPr>
            <w:tcW w:w="1668" w:type="dxa"/>
            <w:vMerge/>
            <w:tcBorders>
              <w:left w:val="single" w:color="000000" w:sz="4" w:space="0"/>
              <w:bottom w:val="single" w:color="000000" w:sz="4" w:space="0"/>
              <w:right w:val="single" w:color="000000" w:sz="4" w:space="0"/>
            </w:tcBorders>
          </w:tcPr>
          <w:p w:rsidRPr="00D8595F" w:rsidR="00B20152" w:rsidP="00D8595F" w:rsidRDefault="00B20152" w14:paraId="6CAFDF09" w14:textId="77777777">
            <w:pPr>
              <w:spacing w:after="80"/>
              <w:rPr>
                <w:sz w:val="20"/>
                <w:szCs w:val="20"/>
              </w:rPr>
            </w:pP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8217BB" w:rsidRDefault="00B20152" w14:paraId="320C3FC7" w14:textId="77777777">
            <w:pPr>
              <w:spacing w:after="80"/>
              <w:rPr>
                <w:sz w:val="20"/>
                <w:szCs w:val="20"/>
              </w:rPr>
            </w:pPr>
            <w:r w:rsidRPr="00D8595F">
              <w:rPr>
                <w:sz w:val="20"/>
                <w:szCs w:val="20"/>
              </w:rPr>
              <w:t xml:space="preserve">One or more national companies for: </w:t>
            </w:r>
            <w:r w:rsidR="008217BB">
              <w:rPr>
                <w:sz w:val="20"/>
                <w:szCs w:val="20"/>
              </w:rPr>
              <w:t>civil work</w:t>
            </w:r>
            <w:r w:rsidRPr="00D8595F">
              <w:rPr>
                <w:sz w:val="20"/>
                <w:szCs w:val="20"/>
              </w:rPr>
              <w:t xml:space="preserve"> and equipment</w:t>
            </w:r>
            <w:r w:rsidR="008217BB">
              <w:rPr>
                <w:sz w:val="20"/>
                <w:szCs w:val="20"/>
              </w:rPr>
              <w:t xml:space="preserve"> </w:t>
            </w:r>
            <w:r w:rsidRPr="00D8595F" w:rsidR="008217BB">
              <w:rPr>
                <w:sz w:val="20"/>
                <w:szCs w:val="20"/>
              </w:rPr>
              <w:t>assembly</w:t>
            </w:r>
            <w:r w:rsidR="008217BB">
              <w:rPr>
                <w:sz w:val="20"/>
                <w:szCs w:val="20"/>
              </w:rPr>
              <w:t xml:space="preserve"> for </w:t>
            </w:r>
            <w:r w:rsidRPr="00D8595F">
              <w:rPr>
                <w:sz w:val="20"/>
                <w:szCs w:val="20"/>
              </w:rPr>
              <w:t>the biodiesel and biogas pilots.</w:t>
            </w:r>
          </w:p>
        </w:tc>
      </w:tr>
      <w:tr w:rsidRPr="00D8595F" w:rsidR="00B20152" w:rsidTr="0037357C" w14:paraId="2E9E4629" w14:textId="77777777">
        <w:trPr>
          <w:trHeight w:val="144"/>
        </w:trPr>
        <w:tc>
          <w:tcPr>
            <w:tcW w:w="1668" w:type="dxa"/>
            <w:vMerge w:val="restart"/>
            <w:tcBorders>
              <w:top w:val="single" w:color="000000" w:sz="4" w:space="0"/>
              <w:left w:val="single" w:color="000000" w:sz="4" w:space="0"/>
              <w:right w:val="single" w:color="000000" w:sz="4" w:space="0"/>
            </w:tcBorders>
          </w:tcPr>
          <w:p w:rsidRPr="00D8595F" w:rsidR="00B20152" w:rsidP="00D8595F" w:rsidRDefault="00B20152" w14:paraId="21BD10C2" w14:textId="77777777">
            <w:pPr>
              <w:spacing w:after="80"/>
              <w:rPr>
                <w:sz w:val="20"/>
                <w:szCs w:val="20"/>
              </w:rPr>
            </w:pPr>
            <w:r>
              <w:rPr>
                <w:sz w:val="20"/>
                <w:szCs w:val="20"/>
              </w:rPr>
              <w:t>Outcome 3</w:t>
            </w: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6D38944D" w14:textId="77777777">
            <w:pPr>
              <w:spacing w:after="80"/>
              <w:rPr>
                <w:sz w:val="20"/>
                <w:szCs w:val="20"/>
              </w:rPr>
            </w:pPr>
            <w:r w:rsidRPr="00D8595F">
              <w:rPr>
                <w:sz w:val="20"/>
                <w:szCs w:val="20"/>
              </w:rPr>
              <w:t>One national institute for design and hosting of bioenergy expertise centre.</w:t>
            </w:r>
          </w:p>
        </w:tc>
      </w:tr>
      <w:tr w:rsidRPr="00D8595F" w:rsidR="00B20152" w:rsidTr="0037357C" w14:paraId="168964C9" w14:textId="77777777">
        <w:trPr>
          <w:trHeight w:val="144"/>
        </w:trPr>
        <w:tc>
          <w:tcPr>
            <w:tcW w:w="1668" w:type="dxa"/>
            <w:vMerge/>
            <w:tcBorders>
              <w:left w:val="single" w:color="000000" w:sz="4" w:space="0"/>
              <w:right w:val="single" w:color="000000" w:sz="4" w:space="0"/>
            </w:tcBorders>
          </w:tcPr>
          <w:p w:rsidRPr="00D8595F" w:rsidR="00B20152" w:rsidP="00D8595F" w:rsidRDefault="00B20152" w14:paraId="08F653DC" w14:textId="77777777">
            <w:pPr>
              <w:spacing w:after="80"/>
              <w:rPr>
                <w:sz w:val="20"/>
                <w:szCs w:val="20"/>
              </w:rPr>
            </w:pP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6CFBE4E7" w14:textId="77777777">
            <w:pPr>
              <w:spacing w:after="80"/>
              <w:rPr>
                <w:sz w:val="20"/>
                <w:szCs w:val="20"/>
              </w:rPr>
            </w:pPr>
            <w:r w:rsidRPr="00D8595F">
              <w:rPr>
                <w:sz w:val="20"/>
                <w:szCs w:val="20"/>
              </w:rPr>
              <w:t>One or more national companies/institutes for: rehabilitation of classroom buildings in the local training schools as well as hosting and organization of training and educational activities.</w:t>
            </w:r>
          </w:p>
        </w:tc>
      </w:tr>
      <w:tr w:rsidRPr="00D8595F" w:rsidR="00B20152" w:rsidTr="0037357C" w14:paraId="4EC85401" w14:textId="77777777">
        <w:trPr>
          <w:trHeight w:val="144"/>
        </w:trPr>
        <w:tc>
          <w:tcPr>
            <w:tcW w:w="1668" w:type="dxa"/>
            <w:vMerge/>
            <w:tcBorders>
              <w:left w:val="single" w:color="000000" w:sz="4" w:space="0"/>
              <w:bottom w:val="single" w:color="000000" w:sz="4" w:space="0"/>
              <w:right w:val="single" w:color="000000" w:sz="4" w:space="0"/>
            </w:tcBorders>
          </w:tcPr>
          <w:p w:rsidRPr="00D8595F" w:rsidR="00B20152" w:rsidP="00D8595F" w:rsidRDefault="00B20152" w14:paraId="2FEC3808" w14:textId="77777777">
            <w:pPr>
              <w:spacing w:after="80"/>
              <w:rPr>
                <w:sz w:val="20"/>
                <w:szCs w:val="20"/>
              </w:rPr>
            </w:pPr>
          </w:p>
        </w:tc>
        <w:tc>
          <w:tcPr>
            <w:tcW w:w="12901" w:type="dxa"/>
            <w:gridSpan w:val="3"/>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142E498D" w14:textId="77777777">
            <w:pPr>
              <w:spacing w:after="80"/>
              <w:rPr>
                <w:sz w:val="20"/>
                <w:szCs w:val="20"/>
              </w:rPr>
            </w:pPr>
            <w:r w:rsidRPr="00D8595F">
              <w:rPr>
                <w:sz w:val="20"/>
                <w:szCs w:val="20"/>
              </w:rPr>
              <w:t>One company/institute for support of database development of case studies of bioenergy technology</w:t>
            </w:r>
            <w:r w:rsidR="008217BB">
              <w:rPr>
                <w:sz w:val="20"/>
                <w:szCs w:val="20"/>
              </w:rPr>
              <w:t>.</w:t>
            </w:r>
          </w:p>
        </w:tc>
      </w:tr>
      <w:tr w:rsidRPr="00D8595F" w:rsidR="00D8595F" w:rsidTr="00D8595F" w14:paraId="4A01B1BA"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D8595F" w:rsidP="00D8595F" w:rsidRDefault="00D8595F" w14:paraId="764B8386" w14:textId="77777777">
            <w:pPr>
              <w:spacing w:after="80"/>
              <w:rPr>
                <w:sz w:val="20"/>
                <w:szCs w:val="20"/>
              </w:rPr>
            </w:pPr>
          </w:p>
        </w:tc>
      </w:tr>
      <w:tr w:rsidRPr="00D8595F" w:rsidR="00D8595F" w:rsidTr="00D8595F" w14:paraId="6E1F7EA9"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D8595F" w:rsidP="00D8595F" w:rsidRDefault="00D8595F" w14:paraId="3E0C04C3" w14:textId="77777777">
            <w:pPr>
              <w:spacing w:after="80"/>
              <w:rPr>
                <w:sz w:val="20"/>
                <w:szCs w:val="20"/>
              </w:rPr>
            </w:pPr>
            <w:r w:rsidRPr="00D8595F">
              <w:rPr>
                <w:b/>
                <w:sz w:val="20"/>
                <w:szCs w:val="20"/>
              </w:rPr>
              <w:t>Equipment &amp; furniture</w:t>
            </w:r>
          </w:p>
        </w:tc>
      </w:tr>
      <w:tr w:rsidRPr="00D8595F" w:rsidR="00B20152" w:rsidTr="0037357C" w14:paraId="668A272C"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F364C6" w:rsidRDefault="00B20152" w14:paraId="494B00B8" w14:textId="77777777">
            <w:pPr>
              <w:spacing w:after="80"/>
              <w:rPr>
                <w:sz w:val="20"/>
                <w:szCs w:val="20"/>
              </w:rPr>
            </w:pPr>
            <w:r>
              <w:rPr>
                <w:sz w:val="20"/>
                <w:szCs w:val="20"/>
              </w:rPr>
              <w:t>Outcome 1</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917A92" w:rsidRDefault="00222F9F" w14:paraId="5D677F43" w14:textId="77777777">
            <w:pPr>
              <w:tabs>
                <w:tab w:val="left" w:pos="1263"/>
              </w:tabs>
              <w:spacing w:after="80"/>
              <w:rPr>
                <w:sz w:val="20"/>
                <w:szCs w:val="20"/>
              </w:rPr>
            </w:pPr>
            <w:r>
              <w:rPr>
                <w:sz w:val="20"/>
                <w:szCs w:val="20"/>
              </w:rPr>
              <w:t>E</w:t>
            </w:r>
            <w:r w:rsidR="008217BB">
              <w:rPr>
                <w:sz w:val="20"/>
                <w:szCs w:val="20"/>
              </w:rPr>
              <w:t xml:space="preserve">quipment </w:t>
            </w:r>
            <w:r w:rsidR="009E4353">
              <w:rPr>
                <w:sz w:val="20"/>
                <w:szCs w:val="20"/>
              </w:rPr>
              <w:t xml:space="preserve">to </w:t>
            </w:r>
            <w:r w:rsidRPr="00D8595F" w:rsidR="00B20152">
              <w:rPr>
                <w:sz w:val="20"/>
                <w:szCs w:val="20"/>
              </w:rPr>
              <w:t xml:space="preserve">support information </w:t>
            </w:r>
            <w:r w:rsidR="009E4353">
              <w:rPr>
                <w:sz w:val="20"/>
                <w:szCs w:val="20"/>
              </w:rPr>
              <w:t xml:space="preserve">collection </w:t>
            </w:r>
            <w:r w:rsidR="001C3465">
              <w:rPr>
                <w:sz w:val="20"/>
                <w:szCs w:val="20"/>
              </w:rPr>
              <w:t xml:space="preserve">and analyses </w:t>
            </w:r>
            <w:r w:rsidR="009E4353">
              <w:rPr>
                <w:sz w:val="20"/>
                <w:szCs w:val="20"/>
              </w:rPr>
              <w:t>activities</w:t>
            </w:r>
            <w:r w:rsidR="001C3465">
              <w:rPr>
                <w:sz w:val="20"/>
                <w:szCs w:val="20"/>
              </w:rPr>
              <w:t xml:space="preserve">, as well as publication of primary statistical data. </w:t>
            </w:r>
            <w:r w:rsidR="008217BB">
              <w:rPr>
                <w:sz w:val="20"/>
                <w:szCs w:val="20"/>
              </w:rPr>
              <w:t>.</w:t>
            </w:r>
          </w:p>
        </w:tc>
      </w:tr>
      <w:tr w:rsidRPr="00D8595F" w:rsidR="00B20152" w:rsidTr="0037357C" w14:paraId="3FAF1615" w14:textId="77777777">
        <w:trPr>
          <w:trHeight w:val="144"/>
        </w:trPr>
        <w:tc>
          <w:tcPr>
            <w:tcW w:w="1951" w:type="dxa"/>
            <w:gridSpan w:val="3"/>
            <w:vMerge/>
            <w:tcBorders>
              <w:left w:val="single" w:color="000000" w:sz="4" w:space="0"/>
              <w:bottom w:val="single" w:color="000000" w:sz="4" w:space="0"/>
              <w:right w:val="single" w:color="000000" w:sz="4" w:space="0"/>
            </w:tcBorders>
          </w:tcPr>
          <w:p w:rsidRPr="00D8595F" w:rsidR="00B20152" w:rsidP="00F364C6" w:rsidRDefault="00B20152" w14:paraId="5D0DAA29"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903772" w:rsidRDefault="00B20152" w14:paraId="7045C54D" w14:textId="77777777">
            <w:pPr>
              <w:tabs>
                <w:tab w:val="left" w:pos="1263"/>
              </w:tabs>
              <w:spacing w:after="80"/>
              <w:rPr>
                <w:sz w:val="20"/>
                <w:szCs w:val="20"/>
              </w:rPr>
            </w:pPr>
            <w:r w:rsidRPr="00D8595F">
              <w:rPr>
                <w:sz w:val="20"/>
                <w:szCs w:val="20"/>
              </w:rPr>
              <w:t xml:space="preserve">Procurement of </w:t>
            </w:r>
            <w:r w:rsidR="008217BB">
              <w:rPr>
                <w:sz w:val="20"/>
                <w:szCs w:val="20"/>
              </w:rPr>
              <w:t xml:space="preserve">equipment </w:t>
            </w:r>
            <w:r w:rsidRPr="00D8595F">
              <w:rPr>
                <w:sz w:val="20"/>
                <w:szCs w:val="20"/>
              </w:rPr>
              <w:t xml:space="preserve">and </w:t>
            </w:r>
            <w:r w:rsidR="00903772">
              <w:rPr>
                <w:sz w:val="20"/>
                <w:szCs w:val="20"/>
              </w:rPr>
              <w:t>transport support</w:t>
            </w:r>
            <w:r w:rsidRPr="00D8595F">
              <w:rPr>
                <w:sz w:val="20"/>
                <w:szCs w:val="20"/>
              </w:rPr>
              <w:t xml:space="preserve"> for the assessment of the technical and economic potential for biodiesel and biogas production and usage</w:t>
            </w:r>
          </w:p>
        </w:tc>
      </w:tr>
      <w:tr w:rsidRPr="00D8595F" w:rsidR="00B20152" w:rsidTr="0037357C" w14:paraId="71EC0794"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F364C6" w:rsidRDefault="00B20152" w14:paraId="3AEEE7E4" w14:textId="77777777">
            <w:pPr>
              <w:spacing w:after="80"/>
              <w:rPr>
                <w:sz w:val="20"/>
                <w:szCs w:val="20"/>
              </w:rPr>
            </w:pPr>
            <w:r>
              <w:rPr>
                <w:sz w:val="20"/>
                <w:szCs w:val="20"/>
              </w:rPr>
              <w:t>Outcome 2</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F364C6" w:rsidRDefault="00B20152" w14:paraId="7A42DB82" w14:textId="77777777">
            <w:pPr>
              <w:tabs>
                <w:tab w:val="left" w:pos="1263"/>
              </w:tabs>
              <w:spacing w:after="80"/>
              <w:rPr>
                <w:sz w:val="20"/>
                <w:szCs w:val="20"/>
              </w:rPr>
            </w:pPr>
            <w:r w:rsidRPr="00D8595F">
              <w:rPr>
                <w:sz w:val="20"/>
                <w:szCs w:val="20"/>
              </w:rPr>
              <w:t xml:space="preserve">Procurement of agricultural </w:t>
            </w:r>
            <w:r w:rsidR="00BB1A71">
              <w:rPr>
                <w:sz w:val="20"/>
                <w:szCs w:val="20"/>
              </w:rPr>
              <w:t xml:space="preserve">machinery, </w:t>
            </w:r>
            <w:r w:rsidRPr="00D8595F">
              <w:rPr>
                <w:sz w:val="20"/>
                <w:szCs w:val="20"/>
              </w:rPr>
              <w:t xml:space="preserve">equipment, irrigation systems and hand tools for germplasm bank of basic seeds for </w:t>
            </w:r>
            <w:r w:rsidRPr="00D8595F">
              <w:rPr>
                <w:i/>
                <w:sz w:val="20"/>
                <w:szCs w:val="20"/>
              </w:rPr>
              <w:t>Jatropha curcas</w:t>
            </w:r>
            <w:r w:rsidRPr="00D8595F">
              <w:rPr>
                <w:sz w:val="20"/>
                <w:szCs w:val="20"/>
              </w:rPr>
              <w:t>, as well as laboratory equipment for seed certification and quality assur</w:t>
            </w:r>
            <w:r w:rsidR="009E4353">
              <w:rPr>
                <w:sz w:val="20"/>
                <w:szCs w:val="20"/>
              </w:rPr>
              <w:t>ance</w:t>
            </w:r>
            <w:r w:rsidRPr="00D8595F">
              <w:rPr>
                <w:sz w:val="20"/>
                <w:szCs w:val="20"/>
              </w:rPr>
              <w:t>.</w:t>
            </w:r>
          </w:p>
        </w:tc>
      </w:tr>
      <w:tr w:rsidRPr="00D8595F" w:rsidR="00B20152" w:rsidTr="0037357C" w14:paraId="298EC1CE" w14:textId="77777777">
        <w:trPr>
          <w:trHeight w:val="144"/>
        </w:trPr>
        <w:tc>
          <w:tcPr>
            <w:tcW w:w="1951" w:type="dxa"/>
            <w:gridSpan w:val="3"/>
            <w:vMerge/>
            <w:tcBorders>
              <w:left w:val="single" w:color="000000" w:sz="4" w:space="0"/>
              <w:right w:val="single" w:color="000000" w:sz="4" w:space="0"/>
            </w:tcBorders>
          </w:tcPr>
          <w:p w:rsidRPr="00D8595F" w:rsidR="00B20152" w:rsidP="00F364C6" w:rsidRDefault="00B20152" w14:paraId="06EBB4A0"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5E373B" w:rsidRDefault="00B20152" w14:paraId="1B7D1B58" w14:textId="77777777">
            <w:pPr>
              <w:spacing w:after="80"/>
              <w:rPr>
                <w:sz w:val="20"/>
                <w:szCs w:val="20"/>
              </w:rPr>
            </w:pPr>
            <w:r w:rsidRPr="00D8595F">
              <w:rPr>
                <w:sz w:val="20"/>
                <w:szCs w:val="20"/>
              </w:rPr>
              <w:t xml:space="preserve">Procurement of laboratory </w:t>
            </w:r>
            <w:r w:rsidR="005E373B">
              <w:rPr>
                <w:sz w:val="20"/>
                <w:szCs w:val="20"/>
              </w:rPr>
              <w:t>equipment</w:t>
            </w:r>
            <w:r w:rsidRPr="00D8595F">
              <w:rPr>
                <w:sz w:val="20"/>
                <w:szCs w:val="20"/>
              </w:rPr>
              <w:t xml:space="preserve"> and inputs to execute biodiesel test programme.</w:t>
            </w:r>
          </w:p>
        </w:tc>
      </w:tr>
      <w:tr w:rsidRPr="00D8595F" w:rsidR="00B20152" w:rsidTr="0037357C" w14:paraId="31720165" w14:textId="77777777">
        <w:trPr>
          <w:trHeight w:val="144"/>
        </w:trPr>
        <w:tc>
          <w:tcPr>
            <w:tcW w:w="1951" w:type="dxa"/>
            <w:gridSpan w:val="3"/>
            <w:vMerge/>
            <w:tcBorders>
              <w:left w:val="single" w:color="000000" w:sz="4" w:space="0"/>
              <w:right w:val="single" w:color="000000" w:sz="4" w:space="0"/>
            </w:tcBorders>
          </w:tcPr>
          <w:p w:rsidRPr="00D8595F" w:rsidR="00B20152" w:rsidP="00F364C6" w:rsidRDefault="00B20152" w14:paraId="64ADD692"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917A92" w:rsidRDefault="00B20152" w14:paraId="7C0D9DF7" w14:textId="77777777">
            <w:pPr>
              <w:spacing w:after="80"/>
              <w:rPr>
                <w:sz w:val="20"/>
                <w:szCs w:val="20"/>
              </w:rPr>
            </w:pPr>
            <w:r w:rsidRPr="00D8595F">
              <w:rPr>
                <w:sz w:val="20"/>
                <w:szCs w:val="20"/>
              </w:rPr>
              <w:t xml:space="preserve">Procurement of industrial equipment for habilitating </w:t>
            </w:r>
            <w:r w:rsidR="00917A92">
              <w:rPr>
                <w:sz w:val="20"/>
                <w:szCs w:val="20"/>
              </w:rPr>
              <w:t xml:space="preserve">(i) </w:t>
            </w:r>
            <w:r w:rsidRPr="00D8595F">
              <w:rPr>
                <w:sz w:val="20"/>
                <w:szCs w:val="20"/>
              </w:rPr>
              <w:t>manufacturing and assembly line for small-scale biodiesel plants</w:t>
            </w:r>
            <w:r w:rsidR="009E4353">
              <w:rPr>
                <w:sz w:val="20"/>
                <w:szCs w:val="20"/>
              </w:rPr>
              <w:t xml:space="preserve"> </w:t>
            </w:r>
            <w:r w:rsidR="00917A92">
              <w:rPr>
                <w:sz w:val="20"/>
                <w:szCs w:val="20"/>
              </w:rPr>
              <w:t xml:space="preserve">(ii) the production line for </w:t>
            </w:r>
            <w:r w:rsidRPr="00D8595F" w:rsidR="00917A92">
              <w:rPr>
                <w:sz w:val="20"/>
                <w:szCs w:val="20"/>
              </w:rPr>
              <w:t>modern geomembrane material (EPDM</w:t>
            </w:r>
            <w:r w:rsidR="00917A92">
              <w:rPr>
                <w:sz w:val="20"/>
                <w:szCs w:val="20"/>
              </w:rPr>
              <w:t>), (iii) appliances for biogas utilization and (iv) instruments for quality inspections and control</w:t>
            </w:r>
          </w:p>
        </w:tc>
      </w:tr>
      <w:tr w:rsidRPr="00D8595F" w:rsidR="00B20152" w:rsidTr="0037357C" w14:paraId="36DD5EEF" w14:textId="77777777">
        <w:trPr>
          <w:trHeight w:val="144"/>
        </w:trPr>
        <w:tc>
          <w:tcPr>
            <w:tcW w:w="1951" w:type="dxa"/>
            <w:gridSpan w:val="3"/>
            <w:vMerge/>
            <w:tcBorders>
              <w:left w:val="single" w:color="000000" w:sz="4" w:space="0"/>
              <w:bottom w:val="single" w:color="000000" w:sz="4" w:space="0"/>
              <w:right w:val="single" w:color="000000" w:sz="4" w:space="0"/>
            </w:tcBorders>
          </w:tcPr>
          <w:p w:rsidRPr="00D8595F" w:rsidR="00B20152" w:rsidP="00F364C6" w:rsidRDefault="00B20152" w14:paraId="7DAC527C"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903772" w:rsidRDefault="00917A92" w14:paraId="56E5543C" w14:textId="77777777">
            <w:pPr>
              <w:spacing w:after="80"/>
              <w:rPr>
                <w:sz w:val="20"/>
                <w:szCs w:val="20"/>
              </w:rPr>
            </w:pPr>
            <w:r>
              <w:rPr>
                <w:sz w:val="20"/>
                <w:szCs w:val="20"/>
              </w:rPr>
              <w:t xml:space="preserve">Procurement of </w:t>
            </w:r>
            <w:r w:rsidR="00903772">
              <w:rPr>
                <w:sz w:val="20"/>
                <w:szCs w:val="20"/>
              </w:rPr>
              <w:t xml:space="preserve">transport support </w:t>
            </w:r>
            <w:r w:rsidR="00E14D4B">
              <w:rPr>
                <w:sz w:val="20"/>
                <w:szCs w:val="20"/>
              </w:rPr>
              <w:t>t</w:t>
            </w:r>
            <w:r w:rsidR="009E4353">
              <w:rPr>
                <w:sz w:val="20"/>
                <w:szCs w:val="20"/>
              </w:rPr>
              <w:t xml:space="preserve">o </w:t>
            </w:r>
            <w:r w:rsidR="005E373B">
              <w:rPr>
                <w:sz w:val="20"/>
                <w:szCs w:val="20"/>
              </w:rPr>
              <w:t>supervise</w:t>
            </w:r>
            <w:r w:rsidR="009E4353">
              <w:rPr>
                <w:sz w:val="20"/>
                <w:szCs w:val="20"/>
              </w:rPr>
              <w:t xml:space="preserve"> </w:t>
            </w:r>
            <w:r w:rsidRPr="00D8595F" w:rsidR="00B20152">
              <w:rPr>
                <w:sz w:val="20"/>
                <w:szCs w:val="20"/>
              </w:rPr>
              <w:t xml:space="preserve">the implementation, monitoring and evaluation of demonstration pilots of small-scale biodiesel and biogas technology in two municipalities </w:t>
            </w:r>
            <w:r w:rsidR="009E4353">
              <w:rPr>
                <w:sz w:val="20"/>
                <w:szCs w:val="20"/>
              </w:rPr>
              <w:t xml:space="preserve">in </w:t>
            </w:r>
            <w:r w:rsidRPr="00D8595F" w:rsidR="00B20152">
              <w:rPr>
                <w:sz w:val="20"/>
                <w:szCs w:val="20"/>
              </w:rPr>
              <w:t>Cuba.</w:t>
            </w:r>
          </w:p>
        </w:tc>
      </w:tr>
      <w:tr w:rsidRPr="00D8595F" w:rsidR="00B20152" w:rsidTr="0037357C" w14:paraId="148E26B5"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D8595F" w:rsidRDefault="00B20152" w14:paraId="658FC832" w14:textId="77777777">
            <w:pPr>
              <w:spacing w:after="80"/>
              <w:rPr>
                <w:sz w:val="20"/>
                <w:szCs w:val="20"/>
              </w:rPr>
            </w:pPr>
            <w:r>
              <w:rPr>
                <w:sz w:val="20"/>
                <w:szCs w:val="20"/>
              </w:rPr>
              <w:t>Outcome 3</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5E373B" w:rsidRDefault="005E373B" w14:paraId="58000A0B" w14:textId="77777777">
            <w:pPr>
              <w:spacing w:after="80"/>
              <w:rPr>
                <w:sz w:val="20"/>
                <w:szCs w:val="20"/>
              </w:rPr>
            </w:pPr>
            <w:r>
              <w:rPr>
                <w:sz w:val="20"/>
                <w:szCs w:val="20"/>
              </w:rPr>
              <w:t>Procurement of furniture and</w:t>
            </w:r>
            <w:r w:rsidR="00917A92">
              <w:rPr>
                <w:sz w:val="20"/>
                <w:szCs w:val="20"/>
              </w:rPr>
              <w:t xml:space="preserve"> </w:t>
            </w:r>
            <w:r w:rsidRPr="00D8595F" w:rsidR="00B20152">
              <w:rPr>
                <w:sz w:val="20"/>
                <w:szCs w:val="20"/>
              </w:rPr>
              <w:t xml:space="preserve">office equipment </w:t>
            </w:r>
            <w:r w:rsidR="000D5334">
              <w:rPr>
                <w:sz w:val="20"/>
                <w:szCs w:val="20"/>
              </w:rPr>
              <w:t>for the</w:t>
            </w:r>
            <w:r w:rsidRPr="00D8595F" w:rsidR="00B20152">
              <w:rPr>
                <w:sz w:val="20"/>
                <w:szCs w:val="20"/>
              </w:rPr>
              <w:t xml:space="preserve"> </w:t>
            </w:r>
            <w:r>
              <w:rPr>
                <w:sz w:val="20"/>
                <w:szCs w:val="20"/>
              </w:rPr>
              <w:t>Bioenergy Unit in Cubaenergía and the E</w:t>
            </w:r>
            <w:r w:rsidRPr="00D8595F" w:rsidR="00B20152">
              <w:rPr>
                <w:sz w:val="20"/>
                <w:szCs w:val="20"/>
              </w:rPr>
              <w:t xml:space="preserve">xpertise </w:t>
            </w:r>
            <w:r>
              <w:rPr>
                <w:sz w:val="20"/>
                <w:szCs w:val="20"/>
              </w:rPr>
              <w:t>C</w:t>
            </w:r>
            <w:r w:rsidRPr="00D8595F" w:rsidR="00B20152">
              <w:rPr>
                <w:sz w:val="20"/>
                <w:szCs w:val="20"/>
              </w:rPr>
              <w:t>entre</w:t>
            </w:r>
            <w:r>
              <w:rPr>
                <w:sz w:val="20"/>
                <w:szCs w:val="20"/>
              </w:rPr>
              <w:t xml:space="preserve"> in EEIH</w:t>
            </w:r>
            <w:r w:rsidRPr="00D8595F" w:rsidR="00B20152">
              <w:rPr>
                <w:sz w:val="20"/>
                <w:szCs w:val="20"/>
              </w:rPr>
              <w:t xml:space="preserve">. Procurement of a </w:t>
            </w:r>
            <w:r w:rsidR="009E4353">
              <w:rPr>
                <w:sz w:val="20"/>
                <w:szCs w:val="20"/>
              </w:rPr>
              <w:t xml:space="preserve">vehicle </w:t>
            </w:r>
            <w:r w:rsidRPr="00D8595F" w:rsidR="00B20152">
              <w:rPr>
                <w:sz w:val="20"/>
                <w:szCs w:val="20"/>
              </w:rPr>
              <w:t xml:space="preserve">for </w:t>
            </w:r>
            <w:r>
              <w:rPr>
                <w:sz w:val="20"/>
                <w:szCs w:val="20"/>
              </w:rPr>
              <w:t>this Centre</w:t>
            </w:r>
          </w:p>
        </w:tc>
      </w:tr>
      <w:tr w:rsidRPr="00D8595F" w:rsidR="00B20152" w:rsidTr="0037357C" w14:paraId="092571F7" w14:textId="77777777">
        <w:trPr>
          <w:trHeight w:val="144"/>
        </w:trPr>
        <w:tc>
          <w:tcPr>
            <w:tcW w:w="1951" w:type="dxa"/>
            <w:gridSpan w:val="3"/>
            <w:vMerge/>
            <w:tcBorders>
              <w:left w:val="single" w:color="000000" w:sz="4" w:space="0"/>
              <w:right w:val="single" w:color="000000" w:sz="4" w:space="0"/>
            </w:tcBorders>
          </w:tcPr>
          <w:p w:rsidRPr="00D8595F" w:rsidR="00B20152" w:rsidP="00D8595F" w:rsidRDefault="00B20152" w14:paraId="2C6FB802"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54F2FECA" w14:textId="77777777">
            <w:pPr>
              <w:spacing w:after="80"/>
              <w:rPr>
                <w:sz w:val="20"/>
                <w:szCs w:val="20"/>
              </w:rPr>
            </w:pPr>
            <w:r w:rsidRPr="00D8595F">
              <w:rPr>
                <w:sz w:val="20"/>
                <w:szCs w:val="20"/>
              </w:rPr>
              <w:t xml:space="preserve">Procurement of furniture for </w:t>
            </w:r>
            <w:r w:rsidR="000D5334">
              <w:rPr>
                <w:sz w:val="20"/>
                <w:szCs w:val="20"/>
              </w:rPr>
              <w:t xml:space="preserve">strengthening a </w:t>
            </w:r>
            <w:r w:rsidRPr="00D8595F">
              <w:rPr>
                <w:sz w:val="20"/>
                <w:szCs w:val="20"/>
              </w:rPr>
              <w:t>training classroom.</w:t>
            </w:r>
          </w:p>
        </w:tc>
      </w:tr>
      <w:tr w:rsidRPr="00D8595F" w:rsidR="00B20152" w:rsidTr="0037357C" w14:paraId="05A50043" w14:textId="77777777">
        <w:trPr>
          <w:trHeight w:val="144"/>
        </w:trPr>
        <w:tc>
          <w:tcPr>
            <w:tcW w:w="1951" w:type="dxa"/>
            <w:gridSpan w:val="3"/>
            <w:vMerge/>
            <w:tcBorders>
              <w:left w:val="single" w:color="000000" w:sz="4" w:space="0"/>
              <w:bottom w:val="single" w:color="000000" w:sz="4" w:space="0"/>
              <w:right w:val="single" w:color="000000" w:sz="4" w:space="0"/>
            </w:tcBorders>
          </w:tcPr>
          <w:p w:rsidRPr="00D8595F" w:rsidR="00B20152" w:rsidP="00D8595F" w:rsidRDefault="00B20152" w14:paraId="7C91B764"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F364C6" w:rsidRDefault="00B20152" w14:paraId="7D356D09" w14:textId="77777777">
            <w:pPr>
              <w:spacing w:after="80"/>
              <w:rPr>
                <w:sz w:val="20"/>
                <w:szCs w:val="20"/>
              </w:rPr>
            </w:pPr>
            <w:r w:rsidRPr="00D8595F">
              <w:rPr>
                <w:sz w:val="20"/>
                <w:szCs w:val="20"/>
              </w:rPr>
              <w:t xml:space="preserve">Procurement </w:t>
            </w:r>
            <w:r w:rsidR="009E4353">
              <w:rPr>
                <w:sz w:val="20"/>
                <w:szCs w:val="20"/>
              </w:rPr>
              <w:t xml:space="preserve">of </w:t>
            </w:r>
            <w:r>
              <w:rPr>
                <w:sz w:val="20"/>
                <w:szCs w:val="20"/>
              </w:rPr>
              <w:t xml:space="preserve">equipment for cooperatives of services of construction, mechanics and electric, as well as </w:t>
            </w:r>
            <w:r w:rsidRPr="00D8595F">
              <w:rPr>
                <w:sz w:val="20"/>
                <w:szCs w:val="20"/>
              </w:rPr>
              <w:t>furniture of local support centres.</w:t>
            </w:r>
          </w:p>
        </w:tc>
      </w:tr>
      <w:tr w:rsidRPr="00D8595F" w:rsidR="00D8595F" w:rsidTr="00A756BF" w14:paraId="22AF8F2A" w14:textId="77777777">
        <w:trPr>
          <w:trHeight w:val="144"/>
        </w:trPr>
        <w:tc>
          <w:tcPr>
            <w:tcW w:w="1951" w:type="dxa"/>
            <w:gridSpan w:val="3"/>
            <w:tcBorders>
              <w:top w:val="single" w:color="000000" w:sz="4" w:space="0"/>
              <w:left w:val="single" w:color="000000" w:sz="4" w:space="0"/>
              <w:bottom w:val="single" w:color="000000" w:sz="4" w:space="0"/>
              <w:right w:val="single" w:color="000000" w:sz="4" w:space="0"/>
            </w:tcBorders>
          </w:tcPr>
          <w:p w:rsidRPr="00D8595F" w:rsidR="00D8595F" w:rsidP="00D8595F" w:rsidRDefault="008E284E" w14:paraId="2607C5E9" w14:textId="77777777">
            <w:pPr>
              <w:spacing w:after="80"/>
              <w:rPr>
                <w:sz w:val="20"/>
                <w:szCs w:val="20"/>
              </w:rPr>
            </w:pPr>
            <w:r>
              <w:rPr>
                <w:sz w:val="20"/>
                <w:szCs w:val="20"/>
              </w:rPr>
              <w:t>Project Management</w:t>
            </w:r>
            <w:r w:rsidRPr="00D8595F" w:rsidR="00D8595F">
              <w:rPr>
                <w:sz w:val="20"/>
                <w:szCs w:val="20"/>
              </w:rPr>
              <w:t xml:space="preserve"> </w:t>
            </w:r>
          </w:p>
        </w:tc>
        <w:tc>
          <w:tcPr>
            <w:tcW w:w="12618" w:type="dxa"/>
            <w:tcBorders>
              <w:top w:val="single" w:color="000000" w:sz="4" w:space="0"/>
              <w:left w:val="single" w:color="000000" w:sz="4" w:space="0"/>
              <w:bottom w:val="single" w:color="000000" w:sz="4" w:space="0"/>
              <w:right w:val="single" w:color="000000" w:sz="4" w:space="0"/>
            </w:tcBorders>
          </w:tcPr>
          <w:p w:rsidRPr="00D8595F" w:rsidR="00D8595F" w:rsidP="00903772" w:rsidRDefault="00807E1F" w14:paraId="13403EA2" w14:textId="77777777">
            <w:pPr>
              <w:spacing w:after="80"/>
              <w:rPr>
                <w:sz w:val="20"/>
                <w:szCs w:val="20"/>
              </w:rPr>
            </w:pPr>
            <w:r>
              <w:rPr>
                <w:sz w:val="20"/>
                <w:szCs w:val="20"/>
              </w:rPr>
              <w:t xml:space="preserve">Furniture </w:t>
            </w:r>
            <w:r w:rsidR="005E373B">
              <w:rPr>
                <w:sz w:val="20"/>
                <w:szCs w:val="20"/>
              </w:rPr>
              <w:t xml:space="preserve">and </w:t>
            </w:r>
            <w:r w:rsidR="00903772">
              <w:rPr>
                <w:sz w:val="20"/>
                <w:szCs w:val="20"/>
              </w:rPr>
              <w:t>transport support</w:t>
            </w:r>
            <w:r w:rsidR="005E373B">
              <w:rPr>
                <w:sz w:val="20"/>
                <w:szCs w:val="20"/>
              </w:rPr>
              <w:t xml:space="preserve"> </w:t>
            </w:r>
            <w:r>
              <w:rPr>
                <w:sz w:val="20"/>
                <w:szCs w:val="20"/>
              </w:rPr>
              <w:t>for the</w:t>
            </w:r>
            <w:r w:rsidRPr="00D8595F" w:rsidR="00D8595F">
              <w:rPr>
                <w:sz w:val="20"/>
                <w:szCs w:val="20"/>
              </w:rPr>
              <w:t xml:space="preserve"> Project Management Team</w:t>
            </w:r>
            <w:r w:rsidR="009E4353">
              <w:rPr>
                <w:sz w:val="20"/>
                <w:szCs w:val="20"/>
              </w:rPr>
              <w:t>.</w:t>
            </w:r>
          </w:p>
        </w:tc>
      </w:tr>
      <w:tr w:rsidRPr="00D8595F" w:rsidR="00D8595F" w:rsidTr="00A756BF" w14:paraId="621E6563" w14:textId="77777777">
        <w:trPr>
          <w:trHeight w:val="144"/>
        </w:trPr>
        <w:tc>
          <w:tcPr>
            <w:tcW w:w="1951" w:type="dxa"/>
            <w:gridSpan w:val="3"/>
            <w:tcBorders>
              <w:top w:val="single" w:color="000000" w:sz="4" w:space="0"/>
              <w:left w:val="single" w:color="000000" w:sz="4" w:space="0"/>
              <w:bottom w:val="single" w:color="000000" w:sz="4" w:space="0"/>
              <w:right w:val="nil"/>
            </w:tcBorders>
          </w:tcPr>
          <w:p w:rsidRPr="00D8595F" w:rsidR="00D8595F" w:rsidP="00D8595F" w:rsidRDefault="00D8595F" w14:paraId="44140E95" w14:textId="77777777">
            <w:pPr>
              <w:spacing w:after="80"/>
              <w:rPr>
                <w:sz w:val="20"/>
                <w:szCs w:val="20"/>
              </w:rPr>
            </w:pPr>
          </w:p>
        </w:tc>
        <w:tc>
          <w:tcPr>
            <w:tcW w:w="12618" w:type="dxa"/>
            <w:tcBorders>
              <w:top w:val="single" w:color="000000" w:sz="4" w:space="0"/>
              <w:left w:val="nil"/>
              <w:bottom w:val="single" w:color="000000" w:sz="4" w:space="0"/>
              <w:right w:val="single" w:color="000000" w:sz="4" w:space="0"/>
            </w:tcBorders>
          </w:tcPr>
          <w:p w:rsidRPr="00D8595F" w:rsidR="00D8595F" w:rsidP="00D8595F" w:rsidRDefault="00D8595F" w14:paraId="5080392D" w14:textId="77777777">
            <w:pPr>
              <w:spacing w:after="80"/>
              <w:rPr>
                <w:sz w:val="20"/>
                <w:szCs w:val="20"/>
              </w:rPr>
            </w:pPr>
          </w:p>
        </w:tc>
      </w:tr>
      <w:tr w:rsidRPr="00D8595F" w:rsidR="00D8595F" w:rsidTr="00A756BF" w14:paraId="74EB6F07" w14:textId="77777777">
        <w:trPr>
          <w:trHeight w:val="144"/>
        </w:trPr>
        <w:tc>
          <w:tcPr>
            <w:tcW w:w="1951" w:type="dxa"/>
            <w:gridSpan w:val="3"/>
            <w:tcBorders>
              <w:top w:val="single" w:color="000000" w:sz="4" w:space="0"/>
              <w:left w:val="single" w:color="000000" w:sz="4" w:space="0"/>
              <w:bottom w:val="single" w:color="000000" w:sz="4" w:space="0"/>
              <w:right w:val="nil"/>
            </w:tcBorders>
          </w:tcPr>
          <w:p w:rsidRPr="00D8595F" w:rsidR="00D8595F" w:rsidP="00D8595F" w:rsidRDefault="00D8595F" w14:paraId="43247256" w14:textId="77777777">
            <w:pPr>
              <w:spacing w:after="80"/>
              <w:rPr>
                <w:b/>
                <w:sz w:val="20"/>
                <w:szCs w:val="20"/>
              </w:rPr>
            </w:pPr>
            <w:r w:rsidRPr="00D8595F">
              <w:rPr>
                <w:b/>
                <w:sz w:val="20"/>
                <w:szCs w:val="20"/>
              </w:rPr>
              <w:t>Travel</w:t>
            </w:r>
          </w:p>
        </w:tc>
        <w:tc>
          <w:tcPr>
            <w:tcW w:w="12618" w:type="dxa"/>
            <w:tcBorders>
              <w:top w:val="single" w:color="000000" w:sz="4" w:space="0"/>
              <w:left w:val="nil"/>
              <w:bottom w:val="single" w:color="000000" w:sz="4" w:space="0"/>
              <w:right w:val="single" w:color="000000" w:sz="4" w:space="0"/>
            </w:tcBorders>
          </w:tcPr>
          <w:p w:rsidRPr="00D8595F" w:rsidR="00D8595F" w:rsidP="00D8595F" w:rsidRDefault="00D8595F" w14:paraId="6843323E" w14:textId="77777777">
            <w:pPr>
              <w:spacing w:after="80"/>
              <w:rPr>
                <w:sz w:val="20"/>
                <w:szCs w:val="20"/>
              </w:rPr>
            </w:pPr>
          </w:p>
        </w:tc>
      </w:tr>
      <w:tr w:rsidRPr="00D8595F" w:rsidR="00B20152" w:rsidTr="0037357C" w14:paraId="04A3C391"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B30121" w:rsidRDefault="00B20152" w14:paraId="070F5F13" w14:textId="77777777">
            <w:pPr>
              <w:spacing w:after="80"/>
              <w:rPr>
                <w:sz w:val="20"/>
                <w:szCs w:val="20"/>
              </w:rPr>
            </w:pPr>
            <w:r>
              <w:rPr>
                <w:sz w:val="20"/>
                <w:szCs w:val="20"/>
              </w:rPr>
              <w:t>Outcome 1</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0D5334" w:rsidRDefault="000D5334" w14:paraId="73BF155F" w14:textId="77777777">
            <w:pPr>
              <w:spacing w:after="80"/>
              <w:rPr>
                <w:sz w:val="20"/>
                <w:szCs w:val="20"/>
              </w:rPr>
            </w:pPr>
            <w:r>
              <w:rPr>
                <w:sz w:val="20"/>
                <w:szCs w:val="20"/>
              </w:rPr>
              <w:t xml:space="preserve">Domestic travel to </w:t>
            </w:r>
            <w:r w:rsidRPr="00D8595F" w:rsidR="00B20152">
              <w:rPr>
                <w:sz w:val="20"/>
                <w:szCs w:val="20"/>
              </w:rPr>
              <w:t>collect</w:t>
            </w:r>
            <w:r>
              <w:rPr>
                <w:sz w:val="20"/>
                <w:szCs w:val="20"/>
              </w:rPr>
              <w:t xml:space="preserve"> relevant data for output 1.1, travel of experts to attend meetings for validation of products developed under outputs 1.2 through 1.5</w:t>
            </w:r>
          </w:p>
        </w:tc>
      </w:tr>
      <w:tr w:rsidRPr="00D8595F" w:rsidR="00B20152" w:rsidTr="0037357C" w14:paraId="21F00531" w14:textId="77777777">
        <w:trPr>
          <w:trHeight w:val="144"/>
        </w:trPr>
        <w:tc>
          <w:tcPr>
            <w:tcW w:w="1951" w:type="dxa"/>
            <w:gridSpan w:val="3"/>
            <w:vMerge/>
            <w:tcBorders>
              <w:left w:val="single" w:color="000000" w:sz="4" w:space="0"/>
              <w:right w:val="single" w:color="000000" w:sz="4" w:space="0"/>
            </w:tcBorders>
          </w:tcPr>
          <w:p w:rsidRPr="00D8595F" w:rsidR="00B20152" w:rsidP="00B30121" w:rsidRDefault="00B20152" w14:paraId="19925471"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A50A62" w:rsidRDefault="009E4353" w14:paraId="1DBE2076" w14:textId="77777777">
            <w:pPr>
              <w:spacing w:after="80"/>
              <w:rPr>
                <w:sz w:val="20"/>
                <w:szCs w:val="20"/>
              </w:rPr>
            </w:pPr>
            <w:r>
              <w:rPr>
                <w:sz w:val="20"/>
                <w:szCs w:val="20"/>
              </w:rPr>
              <w:t>I</w:t>
            </w:r>
            <w:r w:rsidRPr="00D8595F" w:rsidR="00B20152">
              <w:rPr>
                <w:sz w:val="20"/>
                <w:szCs w:val="20"/>
              </w:rPr>
              <w:t xml:space="preserve">nternational </w:t>
            </w:r>
            <w:r>
              <w:rPr>
                <w:sz w:val="20"/>
                <w:szCs w:val="20"/>
              </w:rPr>
              <w:t xml:space="preserve">travel to exchange </w:t>
            </w:r>
            <w:r w:rsidR="00A50A62">
              <w:rPr>
                <w:sz w:val="20"/>
                <w:szCs w:val="20"/>
              </w:rPr>
              <w:t>experiences</w:t>
            </w:r>
            <w:r w:rsidRPr="00D8595F" w:rsidR="00B20152">
              <w:rPr>
                <w:sz w:val="20"/>
                <w:szCs w:val="20"/>
              </w:rPr>
              <w:t xml:space="preserve"> on assessment of the technical and economic potential for biodiesel and biogas production and usage in small-scale agriculture and livestock farming</w:t>
            </w:r>
            <w:r w:rsidR="00A50A62">
              <w:rPr>
                <w:sz w:val="20"/>
                <w:szCs w:val="20"/>
              </w:rPr>
              <w:t xml:space="preserve"> and for the development and implementation on small-scale bioenergy policy and strategy.  </w:t>
            </w:r>
          </w:p>
        </w:tc>
      </w:tr>
      <w:tr w:rsidRPr="00D8595F" w:rsidR="00B20152" w:rsidTr="0037357C" w14:paraId="0D8DEF07"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D8595F" w:rsidRDefault="00B20152" w14:paraId="1003F6BB" w14:textId="77777777">
            <w:pPr>
              <w:spacing w:after="80"/>
              <w:rPr>
                <w:sz w:val="20"/>
                <w:szCs w:val="20"/>
              </w:rPr>
            </w:pPr>
            <w:r>
              <w:rPr>
                <w:sz w:val="20"/>
                <w:szCs w:val="20"/>
              </w:rPr>
              <w:t>Outcome 2</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9E4353" w:rsidRDefault="009E4353" w14:paraId="031D13D1" w14:textId="77777777">
            <w:pPr>
              <w:spacing w:after="80"/>
              <w:rPr>
                <w:sz w:val="20"/>
                <w:szCs w:val="20"/>
              </w:rPr>
            </w:pPr>
            <w:r>
              <w:rPr>
                <w:sz w:val="20"/>
                <w:szCs w:val="20"/>
              </w:rPr>
              <w:t>I</w:t>
            </w:r>
            <w:r w:rsidRPr="00D8595F" w:rsidR="00B20152">
              <w:rPr>
                <w:sz w:val="20"/>
                <w:szCs w:val="20"/>
              </w:rPr>
              <w:t xml:space="preserve">nternational </w:t>
            </w:r>
            <w:r>
              <w:rPr>
                <w:sz w:val="20"/>
                <w:szCs w:val="20"/>
              </w:rPr>
              <w:t xml:space="preserve">travel to exchange knowledge and </w:t>
            </w:r>
            <w:r w:rsidRPr="00D8595F" w:rsidR="00B20152">
              <w:rPr>
                <w:sz w:val="20"/>
                <w:szCs w:val="20"/>
              </w:rPr>
              <w:t xml:space="preserve">experiences </w:t>
            </w:r>
            <w:r>
              <w:rPr>
                <w:sz w:val="20"/>
                <w:szCs w:val="20"/>
              </w:rPr>
              <w:t xml:space="preserve">with </w:t>
            </w:r>
            <w:r w:rsidRPr="00D8595F" w:rsidR="00B20152">
              <w:rPr>
                <w:sz w:val="20"/>
                <w:szCs w:val="20"/>
              </w:rPr>
              <w:t>national system to produce certified seeds for vegetal oil plants</w:t>
            </w:r>
            <w:r>
              <w:rPr>
                <w:sz w:val="20"/>
                <w:szCs w:val="20"/>
              </w:rPr>
              <w:t>.</w:t>
            </w:r>
          </w:p>
        </w:tc>
      </w:tr>
      <w:tr w:rsidRPr="00D8595F" w:rsidR="00B20152" w:rsidTr="0037357C" w14:paraId="1E69C102" w14:textId="77777777">
        <w:trPr>
          <w:trHeight w:val="144"/>
        </w:trPr>
        <w:tc>
          <w:tcPr>
            <w:tcW w:w="1951" w:type="dxa"/>
            <w:gridSpan w:val="3"/>
            <w:vMerge/>
            <w:tcBorders>
              <w:left w:val="single" w:color="000000" w:sz="4" w:space="0"/>
              <w:right w:val="single" w:color="000000" w:sz="4" w:space="0"/>
            </w:tcBorders>
          </w:tcPr>
          <w:p w:rsidRPr="00D8595F" w:rsidR="00B20152" w:rsidP="00D8595F" w:rsidRDefault="00B20152" w14:paraId="19179892"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D8595F" w:rsidRDefault="009E4353" w14:paraId="3944C5EC" w14:textId="77777777">
            <w:pPr>
              <w:spacing w:after="80"/>
              <w:rPr>
                <w:sz w:val="20"/>
                <w:szCs w:val="20"/>
              </w:rPr>
            </w:pPr>
            <w:r>
              <w:rPr>
                <w:sz w:val="20"/>
                <w:szCs w:val="20"/>
              </w:rPr>
              <w:t>I</w:t>
            </w:r>
            <w:r w:rsidRPr="00D8595F" w:rsidR="00B20152">
              <w:rPr>
                <w:sz w:val="20"/>
                <w:szCs w:val="20"/>
              </w:rPr>
              <w:t xml:space="preserve">nternational </w:t>
            </w:r>
            <w:r>
              <w:rPr>
                <w:sz w:val="20"/>
                <w:szCs w:val="20"/>
              </w:rPr>
              <w:t xml:space="preserve">travel to exchange </w:t>
            </w:r>
            <w:r w:rsidRPr="00D8595F" w:rsidR="00B20152">
              <w:rPr>
                <w:sz w:val="20"/>
                <w:szCs w:val="20"/>
              </w:rPr>
              <w:t>experiences on the application of biodiesel blends in agroindustrial equipment and engines</w:t>
            </w:r>
            <w:r>
              <w:rPr>
                <w:sz w:val="20"/>
                <w:szCs w:val="20"/>
              </w:rPr>
              <w:t>.</w:t>
            </w:r>
            <w:r w:rsidR="00903772">
              <w:rPr>
                <w:sz w:val="20"/>
                <w:szCs w:val="20"/>
              </w:rPr>
              <w:t xml:space="preserve">     </w:t>
            </w:r>
          </w:p>
        </w:tc>
      </w:tr>
      <w:tr w:rsidRPr="00D8595F" w:rsidR="00B20152" w:rsidTr="0037357C" w14:paraId="7AFE59FD" w14:textId="77777777">
        <w:trPr>
          <w:trHeight w:val="144"/>
        </w:trPr>
        <w:tc>
          <w:tcPr>
            <w:tcW w:w="1951" w:type="dxa"/>
            <w:gridSpan w:val="3"/>
            <w:vMerge/>
            <w:tcBorders>
              <w:left w:val="single" w:color="000000" w:sz="4" w:space="0"/>
              <w:right w:val="single" w:color="000000" w:sz="4" w:space="0"/>
            </w:tcBorders>
          </w:tcPr>
          <w:p w:rsidRPr="00D8595F" w:rsidR="00B20152" w:rsidP="00D8595F" w:rsidRDefault="00B20152" w14:paraId="5A1E2E23"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D8595F" w:rsidRDefault="00A50A62" w14:paraId="52DCC856" w14:textId="77777777">
            <w:pPr>
              <w:spacing w:after="80"/>
              <w:rPr>
                <w:sz w:val="20"/>
                <w:szCs w:val="20"/>
              </w:rPr>
            </w:pPr>
            <w:r>
              <w:rPr>
                <w:sz w:val="20"/>
                <w:szCs w:val="20"/>
              </w:rPr>
              <w:t>Domestic travel</w:t>
            </w:r>
            <w:r w:rsidR="00F575A3">
              <w:rPr>
                <w:sz w:val="20"/>
                <w:szCs w:val="20"/>
              </w:rPr>
              <w:t xml:space="preserve"> to supervise the technology transfer processes to each of the facilities and the implementation of the pilots in the municipalities of Yaguajay and Manatí</w:t>
            </w:r>
          </w:p>
        </w:tc>
      </w:tr>
      <w:tr w:rsidRPr="00D8595F" w:rsidR="00F575A3" w:rsidTr="00F575A3" w14:paraId="6053FEBE" w14:textId="77777777">
        <w:trPr>
          <w:trHeight w:val="771"/>
        </w:trPr>
        <w:tc>
          <w:tcPr>
            <w:tcW w:w="1951" w:type="dxa"/>
            <w:gridSpan w:val="3"/>
            <w:tcBorders>
              <w:top w:val="single" w:color="000000" w:sz="4" w:space="0"/>
              <w:left w:val="single" w:color="000000" w:sz="4" w:space="0"/>
              <w:right w:val="single" w:color="000000" w:sz="4" w:space="0"/>
            </w:tcBorders>
          </w:tcPr>
          <w:p w:rsidRPr="00D8595F" w:rsidR="00F575A3" w:rsidP="00D8595F" w:rsidRDefault="00F575A3" w14:paraId="0ACF3B72" w14:textId="77777777">
            <w:pPr>
              <w:spacing w:after="80"/>
              <w:rPr>
                <w:sz w:val="20"/>
                <w:szCs w:val="20"/>
              </w:rPr>
            </w:pPr>
            <w:r>
              <w:rPr>
                <w:sz w:val="20"/>
                <w:szCs w:val="20"/>
              </w:rPr>
              <w:t>Outcome 3</w:t>
            </w:r>
          </w:p>
        </w:tc>
        <w:tc>
          <w:tcPr>
            <w:tcW w:w="12618" w:type="dxa"/>
            <w:tcBorders>
              <w:top w:val="single" w:color="000000" w:sz="4" w:space="0"/>
              <w:left w:val="single" w:color="000000" w:sz="4" w:space="0"/>
              <w:right w:val="single" w:color="000000" w:sz="4" w:space="0"/>
            </w:tcBorders>
          </w:tcPr>
          <w:p w:rsidRPr="00D8595F" w:rsidR="00F575A3" w:rsidP="00403F83" w:rsidRDefault="00F575A3" w14:paraId="4B2833B2" w14:textId="77777777">
            <w:pPr>
              <w:spacing w:after="80"/>
              <w:rPr>
                <w:sz w:val="20"/>
                <w:szCs w:val="20"/>
              </w:rPr>
            </w:pPr>
            <w:r>
              <w:rPr>
                <w:sz w:val="20"/>
                <w:szCs w:val="20"/>
              </w:rPr>
              <w:t>Domestic travel of (i) EEIH  staff to provide the advisory role defined in output 3.1</w:t>
            </w:r>
            <w:r w:rsidR="00403F83">
              <w:rPr>
                <w:sz w:val="20"/>
                <w:szCs w:val="20"/>
              </w:rPr>
              <w:t>, 3.4; (ii) Cubaenergía to create awareness of its role in output 3.3 and liaise with decision makers at the local level</w:t>
            </w:r>
            <w:r>
              <w:rPr>
                <w:sz w:val="20"/>
                <w:szCs w:val="20"/>
              </w:rPr>
              <w:t>; (ii</w:t>
            </w:r>
            <w:r w:rsidR="00403F83">
              <w:rPr>
                <w:sz w:val="20"/>
                <w:szCs w:val="20"/>
              </w:rPr>
              <w:t>i</w:t>
            </w:r>
            <w:r>
              <w:rPr>
                <w:sz w:val="20"/>
                <w:szCs w:val="20"/>
              </w:rPr>
              <w:t xml:space="preserve">) for relevant participants to </w:t>
            </w:r>
            <w:r w:rsidR="00403F83">
              <w:rPr>
                <w:sz w:val="20"/>
                <w:szCs w:val="20"/>
              </w:rPr>
              <w:t>attend</w:t>
            </w:r>
            <w:r>
              <w:rPr>
                <w:sz w:val="20"/>
                <w:szCs w:val="20"/>
              </w:rPr>
              <w:t xml:space="preserve"> trainings organized under output 3.2 </w:t>
            </w:r>
            <w:r w:rsidR="00403F83">
              <w:rPr>
                <w:sz w:val="20"/>
                <w:szCs w:val="20"/>
              </w:rPr>
              <w:t>; and (iv) collect the necessary information for the activities foreseen in output 3.5</w:t>
            </w:r>
            <w:r>
              <w:rPr>
                <w:sz w:val="20"/>
                <w:szCs w:val="20"/>
              </w:rPr>
              <w:t xml:space="preserve"> </w:t>
            </w:r>
          </w:p>
        </w:tc>
      </w:tr>
      <w:tr w:rsidRPr="00D8595F" w:rsidR="00D8595F" w:rsidTr="00A756BF" w14:paraId="05F78F2E" w14:textId="77777777">
        <w:trPr>
          <w:trHeight w:val="144"/>
        </w:trPr>
        <w:tc>
          <w:tcPr>
            <w:tcW w:w="1951" w:type="dxa"/>
            <w:gridSpan w:val="3"/>
            <w:tcBorders>
              <w:top w:val="single" w:color="000000" w:sz="4" w:space="0"/>
              <w:left w:val="single" w:color="000000" w:sz="4" w:space="0"/>
              <w:bottom w:val="single" w:color="000000" w:sz="4" w:space="0"/>
              <w:right w:val="single" w:color="000000" w:sz="4" w:space="0"/>
            </w:tcBorders>
          </w:tcPr>
          <w:p w:rsidRPr="00D8595F" w:rsidR="00D8595F" w:rsidP="00D8595F" w:rsidRDefault="008E284E" w14:paraId="11609904" w14:textId="77777777">
            <w:pPr>
              <w:spacing w:after="80"/>
              <w:rPr>
                <w:sz w:val="20"/>
                <w:szCs w:val="20"/>
              </w:rPr>
            </w:pPr>
            <w:r>
              <w:rPr>
                <w:sz w:val="20"/>
                <w:szCs w:val="20"/>
              </w:rPr>
              <w:t>Project Management</w:t>
            </w:r>
            <w:r w:rsidR="00772E4B">
              <w:rPr>
                <w:sz w:val="20"/>
                <w:szCs w:val="20"/>
              </w:rPr>
              <w:t xml:space="preserve"> </w:t>
            </w:r>
          </w:p>
        </w:tc>
        <w:tc>
          <w:tcPr>
            <w:tcW w:w="12618" w:type="dxa"/>
            <w:tcBorders>
              <w:top w:val="single" w:color="000000" w:sz="4" w:space="0"/>
              <w:left w:val="single" w:color="000000" w:sz="4" w:space="0"/>
              <w:bottom w:val="single" w:color="000000" w:sz="4" w:space="0"/>
              <w:right w:val="single" w:color="000000" w:sz="4" w:space="0"/>
            </w:tcBorders>
          </w:tcPr>
          <w:p w:rsidRPr="00D8595F" w:rsidR="00D8595F" w:rsidP="00D8595F" w:rsidRDefault="00807E1F" w14:paraId="41DAE7B3" w14:textId="77777777">
            <w:pPr>
              <w:spacing w:after="80"/>
              <w:rPr>
                <w:sz w:val="20"/>
                <w:szCs w:val="20"/>
              </w:rPr>
            </w:pPr>
            <w:r>
              <w:rPr>
                <w:sz w:val="20"/>
                <w:szCs w:val="20"/>
              </w:rPr>
              <w:t xml:space="preserve">Project management team domestic traveling to undertake monitoring and evaluation of the project. </w:t>
            </w:r>
          </w:p>
        </w:tc>
      </w:tr>
      <w:tr w:rsidRPr="00D8595F" w:rsidR="00D8595F" w:rsidTr="00A756BF" w14:paraId="780E4B69" w14:textId="77777777">
        <w:trPr>
          <w:trHeight w:val="144"/>
        </w:trPr>
        <w:tc>
          <w:tcPr>
            <w:tcW w:w="1951" w:type="dxa"/>
            <w:gridSpan w:val="3"/>
            <w:tcBorders>
              <w:top w:val="single" w:color="000000" w:sz="4" w:space="0"/>
              <w:left w:val="single" w:color="000000" w:sz="4" w:space="0"/>
              <w:bottom w:val="single" w:color="000000" w:sz="4" w:space="0"/>
              <w:right w:val="nil"/>
            </w:tcBorders>
          </w:tcPr>
          <w:p w:rsidRPr="00D8595F" w:rsidR="00D8595F" w:rsidP="00D8595F" w:rsidRDefault="00D8595F" w14:paraId="053C8053" w14:textId="77777777">
            <w:pPr>
              <w:spacing w:after="80"/>
              <w:rPr>
                <w:sz w:val="20"/>
                <w:szCs w:val="20"/>
              </w:rPr>
            </w:pPr>
          </w:p>
        </w:tc>
        <w:tc>
          <w:tcPr>
            <w:tcW w:w="12618" w:type="dxa"/>
            <w:tcBorders>
              <w:top w:val="single" w:color="000000" w:sz="4" w:space="0"/>
              <w:left w:val="nil"/>
              <w:bottom w:val="single" w:color="000000" w:sz="4" w:space="0"/>
              <w:right w:val="single" w:color="000000" w:sz="4" w:space="0"/>
            </w:tcBorders>
          </w:tcPr>
          <w:p w:rsidRPr="00D8595F" w:rsidR="00D8595F" w:rsidP="00D8595F" w:rsidRDefault="00D8595F" w14:paraId="7D13B4DC" w14:textId="77777777">
            <w:pPr>
              <w:spacing w:after="80"/>
              <w:rPr>
                <w:sz w:val="20"/>
                <w:szCs w:val="20"/>
              </w:rPr>
            </w:pPr>
          </w:p>
        </w:tc>
      </w:tr>
      <w:tr w:rsidRPr="00D8595F" w:rsidR="00807E1F" w:rsidTr="00FF47CD" w14:paraId="7FA84474"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807E1F" w:rsidP="00807E1F" w:rsidRDefault="00807E1F" w14:paraId="57700623" w14:textId="77777777">
            <w:pPr>
              <w:spacing w:after="80"/>
              <w:rPr>
                <w:b/>
                <w:sz w:val="20"/>
                <w:szCs w:val="20"/>
              </w:rPr>
            </w:pPr>
            <w:r w:rsidRPr="00D8595F">
              <w:rPr>
                <w:b/>
                <w:sz w:val="20"/>
                <w:szCs w:val="20"/>
              </w:rPr>
              <w:t>Information Technology Equipment</w:t>
            </w:r>
          </w:p>
        </w:tc>
      </w:tr>
      <w:tr w:rsidRPr="00D8595F" w:rsidR="00B20152" w:rsidTr="0037357C" w14:paraId="3E4C8683" w14:textId="77777777">
        <w:trPr>
          <w:trHeight w:val="144"/>
        </w:trPr>
        <w:tc>
          <w:tcPr>
            <w:tcW w:w="1951" w:type="dxa"/>
            <w:gridSpan w:val="3"/>
            <w:tcBorders>
              <w:top w:val="single" w:color="000000" w:sz="4" w:space="0"/>
              <w:left w:val="single" w:color="000000" w:sz="4" w:space="0"/>
              <w:right w:val="single" w:color="000000" w:sz="4" w:space="0"/>
            </w:tcBorders>
          </w:tcPr>
          <w:p w:rsidRPr="00D8595F" w:rsidR="00B20152" w:rsidP="00D8595F" w:rsidRDefault="00B20152" w14:paraId="75570AE0" w14:textId="77777777">
            <w:pPr>
              <w:spacing w:after="80"/>
              <w:rPr>
                <w:sz w:val="20"/>
                <w:szCs w:val="20"/>
              </w:rPr>
            </w:pPr>
            <w:r>
              <w:rPr>
                <w:sz w:val="20"/>
                <w:szCs w:val="20"/>
              </w:rPr>
              <w:t>Outcome 1</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4E6011" w:rsidRDefault="00B20152" w14:paraId="27493394" w14:textId="5D8FF5C1">
            <w:pPr>
              <w:spacing w:after="80"/>
              <w:rPr>
                <w:sz w:val="20"/>
                <w:szCs w:val="20"/>
              </w:rPr>
            </w:pPr>
            <w:r w:rsidRPr="00D8595F">
              <w:rPr>
                <w:sz w:val="20"/>
                <w:szCs w:val="20"/>
              </w:rPr>
              <w:t xml:space="preserve">IT equipment </w:t>
            </w:r>
            <w:r w:rsidR="004E6011">
              <w:rPr>
                <w:sz w:val="20"/>
                <w:szCs w:val="20"/>
              </w:rPr>
              <w:t xml:space="preserve">to strengthen the institutions involved in outcome 1, especially </w:t>
            </w:r>
            <w:r w:rsidRPr="00071E3D" w:rsidR="004E6011">
              <w:rPr>
                <w:sz w:val="20"/>
                <w:szCs w:val="20"/>
              </w:rPr>
              <w:t xml:space="preserve">Cubaenergía </w:t>
            </w:r>
            <w:r w:rsidRPr="00071E3D" w:rsidR="00071E3D">
              <w:rPr>
                <w:sz w:val="20"/>
                <w:szCs w:val="20"/>
              </w:rPr>
              <w:t xml:space="preserve">but also MINAG, ONEI and ANAP </w:t>
            </w:r>
            <w:r w:rsidRPr="00071E3D" w:rsidR="004E6011">
              <w:rPr>
                <w:sz w:val="20"/>
                <w:szCs w:val="20"/>
              </w:rPr>
              <w:t>in support</w:t>
            </w:r>
            <w:r w:rsidR="004E6011">
              <w:rPr>
                <w:sz w:val="20"/>
                <w:szCs w:val="20"/>
              </w:rPr>
              <w:t xml:space="preserve"> of the </w:t>
            </w:r>
            <w:r w:rsidRPr="00D8595F">
              <w:rPr>
                <w:sz w:val="20"/>
                <w:szCs w:val="20"/>
              </w:rPr>
              <w:t>collect</w:t>
            </w:r>
            <w:r w:rsidR="00246F49">
              <w:rPr>
                <w:sz w:val="20"/>
                <w:szCs w:val="20"/>
              </w:rPr>
              <w:t>ion</w:t>
            </w:r>
            <w:r w:rsidRPr="00D8595F">
              <w:rPr>
                <w:sz w:val="20"/>
                <w:szCs w:val="20"/>
              </w:rPr>
              <w:t xml:space="preserve"> and analys</w:t>
            </w:r>
            <w:r w:rsidR="00246F49">
              <w:rPr>
                <w:sz w:val="20"/>
                <w:szCs w:val="20"/>
              </w:rPr>
              <w:t>is</w:t>
            </w:r>
            <w:r w:rsidRPr="00D8595F">
              <w:rPr>
                <w:sz w:val="20"/>
                <w:szCs w:val="20"/>
              </w:rPr>
              <w:t xml:space="preserve"> </w:t>
            </w:r>
            <w:r w:rsidR="00246F49">
              <w:rPr>
                <w:sz w:val="20"/>
                <w:szCs w:val="20"/>
              </w:rPr>
              <w:t xml:space="preserve">of </w:t>
            </w:r>
            <w:r w:rsidRPr="00D8595F">
              <w:rPr>
                <w:sz w:val="20"/>
                <w:szCs w:val="20"/>
              </w:rPr>
              <w:t xml:space="preserve">data/information on economic, production, social, gender and environmental aspects of integrated food and </w:t>
            </w:r>
            <w:r w:rsidR="004E6011">
              <w:rPr>
                <w:sz w:val="20"/>
                <w:szCs w:val="20"/>
              </w:rPr>
              <w:t>the instruments and recommendations developed from it</w:t>
            </w:r>
          </w:p>
        </w:tc>
      </w:tr>
      <w:tr w:rsidRPr="00D8595F" w:rsidR="00E86531" w:rsidTr="00E86531" w14:paraId="46A446BB" w14:textId="77777777">
        <w:trPr>
          <w:trHeight w:val="509"/>
        </w:trPr>
        <w:tc>
          <w:tcPr>
            <w:tcW w:w="1951" w:type="dxa"/>
            <w:gridSpan w:val="3"/>
            <w:tcBorders>
              <w:top w:val="single" w:color="000000" w:sz="4" w:space="0"/>
              <w:left w:val="single" w:color="000000" w:sz="4" w:space="0"/>
              <w:right w:val="single" w:color="000000" w:sz="4" w:space="0"/>
            </w:tcBorders>
          </w:tcPr>
          <w:p w:rsidRPr="00D8595F" w:rsidR="00E86531" w:rsidP="00534F67" w:rsidRDefault="00E86531" w14:paraId="18D12FF3" w14:textId="77777777">
            <w:pPr>
              <w:spacing w:after="80"/>
              <w:rPr>
                <w:sz w:val="20"/>
                <w:szCs w:val="20"/>
              </w:rPr>
            </w:pPr>
            <w:r>
              <w:rPr>
                <w:sz w:val="20"/>
                <w:szCs w:val="20"/>
              </w:rPr>
              <w:t>Outcome 2</w:t>
            </w:r>
          </w:p>
        </w:tc>
        <w:tc>
          <w:tcPr>
            <w:tcW w:w="12618" w:type="dxa"/>
            <w:tcBorders>
              <w:top w:val="single" w:color="000000" w:sz="4" w:space="0"/>
              <w:left w:val="single" w:color="000000" w:sz="4" w:space="0"/>
              <w:right w:val="single" w:color="000000" w:sz="4" w:space="0"/>
            </w:tcBorders>
          </w:tcPr>
          <w:p w:rsidRPr="00D8595F" w:rsidR="00E86531" w:rsidP="00E86531" w:rsidRDefault="00E86531" w14:paraId="2C294762" w14:textId="77777777">
            <w:pPr>
              <w:spacing w:after="80"/>
              <w:rPr>
                <w:sz w:val="20"/>
                <w:szCs w:val="20"/>
              </w:rPr>
            </w:pPr>
            <w:r>
              <w:rPr>
                <w:sz w:val="20"/>
                <w:szCs w:val="20"/>
              </w:rPr>
              <w:t xml:space="preserve">Basic and specialized </w:t>
            </w:r>
            <w:r w:rsidRPr="00D8595F">
              <w:rPr>
                <w:sz w:val="20"/>
                <w:szCs w:val="20"/>
              </w:rPr>
              <w:t>IT equipment</w:t>
            </w:r>
            <w:r>
              <w:rPr>
                <w:sz w:val="20"/>
                <w:szCs w:val="20"/>
              </w:rPr>
              <w:t xml:space="preserve"> at participating industries, MINAG and pilot municipalities </w:t>
            </w:r>
            <w:r w:rsidRPr="00D8595F">
              <w:rPr>
                <w:sz w:val="20"/>
                <w:szCs w:val="20"/>
              </w:rPr>
              <w:t xml:space="preserve"> </w:t>
            </w:r>
            <w:r>
              <w:rPr>
                <w:sz w:val="20"/>
                <w:szCs w:val="20"/>
              </w:rPr>
              <w:t xml:space="preserve">to </w:t>
            </w:r>
            <w:r w:rsidRPr="00D8595F">
              <w:rPr>
                <w:sz w:val="20"/>
                <w:szCs w:val="20"/>
              </w:rPr>
              <w:t xml:space="preserve">support </w:t>
            </w:r>
            <w:r>
              <w:rPr>
                <w:sz w:val="20"/>
                <w:szCs w:val="20"/>
              </w:rPr>
              <w:t>activities under outputs 2.1 through 2.6</w:t>
            </w:r>
          </w:p>
        </w:tc>
      </w:tr>
      <w:tr w:rsidRPr="00D8595F" w:rsidR="00B20152" w:rsidTr="0037357C" w14:paraId="22F0D4B4" w14:textId="77777777">
        <w:trPr>
          <w:trHeight w:val="144"/>
        </w:trPr>
        <w:tc>
          <w:tcPr>
            <w:tcW w:w="1951" w:type="dxa"/>
            <w:gridSpan w:val="3"/>
            <w:tcBorders>
              <w:top w:val="single" w:color="000000" w:sz="4" w:space="0"/>
              <w:left w:val="single" w:color="000000" w:sz="4" w:space="0"/>
              <w:right w:val="single" w:color="000000" w:sz="4" w:space="0"/>
            </w:tcBorders>
          </w:tcPr>
          <w:p w:rsidRPr="00D8595F" w:rsidR="00B20152" w:rsidP="00D8595F" w:rsidRDefault="00B20152" w14:paraId="273A3C64" w14:textId="77777777">
            <w:pPr>
              <w:spacing w:after="80"/>
              <w:rPr>
                <w:sz w:val="20"/>
                <w:szCs w:val="20"/>
              </w:rPr>
            </w:pPr>
            <w:r>
              <w:rPr>
                <w:sz w:val="20"/>
                <w:szCs w:val="20"/>
              </w:rPr>
              <w:t>Outcome 3</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6D33B2" w:rsidRDefault="00B20152" w14:paraId="002B949C" w14:textId="77777777">
            <w:pPr>
              <w:spacing w:after="80"/>
              <w:rPr>
                <w:sz w:val="20"/>
                <w:szCs w:val="20"/>
              </w:rPr>
            </w:pPr>
            <w:r w:rsidRPr="00D8595F">
              <w:rPr>
                <w:sz w:val="20"/>
                <w:szCs w:val="20"/>
              </w:rPr>
              <w:t>IT equipment for</w:t>
            </w:r>
            <w:r w:rsidR="006D33B2">
              <w:rPr>
                <w:sz w:val="20"/>
                <w:szCs w:val="20"/>
              </w:rPr>
              <w:t xml:space="preserve"> the </w:t>
            </w:r>
            <w:r w:rsidRPr="00D8595F" w:rsidR="006D33B2">
              <w:rPr>
                <w:sz w:val="20"/>
                <w:szCs w:val="20"/>
              </w:rPr>
              <w:t>bioenergy technology unit set up within Cubaenergía</w:t>
            </w:r>
            <w:r w:rsidR="006D33B2">
              <w:rPr>
                <w:sz w:val="20"/>
                <w:szCs w:val="20"/>
              </w:rPr>
              <w:t xml:space="preserve"> and</w:t>
            </w:r>
            <w:r w:rsidRPr="00D8595F" w:rsidR="006D33B2">
              <w:rPr>
                <w:sz w:val="20"/>
                <w:szCs w:val="20"/>
              </w:rPr>
              <w:t xml:space="preserve"> </w:t>
            </w:r>
            <w:r w:rsidRPr="00D8595F">
              <w:rPr>
                <w:sz w:val="20"/>
                <w:szCs w:val="20"/>
              </w:rPr>
              <w:t>national expertise centre on integrated bioenergy production within EEIH</w:t>
            </w:r>
            <w:r w:rsidR="006D33B2">
              <w:rPr>
                <w:sz w:val="20"/>
                <w:szCs w:val="20"/>
              </w:rPr>
              <w:t xml:space="preserve">, as well as ANAP and other stakeholders to support training activities and technical support to farmers. </w:t>
            </w:r>
          </w:p>
        </w:tc>
      </w:tr>
      <w:tr w:rsidRPr="00D8595F" w:rsidR="00D8595F" w:rsidTr="00A756BF" w14:paraId="0782A230" w14:textId="77777777">
        <w:trPr>
          <w:trHeight w:val="144"/>
        </w:trPr>
        <w:tc>
          <w:tcPr>
            <w:tcW w:w="1951" w:type="dxa"/>
            <w:gridSpan w:val="3"/>
            <w:tcBorders>
              <w:top w:val="single" w:color="000000" w:sz="4" w:space="0"/>
              <w:left w:val="single" w:color="000000" w:sz="4" w:space="0"/>
              <w:bottom w:val="single" w:color="000000" w:sz="4" w:space="0"/>
              <w:right w:val="single" w:color="000000" w:sz="4" w:space="0"/>
            </w:tcBorders>
          </w:tcPr>
          <w:p w:rsidRPr="00D8595F" w:rsidR="00D8595F" w:rsidP="00D8595F" w:rsidRDefault="008E284E" w14:paraId="0C1CC16E" w14:textId="77777777">
            <w:pPr>
              <w:spacing w:after="80"/>
              <w:rPr>
                <w:sz w:val="20"/>
                <w:szCs w:val="20"/>
              </w:rPr>
            </w:pPr>
            <w:r>
              <w:rPr>
                <w:sz w:val="20"/>
                <w:szCs w:val="20"/>
              </w:rPr>
              <w:t>Project Management</w:t>
            </w:r>
          </w:p>
        </w:tc>
        <w:tc>
          <w:tcPr>
            <w:tcW w:w="12618" w:type="dxa"/>
            <w:tcBorders>
              <w:top w:val="single" w:color="000000" w:sz="4" w:space="0"/>
              <w:left w:val="single" w:color="000000" w:sz="4" w:space="0"/>
              <w:bottom w:val="single" w:color="000000" w:sz="4" w:space="0"/>
              <w:right w:val="single" w:color="000000" w:sz="4" w:space="0"/>
            </w:tcBorders>
          </w:tcPr>
          <w:p w:rsidRPr="00D8595F" w:rsidR="00D8595F" w:rsidP="00246F49" w:rsidRDefault="00D8595F" w14:paraId="46355820" w14:textId="77777777">
            <w:pPr>
              <w:rPr>
                <w:sz w:val="20"/>
                <w:szCs w:val="20"/>
              </w:rPr>
            </w:pPr>
            <w:r w:rsidRPr="00D8595F">
              <w:rPr>
                <w:sz w:val="20"/>
                <w:szCs w:val="20"/>
              </w:rPr>
              <w:t xml:space="preserve">Procurement of IT equipment </w:t>
            </w:r>
            <w:r w:rsidR="00246F49">
              <w:rPr>
                <w:sz w:val="20"/>
                <w:szCs w:val="20"/>
              </w:rPr>
              <w:t xml:space="preserve">to </w:t>
            </w:r>
            <w:r w:rsidRPr="00D8595F">
              <w:rPr>
                <w:sz w:val="20"/>
                <w:szCs w:val="20"/>
              </w:rPr>
              <w:t>support the Project Management Team and the Leaders of Working Groups for Outcomes 2 y 3</w:t>
            </w:r>
            <w:r w:rsidR="00246F49">
              <w:rPr>
                <w:sz w:val="20"/>
                <w:szCs w:val="20"/>
              </w:rPr>
              <w:t>.</w:t>
            </w:r>
          </w:p>
        </w:tc>
      </w:tr>
      <w:tr w:rsidRPr="00D8595F" w:rsidR="00D8595F" w:rsidTr="00A756BF" w14:paraId="339C03B3" w14:textId="77777777">
        <w:trPr>
          <w:trHeight w:val="144"/>
        </w:trPr>
        <w:tc>
          <w:tcPr>
            <w:tcW w:w="1951" w:type="dxa"/>
            <w:gridSpan w:val="3"/>
            <w:tcBorders>
              <w:top w:val="single" w:color="000000" w:sz="4" w:space="0"/>
              <w:left w:val="single" w:color="000000" w:sz="4" w:space="0"/>
              <w:bottom w:val="single" w:color="000000" w:sz="4" w:space="0"/>
              <w:right w:val="nil"/>
            </w:tcBorders>
          </w:tcPr>
          <w:p w:rsidRPr="00D8595F" w:rsidR="00D8595F" w:rsidP="00D8595F" w:rsidRDefault="00D8595F" w14:paraId="3994C7C1" w14:textId="77777777">
            <w:pPr>
              <w:spacing w:after="80"/>
              <w:rPr>
                <w:sz w:val="20"/>
                <w:szCs w:val="20"/>
              </w:rPr>
            </w:pPr>
          </w:p>
        </w:tc>
        <w:tc>
          <w:tcPr>
            <w:tcW w:w="12618" w:type="dxa"/>
            <w:tcBorders>
              <w:top w:val="single" w:color="000000" w:sz="4" w:space="0"/>
              <w:left w:val="nil"/>
              <w:bottom w:val="single" w:color="000000" w:sz="4" w:space="0"/>
              <w:right w:val="single" w:color="000000" w:sz="4" w:space="0"/>
            </w:tcBorders>
          </w:tcPr>
          <w:p w:rsidRPr="00D8595F" w:rsidR="00D8595F" w:rsidP="00D8595F" w:rsidRDefault="00D8595F" w14:paraId="1BC0196C" w14:textId="77777777">
            <w:pPr>
              <w:rPr>
                <w:sz w:val="20"/>
                <w:szCs w:val="20"/>
              </w:rPr>
            </w:pPr>
          </w:p>
        </w:tc>
      </w:tr>
      <w:tr w:rsidRPr="00D8595F" w:rsidR="00807E1F" w:rsidTr="00FF47CD" w14:paraId="4BF79747"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807E1F" w:rsidP="00807E1F" w:rsidRDefault="00807E1F" w14:paraId="0346BE1A" w14:textId="77777777">
            <w:pPr>
              <w:spacing w:after="80"/>
              <w:jc w:val="left"/>
              <w:rPr>
                <w:sz w:val="20"/>
                <w:szCs w:val="20"/>
              </w:rPr>
            </w:pPr>
            <w:r w:rsidRPr="00D8595F">
              <w:rPr>
                <w:b/>
                <w:sz w:val="20"/>
                <w:szCs w:val="20"/>
              </w:rPr>
              <w:t xml:space="preserve">Materials and </w:t>
            </w:r>
            <w:r>
              <w:rPr>
                <w:b/>
                <w:sz w:val="20"/>
                <w:szCs w:val="20"/>
              </w:rPr>
              <w:t xml:space="preserve"> </w:t>
            </w:r>
            <w:r w:rsidRPr="00D8595F">
              <w:rPr>
                <w:b/>
                <w:sz w:val="20"/>
                <w:szCs w:val="20"/>
              </w:rPr>
              <w:t>Goods</w:t>
            </w:r>
          </w:p>
        </w:tc>
      </w:tr>
      <w:tr w:rsidRPr="00D8595F" w:rsidR="00B20152" w:rsidTr="0037357C" w14:paraId="05BA39FA"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772E4B" w:rsidRDefault="00B20152" w14:paraId="74736299" w14:textId="77777777">
            <w:pPr>
              <w:spacing w:after="80"/>
              <w:rPr>
                <w:sz w:val="20"/>
                <w:szCs w:val="20"/>
              </w:rPr>
            </w:pPr>
            <w:r>
              <w:rPr>
                <w:sz w:val="20"/>
                <w:szCs w:val="20"/>
              </w:rPr>
              <w:t>Outcome 2</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5E373B" w:rsidRDefault="00B20152" w14:paraId="099A7654" w14:textId="77777777">
            <w:pPr>
              <w:spacing w:after="80"/>
              <w:rPr>
                <w:sz w:val="20"/>
                <w:szCs w:val="20"/>
              </w:rPr>
            </w:pPr>
            <w:r w:rsidRPr="00D8595F">
              <w:rPr>
                <w:sz w:val="20"/>
                <w:szCs w:val="20"/>
              </w:rPr>
              <w:t xml:space="preserve">Procurement of </w:t>
            </w:r>
            <w:r w:rsidR="005E373B">
              <w:rPr>
                <w:sz w:val="20"/>
                <w:szCs w:val="20"/>
              </w:rPr>
              <w:t xml:space="preserve">lab and field materials </w:t>
            </w:r>
            <w:r w:rsidRPr="00D8595F">
              <w:rPr>
                <w:sz w:val="20"/>
                <w:szCs w:val="20"/>
              </w:rPr>
              <w:t xml:space="preserve">for implementation </w:t>
            </w:r>
            <w:r w:rsidR="00246F49">
              <w:rPr>
                <w:sz w:val="20"/>
                <w:szCs w:val="20"/>
              </w:rPr>
              <w:t xml:space="preserve">of </w:t>
            </w:r>
            <w:r w:rsidRPr="00D8595F">
              <w:rPr>
                <w:sz w:val="20"/>
                <w:szCs w:val="20"/>
              </w:rPr>
              <w:t>the</w:t>
            </w:r>
            <w:r w:rsidRPr="00D8595F">
              <w:rPr>
                <w:b/>
                <w:i/>
                <w:sz w:val="20"/>
                <w:szCs w:val="20"/>
              </w:rPr>
              <w:t xml:space="preserve"> </w:t>
            </w:r>
            <w:r w:rsidRPr="00D8595F">
              <w:rPr>
                <w:sz w:val="20"/>
                <w:szCs w:val="20"/>
              </w:rPr>
              <w:t xml:space="preserve">national system to produce certified seeds of </w:t>
            </w:r>
            <w:r w:rsidRPr="00D8595F">
              <w:rPr>
                <w:i/>
                <w:sz w:val="20"/>
                <w:szCs w:val="20"/>
              </w:rPr>
              <w:t>Jatropha curcas</w:t>
            </w:r>
            <w:r w:rsidR="00246F49">
              <w:rPr>
                <w:i/>
                <w:sz w:val="20"/>
                <w:szCs w:val="20"/>
              </w:rPr>
              <w:t>.</w:t>
            </w:r>
          </w:p>
        </w:tc>
      </w:tr>
      <w:tr w:rsidRPr="00D8595F" w:rsidR="00B20152" w:rsidTr="0037357C" w14:paraId="57F3A439" w14:textId="77777777">
        <w:trPr>
          <w:trHeight w:val="144"/>
        </w:trPr>
        <w:tc>
          <w:tcPr>
            <w:tcW w:w="1951" w:type="dxa"/>
            <w:gridSpan w:val="3"/>
            <w:vMerge/>
            <w:tcBorders>
              <w:left w:val="single" w:color="000000" w:sz="4" w:space="0"/>
              <w:right w:val="single" w:color="000000" w:sz="4" w:space="0"/>
            </w:tcBorders>
          </w:tcPr>
          <w:p w:rsidRPr="00D8595F" w:rsidR="00B20152" w:rsidP="00772E4B" w:rsidRDefault="00B20152" w14:paraId="544EEDE8"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D8595F" w:rsidRDefault="00B20152" w14:paraId="7309BF0F" w14:textId="77777777">
            <w:pPr>
              <w:spacing w:after="80"/>
              <w:rPr>
                <w:sz w:val="20"/>
                <w:szCs w:val="20"/>
              </w:rPr>
            </w:pPr>
            <w:r w:rsidRPr="00D8595F">
              <w:rPr>
                <w:sz w:val="20"/>
                <w:szCs w:val="20"/>
              </w:rPr>
              <w:t>Procurement of fuel for evaluation of blends diesel-biodiesel in agroindustrial equipment and engines</w:t>
            </w:r>
            <w:r w:rsidR="00246F49">
              <w:rPr>
                <w:sz w:val="20"/>
                <w:szCs w:val="20"/>
              </w:rPr>
              <w:t>.</w:t>
            </w:r>
          </w:p>
        </w:tc>
      </w:tr>
      <w:tr w:rsidRPr="00D8595F" w:rsidR="00B20152" w:rsidTr="0037357C" w14:paraId="0DE97520" w14:textId="77777777">
        <w:trPr>
          <w:trHeight w:val="144"/>
        </w:trPr>
        <w:tc>
          <w:tcPr>
            <w:tcW w:w="1951" w:type="dxa"/>
            <w:gridSpan w:val="3"/>
            <w:vMerge/>
            <w:tcBorders>
              <w:left w:val="single" w:color="000000" w:sz="4" w:space="0"/>
              <w:right w:val="single" w:color="000000" w:sz="4" w:space="0"/>
            </w:tcBorders>
          </w:tcPr>
          <w:p w:rsidRPr="00D8595F" w:rsidR="00B20152" w:rsidP="00772E4B" w:rsidRDefault="00B20152" w14:paraId="38F00FA0"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246F49" w:rsidRDefault="00B20152" w14:paraId="6C943CB2" w14:textId="77777777">
            <w:pPr>
              <w:spacing w:after="80"/>
              <w:rPr>
                <w:sz w:val="20"/>
                <w:szCs w:val="20"/>
              </w:rPr>
            </w:pPr>
            <w:r w:rsidRPr="00D8595F">
              <w:rPr>
                <w:sz w:val="20"/>
                <w:szCs w:val="20"/>
              </w:rPr>
              <w:t xml:space="preserve">Procurement of </w:t>
            </w:r>
            <w:r w:rsidR="005E373B">
              <w:rPr>
                <w:sz w:val="20"/>
                <w:szCs w:val="20"/>
              </w:rPr>
              <w:t xml:space="preserve">raw </w:t>
            </w:r>
            <w:r w:rsidRPr="00D8595F">
              <w:rPr>
                <w:sz w:val="20"/>
                <w:szCs w:val="20"/>
              </w:rPr>
              <w:t xml:space="preserve">materials for manufacturing </w:t>
            </w:r>
            <w:r w:rsidR="005E373B">
              <w:rPr>
                <w:sz w:val="20"/>
                <w:szCs w:val="20"/>
              </w:rPr>
              <w:t xml:space="preserve">the </w:t>
            </w:r>
            <w:r w:rsidRPr="00D8595F">
              <w:rPr>
                <w:sz w:val="20"/>
                <w:szCs w:val="20"/>
              </w:rPr>
              <w:t>three biodiesel plants</w:t>
            </w:r>
            <w:r w:rsidR="00246F49">
              <w:rPr>
                <w:sz w:val="20"/>
                <w:szCs w:val="20"/>
              </w:rPr>
              <w:t>.</w:t>
            </w:r>
          </w:p>
        </w:tc>
      </w:tr>
      <w:tr w:rsidRPr="00D8595F" w:rsidR="00B20152" w:rsidTr="0037357C" w14:paraId="5282C7B0" w14:textId="77777777">
        <w:trPr>
          <w:trHeight w:val="144"/>
        </w:trPr>
        <w:tc>
          <w:tcPr>
            <w:tcW w:w="1951" w:type="dxa"/>
            <w:gridSpan w:val="3"/>
            <w:vMerge/>
            <w:tcBorders>
              <w:left w:val="single" w:color="000000" w:sz="4" w:space="0"/>
              <w:right w:val="single" w:color="000000" w:sz="4" w:space="0"/>
            </w:tcBorders>
          </w:tcPr>
          <w:p w:rsidRPr="00D8595F" w:rsidR="00B20152" w:rsidP="00772E4B" w:rsidRDefault="00B20152" w14:paraId="503EF4DC"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5E373B" w:rsidRDefault="00B20152" w14:paraId="1A448A85" w14:textId="77777777">
            <w:pPr>
              <w:spacing w:after="80"/>
              <w:rPr>
                <w:sz w:val="20"/>
                <w:szCs w:val="20"/>
              </w:rPr>
            </w:pPr>
            <w:r w:rsidRPr="00D8595F">
              <w:rPr>
                <w:sz w:val="20"/>
                <w:szCs w:val="20"/>
              </w:rPr>
              <w:t xml:space="preserve">Procurement of </w:t>
            </w:r>
            <w:r w:rsidR="005E373B">
              <w:rPr>
                <w:sz w:val="20"/>
                <w:szCs w:val="20"/>
              </w:rPr>
              <w:t xml:space="preserve">raw </w:t>
            </w:r>
            <w:r w:rsidRPr="00D8595F">
              <w:rPr>
                <w:sz w:val="20"/>
                <w:szCs w:val="20"/>
              </w:rPr>
              <w:t xml:space="preserve">materials and components to produce synthetic membrane liners and auxiliary equipment for </w:t>
            </w:r>
            <w:r w:rsidR="005E373B">
              <w:rPr>
                <w:sz w:val="20"/>
                <w:szCs w:val="20"/>
              </w:rPr>
              <w:t xml:space="preserve">the five </w:t>
            </w:r>
            <w:r w:rsidRPr="00D8595F">
              <w:rPr>
                <w:sz w:val="20"/>
                <w:szCs w:val="20"/>
              </w:rPr>
              <w:t xml:space="preserve">small-scale biogas </w:t>
            </w:r>
            <w:r w:rsidR="005E373B">
              <w:rPr>
                <w:sz w:val="20"/>
                <w:szCs w:val="20"/>
              </w:rPr>
              <w:t>plants</w:t>
            </w:r>
            <w:r w:rsidRPr="00D8595F">
              <w:rPr>
                <w:sz w:val="20"/>
                <w:szCs w:val="20"/>
              </w:rPr>
              <w:t>, as well as biogas appliances</w:t>
            </w:r>
            <w:r w:rsidR="00246F49">
              <w:rPr>
                <w:sz w:val="20"/>
                <w:szCs w:val="20"/>
              </w:rPr>
              <w:t>.</w:t>
            </w:r>
          </w:p>
        </w:tc>
      </w:tr>
      <w:tr w:rsidRPr="00D8595F" w:rsidR="00B20152" w:rsidTr="0037357C" w14:paraId="2B82F12F" w14:textId="77777777">
        <w:trPr>
          <w:trHeight w:val="144"/>
        </w:trPr>
        <w:tc>
          <w:tcPr>
            <w:tcW w:w="1951" w:type="dxa"/>
            <w:gridSpan w:val="3"/>
            <w:vMerge/>
            <w:tcBorders>
              <w:left w:val="single" w:color="000000" w:sz="4" w:space="0"/>
              <w:bottom w:val="single" w:color="000000" w:sz="4" w:space="0"/>
              <w:right w:val="single" w:color="000000" w:sz="4" w:space="0"/>
            </w:tcBorders>
          </w:tcPr>
          <w:p w:rsidRPr="00D8595F" w:rsidR="00B20152" w:rsidP="00772E4B" w:rsidRDefault="00B20152" w14:paraId="7E338DB1"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5E373B" w:rsidRDefault="00B20152" w14:paraId="1ACFA894" w14:textId="77777777">
            <w:pPr>
              <w:spacing w:after="80"/>
              <w:rPr>
                <w:sz w:val="20"/>
                <w:szCs w:val="20"/>
              </w:rPr>
            </w:pPr>
            <w:r w:rsidRPr="00D8595F">
              <w:rPr>
                <w:sz w:val="20"/>
                <w:szCs w:val="20"/>
              </w:rPr>
              <w:t xml:space="preserve">Procurement of </w:t>
            </w:r>
            <w:r w:rsidR="005E373B">
              <w:rPr>
                <w:sz w:val="20"/>
                <w:szCs w:val="20"/>
              </w:rPr>
              <w:t>field materials</w:t>
            </w:r>
            <w:r w:rsidRPr="00D8595F">
              <w:rPr>
                <w:sz w:val="20"/>
                <w:szCs w:val="20"/>
              </w:rPr>
              <w:t xml:space="preserve"> for</w:t>
            </w:r>
            <w:r w:rsidR="005E373B">
              <w:rPr>
                <w:sz w:val="20"/>
                <w:szCs w:val="20"/>
              </w:rPr>
              <w:t xml:space="preserve"> the</w:t>
            </w:r>
            <w:r w:rsidRPr="00D8595F">
              <w:rPr>
                <w:sz w:val="20"/>
                <w:szCs w:val="20"/>
              </w:rPr>
              <w:t xml:space="preserve"> implementation of the demonstration pilots of small-scale biodiesel and biogas technology</w:t>
            </w:r>
            <w:r w:rsidR="00246F49">
              <w:rPr>
                <w:sz w:val="20"/>
                <w:szCs w:val="20"/>
              </w:rPr>
              <w:t>.</w:t>
            </w:r>
          </w:p>
        </w:tc>
      </w:tr>
      <w:tr w:rsidRPr="00D8595F" w:rsidR="00B20152" w:rsidTr="0037357C" w14:paraId="79A76F4D" w14:textId="77777777">
        <w:trPr>
          <w:trHeight w:val="144"/>
        </w:trPr>
        <w:tc>
          <w:tcPr>
            <w:tcW w:w="1951" w:type="dxa"/>
            <w:gridSpan w:val="3"/>
            <w:tcBorders>
              <w:top w:val="single" w:color="000000" w:sz="4" w:space="0"/>
              <w:left w:val="single" w:color="000000" w:sz="4" w:space="0"/>
              <w:right w:val="single" w:color="000000" w:sz="4" w:space="0"/>
            </w:tcBorders>
          </w:tcPr>
          <w:p w:rsidRPr="00D8595F" w:rsidR="00B20152" w:rsidP="00772E4B" w:rsidRDefault="00B20152" w14:paraId="596B737C" w14:textId="77777777">
            <w:pPr>
              <w:spacing w:after="80"/>
              <w:rPr>
                <w:sz w:val="20"/>
                <w:szCs w:val="20"/>
              </w:rPr>
            </w:pPr>
            <w:r>
              <w:rPr>
                <w:sz w:val="20"/>
                <w:szCs w:val="20"/>
              </w:rPr>
              <w:t>Outcome 3</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5E29B8" w:rsidRDefault="00B20152" w14:paraId="0A3A4CF8" w14:textId="77777777">
            <w:pPr>
              <w:spacing w:after="80"/>
              <w:rPr>
                <w:sz w:val="20"/>
                <w:szCs w:val="20"/>
              </w:rPr>
            </w:pPr>
            <w:r w:rsidRPr="00D8595F">
              <w:rPr>
                <w:sz w:val="20"/>
                <w:szCs w:val="20"/>
              </w:rPr>
              <w:t xml:space="preserve">Procurement of materials for </w:t>
            </w:r>
            <w:r w:rsidR="005E373B">
              <w:rPr>
                <w:sz w:val="20"/>
                <w:szCs w:val="20"/>
              </w:rPr>
              <w:t>strengthening</w:t>
            </w:r>
            <w:r w:rsidR="005E29B8">
              <w:rPr>
                <w:sz w:val="20"/>
                <w:szCs w:val="20"/>
              </w:rPr>
              <w:t xml:space="preserve"> the expertise Centre in EEIH, </w:t>
            </w:r>
            <w:r w:rsidRPr="00D8595F">
              <w:rPr>
                <w:sz w:val="20"/>
                <w:szCs w:val="20"/>
              </w:rPr>
              <w:t>classroom buildings in the local training schools</w:t>
            </w:r>
            <w:r w:rsidR="005E373B">
              <w:rPr>
                <w:sz w:val="20"/>
                <w:szCs w:val="20"/>
              </w:rPr>
              <w:t xml:space="preserve"> and the buildings of the </w:t>
            </w:r>
            <w:r w:rsidR="005E29B8">
              <w:rPr>
                <w:sz w:val="20"/>
                <w:szCs w:val="20"/>
              </w:rPr>
              <w:t xml:space="preserve">agronomic institutes part of the local level networks. </w:t>
            </w:r>
          </w:p>
        </w:tc>
      </w:tr>
      <w:tr w:rsidRPr="00D8595F" w:rsidR="00534F67" w:rsidTr="00A756BF" w14:paraId="54EE9F8B" w14:textId="77777777">
        <w:trPr>
          <w:trHeight w:val="144"/>
        </w:trPr>
        <w:tc>
          <w:tcPr>
            <w:tcW w:w="1951" w:type="dxa"/>
            <w:gridSpan w:val="3"/>
            <w:tcBorders>
              <w:top w:val="single" w:color="000000" w:sz="4" w:space="0"/>
              <w:left w:val="single" w:color="000000" w:sz="4" w:space="0"/>
              <w:bottom w:val="single" w:color="000000" w:sz="4" w:space="0"/>
              <w:right w:val="nil"/>
            </w:tcBorders>
          </w:tcPr>
          <w:p w:rsidRPr="00D8595F" w:rsidR="00534F67" w:rsidP="00D8595F" w:rsidRDefault="00534F67" w14:paraId="2765D96E" w14:textId="77777777">
            <w:pPr>
              <w:spacing w:after="80"/>
              <w:rPr>
                <w:sz w:val="20"/>
                <w:szCs w:val="20"/>
              </w:rPr>
            </w:pPr>
          </w:p>
        </w:tc>
        <w:tc>
          <w:tcPr>
            <w:tcW w:w="12618" w:type="dxa"/>
            <w:tcBorders>
              <w:top w:val="single" w:color="000000" w:sz="4" w:space="0"/>
              <w:left w:val="nil"/>
              <w:bottom w:val="single" w:color="000000" w:sz="4" w:space="0"/>
              <w:right w:val="single" w:color="000000" w:sz="4" w:space="0"/>
            </w:tcBorders>
          </w:tcPr>
          <w:p w:rsidRPr="00D8595F" w:rsidR="00534F67" w:rsidP="00D8595F" w:rsidRDefault="00534F67" w14:paraId="09531F90" w14:textId="77777777">
            <w:pPr>
              <w:spacing w:after="80"/>
              <w:rPr>
                <w:sz w:val="20"/>
                <w:szCs w:val="20"/>
              </w:rPr>
            </w:pPr>
          </w:p>
        </w:tc>
      </w:tr>
      <w:tr w:rsidRPr="00D8595F" w:rsidR="00807E1F" w:rsidTr="00FF47CD" w14:paraId="727D3B30" w14:textId="77777777">
        <w:trPr>
          <w:trHeight w:val="144"/>
        </w:trPr>
        <w:tc>
          <w:tcPr>
            <w:tcW w:w="14569" w:type="dxa"/>
            <w:gridSpan w:val="4"/>
            <w:tcBorders>
              <w:top w:val="single" w:color="000000" w:sz="4" w:space="0"/>
              <w:left w:val="single" w:color="000000" w:sz="4" w:space="0"/>
              <w:bottom w:val="single" w:color="000000" w:sz="4" w:space="0"/>
              <w:right w:val="single" w:color="000000" w:sz="4" w:space="0"/>
            </w:tcBorders>
          </w:tcPr>
          <w:p w:rsidRPr="00D8595F" w:rsidR="00807E1F" w:rsidP="00807E1F" w:rsidRDefault="00807E1F" w14:paraId="616B753B" w14:textId="77777777">
            <w:pPr>
              <w:spacing w:after="80"/>
              <w:jc w:val="left"/>
              <w:rPr>
                <w:b/>
                <w:sz w:val="20"/>
                <w:szCs w:val="20"/>
              </w:rPr>
            </w:pPr>
            <w:r w:rsidRPr="00D8595F">
              <w:rPr>
                <w:b/>
                <w:sz w:val="20"/>
                <w:szCs w:val="20"/>
              </w:rPr>
              <w:t>Workshops and</w:t>
            </w:r>
            <w:r>
              <w:rPr>
                <w:b/>
                <w:sz w:val="20"/>
                <w:szCs w:val="20"/>
              </w:rPr>
              <w:t xml:space="preserve"> </w:t>
            </w:r>
            <w:r w:rsidRPr="00D8595F">
              <w:rPr>
                <w:b/>
                <w:sz w:val="20"/>
                <w:szCs w:val="20"/>
              </w:rPr>
              <w:t>Training</w:t>
            </w:r>
          </w:p>
        </w:tc>
      </w:tr>
      <w:tr w:rsidRPr="00D8595F" w:rsidR="00B20152" w:rsidTr="0037357C" w14:paraId="22140EF8"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D8595F" w:rsidRDefault="00B20152" w14:paraId="495489B6" w14:textId="77777777">
            <w:pPr>
              <w:spacing w:after="80"/>
              <w:rPr>
                <w:sz w:val="20"/>
                <w:szCs w:val="20"/>
              </w:rPr>
            </w:pPr>
            <w:r>
              <w:rPr>
                <w:sz w:val="20"/>
                <w:szCs w:val="20"/>
              </w:rPr>
              <w:t>Outcome 1</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807E1F" w:rsidRDefault="00246F49" w14:paraId="4B33ECE6" w14:textId="77777777">
            <w:pPr>
              <w:spacing w:after="80"/>
              <w:rPr>
                <w:sz w:val="20"/>
                <w:szCs w:val="20"/>
              </w:rPr>
            </w:pPr>
            <w:r>
              <w:rPr>
                <w:sz w:val="20"/>
                <w:szCs w:val="20"/>
              </w:rPr>
              <w:t>W</w:t>
            </w:r>
            <w:r w:rsidRPr="00D8595F" w:rsidR="00B20152">
              <w:rPr>
                <w:sz w:val="20"/>
                <w:szCs w:val="20"/>
              </w:rPr>
              <w:t xml:space="preserve">orkshops and training </w:t>
            </w:r>
            <w:r>
              <w:rPr>
                <w:sz w:val="20"/>
                <w:szCs w:val="20"/>
              </w:rPr>
              <w:t xml:space="preserve">on </w:t>
            </w:r>
            <w:r w:rsidRPr="00D8595F" w:rsidR="00B20152">
              <w:rPr>
                <w:sz w:val="20"/>
                <w:szCs w:val="20"/>
              </w:rPr>
              <w:t>collection and analysis of information on economic, social, and environmental aspects of integrated food and small-scale bioenergy production by rural farmers</w:t>
            </w:r>
            <w:r w:rsidR="00900E3A">
              <w:rPr>
                <w:sz w:val="20"/>
                <w:szCs w:val="20"/>
              </w:rPr>
              <w:t xml:space="preserve">; as well as </w:t>
            </w:r>
            <w:r w:rsidR="00807E1F">
              <w:rPr>
                <w:sz w:val="20"/>
                <w:szCs w:val="20"/>
              </w:rPr>
              <w:t xml:space="preserve">the relevant information tools for decision makers. </w:t>
            </w:r>
          </w:p>
        </w:tc>
      </w:tr>
      <w:tr w:rsidRPr="00D8595F" w:rsidR="00B20152" w:rsidTr="0037357C" w14:paraId="3689FAFB" w14:textId="77777777">
        <w:trPr>
          <w:trHeight w:val="144"/>
        </w:trPr>
        <w:tc>
          <w:tcPr>
            <w:tcW w:w="1951" w:type="dxa"/>
            <w:gridSpan w:val="3"/>
            <w:vMerge/>
            <w:tcBorders>
              <w:left w:val="single" w:color="000000" w:sz="4" w:space="0"/>
              <w:bottom w:val="single" w:color="000000" w:sz="4" w:space="0"/>
              <w:right w:val="single" w:color="000000" w:sz="4" w:space="0"/>
            </w:tcBorders>
          </w:tcPr>
          <w:p w:rsidRPr="00D8595F" w:rsidR="00B20152" w:rsidP="00D8595F" w:rsidRDefault="00B20152" w14:paraId="768F0AA5"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900E3A" w:rsidRDefault="00246F49" w14:paraId="689851E0" w14:textId="77777777">
            <w:pPr>
              <w:spacing w:after="80"/>
              <w:rPr>
                <w:sz w:val="20"/>
                <w:szCs w:val="20"/>
              </w:rPr>
            </w:pPr>
            <w:r>
              <w:rPr>
                <w:sz w:val="20"/>
                <w:szCs w:val="20"/>
              </w:rPr>
              <w:t>W</w:t>
            </w:r>
            <w:r w:rsidRPr="00D8595F" w:rsidR="00B20152">
              <w:rPr>
                <w:sz w:val="20"/>
                <w:szCs w:val="20"/>
              </w:rPr>
              <w:t>orkshops for prepar</w:t>
            </w:r>
            <w:r>
              <w:rPr>
                <w:sz w:val="20"/>
                <w:szCs w:val="20"/>
              </w:rPr>
              <w:t>ing</w:t>
            </w:r>
            <w:r w:rsidRPr="00D8595F" w:rsidR="00B20152">
              <w:rPr>
                <w:sz w:val="20"/>
                <w:szCs w:val="20"/>
              </w:rPr>
              <w:t xml:space="preserve"> policy inputs and recommendations on the legal, institutional and regulatory framework for facilitating the implementation of a small-scale bioenergy strategy, as well as consultation rounds with stakeholders</w:t>
            </w:r>
            <w:r>
              <w:rPr>
                <w:sz w:val="20"/>
                <w:szCs w:val="20"/>
              </w:rPr>
              <w:t>.</w:t>
            </w:r>
          </w:p>
        </w:tc>
      </w:tr>
      <w:tr w:rsidRPr="00D8595F" w:rsidR="00B20152" w:rsidTr="0037357C" w14:paraId="5B6FCAC2" w14:textId="77777777">
        <w:trPr>
          <w:trHeight w:val="144"/>
        </w:trPr>
        <w:tc>
          <w:tcPr>
            <w:tcW w:w="1951" w:type="dxa"/>
            <w:gridSpan w:val="3"/>
            <w:vMerge w:val="restart"/>
            <w:tcBorders>
              <w:top w:val="single" w:color="000000" w:sz="4" w:space="0"/>
              <w:left w:val="single" w:color="000000" w:sz="4" w:space="0"/>
              <w:right w:val="single" w:color="000000" w:sz="4" w:space="0"/>
            </w:tcBorders>
          </w:tcPr>
          <w:p w:rsidRPr="00D8595F" w:rsidR="00B20152" w:rsidP="00534F67" w:rsidRDefault="00B20152" w14:paraId="666E4BA5" w14:textId="77777777">
            <w:pPr>
              <w:spacing w:after="80"/>
              <w:rPr>
                <w:sz w:val="20"/>
                <w:szCs w:val="20"/>
              </w:rPr>
            </w:pPr>
            <w:r>
              <w:rPr>
                <w:sz w:val="20"/>
                <w:szCs w:val="20"/>
              </w:rPr>
              <w:t>Outcome 2</w:t>
            </w: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0A3E07" w:rsidRDefault="00246F49" w14:paraId="3058D854" w14:textId="77777777">
            <w:pPr>
              <w:spacing w:after="80"/>
              <w:rPr>
                <w:sz w:val="20"/>
                <w:szCs w:val="20"/>
              </w:rPr>
            </w:pPr>
            <w:r>
              <w:rPr>
                <w:sz w:val="20"/>
                <w:szCs w:val="20"/>
              </w:rPr>
              <w:t>W</w:t>
            </w:r>
            <w:r w:rsidRPr="00D8595F" w:rsidR="00B20152">
              <w:rPr>
                <w:sz w:val="20"/>
                <w:szCs w:val="20"/>
              </w:rPr>
              <w:t xml:space="preserve">orkshops and training on production of certified seeds for </w:t>
            </w:r>
            <w:r w:rsidRPr="00D8595F" w:rsidR="00B20152">
              <w:rPr>
                <w:i/>
                <w:sz w:val="20"/>
                <w:szCs w:val="20"/>
              </w:rPr>
              <w:t>Jatropha curcas</w:t>
            </w:r>
            <w:r w:rsidR="000A3E07">
              <w:rPr>
                <w:i/>
                <w:sz w:val="20"/>
                <w:szCs w:val="20"/>
              </w:rPr>
              <w:t xml:space="preserve">, </w:t>
            </w:r>
          </w:p>
        </w:tc>
      </w:tr>
      <w:tr w:rsidRPr="00D8595F" w:rsidR="00B20152" w:rsidTr="0037357C" w14:paraId="3D251D49" w14:textId="77777777">
        <w:trPr>
          <w:trHeight w:val="144"/>
        </w:trPr>
        <w:tc>
          <w:tcPr>
            <w:tcW w:w="1951" w:type="dxa"/>
            <w:gridSpan w:val="3"/>
            <w:vMerge/>
            <w:tcBorders>
              <w:left w:val="single" w:color="000000" w:sz="4" w:space="0"/>
              <w:bottom w:val="single" w:color="000000" w:sz="4" w:space="0"/>
              <w:right w:val="single" w:color="000000" w:sz="4" w:space="0"/>
            </w:tcBorders>
          </w:tcPr>
          <w:p w:rsidRPr="00D8595F" w:rsidR="00B20152" w:rsidP="00534F67" w:rsidRDefault="00B20152" w14:paraId="6AC24FD0" w14:textId="77777777">
            <w:pPr>
              <w:spacing w:after="80"/>
              <w:rPr>
                <w:sz w:val="20"/>
                <w:szCs w:val="20"/>
              </w:rPr>
            </w:pPr>
          </w:p>
        </w:tc>
        <w:tc>
          <w:tcPr>
            <w:tcW w:w="12618" w:type="dxa"/>
            <w:tcBorders>
              <w:top w:val="single" w:color="000000" w:sz="4" w:space="0"/>
              <w:left w:val="single" w:color="000000" w:sz="4" w:space="0"/>
              <w:bottom w:val="single" w:color="000000" w:sz="4" w:space="0"/>
              <w:right w:val="single" w:color="000000" w:sz="4" w:space="0"/>
            </w:tcBorders>
          </w:tcPr>
          <w:p w:rsidRPr="00D8595F" w:rsidR="00B20152" w:rsidP="000A3E07" w:rsidRDefault="00246F49" w14:paraId="3B7CC883" w14:textId="77777777">
            <w:pPr>
              <w:spacing w:after="80"/>
              <w:rPr>
                <w:sz w:val="20"/>
                <w:szCs w:val="20"/>
              </w:rPr>
            </w:pPr>
            <w:r>
              <w:rPr>
                <w:sz w:val="20"/>
                <w:szCs w:val="20"/>
              </w:rPr>
              <w:t>W</w:t>
            </w:r>
            <w:r w:rsidRPr="00D8595F" w:rsidR="00B20152">
              <w:rPr>
                <w:sz w:val="20"/>
                <w:szCs w:val="20"/>
              </w:rPr>
              <w:t>orkshops and training on: (i) implementation and operation of biodiesel and biogas systems as well as your use in small agricultural farms in energy generation for self-supply and local distribution; (ii) establishment of markets for biodiesel, biogas and by-products at municipal level; (iii) utilization of by-products (bio-fertilizer) at farm and community level; (iv); optimization of technologies and systems</w:t>
            </w:r>
          </w:p>
        </w:tc>
      </w:tr>
      <w:tr w:rsidRPr="00D8595F" w:rsidR="00B7273F" w:rsidTr="00FF47CD" w14:paraId="58CD2C1F" w14:textId="77777777">
        <w:trPr>
          <w:trHeight w:val="860"/>
        </w:trPr>
        <w:tc>
          <w:tcPr>
            <w:tcW w:w="1951" w:type="dxa"/>
            <w:gridSpan w:val="3"/>
            <w:tcBorders>
              <w:top w:val="single" w:color="000000" w:sz="4" w:space="0"/>
              <w:left w:val="single" w:color="000000" w:sz="4" w:space="0"/>
              <w:right w:val="single" w:color="000000" w:sz="4" w:space="0"/>
            </w:tcBorders>
          </w:tcPr>
          <w:p w:rsidRPr="00D8595F" w:rsidR="00B7273F" w:rsidP="00D8595F" w:rsidRDefault="00B7273F" w14:paraId="53E14F3D" w14:textId="77777777">
            <w:pPr>
              <w:spacing w:after="80"/>
              <w:rPr>
                <w:sz w:val="20"/>
                <w:szCs w:val="20"/>
              </w:rPr>
            </w:pPr>
            <w:r>
              <w:rPr>
                <w:sz w:val="20"/>
                <w:szCs w:val="20"/>
              </w:rPr>
              <w:t>Outcome 3</w:t>
            </w:r>
          </w:p>
        </w:tc>
        <w:tc>
          <w:tcPr>
            <w:tcW w:w="12618" w:type="dxa"/>
            <w:tcBorders>
              <w:top w:val="single" w:color="000000" w:sz="4" w:space="0"/>
              <w:left w:val="single" w:color="000000" w:sz="4" w:space="0"/>
              <w:right w:val="single" w:color="000000" w:sz="4" w:space="0"/>
            </w:tcBorders>
          </w:tcPr>
          <w:p w:rsidRPr="00D8595F" w:rsidR="00B7273F" w:rsidP="00D8595F" w:rsidRDefault="00B7273F" w14:paraId="05A9A936" w14:textId="77777777">
            <w:pPr>
              <w:spacing w:after="80"/>
              <w:rPr>
                <w:sz w:val="20"/>
                <w:szCs w:val="20"/>
              </w:rPr>
            </w:pPr>
            <w:r>
              <w:rPr>
                <w:sz w:val="20"/>
                <w:szCs w:val="20"/>
              </w:rPr>
              <w:t>W</w:t>
            </w:r>
            <w:r w:rsidRPr="00D8595F">
              <w:rPr>
                <w:sz w:val="20"/>
                <w:szCs w:val="20"/>
              </w:rPr>
              <w:t>orkshops and specialized training on design, implementation and improvement of biodiesel and biogas technology/systems in rural farms</w:t>
            </w:r>
            <w:r>
              <w:rPr>
                <w:sz w:val="20"/>
                <w:szCs w:val="20"/>
              </w:rPr>
              <w:t xml:space="preserve">, integrated food and energy production, local management and entrepreneurship, policy instruments, </w:t>
            </w:r>
            <w:r w:rsidR="000A3E07">
              <w:rPr>
                <w:sz w:val="20"/>
                <w:szCs w:val="20"/>
              </w:rPr>
              <w:t xml:space="preserve">and </w:t>
            </w:r>
            <w:r>
              <w:rPr>
                <w:sz w:val="20"/>
                <w:szCs w:val="20"/>
              </w:rPr>
              <w:t>climate change mitigation.</w:t>
            </w:r>
          </w:p>
        </w:tc>
      </w:tr>
      <w:tr w:rsidRPr="00D8595F" w:rsidR="00534F67" w:rsidTr="00A756BF" w14:paraId="74BD5152" w14:textId="77777777">
        <w:trPr>
          <w:trHeight w:val="144"/>
        </w:trPr>
        <w:tc>
          <w:tcPr>
            <w:tcW w:w="1951" w:type="dxa"/>
            <w:gridSpan w:val="3"/>
            <w:tcBorders>
              <w:top w:val="single" w:color="000000" w:sz="4" w:space="0"/>
              <w:left w:val="single" w:color="000000" w:sz="4" w:space="0"/>
              <w:bottom w:val="single" w:color="000000" w:sz="4" w:space="0"/>
              <w:right w:val="single" w:color="000000" w:sz="4" w:space="0"/>
            </w:tcBorders>
          </w:tcPr>
          <w:p w:rsidRPr="00D8595F" w:rsidR="00534F67" w:rsidP="00D8595F" w:rsidRDefault="008E284E" w14:paraId="5222813E" w14:textId="77777777">
            <w:pPr>
              <w:spacing w:after="80"/>
              <w:rPr>
                <w:sz w:val="20"/>
                <w:szCs w:val="20"/>
              </w:rPr>
            </w:pPr>
            <w:r>
              <w:rPr>
                <w:sz w:val="20"/>
                <w:szCs w:val="20"/>
              </w:rPr>
              <w:t>Project Management</w:t>
            </w:r>
          </w:p>
        </w:tc>
        <w:tc>
          <w:tcPr>
            <w:tcW w:w="12618" w:type="dxa"/>
            <w:tcBorders>
              <w:top w:val="single" w:color="000000" w:sz="4" w:space="0"/>
              <w:left w:val="single" w:color="000000" w:sz="4" w:space="0"/>
              <w:bottom w:val="single" w:color="000000" w:sz="4" w:space="0"/>
              <w:right w:val="single" w:color="000000" w:sz="4" w:space="0"/>
            </w:tcBorders>
          </w:tcPr>
          <w:p w:rsidRPr="00D8595F" w:rsidR="00534F67" w:rsidP="00D8595F" w:rsidRDefault="00B776BD" w14:paraId="10C51B84" w14:textId="77777777">
            <w:pPr>
              <w:spacing w:after="80"/>
              <w:rPr>
                <w:sz w:val="20"/>
                <w:szCs w:val="20"/>
              </w:rPr>
            </w:pPr>
            <w:r>
              <w:rPr>
                <w:sz w:val="20"/>
                <w:szCs w:val="20"/>
              </w:rPr>
              <w:t>W</w:t>
            </w:r>
            <w:r w:rsidRPr="00D8595F" w:rsidR="00534F67">
              <w:rPr>
                <w:sz w:val="20"/>
                <w:szCs w:val="20"/>
              </w:rPr>
              <w:t>orkshops for collection, systematization and dissemination of lessons learnt</w:t>
            </w:r>
            <w:r>
              <w:rPr>
                <w:sz w:val="20"/>
                <w:szCs w:val="20"/>
              </w:rPr>
              <w:t>.</w:t>
            </w:r>
            <w:r w:rsidR="00D213CE">
              <w:rPr>
                <w:sz w:val="20"/>
                <w:szCs w:val="20"/>
              </w:rPr>
              <w:t xml:space="preserve">    </w:t>
            </w:r>
          </w:p>
        </w:tc>
      </w:tr>
    </w:tbl>
    <w:p w:rsidRPr="000E6F59" w:rsidR="003A0160" w:rsidRDefault="003A0160" w14:paraId="1DE5A3BD" w14:textId="77777777">
      <w:pPr>
        <w:ind w:right="2493"/>
        <w:jc w:val="left"/>
        <w:rPr>
          <w:sz w:val="20"/>
        </w:rPr>
      </w:pPr>
    </w:p>
    <w:p w:rsidRPr="000E6F59" w:rsidR="000E11A6" w:rsidRDefault="000E11A6" w14:paraId="0DC74156" w14:textId="77777777">
      <w:pPr>
        <w:ind w:right="2493"/>
        <w:jc w:val="left"/>
        <w:rPr>
          <w:sz w:val="20"/>
        </w:rPr>
      </w:pPr>
    </w:p>
    <w:p w:rsidRPr="00CC5753" w:rsidR="000E11A6" w:rsidRDefault="000E11A6" w14:paraId="30223225" w14:textId="77777777">
      <w:pPr>
        <w:ind w:right="2493"/>
        <w:jc w:val="left"/>
        <w:rPr>
          <w:sz w:val="6"/>
        </w:rPr>
      </w:pPr>
    </w:p>
    <w:p w:rsidRPr="00CC5753" w:rsidR="003A0160" w:rsidRDefault="003A0160" w14:paraId="2AEA8E3C" w14:textId="77777777">
      <w:pPr>
        <w:rPr>
          <w:sz w:val="8"/>
        </w:rPr>
        <w:sectPr w:rsidRPr="00CC5753" w:rsidR="003A0160" w:rsidSect="004A2218">
          <w:pgSz w:w="15840" w:h="12240" w:orient="landscape"/>
          <w:pgMar w:top="720" w:right="720" w:bottom="720" w:left="720" w:header="720" w:footer="432" w:gutter="0"/>
          <w:cols w:space="720"/>
          <w:docGrid w:linePitch="360"/>
        </w:sectPr>
      </w:pPr>
    </w:p>
    <w:p w:rsidR="003A0160" w:rsidRDefault="003A0160" w14:paraId="035F50A5" w14:textId="700EB7EB">
      <w:pPr>
        <w:pStyle w:val="Heading1"/>
      </w:pPr>
      <w:bookmarkStart w:name="_Toc424291809" w:id="114"/>
      <w:r w:rsidRPr="009C273C">
        <w:t>Management Arrangements</w:t>
      </w:r>
      <w:bookmarkEnd w:id="114"/>
    </w:p>
    <w:p w:rsidRPr="00410BBE" w:rsidR="00410BBE" w:rsidP="00410BBE" w:rsidRDefault="00410BBE" w14:paraId="06CAF1D3" w14:textId="77777777"/>
    <w:p w:rsidRPr="000E6F59" w:rsidR="00E82C1B" w:rsidP="00E82C1B" w:rsidRDefault="00E82C1B" w14:paraId="7AA569EF" w14:textId="77777777">
      <w:r w:rsidRPr="000E6F59">
        <w:t xml:space="preserve">The project will be implemented under UNDP's National Implementation modality (NIM). This modality assists in developing ownership within the host country and helps creating conditions for sustainability. </w:t>
      </w:r>
    </w:p>
    <w:p w:rsidRPr="000E6F59" w:rsidR="00E82C1B" w:rsidP="00E82C1B" w:rsidRDefault="00D845FC" w14:paraId="36DDE52B" w14:textId="77777777">
      <w:r w:rsidRPr="000E6F59">
        <w:t>The Ministry for Foreign Trade and Investment (MINCEX) is the national public authority in charge of coordinating international cooperation and its execution in Cuba.</w:t>
      </w:r>
      <w:r>
        <w:t xml:space="preserve"> </w:t>
      </w:r>
      <w:r w:rsidRPr="000E6F59">
        <w:t xml:space="preserve">The designated Implementing Partner of the project will be the Estación Experimental “Indio Hatuey” (EEIH), belonging to the Ministry of Higher Education. </w:t>
      </w:r>
      <w:r w:rsidRPr="000E6F59" w:rsidR="00E82C1B">
        <w:t xml:space="preserve">EEIH is ultimately responsible for the timely delivery of inputs and outputs and for the coordination of all other responsible parties including other line ministries, relevant agencies, and local government Authorities. From within CITMA, the project is accompanied by Cubaenergía, which will provide specialized technical inputs and assist with coordination with other </w:t>
      </w:r>
      <w:r w:rsidRPr="000E6F59">
        <w:t>institutions at</w:t>
      </w:r>
      <w:r w:rsidRPr="000E6F59" w:rsidR="00E82C1B">
        <w:t xml:space="preserve"> the national level. </w:t>
      </w:r>
    </w:p>
    <w:p w:rsidRPr="000E6F59" w:rsidR="00E82C1B" w:rsidP="00E82C1B" w:rsidRDefault="00E82C1B" w14:paraId="79AD7976" w14:textId="77777777">
      <w:r w:rsidRPr="000E6F59">
        <w:t xml:space="preserve">Implementation of the project will be carried out under the general guidance of a </w:t>
      </w:r>
      <w:r w:rsidRPr="000E6F59">
        <w:rPr>
          <w:i/>
          <w:u w:val="single"/>
        </w:rPr>
        <w:t>Project Board</w:t>
      </w:r>
      <w:r w:rsidRPr="000E6F59">
        <w:t xml:space="preserve"> (Project Steering Committee - PSC)</w:t>
      </w:r>
      <w:r w:rsidRPr="000E6F59" w:rsidR="00D845FC">
        <w:t>, specifically</w:t>
      </w:r>
      <w:r w:rsidRPr="000E6F59">
        <w:t xml:space="preserve"> formed for this purpose. The composition, responsibilities and rules of operation of the PSC will be confirmed during its first meeting. Subject to the decision of this meeting, it is proposed that the PSC will be composed of senior-level representatives of MINCEX, MES, CITMA, MINEM, MINAG, MINDUS and UNDP.  </w:t>
      </w:r>
    </w:p>
    <w:p w:rsidRPr="000E6F59" w:rsidR="00E82C1B" w:rsidP="00E82C1B" w:rsidRDefault="00E82C1B" w14:paraId="0F1991B7" w14:textId="77777777"/>
    <w:p w:rsidRPr="000E6F59" w:rsidR="00E82C1B" w:rsidP="00E82C1B" w:rsidRDefault="00E82C1B" w14:paraId="62F7D80B" w14:textId="77777777">
      <w:pPr>
        <w:jc w:val="center"/>
        <w:rPr>
          <w:lang w:eastAsia="es-PA"/>
        </w:rPr>
      </w:pPr>
      <w:r w:rsidRPr="000E6F59">
        <w:rPr>
          <w:sz w:val="20"/>
          <w:lang w:eastAsia="es-PA"/>
        </w:rPr>
        <w:t>Figure: Institutional arrangements of the CLEANENERGY Project</w:t>
      </w:r>
    </w:p>
    <w:p w:rsidRPr="000E6F59" w:rsidR="00E82C1B" w:rsidP="00E82C1B" w:rsidRDefault="00DE364C" w14:paraId="59281189" w14:textId="77777777">
      <w:r>
        <w:rPr>
          <w:noProof/>
          <w:lang w:val="es-PA" w:eastAsia="es-PA"/>
        </w:rPr>
        <mc:AlternateContent>
          <mc:Choice Requires="wps">
            <w:drawing>
              <wp:anchor distT="0" distB="0" distL="114300" distR="114300" simplePos="0" relativeHeight="251673088" behindDoc="1" locked="0" layoutInCell="1" allowOverlap="1" wp14:anchorId="561F4BBD" wp14:editId="09A97A1D">
                <wp:simplePos x="0" y="0"/>
                <wp:positionH relativeFrom="column">
                  <wp:posOffset>311785</wp:posOffset>
                </wp:positionH>
                <wp:positionV relativeFrom="paragraph">
                  <wp:posOffset>104775</wp:posOffset>
                </wp:positionV>
                <wp:extent cx="5229860" cy="1071245"/>
                <wp:effectExtent l="0" t="0" r="123190" b="109855"/>
                <wp:wrapNone/>
                <wp:docPr id="27"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9860" cy="1071245"/>
                        </a:xfrm>
                        <a:prstGeom prst="roundRect">
                          <a:avLst>
                            <a:gd name="adj" fmla="val 16667"/>
                          </a:avLst>
                        </a:prstGeom>
                        <a:solidFill>
                          <a:srgbClr val="FFFFFF"/>
                        </a:solidFill>
                        <a:ln w="15875" cap="sq">
                          <a:solidFill>
                            <a:srgbClr val="000000"/>
                          </a:solidFill>
                          <a:miter lim="800000"/>
                          <a:headEnd/>
                          <a:tailEnd/>
                        </a:ln>
                        <a:effectLst>
                          <a:outerShdw dist="107933" dir="2700000" algn="ctr" rotWithShape="0">
                            <a:srgbClr val="000000">
                              <a:alpha val="50027"/>
                            </a:srgbClr>
                          </a:outerShdw>
                        </a:effectLst>
                      </wps:spPr>
                      <wps:txbx>
                        <w:txbxContent>
                          <w:p w:rsidRPr="00E3303D" w:rsidR="000A48A6" w:rsidP="00E82C1B" w:rsidRDefault="000A48A6" w14:paraId="7C94EAF7" w14:textId="77777777">
                            <w:pPr>
                              <w:jc w:val="center"/>
                              <w:rPr>
                                <w:rFonts w:ascii="Arial" w:hAnsi="Arial" w:cs="Arial"/>
                                <w:b/>
                              </w:rPr>
                            </w:pPr>
                            <w:r w:rsidRPr="00E3303D">
                              <w:rPr>
                                <w:rFonts w:ascii="Arial" w:hAnsi="Arial" w:cs="Arial"/>
                                <w:b/>
                              </w:rPr>
                              <w:t>Project Steering Committee (PSC)</w:t>
                            </w:r>
                          </w:p>
                        </w:txbxContent>
                      </wps:txbx>
                      <wps:bodyPr rot="0" vert="horz" wrap="square" lIns="17640" tIns="10800" rIns="17640" bIns="10800" anchor="t" anchorCtr="0">
                        <a:noAutofit/>
                      </wps:bodyPr>
                    </wps:wsp>
                  </a:graphicData>
                </a:graphic>
                <wp14:sizeRelH relativeFrom="page">
                  <wp14:pctWidth>0</wp14:pctWidth>
                </wp14:sizeRelH>
                <wp14:sizeRelV relativeFrom="page">
                  <wp14:pctHeight>0</wp14:pctHeight>
                </wp14:sizeRelV>
              </wp:anchor>
            </w:drawing>
          </mc:Choice>
          <mc:Fallback>
            <w:pict w14:anchorId="44006039">
              <v:roundrect id="Rounded Rectangle 13" style="position:absolute;left:0;text-align:left;margin-left:24.55pt;margin-top:8.25pt;width:411.8pt;height:84.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strokeweight="1.25pt" arcsize="10923f" w14:anchorId="561F4B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">
                <v:stroke joinstyle="miter" endcap="square"/>
                <v:shadow on="t" color="black" opacity="32785f" offset="2.12mm,2.12mm"/>
                <v:textbox inset=".49mm,.3mm,.49mm,.3mm">
                  <w:txbxContent>
                    <w:p w:rsidRPr="00E3303D" w:rsidR="000A48A6" w:rsidP="00E82C1B" w:rsidRDefault="000A48A6" w14:paraId="6E2529D1" w14:textId="77777777">
                      <w:pPr>
                        <w:jc w:val="center"/>
                        <w:rPr>
                          <w:rFonts w:ascii="Arial" w:hAnsi="Arial" w:cs="Arial"/>
                          <w:b/>
                        </w:rPr>
                      </w:pPr>
                      <w:r w:rsidRPr="00E3303D">
                        <w:rPr>
                          <w:rFonts w:ascii="Arial" w:hAnsi="Arial" w:cs="Arial"/>
                          <w:b/>
                        </w:rPr>
                        <w:t>Project Steering Committee (PSC)</w:t>
                      </w:r>
                    </w:p>
                  </w:txbxContent>
                </v:textbox>
              </v:roundrect>
            </w:pict>
          </mc:Fallback>
        </mc:AlternateContent>
      </w:r>
    </w:p>
    <w:p w:rsidRPr="000E6F59" w:rsidR="00E82C1B" w:rsidP="00E82C1B" w:rsidRDefault="00DE364C" w14:paraId="7135920D" w14:textId="77777777">
      <w:pPr>
        <w:rPr>
          <w:lang w:eastAsia="es-PA"/>
        </w:rPr>
      </w:pPr>
      <w:r>
        <w:rPr>
          <w:noProof/>
          <w:lang w:val="es-PA" w:eastAsia="es-PA"/>
        </w:rPr>
        <mc:AlternateContent>
          <mc:Choice Requires="wps">
            <w:drawing>
              <wp:anchor distT="0" distB="0" distL="114300" distR="114300" simplePos="0" relativeHeight="251655680" behindDoc="0" locked="0" layoutInCell="1" allowOverlap="1" wp14:anchorId="45BE65F4" wp14:editId="345A1D0E">
                <wp:simplePos x="0" y="0"/>
                <wp:positionH relativeFrom="column">
                  <wp:posOffset>461010</wp:posOffset>
                </wp:positionH>
                <wp:positionV relativeFrom="paragraph">
                  <wp:posOffset>197485</wp:posOffset>
                </wp:positionV>
                <wp:extent cx="1145540" cy="259080"/>
                <wp:effectExtent l="0" t="0" r="111760" b="121920"/>
                <wp:wrapNone/>
                <wp:docPr id="26"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5908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Pr="005E5099" w:rsidR="000A48A6" w:rsidP="00E82C1B" w:rsidRDefault="000A48A6" w14:paraId="3CD53DAD" w14:textId="77777777">
                            <w:pPr>
                              <w:jc w:val="center"/>
                              <w:rPr>
                                <w:rFonts w:ascii="Arial" w:hAnsi="Arial" w:cs="Arial"/>
                                <w:b/>
                                <w:sz w:val="18"/>
                                <w:lang w:val="es-PA"/>
                              </w:rPr>
                            </w:pPr>
                            <w:r>
                              <w:rPr>
                                <w:rFonts w:ascii="Arial" w:hAnsi="Arial" w:cs="Arial"/>
                                <w:b/>
                                <w:sz w:val="18"/>
                                <w:lang w:val="es-PA"/>
                              </w:rPr>
                              <w:t>MES</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6C467251">
              <v:roundrect id="Rounded Rectangle 12" style="position:absolute;left:0;text-align:left;margin-left:36.3pt;margin-top:15.55pt;width:90.2pt;height:20.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strokeweight=".44mm" arcsize="10923f" w14:anchorId="45BE65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">
                <v:stroke joinstyle="miter" endcap="square"/>
                <v:shadow on="t" color="black" opacity="32785f" offset="2.12mm,2.12mm"/>
                <v:textbox inset="1.5mm,.3mm,1.5mm,.3mm">
                  <w:txbxContent>
                    <w:p w:rsidRPr="005E5099" w:rsidR="000A48A6" w:rsidP="00E82C1B" w:rsidRDefault="000A48A6" w14:paraId="58C55776" w14:textId="77777777">
                      <w:pPr>
                        <w:jc w:val="center"/>
                        <w:rPr>
                          <w:rFonts w:ascii="Arial" w:hAnsi="Arial" w:cs="Arial"/>
                          <w:b/>
                          <w:sz w:val="18"/>
                          <w:lang w:val="es-PA"/>
                        </w:rPr>
                      </w:pPr>
                      <w:r>
                        <w:rPr>
                          <w:rFonts w:ascii="Arial" w:hAnsi="Arial" w:cs="Arial"/>
                          <w:b/>
                          <w:sz w:val="18"/>
                          <w:lang w:val="es-PA"/>
                        </w:rPr>
                        <w:t>MES</w:t>
                      </w:r>
                    </w:p>
                  </w:txbxContent>
                </v:textbox>
              </v:roundrect>
            </w:pict>
          </mc:Fallback>
        </mc:AlternateContent>
      </w:r>
      <w:r>
        <w:rPr>
          <w:noProof/>
          <w:lang w:val="es-PA" w:eastAsia="es-PA"/>
        </w:rPr>
        <mc:AlternateContent>
          <mc:Choice Requires="wps">
            <w:drawing>
              <wp:anchor distT="0" distB="0" distL="114300" distR="114300" simplePos="0" relativeHeight="251658752" behindDoc="0" locked="0" layoutInCell="1" allowOverlap="1" wp14:anchorId="00196CA5" wp14:editId="6A699F26">
                <wp:simplePos x="0" y="0"/>
                <wp:positionH relativeFrom="column">
                  <wp:posOffset>1701165</wp:posOffset>
                </wp:positionH>
                <wp:positionV relativeFrom="paragraph">
                  <wp:posOffset>197485</wp:posOffset>
                </wp:positionV>
                <wp:extent cx="1145540" cy="259080"/>
                <wp:effectExtent l="0" t="0" r="111760" b="121920"/>
                <wp:wrapNone/>
                <wp:docPr id="25"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5908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Pr="005E5099" w:rsidR="000A48A6" w:rsidP="00E82C1B" w:rsidRDefault="000A48A6" w14:paraId="6F9DF305" w14:textId="77777777">
                            <w:pPr>
                              <w:jc w:val="center"/>
                              <w:rPr>
                                <w:rFonts w:ascii="Arial" w:hAnsi="Arial" w:cs="Arial"/>
                                <w:b/>
                                <w:sz w:val="18"/>
                                <w:lang w:val="es-PA"/>
                              </w:rPr>
                            </w:pPr>
                            <w:r>
                              <w:rPr>
                                <w:rFonts w:ascii="Arial" w:hAnsi="Arial" w:cs="Arial"/>
                                <w:b/>
                                <w:sz w:val="18"/>
                                <w:lang w:val="es-PA"/>
                              </w:rPr>
                              <w:t>CITMA</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435530AB">
              <v:roundrect id="Rounded Rectangle 11" style="position:absolute;left:0;text-align:left;margin-left:133.95pt;margin-top:15.55pt;width:90.2pt;height:2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strokeweight=".44mm" arcsize="10923f" w14:anchorId="00196C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">
                <v:stroke joinstyle="miter" endcap="square"/>
                <v:shadow on="t" color="black" opacity="32785f" offset="2.12mm,2.12mm"/>
                <v:textbox inset="1.5mm,.3mm,1.5mm,.3mm">
                  <w:txbxContent>
                    <w:p w:rsidRPr="005E5099" w:rsidR="000A48A6" w:rsidP="00E82C1B" w:rsidRDefault="000A48A6" w14:paraId="5E1D4127" w14:textId="77777777">
                      <w:pPr>
                        <w:jc w:val="center"/>
                        <w:rPr>
                          <w:rFonts w:ascii="Arial" w:hAnsi="Arial" w:cs="Arial"/>
                          <w:b/>
                          <w:sz w:val="18"/>
                          <w:lang w:val="es-PA"/>
                        </w:rPr>
                      </w:pPr>
                      <w:r>
                        <w:rPr>
                          <w:rFonts w:ascii="Arial" w:hAnsi="Arial" w:cs="Arial"/>
                          <w:b/>
                          <w:sz w:val="18"/>
                          <w:lang w:val="es-PA"/>
                        </w:rPr>
                        <w:t>CITMA</w:t>
                      </w:r>
                    </w:p>
                  </w:txbxContent>
                </v:textbox>
              </v:roundrect>
            </w:pict>
          </mc:Fallback>
        </mc:AlternateContent>
      </w:r>
      <w:r>
        <w:rPr>
          <w:noProof/>
          <w:lang w:val="es-PA" w:eastAsia="es-PA"/>
        </w:rPr>
        <mc:AlternateContent>
          <mc:Choice Requires="wps">
            <w:drawing>
              <wp:anchor distT="0" distB="0" distL="114300" distR="114300" simplePos="0" relativeHeight="251659776" behindDoc="0" locked="0" layoutInCell="1" allowOverlap="1" wp14:anchorId="710B7142" wp14:editId="5F04F380">
                <wp:simplePos x="0" y="0"/>
                <wp:positionH relativeFrom="column">
                  <wp:posOffset>3060700</wp:posOffset>
                </wp:positionH>
                <wp:positionV relativeFrom="paragraph">
                  <wp:posOffset>197485</wp:posOffset>
                </wp:positionV>
                <wp:extent cx="1145540" cy="259080"/>
                <wp:effectExtent l="0" t="0" r="111760" b="121920"/>
                <wp:wrapNone/>
                <wp:docPr id="24"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5908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000A48A6" w:rsidP="00E82C1B" w:rsidRDefault="000A48A6" w14:paraId="026505B1" w14:textId="77777777">
                            <w:pPr>
                              <w:jc w:val="center"/>
                              <w:rPr>
                                <w:rFonts w:ascii="Arial" w:hAnsi="Arial" w:cs="Arial"/>
                                <w:b/>
                                <w:sz w:val="18"/>
                              </w:rPr>
                            </w:pPr>
                            <w:r w:rsidRPr="00817A4E">
                              <w:rPr>
                                <w:rFonts w:ascii="Arial" w:hAnsi="Arial" w:cs="Arial"/>
                                <w:b/>
                                <w:sz w:val="18"/>
                              </w:rPr>
                              <w:t>MINCEX</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38F5E058">
              <v:roundrect id="Rounded Rectangle 10" style="position:absolute;left:0;text-align:left;margin-left:241pt;margin-top:15.55pt;width:90.2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strokeweight=".44mm" arcsize="10923f" w14:anchorId="710B7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">
                <v:stroke joinstyle="miter" endcap="square"/>
                <v:shadow on="t" color="black" opacity="32785f" offset="2.12mm,2.12mm"/>
                <v:textbox inset="1.5mm,.3mm,1.5mm,.3mm">
                  <w:txbxContent>
                    <w:p w:rsidR="000A48A6" w:rsidP="00E82C1B" w:rsidRDefault="000A48A6" w14:paraId="1689E736" w14:textId="77777777">
                      <w:pPr>
                        <w:jc w:val="center"/>
                        <w:rPr>
                          <w:rFonts w:ascii="Arial" w:hAnsi="Arial" w:cs="Arial"/>
                          <w:b/>
                          <w:sz w:val="18"/>
                        </w:rPr>
                      </w:pPr>
                      <w:r w:rsidRPr="00817A4E">
                        <w:rPr>
                          <w:rFonts w:ascii="Arial" w:hAnsi="Arial" w:cs="Arial"/>
                          <w:b/>
                          <w:sz w:val="18"/>
                        </w:rPr>
                        <w:t>MINCEX</w:t>
                      </w:r>
                    </w:p>
                  </w:txbxContent>
                </v:textbox>
              </v:roundrect>
            </w:pict>
          </mc:Fallback>
        </mc:AlternateContent>
      </w:r>
      <w:r>
        <w:rPr>
          <w:noProof/>
          <w:lang w:val="es-PA" w:eastAsia="es-PA"/>
        </w:rPr>
        <mc:AlternateContent>
          <mc:Choice Requires="wps">
            <w:drawing>
              <wp:anchor distT="0" distB="0" distL="114300" distR="114300" simplePos="0" relativeHeight="251657728" behindDoc="0" locked="0" layoutInCell="1" allowOverlap="1" wp14:anchorId="5BFE5F86" wp14:editId="48A37258">
                <wp:simplePos x="0" y="0"/>
                <wp:positionH relativeFrom="column">
                  <wp:posOffset>4329430</wp:posOffset>
                </wp:positionH>
                <wp:positionV relativeFrom="paragraph">
                  <wp:posOffset>197485</wp:posOffset>
                </wp:positionV>
                <wp:extent cx="1145540" cy="259080"/>
                <wp:effectExtent l="0" t="0" r="111760" b="121920"/>
                <wp:wrapNone/>
                <wp:docPr id="23"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5908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000A48A6" w:rsidP="00E82C1B" w:rsidRDefault="000A48A6" w14:paraId="7DC8101C" w14:textId="77777777">
                            <w:pPr>
                              <w:jc w:val="center"/>
                              <w:rPr>
                                <w:rFonts w:ascii="Arial" w:hAnsi="Arial" w:cs="Arial"/>
                                <w:b/>
                                <w:sz w:val="18"/>
                              </w:rPr>
                            </w:pPr>
                            <w:r>
                              <w:rPr>
                                <w:rFonts w:ascii="Arial" w:hAnsi="Arial" w:cs="Arial"/>
                                <w:b/>
                                <w:sz w:val="18"/>
                              </w:rPr>
                              <w:t>UNDP</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1B226D06">
              <v:roundrect id="Rounded Rectangle 9" style="position:absolute;left:0;text-align:left;margin-left:340.9pt;margin-top:15.55pt;width:90.2pt;height:20.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strokeweight=".44mm" arcsize="10923f" w14:anchorId="5BFE5F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">
                <v:stroke joinstyle="miter" endcap="square"/>
                <v:shadow on="t" color="black" opacity="32785f" offset="2.12mm,2.12mm"/>
                <v:textbox inset="1.5mm,.3mm,1.5mm,.3mm">
                  <w:txbxContent>
                    <w:p w:rsidR="000A48A6" w:rsidP="00E82C1B" w:rsidRDefault="000A48A6" w14:paraId="61F9FF4E" w14:textId="77777777">
                      <w:pPr>
                        <w:jc w:val="center"/>
                        <w:rPr>
                          <w:rFonts w:ascii="Arial" w:hAnsi="Arial" w:cs="Arial"/>
                          <w:b/>
                          <w:sz w:val="18"/>
                        </w:rPr>
                      </w:pPr>
                      <w:r>
                        <w:rPr>
                          <w:rFonts w:ascii="Arial" w:hAnsi="Arial" w:cs="Arial"/>
                          <w:b/>
                          <w:sz w:val="18"/>
                        </w:rPr>
                        <w:t>UNDP</w:t>
                      </w:r>
                    </w:p>
                  </w:txbxContent>
                </v:textbox>
              </v:roundrect>
            </w:pict>
          </mc:Fallback>
        </mc:AlternateContent>
      </w:r>
    </w:p>
    <w:p w:rsidRPr="000E6F59" w:rsidR="00E82C1B" w:rsidP="00E82C1B" w:rsidRDefault="00E82C1B" w14:paraId="2F310265" w14:textId="77777777"/>
    <w:p w:rsidRPr="000E6F59" w:rsidR="00E82C1B" w:rsidP="00E82C1B" w:rsidRDefault="00E82C1B" w14:paraId="0635B855" w14:textId="77777777">
      <w:pPr>
        <w:rPr>
          <w:lang w:eastAsia="es-PA"/>
        </w:rPr>
      </w:pPr>
    </w:p>
    <w:p w:rsidRPr="000E6F59" w:rsidR="00E82C1B" w:rsidP="00E82C1B" w:rsidRDefault="00DE364C" w14:paraId="55ED4DF9" w14:textId="77777777">
      <w:pPr>
        <w:rPr>
          <w:lang w:eastAsia="es-PA"/>
        </w:rPr>
      </w:pPr>
      <w:r>
        <w:rPr>
          <w:noProof/>
          <w:lang w:val="es-PA" w:eastAsia="es-PA"/>
        </w:rPr>
        <mc:AlternateContent>
          <mc:Choice Requires="wps">
            <w:drawing>
              <wp:anchor distT="0" distB="0" distL="114300" distR="114300" simplePos="0" relativeHeight="251666944" behindDoc="0" locked="0" layoutInCell="1" allowOverlap="1" wp14:anchorId="41666B91" wp14:editId="11396C1A">
                <wp:simplePos x="0" y="0"/>
                <wp:positionH relativeFrom="column">
                  <wp:posOffset>1206500</wp:posOffset>
                </wp:positionH>
                <wp:positionV relativeFrom="paragraph">
                  <wp:posOffset>5715</wp:posOffset>
                </wp:positionV>
                <wp:extent cx="1145540" cy="259080"/>
                <wp:effectExtent l="0" t="0" r="111760" b="121920"/>
                <wp:wrapNone/>
                <wp:docPr id="22" name="Rounded 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5908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Pr="005E5099" w:rsidR="000A48A6" w:rsidP="00E82C1B" w:rsidRDefault="000A48A6" w14:paraId="60695420" w14:textId="77777777">
                            <w:pPr>
                              <w:jc w:val="center"/>
                              <w:rPr>
                                <w:rFonts w:ascii="Arial" w:hAnsi="Arial" w:cs="Arial"/>
                                <w:b/>
                                <w:sz w:val="18"/>
                                <w:lang w:val="es-PA"/>
                              </w:rPr>
                            </w:pPr>
                            <w:r>
                              <w:rPr>
                                <w:rFonts w:ascii="Arial" w:hAnsi="Arial" w:cs="Arial"/>
                                <w:b/>
                                <w:sz w:val="18"/>
                                <w:lang w:val="es-PA"/>
                              </w:rPr>
                              <w:t>MINEM</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35FECB86">
              <v:roundrect id="Rounded Rectangle 14" style="position:absolute;left:0;text-align:left;margin-left:95pt;margin-top:.45pt;width:90.2pt;height:20.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strokeweight=".44mm" arcsize="10923f" w14:anchorId="41666B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">
                <v:stroke joinstyle="miter" endcap="square"/>
                <v:shadow on="t" color="black" opacity="32785f" offset="2.12mm,2.12mm"/>
                <v:textbox inset="1.5mm,.3mm,1.5mm,.3mm">
                  <w:txbxContent>
                    <w:p w:rsidRPr="005E5099" w:rsidR="000A48A6" w:rsidP="00E82C1B" w:rsidRDefault="000A48A6" w14:paraId="4167B757" w14:textId="77777777">
                      <w:pPr>
                        <w:jc w:val="center"/>
                        <w:rPr>
                          <w:rFonts w:ascii="Arial" w:hAnsi="Arial" w:cs="Arial"/>
                          <w:b/>
                          <w:sz w:val="18"/>
                          <w:lang w:val="es-PA"/>
                        </w:rPr>
                      </w:pPr>
                      <w:r>
                        <w:rPr>
                          <w:rFonts w:ascii="Arial" w:hAnsi="Arial" w:cs="Arial"/>
                          <w:b/>
                          <w:sz w:val="18"/>
                          <w:lang w:val="es-PA"/>
                        </w:rPr>
                        <w:t>MINEM</w:t>
                      </w:r>
                    </w:p>
                  </w:txbxContent>
                </v:textbox>
              </v:roundrect>
            </w:pict>
          </mc:Fallback>
        </mc:AlternateContent>
      </w:r>
      <w:r>
        <w:rPr>
          <w:noProof/>
          <w:lang w:val="es-PA" w:eastAsia="es-PA"/>
        </w:rPr>
        <mc:AlternateContent>
          <mc:Choice Requires="wps">
            <w:drawing>
              <wp:anchor distT="0" distB="0" distL="114300" distR="114300" simplePos="0" relativeHeight="251668992" behindDoc="0" locked="0" layoutInCell="1" allowOverlap="1" wp14:anchorId="62F4CD6D" wp14:editId="6479C056">
                <wp:simplePos x="0" y="0"/>
                <wp:positionH relativeFrom="column">
                  <wp:posOffset>4283075</wp:posOffset>
                </wp:positionH>
                <wp:positionV relativeFrom="paragraph">
                  <wp:posOffset>6350</wp:posOffset>
                </wp:positionV>
                <wp:extent cx="1145540" cy="259080"/>
                <wp:effectExtent l="0" t="0" r="111760" b="121920"/>
                <wp:wrapNone/>
                <wp:docPr id="21"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5908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Pr="0058400C" w:rsidR="000A48A6" w:rsidP="00E82C1B" w:rsidRDefault="000A48A6" w14:paraId="3299B66F" w14:textId="77777777">
                            <w:pPr>
                              <w:jc w:val="center"/>
                              <w:rPr>
                                <w:rFonts w:ascii="Arial" w:hAnsi="Arial" w:cs="Arial"/>
                                <w:b/>
                                <w:sz w:val="18"/>
                                <w:lang w:val="es-PA"/>
                              </w:rPr>
                            </w:pPr>
                            <w:r>
                              <w:rPr>
                                <w:rFonts w:ascii="Arial" w:hAnsi="Arial" w:cs="Arial"/>
                                <w:b/>
                                <w:sz w:val="18"/>
                                <w:lang w:val="es-PA"/>
                              </w:rPr>
                              <w:t>MINDUS</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178B2F3D">
              <v:roundrect id="Rounded Rectangle 17" style="position:absolute;left:0;text-align:left;margin-left:337.25pt;margin-top:.5pt;width:90.2pt;height:20.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6" strokeweight=".44mm" arcsize="10923f" w14:anchorId="62F4CD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">
                <v:stroke joinstyle="miter" endcap="square"/>
                <v:shadow on="t" color="black" opacity="32785f" offset="2.12mm,2.12mm"/>
                <v:textbox inset="1.5mm,.3mm,1.5mm,.3mm">
                  <w:txbxContent>
                    <w:p w:rsidRPr="0058400C" w:rsidR="000A48A6" w:rsidP="00E82C1B" w:rsidRDefault="000A48A6" w14:paraId="7542C231" w14:textId="77777777">
                      <w:pPr>
                        <w:jc w:val="center"/>
                        <w:rPr>
                          <w:rFonts w:ascii="Arial" w:hAnsi="Arial" w:cs="Arial"/>
                          <w:b/>
                          <w:sz w:val="18"/>
                          <w:lang w:val="es-PA"/>
                        </w:rPr>
                      </w:pPr>
                      <w:r>
                        <w:rPr>
                          <w:rFonts w:ascii="Arial" w:hAnsi="Arial" w:cs="Arial"/>
                          <w:b/>
                          <w:sz w:val="18"/>
                          <w:lang w:val="es-PA"/>
                        </w:rPr>
                        <w:t>MINDUS</w:t>
                      </w:r>
                    </w:p>
                  </w:txbxContent>
                </v:textbox>
              </v:roundrect>
            </w:pict>
          </mc:Fallback>
        </mc:AlternateContent>
      </w:r>
      <w:r>
        <w:rPr>
          <w:noProof/>
          <w:lang w:val="es-PA" w:eastAsia="es-PA"/>
        </w:rPr>
        <mc:AlternateContent>
          <mc:Choice Requires="wps">
            <w:drawing>
              <wp:anchor distT="0" distB="0" distL="114300" distR="114300" simplePos="0" relativeHeight="251667968" behindDoc="0" locked="0" layoutInCell="1" allowOverlap="1" wp14:anchorId="2DD4991B" wp14:editId="50026FEF">
                <wp:simplePos x="0" y="0"/>
                <wp:positionH relativeFrom="column">
                  <wp:posOffset>3017520</wp:posOffset>
                </wp:positionH>
                <wp:positionV relativeFrom="paragraph">
                  <wp:posOffset>8255</wp:posOffset>
                </wp:positionV>
                <wp:extent cx="1145540" cy="259080"/>
                <wp:effectExtent l="0" t="0" r="111760" b="121920"/>
                <wp:wrapNone/>
                <wp:docPr id="20"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5908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Pr="005E5099" w:rsidR="000A48A6" w:rsidP="00E82C1B" w:rsidRDefault="000A48A6" w14:paraId="56250495" w14:textId="77777777">
                            <w:pPr>
                              <w:jc w:val="center"/>
                              <w:rPr>
                                <w:rFonts w:ascii="Arial" w:hAnsi="Arial" w:cs="Arial"/>
                                <w:b/>
                                <w:sz w:val="18"/>
                                <w:lang w:val="es-PA"/>
                              </w:rPr>
                            </w:pPr>
                            <w:r>
                              <w:rPr>
                                <w:rFonts w:ascii="Arial" w:hAnsi="Arial" w:cs="Arial"/>
                                <w:b/>
                                <w:sz w:val="18"/>
                                <w:lang w:val="es-PA"/>
                              </w:rPr>
                              <w:t>MINAG</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41FBE3F8">
              <v:roundrect id="Rounded Rectangle 15" style="position:absolute;left:0;text-align:left;margin-left:237.6pt;margin-top:.65pt;width:90.2pt;height:20.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strokeweight=".44mm" arcsize="10923f" w14:anchorId="2DD499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">
                <v:stroke joinstyle="miter" endcap="square"/>
                <v:shadow on="t" color="black" opacity="32785f" offset="2.12mm,2.12mm"/>
                <v:textbox inset="1.5mm,.3mm,1.5mm,.3mm">
                  <w:txbxContent>
                    <w:p w:rsidRPr="005E5099" w:rsidR="000A48A6" w:rsidP="00E82C1B" w:rsidRDefault="000A48A6" w14:paraId="2E790161" w14:textId="77777777">
                      <w:pPr>
                        <w:jc w:val="center"/>
                        <w:rPr>
                          <w:rFonts w:ascii="Arial" w:hAnsi="Arial" w:cs="Arial"/>
                          <w:b/>
                          <w:sz w:val="18"/>
                          <w:lang w:val="es-PA"/>
                        </w:rPr>
                      </w:pPr>
                      <w:r>
                        <w:rPr>
                          <w:rFonts w:ascii="Arial" w:hAnsi="Arial" w:cs="Arial"/>
                          <w:b/>
                          <w:sz w:val="18"/>
                          <w:lang w:val="es-PA"/>
                        </w:rPr>
                        <w:t>MINAG</w:t>
                      </w:r>
                    </w:p>
                  </w:txbxContent>
                </v:textbox>
              </v:roundrect>
            </w:pict>
          </mc:Fallback>
        </mc:AlternateContent>
      </w:r>
    </w:p>
    <w:p w:rsidRPr="000E6F59" w:rsidR="00E82C1B" w:rsidP="00E82C1B" w:rsidRDefault="00E82C1B" w14:paraId="0BD53309" w14:textId="77777777"/>
    <w:p w:rsidRPr="000E6F59" w:rsidR="00E82C1B" w:rsidP="00E82C1B" w:rsidRDefault="00DE364C" w14:paraId="0D139120" w14:textId="77777777">
      <w:pPr>
        <w:rPr>
          <w:lang w:eastAsia="es-PA"/>
        </w:rPr>
      </w:pPr>
      <w:r>
        <w:rPr>
          <w:noProof/>
          <w:lang w:val="es-PA" w:eastAsia="es-PA"/>
        </w:rPr>
        <mc:AlternateContent>
          <mc:Choice Requires="wps">
            <w:drawing>
              <wp:anchor distT="0" distB="0" distL="114300" distR="114300" simplePos="0" relativeHeight="251656704" behindDoc="0" locked="0" layoutInCell="1" allowOverlap="1" wp14:anchorId="088CF679" wp14:editId="22D840D9">
                <wp:simplePos x="0" y="0"/>
                <wp:positionH relativeFrom="column">
                  <wp:posOffset>2454910</wp:posOffset>
                </wp:positionH>
                <wp:positionV relativeFrom="paragraph">
                  <wp:posOffset>601345</wp:posOffset>
                </wp:positionV>
                <wp:extent cx="920115" cy="1905"/>
                <wp:effectExtent l="56515" t="20320" r="55880" b="12065"/>
                <wp:wrapNone/>
                <wp:docPr id="1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920115" cy="1905"/>
                        </a:xfrm>
                        <a:prstGeom prst="bentConnector3">
                          <a:avLst>
                            <a:gd name="adj1" fmla="val 49968"/>
                          </a:avLst>
                        </a:prstGeom>
                        <a:noFill/>
                        <a:ln w="9360" cap="sq">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564FA55">
              <v:shapetype id="_x0000_t34" coordsize="21600,21600" o:oned="t" filled="f" o:spt="34" adj="10800" path="m,l@0,0@0,21600,21600,21600e" w14:anchorId="3CCC735F">
                <v:stroke joinstyle="miter"/>
                <v:formulas>
                  <v:f eqn="val #0"/>
                </v:formulas>
                <v:path fillok="f" arrowok="t" o:connecttype="none"/>
                <v:handles>
                  <v:h position="#0,center"/>
                </v:handles>
                <o:lock v:ext="edit" shapetype="t"/>
              </v:shapetype>
              <v:shape id="Straight Arrow Connector 8" style="position:absolute;margin-left:193.3pt;margin-top:47.35pt;width:72.45pt;height:.15pt;rotation:-9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6mm" type="#_x0000_t34" adj="10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">
                <v:stroke endcap="square" endarrow="block"/>
              </v:shape>
            </w:pict>
          </mc:Fallback>
        </mc:AlternateContent>
      </w:r>
    </w:p>
    <w:bookmarkStart w:name="_Toc383154104" w:id="115"/>
    <w:bookmarkStart w:name="_Toc383154176" w:id="116"/>
    <w:bookmarkStart w:name="_Toc394662492" w:id="117"/>
    <w:bookmarkStart w:name="_Toc400512675" w:id="118"/>
    <w:bookmarkStart w:name="_Toc400704958" w:id="119"/>
    <w:bookmarkStart w:name="_Toc424291810" w:id="120"/>
    <w:p w:rsidRPr="000E6F59" w:rsidR="00E82C1B" w:rsidP="00E82C1B" w:rsidRDefault="00DE364C" w14:paraId="42B33C96" w14:textId="77777777">
      <w:pPr>
        <w:pStyle w:val="Heading2"/>
      </w:pPr>
      <w:r>
        <w:rPr>
          <w:noProof/>
          <w:lang w:val="es-PA" w:eastAsia="es-PA"/>
        </w:rPr>
        <mc:AlternateContent>
          <mc:Choice Requires="wps">
            <w:drawing>
              <wp:anchor distT="0" distB="0" distL="114300" distR="114300" simplePos="0" relativeHeight="251660800" behindDoc="0" locked="0" layoutInCell="1" allowOverlap="1" wp14:anchorId="5D3C83D8" wp14:editId="759AEC74">
                <wp:simplePos x="0" y="0"/>
                <wp:positionH relativeFrom="column">
                  <wp:posOffset>1701165</wp:posOffset>
                </wp:positionH>
                <wp:positionV relativeFrom="paragraph">
                  <wp:posOffset>114935</wp:posOffset>
                </wp:positionV>
                <wp:extent cx="2367280" cy="361950"/>
                <wp:effectExtent l="0" t="0" r="109220" b="114300"/>
                <wp:wrapNone/>
                <wp:docPr id="18"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280" cy="361950"/>
                        </a:xfrm>
                        <a:prstGeom prst="roundRect">
                          <a:avLst>
                            <a:gd name="adj" fmla="val 16667"/>
                          </a:avLst>
                        </a:prstGeom>
                        <a:solidFill>
                          <a:srgbClr val="FFFFFF"/>
                        </a:solidFill>
                        <a:ln w="15840" cap="sq">
                          <a:solidFill>
                            <a:srgbClr val="000000"/>
                          </a:solidFill>
                          <a:miter lim="800000"/>
                          <a:headEnd/>
                          <a:tailEnd/>
                        </a:ln>
                        <a:effectLst>
                          <a:outerShdw dist="107933" dir="2700000" algn="ctr" rotWithShape="0">
                            <a:srgbClr val="000000">
                              <a:alpha val="50027"/>
                            </a:srgbClr>
                          </a:outerShdw>
                        </a:effectLst>
                      </wps:spPr>
                      <wps:txbx>
                        <w:txbxContent>
                          <w:p w:rsidR="000A48A6" w:rsidP="00E82C1B" w:rsidRDefault="000A48A6" w14:paraId="24F01EA5" w14:textId="77777777">
                            <w:pPr>
                              <w:rPr>
                                <w:rFonts w:ascii="Arial" w:hAnsi="Arial" w:cs="Arial"/>
                                <w:b/>
                                <w:sz w:val="18"/>
                              </w:rPr>
                            </w:pPr>
                            <w:r>
                              <w:rPr>
                                <w:rFonts w:ascii="Arial" w:hAnsi="Arial" w:cs="Arial"/>
                                <w:b/>
                                <w:sz w:val="18"/>
                              </w:rPr>
                              <w:t>Project Management Team (PMT)</w:t>
                            </w:r>
                          </w:p>
                        </w:txbxContent>
                      </wps:txbx>
                      <wps:bodyPr rot="0" vert="horz" wrap="square" lIns="54000" tIns="10800" rIns="54000" bIns="10800" anchor="t" anchorCtr="0">
                        <a:noAutofit/>
                      </wps:bodyPr>
                    </wps:wsp>
                  </a:graphicData>
                </a:graphic>
                <wp14:sizeRelH relativeFrom="page">
                  <wp14:pctWidth>0</wp14:pctWidth>
                </wp14:sizeRelH>
                <wp14:sizeRelV relativeFrom="page">
                  <wp14:pctHeight>0</wp14:pctHeight>
                </wp14:sizeRelV>
              </wp:anchor>
            </w:drawing>
          </mc:Choice>
          <mc:Fallback>
            <w:pict w14:anchorId="0C4274FB">
              <v:roundrect id="Rounded Rectangle 7" style="position:absolute;left:0;text-align:left;margin-left:133.95pt;margin-top:9.05pt;width:186.4pt;height:2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strokeweight=".44mm" arcsize="10923f" w14:anchorId="5D3C83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">
                <v:stroke joinstyle="miter" endcap="square"/>
                <v:shadow on="t" color="black" opacity="32785f" offset="2.12mm,2.12mm"/>
                <v:textbox inset="1.5mm,.3mm,1.5mm,.3mm">
                  <w:txbxContent>
                    <w:p w:rsidR="000A48A6" w:rsidP="00E82C1B" w:rsidRDefault="000A48A6" w14:paraId="612862DE" w14:textId="77777777">
                      <w:pPr>
                        <w:rPr>
                          <w:rFonts w:ascii="Arial" w:hAnsi="Arial" w:cs="Arial"/>
                          <w:b/>
                          <w:sz w:val="18"/>
                        </w:rPr>
                      </w:pPr>
                      <w:r>
                        <w:rPr>
                          <w:rFonts w:ascii="Arial" w:hAnsi="Arial" w:cs="Arial"/>
                          <w:b/>
                          <w:sz w:val="18"/>
                        </w:rPr>
                        <w:t>Project Management Team (PMT)</w:t>
                      </w:r>
                    </w:p>
                  </w:txbxContent>
                </v:textbox>
              </v:roundrect>
            </w:pict>
          </mc:Fallback>
        </mc:AlternateContent>
      </w:r>
      <w:bookmarkEnd w:id="115"/>
      <w:bookmarkEnd w:id="116"/>
      <w:bookmarkEnd w:id="117"/>
      <w:bookmarkEnd w:id="118"/>
      <w:bookmarkEnd w:id="119"/>
      <w:bookmarkEnd w:id="120"/>
    </w:p>
    <w:p w:rsidRPr="000E6F59" w:rsidR="00E82C1B" w:rsidP="00E82C1B" w:rsidRDefault="00E82C1B" w14:paraId="712816AA" w14:textId="77777777">
      <w:pPr>
        <w:pStyle w:val="Heading2"/>
        <w:rPr>
          <w:lang w:eastAsia="es-PA"/>
        </w:rPr>
      </w:pPr>
    </w:p>
    <w:p w:rsidRPr="000E6F59" w:rsidR="00E82C1B" w:rsidP="00E82C1B" w:rsidRDefault="00DE364C" w14:paraId="29FA5F3C" w14:textId="77777777">
      <w:r>
        <w:rPr>
          <w:noProof/>
          <w:lang w:val="es-PA" w:eastAsia="es-PA"/>
        </w:rPr>
        <mc:AlternateContent>
          <mc:Choice Requires="wps">
            <w:drawing>
              <wp:anchor distT="0" distB="0" distL="114300" distR="114300" simplePos="0" relativeHeight="251665920" behindDoc="0" locked="0" layoutInCell="1" allowOverlap="1" wp14:anchorId="536E0910" wp14:editId="3F5E8C72">
                <wp:simplePos x="0" y="0"/>
                <wp:positionH relativeFrom="column">
                  <wp:posOffset>4068445</wp:posOffset>
                </wp:positionH>
                <wp:positionV relativeFrom="paragraph">
                  <wp:posOffset>79375</wp:posOffset>
                </wp:positionV>
                <wp:extent cx="965835" cy="395605"/>
                <wp:effectExtent l="10795" t="10795" r="13970" b="12700"/>
                <wp:wrapNone/>
                <wp:docPr id="17"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965835" cy="395605"/>
                        </a:xfrm>
                        <a:prstGeom prst="bentConnector3">
                          <a:avLst>
                            <a:gd name="adj1" fmla="val 49968"/>
                          </a:avLst>
                        </a:prstGeom>
                        <a:noFill/>
                        <a:ln w="158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0351DE0">
              <v:shape id="Straight Arrow Connector 6" style="position:absolute;margin-left:320.35pt;margin-top:6.25pt;width:76.05pt;height:31.15pt;rotation:18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4" adj="10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" w14:anchorId="3C1D837A"/>
            </w:pict>
          </mc:Fallback>
        </mc:AlternateContent>
      </w:r>
      <w:r>
        <w:rPr>
          <w:noProof/>
          <w:lang w:val="es-PA" w:eastAsia="es-PA"/>
        </w:rPr>
        <mc:AlternateContent>
          <mc:Choice Requires="wps">
            <w:drawing>
              <wp:anchor distT="0" distB="0" distL="114300" distR="114300" simplePos="0" relativeHeight="251663872" behindDoc="0" locked="0" layoutInCell="1" allowOverlap="1" wp14:anchorId="293EBEE4" wp14:editId="672E039F">
                <wp:simplePos x="0" y="0"/>
                <wp:positionH relativeFrom="column">
                  <wp:posOffset>974090</wp:posOffset>
                </wp:positionH>
                <wp:positionV relativeFrom="paragraph">
                  <wp:posOffset>79375</wp:posOffset>
                </wp:positionV>
                <wp:extent cx="789940" cy="386715"/>
                <wp:effectExtent l="12065" t="10795" r="17145" b="12065"/>
                <wp:wrapNone/>
                <wp:docPr id="1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9940" cy="386715"/>
                        </a:xfrm>
                        <a:prstGeom prst="bentConnector3">
                          <a:avLst>
                            <a:gd name="adj1" fmla="val 50000"/>
                          </a:avLst>
                        </a:prstGeom>
                        <a:noFill/>
                        <a:ln w="158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0213A37">
              <v:shape id="Straight Arrow Connector 5" style="position:absolute;margin-left:76.7pt;margin-top:6.25pt;width:62.2pt;height:30.45pt;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" w14:anchorId="142C58B8"/>
            </w:pict>
          </mc:Fallback>
        </mc:AlternateContent>
      </w:r>
    </w:p>
    <w:p w:rsidRPr="000E6F59" w:rsidR="00E82C1B" w:rsidP="00E82C1B" w:rsidRDefault="00DE364C" w14:paraId="052454CC" w14:textId="77777777">
      <w:r>
        <w:rPr>
          <w:noProof/>
          <w:lang w:val="es-PA" w:eastAsia="es-PA"/>
        </w:rPr>
        <mc:AlternateContent>
          <mc:Choice Requires="wps">
            <w:drawing>
              <wp:anchor distT="0" distB="0" distL="114300" distR="114300" simplePos="0" relativeHeight="251664896" behindDoc="0" locked="0" layoutInCell="1" allowOverlap="1" wp14:anchorId="6B4DDFF2" wp14:editId="25954A6A">
                <wp:simplePos x="0" y="0"/>
                <wp:positionH relativeFrom="column">
                  <wp:posOffset>2915285</wp:posOffset>
                </wp:positionH>
                <wp:positionV relativeFrom="paragraph">
                  <wp:posOffset>76200</wp:posOffset>
                </wp:positionV>
                <wp:extent cx="635" cy="133985"/>
                <wp:effectExtent l="0" t="0" r="37465" b="18415"/>
                <wp:wrapNone/>
                <wp:docPr id="1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33985"/>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0DDE6FF">
              <v:shapetype id="_x0000_t32" coordsize="21600,21600" o:oned="t" filled="f" o:spt="32" path="m,l21600,21600e" w14:anchorId="69A5118C">
                <v:path fillok="f" arrowok="t" o:connecttype="none"/>
                <o:lock v:ext="edit" shapetype="t"/>
              </v:shapetype>
              <v:shape id="Straight Arrow Connector 4" style="position:absolute;margin-left:229.55pt;margin-top:6pt;width:.05pt;height:10.5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"/>
            </w:pict>
          </mc:Fallback>
        </mc:AlternateContent>
      </w:r>
    </w:p>
    <w:bookmarkStart w:name="_Toc377534981" w:id="121"/>
    <w:bookmarkStart w:name="_Toc380043710" w:id="122"/>
    <w:p w:rsidRPr="000E6F59" w:rsidR="00E82C1B" w:rsidP="00E82C1B" w:rsidRDefault="00DE364C" w14:paraId="5DD5BAF9" w14:textId="77777777">
      <w:ins w:author="Author" w:id="123">
        <w:r>
          <w:rPr>
            <w:noProof/>
            <w:lang w:val="es-PA" w:eastAsia="es-PA"/>
          </w:rPr>
          <mc:AlternateContent>
            <mc:Choice Requires="wps">
              <w:drawing>
                <wp:anchor distT="0" distB="0" distL="114935" distR="114935" simplePos="0" relativeHeight="251662848" behindDoc="0" locked="0" layoutInCell="1" allowOverlap="1" wp14:anchorId="6B5495F4" wp14:editId="27099C7D">
                  <wp:simplePos x="0" y="0"/>
                  <wp:positionH relativeFrom="column">
                    <wp:posOffset>4199255</wp:posOffset>
                  </wp:positionH>
                  <wp:positionV relativeFrom="paragraph">
                    <wp:posOffset>77470</wp:posOffset>
                  </wp:positionV>
                  <wp:extent cx="1275715" cy="575945"/>
                  <wp:effectExtent l="0" t="0" r="19685" b="14605"/>
                  <wp:wrapNone/>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575945"/>
                          </a:xfrm>
                          <a:prstGeom prst="rect">
                            <a:avLst/>
                          </a:prstGeom>
                          <a:solidFill>
                            <a:srgbClr val="FFFFFF"/>
                          </a:solidFill>
                          <a:ln w="15875">
                            <a:solidFill>
                              <a:srgbClr val="000000"/>
                            </a:solidFill>
                            <a:miter lim="800000"/>
                            <a:headEnd/>
                            <a:tailEnd/>
                          </a:ln>
                        </wps:spPr>
                        <wps:txbx>
                          <w:txbxContent>
                            <w:p w:rsidR="000A48A6" w:rsidP="00E82C1B" w:rsidRDefault="000A48A6" w14:paraId="303A6E67" w14:textId="77777777">
                              <w:pPr>
                                <w:jc w:val="center"/>
                                <w:rPr>
                                  <w:rFonts w:ascii="Arial" w:hAnsi="Arial" w:cs="Arial"/>
                                  <w:b/>
                                  <w:i/>
                                  <w:sz w:val="18"/>
                                </w:rPr>
                              </w:pPr>
                              <w:r>
                                <w:rPr>
                                  <w:rFonts w:ascii="Arial" w:hAnsi="Arial" w:cs="Arial"/>
                                  <w:b/>
                                  <w:i/>
                                  <w:sz w:val="18"/>
                                </w:rPr>
                                <w:t>Working Group Outcome 3</w:t>
                              </w:r>
                            </w:p>
                            <w:p w:rsidR="000A48A6" w:rsidP="00E82C1B" w:rsidRDefault="000A48A6" w14:paraId="4CAA42B4" w14:textId="77777777">
                              <w:pPr>
                                <w:jc w:val="center"/>
                              </w:pPr>
                              <w:r>
                                <w:rPr>
                                  <w:rFonts w:ascii="Arial" w:hAnsi="Arial" w:cs="Arial"/>
                                  <w:b/>
                                  <w:i/>
                                  <w:sz w:val="18"/>
                                </w:rPr>
                                <w:t>Leader- EEIH</w:t>
                              </w:r>
                            </w:p>
                          </w:txbxContent>
                        </wps:txbx>
                        <wps:bodyPr rot="0" vert="horz" wrap="square" lIns="53975" tIns="10795" rIns="53975" bIns="10795" anchor="t" anchorCtr="0" upright="1">
                          <a:noAutofit/>
                        </wps:bodyPr>
                      </wps:wsp>
                    </a:graphicData>
                  </a:graphic>
                  <wp14:sizeRelH relativeFrom="page">
                    <wp14:pctWidth>0</wp14:pctWidth>
                  </wp14:sizeRelH>
                  <wp14:sizeRelV relativeFrom="page">
                    <wp14:pctHeight>0</wp14:pctHeight>
                  </wp14:sizeRelV>
                </wp:anchor>
              </w:drawing>
            </mc:Choice>
            <mc:Fallback>
              <w:pict w14:anchorId="2EAC8264">
                <v:shape id="_x0000_s1039" style="position:absolute;left:0;text-align:left;margin-left:330.65pt;margin-top:6.1pt;width:100.45pt;height:45.35pt;z-index:25166284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" w14:anchorId="6B5495F4">
                  <v:textbox inset="4.25pt,.85pt,4.25pt,.85pt">
                    <w:txbxContent>
                      <w:p w:rsidR="000A48A6" w:rsidP="00E82C1B" w:rsidRDefault="000A48A6" w14:paraId="46DCC3E4" w14:textId="77777777">
                        <w:pPr>
                          <w:jc w:val="center"/>
                          <w:rPr>
                            <w:rFonts w:ascii="Arial" w:hAnsi="Arial" w:cs="Arial"/>
                            <w:b/>
                            <w:i/>
                            <w:sz w:val="18"/>
                          </w:rPr>
                        </w:pPr>
                        <w:r>
                          <w:rPr>
                            <w:rFonts w:ascii="Arial" w:hAnsi="Arial" w:cs="Arial"/>
                            <w:b/>
                            <w:i/>
                            <w:sz w:val="18"/>
                          </w:rPr>
                          <w:t>Working Group Outcome 3</w:t>
                        </w:r>
                      </w:p>
                      <w:p w:rsidR="000A48A6" w:rsidP="00E82C1B" w:rsidRDefault="000A48A6" w14:paraId="29E03D6F" w14:textId="77777777">
                        <w:pPr>
                          <w:jc w:val="center"/>
                        </w:pPr>
                        <w:r>
                          <w:rPr>
                            <w:rFonts w:ascii="Arial" w:hAnsi="Arial" w:cs="Arial"/>
                            <w:b/>
                            <w:i/>
                            <w:sz w:val="18"/>
                          </w:rPr>
                          <w:t>Leader- EEIH</w:t>
                        </w:r>
                      </w:p>
                    </w:txbxContent>
                  </v:textbox>
                </v:shape>
              </w:pict>
            </mc:Fallback>
          </mc:AlternateContent>
        </w:r>
      </w:ins>
      <w:r>
        <w:rPr>
          <w:noProof/>
          <w:lang w:val="es-PA" w:eastAsia="es-PA"/>
        </w:rPr>
        <mc:AlternateContent>
          <mc:Choice Requires="wps">
            <w:drawing>
              <wp:anchor distT="0" distB="0" distL="114935" distR="114935" simplePos="0" relativeHeight="251654656" behindDoc="0" locked="0" layoutInCell="1" allowOverlap="1" wp14:anchorId="36C54226" wp14:editId="4887845F">
                <wp:simplePos x="0" y="0"/>
                <wp:positionH relativeFrom="column">
                  <wp:posOffset>362585</wp:posOffset>
                </wp:positionH>
                <wp:positionV relativeFrom="paragraph">
                  <wp:posOffset>75565</wp:posOffset>
                </wp:positionV>
                <wp:extent cx="1482090" cy="589280"/>
                <wp:effectExtent l="0" t="0" r="22860" b="20320"/>
                <wp:wrapNone/>
                <wp:docPr id="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589280"/>
                        </a:xfrm>
                        <a:prstGeom prst="rect">
                          <a:avLst/>
                        </a:prstGeom>
                        <a:solidFill>
                          <a:srgbClr val="FFFFFF"/>
                        </a:solidFill>
                        <a:ln w="15875">
                          <a:solidFill>
                            <a:srgbClr val="000000"/>
                          </a:solidFill>
                          <a:miter lim="800000"/>
                          <a:headEnd/>
                          <a:tailEnd/>
                        </a:ln>
                      </wps:spPr>
                      <wps:txbx>
                        <w:txbxContent>
                          <w:p w:rsidR="000A48A6" w:rsidP="00E82C1B" w:rsidRDefault="000A48A6" w14:paraId="0518F8AB" w14:textId="77777777">
                            <w:pPr>
                              <w:jc w:val="center"/>
                              <w:rPr>
                                <w:rFonts w:ascii="Arial" w:hAnsi="Arial" w:cs="Arial"/>
                                <w:b/>
                                <w:i/>
                                <w:sz w:val="18"/>
                              </w:rPr>
                            </w:pPr>
                            <w:r>
                              <w:rPr>
                                <w:rFonts w:ascii="Arial" w:hAnsi="Arial" w:cs="Arial"/>
                                <w:b/>
                                <w:i/>
                                <w:sz w:val="18"/>
                              </w:rPr>
                              <w:t xml:space="preserve">Working Group </w:t>
                            </w:r>
                          </w:p>
                          <w:p w:rsidR="000A48A6" w:rsidP="00E82C1B" w:rsidRDefault="000A48A6" w14:paraId="2A087138" w14:textId="77777777">
                            <w:pPr>
                              <w:jc w:val="center"/>
                              <w:rPr>
                                <w:rFonts w:ascii="Arial" w:hAnsi="Arial" w:cs="Arial"/>
                                <w:b/>
                                <w:i/>
                                <w:sz w:val="18"/>
                              </w:rPr>
                            </w:pPr>
                            <w:r>
                              <w:rPr>
                                <w:rFonts w:ascii="Arial" w:hAnsi="Arial" w:cs="Arial"/>
                                <w:b/>
                                <w:i/>
                                <w:sz w:val="18"/>
                              </w:rPr>
                              <w:t>Outcome 1</w:t>
                            </w:r>
                          </w:p>
                          <w:p w:rsidR="000A48A6" w:rsidP="00E82C1B" w:rsidRDefault="000A48A6" w14:paraId="20EC348F" w14:textId="77777777">
                            <w:pPr>
                              <w:jc w:val="center"/>
                              <w:rPr>
                                <w:rFonts w:ascii="Arial" w:hAnsi="Arial" w:cs="Arial"/>
                                <w:b/>
                                <w:i/>
                                <w:sz w:val="18"/>
                              </w:rPr>
                            </w:pPr>
                            <w:r>
                              <w:rPr>
                                <w:rFonts w:ascii="Arial" w:hAnsi="Arial" w:cs="Arial"/>
                                <w:b/>
                                <w:i/>
                                <w:sz w:val="18"/>
                              </w:rPr>
                              <w:t>Leader- Cubaenergía</w:t>
                            </w:r>
                          </w:p>
                        </w:txbxContent>
                      </wps:txbx>
                      <wps:bodyPr rot="0" vert="horz" wrap="square" lIns="53975" tIns="10795" rIns="53975" bIns="10795" anchor="t" anchorCtr="0" upright="1">
                        <a:noAutofit/>
                      </wps:bodyPr>
                    </wps:wsp>
                  </a:graphicData>
                </a:graphic>
                <wp14:sizeRelH relativeFrom="page">
                  <wp14:pctWidth>0</wp14:pctWidth>
                </wp14:sizeRelH>
                <wp14:sizeRelV relativeFrom="page">
                  <wp14:pctHeight>0</wp14:pctHeight>
                </wp14:sizeRelV>
              </wp:anchor>
            </w:drawing>
          </mc:Choice>
          <mc:Fallback>
            <w:pict w14:anchorId="7AA7A968">
              <v:shape id="Text Box 1" style="position:absolute;left:0;text-align:left;margin-left:28.55pt;margin-top:5.95pt;width:116.7pt;height:46.4pt;z-index:25165465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spid="_x0000_s1040"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" w14:anchorId="36C54226">
                <v:textbox inset="4.25pt,.85pt,4.25pt,.85pt">
                  <w:txbxContent>
                    <w:p w:rsidR="000A48A6" w:rsidP="00E82C1B" w:rsidRDefault="000A48A6" w14:paraId="5B51383C" w14:textId="77777777">
                      <w:pPr>
                        <w:jc w:val="center"/>
                        <w:rPr>
                          <w:rFonts w:ascii="Arial" w:hAnsi="Arial" w:cs="Arial"/>
                          <w:b/>
                          <w:i/>
                          <w:sz w:val="18"/>
                        </w:rPr>
                      </w:pPr>
                      <w:r>
                        <w:rPr>
                          <w:rFonts w:ascii="Arial" w:hAnsi="Arial" w:cs="Arial"/>
                          <w:b/>
                          <w:i/>
                          <w:sz w:val="18"/>
                        </w:rPr>
                        <w:t xml:space="preserve">Working Group </w:t>
                      </w:r>
                    </w:p>
                    <w:p w:rsidR="000A48A6" w:rsidP="00E82C1B" w:rsidRDefault="000A48A6" w14:paraId="30431989" w14:textId="77777777">
                      <w:pPr>
                        <w:jc w:val="center"/>
                        <w:rPr>
                          <w:rFonts w:ascii="Arial" w:hAnsi="Arial" w:cs="Arial"/>
                          <w:b/>
                          <w:i/>
                          <w:sz w:val="18"/>
                        </w:rPr>
                      </w:pPr>
                      <w:r>
                        <w:rPr>
                          <w:rFonts w:ascii="Arial" w:hAnsi="Arial" w:cs="Arial"/>
                          <w:b/>
                          <w:i/>
                          <w:sz w:val="18"/>
                        </w:rPr>
                        <w:t>Outcome 1</w:t>
                      </w:r>
                    </w:p>
                    <w:p w:rsidR="000A48A6" w:rsidP="00E82C1B" w:rsidRDefault="000A48A6" w14:paraId="00B6C98F" w14:textId="77777777">
                      <w:pPr>
                        <w:jc w:val="center"/>
                        <w:rPr>
                          <w:rFonts w:ascii="Arial" w:hAnsi="Arial" w:cs="Arial"/>
                          <w:b/>
                          <w:i/>
                          <w:sz w:val="18"/>
                        </w:rPr>
                      </w:pPr>
                      <w:r>
                        <w:rPr>
                          <w:rFonts w:ascii="Arial" w:hAnsi="Arial" w:cs="Arial"/>
                          <w:b/>
                          <w:i/>
                          <w:sz w:val="18"/>
                        </w:rPr>
                        <w:t xml:space="preserve">Leader- </w:t>
                      </w:r>
                      <w:proofErr w:type="spellStart"/>
                      <w:r>
                        <w:rPr>
                          <w:rFonts w:ascii="Arial" w:hAnsi="Arial" w:cs="Arial"/>
                          <w:b/>
                          <w:i/>
                          <w:sz w:val="18"/>
                        </w:rPr>
                        <w:t>Cubaenergía</w:t>
                      </w:r>
                      <w:proofErr w:type="spellEnd"/>
                    </w:p>
                  </w:txbxContent>
                </v:textbox>
              </v:shape>
            </w:pict>
          </mc:Fallback>
        </mc:AlternateContent>
      </w:r>
      <w:r>
        <w:rPr>
          <w:noProof/>
          <w:lang w:val="es-PA" w:eastAsia="es-PA"/>
        </w:rPr>
        <mc:AlternateContent>
          <mc:Choice Requires="wps">
            <w:drawing>
              <wp:anchor distT="0" distB="0" distL="114935" distR="114935" simplePos="0" relativeHeight="251661824" behindDoc="0" locked="0" layoutInCell="1" allowOverlap="1" wp14:anchorId="11EDFED1" wp14:editId="72554448">
                <wp:simplePos x="0" y="0"/>
                <wp:positionH relativeFrom="column">
                  <wp:posOffset>2352040</wp:posOffset>
                </wp:positionH>
                <wp:positionV relativeFrom="paragraph">
                  <wp:posOffset>75565</wp:posOffset>
                </wp:positionV>
                <wp:extent cx="1316990" cy="575945"/>
                <wp:effectExtent l="0" t="0" r="16510" b="1460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6990" cy="575945"/>
                        </a:xfrm>
                        <a:prstGeom prst="rect">
                          <a:avLst/>
                        </a:prstGeom>
                        <a:solidFill>
                          <a:srgbClr val="FFFFFF"/>
                        </a:solidFill>
                        <a:ln w="15875">
                          <a:solidFill>
                            <a:srgbClr val="000000"/>
                          </a:solidFill>
                          <a:miter lim="800000"/>
                          <a:headEnd/>
                          <a:tailEnd/>
                        </a:ln>
                      </wps:spPr>
                      <wps:txbx>
                        <w:txbxContent>
                          <w:p w:rsidR="000A48A6" w:rsidP="00E82C1B" w:rsidRDefault="000A48A6" w14:paraId="0EDD5CCD" w14:textId="77777777">
                            <w:pPr>
                              <w:jc w:val="center"/>
                              <w:rPr>
                                <w:rFonts w:ascii="Arial" w:hAnsi="Arial" w:cs="Arial"/>
                                <w:b/>
                                <w:i/>
                                <w:sz w:val="18"/>
                              </w:rPr>
                            </w:pPr>
                            <w:r>
                              <w:rPr>
                                <w:rFonts w:ascii="Arial" w:hAnsi="Arial" w:cs="Arial"/>
                                <w:b/>
                                <w:i/>
                                <w:sz w:val="18"/>
                              </w:rPr>
                              <w:t>Working Group Outcome 2</w:t>
                            </w:r>
                          </w:p>
                          <w:p w:rsidR="000A48A6" w:rsidP="00E82C1B" w:rsidRDefault="000A48A6" w14:paraId="5D3DCE48" w14:textId="77777777">
                            <w:pPr>
                              <w:jc w:val="center"/>
                              <w:rPr>
                                <w:rFonts w:ascii="Arial" w:hAnsi="Arial" w:cs="Arial"/>
                                <w:b/>
                                <w:i/>
                                <w:sz w:val="18"/>
                              </w:rPr>
                            </w:pPr>
                            <w:r>
                              <w:rPr>
                                <w:rFonts w:ascii="Arial" w:hAnsi="Arial" w:cs="Arial"/>
                                <w:b/>
                                <w:i/>
                                <w:sz w:val="18"/>
                              </w:rPr>
                              <w:t>Leader- EEIH</w:t>
                            </w:r>
                          </w:p>
                          <w:p w:rsidR="000A48A6" w:rsidP="00E82C1B" w:rsidRDefault="000A48A6" w14:paraId="271F87A2" w14:textId="77777777"/>
                        </w:txbxContent>
                      </wps:txbx>
                      <wps:bodyPr rot="0" vert="horz" wrap="square" lIns="53975" tIns="10795" rIns="53975" bIns="10795" anchor="t" anchorCtr="0" upright="1">
                        <a:noAutofit/>
                      </wps:bodyPr>
                    </wps:wsp>
                  </a:graphicData>
                </a:graphic>
                <wp14:sizeRelH relativeFrom="page">
                  <wp14:pctWidth>0</wp14:pctWidth>
                </wp14:sizeRelH>
                <wp14:sizeRelV relativeFrom="page">
                  <wp14:pctHeight>0</wp14:pctHeight>
                </wp14:sizeRelV>
              </wp:anchor>
            </w:drawing>
          </mc:Choice>
          <mc:Fallback>
            <w:pict w14:anchorId="08D4AFB0">
              <v:shape id="Text Box 2" style="position:absolute;left:0;text-align:left;margin-left:185.2pt;margin-top:5.95pt;width:103.7pt;height:45.35pt;z-index:25166182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spid="_x0000_s1041"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" w14:anchorId="11EDFED1">
                <v:textbox inset="4.25pt,.85pt,4.25pt,.85pt">
                  <w:txbxContent>
                    <w:p w:rsidR="000A48A6" w:rsidP="00E82C1B" w:rsidRDefault="000A48A6" w14:paraId="07CD3798" w14:textId="77777777">
                      <w:pPr>
                        <w:jc w:val="center"/>
                        <w:rPr>
                          <w:rFonts w:ascii="Arial" w:hAnsi="Arial" w:cs="Arial"/>
                          <w:b/>
                          <w:i/>
                          <w:sz w:val="18"/>
                        </w:rPr>
                      </w:pPr>
                      <w:r>
                        <w:rPr>
                          <w:rFonts w:ascii="Arial" w:hAnsi="Arial" w:cs="Arial"/>
                          <w:b/>
                          <w:i/>
                          <w:sz w:val="18"/>
                        </w:rPr>
                        <w:t>Working Group Outcome 2</w:t>
                      </w:r>
                    </w:p>
                    <w:p w:rsidR="000A48A6" w:rsidP="00E82C1B" w:rsidRDefault="000A48A6" w14:paraId="17E4C7EA" w14:textId="77777777">
                      <w:pPr>
                        <w:jc w:val="center"/>
                        <w:rPr>
                          <w:rFonts w:ascii="Arial" w:hAnsi="Arial" w:cs="Arial"/>
                          <w:b/>
                          <w:i/>
                          <w:sz w:val="18"/>
                        </w:rPr>
                      </w:pPr>
                      <w:r>
                        <w:rPr>
                          <w:rFonts w:ascii="Arial" w:hAnsi="Arial" w:cs="Arial"/>
                          <w:b/>
                          <w:i/>
                          <w:sz w:val="18"/>
                        </w:rPr>
                        <w:t>Leader- EEIH</w:t>
                      </w:r>
                    </w:p>
                    <w:p w:rsidR="000A48A6" w:rsidP="00E82C1B" w:rsidRDefault="000A48A6" w14:paraId="6A05A809" w14:textId="77777777"/>
                  </w:txbxContent>
                </v:textbox>
              </v:shape>
            </w:pict>
          </mc:Fallback>
        </mc:AlternateContent>
      </w:r>
      <w:bookmarkEnd w:id="121"/>
      <w:bookmarkEnd w:id="122"/>
    </w:p>
    <w:p w:rsidRPr="000E6F59" w:rsidR="00E82C1B" w:rsidP="00E82C1B" w:rsidRDefault="00E82C1B" w14:paraId="6B72CA61" w14:textId="77777777"/>
    <w:p w:rsidRPr="000E6F59" w:rsidR="00E82C1B" w:rsidP="00E82C1B" w:rsidRDefault="00E82C1B" w14:paraId="2DCAE8F8" w14:textId="77777777"/>
    <w:p w:rsidRPr="000E6F59" w:rsidR="00E82C1B" w:rsidP="00E82C1B" w:rsidRDefault="00E82C1B" w14:paraId="5C584424" w14:textId="77777777"/>
    <w:p w:rsidRPr="000E6F59" w:rsidR="00E82C1B" w:rsidP="00E82C1B" w:rsidRDefault="00E82C1B" w14:paraId="413AEEF2" w14:textId="77777777">
      <w:pPr>
        <w:rPr>
          <w:rFonts w:eastAsia="Batang"/>
          <w:lang w:eastAsia="ko-KR"/>
        </w:rPr>
      </w:pPr>
    </w:p>
    <w:p w:rsidRPr="000E6F59" w:rsidR="00E82C1B" w:rsidP="00E82C1B" w:rsidRDefault="00E82C1B" w14:paraId="0CED99E7" w14:textId="77777777">
      <w:pPr>
        <w:rPr>
          <w:rFonts w:eastAsia="Batang"/>
          <w:lang w:eastAsia="ko-KR"/>
        </w:rPr>
      </w:pPr>
      <w:r w:rsidRPr="000E6F59">
        <w:rPr>
          <w:rFonts w:eastAsia="Batang"/>
          <w:lang w:eastAsia="ko-KR"/>
        </w:rPr>
        <w:t>The PSC</w:t>
      </w:r>
      <w:r w:rsidRPr="000E6F59" w:rsidR="003727AA">
        <w:rPr>
          <w:rFonts w:eastAsia="Batang"/>
          <w:lang w:eastAsia="ko-KR"/>
        </w:rPr>
        <w:t xml:space="preserve"> </w:t>
      </w:r>
      <w:r w:rsidRPr="000E6F59">
        <w:rPr>
          <w:rFonts w:eastAsia="Batang"/>
          <w:lang w:eastAsia="ko-KR"/>
        </w:rPr>
        <w:t xml:space="preserve">provides the political and technical strategic vision of the Project. It is responsible for the operational implementation of the Project. Among the main functions of </w:t>
      </w:r>
      <w:r w:rsidRPr="000E6F59" w:rsidR="00D845FC">
        <w:rPr>
          <w:rFonts w:eastAsia="Batang"/>
          <w:lang w:eastAsia="ko-KR"/>
        </w:rPr>
        <w:t>the</w:t>
      </w:r>
      <w:r w:rsidR="00D845FC">
        <w:rPr>
          <w:rFonts w:eastAsia="Batang"/>
          <w:lang w:eastAsia="ko-KR"/>
        </w:rPr>
        <w:t xml:space="preserve"> </w:t>
      </w:r>
      <w:r w:rsidRPr="000E6F59" w:rsidR="00D845FC">
        <w:rPr>
          <w:rFonts w:eastAsia="Batang"/>
          <w:lang w:eastAsia="ko-KR"/>
        </w:rPr>
        <w:t>PSC</w:t>
      </w:r>
      <w:r w:rsidRPr="000E6F59">
        <w:rPr>
          <w:rFonts w:eastAsia="Batang"/>
          <w:lang w:eastAsia="ko-KR"/>
        </w:rPr>
        <w:t xml:space="preserve"> are:</w:t>
      </w:r>
    </w:p>
    <w:p w:rsidRPr="000E6F59" w:rsidR="00E82C1B" w:rsidP="00E82C1B" w:rsidRDefault="00E82C1B" w14:paraId="1235DA2F" w14:textId="77777777">
      <w:pPr>
        <w:numPr>
          <w:ilvl w:val="0"/>
          <w:numId w:val="7"/>
        </w:numPr>
        <w:rPr>
          <w:rFonts w:eastAsia="Batang"/>
          <w:lang w:eastAsia="ko-KR"/>
        </w:rPr>
      </w:pPr>
      <w:r w:rsidRPr="000E6F59">
        <w:rPr>
          <w:rFonts w:eastAsia="Batang"/>
          <w:lang w:eastAsia="ko-KR"/>
        </w:rPr>
        <w:t>Defining policies and guidelines for implementation of the project;</w:t>
      </w:r>
    </w:p>
    <w:p w:rsidRPr="000E6F59" w:rsidR="00E82C1B" w:rsidP="00E82C1B" w:rsidRDefault="00E82C1B" w14:paraId="36FFF772" w14:textId="77777777">
      <w:pPr>
        <w:numPr>
          <w:ilvl w:val="0"/>
          <w:numId w:val="7"/>
        </w:numPr>
        <w:rPr>
          <w:rFonts w:eastAsia="Batang"/>
          <w:lang w:eastAsia="ko-KR"/>
        </w:rPr>
      </w:pPr>
      <w:r w:rsidRPr="000E6F59">
        <w:rPr>
          <w:rFonts w:eastAsia="Batang"/>
          <w:lang w:eastAsia="ko-KR"/>
        </w:rPr>
        <w:t>Providing political support and facilitate the implementation process;</w:t>
      </w:r>
    </w:p>
    <w:p w:rsidRPr="000E6F59" w:rsidR="00E82C1B" w:rsidP="00E82C1B" w:rsidRDefault="00E82C1B" w14:paraId="14C49700" w14:textId="77777777">
      <w:pPr>
        <w:numPr>
          <w:ilvl w:val="0"/>
          <w:numId w:val="7"/>
        </w:numPr>
        <w:rPr>
          <w:rFonts w:eastAsia="Batang"/>
          <w:lang w:eastAsia="ko-KR"/>
        </w:rPr>
      </w:pPr>
      <w:r w:rsidRPr="000E6F59">
        <w:rPr>
          <w:rFonts w:eastAsia="Batang"/>
          <w:lang w:eastAsia="ko-KR"/>
        </w:rPr>
        <w:t>Knowing and approving the general programming and reprogramming;</w:t>
      </w:r>
    </w:p>
    <w:p w:rsidRPr="000E6F59" w:rsidR="00E82C1B" w:rsidP="00E82C1B" w:rsidRDefault="00E82C1B" w14:paraId="54E19285" w14:textId="77777777">
      <w:pPr>
        <w:numPr>
          <w:ilvl w:val="0"/>
          <w:numId w:val="7"/>
        </w:numPr>
        <w:rPr>
          <w:rFonts w:eastAsia="Batang"/>
          <w:lang w:eastAsia="ko-KR"/>
        </w:rPr>
      </w:pPr>
      <w:r w:rsidRPr="000E6F59">
        <w:rPr>
          <w:rFonts w:eastAsia="Batang"/>
          <w:lang w:eastAsia="ko-KR"/>
        </w:rPr>
        <w:t>Approving terms of reference and appointments of key staff; and</w:t>
      </w:r>
    </w:p>
    <w:p w:rsidRPr="000E6F59" w:rsidR="00E82C1B" w:rsidP="00E82C1B" w:rsidRDefault="00E82C1B" w14:paraId="6CBEE902" w14:textId="77777777">
      <w:pPr>
        <w:numPr>
          <w:ilvl w:val="0"/>
          <w:numId w:val="7"/>
        </w:numPr>
        <w:rPr>
          <w:rFonts w:eastAsia="Batang"/>
          <w:lang w:eastAsia="ko-KR"/>
        </w:rPr>
      </w:pPr>
      <w:r w:rsidRPr="000E6F59">
        <w:rPr>
          <w:rFonts w:eastAsia="Batang"/>
          <w:lang w:eastAsia="ko-KR"/>
        </w:rPr>
        <w:t>Overseeing monitoring and evaluation.</w:t>
      </w:r>
    </w:p>
    <w:p w:rsidRPr="004A02A0" w:rsidR="00E82C1B" w:rsidP="00E82C1B" w:rsidRDefault="00E82C1B" w14:paraId="72FDD2C2" w14:textId="77777777">
      <w:r w:rsidRPr="000E6F59">
        <w:t xml:space="preserve">The Project Steering Committee (PSC) will be constituted at Project inception. The PSC will be chaired by MINCEX, MES and UNDP and meet twice per year to review progress and to decide upon strategic and critical </w:t>
      </w:r>
      <w:r w:rsidRPr="004A02A0">
        <w:t xml:space="preserve">Project issues. The Project Manager will be non-voting member of the PSC and can be assisted by </w:t>
      </w:r>
      <w:r w:rsidRPr="004A02A0">
        <w:t xml:space="preserve">the Project Administrator to provide detailed project information as needed. The PSC meetings will be timely convened by the </w:t>
      </w:r>
      <w:r w:rsidRPr="004A02A0" w:rsidR="00D845FC">
        <w:t>Chair allowing</w:t>
      </w:r>
      <w:r w:rsidRPr="004A02A0">
        <w:t xml:space="preserve"> PSC members to prepare duly. The Project Management Team will act as Secretariat of the PSC.  Extraordinary PSC meetings can be held if deemed necessary by one of the PSC members. If appropriate, the PSC can invite external parties to report and assist in specific issues.</w:t>
      </w:r>
    </w:p>
    <w:p w:rsidRPr="004A02A0" w:rsidR="00E82C1B" w:rsidP="00E82C1B" w:rsidRDefault="00E82C1B" w14:paraId="0E8B3F03" w14:textId="77777777">
      <w:r w:rsidRPr="004A02A0">
        <w:t>UNDP, as the GEF Implementing Agency, is ultimately responsible to the GEF Council for the financial administration of the project and for obtaining the envisaged project outcomes.</w:t>
      </w:r>
    </w:p>
    <w:p w:rsidRPr="004A02A0" w:rsidR="00E82C1B" w:rsidP="00E82C1B" w:rsidRDefault="00E82C1B" w14:paraId="0EFD042D" w14:textId="77777777"/>
    <w:p w:rsidRPr="004A02A0" w:rsidR="00E82C1B" w:rsidP="00E82C1B" w:rsidRDefault="00E82C1B" w14:paraId="1B95DAA9" w14:textId="77777777">
      <w:pPr>
        <w:pStyle w:val="Heading3"/>
        <w:rPr>
          <w:lang w:val="en-GB"/>
        </w:rPr>
      </w:pPr>
      <w:r w:rsidRPr="004A02A0">
        <w:rPr>
          <w:lang w:val="en-GB"/>
        </w:rPr>
        <w:t xml:space="preserve">Project </w:t>
      </w:r>
      <w:r w:rsidRPr="004A02A0" w:rsidR="00D845FC">
        <w:rPr>
          <w:lang w:val="en-GB"/>
        </w:rPr>
        <w:t>Management Team</w:t>
      </w:r>
    </w:p>
    <w:p w:rsidRPr="000E6F59" w:rsidR="00E82C1B" w:rsidP="00E82C1B" w:rsidRDefault="00E82C1B" w14:paraId="5EF25498" w14:textId="77777777">
      <w:r w:rsidRPr="004A02A0">
        <w:t xml:space="preserve">The Project Management Team (PMT) will consist of one Project Manager and one </w:t>
      </w:r>
      <w:r w:rsidRPr="004A02A0" w:rsidR="004A02A0">
        <w:t>Project Administrator</w:t>
      </w:r>
      <w:r w:rsidR="00F06460">
        <w:t xml:space="preserve"> based in EEIH, a Specialist in Cubaenergía and the Coordinators for each of the project results</w:t>
      </w:r>
      <w:r w:rsidRPr="004A02A0">
        <w:t>. The P</w:t>
      </w:r>
      <w:r w:rsidR="00F06460">
        <w:t xml:space="preserve">roject Manager and </w:t>
      </w:r>
      <w:r w:rsidR="00684F5D">
        <w:t>Administrator will</w:t>
      </w:r>
      <w:r w:rsidRPr="004A02A0">
        <w:t xml:space="preserve"> be hosted by the EEIH. The Project Manager will be appointed by the MES/EEIH and</w:t>
      </w:r>
      <w:r w:rsidRPr="000E6F59">
        <w:t xml:space="preserve"> will be responsible for the day-to-day project operations, financial accounts, periodic reporting to UNDP CO and for </w:t>
      </w:r>
      <w:r w:rsidR="0060659E">
        <w:t xml:space="preserve">the elaboration of </w:t>
      </w:r>
      <w:r w:rsidRPr="004A02A0" w:rsidR="0060659E">
        <w:t>annual</w:t>
      </w:r>
      <w:r w:rsidRPr="004A02A0">
        <w:t xml:space="preserve"> work plans and</w:t>
      </w:r>
      <w:r w:rsidRPr="000E6F59">
        <w:t xml:space="preserve"> budgets in coordination with UNDP CO. The PM will be the primary contact person for the Project for external communications. </w:t>
      </w:r>
    </w:p>
    <w:p w:rsidRPr="000E6F59" w:rsidR="00E82C1B" w:rsidP="00E82C1B" w:rsidRDefault="00E82C1B" w14:paraId="11A424D6" w14:textId="77777777">
      <w:r w:rsidRPr="000E6F59">
        <w:t xml:space="preserve">The PMT will have responsibility for, among others: (i) managing and executing the project; (ii) coordinating the management of financial resources and procurement; (iii) reporting on the application of resources and results achieved; (iv) preparing reports for the PSC, UNDP, and the GEF; (v) promoting inter-institutional linkages; and (vi) monitoring and evaluation, and disseminating project results. During the Project’s inception </w:t>
      </w:r>
      <w:r w:rsidRPr="000E6F59" w:rsidR="00D845FC">
        <w:t>phase</w:t>
      </w:r>
      <w:r w:rsidR="00D845FC">
        <w:t xml:space="preserve"> </w:t>
      </w:r>
      <w:r w:rsidRPr="000E6F59" w:rsidR="00D845FC">
        <w:t>the</w:t>
      </w:r>
      <w:r w:rsidRPr="000E6F59">
        <w:t xml:space="preserve"> signatures required for validating project procedures and transactions will be determined and approved.</w:t>
      </w:r>
    </w:p>
    <w:p w:rsidRPr="000E6F59" w:rsidR="00E82C1B" w:rsidP="00E82C1B" w:rsidRDefault="00E82C1B" w14:paraId="6125E282" w14:textId="77777777"/>
    <w:p w:rsidRPr="000E6F59" w:rsidR="00E82C1B" w:rsidP="00E82C1B" w:rsidRDefault="00E82C1B" w14:paraId="056F7AFC" w14:textId="77777777">
      <w:pPr>
        <w:pStyle w:val="Heading3"/>
        <w:rPr>
          <w:lang w:val="en-GB"/>
        </w:rPr>
      </w:pPr>
      <w:r w:rsidRPr="000E6F59">
        <w:rPr>
          <w:lang w:val="en-GB"/>
        </w:rPr>
        <w:t>Workgroups</w:t>
      </w:r>
    </w:p>
    <w:p w:rsidRPr="000E6F59" w:rsidR="00E82C1B" w:rsidP="00E82C1B" w:rsidRDefault="00E82C1B" w14:paraId="20CDBC49" w14:textId="77777777">
      <w:pPr>
        <w:rPr>
          <w:i/>
        </w:rPr>
      </w:pPr>
      <w:r w:rsidRPr="000E6F59">
        <w:t xml:space="preserve">Under the supervision of the PMT, working groups will be created to guide the implementation of the outcomes of the Project. These groups will be composed by the relevant national institutions involved in the activities scheduled in each outcome. The working group for outcome 1 will be led by </w:t>
      </w:r>
      <w:r w:rsidRPr="000E6F59" w:rsidR="00D845FC">
        <w:t>Cubenergía</w:t>
      </w:r>
      <w:r w:rsidRPr="000E6F59">
        <w:t xml:space="preserve">, while the workgroups for </w:t>
      </w:r>
      <w:r w:rsidRPr="000E6F59" w:rsidR="00D845FC">
        <w:t>outcomes</w:t>
      </w:r>
      <w:r w:rsidRPr="000E6F59">
        <w:t xml:space="preserve"> 2</w:t>
      </w:r>
      <w:r w:rsidRPr="000E6F59" w:rsidR="00D845FC">
        <w:t>, 3</w:t>
      </w:r>
      <w:r w:rsidRPr="000E6F59">
        <w:t xml:space="preserve"> and 4 will be led by EEIH. </w:t>
      </w:r>
      <w:r w:rsidR="0060659E">
        <w:t>Coordinators</w:t>
      </w:r>
      <w:r w:rsidRPr="000E6F59">
        <w:t xml:space="preserve"> of each working group shall be responsible for </w:t>
      </w:r>
      <w:r w:rsidR="00DD4E17">
        <w:t>planning and implementing</w:t>
      </w:r>
      <w:r w:rsidRPr="000E6F59">
        <w:t xml:space="preserve"> the necessary activities to achieve the proposed outputs and outcomes as well as estimating the costs associated to these activities. </w:t>
      </w:r>
    </w:p>
    <w:p w:rsidRPr="000E6F59" w:rsidR="00DC499B" w:rsidP="00E82C1B" w:rsidRDefault="00DC499B" w14:paraId="63887F2C" w14:textId="77777777">
      <w:pPr>
        <w:rPr>
          <w:sz w:val="20"/>
          <w:szCs w:val="20"/>
        </w:rPr>
      </w:pPr>
    </w:p>
    <w:p w:rsidRPr="000E6F59" w:rsidR="00E82C1B" w:rsidP="00551B59" w:rsidRDefault="00E82C1B" w14:paraId="06839640" w14:textId="5822466E">
      <w:pPr>
        <w:pStyle w:val="Heading2"/>
      </w:pPr>
      <w:bookmarkStart w:name="_Toc390516913" w:id="124"/>
      <w:bookmarkStart w:name="_Toc424291811" w:id="125"/>
      <w:r w:rsidRPr="000E6F59">
        <w:t>Stakeholders</w:t>
      </w:r>
      <w:bookmarkEnd w:id="124"/>
      <w:bookmarkEnd w:id="125"/>
    </w:p>
    <w:p w:rsidRPr="000E6F59" w:rsidR="00E82C1B" w:rsidP="00E82C1B" w:rsidRDefault="00E82C1B" w14:paraId="0127D1DF" w14:textId="77777777">
      <w:pPr>
        <w:rPr>
          <w:sz w:val="20"/>
          <w:szCs w:val="20"/>
        </w:rPr>
      </w:pPr>
      <w:r w:rsidRPr="000E6F59">
        <w:rPr>
          <w:sz w:val="20"/>
          <w:szCs w:val="20"/>
        </w:rPr>
        <w:t xml:space="preserve">An overview of the Project's stakeholders and partners is presented in the </w:t>
      </w:r>
      <w:r w:rsidRPr="00E527FF">
        <w:rPr>
          <w:sz w:val="20"/>
          <w:szCs w:val="20"/>
        </w:rPr>
        <w:t>following table:</w:t>
      </w:r>
    </w:p>
    <w:p w:rsidRPr="000E6F59" w:rsidR="00E82C1B" w:rsidP="00E82C1B" w:rsidRDefault="00E82C1B" w14:paraId="6FAB0976" w14:textId="77777777">
      <w:pPr>
        <w:rPr>
          <w:sz w:val="20"/>
          <w:szCs w:val="20"/>
        </w:rPr>
      </w:pPr>
    </w:p>
    <w:tbl>
      <w:tblPr>
        <w:tblW w:w="961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694"/>
        <w:gridCol w:w="6917"/>
      </w:tblGrid>
      <w:tr w:rsidRPr="000E6F59" w:rsidR="00E82C1B" w:rsidTr="00422D19" w14:paraId="22363386" w14:textId="77777777">
        <w:trPr>
          <w:trHeight w:val="133"/>
          <w:tblHeader/>
        </w:trPr>
        <w:tc>
          <w:tcPr>
            <w:tcW w:w="2694" w:type="dxa"/>
          </w:tcPr>
          <w:p w:rsidRPr="000E6F59" w:rsidR="00E82C1B" w:rsidP="00485EF1" w:rsidRDefault="00E82C1B" w14:paraId="0F96EF94" w14:textId="77777777">
            <w:pPr>
              <w:spacing w:before="20" w:after="40"/>
              <w:rPr>
                <w:rFonts w:ascii="Times New Roman Bold" w:hAnsi="Times New Roman Bold"/>
                <w:b/>
                <w:smallCaps/>
              </w:rPr>
            </w:pPr>
            <w:r w:rsidRPr="000E6F59">
              <w:rPr>
                <w:rFonts w:ascii="Times New Roman Bold" w:hAnsi="Times New Roman Bold"/>
                <w:b/>
                <w:smallCaps/>
              </w:rPr>
              <w:t>Stakeholder</w:t>
            </w:r>
          </w:p>
        </w:tc>
        <w:tc>
          <w:tcPr>
            <w:tcW w:w="6917" w:type="dxa"/>
          </w:tcPr>
          <w:p w:rsidRPr="000E6F59" w:rsidR="00E82C1B" w:rsidP="00485EF1" w:rsidRDefault="00E82C1B" w14:paraId="2C71BB96" w14:textId="77777777">
            <w:pPr>
              <w:spacing w:before="20" w:after="40"/>
              <w:rPr>
                <w:rFonts w:ascii="Times New Roman Bold" w:hAnsi="Times New Roman Bold"/>
                <w:b/>
                <w:smallCaps/>
              </w:rPr>
            </w:pPr>
            <w:r w:rsidRPr="000E6F59">
              <w:rPr>
                <w:rFonts w:ascii="Times New Roman Bold" w:hAnsi="Times New Roman Bold"/>
                <w:b/>
                <w:smallCaps/>
              </w:rPr>
              <w:t>Role</w:t>
            </w:r>
          </w:p>
        </w:tc>
      </w:tr>
      <w:tr w:rsidRPr="00376EC5" w:rsidR="00E82C1B" w:rsidTr="00422D19" w14:paraId="28FFD97A" w14:textId="77777777">
        <w:trPr>
          <w:trHeight w:val="133"/>
        </w:trPr>
        <w:tc>
          <w:tcPr>
            <w:tcW w:w="2694" w:type="dxa"/>
          </w:tcPr>
          <w:p w:rsidRPr="001C0356" w:rsidR="00E82C1B" w:rsidP="00485EF1" w:rsidRDefault="00D845FC" w14:paraId="146360D7" w14:textId="77777777">
            <w:pPr>
              <w:spacing w:before="20" w:after="40"/>
              <w:jc w:val="left"/>
              <w:rPr>
                <w:sz w:val="20"/>
                <w:lang w:val="es-PA"/>
              </w:rPr>
            </w:pPr>
            <w:r w:rsidRPr="001C0356">
              <w:rPr>
                <w:sz w:val="20"/>
                <w:lang w:val="es-PA"/>
              </w:rPr>
              <w:t>Estación</w:t>
            </w:r>
            <w:r w:rsidRPr="001C0356" w:rsidR="00E82C1B">
              <w:rPr>
                <w:sz w:val="20"/>
                <w:lang w:val="es-PA"/>
              </w:rPr>
              <w:t xml:space="preserve"> Experimental "Indio Hatuey" (EEIH)</w:t>
            </w:r>
          </w:p>
        </w:tc>
        <w:tc>
          <w:tcPr>
            <w:tcW w:w="6917" w:type="dxa"/>
          </w:tcPr>
          <w:p w:rsidRPr="00376EC5" w:rsidR="00E82C1B" w:rsidP="00485EF1" w:rsidRDefault="00816F3F" w14:paraId="4386E4AF" w14:textId="77777777">
            <w:pPr>
              <w:spacing w:before="20" w:after="40"/>
              <w:rPr>
                <w:sz w:val="20"/>
              </w:rPr>
            </w:pPr>
            <w:r w:rsidRPr="00816F3F">
              <w:rPr>
                <w:sz w:val="20"/>
              </w:rPr>
              <w:t xml:space="preserve">National project coordination (PMT) and leader of Working Groups for Outcomes 2 and 3. </w:t>
            </w:r>
          </w:p>
        </w:tc>
      </w:tr>
      <w:tr w:rsidRPr="003D5BAD" w:rsidR="00E82C1B" w:rsidTr="00422D19" w14:paraId="5EE34B07" w14:textId="77777777">
        <w:trPr>
          <w:trHeight w:val="133"/>
        </w:trPr>
        <w:tc>
          <w:tcPr>
            <w:tcW w:w="2694" w:type="dxa"/>
          </w:tcPr>
          <w:p w:rsidRPr="000E6F59" w:rsidR="00E82C1B" w:rsidP="00485EF1" w:rsidRDefault="00E82C1B" w14:paraId="7A46F73B" w14:textId="77777777">
            <w:pPr>
              <w:spacing w:before="20" w:after="40"/>
              <w:jc w:val="left"/>
              <w:rPr>
                <w:sz w:val="20"/>
              </w:rPr>
            </w:pPr>
            <w:r w:rsidRPr="000E6F59">
              <w:rPr>
                <w:sz w:val="20"/>
              </w:rPr>
              <w:t>Cubaenergía</w:t>
            </w:r>
          </w:p>
        </w:tc>
        <w:tc>
          <w:tcPr>
            <w:tcW w:w="6917" w:type="dxa"/>
          </w:tcPr>
          <w:p w:rsidRPr="003D5BAD" w:rsidR="00E82C1B" w:rsidP="000C5F76" w:rsidRDefault="00E21076" w14:paraId="0F879171" w14:textId="77777777">
            <w:pPr>
              <w:spacing w:before="20" w:after="40"/>
              <w:rPr>
                <w:sz w:val="20"/>
                <w:lang w:val="en-US"/>
              </w:rPr>
            </w:pPr>
            <w:r w:rsidRPr="00E21076">
              <w:rPr>
                <w:sz w:val="20"/>
              </w:rPr>
              <w:t xml:space="preserve">As Coordinator of Working Group for Outcome 1, </w:t>
            </w:r>
            <w:r>
              <w:rPr>
                <w:sz w:val="20"/>
              </w:rPr>
              <w:t xml:space="preserve">Cubaenergía </w:t>
            </w:r>
            <w:r w:rsidRPr="00E21076">
              <w:rPr>
                <w:sz w:val="20"/>
              </w:rPr>
              <w:t xml:space="preserve">will coordinate the tasks related to the strengthening of the regulatory frameworks, </w:t>
            </w:r>
            <w:r>
              <w:rPr>
                <w:sz w:val="20"/>
              </w:rPr>
              <w:t>a</w:t>
            </w:r>
            <w:r w:rsidRPr="00E21076">
              <w:rPr>
                <w:sz w:val="20"/>
              </w:rPr>
              <w:t xml:space="preserve">ccess </w:t>
            </w:r>
            <w:r>
              <w:rPr>
                <w:sz w:val="20"/>
              </w:rPr>
              <w:t>and analyse</w:t>
            </w:r>
            <w:r w:rsidRPr="00E21076">
              <w:rPr>
                <w:sz w:val="20"/>
              </w:rPr>
              <w:t>s of information to base decision-making and the formulation of strategy and program proposals. To this end, Cubaenergía will work closely wit</w:t>
            </w:r>
            <w:r>
              <w:rPr>
                <w:sz w:val="20"/>
              </w:rPr>
              <w:t>h</w:t>
            </w:r>
            <w:r w:rsidRPr="00E21076">
              <w:rPr>
                <w:sz w:val="20"/>
              </w:rPr>
              <w:t xml:space="preserve"> </w:t>
            </w:r>
            <w:r>
              <w:rPr>
                <w:sz w:val="20"/>
              </w:rPr>
              <w:t>national e</w:t>
            </w:r>
            <w:r w:rsidRPr="00E21076">
              <w:rPr>
                <w:sz w:val="20"/>
              </w:rPr>
              <w:t>ntities such as the Direction of Renewable Energies of the Ministr</w:t>
            </w:r>
            <w:r>
              <w:rPr>
                <w:sz w:val="20"/>
              </w:rPr>
              <w:t>y</w:t>
            </w:r>
            <w:r w:rsidRPr="00E21076">
              <w:rPr>
                <w:sz w:val="20"/>
              </w:rPr>
              <w:t xml:space="preserve"> of Energy and Mines, the Direction of Integral Energy of the Ministry of Agriculture, the National Association of Small</w:t>
            </w:r>
            <w:r w:rsidR="000C5F76">
              <w:rPr>
                <w:sz w:val="20"/>
              </w:rPr>
              <w:t xml:space="preserve"> Farmers</w:t>
            </w:r>
            <w:r w:rsidRPr="00E21076">
              <w:rPr>
                <w:sz w:val="20"/>
              </w:rPr>
              <w:t xml:space="preserve"> and the National Office of Statistics and Information.</w:t>
            </w:r>
            <w:r>
              <w:rPr>
                <w:rFonts w:ascii="Arial" w:hAnsi="Arial" w:cs="Arial"/>
                <w:color w:val="333333"/>
                <w:lang w:val="en-US" w:eastAsia="es-PA"/>
              </w:rPr>
              <w:t xml:space="preserve"> </w:t>
            </w:r>
            <w:r w:rsidRPr="00E21076">
              <w:rPr>
                <w:rFonts w:ascii="Arial" w:hAnsi="Arial" w:cs="Arial"/>
                <w:color w:val="333333"/>
                <w:lang w:val="en-US" w:eastAsia="es-PA"/>
              </w:rPr>
              <w:t xml:space="preserve"> </w:t>
            </w:r>
          </w:p>
        </w:tc>
      </w:tr>
      <w:tr w:rsidRPr="000E6F59" w:rsidR="00E82C1B" w:rsidTr="00422D19" w14:paraId="61217512" w14:textId="77777777">
        <w:trPr>
          <w:trHeight w:val="133"/>
        </w:trPr>
        <w:tc>
          <w:tcPr>
            <w:tcW w:w="2694" w:type="dxa"/>
          </w:tcPr>
          <w:p w:rsidRPr="000E6F59" w:rsidR="00E82C1B" w:rsidP="00485EF1" w:rsidRDefault="00E82C1B" w14:paraId="50C24779" w14:textId="77777777">
            <w:pPr>
              <w:spacing w:before="20" w:after="40"/>
              <w:jc w:val="left"/>
              <w:rPr>
                <w:sz w:val="20"/>
              </w:rPr>
            </w:pPr>
            <w:r w:rsidRPr="000E6F59">
              <w:rPr>
                <w:sz w:val="20"/>
              </w:rPr>
              <w:t>Ministry of Science, Technology and Environment (CITMA)</w:t>
            </w:r>
          </w:p>
        </w:tc>
        <w:tc>
          <w:tcPr>
            <w:tcW w:w="6917" w:type="dxa"/>
          </w:tcPr>
          <w:p w:rsidRPr="000E6F59" w:rsidR="00E82C1B" w:rsidP="0060659E" w:rsidRDefault="0060659E" w14:paraId="483CD76E" w14:textId="77777777">
            <w:pPr>
              <w:spacing w:before="20" w:after="40"/>
              <w:rPr>
                <w:sz w:val="20"/>
              </w:rPr>
            </w:pPr>
            <w:r>
              <w:rPr>
                <w:sz w:val="20"/>
              </w:rPr>
              <w:t xml:space="preserve">Supervise the alignment of </w:t>
            </w:r>
            <w:r w:rsidRPr="000E6F59" w:rsidR="00E82C1B">
              <w:rPr>
                <w:sz w:val="20"/>
              </w:rPr>
              <w:t>the project with climate chang</w:t>
            </w:r>
            <w:r>
              <w:rPr>
                <w:sz w:val="20"/>
              </w:rPr>
              <w:t>e and environmental policies. The Director of International Relations of CITMA is the GEF Focal Point. CITMA is also the state institution with the mandate coordinate the national policy on technology matters.</w:t>
            </w:r>
          </w:p>
        </w:tc>
      </w:tr>
      <w:tr w:rsidRPr="000E6F59" w:rsidR="00E82C1B" w:rsidTr="00422D19" w14:paraId="2CE9732A" w14:textId="77777777">
        <w:trPr>
          <w:trHeight w:val="133"/>
        </w:trPr>
        <w:tc>
          <w:tcPr>
            <w:tcW w:w="2694" w:type="dxa"/>
          </w:tcPr>
          <w:p w:rsidRPr="000E6F59" w:rsidR="00E82C1B" w:rsidP="00485EF1" w:rsidRDefault="00E82C1B" w14:paraId="5B9512C6" w14:textId="77777777">
            <w:pPr>
              <w:spacing w:before="20" w:after="40"/>
              <w:jc w:val="left"/>
              <w:rPr>
                <w:sz w:val="20"/>
              </w:rPr>
            </w:pPr>
            <w:r w:rsidRPr="000E6F59">
              <w:rPr>
                <w:sz w:val="20"/>
              </w:rPr>
              <w:t>Ministry of Trade and Foreign Investment (MINCEX)</w:t>
            </w:r>
          </w:p>
        </w:tc>
        <w:tc>
          <w:tcPr>
            <w:tcW w:w="6917" w:type="dxa"/>
          </w:tcPr>
          <w:p w:rsidRPr="000E6F59" w:rsidR="00E82C1B" w:rsidP="0060659E" w:rsidRDefault="0060659E" w14:paraId="00FE0A9A" w14:textId="77777777">
            <w:pPr>
              <w:spacing w:before="20" w:after="40"/>
              <w:rPr>
                <w:sz w:val="20"/>
              </w:rPr>
            </w:pPr>
            <w:r>
              <w:rPr>
                <w:sz w:val="20"/>
              </w:rPr>
              <w:t>MINCEX is the national state organization that supervises the overall international cooperation activities. One of its enterprises (EMED) is in charge of</w:t>
            </w:r>
            <w:r w:rsidRPr="000E6F59" w:rsidR="00E82C1B">
              <w:rPr>
                <w:sz w:val="20"/>
              </w:rPr>
              <w:t xml:space="preserve"> import</w:t>
            </w:r>
            <w:r>
              <w:rPr>
                <w:sz w:val="20"/>
              </w:rPr>
              <w:t>ing</w:t>
            </w:r>
            <w:r w:rsidRPr="000E6F59" w:rsidR="00E82C1B">
              <w:rPr>
                <w:sz w:val="20"/>
              </w:rPr>
              <w:t xml:space="preserve"> equipment </w:t>
            </w:r>
            <w:r>
              <w:rPr>
                <w:sz w:val="20"/>
              </w:rPr>
              <w:t>required for international cooperation projects.</w:t>
            </w:r>
          </w:p>
        </w:tc>
      </w:tr>
      <w:tr w:rsidRPr="000E6F59" w:rsidR="00E82C1B" w:rsidTr="00422D19" w14:paraId="3396A138" w14:textId="77777777">
        <w:trPr>
          <w:trHeight w:val="133"/>
        </w:trPr>
        <w:tc>
          <w:tcPr>
            <w:tcW w:w="2694" w:type="dxa"/>
          </w:tcPr>
          <w:p w:rsidRPr="00816F3F" w:rsidR="00E82C1B" w:rsidP="00485EF1" w:rsidRDefault="003727AA" w14:paraId="12F3D519" w14:textId="77777777">
            <w:pPr>
              <w:spacing w:before="20" w:after="40"/>
              <w:jc w:val="left"/>
              <w:rPr>
                <w:sz w:val="20"/>
              </w:rPr>
            </w:pPr>
            <w:r w:rsidRPr="00816F3F">
              <w:rPr>
                <w:sz w:val="20"/>
              </w:rPr>
              <w:t>Ministry of  Energy and M</w:t>
            </w:r>
            <w:r w:rsidRPr="00816F3F" w:rsidR="00E82C1B">
              <w:rPr>
                <w:sz w:val="20"/>
              </w:rPr>
              <w:t>ines (MINEM)</w:t>
            </w:r>
          </w:p>
        </w:tc>
        <w:tc>
          <w:tcPr>
            <w:tcW w:w="6917" w:type="dxa"/>
          </w:tcPr>
          <w:p w:rsidRPr="00816F3F" w:rsidR="00E82C1B" w:rsidP="00816F3F" w:rsidRDefault="00E82C1B" w14:paraId="2F42DFF6" w14:textId="77777777">
            <w:pPr>
              <w:spacing w:before="20" w:after="40"/>
              <w:rPr>
                <w:sz w:val="20"/>
              </w:rPr>
            </w:pPr>
            <w:r w:rsidRPr="00816F3F">
              <w:rPr>
                <w:sz w:val="20"/>
              </w:rPr>
              <w:t>Define local, sector and national renewable energy strategies; to evaluate and select pilot investments; to implement training activities for stakeholders; to provide support for the installation, operation and maintenance of equipment; dissemination of the technology among potential end-users; to evaluate the national potential of bio-energy options; and to carry out economic evaluations</w:t>
            </w:r>
            <w:r w:rsidR="00816F3F">
              <w:rPr>
                <w:sz w:val="20"/>
              </w:rPr>
              <w:t>.</w:t>
            </w:r>
          </w:p>
        </w:tc>
      </w:tr>
      <w:tr w:rsidRPr="00816F3F" w:rsidR="00E82C1B" w:rsidTr="00422D19" w14:paraId="035CCB04" w14:textId="77777777">
        <w:trPr>
          <w:trHeight w:val="133"/>
        </w:trPr>
        <w:tc>
          <w:tcPr>
            <w:tcW w:w="2694" w:type="dxa"/>
          </w:tcPr>
          <w:p w:rsidRPr="000E6F59" w:rsidR="00E82C1B" w:rsidP="00485EF1" w:rsidRDefault="00E82C1B" w14:paraId="34B3B00F" w14:textId="77777777">
            <w:pPr>
              <w:spacing w:before="20" w:after="40"/>
              <w:jc w:val="left"/>
              <w:rPr>
                <w:sz w:val="20"/>
                <w:highlight w:val="yellow"/>
              </w:rPr>
            </w:pPr>
            <w:r w:rsidRPr="00816F3F">
              <w:rPr>
                <w:sz w:val="20"/>
              </w:rPr>
              <w:t xml:space="preserve">Ministry of </w:t>
            </w:r>
            <w:r w:rsidR="000B4415">
              <w:rPr>
                <w:sz w:val="20"/>
              </w:rPr>
              <w:t xml:space="preserve"> </w:t>
            </w:r>
            <w:r w:rsidRPr="00816F3F">
              <w:rPr>
                <w:sz w:val="20"/>
              </w:rPr>
              <w:t>Industry (MINDUS)</w:t>
            </w:r>
          </w:p>
        </w:tc>
        <w:tc>
          <w:tcPr>
            <w:tcW w:w="6917" w:type="dxa"/>
          </w:tcPr>
          <w:p w:rsidRPr="00816F3F" w:rsidR="00E82C1B" w:rsidP="00EB1FE8" w:rsidRDefault="00EB1FE8" w14:paraId="6C75EEF3" w14:textId="77777777">
            <w:pPr>
              <w:spacing w:before="20" w:after="40"/>
              <w:rPr>
                <w:sz w:val="20"/>
                <w:highlight w:val="yellow"/>
              </w:rPr>
            </w:pPr>
            <w:r>
              <w:rPr>
                <w:sz w:val="20"/>
              </w:rPr>
              <w:t>Establishes industrial development policies and strategies. It i</w:t>
            </w:r>
            <w:r w:rsidRPr="00816F3F" w:rsidR="00816F3F">
              <w:rPr>
                <w:sz w:val="20"/>
              </w:rPr>
              <w:t>s</w:t>
            </w:r>
            <w:r>
              <w:rPr>
                <w:sz w:val="20"/>
              </w:rPr>
              <w:t xml:space="preserve"> also</w:t>
            </w:r>
            <w:r w:rsidRPr="00816F3F" w:rsidR="00816F3F">
              <w:rPr>
                <w:sz w:val="20"/>
              </w:rPr>
              <w:t xml:space="preserve"> responsible for the companies in charge of the manufacturing of</w:t>
            </w:r>
            <w:r>
              <w:rPr>
                <w:sz w:val="20"/>
              </w:rPr>
              <w:t xml:space="preserve"> the biodiesel plants,</w:t>
            </w:r>
            <w:r w:rsidRPr="00816F3F" w:rsidR="00816F3F">
              <w:rPr>
                <w:sz w:val="20"/>
              </w:rPr>
              <w:t xml:space="preserve"> geomembrane for bio-digesters</w:t>
            </w:r>
            <w:r>
              <w:rPr>
                <w:sz w:val="20"/>
              </w:rPr>
              <w:t>, and biogas appliances</w:t>
            </w:r>
          </w:p>
        </w:tc>
      </w:tr>
      <w:tr w:rsidRPr="000E6F59" w:rsidR="00E82C1B" w:rsidTr="00422D19" w14:paraId="744092BE" w14:textId="77777777">
        <w:trPr>
          <w:trHeight w:val="133"/>
        </w:trPr>
        <w:tc>
          <w:tcPr>
            <w:tcW w:w="2694" w:type="dxa"/>
          </w:tcPr>
          <w:p w:rsidRPr="000E6F59" w:rsidR="00E82C1B" w:rsidP="00485EF1" w:rsidRDefault="00E82C1B" w14:paraId="19E51586" w14:textId="77777777">
            <w:pPr>
              <w:spacing w:before="20" w:after="40"/>
              <w:jc w:val="left"/>
              <w:rPr>
                <w:sz w:val="20"/>
              </w:rPr>
            </w:pPr>
            <w:r w:rsidRPr="000E6F59">
              <w:rPr>
                <w:sz w:val="20"/>
              </w:rPr>
              <w:t>Ministry of</w:t>
            </w:r>
            <w:r w:rsidR="000B4415">
              <w:rPr>
                <w:sz w:val="20"/>
              </w:rPr>
              <w:t xml:space="preserve"> </w:t>
            </w:r>
            <w:r w:rsidRPr="000E6F59">
              <w:rPr>
                <w:sz w:val="20"/>
              </w:rPr>
              <w:t xml:space="preserve"> Economy and Planning (MEP)</w:t>
            </w:r>
          </w:p>
        </w:tc>
        <w:tc>
          <w:tcPr>
            <w:tcW w:w="6917" w:type="dxa"/>
          </w:tcPr>
          <w:p w:rsidRPr="000E6F59" w:rsidR="00E82C1B" w:rsidP="00485EF1" w:rsidRDefault="00E82C1B" w14:paraId="04776A95" w14:textId="77777777">
            <w:pPr>
              <w:spacing w:before="20" w:after="40"/>
              <w:rPr>
                <w:sz w:val="20"/>
              </w:rPr>
            </w:pPr>
            <w:r w:rsidRPr="000E6F59">
              <w:rPr>
                <w:sz w:val="20"/>
              </w:rPr>
              <w:t xml:space="preserve">Provide inputs for the development and implementation of policy and regulation to </w:t>
            </w:r>
            <w:r w:rsidRPr="000E6F59" w:rsidR="00D845FC">
              <w:rPr>
                <w:sz w:val="20"/>
              </w:rPr>
              <w:t>incentivize</w:t>
            </w:r>
            <w:r w:rsidRPr="000E6F59">
              <w:rPr>
                <w:sz w:val="20"/>
              </w:rPr>
              <w:t xml:space="preserve"> national markets for biogas and biodiesel; to establish financial mechanisms and incentives to stimulate these technologies in synergy with national programmes targeting the agricultural, farming and rural sectors; to identify opportunities to stimulate participation of the national industry in the design and production of biogas and biodiesel systems, and to provide technical support for installation and maintenance.</w:t>
            </w:r>
          </w:p>
        </w:tc>
      </w:tr>
      <w:tr w:rsidRPr="000E6F59" w:rsidR="00E82C1B" w:rsidTr="00422D19" w14:paraId="48103C71" w14:textId="77777777">
        <w:trPr>
          <w:trHeight w:val="133"/>
        </w:trPr>
        <w:tc>
          <w:tcPr>
            <w:tcW w:w="2694" w:type="dxa"/>
          </w:tcPr>
          <w:p w:rsidRPr="000E6F59" w:rsidR="00E82C1B" w:rsidP="00485EF1" w:rsidRDefault="00E82C1B" w14:paraId="6C4A8133" w14:textId="77777777">
            <w:pPr>
              <w:spacing w:before="20" w:after="40"/>
              <w:jc w:val="left"/>
              <w:rPr>
                <w:sz w:val="20"/>
              </w:rPr>
            </w:pPr>
            <w:r w:rsidRPr="000E6F59">
              <w:rPr>
                <w:sz w:val="20"/>
              </w:rPr>
              <w:t xml:space="preserve">Ministry of </w:t>
            </w:r>
            <w:r w:rsidR="000B4415">
              <w:rPr>
                <w:sz w:val="20"/>
              </w:rPr>
              <w:t xml:space="preserve"> </w:t>
            </w:r>
            <w:r w:rsidRPr="000E6F59">
              <w:rPr>
                <w:sz w:val="20"/>
              </w:rPr>
              <w:t>Finance and Prices (MFP)</w:t>
            </w:r>
          </w:p>
        </w:tc>
        <w:tc>
          <w:tcPr>
            <w:tcW w:w="6917" w:type="dxa"/>
          </w:tcPr>
          <w:p w:rsidRPr="000E6F59" w:rsidR="00E82C1B" w:rsidP="00485EF1" w:rsidRDefault="00E82C1B" w14:paraId="014B7D3D" w14:textId="77777777">
            <w:pPr>
              <w:spacing w:before="20" w:after="40"/>
              <w:rPr>
                <w:sz w:val="20"/>
              </w:rPr>
            </w:pPr>
            <w:r w:rsidRPr="000E6F59">
              <w:rPr>
                <w:sz w:val="20"/>
              </w:rPr>
              <w:t>Define a pricing methodology for Jatropha nuts and for marketable products, including biogas, biodiesel, bio-fertilizer, co-products, and for electric energy produced from biomass and biogas</w:t>
            </w:r>
          </w:p>
        </w:tc>
      </w:tr>
      <w:tr w:rsidRPr="000E6F59" w:rsidR="00E82C1B" w:rsidTr="00422D19" w14:paraId="245D17A5" w14:textId="77777777">
        <w:trPr>
          <w:trHeight w:val="133"/>
        </w:trPr>
        <w:tc>
          <w:tcPr>
            <w:tcW w:w="2694" w:type="dxa"/>
          </w:tcPr>
          <w:p w:rsidRPr="000E6F59" w:rsidR="00E82C1B" w:rsidP="00485EF1" w:rsidRDefault="00E82C1B" w14:paraId="31EB8622" w14:textId="77777777">
            <w:pPr>
              <w:spacing w:before="20" w:after="40"/>
              <w:rPr>
                <w:sz w:val="20"/>
              </w:rPr>
            </w:pPr>
            <w:r w:rsidRPr="000E6F59">
              <w:rPr>
                <w:sz w:val="20"/>
              </w:rPr>
              <w:t>Ministry of Agriculture (MINAG)</w:t>
            </w:r>
          </w:p>
        </w:tc>
        <w:tc>
          <w:tcPr>
            <w:tcW w:w="6917" w:type="dxa"/>
          </w:tcPr>
          <w:p w:rsidRPr="000E6F59" w:rsidR="00E82C1B" w:rsidP="00485EF1" w:rsidRDefault="00E82C1B" w14:paraId="33858571" w14:textId="77777777">
            <w:pPr>
              <w:spacing w:before="20" w:after="40"/>
              <w:rPr>
                <w:sz w:val="20"/>
              </w:rPr>
            </w:pPr>
            <w:r w:rsidRPr="000E6F59">
              <w:rPr>
                <w:sz w:val="20"/>
              </w:rPr>
              <w:t>Definition of supportive policies and regulation for biogas and biodiesel markets; to define financial mechanisms and incentives; to test and evaluate the operation of bio-energy systems by the target group under field conditions; to assist in training activities; to adapt and evaluate effluent management practices, the production and application of bio-fertilizers; installation and O&amp;M aspects; end-user awareness and training; and economic evaluation of technologies</w:t>
            </w:r>
          </w:p>
        </w:tc>
      </w:tr>
      <w:tr w:rsidRPr="000E6F59" w:rsidR="00E82C1B" w:rsidTr="00422D19" w14:paraId="6C3376F8" w14:textId="77777777">
        <w:trPr>
          <w:trHeight w:val="133"/>
        </w:trPr>
        <w:tc>
          <w:tcPr>
            <w:tcW w:w="2694" w:type="dxa"/>
          </w:tcPr>
          <w:p w:rsidRPr="000E6F59" w:rsidR="00E82C1B" w:rsidP="00485EF1" w:rsidRDefault="00E82C1B" w14:paraId="2260D562" w14:textId="77777777">
            <w:pPr>
              <w:spacing w:before="20" w:after="40"/>
              <w:rPr>
                <w:sz w:val="20"/>
              </w:rPr>
            </w:pPr>
            <w:r w:rsidRPr="000E6F59">
              <w:rPr>
                <w:sz w:val="20"/>
              </w:rPr>
              <w:t>National Association of Small Farmers (ANAP)</w:t>
            </w:r>
          </w:p>
        </w:tc>
        <w:tc>
          <w:tcPr>
            <w:tcW w:w="6917" w:type="dxa"/>
          </w:tcPr>
          <w:p w:rsidRPr="000E6F59" w:rsidR="00E82C1B" w:rsidP="003D5BAD" w:rsidRDefault="003D5BAD" w14:paraId="77E6CC2B" w14:textId="77777777">
            <w:pPr>
              <w:spacing w:before="20" w:after="40"/>
              <w:rPr>
                <w:sz w:val="20"/>
                <w:highlight w:val="yellow"/>
              </w:rPr>
            </w:pPr>
            <w:r w:rsidRPr="00816F3F">
              <w:rPr>
                <w:sz w:val="20"/>
              </w:rPr>
              <w:t xml:space="preserve">Support to </w:t>
            </w:r>
            <w:r w:rsidRPr="000E6F59">
              <w:rPr>
                <w:sz w:val="20"/>
              </w:rPr>
              <w:t>test</w:t>
            </w:r>
            <w:r w:rsidR="004C2AAD">
              <w:rPr>
                <w:sz w:val="20"/>
              </w:rPr>
              <w:t>ing and evaluation of</w:t>
            </w:r>
            <w:r w:rsidRPr="000E6F59">
              <w:rPr>
                <w:sz w:val="20"/>
              </w:rPr>
              <w:t xml:space="preserve"> the operation of bio-energy systems by the target group under field conditions; to assist in training activities; to adapt and evaluate effluent management practices, the production and application of bio-fertilizers; installation and O&amp;M aspects; end-user awareness and training; and economic evaluation of technologies</w:t>
            </w:r>
            <w:r w:rsidR="00816F3F">
              <w:rPr>
                <w:sz w:val="20"/>
              </w:rPr>
              <w:t>.</w:t>
            </w:r>
          </w:p>
        </w:tc>
      </w:tr>
      <w:tr w:rsidRPr="000E6F59" w:rsidR="00E82C1B" w:rsidTr="00422D19" w14:paraId="7188FE87" w14:textId="77777777">
        <w:trPr>
          <w:trHeight w:val="133"/>
        </w:trPr>
        <w:tc>
          <w:tcPr>
            <w:tcW w:w="2694" w:type="dxa"/>
          </w:tcPr>
          <w:p w:rsidRPr="000E6F59" w:rsidR="00E82C1B" w:rsidP="00485EF1" w:rsidRDefault="00E82C1B" w14:paraId="0D67F0EC" w14:textId="77777777">
            <w:pPr>
              <w:spacing w:before="20" w:after="40"/>
              <w:rPr>
                <w:sz w:val="20"/>
                <w:highlight w:val="yellow"/>
              </w:rPr>
            </w:pPr>
            <w:r w:rsidRPr="000E6F59">
              <w:rPr>
                <w:sz w:val="20"/>
              </w:rPr>
              <w:t>Ministry of Higher Education (MES)</w:t>
            </w:r>
          </w:p>
        </w:tc>
        <w:tc>
          <w:tcPr>
            <w:tcW w:w="6917" w:type="dxa"/>
          </w:tcPr>
          <w:p w:rsidRPr="000E6F59" w:rsidR="00E82C1B" w:rsidP="00485EF1" w:rsidRDefault="00E82C1B" w14:paraId="679245B4" w14:textId="77777777">
            <w:pPr>
              <w:spacing w:before="20" w:after="40"/>
              <w:rPr>
                <w:sz w:val="20"/>
                <w:highlight w:val="yellow"/>
              </w:rPr>
            </w:pPr>
            <w:r w:rsidRPr="000E6F59">
              <w:rPr>
                <w:sz w:val="20"/>
              </w:rPr>
              <w:t>Implement innovation and local knowledge management strategies; to assess climate change benefits; to assess and select appropriate technologies; to participate in training activities and to accompany the design, installation, operation and evaluation process of pilot plants</w:t>
            </w:r>
          </w:p>
        </w:tc>
      </w:tr>
    </w:tbl>
    <w:p w:rsidR="00E82C1B" w:rsidP="00E82C1B" w:rsidRDefault="00E82C1B" w14:paraId="2F996FB7" w14:textId="77777777"/>
    <w:p w:rsidRPr="000E6F59" w:rsidR="00E527FF" w:rsidP="00E82C1B" w:rsidRDefault="00E527FF" w14:paraId="2C5F7DE6" w14:textId="77777777"/>
    <w:p w:rsidR="00E82C1B" w:rsidP="00E82C1B" w:rsidRDefault="00E82C1B" w14:paraId="666D9FCB" w14:textId="20F3A479">
      <w:pPr>
        <w:pStyle w:val="Heading1"/>
      </w:pPr>
      <w:bookmarkStart w:name="_Toc390516914" w:id="126"/>
      <w:bookmarkStart w:name="_Toc424291812" w:id="127"/>
      <w:r w:rsidRPr="009C273C">
        <w:t>Monitoring Framework and Evaluation</w:t>
      </w:r>
      <w:bookmarkEnd w:id="126"/>
      <w:bookmarkEnd w:id="127"/>
    </w:p>
    <w:p w:rsidRPr="00410BBE" w:rsidR="00410BBE" w:rsidP="00410BBE" w:rsidRDefault="00410BBE" w14:paraId="32ABEE57" w14:textId="77777777"/>
    <w:p w:rsidRPr="000E6F59" w:rsidR="00E82C1B" w:rsidP="00E82C1B" w:rsidRDefault="00E82C1B" w14:paraId="16981447" w14:textId="77777777">
      <w:pPr>
        <w:rPr>
          <w:szCs w:val="22"/>
        </w:rPr>
      </w:pPr>
      <w:r w:rsidRPr="000E6F59">
        <w:rPr>
          <w:szCs w:val="22"/>
        </w:rPr>
        <w:t>Project monitoring and evaluation (M&amp;E) will be conducted in accordance with established UNDP and GEF procedures and be led by the project team and the UNDP Country Office (UNDP CO) with support from UNDP/GEF. The Strategic Results Framework (SRF, see Section II) provides performance and impact indicators with their corresponding means of verification. The SRF will be the reference for monitoring the Project's implementation and for (independent) evaluation of performance and impact. The Project Management Team will prepare a detailed M&amp;E plan to be presented at the Inception Workshop. This Workshop (see below) provides a platform for reviewing and fine-tuning of indicators and means of verification, in a manner consistent with the expected outcomes for the project.</w:t>
      </w:r>
    </w:p>
    <w:p w:rsidRPr="000E6F59" w:rsidR="00E82C1B" w:rsidP="00E82C1B" w:rsidRDefault="00E82C1B" w14:paraId="634E9FFD" w14:textId="77777777">
      <w:pPr>
        <w:rPr>
          <w:szCs w:val="22"/>
        </w:rPr>
      </w:pPr>
    </w:p>
    <w:p w:rsidRPr="000E6F59" w:rsidR="00E82C1B" w:rsidP="00E82C1B" w:rsidRDefault="00551B59" w14:paraId="5A5C8F97" w14:textId="44E13D07">
      <w:pPr>
        <w:pStyle w:val="Heading2"/>
      </w:pPr>
      <w:bookmarkStart w:name="_Toc390516275" w:id="128"/>
      <w:bookmarkStart w:name="_Toc390516915" w:id="129"/>
      <w:bookmarkStart w:name="_Toc424291813" w:id="130"/>
      <w:r>
        <w:t>Inception w</w:t>
      </w:r>
      <w:r w:rsidRPr="000E6F59" w:rsidR="00E82C1B">
        <w:t>orkshop</w:t>
      </w:r>
      <w:bookmarkEnd w:id="128"/>
      <w:bookmarkEnd w:id="129"/>
      <w:bookmarkEnd w:id="130"/>
    </w:p>
    <w:p w:rsidRPr="000E6F59" w:rsidR="00E82C1B" w:rsidP="003727AA" w:rsidRDefault="00E82C1B" w14:paraId="2BFD762A" w14:textId="77777777">
      <w:pPr>
        <w:pStyle w:val="ParaCharChar"/>
        <w:spacing w:after="60"/>
        <w:jc w:val="both"/>
        <w:rPr>
          <w:rFonts w:cs="Times New Roman"/>
          <w:sz w:val="22"/>
          <w:szCs w:val="22"/>
          <w:lang w:val="en-GB"/>
        </w:rPr>
      </w:pPr>
      <w:r w:rsidRPr="000E6F59">
        <w:rPr>
          <w:rFonts w:cs="Times New Roman"/>
          <w:sz w:val="22"/>
          <w:szCs w:val="22"/>
          <w:lang w:val="en-GB"/>
        </w:rPr>
        <w:t xml:space="preserve">A Project Inception Workshop will be held within the first 2 months of Project commencement with those entities with assigned roles in the Project's organization structure, UNDP Country Office </w:t>
      </w:r>
      <w:r w:rsidRPr="000E6F59" w:rsidR="00D845FC">
        <w:rPr>
          <w:rFonts w:cs="Times New Roman"/>
          <w:sz w:val="22"/>
          <w:szCs w:val="22"/>
          <w:lang w:val="en-GB"/>
        </w:rPr>
        <w:t>and, when</w:t>
      </w:r>
      <w:r w:rsidRPr="000E6F59">
        <w:rPr>
          <w:rFonts w:cs="Times New Roman"/>
          <w:sz w:val="22"/>
          <w:szCs w:val="22"/>
          <w:lang w:val="en-GB"/>
        </w:rPr>
        <w:t xml:space="preserve"> appropriate / feasible, regional technical policy and programme advisors (RTAs), as well as other stakeholders. The Inception Workshop is crucial to building ownership for the Project's results and to plan the first year annual Work Plan (AWP). </w:t>
      </w:r>
      <w:r w:rsidRPr="00F06460">
        <w:rPr>
          <w:rFonts w:cs="Times New Roman"/>
          <w:sz w:val="22"/>
          <w:szCs w:val="22"/>
          <w:lang w:val="en-GB"/>
        </w:rPr>
        <w:t>The Inception Workshop should address a number of key issues including:</w:t>
      </w:r>
    </w:p>
    <w:p w:rsidRPr="000E6F59" w:rsidR="00E82C1B" w:rsidP="00E82C1B" w:rsidRDefault="00E82C1B" w14:paraId="35AAE8B9"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2"/>
        </w:rPr>
      </w:pPr>
      <w:r w:rsidRPr="000E6F59">
        <w:rPr>
          <w:szCs w:val="22"/>
        </w:rPr>
        <w:t>Assist all partners to fully understand and take ownership of the Project. Detail the roles, support services and complementary responsibilities of UNDP CO and RCU staff vis à vis the project team. Discuss the roles, functions, and responsibilities. Within the Project's decision-making structures, treats reporting and communication lines, and conflict resolution mechanisms. The Terms of Reference for project staff will be discussed again as needed.</w:t>
      </w:r>
    </w:p>
    <w:p w:rsidRPr="000E6F59" w:rsidR="00E82C1B" w:rsidP="00E82C1B" w:rsidRDefault="00E82C1B" w14:paraId="78AED546"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2"/>
        </w:rPr>
      </w:pPr>
      <w:r w:rsidRPr="000E6F59">
        <w:rPr>
          <w:szCs w:val="22"/>
        </w:rPr>
        <w:t xml:space="preserve">Based on the Project's results framework and GEF-CC Tracking Tool, finalize the first Annual Work plan. Review and agree on the indicators, targets and their means of verification, validate assumptions and re-assess risks.  </w:t>
      </w:r>
    </w:p>
    <w:p w:rsidRPr="000E6F59" w:rsidR="00E82C1B" w:rsidP="00E82C1B" w:rsidRDefault="00E82C1B" w14:paraId="6638D6FD"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2"/>
        </w:rPr>
      </w:pPr>
      <w:r w:rsidRPr="000E6F59">
        <w:rPr>
          <w:szCs w:val="22"/>
        </w:rPr>
        <w:t xml:space="preserve">Provide a detailed overview of reporting, monitoring and evaluation (M&amp;E) requirements. The Monitoring and Evaluation work plan and budget should be agreed and scheduled. </w:t>
      </w:r>
    </w:p>
    <w:p w:rsidRPr="000E6F59" w:rsidR="00E82C1B" w:rsidP="00E82C1B" w:rsidRDefault="00E82C1B" w14:paraId="2D9C8BCB"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2"/>
        </w:rPr>
      </w:pPr>
      <w:r w:rsidRPr="000E6F59">
        <w:rPr>
          <w:szCs w:val="22"/>
        </w:rPr>
        <w:t>Discuss financial reporting routines and obligations, and arrangements for annual audit.</w:t>
      </w:r>
    </w:p>
    <w:p w:rsidRPr="000E6F59" w:rsidR="00E82C1B" w:rsidP="00E82C1B" w:rsidRDefault="00E82C1B" w14:paraId="69ABA317" w14:textId="77777777">
      <w:pPr>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2"/>
        </w:rPr>
      </w:pPr>
      <w:r w:rsidRPr="000E6F59">
        <w:rPr>
          <w:szCs w:val="22"/>
        </w:rPr>
        <w:t>Roles and responsibilities of all Project organization structures should be clarified and meetings planned. The first Project Board meeting should be held within the first 12 months following the inception workshop.</w:t>
      </w:r>
    </w:p>
    <w:p w:rsidRPr="000E6F59" w:rsidR="00E82C1B" w:rsidP="00E82C1B" w:rsidRDefault="00E82C1B" w14:paraId="789C99F8" w14:textId="77777777">
      <w:pPr>
        <w:rPr>
          <w:szCs w:val="22"/>
        </w:rPr>
      </w:pPr>
    </w:p>
    <w:p w:rsidRPr="000E6F59" w:rsidR="00E82C1B" w:rsidP="00E82C1B" w:rsidRDefault="00E82C1B" w14:paraId="2ACBBF86" w14:textId="77777777">
      <w:pPr>
        <w:rPr>
          <w:b/>
          <w:szCs w:val="22"/>
        </w:rPr>
      </w:pPr>
      <w:r w:rsidRPr="000E6F59">
        <w:rPr>
          <w:szCs w:val="22"/>
        </w:rPr>
        <w:t xml:space="preserve">The Inception Report is a key reference document and must be prepared and shared with participants to formalize various agreements and plans decided during the Inception Workshop.  </w:t>
      </w:r>
    </w:p>
    <w:p w:rsidRPr="000E6F59" w:rsidR="00E82C1B" w:rsidP="00E82C1B" w:rsidRDefault="00E82C1B" w14:paraId="657F380B" w14:textId="77777777">
      <w:pPr>
        <w:rPr>
          <w:b/>
          <w:szCs w:val="22"/>
        </w:rPr>
      </w:pPr>
    </w:p>
    <w:p w:rsidRPr="000E6F59" w:rsidR="00E82C1B" w:rsidP="00E82C1B" w:rsidRDefault="00E82C1B" w14:paraId="5C95D8F5" w14:textId="77777777">
      <w:pPr>
        <w:pStyle w:val="Heading3"/>
        <w:rPr>
          <w:lang w:val="en-GB"/>
        </w:rPr>
      </w:pPr>
      <w:bookmarkStart w:name="_Toc381392767" w:id="131"/>
      <w:bookmarkStart w:name="_Toc381393102" w:id="132"/>
      <w:bookmarkStart w:name="_Toc381393153" w:id="133"/>
      <w:bookmarkStart w:name="_Toc381393252" w:id="134"/>
      <w:bookmarkStart w:name="_Toc390516276" w:id="135"/>
      <w:r w:rsidRPr="000E6F59">
        <w:rPr>
          <w:lang w:val="en-GB"/>
        </w:rPr>
        <w:t>Quarterly</w:t>
      </w:r>
      <w:bookmarkEnd w:id="131"/>
      <w:bookmarkEnd w:id="132"/>
      <w:bookmarkEnd w:id="133"/>
      <w:bookmarkEnd w:id="134"/>
      <w:r w:rsidRPr="000E6F59">
        <w:rPr>
          <w:lang w:val="en-GB"/>
        </w:rPr>
        <w:t xml:space="preserve"> Monitoring</w:t>
      </w:r>
      <w:bookmarkEnd w:id="135"/>
      <w:r w:rsidR="008A2AC0">
        <w:rPr>
          <w:lang w:val="en-GB"/>
        </w:rPr>
        <w:t xml:space="preserve"> (QPR)</w:t>
      </w:r>
    </w:p>
    <w:p w:rsidRPr="000E6F59" w:rsidR="00E82C1B" w:rsidP="003727AA" w:rsidRDefault="00E82C1B" w14:paraId="7BB11C79" w14:textId="77777777">
      <w:pPr>
        <w:pStyle w:val="Bullets"/>
        <w:numPr>
          <w:ilvl w:val="0"/>
          <w:numId w:val="24"/>
        </w:numPr>
        <w:spacing w:before="0"/>
        <w:ind w:left="714" w:hanging="357"/>
        <w:jc w:val="both"/>
        <w:rPr>
          <w:rFonts w:cs="Times New Roman"/>
          <w:lang w:val="en-GB"/>
        </w:rPr>
      </w:pPr>
      <w:r w:rsidRPr="000E6F59">
        <w:rPr>
          <w:rFonts w:cs="Times New Roman"/>
          <w:lang w:val="en-GB"/>
        </w:rPr>
        <w:t>Progress made shall be monitored and recorded in the UNDP Enhanced Results-based Management Platform.</w:t>
      </w:r>
    </w:p>
    <w:p w:rsidRPr="000E6F59" w:rsidR="00E82C1B" w:rsidP="003727AA" w:rsidRDefault="00E82C1B" w14:paraId="549E3642" w14:textId="77777777">
      <w:pPr>
        <w:pStyle w:val="Bullets"/>
        <w:numPr>
          <w:ilvl w:val="0"/>
          <w:numId w:val="24"/>
        </w:numPr>
        <w:spacing w:before="0"/>
        <w:ind w:left="714" w:hanging="357"/>
        <w:jc w:val="both"/>
        <w:rPr>
          <w:rFonts w:cs="Times New Roman"/>
          <w:lang w:val="en-GB"/>
        </w:rPr>
      </w:pPr>
      <w:r w:rsidRPr="000E6F59">
        <w:rPr>
          <w:rFonts w:cs="Times New Roman"/>
          <w:lang w:val="en-GB"/>
        </w:rPr>
        <w:t xml:space="preserve">Based on the initial risk analysis submitted, the risk log shall be regularly updated in ATLAS. Risks become critical when the impact and probability are high. Note that for UNDP GEF projects, all financing risks associated with financial instruments: such as revolving funds, micro-finance schemes, or capitalization of ESCOs are automatically classified as critical on the basis of their innovative nature (high impact and uncertainty due to no previous experience justifies classification as critical). </w:t>
      </w:r>
    </w:p>
    <w:p w:rsidRPr="000E6F59" w:rsidR="00E82C1B" w:rsidP="003727AA" w:rsidRDefault="00E82C1B" w14:paraId="549455D2" w14:textId="77777777">
      <w:pPr>
        <w:pStyle w:val="Bullets"/>
        <w:numPr>
          <w:ilvl w:val="0"/>
          <w:numId w:val="24"/>
        </w:numPr>
        <w:spacing w:before="0"/>
        <w:ind w:left="714" w:hanging="357"/>
        <w:jc w:val="both"/>
        <w:rPr>
          <w:rFonts w:cs="Times New Roman"/>
          <w:lang w:val="en-GB"/>
        </w:rPr>
      </w:pPr>
      <w:r w:rsidRPr="000E6F59">
        <w:rPr>
          <w:rFonts w:cs="Times New Roman"/>
          <w:color w:val="000000"/>
          <w:lang w:val="en-GB"/>
        </w:rPr>
        <w:t>Based on the information recorded in Atlas, a Project Progress Report (PPR) can be generated in the Executive Snapshot.</w:t>
      </w:r>
    </w:p>
    <w:p w:rsidRPr="000E6F59" w:rsidR="00E82C1B" w:rsidP="003727AA" w:rsidRDefault="00E82C1B" w14:paraId="59AD3CF1" w14:textId="77777777">
      <w:pPr>
        <w:pStyle w:val="Bullets"/>
        <w:numPr>
          <w:ilvl w:val="0"/>
          <w:numId w:val="24"/>
        </w:numPr>
        <w:spacing w:before="0"/>
        <w:ind w:left="714" w:hanging="357"/>
        <w:jc w:val="both"/>
        <w:rPr>
          <w:rFonts w:cs="Times New Roman"/>
          <w:lang w:val="en-GB"/>
        </w:rPr>
      </w:pPr>
      <w:r w:rsidRPr="000E6F59">
        <w:rPr>
          <w:rFonts w:cs="Times New Roman"/>
          <w:color w:val="000000"/>
          <w:lang w:val="en-GB"/>
        </w:rPr>
        <w:t>Other ATLAS logs can be used to monitor issues, lessons learned etc. The use of these functions is a key indicator in the UNDP Executive Balanced Scorecard.</w:t>
      </w:r>
    </w:p>
    <w:p w:rsidRPr="000E6F59" w:rsidR="00E82C1B" w:rsidP="00E82C1B" w:rsidRDefault="00E82C1B" w14:paraId="6607D9B7" w14:textId="77777777">
      <w:pPr>
        <w:outlineLvl w:val="0"/>
        <w:rPr>
          <w:b/>
          <w:szCs w:val="22"/>
        </w:rPr>
      </w:pPr>
    </w:p>
    <w:p w:rsidRPr="000E6F59" w:rsidR="00E82C1B" w:rsidP="00E82C1B" w:rsidRDefault="00E82C1B" w14:paraId="56383E76" w14:textId="77777777">
      <w:pPr>
        <w:pStyle w:val="Heading3"/>
        <w:tabs>
          <w:tab w:val="clear" w:pos="2160"/>
          <w:tab w:val="left" w:pos="0"/>
        </w:tabs>
        <w:rPr>
          <w:lang w:val="en-GB"/>
        </w:rPr>
      </w:pPr>
      <w:bookmarkStart w:name="_Toc381392768" w:id="136"/>
      <w:bookmarkStart w:name="_Toc381393103" w:id="137"/>
      <w:bookmarkStart w:name="_Toc381393154" w:id="138"/>
      <w:bookmarkStart w:name="_Toc381393253" w:id="139"/>
      <w:bookmarkStart w:name="_Toc390516277" w:id="140"/>
      <w:r w:rsidRPr="000E6F59">
        <w:rPr>
          <w:lang w:val="en-GB"/>
        </w:rPr>
        <w:t>Annual Progress</w:t>
      </w:r>
      <w:bookmarkEnd w:id="136"/>
      <w:bookmarkEnd w:id="137"/>
      <w:bookmarkEnd w:id="138"/>
      <w:bookmarkEnd w:id="139"/>
      <w:bookmarkEnd w:id="140"/>
    </w:p>
    <w:p w:rsidRPr="000E6F59" w:rsidR="00E82C1B" w:rsidP="00E82C1B" w:rsidRDefault="00E82C1B" w14:paraId="46C10DCF" w14:textId="77777777">
      <w:pPr>
        <w:pStyle w:val="Heading3"/>
        <w:tabs>
          <w:tab w:val="clear" w:pos="2160"/>
          <w:tab w:val="left" w:pos="0"/>
        </w:tabs>
        <w:rPr>
          <w:b w:val="0"/>
          <w:szCs w:val="22"/>
          <w:lang w:val="en-GB"/>
        </w:rPr>
      </w:pPr>
      <w:r w:rsidRPr="000E6F59">
        <w:rPr>
          <w:b w:val="0"/>
          <w:szCs w:val="22"/>
          <w:lang w:val="en-GB"/>
        </w:rPr>
        <w:t xml:space="preserve">Project Implementation Reports (PIR) will be prepared annually by the Project Manager to monitor progress made since project start and in particular for the reporting period (30 June to 1 July).  The PIR combines both UNDP and GEF reporting requirements.  </w:t>
      </w:r>
    </w:p>
    <w:p w:rsidRPr="000E6F59" w:rsidR="00E82C1B" w:rsidP="00E82C1B" w:rsidRDefault="00E82C1B" w14:paraId="773B88FA" w14:textId="77777777">
      <w:pPr>
        <w:pStyle w:val="Heading3"/>
        <w:tabs>
          <w:tab w:val="clear" w:pos="2160"/>
          <w:tab w:val="left" w:pos="0"/>
        </w:tabs>
        <w:rPr>
          <w:b w:val="0"/>
          <w:szCs w:val="22"/>
          <w:lang w:val="en-GB"/>
        </w:rPr>
      </w:pPr>
      <w:r w:rsidRPr="000E6F59">
        <w:rPr>
          <w:b w:val="0"/>
          <w:szCs w:val="22"/>
          <w:lang w:val="en-GB"/>
        </w:rPr>
        <w:t>The PIR includes, but is not limited to, reporting on the following:</w:t>
      </w:r>
    </w:p>
    <w:p w:rsidRPr="000E6F59" w:rsidR="00E82C1B" w:rsidP="00E82C1B" w:rsidRDefault="00E82C1B" w14:paraId="4202C34D" w14:textId="77777777">
      <w:pPr>
        <w:pStyle w:val="NormalWeb"/>
        <w:numPr>
          <w:ilvl w:val="0"/>
          <w:numId w:val="20"/>
        </w:numPr>
        <w:spacing w:before="0" w:after="0"/>
        <w:jc w:val="left"/>
        <w:rPr>
          <w:sz w:val="22"/>
          <w:szCs w:val="22"/>
          <w:lang w:val="en-GB"/>
        </w:rPr>
      </w:pPr>
      <w:r w:rsidRPr="000E6F59">
        <w:rPr>
          <w:sz w:val="22"/>
          <w:szCs w:val="22"/>
          <w:lang w:val="en-GB"/>
        </w:rPr>
        <w:t xml:space="preserve">Progress made toward project objective and project outcomes - each with indicators, baseline data and end-of-project targets (cumulative)  </w:t>
      </w:r>
    </w:p>
    <w:p w:rsidRPr="000E6F59" w:rsidR="00E82C1B" w:rsidP="00E82C1B" w:rsidRDefault="00E82C1B" w14:paraId="7F0B2AC6" w14:textId="77777777">
      <w:pPr>
        <w:pStyle w:val="NormalWeb"/>
        <w:numPr>
          <w:ilvl w:val="0"/>
          <w:numId w:val="20"/>
        </w:numPr>
        <w:spacing w:before="0" w:after="0"/>
        <w:jc w:val="left"/>
        <w:rPr>
          <w:sz w:val="22"/>
          <w:szCs w:val="22"/>
          <w:lang w:val="en-GB"/>
        </w:rPr>
      </w:pPr>
      <w:r w:rsidRPr="000E6F59">
        <w:rPr>
          <w:sz w:val="22"/>
          <w:szCs w:val="22"/>
          <w:lang w:val="en-GB"/>
        </w:rPr>
        <w:t>Project outputs delivered per project outcome (annual)</w:t>
      </w:r>
    </w:p>
    <w:p w:rsidRPr="000E6F59" w:rsidR="00E82C1B" w:rsidP="00E82C1B" w:rsidRDefault="00E82C1B" w14:paraId="6A74EAE8" w14:textId="77777777">
      <w:pPr>
        <w:pStyle w:val="NormalWeb"/>
        <w:numPr>
          <w:ilvl w:val="0"/>
          <w:numId w:val="20"/>
        </w:numPr>
        <w:spacing w:before="0" w:after="0"/>
        <w:jc w:val="left"/>
        <w:rPr>
          <w:sz w:val="22"/>
          <w:szCs w:val="22"/>
          <w:lang w:val="en-GB"/>
        </w:rPr>
      </w:pPr>
      <w:r w:rsidRPr="000E6F59">
        <w:rPr>
          <w:sz w:val="22"/>
          <w:szCs w:val="22"/>
          <w:lang w:val="en-GB"/>
        </w:rPr>
        <w:t>Lesson learned/good practice</w:t>
      </w:r>
    </w:p>
    <w:p w:rsidRPr="000E6F59" w:rsidR="00E82C1B" w:rsidP="00E82C1B" w:rsidRDefault="00E82C1B" w14:paraId="2264C596" w14:textId="77777777">
      <w:pPr>
        <w:pStyle w:val="NormalWeb"/>
        <w:numPr>
          <w:ilvl w:val="0"/>
          <w:numId w:val="20"/>
        </w:numPr>
        <w:spacing w:before="0" w:after="0"/>
        <w:jc w:val="left"/>
        <w:rPr>
          <w:sz w:val="22"/>
          <w:szCs w:val="22"/>
          <w:lang w:val="en-GB"/>
        </w:rPr>
      </w:pPr>
      <w:r w:rsidRPr="000E6F59">
        <w:rPr>
          <w:sz w:val="22"/>
          <w:szCs w:val="22"/>
          <w:lang w:val="en-GB"/>
        </w:rPr>
        <w:t>AWP and other expenditure reports</w:t>
      </w:r>
    </w:p>
    <w:p w:rsidRPr="000E6F59" w:rsidR="00E82C1B" w:rsidP="00E82C1B" w:rsidRDefault="00E82C1B" w14:paraId="0EFCD646" w14:textId="77777777">
      <w:pPr>
        <w:pStyle w:val="NormalWeb"/>
        <w:numPr>
          <w:ilvl w:val="0"/>
          <w:numId w:val="20"/>
        </w:numPr>
        <w:spacing w:before="0" w:after="0"/>
        <w:jc w:val="left"/>
        <w:rPr>
          <w:sz w:val="22"/>
          <w:szCs w:val="22"/>
          <w:lang w:val="en-GB"/>
        </w:rPr>
      </w:pPr>
      <w:r w:rsidRPr="000E6F59">
        <w:rPr>
          <w:sz w:val="22"/>
          <w:szCs w:val="22"/>
          <w:lang w:val="en-GB"/>
        </w:rPr>
        <w:t>Risk and adaptive management</w:t>
      </w:r>
    </w:p>
    <w:p w:rsidRPr="000E6F59" w:rsidR="00E82C1B" w:rsidP="00E82C1B" w:rsidRDefault="00E82C1B" w14:paraId="14B4F98C" w14:textId="77777777">
      <w:pPr>
        <w:pStyle w:val="NormalWeb"/>
        <w:numPr>
          <w:ilvl w:val="0"/>
          <w:numId w:val="20"/>
        </w:numPr>
        <w:spacing w:before="0" w:after="0"/>
        <w:jc w:val="left"/>
        <w:rPr>
          <w:sz w:val="22"/>
          <w:szCs w:val="22"/>
          <w:lang w:val="en-GB"/>
        </w:rPr>
      </w:pPr>
      <w:r w:rsidRPr="000E6F59">
        <w:rPr>
          <w:sz w:val="22"/>
          <w:szCs w:val="22"/>
          <w:lang w:val="en-GB"/>
        </w:rPr>
        <w:t>ATLAS QPR</w:t>
      </w:r>
    </w:p>
    <w:p w:rsidRPr="00855456" w:rsidR="00E82C1B" w:rsidP="00E82C1B" w:rsidRDefault="00E82C1B" w14:paraId="7DD63996" w14:textId="77777777">
      <w:pPr>
        <w:pStyle w:val="NormalWeb"/>
        <w:spacing w:after="0"/>
        <w:ind w:left="1080"/>
        <w:jc w:val="left"/>
        <w:rPr>
          <w:sz w:val="4"/>
          <w:szCs w:val="22"/>
          <w:lang w:val="en-GB"/>
        </w:rPr>
      </w:pPr>
    </w:p>
    <w:p w:rsidRPr="000E6F59" w:rsidR="00E82C1B" w:rsidP="00E82C1B" w:rsidRDefault="00E82C1B" w14:paraId="1E6C2582" w14:textId="77777777">
      <w:pPr>
        <w:rPr>
          <w:szCs w:val="22"/>
        </w:rPr>
      </w:pPr>
      <w:r w:rsidRPr="000E6F59">
        <w:rPr>
          <w:szCs w:val="22"/>
        </w:rPr>
        <w:t>A GEF focal area tracking tools will be used several times during project life (inception, mid-term, and closure) to measure progress towards focal area specific objectives.</w:t>
      </w:r>
    </w:p>
    <w:p w:rsidRPr="000E6F59" w:rsidR="00E82C1B" w:rsidP="00E82C1B" w:rsidRDefault="00E82C1B" w14:paraId="35E7A300" w14:textId="77777777">
      <w:pPr>
        <w:outlineLvl w:val="0"/>
        <w:rPr>
          <w:b/>
          <w:szCs w:val="22"/>
        </w:rPr>
      </w:pPr>
    </w:p>
    <w:p w:rsidRPr="000E6F59" w:rsidR="00E82C1B" w:rsidP="00E82C1B" w:rsidRDefault="00E82C1B" w14:paraId="12650860" w14:textId="77777777">
      <w:pPr>
        <w:pStyle w:val="Heading3"/>
        <w:rPr>
          <w:lang w:val="en-GB"/>
        </w:rPr>
      </w:pPr>
      <w:bookmarkStart w:name="_Toc381392769" w:id="141"/>
      <w:bookmarkStart w:name="_Toc381393104" w:id="142"/>
      <w:bookmarkStart w:name="_Toc381393155" w:id="143"/>
      <w:bookmarkStart w:name="_Toc381393254" w:id="144"/>
      <w:bookmarkStart w:name="_Toc390516278" w:id="145"/>
      <w:r w:rsidRPr="000E6F59">
        <w:rPr>
          <w:lang w:val="en-GB"/>
        </w:rPr>
        <w:t>Periodic Monitoring</w:t>
      </w:r>
      <w:bookmarkEnd w:id="141"/>
      <w:bookmarkEnd w:id="142"/>
      <w:bookmarkEnd w:id="143"/>
      <w:bookmarkEnd w:id="144"/>
      <w:bookmarkEnd w:id="145"/>
    </w:p>
    <w:p w:rsidRPr="000E6F59" w:rsidR="00E82C1B" w:rsidP="00E82C1B" w:rsidRDefault="00E82C1B" w14:paraId="48FF0864" w14:textId="77777777">
      <w:pPr>
        <w:rPr>
          <w:szCs w:val="22"/>
        </w:rPr>
      </w:pPr>
      <w:r w:rsidRPr="000E6F59">
        <w:t>UNDPCO and the UNDP RCU will conduct visits to project sites based on the agreed schedule in the project's Inception Report/Annual Work Plan to assess first hand project progress.  Other members of the Project Board may also join these visits.  A Field Visit Report/BTOR will be prepared by the CO and UNDP RCU and will be circulated no less than one month after the visit to the project team and Project Board members</w:t>
      </w:r>
      <w:r w:rsidRPr="000E6F59">
        <w:rPr>
          <w:szCs w:val="22"/>
        </w:rPr>
        <w:t xml:space="preserve">. </w:t>
      </w:r>
    </w:p>
    <w:p w:rsidRPr="000E6F59" w:rsidR="00E82C1B" w:rsidP="00E82C1B" w:rsidRDefault="00E82C1B" w14:paraId="7AF1C309" w14:textId="77777777">
      <w:pPr>
        <w:rPr>
          <w:bCs/>
          <w:szCs w:val="22"/>
        </w:rPr>
      </w:pPr>
    </w:p>
    <w:p w:rsidRPr="000E6F59" w:rsidR="00E82C1B" w:rsidP="00E82C1B" w:rsidRDefault="00E82C1B" w14:paraId="27D420E3" w14:textId="77777777">
      <w:pPr>
        <w:pStyle w:val="Heading3"/>
        <w:rPr>
          <w:lang w:val="en-GB"/>
        </w:rPr>
      </w:pPr>
      <w:r w:rsidRPr="000E6F59">
        <w:rPr>
          <w:lang w:val="en-GB"/>
        </w:rPr>
        <w:t>Mid-Term Review (MTR)</w:t>
      </w:r>
    </w:p>
    <w:p w:rsidRPr="000E6F59" w:rsidR="00E82C1B" w:rsidP="00E82C1B" w:rsidRDefault="00E82C1B" w14:paraId="0FFE7E9B" w14:textId="77777777">
      <w:pPr>
        <w:rPr>
          <w:bCs/>
          <w:szCs w:val="22"/>
        </w:rPr>
      </w:pPr>
      <w:r w:rsidRPr="000E6F59">
        <w:t xml:space="preserve">The project will undergo an independent </w:t>
      </w:r>
      <w:r w:rsidRPr="000E6F59">
        <w:rPr>
          <w:u w:val="single"/>
        </w:rPr>
        <w:t>Mid-Term Review</w:t>
      </w:r>
      <w:r w:rsidRPr="000E6F59">
        <w:t xml:space="preserve"> at the mid-point of project</w:t>
      </w:r>
      <w:r w:rsidR="008A2AC0">
        <w:t xml:space="preserve"> implementation (insert date). </w:t>
      </w:r>
      <w:r w:rsidRPr="000E6F59">
        <w:t xml:space="preserve">The Mid-Term Review will </w:t>
      </w:r>
      <w:r w:rsidR="008A2AC0">
        <w:t xml:space="preserve">identify the </w:t>
      </w:r>
      <w:r w:rsidRPr="000E6F59">
        <w:t xml:space="preserve">progress being made toward the achievement of outcomes and </w:t>
      </w:r>
      <w:r w:rsidR="008A2AC0">
        <w:t xml:space="preserve">suggest </w:t>
      </w:r>
      <w:r w:rsidRPr="000E6F59">
        <w:t>course correction</w:t>
      </w:r>
      <w:r w:rsidR="008A2AC0">
        <w:t xml:space="preserve">s if needed. </w:t>
      </w:r>
      <w:r w:rsidRPr="000E6F59">
        <w:t xml:space="preserve">It will focus on the effectiveness, efficiency and timeliness of project implementation; highlight issues requiring decisions and actions; and present initial lessons learned about project design, </w:t>
      </w:r>
      <w:r w:rsidR="008A2AC0">
        <w:t xml:space="preserve">implementation and management. </w:t>
      </w:r>
      <w:r w:rsidRPr="000E6F59">
        <w:t xml:space="preserve">Findings of </w:t>
      </w:r>
      <w:r w:rsidR="008A2AC0">
        <w:t xml:space="preserve">the MTR </w:t>
      </w:r>
      <w:r w:rsidRPr="000E6F59">
        <w:t xml:space="preserve">will be incorporated as recommendations for enhanced implementation during the final half of the project’s term.  The organization, terms of reference and timing of the mid-term evaluation will be decided after consultation between the parties to the project document.  The Terms of Reference for this Mid-Term </w:t>
      </w:r>
      <w:r w:rsidRPr="000E6F59" w:rsidR="00D845FC">
        <w:t>Review will</w:t>
      </w:r>
      <w:r w:rsidRPr="000E6F59">
        <w:t xml:space="preserve"> be prepared by the UNDP CO based on guidance from the Regional </w:t>
      </w:r>
      <w:r w:rsidR="00F42D5F">
        <w:t>Coordinating Unit and UNDP-GEF.</w:t>
      </w:r>
      <w:r w:rsidRPr="000E6F59">
        <w:t xml:space="preserve"> The management response and the evaluation will be uploaded to UNDP corporate systems, in particular the </w:t>
      </w:r>
      <w:r w:rsidRPr="00E527FF">
        <w:t xml:space="preserve">UNDP Evaluation Office Evaluation Resource </w:t>
      </w:r>
      <w:r w:rsidRPr="00E527FF" w:rsidR="00990F92">
        <w:t>Centre</w:t>
      </w:r>
      <w:r w:rsidRPr="00E527FF">
        <w:t xml:space="preserve"> (ERC)</w:t>
      </w:r>
      <w:r w:rsidRPr="000E6F59">
        <w:rPr>
          <w:bCs/>
          <w:szCs w:val="22"/>
        </w:rPr>
        <w:t>.</w:t>
      </w:r>
    </w:p>
    <w:p w:rsidRPr="000E6F59" w:rsidR="00E82C1B" w:rsidP="00E82C1B" w:rsidRDefault="00E82C1B" w14:paraId="314BC77E" w14:textId="77777777">
      <w:pPr>
        <w:pStyle w:val="Heading3"/>
        <w:rPr>
          <w:lang w:val="en-GB"/>
        </w:rPr>
      </w:pPr>
    </w:p>
    <w:p w:rsidRPr="000E6F59" w:rsidR="00E82C1B" w:rsidP="00E82C1B" w:rsidRDefault="00E82C1B" w14:paraId="4330F5AE" w14:textId="77777777">
      <w:pPr>
        <w:pStyle w:val="Heading3"/>
        <w:rPr>
          <w:lang w:val="en-GB"/>
        </w:rPr>
      </w:pPr>
      <w:r w:rsidRPr="000E6F59">
        <w:rPr>
          <w:lang w:val="en-GB"/>
        </w:rPr>
        <w:t>Terminal Evaluation (TE)</w:t>
      </w:r>
    </w:p>
    <w:p w:rsidRPr="000E6F59" w:rsidR="00E82C1B" w:rsidP="00E82C1B" w:rsidRDefault="00E82C1B" w14:paraId="484DE3EF" w14:textId="77777777">
      <w:pPr>
        <w:rPr>
          <w:szCs w:val="22"/>
        </w:rPr>
      </w:pPr>
      <w:r w:rsidRPr="000E6F59">
        <w:rPr>
          <w:szCs w:val="22"/>
        </w:rPr>
        <w:t>An independent Terminal Evaluation will take place three months prior to the terminal meeting. The TE will focus on similar issues as the MTR and further look at impact and sustainability of results, including the Project's contribution to capacity development and to the achievement of global environmental goals and lessons learnt. The TE will also provide recommendations for follow-up activities. The terms of reference will be prepared by UNDP CO based on guidance from the Regional Coordinating Unit and UNDP-GEF</w:t>
      </w:r>
      <w:r w:rsidRPr="000E6F59">
        <w:rPr>
          <w:rStyle w:val="Caracteresdenotaderodap"/>
          <w:szCs w:val="22"/>
        </w:rPr>
        <w:footnoteReference w:id="73"/>
      </w:r>
      <w:r w:rsidRPr="000E6F59">
        <w:rPr>
          <w:szCs w:val="22"/>
        </w:rPr>
        <w:t>. The selection and contracting process will be assumed by UNDP CO. The associated budget commitments will be charged to the GEF resources allocated to the Project.</w:t>
      </w:r>
    </w:p>
    <w:p w:rsidRPr="000E6F59" w:rsidR="00E82C1B" w:rsidP="00E82C1B" w:rsidRDefault="00E82C1B" w14:paraId="6F2E2BDA" w14:textId="77777777">
      <w:pPr>
        <w:rPr>
          <w:szCs w:val="22"/>
        </w:rPr>
      </w:pPr>
    </w:p>
    <w:p w:rsidRPr="000E6F59" w:rsidR="00E82C1B" w:rsidP="00E82C1B" w:rsidRDefault="00E82C1B" w14:paraId="595536D7" w14:textId="77777777">
      <w:pPr>
        <w:pStyle w:val="Heading3"/>
        <w:rPr>
          <w:lang w:val="en-GB"/>
        </w:rPr>
      </w:pPr>
      <w:bookmarkStart w:name="_Toc381392770" w:id="146"/>
      <w:bookmarkStart w:name="_Toc381393105" w:id="147"/>
      <w:bookmarkStart w:name="_Toc381393156" w:id="148"/>
      <w:bookmarkStart w:name="_Toc381393255" w:id="149"/>
      <w:bookmarkStart w:name="_Toc390516279" w:id="150"/>
      <w:r w:rsidRPr="000E6F59">
        <w:rPr>
          <w:lang w:val="en-GB"/>
        </w:rPr>
        <w:t>End of Project</w:t>
      </w:r>
      <w:bookmarkEnd w:id="146"/>
      <w:bookmarkEnd w:id="147"/>
      <w:bookmarkEnd w:id="148"/>
      <w:bookmarkEnd w:id="149"/>
      <w:bookmarkEnd w:id="150"/>
    </w:p>
    <w:p w:rsidRPr="000E6F59" w:rsidR="00E82C1B" w:rsidP="00E82C1B" w:rsidRDefault="00E82C1B" w14:paraId="3525BEA2" w14:textId="77777777">
      <w:pPr>
        <w:rPr>
          <w:szCs w:val="22"/>
        </w:rPr>
      </w:pPr>
      <w:r w:rsidRPr="000E6F59">
        <w:rPr>
          <w:szCs w:val="22"/>
        </w:rPr>
        <w:t>During the last three months, the Project Management Team will prepare the Project Terminal Report. This comprehensive report will summarize the results achieved (objectives, outcomes, outputs), lessons learned, problems met and areas where results may not have been achieved. It will also lay out recommendations for any further steps that may need to be taken to ensure sustainability and replicability of the Project’s results.</w:t>
      </w:r>
    </w:p>
    <w:p w:rsidRPr="000E6F59" w:rsidR="00E82C1B" w:rsidP="00E82C1B" w:rsidRDefault="00E82C1B" w14:paraId="040F0F3E" w14:textId="77777777">
      <w:pPr>
        <w:rPr>
          <w:szCs w:val="22"/>
        </w:rPr>
      </w:pPr>
    </w:p>
    <w:p w:rsidR="00410BBE" w:rsidP="00E82C1B" w:rsidRDefault="00410BBE" w14:paraId="08E34C69" w14:textId="77777777">
      <w:pPr>
        <w:pStyle w:val="Heading2"/>
      </w:pPr>
      <w:bookmarkStart w:name="_Toc390516916" w:id="151"/>
      <w:bookmarkStart w:name="_Toc424291814" w:id="152"/>
    </w:p>
    <w:p w:rsidRPr="000E6F59" w:rsidR="00E82C1B" w:rsidP="00E82C1B" w:rsidRDefault="00551B59" w14:paraId="34422312" w14:textId="2E5C4AF1">
      <w:pPr>
        <w:pStyle w:val="Heading2"/>
      </w:pPr>
      <w:r>
        <w:t>M&amp;E b</w:t>
      </w:r>
      <w:r w:rsidRPr="000E6F59" w:rsidR="00E82C1B">
        <w:t>udget</w:t>
      </w:r>
      <w:bookmarkEnd w:id="151"/>
      <w:bookmarkEnd w:id="152"/>
    </w:p>
    <w:p w:rsidRPr="000E6F59" w:rsidR="00E82C1B" w:rsidP="00E82C1B" w:rsidRDefault="00E73F9C" w14:paraId="68483597" w14:textId="77777777">
      <w:pPr>
        <w:rPr>
          <w:rFonts w:cs="Arial"/>
          <w:b/>
          <w:sz w:val="20"/>
          <w:szCs w:val="20"/>
        </w:rPr>
      </w:pPr>
      <w:r w:rsidRPr="000E6F59">
        <w:rPr>
          <w:szCs w:val="22"/>
        </w:rPr>
        <w:t>The Budget for M&amp;E is US$ </w:t>
      </w:r>
      <w:r w:rsidR="002D52B8">
        <w:rPr>
          <w:szCs w:val="22"/>
        </w:rPr>
        <w:t>9</w:t>
      </w:r>
      <w:r w:rsidRPr="000E6F59">
        <w:rPr>
          <w:szCs w:val="22"/>
        </w:rPr>
        <w:t>0,000 (</w:t>
      </w:r>
      <w:r w:rsidRPr="00680F4E">
        <w:rPr>
          <w:szCs w:val="22"/>
        </w:rPr>
        <w:t>US$ 7</w:t>
      </w:r>
      <w:r w:rsidRPr="00680F4E" w:rsidR="00E82C1B">
        <w:rPr>
          <w:szCs w:val="22"/>
        </w:rPr>
        <w:t>0,000</w:t>
      </w:r>
      <w:r w:rsidRPr="000E6F59" w:rsidR="00E82C1B">
        <w:rPr>
          <w:szCs w:val="22"/>
        </w:rPr>
        <w:t xml:space="preserve"> GEF grant and US$ </w:t>
      </w:r>
      <w:r w:rsidR="002D52B8">
        <w:rPr>
          <w:szCs w:val="22"/>
        </w:rPr>
        <w:t>2</w:t>
      </w:r>
      <w:r w:rsidRPr="000E6F59" w:rsidR="00E82C1B">
        <w:rPr>
          <w:szCs w:val="22"/>
        </w:rPr>
        <w:t xml:space="preserve">0,000 co-financing) and included </w:t>
      </w:r>
      <w:r w:rsidR="00B776BD">
        <w:rPr>
          <w:szCs w:val="22"/>
        </w:rPr>
        <w:t>under Project management</w:t>
      </w:r>
      <w:r w:rsidRPr="000E6F59" w:rsidR="00E82C1B">
        <w:rPr>
          <w:szCs w:val="22"/>
        </w:rPr>
        <w:t>.</w:t>
      </w:r>
      <w:r w:rsidRPr="000E6F59" w:rsidR="001B7F0F">
        <w:rPr>
          <w:szCs w:val="22"/>
        </w:rPr>
        <w:t xml:space="preserve"> </w:t>
      </w:r>
      <w:r w:rsidRPr="000E6F59" w:rsidR="00E82C1B">
        <w:rPr>
          <w:szCs w:val="22"/>
        </w:rPr>
        <w:t>Day-to-day monitoring of the status of the activities under implementation, standard reporting including the preparation of PIR, is considered as part of Project Management and financed from the PM budget.</w:t>
      </w:r>
    </w:p>
    <w:p w:rsidRPr="000E6F59" w:rsidR="00E82C1B" w:rsidP="00E82C1B" w:rsidRDefault="00E82C1B" w14:paraId="353CC9B5" w14:textId="77777777">
      <w:pPr>
        <w:rPr>
          <w:rFonts w:cs="Arial"/>
          <w:b/>
          <w:sz w:val="20"/>
          <w:szCs w:val="20"/>
        </w:rPr>
      </w:pPr>
    </w:p>
    <w:p w:rsidRPr="000E6F59" w:rsidR="00E82C1B" w:rsidP="00E82C1B" w:rsidRDefault="00E82C1B" w14:paraId="7812F526" w14:textId="77777777">
      <w:pPr>
        <w:pStyle w:val="Heading3"/>
        <w:rPr>
          <w:lang w:val="en-GB"/>
        </w:rPr>
      </w:pPr>
      <w:r w:rsidRPr="000E6F59">
        <w:rPr>
          <w:lang w:val="en-GB"/>
        </w:rPr>
        <w:t>M&amp;E workplan and budget</w:t>
      </w:r>
    </w:p>
    <w:tbl>
      <w:tblPr>
        <w:tblW w:w="9498" w:type="dxa"/>
        <w:tblInd w:w="-5" w:type="dxa"/>
        <w:tblLayout w:type="fixed"/>
        <w:tblLook w:val="0000" w:firstRow="0" w:lastRow="0" w:firstColumn="0" w:lastColumn="0" w:noHBand="0" w:noVBand="0"/>
      </w:tblPr>
      <w:tblGrid>
        <w:gridCol w:w="1814"/>
        <w:gridCol w:w="3118"/>
        <w:gridCol w:w="2127"/>
        <w:gridCol w:w="2439"/>
      </w:tblGrid>
      <w:tr w:rsidRPr="000E6F59" w:rsidR="00E6338F" w:rsidTr="00DB1657" w14:paraId="254AD1A1" w14:textId="77777777">
        <w:trPr>
          <w:trHeight w:val="734"/>
          <w:tblHeader/>
        </w:trPr>
        <w:tc>
          <w:tcPr>
            <w:tcW w:w="1814" w:type="dxa"/>
            <w:tcBorders>
              <w:top w:val="single" w:color="000000" w:sz="4" w:space="0"/>
              <w:left w:val="single" w:color="000000" w:sz="4" w:space="0"/>
              <w:bottom w:val="single" w:color="000000" w:sz="4" w:space="0"/>
            </w:tcBorders>
            <w:shd w:val="clear" w:color="auto" w:fill="D9D9D9"/>
          </w:tcPr>
          <w:p w:rsidRPr="000E6F59" w:rsidR="00E6338F" w:rsidP="00664511" w:rsidRDefault="00E6338F" w14:paraId="0A53AF30" w14:textId="77777777">
            <w:pPr>
              <w:spacing w:after="0"/>
              <w:jc w:val="left"/>
              <w:rPr>
                <w:b/>
                <w:sz w:val="20"/>
                <w:szCs w:val="20"/>
              </w:rPr>
            </w:pPr>
            <w:r w:rsidRPr="000E6F59">
              <w:rPr>
                <w:b/>
                <w:sz w:val="20"/>
                <w:szCs w:val="20"/>
              </w:rPr>
              <w:t>Type of M&amp;E activity</w:t>
            </w:r>
          </w:p>
        </w:tc>
        <w:tc>
          <w:tcPr>
            <w:tcW w:w="3118" w:type="dxa"/>
            <w:tcBorders>
              <w:top w:val="single" w:color="000000" w:sz="4" w:space="0"/>
              <w:left w:val="single" w:color="000000" w:sz="4" w:space="0"/>
              <w:bottom w:val="single" w:color="000000" w:sz="4" w:space="0"/>
            </w:tcBorders>
            <w:shd w:val="clear" w:color="auto" w:fill="D9D9D9"/>
          </w:tcPr>
          <w:p w:rsidRPr="000E6F59" w:rsidR="00E6338F" w:rsidP="00664511" w:rsidRDefault="00E6338F" w14:paraId="47748BFE" w14:textId="77777777">
            <w:pPr>
              <w:spacing w:after="0"/>
              <w:jc w:val="left"/>
              <w:rPr>
                <w:b/>
                <w:sz w:val="20"/>
                <w:szCs w:val="20"/>
              </w:rPr>
            </w:pPr>
            <w:r w:rsidRPr="000E6F59">
              <w:rPr>
                <w:b/>
                <w:sz w:val="20"/>
                <w:szCs w:val="20"/>
              </w:rPr>
              <w:t>Responsible Parties</w:t>
            </w:r>
          </w:p>
        </w:tc>
        <w:tc>
          <w:tcPr>
            <w:tcW w:w="2127" w:type="dxa"/>
            <w:tcBorders>
              <w:top w:val="single" w:color="000000" w:sz="4" w:space="0"/>
              <w:left w:val="single" w:color="000000" w:sz="4" w:space="0"/>
              <w:bottom w:val="single" w:color="000000" w:sz="4" w:space="0"/>
            </w:tcBorders>
            <w:shd w:val="clear" w:color="auto" w:fill="D9D9D9"/>
          </w:tcPr>
          <w:p w:rsidRPr="000E6F59" w:rsidR="00E6338F" w:rsidP="00664511" w:rsidRDefault="00E6338F" w14:paraId="5D2B7B05" w14:textId="77777777">
            <w:pPr>
              <w:spacing w:after="0"/>
              <w:jc w:val="left"/>
              <w:rPr>
                <w:bCs/>
                <w:i/>
                <w:iCs/>
                <w:sz w:val="20"/>
                <w:szCs w:val="20"/>
              </w:rPr>
            </w:pPr>
            <w:r w:rsidRPr="000E6F59">
              <w:rPr>
                <w:b/>
                <w:sz w:val="20"/>
                <w:szCs w:val="20"/>
              </w:rPr>
              <w:t>Budget US$</w:t>
            </w:r>
          </w:p>
          <w:p w:rsidRPr="000E6F59" w:rsidR="00E6338F" w:rsidP="00664511" w:rsidRDefault="00E6338F" w14:paraId="681B504C" w14:textId="77777777">
            <w:pPr>
              <w:spacing w:after="0"/>
              <w:jc w:val="left"/>
              <w:rPr>
                <w:b/>
                <w:sz w:val="20"/>
                <w:szCs w:val="20"/>
              </w:rPr>
            </w:pPr>
            <w:r w:rsidRPr="000E6F59">
              <w:rPr>
                <w:bCs/>
                <w:i/>
                <w:iCs/>
                <w:sz w:val="20"/>
                <w:szCs w:val="20"/>
              </w:rPr>
              <w:t>Excluding project team staff time</w:t>
            </w:r>
          </w:p>
        </w:tc>
        <w:tc>
          <w:tcPr>
            <w:tcW w:w="2439" w:type="dxa"/>
            <w:tcBorders>
              <w:top w:val="single" w:color="000000" w:sz="4" w:space="0"/>
              <w:left w:val="single" w:color="000000" w:sz="4" w:space="0"/>
              <w:bottom w:val="single" w:color="000000" w:sz="4" w:space="0"/>
              <w:right w:val="single" w:color="000000" w:sz="4" w:space="0"/>
            </w:tcBorders>
            <w:shd w:val="clear" w:color="auto" w:fill="D9D9D9"/>
          </w:tcPr>
          <w:p w:rsidRPr="000E6F59" w:rsidR="00E6338F" w:rsidP="00664511" w:rsidRDefault="00E6338F" w14:paraId="7AE45982" w14:textId="77777777">
            <w:pPr>
              <w:spacing w:after="0"/>
              <w:jc w:val="left"/>
              <w:rPr>
                <w:sz w:val="18"/>
                <w:szCs w:val="18"/>
              </w:rPr>
            </w:pPr>
            <w:r w:rsidRPr="000E6F59">
              <w:rPr>
                <w:b/>
                <w:sz w:val="20"/>
                <w:szCs w:val="20"/>
              </w:rPr>
              <w:t>Time frame</w:t>
            </w:r>
          </w:p>
        </w:tc>
      </w:tr>
      <w:tr w:rsidRPr="000E6F59" w:rsidR="00E6338F" w:rsidTr="00DB1657" w14:paraId="0074C782"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4258DBA4" w14:textId="77777777">
            <w:pPr>
              <w:spacing w:after="0"/>
              <w:jc w:val="left"/>
              <w:rPr>
                <w:sz w:val="18"/>
                <w:szCs w:val="18"/>
              </w:rPr>
            </w:pPr>
            <w:r w:rsidRPr="000E6F59">
              <w:rPr>
                <w:sz w:val="18"/>
                <w:szCs w:val="18"/>
              </w:rPr>
              <w:t>Inception Workshop and Report</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65EEE75C" w14:textId="77777777">
            <w:pPr>
              <w:numPr>
                <w:ilvl w:val="0"/>
                <w:numId w:val="12"/>
              </w:numPr>
              <w:suppressAutoHyphens/>
              <w:spacing w:after="0"/>
              <w:ind w:left="357" w:hanging="357"/>
              <w:jc w:val="left"/>
              <w:rPr>
                <w:sz w:val="18"/>
                <w:szCs w:val="18"/>
              </w:rPr>
            </w:pPr>
            <w:r w:rsidRPr="000E6F59">
              <w:rPr>
                <w:sz w:val="18"/>
                <w:szCs w:val="18"/>
              </w:rPr>
              <w:t>Project Manager</w:t>
            </w:r>
          </w:p>
          <w:p w:rsidRPr="000E6F59" w:rsidR="00E6338F" w:rsidP="00E6338F" w:rsidRDefault="00E6338F" w14:paraId="192EAAE3" w14:textId="77777777">
            <w:pPr>
              <w:numPr>
                <w:ilvl w:val="0"/>
                <w:numId w:val="12"/>
              </w:numPr>
              <w:suppressAutoHyphens/>
              <w:spacing w:after="0"/>
              <w:ind w:left="357" w:hanging="357"/>
              <w:jc w:val="left"/>
              <w:rPr>
                <w:sz w:val="18"/>
                <w:szCs w:val="18"/>
              </w:rPr>
            </w:pPr>
            <w:r w:rsidRPr="000E6F59">
              <w:rPr>
                <w:sz w:val="18"/>
                <w:szCs w:val="18"/>
              </w:rPr>
              <w:t>UNDP CO, UNDP GEF</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2E5E809C" w14:textId="77777777">
            <w:pPr>
              <w:spacing w:after="0"/>
              <w:jc w:val="left"/>
              <w:rPr>
                <w:sz w:val="18"/>
                <w:szCs w:val="18"/>
              </w:rPr>
            </w:pPr>
            <w:r w:rsidRPr="000E6F59">
              <w:rPr>
                <w:sz w:val="18"/>
                <w:szCs w:val="18"/>
              </w:rPr>
              <w:t>US$ 5,000 (GEF)</w:t>
            </w:r>
          </w:p>
          <w:p w:rsidRPr="000E6F59" w:rsidR="00E6338F" w:rsidP="00664511" w:rsidRDefault="00E6338F" w14:paraId="7A78B8B6" w14:textId="77777777">
            <w:pPr>
              <w:spacing w:after="0"/>
              <w:jc w:val="left"/>
              <w:rPr>
                <w:sz w:val="18"/>
                <w:szCs w:val="18"/>
              </w:rPr>
            </w:pPr>
            <w:r w:rsidRPr="000E6F59">
              <w:rPr>
                <w:sz w:val="18"/>
                <w:szCs w:val="18"/>
              </w:rPr>
              <w:t>US$ 10,000 (GOC)</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0453085F" w14:textId="77777777">
            <w:pPr>
              <w:spacing w:after="0"/>
              <w:jc w:val="left"/>
              <w:rPr>
                <w:sz w:val="18"/>
                <w:szCs w:val="18"/>
              </w:rPr>
            </w:pPr>
            <w:r w:rsidRPr="000E6F59">
              <w:rPr>
                <w:sz w:val="18"/>
                <w:szCs w:val="18"/>
              </w:rPr>
              <w:t xml:space="preserve">Within first two months of project start up </w:t>
            </w:r>
          </w:p>
        </w:tc>
      </w:tr>
      <w:tr w:rsidRPr="000E6F59" w:rsidR="00E6338F" w:rsidTr="00DB1657" w14:paraId="36747027" w14:textId="77777777">
        <w:tc>
          <w:tcPr>
            <w:tcW w:w="1814" w:type="dxa"/>
            <w:tcBorders>
              <w:top w:val="single" w:color="000000" w:sz="4" w:space="0"/>
              <w:left w:val="single" w:color="000000" w:sz="4" w:space="0"/>
              <w:bottom w:val="single" w:color="000000" w:sz="4" w:space="0"/>
            </w:tcBorders>
            <w:shd w:val="clear" w:color="auto" w:fill="auto"/>
          </w:tcPr>
          <w:p w:rsidRPr="00556C92" w:rsidR="00E6338F" w:rsidP="00664511" w:rsidRDefault="00E6338F" w14:paraId="1B167309" w14:textId="77777777">
            <w:pPr>
              <w:jc w:val="left"/>
              <w:rPr>
                <w:sz w:val="18"/>
                <w:szCs w:val="18"/>
              </w:rPr>
            </w:pPr>
            <w:r w:rsidRPr="00556C92">
              <w:rPr>
                <w:sz w:val="18"/>
                <w:szCs w:val="18"/>
              </w:rPr>
              <w:t>Measurement of Means of Verification of project results.</w:t>
            </w:r>
          </w:p>
        </w:tc>
        <w:tc>
          <w:tcPr>
            <w:tcW w:w="3118" w:type="dxa"/>
            <w:tcBorders>
              <w:top w:val="single" w:color="000000" w:sz="4" w:space="0"/>
              <w:left w:val="single" w:color="000000" w:sz="4" w:space="0"/>
              <w:bottom w:val="single" w:color="000000" w:sz="4" w:space="0"/>
            </w:tcBorders>
            <w:shd w:val="clear" w:color="auto" w:fill="auto"/>
          </w:tcPr>
          <w:p w:rsidRPr="00556C92" w:rsidR="00E6338F" w:rsidP="00E6338F" w:rsidRDefault="00E6338F" w14:paraId="4747EB93" w14:textId="77777777">
            <w:pPr>
              <w:numPr>
                <w:ilvl w:val="0"/>
                <w:numId w:val="32"/>
              </w:numPr>
              <w:spacing w:after="0"/>
              <w:jc w:val="left"/>
              <w:rPr>
                <w:sz w:val="18"/>
                <w:szCs w:val="18"/>
              </w:rPr>
            </w:pPr>
            <w:r w:rsidRPr="00556C92">
              <w:rPr>
                <w:sz w:val="18"/>
                <w:szCs w:val="18"/>
              </w:rPr>
              <w:t>UNDP GEF RTA/Project Manager will oversee the hiring of specific studies and institutions, and delegate responsibilities to relevant team members.</w:t>
            </w:r>
          </w:p>
        </w:tc>
        <w:tc>
          <w:tcPr>
            <w:tcW w:w="2127" w:type="dxa"/>
            <w:tcBorders>
              <w:top w:val="single" w:color="000000" w:sz="4" w:space="0"/>
              <w:left w:val="single" w:color="000000" w:sz="4" w:space="0"/>
              <w:bottom w:val="single" w:color="000000" w:sz="4" w:space="0"/>
            </w:tcBorders>
            <w:shd w:val="clear" w:color="auto" w:fill="auto"/>
          </w:tcPr>
          <w:p w:rsidRPr="00556C92" w:rsidR="00E6338F" w:rsidP="00664511" w:rsidRDefault="00E6338F" w14:paraId="2D253A70" w14:textId="77777777">
            <w:pPr>
              <w:pStyle w:val="BodyText23"/>
              <w:widowControl/>
              <w:tabs>
                <w:tab w:val="clear" w:pos="547"/>
              </w:tabs>
              <w:rPr>
                <w:sz w:val="18"/>
                <w:szCs w:val="18"/>
              </w:rPr>
            </w:pPr>
            <w:r w:rsidRPr="00556C92">
              <w:rPr>
                <w:sz w:val="18"/>
                <w:szCs w:val="18"/>
              </w:rPr>
              <w:t xml:space="preserve">To be finalized in Inception Phase and Workshop. </w:t>
            </w:r>
          </w:p>
          <w:p w:rsidRPr="00556C92" w:rsidR="00E6338F" w:rsidP="00664511" w:rsidRDefault="00E6338F" w14:paraId="083F962F" w14:textId="77777777">
            <w:pPr>
              <w:pStyle w:val="BodyText23"/>
              <w:widowControl/>
              <w:tabs>
                <w:tab w:val="clear" w:pos="547"/>
              </w:tabs>
              <w:rPr>
                <w:sz w:val="18"/>
                <w:szCs w:val="18"/>
              </w:rPr>
            </w:pP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556C92" w:rsidR="00E6338F" w:rsidP="00664511" w:rsidRDefault="00E6338F" w14:paraId="0A714518" w14:textId="77777777">
            <w:pPr>
              <w:jc w:val="left"/>
              <w:rPr>
                <w:sz w:val="18"/>
                <w:szCs w:val="18"/>
              </w:rPr>
            </w:pPr>
            <w:r w:rsidRPr="00556C92">
              <w:rPr>
                <w:sz w:val="18"/>
                <w:szCs w:val="18"/>
              </w:rPr>
              <w:t>Start, mid and end of project (during evaluation cycle) and annually when required.</w:t>
            </w:r>
          </w:p>
        </w:tc>
      </w:tr>
      <w:tr w:rsidRPr="000E6F59" w:rsidR="00E6338F" w:rsidTr="00DB1657" w14:paraId="5DAB1318"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2BFF581E" w14:textId="77777777">
            <w:pPr>
              <w:spacing w:after="0"/>
              <w:jc w:val="left"/>
              <w:rPr>
                <w:sz w:val="18"/>
                <w:szCs w:val="18"/>
              </w:rPr>
            </w:pPr>
            <w:r w:rsidRPr="000E6F59">
              <w:rPr>
                <w:sz w:val="18"/>
                <w:szCs w:val="18"/>
              </w:rPr>
              <w:t>Progress monitoring using indicated means of verification</w:t>
            </w:r>
            <w:r>
              <w:rPr>
                <w:sz w:val="18"/>
                <w:szCs w:val="18"/>
              </w:rPr>
              <w:t xml:space="preserve"> on outputs and implementation</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7DE44977" w14:textId="77777777">
            <w:pPr>
              <w:numPr>
                <w:ilvl w:val="0"/>
                <w:numId w:val="4"/>
              </w:numPr>
              <w:suppressAutoHyphens/>
              <w:spacing w:after="0"/>
              <w:jc w:val="left"/>
              <w:rPr>
                <w:sz w:val="18"/>
                <w:szCs w:val="18"/>
              </w:rPr>
            </w:pPr>
            <w:r w:rsidRPr="000E6F59">
              <w:rPr>
                <w:sz w:val="18"/>
                <w:szCs w:val="18"/>
              </w:rPr>
              <w:t>Oversight by Project Manager</w:t>
            </w:r>
          </w:p>
          <w:p w:rsidRPr="000E6F59" w:rsidR="00E6338F" w:rsidP="00E6338F" w:rsidRDefault="00E6338F" w14:paraId="39E360E1" w14:textId="77777777">
            <w:pPr>
              <w:numPr>
                <w:ilvl w:val="0"/>
                <w:numId w:val="4"/>
              </w:numPr>
              <w:suppressAutoHyphens/>
              <w:spacing w:after="0"/>
              <w:jc w:val="left"/>
              <w:rPr>
                <w:sz w:val="18"/>
                <w:szCs w:val="18"/>
              </w:rPr>
            </w:pPr>
            <w:r w:rsidRPr="000E6F59">
              <w:rPr>
                <w:sz w:val="18"/>
                <w:szCs w:val="18"/>
              </w:rPr>
              <w:t xml:space="preserve">Project team </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63085AF2" w14:textId="77777777">
            <w:pPr>
              <w:pStyle w:val="BodyText23"/>
              <w:widowControl/>
              <w:rPr>
                <w:sz w:val="18"/>
                <w:szCs w:val="18"/>
                <w:lang w:val="en-GB"/>
              </w:rPr>
            </w:pPr>
            <w:r w:rsidRPr="000E6F59">
              <w:rPr>
                <w:sz w:val="18"/>
                <w:szCs w:val="18"/>
                <w:lang w:val="en-GB"/>
              </w:rPr>
              <w:t xml:space="preserve">To be determined as part of the Annual Work Plan's preparation. </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5295F37E" w14:textId="77777777">
            <w:pPr>
              <w:spacing w:after="0"/>
              <w:jc w:val="left"/>
              <w:rPr>
                <w:sz w:val="18"/>
                <w:szCs w:val="18"/>
              </w:rPr>
            </w:pPr>
            <w:r w:rsidRPr="000E6F59">
              <w:rPr>
                <w:sz w:val="18"/>
                <w:szCs w:val="18"/>
              </w:rPr>
              <w:t xml:space="preserve">Annually prior to ARR/PIR and to the definition of annual work plans </w:t>
            </w:r>
          </w:p>
        </w:tc>
      </w:tr>
      <w:tr w:rsidRPr="000E6F59" w:rsidR="00E6338F" w:rsidTr="00DB1657" w14:paraId="58C33077"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07087642" w14:textId="77777777">
            <w:pPr>
              <w:spacing w:after="0"/>
              <w:jc w:val="left"/>
              <w:rPr>
                <w:sz w:val="18"/>
                <w:szCs w:val="18"/>
              </w:rPr>
            </w:pPr>
            <w:r w:rsidRPr="000E6F59">
              <w:rPr>
                <w:sz w:val="18"/>
                <w:szCs w:val="18"/>
              </w:rPr>
              <w:t>PIR preparation and approval</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6AAD8316" w14:textId="77777777">
            <w:pPr>
              <w:numPr>
                <w:ilvl w:val="0"/>
                <w:numId w:val="4"/>
              </w:numPr>
              <w:suppressAutoHyphens/>
              <w:spacing w:after="0"/>
              <w:jc w:val="left"/>
              <w:rPr>
                <w:sz w:val="18"/>
                <w:szCs w:val="18"/>
              </w:rPr>
            </w:pPr>
            <w:r w:rsidRPr="000E6F59">
              <w:rPr>
                <w:sz w:val="18"/>
                <w:szCs w:val="18"/>
              </w:rPr>
              <w:t>Project Manager and team</w:t>
            </w:r>
          </w:p>
          <w:p w:rsidRPr="000E6F59" w:rsidR="00E6338F" w:rsidP="00E6338F" w:rsidRDefault="00E6338F" w14:paraId="1D8ADD47" w14:textId="77777777">
            <w:pPr>
              <w:numPr>
                <w:ilvl w:val="0"/>
                <w:numId w:val="4"/>
              </w:numPr>
              <w:suppressAutoHyphens/>
              <w:spacing w:after="0"/>
              <w:jc w:val="left"/>
              <w:rPr>
                <w:sz w:val="18"/>
                <w:szCs w:val="18"/>
              </w:rPr>
            </w:pPr>
            <w:r w:rsidRPr="000E6F59">
              <w:rPr>
                <w:sz w:val="18"/>
                <w:szCs w:val="18"/>
              </w:rPr>
              <w:t>UNDP CO</w:t>
            </w:r>
          </w:p>
          <w:p w:rsidRPr="000E6F59" w:rsidR="00E6338F" w:rsidP="00E6338F" w:rsidRDefault="00E6338F" w14:paraId="7357B10D" w14:textId="77777777">
            <w:pPr>
              <w:numPr>
                <w:ilvl w:val="0"/>
                <w:numId w:val="4"/>
              </w:numPr>
              <w:suppressAutoHyphens/>
              <w:spacing w:after="0"/>
              <w:jc w:val="left"/>
              <w:rPr>
                <w:sz w:val="18"/>
                <w:szCs w:val="18"/>
              </w:rPr>
            </w:pPr>
            <w:r w:rsidRPr="000E6F59">
              <w:rPr>
                <w:sz w:val="18"/>
                <w:szCs w:val="18"/>
              </w:rPr>
              <w:t>UNDP RTA</w:t>
            </w:r>
          </w:p>
          <w:p w:rsidRPr="000E6F59" w:rsidR="00E6338F" w:rsidP="00E6338F" w:rsidRDefault="00E6338F" w14:paraId="06302BC6" w14:textId="77777777">
            <w:pPr>
              <w:numPr>
                <w:ilvl w:val="0"/>
                <w:numId w:val="4"/>
              </w:numPr>
              <w:suppressAutoHyphens/>
              <w:spacing w:after="0"/>
              <w:jc w:val="left"/>
              <w:rPr>
                <w:sz w:val="18"/>
                <w:szCs w:val="18"/>
              </w:rPr>
            </w:pPr>
            <w:r w:rsidRPr="000E6F59">
              <w:rPr>
                <w:sz w:val="18"/>
                <w:szCs w:val="18"/>
              </w:rPr>
              <w:t>UNDP EEG</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010BFBB6" w14:textId="77777777">
            <w:pPr>
              <w:pStyle w:val="BodyText23"/>
              <w:widowControl/>
              <w:rPr>
                <w:sz w:val="18"/>
                <w:szCs w:val="18"/>
                <w:lang w:val="en-GB"/>
              </w:rPr>
            </w:pPr>
            <w:r w:rsidRPr="000E6F59">
              <w:rPr>
                <w:sz w:val="18"/>
                <w:szCs w:val="18"/>
                <w:lang w:val="en-GB"/>
              </w:rPr>
              <w:t>None</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43C4321C" w14:textId="77777777">
            <w:pPr>
              <w:spacing w:after="0"/>
              <w:jc w:val="left"/>
              <w:rPr>
                <w:sz w:val="18"/>
                <w:szCs w:val="18"/>
              </w:rPr>
            </w:pPr>
            <w:r w:rsidRPr="000E6F59">
              <w:rPr>
                <w:sz w:val="18"/>
                <w:szCs w:val="18"/>
              </w:rPr>
              <w:t xml:space="preserve">Annually </w:t>
            </w:r>
          </w:p>
        </w:tc>
      </w:tr>
      <w:tr w:rsidRPr="000E6F59" w:rsidR="00E6338F" w:rsidTr="00DB1657" w14:paraId="675A8A29"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532737CC" w14:textId="77777777">
            <w:pPr>
              <w:spacing w:after="0"/>
              <w:jc w:val="left"/>
              <w:rPr>
                <w:sz w:val="18"/>
                <w:szCs w:val="18"/>
              </w:rPr>
            </w:pPr>
            <w:r w:rsidRPr="000E6F59">
              <w:rPr>
                <w:sz w:val="18"/>
                <w:szCs w:val="18"/>
              </w:rPr>
              <w:t>Periodic status and progress reports</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22945C89" w14:textId="77777777">
            <w:pPr>
              <w:numPr>
                <w:ilvl w:val="0"/>
                <w:numId w:val="1"/>
              </w:numPr>
              <w:suppressAutoHyphens/>
              <w:spacing w:after="0"/>
              <w:jc w:val="left"/>
              <w:rPr>
                <w:sz w:val="18"/>
                <w:szCs w:val="18"/>
              </w:rPr>
            </w:pPr>
            <w:r w:rsidRPr="000E6F59">
              <w:rPr>
                <w:sz w:val="18"/>
                <w:szCs w:val="18"/>
              </w:rPr>
              <w:t xml:space="preserve">Project Manager and team </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30AEBBED" w14:textId="77777777">
            <w:pPr>
              <w:spacing w:after="0"/>
              <w:jc w:val="left"/>
              <w:rPr>
                <w:sz w:val="18"/>
                <w:szCs w:val="18"/>
              </w:rPr>
            </w:pPr>
            <w:r w:rsidRPr="000E6F59">
              <w:rPr>
                <w:sz w:val="18"/>
                <w:szCs w:val="18"/>
              </w:rPr>
              <w:t>None</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3A6C49DE" w14:textId="77777777">
            <w:pPr>
              <w:spacing w:after="0"/>
              <w:jc w:val="left"/>
              <w:rPr>
                <w:sz w:val="18"/>
                <w:szCs w:val="18"/>
              </w:rPr>
            </w:pPr>
            <w:r w:rsidRPr="000E6F59">
              <w:rPr>
                <w:sz w:val="18"/>
                <w:szCs w:val="18"/>
              </w:rPr>
              <w:t>Quarterly</w:t>
            </w:r>
          </w:p>
        </w:tc>
      </w:tr>
      <w:tr w:rsidRPr="000E6F59" w:rsidR="00E6338F" w:rsidTr="00DB1657" w14:paraId="3A16F6A6"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17732FCC" w14:textId="77777777">
            <w:pPr>
              <w:spacing w:after="0"/>
              <w:jc w:val="left"/>
              <w:rPr>
                <w:sz w:val="18"/>
                <w:szCs w:val="18"/>
              </w:rPr>
            </w:pPr>
            <w:r w:rsidRPr="000E6F59">
              <w:rPr>
                <w:sz w:val="18"/>
                <w:szCs w:val="18"/>
              </w:rPr>
              <w:t>Mid-term</w:t>
            </w:r>
            <w:r>
              <w:rPr>
                <w:sz w:val="18"/>
                <w:szCs w:val="18"/>
              </w:rPr>
              <w:t xml:space="preserve"> Review</w:t>
            </w:r>
            <w:r w:rsidRPr="000E6F59">
              <w:rPr>
                <w:sz w:val="18"/>
                <w:szCs w:val="18"/>
              </w:rPr>
              <w:t xml:space="preserve"> </w:t>
            </w:r>
            <w:r>
              <w:rPr>
                <w:sz w:val="18"/>
                <w:szCs w:val="18"/>
              </w:rPr>
              <w:t>&amp; Terminal Evaluation</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38FD63FA" w14:textId="77777777">
            <w:pPr>
              <w:numPr>
                <w:ilvl w:val="0"/>
                <w:numId w:val="2"/>
              </w:numPr>
              <w:suppressAutoHyphens/>
              <w:spacing w:after="0"/>
              <w:jc w:val="left"/>
              <w:rPr>
                <w:sz w:val="18"/>
                <w:szCs w:val="18"/>
              </w:rPr>
            </w:pPr>
            <w:r w:rsidRPr="000E6F59">
              <w:rPr>
                <w:sz w:val="18"/>
                <w:szCs w:val="18"/>
              </w:rPr>
              <w:t>UNDP CO</w:t>
            </w:r>
            <w:r>
              <w:rPr>
                <w:sz w:val="18"/>
                <w:szCs w:val="18"/>
              </w:rPr>
              <w:t xml:space="preserve"> and UNDP RTA</w:t>
            </w:r>
          </w:p>
          <w:p w:rsidRPr="000E6F59" w:rsidR="00E6338F" w:rsidP="00E6338F" w:rsidRDefault="00E6338F" w14:paraId="6BF13081" w14:textId="77777777">
            <w:pPr>
              <w:numPr>
                <w:ilvl w:val="0"/>
                <w:numId w:val="2"/>
              </w:numPr>
              <w:suppressAutoHyphens/>
              <w:spacing w:after="0"/>
              <w:jc w:val="left"/>
              <w:rPr>
                <w:sz w:val="18"/>
                <w:szCs w:val="18"/>
              </w:rPr>
            </w:pPr>
            <w:r w:rsidRPr="000E6F59">
              <w:rPr>
                <w:sz w:val="18"/>
                <w:szCs w:val="18"/>
              </w:rPr>
              <w:t>EEIH</w:t>
            </w:r>
          </w:p>
          <w:p w:rsidRPr="000E6F59" w:rsidR="00E6338F" w:rsidP="00E6338F" w:rsidRDefault="00E6338F" w14:paraId="1EDEB808" w14:textId="77777777">
            <w:pPr>
              <w:numPr>
                <w:ilvl w:val="0"/>
                <w:numId w:val="2"/>
              </w:numPr>
              <w:suppressAutoHyphens/>
              <w:spacing w:after="0"/>
              <w:jc w:val="left"/>
              <w:rPr>
                <w:sz w:val="18"/>
                <w:szCs w:val="18"/>
              </w:rPr>
            </w:pPr>
            <w:r w:rsidRPr="000E6F59">
              <w:rPr>
                <w:sz w:val="18"/>
                <w:szCs w:val="18"/>
              </w:rPr>
              <w:t>External Consultants</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6146C56C" w14:textId="77777777">
            <w:pPr>
              <w:tabs>
                <w:tab w:val="center" w:pos="1216"/>
              </w:tabs>
              <w:spacing w:after="0"/>
              <w:jc w:val="left"/>
              <w:rPr>
                <w:sz w:val="18"/>
                <w:szCs w:val="18"/>
              </w:rPr>
            </w:pPr>
            <w:r w:rsidRPr="000E6F59">
              <w:rPr>
                <w:sz w:val="18"/>
                <w:szCs w:val="18"/>
              </w:rPr>
              <w:t xml:space="preserve">US$ </w:t>
            </w:r>
            <w:r w:rsidR="00B776BD">
              <w:rPr>
                <w:sz w:val="18"/>
                <w:szCs w:val="18"/>
              </w:rPr>
              <w:t>55</w:t>
            </w:r>
            <w:r>
              <w:rPr>
                <w:sz w:val="18"/>
                <w:szCs w:val="18"/>
              </w:rPr>
              <w:t>,000</w:t>
            </w:r>
            <w:r w:rsidRPr="000E6F59">
              <w:rPr>
                <w:sz w:val="18"/>
                <w:szCs w:val="18"/>
              </w:rPr>
              <w:t xml:space="preserve"> (GEF)</w:t>
            </w:r>
          </w:p>
          <w:p w:rsidRPr="000E6F59" w:rsidR="00E6338F" w:rsidP="00664511" w:rsidRDefault="00E6338F" w14:paraId="7310BB1D" w14:textId="77777777">
            <w:pPr>
              <w:tabs>
                <w:tab w:val="center" w:pos="1216"/>
              </w:tabs>
              <w:spacing w:after="0"/>
              <w:jc w:val="left"/>
              <w:rPr>
                <w:sz w:val="18"/>
                <w:szCs w:val="18"/>
              </w:rPr>
            </w:pPr>
            <w:r w:rsidRPr="000E6F59">
              <w:rPr>
                <w:sz w:val="18"/>
                <w:szCs w:val="18"/>
              </w:rPr>
              <w:t xml:space="preserve">US$ </w:t>
            </w:r>
            <w:r>
              <w:rPr>
                <w:sz w:val="18"/>
                <w:szCs w:val="18"/>
              </w:rPr>
              <w:t>5</w:t>
            </w:r>
            <w:r w:rsidRPr="000E6F59">
              <w:rPr>
                <w:sz w:val="18"/>
                <w:szCs w:val="18"/>
              </w:rPr>
              <w:t>,</w:t>
            </w:r>
            <w:r>
              <w:rPr>
                <w:sz w:val="18"/>
                <w:szCs w:val="18"/>
              </w:rPr>
              <w:t>0</w:t>
            </w:r>
            <w:r w:rsidRPr="000E6F59">
              <w:rPr>
                <w:sz w:val="18"/>
                <w:szCs w:val="18"/>
              </w:rPr>
              <w:t>00 (GOC)</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63E7438A" w14:textId="77777777">
            <w:pPr>
              <w:spacing w:after="0"/>
              <w:jc w:val="left"/>
              <w:rPr>
                <w:sz w:val="18"/>
                <w:szCs w:val="18"/>
              </w:rPr>
            </w:pPr>
            <w:r w:rsidRPr="000E6F59">
              <w:rPr>
                <w:sz w:val="18"/>
                <w:szCs w:val="18"/>
              </w:rPr>
              <w:t>24 months after Project start</w:t>
            </w:r>
            <w:r>
              <w:rPr>
                <w:sz w:val="18"/>
                <w:szCs w:val="18"/>
              </w:rPr>
              <w:t xml:space="preserve"> and End of project</w:t>
            </w:r>
          </w:p>
        </w:tc>
      </w:tr>
      <w:tr w:rsidRPr="000E6F59" w:rsidR="00E6338F" w:rsidTr="00DB1657" w14:paraId="3178C289" w14:textId="77777777">
        <w:tc>
          <w:tcPr>
            <w:tcW w:w="1814" w:type="dxa"/>
            <w:tcBorders>
              <w:top w:val="single" w:color="000000" w:sz="4" w:space="0"/>
              <w:left w:val="single" w:color="000000" w:sz="4" w:space="0"/>
              <w:bottom w:val="single" w:color="000000" w:sz="4" w:space="0"/>
            </w:tcBorders>
            <w:shd w:val="clear" w:color="auto" w:fill="auto"/>
          </w:tcPr>
          <w:p w:rsidRPr="00556C92" w:rsidR="00E6338F" w:rsidP="00664511" w:rsidRDefault="00E6338F" w14:paraId="1E011F44" w14:textId="77777777">
            <w:pPr>
              <w:rPr>
                <w:sz w:val="18"/>
                <w:szCs w:val="18"/>
              </w:rPr>
            </w:pPr>
            <w:r w:rsidRPr="00556C92">
              <w:rPr>
                <w:sz w:val="18"/>
                <w:szCs w:val="18"/>
              </w:rPr>
              <w:t>Project Terminal Report</w:t>
            </w:r>
          </w:p>
        </w:tc>
        <w:tc>
          <w:tcPr>
            <w:tcW w:w="3118" w:type="dxa"/>
            <w:tcBorders>
              <w:top w:val="single" w:color="000000" w:sz="4" w:space="0"/>
              <w:left w:val="single" w:color="000000" w:sz="4" w:space="0"/>
              <w:bottom w:val="single" w:color="000000" w:sz="4" w:space="0"/>
            </w:tcBorders>
            <w:shd w:val="clear" w:color="auto" w:fill="auto"/>
            <w:vAlign w:val="center"/>
          </w:tcPr>
          <w:p w:rsidRPr="00556C92" w:rsidR="00E6338F" w:rsidP="00E6338F" w:rsidRDefault="00E6338F" w14:paraId="2C1928D4" w14:textId="77777777">
            <w:pPr>
              <w:numPr>
                <w:ilvl w:val="0"/>
                <w:numId w:val="33"/>
              </w:numPr>
              <w:spacing w:after="0"/>
              <w:jc w:val="left"/>
              <w:rPr>
                <w:sz w:val="18"/>
                <w:szCs w:val="18"/>
              </w:rPr>
            </w:pPr>
            <w:r w:rsidRPr="00556C92">
              <w:rPr>
                <w:sz w:val="18"/>
                <w:szCs w:val="18"/>
              </w:rPr>
              <w:t xml:space="preserve">Project manager and team </w:t>
            </w:r>
          </w:p>
          <w:p w:rsidRPr="00556C92" w:rsidR="00E6338F" w:rsidP="00E6338F" w:rsidRDefault="00E6338F" w14:paraId="5C401E89" w14:textId="77777777">
            <w:pPr>
              <w:numPr>
                <w:ilvl w:val="0"/>
                <w:numId w:val="33"/>
              </w:numPr>
              <w:spacing w:after="0"/>
              <w:jc w:val="left"/>
              <w:rPr>
                <w:sz w:val="18"/>
                <w:szCs w:val="18"/>
              </w:rPr>
            </w:pPr>
            <w:r w:rsidRPr="00556C92">
              <w:rPr>
                <w:sz w:val="18"/>
                <w:szCs w:val="18"/>
              </w:rPr>
              <w:t>UNDP CO</w:t>
            </w:r>
          </w:p>
          <w:p w:rsidRPr="00556C92" w:rsidR="00E6338F" w:rsidP="00E6338F" w:rsidRDefault="00E6338F" w14:paraId="22E05F96" w14:textId="77777777">
            <w:pPr>
              <w:numPr>
                <w:ilvl w:val="0"/>
                <w:numId w:val="33"/>
              </w:numPr>
              <w:spacing w:after="0"/>
              <w:jc w:val="left"/>
              <w:rPr>
                <w:sz w:val="18"/>
                <w:szCs w:val="18"/>
              </w:rPr>
            </w:pPr>
            <w:r w:rsidRPr="00556C92">
              <w:rPr>
                <w:sz w:val="18"/>
                <w:szCs w:val="18"/>
              </w:rPr>
              <w:t>local consultant</w:t>
            </w:r>
          </w:p>
        </w:tc>
        <w:tc>
          <w:tcPr>
            <w:tcW w:w="2127" w:type="dxa"/>
            <w:tcBorders>
              <w:top w:val="single" w:color="000000" w:sz="4" w:space="0"/>
              <w:left w:val="single" w:color="000000" w:sz="4" w:space="0"/>
              <w:bottom w:val="single" w:color="000000" w:sz="4" w:space="0"/>
            </w:tcBorders>
            <w:shd w:val="clear" w:color="auto" w:fill="auto"/>
            <w:vAlign w:val="center"/>
          </w:tcPr>
          <w:p w:rsidRPr="00556C92" w:rsidR="00E6338F" w:rsidP="00664511" w:rsidRDefault="00E6338F" w14:paraId="14BFD3F6" w14:textId="77777777">
            <w:pPr>
              <w:jc w:val="left"/>
              <w:rPr>
                <w:sz w:val="18"/>
                <w:szCs w:val="18"/>
              </w:rPr>
            </w:pPr>
            <w:r w:rsidRPr="00556C92">
              <w:rPr>
                <w:sz w:val="18"/>
                <w:szCs w:val="18"/>
              </w:rPr>
              <w:t>0</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556C92" w:rsidR="00E6338F" w:rsidP="00664511" w:rsidRDefault="00E6338F" w14:paraId="1E334F5F" w14:textId="77777777">
            <w:pPr>
              <w:jc w:val="left"/>
              <w:rPr>
                <w:sz w:val="18"/>
                <w:szCs w:val="18"/>
              </w:rPr>
            </w:pPr>
            <w:r w:rsidRPr="00556C92">
              <w:rPr>
                <w:sz w:val="18"/>
                <w:szCs w:val="18"/>
              </w:rPr>
              <w:t>At least three months before the end of the project</w:t>
            </w:r>
          </w:p>
        </w:tc>
      </w:tr>
      <w:tr w:rsidRPr="000E6F59" w:rsidR="00E6338F" w:rsidTr="00DB1657" w14:paraId="51AB16DF"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00CBBF24" w14:textId="77777777">
            <w:pPr>
              <w:spacing w:after="0"/>
              <w:jc w:val="left"/>
              <w:rPr>
                <w:sz w:val="18"/>
                <w:szCs w:val="18"/>
              </w:rPr>
            </w:pPr>
            <w:r w:rsidRPr="000E6F59">
              <w:rPr>
                <w:sz w:val="18"/>
                <w:szCs w:val="18"/>
              </w:rPr>
              <w:t xml:space="preserve">Audit </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2370727D" w14:textId="77777777">
            <w:pPr>
              <w:numPr>
                <w:ilvl w:val="0"/>
                <w:numId w:val="11"/>
              </w:numPr>
              <w:suppressAutoHyphens/>
              <w:spacing w:after="0"/>
              <w:ind w:left="357" w:hanging="357"/>
              <w:jc w:val="left"/>
              <w:rPr>
                <w:sz w:val="18"/>
                <w:szCs w:val="18"/>
              </w:rPr>
            </w:pPr>
            <w:r w:rsidRPr="000E6F59">
              <w:rPr>
                <w:sz w:val="18"/>
                <w:szCs w:val="18"/>
              </w:rPr>
              <w:t>UNDP CO</w:t>
            </w:r>
          </w:p>
          <w:p w:rsidRPr="000E6F59" w:rsidR="00E6338F" w:rsidP="00E6338F" w:rsidRDefault="00E6338F" w14:paraId="2BE4F7E9" w14:textId="77777777">
            <w:pPr>
              <w:numPr>
                <w:ilvl w:val="0"/>
                <w:numId w:val="11"/>
              </w:numPr>
              <w:suppressAutoHyphens/>
              <w:spacing w:after="0"/>
              <w:ind w:left="357" w:hanging="357"/>
              <w:jc w:val="left"/>
              <w:rPr>
                <w:sz w:val="18"/>
                <w:szCs w:val="18"/>
              </w:rPr>
            </w:pPr>
            <w:r w:rsidRPr="000E6F59">
              <w:rPr>
                <w:sz w:val="18"/>
                <w:szCs w:val="18"/>
              </w:rPr>
              <w:t xml:space="preserve">Project Manager and team </w:t>
            </w:r>
          </w:p>
          <w:p w:rsidRPr="000E6F59" w:rsidR="00E6338F" w:rsidP="00E6338F" w:rsidRDefault="00E6338F" w14:paraId="0A07641A" w14:textId="77777777">
            <w:pPr>
              <w:numPr>
                <w:ilvl w:val="0"/>
                <w:numId w:val="11"/>
              </w:numPr>
              <w:suppressAutoHyphens/>
              <w:spacing w:after="0"/>
              <w:ind w:left="357" w:hanging="357"/>
              <w:jc w:val="left"/>
              <w:rPr>
                <w:sz w:val="18"/>
                <w:szCs w:val="18"/>
              </w:rPr>
            </w:pPr>
            <w:r w:rsidRPr="000E6F59">
              <w:rPr>
                <w:sz w:val="18"/>
                <w:szCs w:val="18"/>
              </w:rPr>
              <w:t>EEIH</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5897E8FC" w14:textId="77777777">
            <w:pPr>
              <w:spacing w:after="0"/>
              <w:jc w:val="left"/>
              <w:rPr>
                <w:sz w:val="18"/>
                <w:szCs w:val="18"/>
              </w:rPr>
            </w:pPr>
            <w:r w:rsidRPr="000E6F59">
              <w:rPr>
                <w:sz w:val="18"/>
                <w:szCs w:val="18"/>
              </w:rPr>
              <w:t>US$ 5,000 (GEF)</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56D20232" w14:textId="77777777">
            <w:pPr>
              <w:spacing w:after="0"/>
              <w:jc w:val="left"/>
              <w:rPr>
                <w:sz w:val="18"/>
                <w:szCs w:val="18"/>
              </w:rPr>
            </w:pPr>
            <w:r w:rsidRPr="000E6F59">
              <w:rPr>
                <w:sz w:val="18"/>
                <w:szCs w:val="18"/>
              </w:rPr>
              <w:t>Yearly</w:t>
            </w:r>
            <w:r w:rsidR="007F5CD3">
              <w:rPr>
                <w:sz w:val="18"/>
                <w:szCs w:val="18"/>
              </w:rPr>
              <w:t xml:space="preserve"> (from year 2)</w:t>
            </w:r>
          </w:p>
        </w:tc>
      </w:tr>
      <w:tr w:rsidRPr="000E6F59" w:rsidR="00E6338F" w:rsidTr="00DB1657" w14:paraId="1001DEA5"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2B9959A1" w14:textId="77777777">
            <w:pPr>
              <w:spacing w:after="0"/>
              <w:jc w:val="left"/>
              <w:rPr>
                <w:sz w:val="18"/>
                <w:szCs w:val="18"/>
              </w:rPr>
            </w:pPr>
            <w:r w:rsidRPr="000E6F59">
              <w:rPr>
                <w:sz w:val="18"/>
                <w:szCs w:val="18"/>
              </w:rPr>
              <w:t xml:space="preserve">Visits to field sites </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35104F8E" w14:textId="77777777">
            <w:pPr>
              <w:numPr>
                <w:ilvl w:val="0"/>
                <w:numId w:val="11"/>
              </w:numPr>
              <w:suppressAutoHyphens/>
              <w:spacing w:after="0"/>
              <w:ind w:left="357" w:hanging="357"/>
              <w:jc w:val="left"/>
              <w:rPr>
                <w:sz w:val="18"/>
                <w:szCs w:val="18"/>
              </w:rPr>
            </w:pPr>
            <w:r w:rsidRPr="000E6F59">
              <w:rPr>
                <w:sz w:val="18"/>
                <w:szCs w:val="18"/>
              </w:rPr>
              <w:t xml:space="preserve">UNDP CO </w:t>
            </w:r>
          </w:p>
          <w:p w:rsidRPr="000E6F59" w:rsidR="00E6338F" w:rsidP="00E6338F" w:rsidRDefault="00E6338F" w14:paraId="4DC8BACD" w14:textId="77777777">
            <w:pPr>
              <w:numPr>
                <w:ilvl w:val="0"/>
                <w:numId w:val="11"/>
              </w:numPr>
              <w:suppressAutoHyphens/>
              <w:spacing w:after="0"/>
              <w:ind w:left="357" w:hanging="357"/>
              <w:jc w:val="left"/>
              <w:rPr>
                <w:sz w:val="18"/>
                <w:szCs w:val="18"/>
              </w:rPr>
            </w:pPr>
            <w:r w:rsidRPr="000E6F59">
              <w:rPr>
                <w:sz w:val="18"/>
                <w:szCs w:val="18"/>
              </w:rPr>
              <w:t>UNDP RCU (as appropriate)</w:t>
            </w:r>
          </w:p>
          <w:p w:rsidRPr="000E6F59" w:rsidR="00E6338F" w:rsidP="00E6338F" w:rsidRDefault="00E6338F" w14:paraId="28B31780" w14:textId="77777777">
            <w:pPr>
              <w:numPr>
                <w:ilvl w:val="0"/>
                <w:numId w:val="11"/>
              </w:numPr>
              <w:suppressAutoHyphens/>
              <w:spacing w:after="0"/>
              <w:ind w:left="357" w:hanging="357"/>
              <w:jc w:val="left"/>
              <w:rPr>
                <w:sz w:val="18"/>
                <w:szCs w:val="18"/>
              </w:rPr>
            </w:pPr>
            <w:r w:rsidRPr="000E6F59">
              <w:rPr>
                <w:sz w:val="18"/>
                <w:szCs w:val="18"/>
              </w:rPr>
              <w:t>Government representatives</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799958D9" w14:textId="77777777">
            <w:pPr>
              <w:spacing w:after="0"/>
              <w:jc w:val="left"/>
              <w:rPr>
                <w:sz w:val="18"/>
                <w:szCs w:val="18"/>
              </w:rPr>
            </w:pPr>
            <w:r w:rsidRPr="000E6F59">
              <w:rPr>
                <w:sz w:val="18"/>
                <w:szCs w:val="18"/>
              </w:rPr>
              <w:t xml:space="preserve">For GEF supported projects, paid from IA fees and operational budget </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0AF26463" w14:textId="77777777">
            <w:pPr>
              <w:spacing w:after="0"/>
              <w:jc w:val="left"/>
              <w:rPr>
                <w:sz w:val="18"/>
                <w:szCs w:val="18"/>
              </w:rPr>
            </w:pPr>
            <w:r w:rsidRPr="000E6F59">
              <w:rPr>
                <w:sz w:val="18"/>
                <w:szCs w:val="18"/>
              </w:rPr>
              <w:t>Yearly</w:t>
            </w:r>
          </w:p>
        </w:tc>
      </w:tr>
      <w:tr w:rsidRPr="000E6F59" w:rsidR="00E6338F" w:rsidTr="00DB1657" w14:paraId="3FE80572" w14:textId="77777777">
        <w:tc>
          <w:tcPr>
            <w:tcW w:w="1814"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32C707A8" w14:textId="77777777">
            <w:pPr>
              <w:spacing w:after="0"/>
              <w:jc w:val="left"/>
              <w:rPr>
                <w:sz w:val="18"/>
                <w:szCs w:val="18"/>
              </w:rPr>
            </w:pPr>
            <w:r w:rsidRPr="000E6F59">
              <w:rPr>
                <w:sz w:val="18"/>
                <w:szCs w:val="18"/>
              </w:rPr>
              <w:t>Dissemination of lessons learnt</w:t>
            </w:r>
          </w:p>
        </w:tc>
        <w:tc>
          <w:tcPr>
            <w:tcW w:w="3118" w:type="dxa"/>
            <w:tcBorders>
              <w:top w:val="single" w:color="000000" w:sz="4" w:space="0"/>
              <w:left w:val="single" w:color="000000" w:sz="4" w:space="0"/>
              <w:bottom w:val="single" w:color="000000" w:sz="4" w:space="0"/>
            </w:tcBorders>
            <w:shd w:val="clear" w:color="auto" w:fill="auto"/>
          </w:tcPr>
          <w:p w:rsidRPr="000E6F59" w:rsidR="00E6338F" w:rsidP="00E6338F" w:rsidRDefault="00E6338F" w14:paraId="187D75DA" w14:textId="77777777">
            <w:pPr>
              <w:numPr>
                <w:ilvl w:val="0"/>
                <w:numId w:val="11"/>
              </w:numPr>
              <w:suppressAutoHyphens/>
              <w:spacing w:after="0"/>
              <w:ind w:left="357" w:hanging="357"/>
              <w:jc w:val="left"/>
              <w:rPr>
                <w:sz w:val="18"/>
                <w:szCs w:val="18"/>
              </w:rPr>
            </w:pPr>
            <w:r w:rsidRPr="000E6F59">
              <w:rPr>
                <w:sz w:val="18"/>
                <w:szCs w:val="18"/>
              </w:rPr>
              <w:t>Project Manager and team</w:t>
            </w:r>
          </w:p>
          <w:p w:rsidRPr="000E6F59" w:rsidR="00E6338F" w:rsidP="00E6338F" w:rsidRDefault="00E6338F" w14:paraId="201EDA0E" w14:textId="77777777">
            <w:pPr>
              <w:numPr>
                <w:ilvl w:val="0"/>
                <w:numId w:val="11"/>
              </w:numPr>
              <w:suppressAutoHyphens/>
              <w:spacing w:after="0"/>
              <w:ind w:left="357" w:hanging="357"/>
              <w:jc w:val="left"/>
              <w:rPr>
                <w:sz w:val="18"/>
                <w:szCs w:val="18"/>
              </w:rPr>
            </w:pPr>
            <w:r w:rsidRPr="000E6F59">
              <w:rPr>
                <w:sz w:val="18"/>
                <w:szCs w:val="18"/>
              </w:rPr>
              <w:t>Local consultant</w:t>
            </w:r>
          </w:p>
        </w:tc>
        <w:tc>
          <w:tcPr>
            <w:tcW w:w="2127" w:type="dxa"/>
            <w:tcBorders>
              <w:top w:val="single" w:color="000000" w:sz="4" w:space="0"/>
              <w:left w:val="single" w:color="000000" w:sz="4" w:space="0"/>
              <w:bottom w:val="single" w:color="000000" w:sz="4" w:space="0"/>
            </w:tcBorders>
            <w:shd w:val="clear" w:color="auto" w:fill="auto"/>
          </w:tcPr>
          <w:p w:rsidRPr="000E6F59" w:rsidR="00E6338F" w:rsidP="00664511" w:rsidRDefault="00E6338F" w14:paraId="5AA004DB" w14:textId="77777777">
            <w:pPr>
              <w:spacing w:after="0"/>
              <w:jc w:val="left"/>
              <w:rPr>
                <w:sz w:val="18"/>
                <w:szCs w:val="18"/>
              </w:rPr>
            </w:pPr>
            <w:r w:rsidRPr="000E6F59">
              <w:rPr>
                <w:sz w:val="18"/>
                <w:szCs w:val="18"/>
              </w:rPr>
              <w:t>US$ 5,000 (GEF)</w:t>
            </w:r>
          </w:p>
          <w:p w:rsidRPr="000E6F59" w:rsidR="00E6338F" w:rsidP="00664511" w:rsidRDefault="00E6338F" w14:paraId="47E7211F" w14:textId="77777777">
            <w:pPr>
              <w:spacing w:after="0"/>
              <w:jc w:val="left"/>
              <w:rPr>
                <w:sz w:val="18"/>
                <w:szCs w:val="18"/>
              </w:rPr>
            </w:pPr>
            <w:r w:rsidRPr="000E6F59">
              <w:rPr>
                <w:sz w:val="18"/>
                <w:szCs w:val="18"/>
              </w:rPr>
              <w:t>US$ 5,000 (GOC)</w:t>
            </w:r>
          </w:p>
        </w:tc>
        <w:tc>
          <w:tcPr>
            <w:tcW w:w="2439" w:type="dxa"/>
            <w:tcBorders>
              <w:top w:val="single" w:color="000000" w:sz="4" w:space="0"/>
              <w:left w:val="single" w:color="000000" w:sz="4" w:space="0"/>
              <w:bottom w:val="single" w:color="000000" w:sz="4" w:space="0"/>
              <w:right w:val="single" w:color="000000" w:sz="4" w:space="0"/>
            </w:tcBorders>
            <w:shd w:val="clear" w:color="auto" w:fill="auto"/>
          </w:tcPr>
          <w:p w:rsidRPr="000E6F59" w:rsidR="00E6338F" w:rsidP="00664511" w:rsidRDefault="00E6338F" w14:paraId="08EE7AC1" w14:textId="77777777">
            <w:pPr>
              <w:spacing w:after="0"/>
              <w:jc w:val="left"/>
              <w:rPr>
                <w:sz w:val="18"/>
                <w:szCs w:val="18"/>
              </w:rPr>
            </w:pPr>
            <w:r w:rsidRPr="000E6F59">
              <w:rPr>
                <w:sz w:val="18"/>
                <w:szCs w:val="18"/>
              </w:rPr>
              <w:t>At least three months before the end of the project</w:t>
            </w:r>
          </w:p>
        </w:tc>
      </w:tr>
      <w:tr w:rsidRPr="000E6F59" w:rsidR="00E6338F" w:rsidTr="00DB1657" w14:paraId="1DB238ED" w14:textId="77777777">
        <w:trPr>
          <w:trHeight w:val="944"/>
        </w:trPr>
        <w:tc>
          <w:tcPr>
            <w:tcW w:w="4932" w:type="dxa"/>
            <w:gridSpan w:val="2"/>
            <w:tcBorders>
              <w:top w:val="single" w:color="000000" w:sz="4" w:space="0"/>
              <w:left w:val="single" w:color="000000" w:sz="4" w:space="0"/>
              <w:bottom w:val="single" w:color="000000" w:sz="4" w:space="0"/>
            </w:tcBorders>
            <w:shd w:val="clear" w:color="auto" w:fill="E6E6E6"/>
          </w:tcPr>
          <w:p w:rsidRPr="000E6F59" w:rsidR="00E6338F" w:rsidP="00664511" w:rsidRDefault="00E6338F" w14:paraId="4325BD42" w14:textId="77777777">
            <w:pPr>
              <w:spacing w:after="0"/>
              <w:jc w:val="left"/>
              <w:rPr>
                <w:sz w:val="18"/>
                <w:szCs w:val="18"/>
              </w:rPr>
            </w:pPr>
            <w:r w:rsidRPr="000E6F59">
              <w:rPr>
                <w:b/>
                <w:sz w:val="18"/>
                <w:szCs w:val="18"/>
              </w:rPr>
              <w:t xml:space="preserve">TOTAL indicative COST </w:t>
            </w:r>
          </w:p>
          <w:p w:rsidRPr="000E6F59" w:rsidR="00E6338F" w:rsidP="00664511" w:rsidRDefault="00E6338F" w14:paraId="19DA5476" w14:textId="77777777">
            <w:pPr>
              <w:spacing w:after="0"/>
              <w:jc w:val="left"/>
              <w:rPr>
                <w:sz w:val="18"/>
                <w:szCs w:val="18"/>
              </w:rPr>
            </w:pPr>
            <w:r w:rsidRPr="000E6F59">
              <w:rPr>
                <w:sz w:val="18"/>
                <w:szCs w:val="18"/>
              </w:rPr>
              <w:t xml:space="preserve">Excluding project team staff time and UNDP staff, including travel expenses </w:t>
            </w:r>
          </w:p>
        </w:tc>
        <w:tc>
          <w:tcPr>
            <w:tcW w:w="2127" w:type="dxa"/>
            <w:tcBorders>
              <w:top w:val="single" w:color="000000" w:sz="4" w:space="0"/>
              <w:left w:val="single" w:color="000000" w:sz="4" w:space="0"/>
              <w:bottom w:val="single" w:color="000000" w:sz="4" w:space="0"/>
            </w:tcBorders>
            <w:shd w:val="clear" w:color="auto" w:fill="E6E6E6"/>
          </w:tcPr>
          <w:p w:rsidRPr="000E6F59" w:rsidR="00E6338F" w:rsidP="00664511" w:rsidRDefault="00E6338F" w14:paraId="67E6F148" w14:textId="77777777">
            <w:pPr>
              <w:spacing w:after="0"/>
              <w:jc w:val="left"/>
              <w:rPr>
                <w:sz w:val="18"/>
                <w:szCs w:val="18"/>
              </w:rPr>
            </w:pPr>
            <w:r w:rsidRPr="000E6F59">
              <w:rPr>
                <w:sz w:val="18"/>
                <w:szCs w:val="18"/>
              </w:rPr>
              <w:t xml:space="preserve">Total:  US$ </w:t>
            </w:r>
            <w:r>
              <w:rPr>
                <w:sz w:val="18"/>
                <w:szCs w:val="18"/>
              </w:rPr>
              <w:t>9</w:t>
            </w:r>
            <w:r w:rsidRPr="000E6F59">
              <w:rPr>
                <w:sz w:val="18"/>
                <w:szCs w:val="18"/>
              </w:rPr>
              <w:t xml:space="preserve">0,000 </w:t>
            </w:r>
          </w:p>
          <w:p w:rsidRPr="000E6F59" w:rsidR="00E6338F" w:rsidP="00664511" w:rsidRDefault="00E6338F" w14:paraId="21C33CC3" w14:textId="77777777">
            <w:pPr>
              <w:spacing w:after="0"/>
              <w:jc w:val="left"/>
              <w:rPr>
                <w:sz w:val="18"/>
                <w:szCs w:val="18"/>
              </w:rPr>
            </w:pPr>
            <w:r w:rsidRPr="000E6F59">
              <w:rPr>
                <w:sz w:val="18"/>
                <w:szCs w:val="18"/>
              </w:rPr>
              <w:t xml:space="preserve">(GEF: US$ 70,000, </w:t>
            </w:r>
            <w:r>
              <w:rPr>
                <w:sz w:val="18"/>
                <w:szCs w:val="18"/>
              </w:rPr>
              <w:t>GOC: US$ 20,000</w:t>
            </w:r>
            <w:r w:rsidRPr="000E6F59">
              <w:rPr>
                <w:sz w:val="18"/>
                <w:szCs w:val="18"/>
              </w:rPr>
              <w:t>)</w:t>
            </w:r>
          </w:p>
        </w:tc>
        <w:tc>
          <w:tcPr>
            <w:tcW w:w="2439" w:type="dxa"/>
            <w:tcBorders>
              <w:top w:val="single" w:color="000000" w:sz="4" w:space="0"/>
              <w:left w:val="single" w:color="000000" w:sz="4" w:space="0"/>
              <w:bottom w:val="single" w:color="000000" w:sz="4" w:space="0"/>
              <w:right w:val="single" w:color="000000" w:sz="4" w:space="0"/>
            </w:tcBorders>
            <w:shd w:val="clear" w:color="auto" w:fill="E6E6E6"/>
          </w:tcPr>
          <w:p w:rsidRPr="000E6F59" w:rsidR="00E6338F" w:rsidP="00664511" w:rsidRDefault="00E6338F" w14:paraId="59FEC401" w14:textId="77777777">
            <w:pPr>
              <w:snapToGrid w:val="0"/>
              <w:spacing w:after="0"/>
              <w:jc w:val="left"/>
              <w:rPr>
                <w:sz w:val="18"/>
                <w:szCs w:val="18"/>
              </w:rPr>
            </w:pPr>
          </w:p>
        </w:tc>
      </w:tr>
    </w:tbl>
    <w:p w:rsidRPr="000E6F59" w:rsidR="00E82C1B" w:rsidP="00E82C1B" w:rsidRDefault="00E82C1B" w14:paraId="593E986A"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sz w:val="20"/>
          <w:szCs w:val="20"/>
        </w:rPr>
      </w:pPr>
    </w:p>
    <w:p w:rsidR="00E527FF" w:rsidP="00E82C1B" w:rsidRDefault="00E527FF" w14:paraId="5169FCD0" w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sz w:val="20"/>
          <w:szCs w:val="20"/>
        </w:rPr>
      </w:pPr>
    </w:p>
    <w:p w:rsidRPr="009C273C" w:rsidR="00E82C1B" w:rsidP="00E82C1B" w:rsidRDefault="00E82C1B" w14:paraId="6A149D63" w14:textId="14162299">
      <w:pPr>
        <w:pStyle w:val="Heading1"/>
        <w:rPr>
          <w:rFonts w:eastAsia="Arial Unicode MS"/>
        </w:rPr>
      </w:pPr>
      <w:bookmarkStart w:name="_Toc390516917" w:id="153"/>
      <w:bookmarkStart w:name="_Toc424291815" w:id="154"/>
      <w:r w:rsidRPr="009C273C">
        <w:t>Legal Context</w:t>
      </w:r>
      <w:bookmarkEnd w:id="153"/>
      <w:bookmarkEnd w:id="154"/>
    </w:p>
    <w:p w:rsidRPr="000E6F59" w:rsidR="00E82C1B" w:rsidP="00E82C1B" w:rsidRDefault="00E82C1B" w14:paraId="33E6D966" w14:textId="77777777">
      <w:pPr>
        <w:rPr>
          <w:b/>
        </w:rPr>
      </w:pPr>
      <w:r w:rsidRPr="000E6F59">
        <w:t xml:space="preserve">This Project Document shall be the instrument referred to as such </w:t>
      </w:r>
      <w:r w:rsidRPr="000E6F59" w:rsidR="00D845FC">
        <w:t>in Article</w:t>
      </w:r>
      <w:r w:rsidRPr="000E6F59">
        <w:t xml:space="preserve"> 1 of the Standard Basic Assistance Agreement “</w:t>
      </w:r>
      <w:r w:rsidRPr="000E6F59">
        <w:rPr>
          <w:i/>
        </w:rPr>
        <w:t>Acuerdo Básico modelo de Asistencia entre el Gobierno de Cuba y el Programa de las Naciones Unidas para el Desarrollo</w:t>
      </w:r>
      <w:r w:rsidRPr="000E6F59">
        <w:t xml:space="preserve">”, signed by the Government of Cuba and the UNDP on May 17th, 1975. The host country implementing agency shall, for the purpose of the Standard Basic Assistance refer to the government cooperation agency </w:t>
      </w:r>
      <w:r w:rsidRPr="000E6F59" w:rsidR="00D845FC">
        <w:t>described in</w:t>
      </w:r>
      <w:r w:rsidRPr="000E6F59">
        <w:t xml:space="preserve"> that Agreement. The objectives and results foreseen </w:t>
      </w:r>
      <w:r w:rsidRPr="000E6F59" w:rsidR="00D845FC">
        <w:t xml:space="preserve">in </w:t>
      </w:r>
      <w:r w:rsidRPr="000E6F59" w:rsidR="00D845FC">
        <w:t>the</w:t>
      </w:r>
      <w:r w:rsidRPr="000E6F59">
        <w:t xml:space="preserve"> Project are in line with the Country Programme Document signed between the Government of Cuba and UNDP for the period 2014-2018. </w:t>
      </w:r>
    </w:p>
    <w:p w:rsidRPr="000E6F59" w:rsidR="00E82C1B" w:rsidP="00E82C1B" w:rsidRDefault="00E82C1B" w14:paraId="3A2EF040" w14:textId="77777777">
      <w:pPr>
        <w:rPr>
          <w:b/>
        </w:rPr>
      </w:pPr>
    </w:p>
    <w:p w:rsidRPr="000E6F59" w:rsidR="00E82C1B" w:rsidP="00E82C1B" w:rsidRDefault="00E82C1B" w14:paraId="35C3AB0E" w14:textId="77777777">
      <w:r w:rsidRPr="000E6F59">
        <w:t xml:space="preserve">The UNDP Resident representative in Cuba is authorized to effect in writing the following types of revisions to this Project Document, provided that he/she has verified the Agreement thereto by the UNDP-GEF Unit and is assured that the other signatories to the Project Document have no objection to the proposed changes: </w:t>
      </w:r>
    </w:p>
    <w:p w:rsidRPr="000E6F59" w:rsidR="00E82C1B" w:rsidP="003727AA" w:rsidRDefault="00E82C1B" w14:paraId="2E860FD4" w14:textId="77777777">
      <w:pPr>
        <w:numPr>
          <w:ilvl w:val="0"/>
          <w:numId w:val="22"/>
        </w:numPr>
        <w:spacing w:after="0"/>
        <w:ind w:left="714" w:hanging="357"/>
      </w:pPr>
      <w:r w:rsidRPr="000E6F59">
        <w:t>Revision of, or addition to, any of the annexes to the Project Document;</w:t>
      </w:r>
    </w:p>
    <w:p w:rsidRPr="000E6F59" w:rsidR="00E82C1B" w:rsidP="003727AA" w:rsidRDefault="00E82C1B" w14:paraId="681A0663" w14:textId="77777777">
      <w:pPr>
        <w:numPr>
          <w:ilvl w:val="0"/>
          <w:numId w:val="22"/>
        </w:numPr>
        <w:spacing w:after="0"/>
        <w:ind w:left="714" w:hanging="357"/>
      </w:pPr>
      <w:r w:rsidRPr="000E6F59">
        <w:t>Revisions which do not involve significant changes in the immediate objectives, outputs or activities of the project, but are caused by the rearrangements of the inputs already agreed to or by cost increases due to inflation;</w:t>
      </w:r>
    </w:p>
    <w:p w:rsidRPr="000E6F59" w:rsidR="00E82C1B" w:rsidP="003727AA" w:rsidRDefault="00E82C1B" w14:paraId="49740404" w14:textId="77777777">
      <w:pPr>
        <w:numPr>
          <w:ilvl w:val="0"/>
          <w:numId w:val="22"/>
        </w:numPr>
        <w:spacing w:after="0"/>
        <w:ind w:left="714" w:hanging="357"/>
      </w:pPr>
      <w:r w:rsidRPr="000E6F59">
        <w:t xml:space="preserve">Mandatory annual revisions which rephrase the delivery of agreed project inputs or increased expert or other costs due to inflation or take into account agency expenditure flexibility, and; </w:t>
      </w:r>
    </w:p>
    <w:p w:rsidRPr="000E6F59" w:rsidR="00E82C1B" w:rsidP="003727AA" w:rsidRDefault="00E82C1B" w14:paraId="02CAF78E" w14:textId="77777777">
      <w:pPr>
        <w:numPr>
          <w:ilvl w:val="0"/>
          <w:numId w:val="22"/>
        </w:numPr>
        <w:spacing w:after="0"/>
        <w:ind w:left="714" w:hanging="357"/>
      </w:pPr>
      <w:r w:rsidRPr="000E6F59">
        <w:t>Inclusion of additional annexes and attachments only as set out here in this Project Document</w:t>
      </w:r>
      <w:r w:rsidRPr="000E6F59">
        <w:rPr>
          <w:rFonts w:eastAsia="Arial Unicode MS"/>
        </w:rPr>
        <w:t>.</w:t>
      </w:r>
    </w:p>
    <w:p w:rsidR="00E82C1B" w:rsidP="00E82C1B" w:rsidRDefault="00E82C1B" w14:paraId="3F87BDDB" w14:textId="77777777"/>
    <w:p w:rsidRPr="000E6F59" w:rsidR="00E527FF" w:rsidP="00E82C1B" w:rsidRDefault="00E527FF" w14:paraId="558B4809" w14:textId="77777777"/>
    <w:p w:rsidRPr="009C273C" w:rsidR="00E82C1B" w:rsidP="00E82C1B" w:rsidRDefault="00E82C1B" w14:paraId="5B576B11" w14:textId="2705DE85">
      <w:pPr>
        <w:pStyle w:val="Heading1"/>
      </w:pPr>
      <w:bookmarkStart w:name="_Toc390516918" w:id="155"/>
      <w:bookmarkStart w:name="_Toc424291816" w:id="156"/>
      <w:r w:rsidRPr="009C273C">
        <w:t>Other Arrangements</w:t>
      </w:r>
      <w:bookmarkEnd w:id="155"/>
      <w:bookmarkEnd w:id="156"/>
    </w:p>
    <w:p w:rsidR="00422D19" w:rsidP="00E82C1B" w:rsidRDefault="00422D19" w14:paraId="3A5CE4CE" w14:textId="77777777">
      <w:pPr>
        <w:pStyle w:val="Heading2"/>
      </w:pPr>
      <w:bookmarkStart w:name="_Toc390516919" w:id="157"/>
    </w:p>
    <w:p w:rsidRPr="000E6F59" w:rsidR="00E82C1B" w:rsidP="00E82C1B" w:rsidRDefault="00551B59" w14:paraId="5228DC92" w14:textId="5E1D344F">
      <w:pPr>
        <w:pStyle w:val="Heading2"/>
      </w:pPr>
      <w:bookmarkStart w:name="_Toc424291817" w:id="158"/>
      <w:r>
        <w:t>Communications and visibility r</w:t>
      </w:r>
      <w:r w:rsidRPr="000E6F59" w:rsidR="00E82C1B">
        <w:t>equirements</w:t>
      </w:r>
      <w:bookmarkEnd w:id="157"/>
      <w:bookmarkEnd w:id="158"/>
    </w:p>
    <w:p w:rsidRPr="000E6F59" w:rsidR="00E82C1B" w:rsidP="00E82C1B" w:rsidRDefault="00E82C1B" w14:paraId="04A29E57" w14:textId="77777777">
      <w:r w:rsidRPr="000E6F59">
        <w:t xml:space="preserve">Full compliance is required with UNDP's Branding Guidelines. These can be accessed at http://intra.undp.org/coa/branding.shtml  Specific guidelines on UNDP logo use can be accessed at: http://intra.undp.org/branding/useOfLogo.html  Amongst other things, these guidelines describe when and how the UNDP logo needs to be used, as well as how the logos of donors to UNDP projects need to be used. For the avoidance of any doubt, when logo use is required, the UNDP logo needs to be used alongside the GEF logo. The </w:t>
      </w:r>
      <w:r w:rsidRPr="00E527FF">
        <w:t>GEF logo</w:t>
      </w:r>
      <w:r w:rsidRPr="000E6F59">
        <w:t xml:space="preserve"> can be </w:t>
      </w:r>
      <w:r w:rsidRPr="00E527FF">
        <w:t xml:space="preserve">accessed at: </w:t>
      </w:r>
      <w:r w:rsidRPr="00E527FF">
        <w:rPr>
          <w:rStyle w:val="Hyperlink"/>
          <w:color w:val="auto"/>
          <w:szCs w:val="22"/>
          <w:u w:val="none"/>
        </w:rPr>
        <w:t>http://www.thegef.org/gef/GEF_logo</w:t>
      </w:r>
      <w:r w:rsidRPr="00E527FF">
        <w:t>. The</w:t>
      </w:r>
      <w:r w:rsidRPr="000E6F59">
        <w:t xml:space="preserve"> </w:t>
      </w:r>
      <w:hyperlink w:history="1" r:id="rId11">
        <w:r w:rsidRPr="000E6F59">
          <w:t>UNDP logo</w:t>
        </w:r>
      </w:hyperlink>
      <w:r w:rsidRPr="000E6F59">
        <w:t xml:space="preserve"> can be accessed at http://intra.undp.org/coa/branding.shtml</w:t>
      </w:r>
    </w:p>
    <w:p w:rsidRPr="000E6F59" w:rsidR="00E82C1B" w:rsidP="00E82C1B" w:rsidRDefault="00E82C1B" w14:paraId="6DA12627" w14:textId="77777777">
      <w:r w:rsidRPr="000E6F59">
        <w:t>Also full compliance is required with the GEF's Communication and Visibility Guidelines (the "GEF Guidelines"). The GEF Guidelines can be accessed at: http://www.thegef.org/gef/sites/thegef.org/</w:t>
      </w:r>
      <w:r w:rsidR="00E527FF">
        <w:t xml:space="preserve"> </w:t>
      </w:r>
      <w:r w:rsidRPr="000E6F59">
        <w:t>files/documents/C.40.08_Branding_the_GEF% 20final_0.pdf. Amongst other things, the GEF Guidelines describe when and how the GEF logo needs to be used in project publications, vehicles, supplies and other project equipment. The GEF Guidelines also describe other GEF Requirements regarding promotional press releases, press conferences, press visits, visits by Government Officials, productions and other promotional items. Where other agencies and project partners have provided support through co-financing, branding their policies and requirements should be similarly applied.</w:t>
      </w:r>
    </w:p>
    <w:p w:rsidRPr="000E6F59" w:rsidR="00E82C1B" w:rsidP="00E82C1B" w:rsidRDefault="00E82C1B" w14:paraId="5A4188FF" w14:textId="77777777"/>
    <w:p w:rsidRPr="000E6F59" w:rsidR="00E82C1B" w:rsidP="00E82C1B" w:rsidRDefault="00551B59" w14:paraId="1F318EF5" w14:textId="4FDB00C0">
      <w:pPr>
        <w:pStyle w:val="Heading2"/>
      </w:pPr>
      <w:bookmarkStart w:name="_Toc390516920" w:id="159"/>
      <w:bookmarkStart w:name="_Toc424291818" w:id="160"/>
      <w:r>
        <w:t>Auditing a</w:t>
      </w:r>
      <w:r w:rsidRPr="000E6F59" w:rsidR="00E82C1B">
        <w:t>rrangements</w:t>
      </w:r>
      <w:bookmarkEnd w:id="159"/>
      <w:bookmarkEnd w:id="160"/>
    </w:p>
    <w:p w:rsidRPr="000E6F59" w:rsidR="00E82C1B" w:rsidP="00E82C1B" w:rsidRDefault="00E82C1B" w14:paraId="4B460B32" w14:textId="77777777">
      <w:pPr>
        <w:rPr>
          <w:szCs w:val="22"/>
        </w:rPr>
      </w:pPr>
      <w:r w:rsidRPr="000E6F59">
        <w:rPr>
          <w:szCs w:val="22"/>
        </w:rPr>
        <w:t>Audit on Project will follow UNDP Financial Regulations and Rules and applicable Audit policies.</w:t>
      </w:r>
    </w:p>
    <w:p w:rsidRPr="000E6F59" w:rsidR="00E82C1B" w:rsidP="00E82C1B" w:rsidRDefault="00E82C1B" w14:paraId="59284DDC" w14:textId="77777777"/>
    <w:p w:rsidRPr="000E6F59" w:rsidR="00E82C1B" w:rsidP="00E82C1B" w:rsidRDefault="00551B59" w14:paraId="7A3FE2CF" w14:textId="4AF8D841">
      <w:pPr>
        <w:pStyle w:val="Heading2"/>
      </w:pPr>
      <w:bookmarkStart w:name="_Toc390516921" w:id="161"/>
      <w:bookmarkStart w:name="_Toc424291819" w:id="162"/>
      <w:r>
        <w:t>Learning and knowledge s</w:t>
      </w:r>
      <w:r w:rsidRPr="000E6F59" w:rsidR="00E82C1B">
        <w:t>haring</w:t>
      </w:r>
      <w:bookmarkEnd w:id="161"/>
      <w:bookmarkEnd w:id="162"/>
    </w:p>
    <w:p w:rsidRPr="000E6F59" w:rsidR="00E82C1B" w:rsidP="00E82C1B" w:rsidRDefault="00E82C1B" w14:paraId="7FED22FF" w14:textId="77777777">
      <w:r w:rsidRPr="000E6F59">
        <w:rPr>
          <w:szCs w:val="22"/>
        </w:rPr>
        <w:t xml:space="preserve">Results from the Project will be disseminated within and beyond the Project's intervention zone through existing information sharing networks and </w:t>
      </w:r>
      <w:r w:rsidRPr="000E6F59" w:rsidR="00D845FC">
        <w:rPr>
          <w:szCs w:val="22"/>
        </w:rPr>
        <w:t>forums. The</w:t>
      </w:r>
      <w:r w:rsidRPr="000E6F59">
        <w:rPr>
          <w:szCs w:val="22"/>
        </w:rPr>
        <w:t xml:space="preserve"> Project will identify identity and participate, as relevant and appropriate, in scientific, policy-based and/or any other networks, May be of benefit to Project Implementation lessons learned. The Project will identify, </w:t>
      </w:r>
      <w:r w:rsidRPr="000E6F59" w:rsidR="00D845FC">
        <w:rPr>
          <w:szCs w:val="22"/>
        </w:rPr>
        <w:t>analyse</w:t>
      </w:r>
      <w:r w:rsidRPr="000E6F59">
        <w:rPr>
          <w:szCs w:val="22"/>
        </w:rPr>
        <w:t xml:space="preserve">, and share lessons learned that might be beneficial in the design and Implementation of like future projects.  Finally, there will be a two-way flow of information between this Project and other projects of a same focus. </w:t>
      </w:r>
    </w:p>
    <w:p w:rsidRPr="000E6F59" w:rsidR="009E1A34" w:rsidRDefault="009E1A34" w14:paraId="47647DF5" w14:textId="77777777">
      <w:pPr>
        <w:rPr>
          <w:rFonts w:cs="Arial"/>
          <w:b/>
          <w:sz w:val="20"/>
          <w:szCs w:val="20"/>
        </w:rPr>
      </w:pPr>
    </w:p>
    <w:p w:rsidR="00422D19" w:rsidRDefault="00422D19" w14:paraId="2FA2554A" w14:textId="77777777">
      <w:pPr>
        <w:spacing w:after="0"/>
        <w:jc w:val="left"/>
        <w:rPr>
          <w:b/>
          <w:smallCaps/>
          <w:szCs w:val="22"/>
        </w:rPr>
      </w:pPr>
      <w:r>
        <w:br w:type="page"/>
      </w:r>
    </w:p>
    <w:p w:rsidRPr="009C273C" w:rsidR="003A0160" w:rsidP="00071E3D" w:rsidRDefault="00422D19" w14:paraId="58D4A41B" w14:textId="569F12D5">
      <w:pPr>
        <w:pStyle w:val="Heading1"/>
        <w:ind w:left="0" w:firstLine="0"/>
      </w:pPr>
      <w:bookmarkStart w:name="_Toc424291820" w:id="163"/>
      <w:r>
        <w:t>Annexes</w:t>
      </w:r>
      <w:bookmarkEnd w:id="163"/>
    </w:p>
    <w:p w:rsidRPr="000E6F59" w:rsidR="0028232E" w:rsidRDefault="0028232E" w14:paraId="70A87EBD" w14:textId="77777777">
      <w:pPr>
        <w:jc w:val="left"/>
        <w:rPr>
          <w:rFonts w:cs="Arial"/>
          <w:szCs w:val="22"/>
        </w:rPr>
      </w:pPr>
    </w:p>
    <w:p w:rsidRPr="000A48A6" w:rsidR="003A0160" w:rsidP="00573D42" w:rsidRDefault="00E941EF" w14:paraId="0B131E30" w14:textId="0558BA07">
      <w:pPr>
        <w:pStyle w:val="Heading2"/>
        <w:rPr>
          <w:lang w:val="en-US"/>
        </w:rPr>
      </w:pPr>
      <w:bookmarkStart w:name="_Toc390516924" w:id="164"/>
      <w:bookmarkStart w:name="_Toc395732967" w:id="165"/>
      <w:bookmarkStart w:name="_Toc395786384" w:id="166"/>
      <w:bookmarkStart w:name="_Toc424291821" w:id="167"/>
      <w:r w:rsidRPr="000A48A6">
        <w:rPr>
          <w:rFonts w:cs="Arial"/>
          <w:lang w:val="en-US"/>
        </w:rPr>
        <w:t>ANNEX A</w:t>
      </w:r>
      <w:r w:rsidRPr="000A48A6" w:rsidR="00DB1657">
        <w:rPr>
          <w:rFonts w:cs="Arial"/>
          <w:lang w:val="en-US"/>
        </w:rPr>
        <w:tab/>
      </w:r>
      <w:r w:rsidRPr="000A48A6" w:rsidR="00551B59">
        <w:rPr>
          <w:lang w:val="en-US"/>
        </w:rPr>
        <w:t>List of d</w:t>
      </w:r>
      <w:r w:rsidRPr="000A48A6">
        <w:rPr>
          <w:lang w:val="en-US"/>
        </w:rPr>
        <w:t>ocuments</w:t>
      </w:r>
      <w:bookmarkEnd w:id="164"/>
      <w:bookmarkEnd w:id="165"/>
      <w:bookmarkEnd w:id="166"/>
      <w:bookmarkEnd w:id="167"/>
    </w:p>
    <w:p w:rsidRPr="000A48A6" w:rsidR="00B97853" w:rsidP="00E941EF" w:rsidRDefault="00B97853" w14:paraId="7779BEEC" w14:textId="77777777">
      <w:pPr>
        <w:jc w:val="left"/>
        <w:rPr>
          <w:lang w:val="en-US"/>
        </w:rPr>
      </w:pPr>
    </w:p>
    <w:p w:rsidR="005854E3" w:rsidP="000065E0" w:rsidRDefault="005854E3" w14:paraId="149E5960" w14:textId="77777777">
      <w:pPr>
        <w:numPr>
          <w:ilvl w:val="0"/>
          <w:numId w:val="25"/>
        </w:numPr>
      </w:pPr>
      <w:r w:rsidRPr="009A3F20">
        <w:rPr>
          <w:lang w:val="es-PA"/>
        </w:rPr>
        <w:t xml:space="preserve">Suárez, J.; Martín, G. J.; Sotolongo, J. A.; Rodríguez, E.; Savran, Valentina; Cepero, L.; Funes-Monzote, F. R.; Rivero, J. L.; Blanco, D.; Machado, R.; Martín, C. &amp; García, A. 2011. Experiencias del proyecto BIOMAS-CUBA. Alternativas energéticas a partir de la biomasa en el medio rural cubano. </w:t>
      </w:r>
      <w:r w:rsidRPr="005854E3">
        <w:t>Pastos y Forrajes, 34 (4): 473-496</w:t>
      </w:r>
      <w:r w:rsidR="00956D3D">
        <w:t>.</w:t>
      </w:r>
    </w:p>
    <w:p w:rsidR="005854E3" w:rsidP="000065E0" w:rsidRDefault="00C75262" w14:paraId="19D7723F" w14:textId="77777777">
      <w:pPr>
        <w:numPr>
          <w:ilvl w:val="0"/>
          <w:numId w:val="25"/>
        </w:numPr>
      </w:pPr>
      <w:r w:rsidRPr="009A3F20">
        <w:rPr>
          <w:lang w:val="fr-FR"/>
        </w:rPr>
        <w:t xml:space="preserve">Bogdanski, Anne; Dubois, O.; Jamieson, C. &amp; Krell, R. 2011. </w:t>
      </w:r>
      <w:r w:rsidRPr="00C75262">
        <w:t>Making Integrated Food-Energy Systems Work for People and Climate: An Overview. FAO, Rome, 136 pp.</w:t>
      </w:r>
    </w:p>
    <w:p w:rsidRPr="00E14D4B" w:rsidR="005854E3" w:rsidP="000065E0" w:rsidRDefault="00C75262" w14:paraId="7946A177" w14:textId="77777777">
      <w:pPr>
        <w:numPr>
          <w:ilvl w:val="0"/>
          <w:numId w:val="25"/>
        </w:numPr>
        <w:rPr>
          <w:lang w:val="es-PA"/>
        </w:rPr>
      </w:pPr>
      <w:r w:rsidRPr="009A3F20">
        <w:rPr>
          <w:lang w:val="es-PA"/>
        </w:rPr>
        <w:t xml:space="preserve">Suárez, J. &amp; Martin, G. (Eds.). 2012. La biomasa como fuente renovable de energía en el medio rural: La experiencia de BIOMAS-CUBA. </w:t>
      </w:r>
      <w:r w:rsidRPr="00E14D4B">
        <w:rPr>
          <w:lang w:val="es-PA"/>
        </w:rPr>
        <w:t>Estación Experimental “Indio Hatuey”, Matanzas, Cuba</w:t>
      </w:r>
      <w:r w:rsidRPr="00E14D4B" w:rsidR="00956D3D">
        <w:rPr>
          <w:lang w:val="es-PA"/>
        </w:rPr>
        <w:t>.</w:t>
      </w:r>
    </w:p>
    <w:p w:rsidR="004A3EA3" w:rsidP="000065E0" w:rsidRDefault="004A3EA3" w14:paraId="25AD567B" w14:textId="77777777">
      <w:pPr>
        <w:numPr>
          <w:ilvl w:val="0"/>
          <w:numId w:val="25"/>
        </w:numPr>
      </w:pPr>
      <w:r w:rsidRPr="004A3EA3">
        <w:t>Cuba: A Country Profile on</w:t>
      </w:r>
      <w:r>
        <w:t xml:space="preserve"> Sustainable Energy Development</w:t>
      </w:r>
      <w:r w:rsidRPr="004A3EA3">
        <w:t>, ISBN 978–92–0–101708–6, International Atomic Energy Agency, Vienna, 2008</w:t>
      </w:r>
      <w:r w:rsidR="00956D3D">
        <w:t>.</w:t>
      </w:r>
    </w:p>
    <w:p w:rsidRPr="009A3F20" w:rsidR="00174A1A" w:rsidP="000065E0" w:rsidRDefault="00174A1A" w14:paraId="05DB7717" w14:textId="77777777">
      <w:pPr>
        <w:numPr>
          <w:ilvl w:val="0"/>
          <w:numId w:val="25"/>
        </w:numPr>
        <w:rPr>
          <w:lang w:val="es-PA"/>
        </w:rPr>
      </w:pPr>
      <w:r w:rsidRPr="009A3F20">
        <w:rPr>
          <w:lang w:val="es-PA"/>
        </w:rPr>
        <w:t>Statistical Yearbook of 2012</w:t>
      </w:r>
      <w:r w:rsidRPr="009A3F20" w:rsidR="004A3EA3">
        <w:rPr>
          <w:lang w:val="es-PA"/>
        </w:rPr>
        <w:t xml:space="preserve"> (Anuario Estadístico de Cuba 2012</w:t>
      </w:r>
      <w:r w:rsidRPr="009A3F20">
        <w:rPr>
          <w:lang w:val="es-PA"/>
        </w:rPr>
        <w:t>), Oficina Nacional de Estadística e Información, La Habana, Cuba</w:t>
      </w:r>
      <w:r w:rsidRPr="009A3F20" w:rsidR="004A3EA3">
        <w:rPr>
          <w:lang w:val="es-PA"/>
        </w:rPr>
        <w:t>, ISBN: 978-959-7119-62-3 (edition 2013)</w:t>
      </w:r>
      <w:r w:rsidR="00956D3D">
        <w:rPr>
          <w:lang w:val="es-PA"/>
        </w:rPr>
        <w:t>.</w:t>
      </w:r>
    </w:p>
    <w:p w:rsidR="004A3EA3" w:rsidP="000065E0" w:rsidRDefault="004A3EA3" w14:paraId="4F746EFE" w14:textId="77777777">
      <w:pPr>
        <w:numPr>
          <w:ilvl w:val="0"/>
          <w:numId w:val="25"/>
        </w:numPr>
      </w:pPr>
      <w:r w:rsidRPr="009A3F20">
        <w:rPr>
          <w:lang w:val="es-PA"/>
        </w:rPr>
        <w:t xml:space="preserve">Jiménez, O.; Curbelo, A. &amp; Suárez, Y. 2012. </w:t>
      </w:r>
      <w:r w:rsidRPr="004A3EA3">
        <w:t>Biomass based gasifier for providing electricity and thermal energy to off-grid locations in Cuba. Conceptual design. Energy for Sustainable Development, 16: 98-102</w:t>
      </w:r>
      <w:r w:rsidR="00956D3D">
        <w:t>.</w:t>
      </w:r>
    </w:p>
    <w:p w:rsidR="004A3EA3" w:rsidP="000065E0" w:rsidRDefault="004A3EA3" w14:paraId="40D2E49C" w14:textId="77777777">
      <w:pPr>
        <w:numPr>
          <w:ilvl w:val="0"/>
          <w:numId w:val="25"/>
        </w:numPr>
      </w:pPr>
      <w:r>
        <w:t xml:space="preserve">Arrastía Avila, M.A., </w:t>
      </w:r>
      <w:r w:rsidRPr="004A3EA3">
        <w:t>Distributed generation in Cuba feature</w:t>
      </w:r>
      <w:r>
        <w:t xml:space="preserve">, </w:t>
      </w:r>
      <w:r w:rsidRPr="004A3EA3">
        <w:t>Cogeneration and On-Site Power Production</w:t>
      </w:r>
      <w:r>
        <w:t>, Nov-Dec 2008.</w:t>
      </w:r>
    </w:p>
    <w:p w:rsidR="004A3EA3" w:rsidP="000065E0" w:rsidRDefault="004A3EA3" w14:paraId="75990272" w14:textId="77777777">
      <w:pPr>
        <w:numPr>
          <w:ilvl w:val="0"/>
          <w:numId w:val="25"/>
        </w:numPr>
      </w:pPr>
      <w:r>
        <w:t>Initial National Communication of Cuba to the UNFCCC (2000)</w:t>
      </w:r>
      <w:r w:rsidR="00CB3710">
        <w:t>.</w:t>
      </w:r>
    </w:p>
    <w:p w:rsidRPr="00CB3710" w:rsidR="00963976" w:rsidP="000065E0" w:rsidRDefault="00963976" w14:paraId="09FFBE16" w14:textId="77777777">
      <w:pPr>
        <w:numPr>
          <w:ilvl w:val="0"/>
          <w:numId w:val="25"/>
        </w:numPr>
        <w:rPr>
          <w:lang w:val="es-MX"/>
        </w:rPr>
      </w:pPr>
      <w:r w:rsidRPr="00963976">
        <w:rPr>
          <w:lang w:val="es-PA"/>
        </w:rPr>
        <w:t>Planos, E.; Rivero R.; Guevara V.</w:t>
      </w:r>
      <w:r w:rsidR="00CB3710">
        <w:rPr>
          <w:lang w:val="es-PA"/>
        </w:rPr>
        <w:t xml:space="preserve"> (</w:t>
      </w:r>
      <w:r w:rsidR="00956D3D">
        <w:rPr>
          <w:lang w:val="es-PA"/>
        </w:rPr>
        <w:t>E</w:t>
      </w:r>
      <w:r w:rsidR="00CB3710">
        <w:rPr>
          <w:lang w:val="es-PA"/>
        </w:rPr>
        <w:t>d</w:t>
      </w:r>
      <w:r w:rsidR="00956D3D">
        <w:rPr>
          <w:lang w:val="es-PA"/>
        </w:rPr>
        <w:t>s</w:t>
      </w:r>
      <w:r w:rsidR="00CB3710">
        <w:rPr>
          <w:lang w:val="es-PA"/>
        </w:rPr>
        <w:t xml:space="preserve">.), </w:t>
      </w:r>
      <w:r w:rsidRPr="00376EC5">
        <w:rPr>
          <w:lang w:val="es-MX"/>
        </w:rPr>
        <w:t xml:space="preserve">Impacto del Cambio Climático y Medidas de Adaptación en Cuba. </w:t>
      </w:r>
      <w:r w:rsidRPr="00CB3710">
        <w:rPr>
          <w:lang w:val="es-MX"/>
        </w:rPr>
        <w:t>Instituto de Meteorología. Agencia de Medio Ambiente</w:t>
      </w:r>
      <w:r w:rsidR="00CB3710">
        <w:rPr>
          <w:lang w:val="es-MX"/>
        </w:rPr>
        <w:t xml:space="preserve"> (2013)</w:t>
      </w:r>
      <w:r w:rsidRPr="00CB3710">
        <w:rPr>
          <w:lang w:val="es-MX"/>
        </w:rPr>
        <w:t xml:space="preserve">.  </w:t>
      </w:r>
    </w:p>
    <w:p w:rsidRPr="00CB3710" w:rsidR="00C75262" w:rsidP="00E941EF" w:rsidRDefault="00C75262" w14:paraId="332C1069" w14:textId="77777777">
      <w:pPr>
        <w:jc w:val="left"/>
        <w:rPr>
          <w:lang w:val="es-MX"/>
        </w:rPr>
      </w:pPr>
    </w:p>
    <w:p w:rsidRPr="00CB3710" w:rsidR="00B97853" w:rsidP="00E941EF" w:rsidRDefault="00B97853" w14:paraId="3C7E4B62" w14:textId="77777777">
      <w:pPr>
        <w:jc w:val="left"/>
        <w:rPr>
          <w:lang w:val="es-MX"/>
        </w:rPr>
      </w:pPr>
    </w:p>
    <w:p w:rsidRPr="00CB3710" w:rsidR="00E941EF" w:rsidP="00E941EF" w:rsidRDefault="00E941EF" w14:paraId="541ED421" w14:textId="77777777">
      <w:pPr>
        <w:jc w:val="left"/>
        <w:rPr>
          <w:lang w:val="es-MX"/>
        </w:rPr>
      </w:pPr>
    </w:p>
    <w:p w:rsidRPr="00CB3710" w:rsidR="00E941EF" w:rsidP="00E941EF" w:rsidRDefault="00E941EF" w14:paraId="3DBCD48C" w14:textId="77777777">
      <w:pPr>
        <w:jc w:val="left"/>
        <w:rPr>
          <w:lang w:val="es-MX"/>
        </w:rPr>
      </w:pPr>
    </w:p>
    <w:p w:rsidRPr="00CB3710" w:rsidR="00E941EF" w:rsidP="00E941EF" w:rsidRDefault="00E941EF" w14:paraId="1032E18B" w14:textId="77777777">
      <w:pPr>
        <w:jc w:val="left"/>
        <w:rPr>
          <w:lang w:val="es-MX"/>
        </w:rPr>
        <w:sectPr w:rsidRPr="00CB3710" w:rsidR="00E941EF">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440" w:bottom="1440" w:left="1440" w:header="720" w:footer="720" w:gutter="0"/>
          <w:cols w:space="720"/>
          <w:docGrid w:linePitch="360"/>
        </w:sectPr>
      </w:pPr>
    </w:p>
    <w:p w:rsidRPr="00CB3710" w:rsidR="003A0160" w:rsidRDefault="003A0160" w14:paraId="0B034D71" w14:textId="77777777">
      <w:pPr>
        <w:jc w:val="left"/>
        <w:rPr>
          <w:rFonts w:cs="Arial"/>
          <w:szCs w:val="22"/>
          <w:lang w:val="es-MX"/>
        </w:rPr>
      </w:pPr>
    </w:p>
    <w:p w:rsidRPr="00BF1BE2" w:rsidR="003A0160" w:rsidP="00BF1BE2" w:rsidRDefault="00551B59" w14:paraId="18BEA785" w14:textId="7586B4E3">
      <w:pPr>
        <w:pStyle w:val="Heading2"/>
        <w:rPr>
          <w:sz w:val="18"/>
          <w:szCs w:val="18"/>
          <w:lang w:val="es-MX"/>
        </w:rPr>
      </w:pPr>
      <w:bookmarkStart w:name="_Toc390516925" w:id="168"/>
      <w:bookmarkStart w:name="_Toc395732968" w:id="169"/>
      <w:bookmarkStart w:name="_Toc395786385" w:id="170"/>
      <w:bookmarkStart w:name="_Toc424291822" w:id="171"/>
      <w:r w:rsidRPr="00CB3710">
        <w:rPr>
          <w:lang w:val="es-MX"/>
        </w:rPr>
        <w:t>ANNEX B</w:t>
      </w:r>
      <w:r w:rsidRPr="00CB3710">
        <w:rPr>
          <w:lang w:val="es-MX"/>
        </w:rPr>
        <w:tab/>
      </w:r>
      <w:r w:rsidRPr="00CB3710">
        <w:rPr>
          <w:lang w:val="es-MX"/>
        </w:rPr>
        <w:t>Risk a</w:t>
      </w:r>
      <w:r w:rsidRPr="00CB3710" w:rsidR="003A0160">
        <w:rPr>
          <w:lang w:val="es-MX"/>
        </w:rPr>
        <w:t>nalysis</w:t>
      </w:r>
      <w:bookmarkEnd w:id="168"/>
      <w:bookmarkEnd w:id="169"/>
      <w:bookmarkEnd w:id="170"/>
      <w:bookmarkEnd w:id="171"/>
    </w:p>
    <w:p w:rsidRPr="000E6F59" w:rsidR="003A0160" w:rsidRDefault="003A0160" w14:paraId="652D4705" w14:textId="77777777">
      <w:pPr>
        <w:jc w:val="center"/>
        <w:rPr>
          <w:rFonts w:ascii="Century Gothic" w:hAnsi="Century Gothic" w:cs="Century Gothic"/>
          <w:b/>
          <w:sz w:val="20"/>
          <w:szCs w:val="20"/>
        </w:rPr>
      </w:pPr>
    </w:p>
    <w:tbl>
      <w:tblPr>
        <w:tblW w:w="14355" w:type="dxa"/>
        <w:tblInd w:w="91" w:type="dxa"/>
        <w:tblLayout w:type="fixed"/>
        <w:tblCellMar>
          <w:left w:w="11" w:type="dxa"/>
          <w:right w:w="11" w:type="dxa"/>
        </w:tblCellMar>
        <w:tblLook w:val="0000" w:firstRow="0" w:lastRow="0" w:firstColumn="0" w:lastColumn="0" w:noHBand="0" w:noVBand="0"/>
      </w:tblPr>
      <w:tblGrid>
        <w:gridCol w:w="372"/>
        <w:gridCol w:w="1958"/>
        <w:gridCol w:w="992"/>
        <w:gridCol w:w="1335"/>
        <w:gridCol w:w="1343"/>
        <w:gridCol w:w="3418"/>
        <w:gridCol w:w="1368"/>
        <w:gridCol w:w="1417"/>
        <w:gridCol w:w="1150"/>
        <w:gridCol w:w="1002"/>
      </w:tblGrid>
      <w:tr w:rsidRPr="000E6F59" w:rsidR="003A0160" w:rsidTr="00DB1657" w14:paraId="4F352412" w14:textId="77777777">
        <w:trPr>
          <w:tblHeader/>
        </w:trPr>
        <w:tc>
          <w:tcPr>
            <w:tcW w:w="372"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150A8361" w14:textId="77777777">
            <w:pPr>
              <w:rPr>
                <w:rFonts w:cs="Arial"/>
                <w:b/>
                <w:sz w:val="20"/>
                <w:szCs w:val="20"/>
              </w:rPr>
            </w:pPr>
            <w:r w:rsidRPr="000E6F59">
              <w:rPr>
                <w:rFonts w:cs="Arial"/>
                <w:b/>
                <w:sz w:val="20"/>
                <w:szCs w:val="20"/>
              </w:rPr>
              <w:t>#</w:t>
            </w:r>
          </w:p>
        </w:tc>
        <w:tc>
          <w:tcPr>
            <w:tcW w:w="1958"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4F5EDDAE" w14:textId="77777777">
            <w:pPr>
              <w:rPr>
                <w:rFonts w:cs="Arial"/>
                <w:b/>
                <w:sz w:val="20"/>
                <w:szCs w:val="20"/>
              </w:rPr>
            </w:pPr>
            <w:r w:rsidRPr="000E6F59">
              <w:rPr>
                <w:rFonts w:cs="Arial"/>
                <w:b/>
                <w:sz w:val="20"/>
                <w:szCs w:val="20"/>
              </w:rPr>
              <w:t>Description</w:t>
            </w:r>
          </w:p>
        </w:tc>
        <w:tc>
          <w:tcPr>
            <w:tcW w:w="992"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056B33F5" w14:textId="77777777">
            <w:pPr>
              <w:rPr>
                <w:rFonts w:cs="Arial"/>
                <w:b/>
                <w:sz w:val="20"/>
                <w:szCs w:val="20"/>
              </w:rPr>
            </w:pPr>
            <w:r w:rsidRPr="000E6F59">
              <w:rPr>
                <w:rFonts w:cs="Arial"/>
                <w:b/>
                <w:sz w:val="20"/>
                <w:szCs w:val="20"/>
              </w:rPr>
              <w:t>Date Identified</w:t>
            </w:r>
          </w:p>
        </w:tc>
        <w:tc>
          <w:tcPr>
            <w:tcW w:w="1335"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7CB4E603" w14:textId="77777777">
            <w:pPr>
              <w:rPr>
                <w:rFonts w:cs="Arial"/>
                <w:b/>
                <w:sz w:val="20"/>
                <w:szCs w:val="20"/>
              </w:rPr>
            </w:pPr>
            <w:r w:rsidRPr="000E6F59">
              <w:rPr>
                <w:rFonts w:cs="Arial"/>
                <w:b/>
                <w:sz w:val="20"/>
                <w:szCs w:val="20"/>
              </w:rPr>
              <w:t>Type</w:t>
            </w:r>
          </w:p>
        </w:tc>
        <w:tc>
          <w:tcPr>
            <w:tcW w:w="1343"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42E90124" w14:textId="77777777">
            <w:pPr>
              <w:rPr>
                <w:rFonts w:cs="Arial"/>
                <w:b/>
                <w:sz w:val="20"/>
                <w:szCs w:val="20"/>
              </w:rPr>
            </w:pPr>
            <w:r w:rsidRPr="000E6F59">
              <w:rPr>
                <w:rFonts w:cs="Arial"/>
                <w:b/>
                <w:sz w:val="20"/>
                <w:szCs w:val="20"/>
              </w:rPr>
              <w:t>Impact &amp;</w:t>
            </w:r>
          </w:p>
          <w:p w:rsidRPr="000E6F59" w:rsidR="003A0160" w:rsidP="00165A01" w:rsidRDefault="003A0160" w14:paraId="7FDDAC3F" w14:textId="77777777">
            <w:pPr>
              <w:rPr>
                <w:rFonts w:cs="Arial"/>
                <w:b/>
                <w:sz w:val="20"/>
                <w:szCs w:val="20"/>
              </w:rPr>
            </w:pPr>
            <w:r w:rsidRPr="000E6F59">
              <w:rPr>
                <w:rFonts w:cs="Arial"/>
                <w:b/>
                <w:sz w:val="20"/>
                <w:szCs w:val="20"/>
              </w:rPr>
              <w:t>Probability</w:t>
            </w:r>
          </w:p>
        </w:tc>
        <w:tc>
          <w:tcPr>
            <w:tcW w:w="3418" w:type="dxa"/>
            <w:tcBorders>
              <w:top w:val="single" w:color="000000" w:sz="4" w:space="0"/>
              <w:left w:val="single" w:color="000000" w:sz="4" w:space="0"/>
              <w:bottom w:val="single" w:color="000000" w:sz="4" w:space="0"/>
            </w:tcBorders>
            <w:shd w:val="clear" w:color="auto" w:fill="FFCC00"/>
          </w:tcPr>
          <w:p w:rsidRPr="000E6F59" w:rsidR="003A0160" w:rsidP="00165A01" w:rsidRDefault="0004549F" w14:paraId="7625FBD9" w14:textId="77777777">
            <w:pPr>
              <w:rPr>
                <w:rFonts w:cs="Arial"/>
                <w:b/>
                <w:sz w:val="20"/>
                <w:szCs w:val="20"/>
              </w:rPr>
            </w:pPr>
            <w:r w:rsidRPr="000E6F59">
              <w:rPr>
                <w:rFonts w:cs="Arial"/>
                <w:b/>
                <w:sz w:val="20"/>
                <w:szCs w:val="20"/>
              </w:rPr>
              <w:t>Countermeasures / Mgmt.</w:t>
            </w:r>
            <w:r w:rsidRPr="000E6F59" w:rsidR="003A0160">
              <w:rPr>
                <w:rFonts w:cs="Arial"/>
                <w:b/>
                <w:sz w:val="20"/>
                <w:szCs w:val="20"/>
              </w:rPr>
              <w:t xml:space="preserve"> response</w:t>
            </w:r>
          </w:p>
        </w:tc>
        <w:tc>
          <w:tcPr>
            <w:tcW w:w="1368"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2A3BA38D" w14:textId="77777777">
            <w:pPr>
              <w:rPr>
                <w:rFonts w:cs="Arial"/>
                <w:b/>
                <w:sz w:val="20"/>
                <w:szCs w:val="20"/>
              </w:rPr>
            </w:pPr>
            <w:r w:rsidRPr="000E6F59">
              <w:rPr>
                <w:rFonts w:cs="Arial"/>
                <w:b/>
                <w:sz w:val="20"/>
                <w:szCs w:val="20"/>
              </w:rPr>
              <w:t>Owner</w:t>
            </w:r>
          </w:p>
        </w:tc>
        <w:tc>
          <w:tcPr>
            <w:tcW w:w="1417"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4CFE2B78" w14:textId="77777777">
            <w:pPr>
              <w:rPr>
                <w:rFonts w:cs="Arial"/>
                <w:b/>
                <w:sz w:val="20"/>
                <w:szCs w:val="20"/>
              </w:rPr>
            </w:pPr>
            <w:r w:rsidRPr="000E6F59">
              <w:rPr>
                <w:rFonts w:cs="Arial"/>
                <w:b/>
                <w:sz w:val="20"/>
                <w:szCs w:val="20"/>
              </w:rPr>
              <w:t>Submitted, updated by</w:t>
            </w:r>
          </w:p>
        </w:tc>
        <w:tc>
          <w:tcPr>
            <w:tcW w:w="1150" w:type="dxa"/>
            <w:tcBorders>
              <w:top w:val="single" w:color="000000" w:sz="4" w:space="0"/>
              <w:left w:val="single" w:color="000000" w:sz="4" w:space="0"/>
              <w:bottom w:val="single" w:color="000000" w:sz="4" w:space="0"/>
            </w:tcBorders>
            <w:shd w:val="clear" w:color="auto" w:fill="FFCC00"/>
          </w:tcPr>
          <w:p w:rsidRPr="000E6F59" w:rsidR="003A0160" w:rsidP="00165A01" w:rsidRDefault="003A0160" w14:paraId="4DD66CDD" w14:textId="77777777">
            <w:pPr>
              <w:rPr>
                <w:rFonts w:cs="Arial"/>
                <w:b/>
                <w:sz w:val="20"/>
                <w:szCs w:val="20"/>
              </w:rPr>
            </w:pPr>
            <w:r w:rsidRPr="000E6F59">
              <w:rPr>
                <w:rFonts w:cs="Arial"/>
                <w:b/>
                <w:sz w:val="20"/>
                <w:szCs w:val="20"/>
              </w:rPr>
              <w:t>Last Update</w:t>
            </w:r>
          </w:p>
        </w:tc>
        <w:tc>
          <w:tcPr>
            <w:tcW w:w="1002" w:type="dxa"/>
            <w:tcBorders>
              <w:top w:val="single" w:color="000000" w:sz="4" w:space="0"/>
              <w:left w:val="single" w:color="000000" w:sz="4" w:space="0"/>
              <w:bottom w:val="single" w:color="000000" w:sz="4" w:space="0"/>
              <w:right w:val="single" w:color="000000" w:sz="4" w:space="0"/>
            </w:tcBorders>
            <w:shd w:val="clear" w:color="auto" w:fill="FFCC00"/>
          </w:tcPr>
          <w:p w:rsidRPr="000E6F59" w:rsidR="003A0160" w:rsidP="00165A01" w:rsidRDefault="003A0160" w14:paraId="361B450F" w14:textId="77777777">
            <w:pPr>
              <w:rPr>
                <w:rFonts w:cs="Arial"/>
                <w:sz w:val="20"/>
                <w:szCs w:val="20"/>
              </w:rPr>
            </w:pPr>
            <w:r w:rsidRPr="000E6F59">
              <w:rPr>
                <w:rFonts w:cs="Arial"/>
                <w:b/>
                <w:sz w:val="20"/>
                <w:szCs w:val="20"/>
              </w:rPr>
              <w:t>Status</w:t>
            </w:r>
          </w:p>
        </w:tc>
      </w:tr>
      <w:tr w:rsidRPr="000E6F59" w:rsidR="0050524E" w:rsidTr="00DB1657" w14:paraId="1A26EDB2" w14:textId="77777777">
        <w:tc>
          <w:tcPr>
            <w:tcW w:w="372" w:type="dxa"/>
            <w:tcBorders>
              <w:top w:val="single" w:color="000000" w:sz="4" w:space="0"/>
              <w:left w:val="single" w:color="000000" w:sz="4" w:space="0"/>
              <w:bottom w:val="single" w:color="000000" w:sz="4" w:space="0"/>
            </w:tcBorders>
            <w:shd w:val="clear" w:color="auto" w:fill="auto"/>
          </w:tcPr>
          <w:p w:rsidRPr="000E6F59" w:rsidR="0050524E" w:rsidP="00165A01" w:rsidRDefault="0050524E" w14:paraId="44B5954A" w14:textId="77777777">
            <w:pPr>
              <w:rPr>
                <w:rFonts w:cs="Arial"/>
                <w:sz w:val="20"/>
                <w:szCs w:val="20"/>
              </w:rPr>
            </w:pPr>
            <w:r w:rsidRPr="000E6F59">
              <w:rPr>
                <w:rFonts w:cs="Arial"/>
                <w:sz w:val="20"/>
                <w:szCs w:val="20"/>
              </w:rPr>
              <w:t>1</w:t>
            </w:r>
          </w:p>
        </w:tc>
        <w:tc>
          <w:tcPr>
            <w:tcW w:w="1958" w:type="dxa"/>
            <w:tcBorders>
              <w:top w:val="single" w:color="000000" w:sz="4" w:space="0"/>
              <w:left w:val="single" w:color="000000" w:sz="4" w:space="0"/>
              <w:bottom w:val="single" w:color="000000" w:sz="4" w:space="0"/>
            </w:tcBorders>
            <w:shd w:val="clear" w:color="auto" w:fill="auto"/>
          </w:tcPr>
          <w:p w:rsidRPr="000E6F59" w:rsidR="0050524E" w:rsidP="00165A01" w:rsidRDefault="0050524E" w14:paraId="052D0E0E" w14:textId="77777777">
            <w:pPr>
              <w:jc w:val="left"/>
              <w:rPr>
                <w:bCs/>
                <w:sz w:val="20"/>
                <w:szCs w:val="20"/>
              </w:rPr>
            </w:pPr>
            <w:r w:rsidRPr="000E6F59">
              <w:rPr>
                <w:bCs/>
                <w:sz w:val="20"/>
                <w:szCs w:val="20"/>
              </w:rPr>
              <w:t>Limited government support would hamper market development for small-scale bioenergy technologies in Cuba</w:t>
            </w:r>
          </w:p>
        </w:tc>
        <w:tc>
          <w:tcPr>
            <w:tcW w:w="992" w:type="dxa"/>
            <w:tcBorders>
              <w:top w:val="single" w:color="000000" w:sz="4" w:space="0"/>
              <w:left w:val="single" w:color="000000" w:sz="4" w:space="0"/>
              <w:bottom w:val="single" w:color="000000" w:sz="4" w:space="0"/>
            </w:tcBorders>
            <w:shd w:val="clear" w:color="auto" w:fill="auto"/>
          </w:tcPr>
          <w:p w:rsidRPr="00712099" w:rsidR="0050524E" w:rsidP="00165A01" w:rsidRDefault="0050524E" w14:paraId="2C80DE38" w14:textId="77777777">
            <w:pPr>
              <w:rPr>
                <w:rFonts w:cs="Arial"/>
                <w:sz w:val="20"/>
                <w:szCs w:val="20"/>
              </w:rPr>
            </w:pPr>
            <w:r w:rsidRPr="00712099">
              <w:rPr>
                <w:rFonts w:cs="Arial"/>
                <w:sz w:val="20"/>
                <w:szCs w:val="20"/>
              </w:rPr>
              <w:t>PPG</w:t>
            </w:r>
          </w:p>
        </w:tc>
        <w:tc>
          <w:tcPr>
            <w:tcW w:w="1335" w:type="dxa"/>
            <w:tcBorders>
              <w:top w:val="single" w:color="000000" w:sz="4" w:space="0"/>
              <w:left w:val="single" w:color="000000" w:sz="4" w:space="0"/>
              <w:bottom w:val="single" w:color="000000" w:sz="4" w:space="0"/>
            </w:tcBorders>
            <w:shd w:val="clear" w:color="auto" w:fill="auto"/>
          </w:tcPr>
          <w:p w:rsidRPr="00712099" w:rsidR="0050524E" w:rsidP="00165A01" w:rsidRDefault="00712099" w14:paraId="66D9C77C" w14:textId="77777777">
            <w:pPr>
              <w:rPr>
                <w:rFonts w:cs="Arial"/>
                <w:sz w:val="20"/>
                <w:szCs w:val="20"/>
              </w:rPr>
            </w:pPr>
            <w:r>
              <w:rPr>
                <w:rFonts w:cs="Arial"/>
                <w:sz w:val="20"/>
                <w:szCs w:val="20"/>
              </w:rPr>
              <w:t>Strategic</w:t>
            </w:r>
          </w:p>
        </w:tc>
        <w:tc>
          <w:tcPr>
            <w:tcW w:w="1343" w:type="dxa"/>
            <w:tcBorders>
              <w:top w:val="single" w:color="000000" w:sz="4" w:space="0"/>
              <w:left w:val="single" w:color="000000" w:sz="4" w:space="0"/>
              <w:bottom w:val="single" w:color="000000" w:sz="4" w:space="0"/>
            </w:tcBorders>
            <w:shd w:val="clear" w:color="auto" w:fill="auto"/>
          </w:tcPr>
          <w:p w:rsidRPr="000E6F59" w:rsidR="0050524E" w:rsidP="00165A01" w:rsidRDefault="0050524E" w14:paraId="4BC6C247" w14:textId="77777777">
            <w:pPr>
              <w:jc w:val="left"/>
              <w:rPr>
                <w:rFonts w:cs="Arial"/>
                <w:sz w:val="20"/>
                <w:szCs w:val="20"/>
              </w:rPr>
            </w:pPr>
            <w:r w:rsidRPr="000E6F59">
              <w:rPr>
                <w:rFonts w:cs="Arial"/>
                <w:sz w:val="20"/>
                <w:szCs w:val="20"/>
              </w:rPr>
              <w:t xml:space="preserve">Enter probability on a scale from 1 (low) to 5 (high) </w:t>
            </w:r>
          </w:p>
          <w:p w:rsidRPr="000E6F59" w:rsidR="0050524E" w:rsidP="00165A01" w:rsidRDefault="0050524E" w14:paraId="2317FCA7" w14:textId="77777777">
            <w:pPr>
              <w:rPr>
                <w:rFonts w:cs="Arial"/>
                <w:sz w:val="20"/>
                <w:szCs w:val="20"/>
              </w:rPr>
            </w:pPr>
            <w:r w:rsidRPr="000E6F59">
              <w:rPr>
                <w:rFonts w:cs="Arial"/>
                <w:sz w:val="20"/>
                <w:szCs w:val="20"/>
              </w:rPr>
              <w:t>P = 2</w:t>
            </w:r>
          </w:p>
          <w:p w:rsidRPr="000E6F59" w:rsidR="0050524E" w:rsidP="00165A01" w:rsidRDefault="0050524E" w14:paraId="6A446ADB" w14:textId="77777777">
            <w:pPr>
              <w:rPr>
                <w:rFonts w:cs="Arial"/>
                <w:sz w:val="20"/>
                <w:szCs w:val="20"/>
              </w:rPr>
            </w:pPr>
          </w:p>
          <w:p w:rsidRPr="000E6F59" w:rsidR="0050524E" w:rsidP="00165A01" w:rsidRDefault="0050524E" w14:paraId="5DC44BBE" w14:textId="77777777">
            <w:pPr>
              <w:rPr>
                <w:rFonts w:cs="Arial"/>
                <w:sz w:val="20"/>
                <w:szCs w:val="20"/>
              </w:rPr>
            </w:pPr>
            <w:r w:rsidRPr="000E6F59">
              <w:rPr>
                <w:rFonts w:cs="Arial"/>
                <w:sz w:val="20"/>
                <w:szCs w:val="20"/>
              </w:rPr>
              <w:t xml:space="preserve">Enter impact on  a  scale from 1 (low) to 5 (high) </w:t>
            </w:r>
          </w:p>
          <w:p w:rsidRPr="000E6F59" w:rsidR="0050524E" w:rsidP="00165A01" w:rsidRDefault="002A3A57" w14:paraId="4E9A9F59" w14:textId="77777777">
            <w:pPr>
              <w:rPr>
                <w:rFonts w:cs="Arial"/>
                <w:sz w:val="20"/>
                <w:szCs w:val="20"/>
              </w:rPr>
            </w:pPr>
            <w:r w:rsidRPr="000E6F59">
              <w:rPr>
                <w:rFonts w:cs="Arial"/>
                <w:sz w:val="20"/>
                <w:szCs w:val="20"/>
              </w:rPr>
              <w:t>I = 5</w:t>
            </w:r>
          </w:p>
          <w:p w:rsidRPr="000E6F59" w:rsidR="0050524E" w:rsidP="00165A01" w:rsidRDefault="0050524E" w14:paraId="1CE005AE" w14:textId="77777777">
            <w:pPr>
              <w:rPr>
                <w:rFonts w:cs="Arial"/>
                <w:sz w:val="20"/>
                <w:szCs w:val="20"/>
              </w:rPr>
            </w:pPr>
          </w:p>
        </w:tc>
        <w:tc>
          <w:tcPr>
            <w:tcW w:w="3418" w:type="dxa"/>
            <w:tcBorders>
              <w:top w:val="single" w:color="000000" w:sz="4" w:space="0"/>
              <w:left w:val="single" w:color="000000" w:sz="4" w:space="0"/>
              <w:bottom w:val="single" w:color="000000" w:sz="4" w:space="0"/>
            </w:tcBorders>
            <w:shd w:val="clear" w:color="auto" w:fill="auto"/>
          </w:tcPr>
          <w:p w:rsidRPr="000E6F59" w:rsidR="002A3A57" w:rsidP="00A16F49" w:rsidRDefault="0050524E" w14:paraId="5946B0B6" w14:textId="77777777">
            <w:pPr>
              <w:rPr>
                <w:rFonts w:cs="Arial"/>
                <w:sz w:val="20"/>
                <w:szCs w:val="20"/>
              </w:rPr>
            </w:pPr>
            <w:r w:rsidRPr="000E6F59">
              <w:rPr>
                <w:rFonts w:cs="Arial"/>
                <w:sz w:val="18"/>
                <w:szCs w:val="20"/>
              </w:rPr>
              <w:t>The Government has given political support to the present initiative through MINCEX,</w:t>
            </w:r>
            <w:r w:rsidRPr="000E6F59" w:rsidR="00165A01">
              <w:rPr>
                <w:rFonts w:cs="Arial"/>
                <w:sz w:val="18"/>
                <w:szCs w:val="20"/>
              </w:rPr>
              <w:t xml:space="preserve"> </w:t>
            </w:r>
            <w:r w:rsidRPr="000E6F59">
              <w:rPr>
                <w:rFonts w:cs="Arial"/>
                <w:sz w:val="18"/>
                <w:szCs w:val="20"/>
              </w:rPr>
              <w:t>CITMA (Cuba</w:t>
            </w:r>
            <w:r w:rsidRPr="000E6F59" w:rsidR="00A16F49">
              <w:rPr>
                <w:rFonts w:cs="Arial"/>
                <w:sz w:val="18"/>
                <w:szCs w:val="20"/>
              </w:rPr>
              <w:t>e</w:t>
            </w:r>
            <w:r w:rsidRPr="000E6F59">
              <w:rPr>
                <w:rFonts w:cs="Arial"/>
                <w:sz w:val="18"/>
                <w:szCs w:val="20"/>
              </w:rPr>
              <w:t xml:space="preserve">nergia), and MES (EEIH), enabling the Executing Agency to take full ownership of the Project. </w:t>
            </w:r>
            <w:r w:rsidRPr="000E6F59" w:rsidR="00D845FC">
              <w:rPr>
                <w:rFonts w:cs="Arial"/>
                <w:sz w:val="18"/>
                <w:szCs w:val="20"/>
              </w:rPr>
              <w:t xml:space="preserve">As such, implementation risks are expected to be very low. </w:t>
            </w:r>
            <w:r w:rsidRPr="000E6F59" w:rsidR="002A3A57">
              <w:rPr>
                <w:rFonts w:cs="Arial"/>
                <w:sz w:val="18"/>
                <w:szCs w:val="20"/>
              </w:rPr>
              <w:t xml:space="preserve">On the other hand, the Project aims to </w:t>
            </w:r>
            <w:r w:rsidRPr="000E6F59" w:rsidR="0063613A">
              <w:rPr>
                <w:rFonts w:cs="Arial"/>
                <w:sz w:val="18"/>
                <w:szCs w:val="20"/>
              </w:rPr>
              <w:t xml:space="preserve">prioritize small-scale </w:t>
            </w:r>
            <w:r w:rsidRPr="000E6F59" w:rsidR="002A3A57">
              <w:rPr>
                <w:rFonts w:cs="Arial"/>
                <w:sz w:val="18"/>
                <w:szCs w:val="20"/>
              </w:rPr>
              <w:t>bioenergy on the national agenda; presently, awareness and knowledge among policy-makers is still limited, partly because decentralized energy systems represent a paradigm shift for the sector. In the context of the Cuban economy, policy support is a necessary condition to supply the market. The Project design includes specific actions targeting the high policy levels, including: information and polic</w:t>
            </w:r>
            <w:r w:rsidRPr="000E6F59" w:rsidR="00A16F49">
              <w:rPr>
                <w:rFonts w:cs="Arial"/>
                <w:sz w:val="18"/>
                <w:szCs w:val="20"/>
              </w:rPr>
              <w:t>y tools, strengthening of Cubae</w:t>
            </w:r>
            <w:r w:rsidRPr="000E6F59" w:rsidR="002A3A57">
              <w:rPr>
                <w:rFonts w:cs="Arial"/>
                <w:sz w:val="18"/>
                <w:szCs w:val="20"/>
              </w:rPr>
              <w:t>nergia, and demonstration of the benefits and relevance of bioenergy for Cuba.</w:t>
            </w:r>
          </w:p>
        </w:tc>
        <w:tc>
          <w:tcPr>
            <w:tcW w:w="1368" w:type="dxa"/>
            <w:tcBorders>
              <w:top w:val="single" w:color="000000" w:sz="4" w:space="0"/>
              <w:left w:val="single" w:color="000000" w:sz="4" w:space="0"/>
              <w:bottom w:val="single" w:color="000000" w:sz="4" w:space="0"/>
            </w:tcBorders>
            <w:shd w:val="clear" w:color="auto" w:fill="auto"/>
          </w:tcPr>
          <w:p w:rsidRPr="000E6F59" w:rsidR="0050524E" w:rsidP="00152EAB" w:rsidRDefault="002A3A57" w14:paraId="07F6216B" w14:textId="77777777">
            <w:pPr>
              <w:rPr>
                <w:rFonts w:cs="Arial"/>
                <w:sz w:val="20"/>
                <w:szCs w:val="20"/>
              </w:rPr>
            </w:pPr>
            <w:r w:rsidRPr="000E6F59">
              <w:rPr>
                <w:rFonts w:cs="Arial"/>
                <w:sz w:val="20"/>
                <w:szCs w:val="20"/>
              </w:rPr>
              <w:t>Cuba</w:t>
            </w:r>
            <w:r w:rsidRPr="000E6F59" w:rsidR="00152EAB">
              <w:rPr>
                <w:rFonts w:cs="Arial"/>
                <w:sz w:val="20"/>
                <w:szCs w:val="20"/>
              </w:rPr>
              <w:t>e</w:t>
            </w:r>
            <w:r w:rsidRPr="000E6F59">
              <w:rPr>
                <w:rFonts w:cs="Arial"/>
                <w:sz w:val="20"/>
                <w:szCs w:val="20"/>
              </w:rPr>
              <w:t>nergia</w:t>
            </w:r>
          </w:p>
        </w:tc>
        <w:tc>
          <w:tcPr>
            <w:tcW w:w="1417" w:type="dxa"/>
            <w:tcBorders>
              <w:top w:val="single" w:color="000000" w:sz="4" w:space="0"/>
              <w:left w:val="single" w:color="000000" w:sz="4" w:space="0"/>
              <w:bottom w:val="single" w:color="000000" w:sz="4" w:space="0"/>
            </w:tcBorders>
            <w:shd w:val="clear" w:color="auto" w:fill="auto"/>
          </w:tcPr>
          <w:p w:rsidRPr="000E6F59" w:rsidR="0050524E" w:rsidP="00165A01" w:rsidRDefault="002A3A57" w14:paraId="086CBD8C" w14:textId="77777777">
            <w:pPr>
              <w:rPr>
                <w:rFonts w:cs="Arial"/>
                <w:sz w:val="20"/>
                <w:szCs w:val="20"/>
              </w:rPr>
            </w:pPr>
            <w:r w:rsidRPr="000E6F59">
              <w:rPr>
                <w:rFonts w:cs="Arial"/>
                <w:sz w:val="20"/>
                <w:szCs w:val="20"/>
              </w:rPr>
              <w:t>UNDP CO</w:t>
            </w:r>
          </w:p>
        </w:tc>
        <w:tc>
          <w:tcPr>
            <w:tcW w:w="1150" w:type="dxa"/>
            <w:tcBorders>
              <w:top w:val="single" w:color="000000" w:sz="4" w:space="0"/>
              <w:left w:val="single" w:color="000000" w:sz="4" w:space="0"/>
              <w:bottom w:val="single" w:color="000000" w:sz="4" w:space="0"/>
            </w:tcBorders>
            <w:shd w:val="clear" w:color="auto" w:fill="auto"/>
          </w:tcPr>
          <w:p w:rsidRPr="000E6F59" w:rsidR="0050524E" w:rsidP="00165A01" w:rsidRDefault="002A3A57" w14:paraId="4EB055C3" w14:textId="77777777">
            <w:pPr>
              <w:rPr>
                <w:rFonts w:cs="Arial"/>
                <w:sz w:val="20"/>
                <w:szCs w:val="20"/>
              </w:rPr>
            </w:pPr>
            <w:r w:rsidRPr="000E6F59">
              <w:rPr>
                <w:rFonts w:cs="Arial"/>
                <w:sz w:val="20"/>
                <w:szCs w:val="20"/>
              </w:rPr>
              <w:t>Submission date</w:t>
            </w:r>
          </w:p>
        </w:tc>
        <w:tc>
          <w:tcPr>
            <w:tcW w:w="1002" w:type="dxa"/>
            <w:tcBorders>
              <w:top w:val="single" w:color="000000" w:sz="4" w:space="0"/>
              <w:left w:val="single" w:color="000000" w:sz="4" w:space="0"/>
              <w:bottom w:val="single" w:color="000000" w:sz="4" w:space="0"/>
              <w:right w:val="single" w:color="000000" w:sz="4" w:space="0"/>
            </w:tcBorders>
            <w:shd w:val="clear" w:color="auto" w:fill="auto"/>
          </w:tcPr>
          <w:p w:rsidRPr="000E6F59" w:rsidR="0050524E" w:rsidP="00165A01" w:rsidRDefault="002A3A57" w14:paraId="5DD6F2A1" w14:textId="77777777">
            <w:pPr>
              <w:rPr>
                <w:rFonts w:cs="Arial"/>
                <w:sz w:val="20"/>
                <w:szCs w:val="20"/>
              </w:rPr>
            </w:pPr>
            <w:r w:rsidRPr="000E6F59">
              <w:rPr>
                <w:rFonts w:cs="Arial"/>
                <w:sz w:val="20"/>
                <w:szCs w:val="20"/>
              </w:rPr>
              <w:t>No change</w:t>
            </w:r>
          </w:p>
        </w:tc>
      </w:tr>
      <w:tr w:rsidRPr="000E6F59" w:rsidR="00EC2037" w:rsidTr="00DB1657" w14:paraId="75FB66A9" w14:textId="77777777">
        <w:tc>
          <w:tcPr>
            <w:tcW w:w="372" w:type="dxa"/>
            <w:tcBorders>
              <w:top w:val="single" w:color="000000" w:sz="4" w:space="0"/>
              <w:left w:val="single" w:color="000000" w:sz="4" w:space="0"/>
              <w:bottom w:val="single" w:color="000000" w:sz="4" w:space="0"/>
            </w:tcBorders>
            <w:shd w:val="clear" w:color="auto" w:fill="auto"/>
          </w:tcPr>
          <w:p w:rsidRPr="000E6F59" w:rsidR="00EC2037" w:rsidP="00165A01" w:rsidRDefault="00F6715F" w14:paraId="62798C05" w14:textId="77777777">
            <w:pPr>
              <w:rPr>
                <w:rFonts w:cs="Arial"/>
                <w:sz w:val="20"/>
                <w:szCs w:val="20"/>
              </w:rPr>
            </w:pPr>
            <w:r>
              <w:rPr>
                <w:rFonts w:cs="Arial"/>
                <w:sz w:val="20"/>
                <w:szCs w:val="20"/>
              </w:rPr>
              <w:t>2</w:t>
            </w:r>
          </w:p>
        </w:tc>
        <w:tc>
          <w:tcPr>
            <w:tcW w:w="1958" w:type="dxa"/>
            <w:tcBorders>
              <w:top w:val="single" w:color="000000" w:sz="4" w:space="0"/>
              <w:left w:val="single" w:color="000000" w:sz="4" w:space="0"/>
              <w:bottom w:val="single" w:color="000000" w:sz="4" w:space="0"/>
            </w:tcBorders>
            <w:shd w:val="clear" w:color="auto" w:fill="auto"/>
          </w:tcPr>
          <w:p w:rsidRPr="000E6F59" w:rsidR="00EC2037" w:rsidP="005A7A2B" w:rsidRDefault="005A7A2B" w14:paraId="6BFD8B28" w14:textId="77777777">
            <w:pPr>
              <w:jc w:val="left"/>
              <w:rPr>
                <w:bCs/>
                <w:sz w:val="20"/>
                <w:szCs w:val="20"/>
              </w:rPr>
            </w:pPr>
            <w:r>
              <w:rPr>
                <w:bCs/>
                <w:sz w:val="20"/>
                <w:szCs w:val="20"/>
              </w:rPr>
              <w:t>Complex national processes regarding project approval and</w:t>
            </w:r>
            <w:r w:rsidRPr="000E6F59" w:rsidR="00EC2037">
              <w:rPr>
                <w:bCs/>
                <w:sz w:val="20"/>
                <w:szCs w:val="20"/>
              </w:rPr>
              <w:t xml:space="preserve"> timely delivery of project activities and contracts, including procurement of good and services.</w:t>
            </w:r>
          </w:p>
        </w:tc>
        <w:tc>
          <w:tcPr>
            <w:tcW w:w="992" w:type="dxa"/>
            <w:tcBorders>
              <w:top w:val="single" w:color="000000" w:sz="4" w:space="0"/>
              <w:left w:val="single" w:color="000000" w:sz="4" w:space="0"/>
              <w:bottom w:val="single" w:color="000000" w:sz="4" w:space="0"/>
            </w:tcBorders>
            <w:shd w:val="clear" w:color="auto" w:fill="auto"/>
          </w:tcPr>
          <w:p w:rsidRPr="000E6F59" w:rsidR="00EC2037" w:rsidP="00165A01" w:rsidRDefault="00EC2037" w14:paraId="78D07A95" w14:textId="77777777">
            <w:pPr>
              <w:rPr>
                <w:rFonts w:cs="Arial"/>
                <w:sz w:val="20"/>
                <w:szCs w:val="20"/>
              </w:rPr>
            </w:pPr>
            <w:r w:rsidRPr="000E6F59">
              <w:rPr>
                <w:rFonts w:cs="Arial"/>
                <w:sz w:val="20"/>
                <w:szCs w:val="20"/>
              </w:rPr>
              <w:t>PPG</w:t>
            </w:r>
          </w:p>
        </w:tc>
        <w:tc>
          <w:tcPr>
            <w:tcW w:w="1335" w:type="dxa"/>
            <w:tcBorders>
              <w:top w:val="single" w:color="000000" w:sz="4" w:space="0"/>
              <w:left w:val="single" w:color="000000" w:sz="4" w:space="0"/>
              <w:bottom w:val="single" w:color="000000" w:sz="4" w:space="0"/>
            </w:tcBorders>
            <w:shd w:val="clear" w:color="auto" w:fill="auto"/>
          </w:tcPr>
          <w:p w:rsidRPr="000E6F59" w:rsidR="00EC2037" w:rsidP="005A7A2B" w:rsidRDefault="005A7A2B" w14:paraId="70FBAC79" w14:textId="77777777">
            <w:pPr>
              <w:rPr>
                <w:rFonts w:cs="Arial"/>
                <w:sz w:val="20"/>
                <w:szCs w:val="20"/>
              </w:rPr>
            </w:pPr>
            <w:r>
              <w:rPr>
                <w:rFonts w:cs="Arial"/>
                <w:sz w:val="20"/>
                <w:szCs w:val="20"/>
              </w:rPr>
              <w:t>Operational</w:t>
            </w:r>
          </w:p>
        </w:tc>
        <w:tc>
          <w:tcPr>
            <w:tcW w:w="1343" w:type="dxa"/>
            <w:tcBorders>
              <w:top w:val="single" w:color="000000" w:sz="4" w:space="0"/>
              <w:left w:val="single" w:color="000000" w:sz="4" w:space="0"/>
              <w:bottom w:val="single" w:color="000000" w:sz="4" w:space="0"/>
            </w:tcBorders>
            <w:shd w:val="clear" w:color="auto" w:fill="auto"/>
          </w:tcPr>
          <w:p w:rsidRPr="000E6F59" w:rsidR="00EC2037" w:rsidP="00165A01" w:rsidRDefault="005A7A2B" w14:paraId="02149206" w14:textId="77777777">
            <w:pPr>
              <w:rPr>
                <w:rFonts w:cs="Arial"/>
                <w:sz w:val="20"/>
                <w:szCs w:val="20"/>
              </w:rPr>
            </w:pPr>
            <w:r>
              <w:rPr>
                <w:rFonts w:cs="Arial"/>
                <w:sz w:val="20"/>
                <w:szCs w:val="20"/>
              </w:rPr>
              <w:t>P = 3</w:t>
            </w:r>
          </w:p>
          <w:p w:rsidRPr="000E6F59" w:rsidR="00EC2037" w:rsidP="00165A01" w:rsidRDefault="005A7A2B" w14:paraId="6A32B197" w14:textId="77777777">
            <w:pPr>
              <w:rPr>
                <w:rFonts w:cs="Arial"/>
                <w:sz w:val="20"/>
                <w:szCs w:val="20"/>
              </w:rPr>
            </w:pPr>
            <w:r>
              <w:rPr>
                <w:rFonts w:cs="Arial"/>
                <w:sz w:val="20"/>
                <w:szCs w:val="20"/>
              </w:rPr>
              <w:t>I = 3</w:t>
            </w:r>
          </w:p>
        </w:tc>
        <w:tc>
          <w:tcPr>
            <w:tcW w:w="3418" w:type="dxa"/>
            <w:tcBorders>
              <w:top w:val="single" w:color="000000" w:sz="4" w:space="0"/>
              <w:left w:val="single" w:color="000000" w:sz="4" w:space="0"/>
              <w:bottom w:val="single" w:color="000000" w:sz="4" w:space="0"/>
            </w:tcBorders>
            <w:shd w:val="clear" w:color="auto" w:fill="auto"/>
          </w:tcPr>
          <w:p w:rsidRPr="000E6F59" w:rsidR="00EC2037" w:rsidP="00A16F49" w:rsidRDefault="00EC2037" w14:paraId="35D3DDA7" w14:textId="77777777">
            <w:pPr>
              <w:rPr>
                <w:rFonts w:cs="Arial"/>
                <w:sz w:val="20"/>
                <w:szCs w:val="20"/>
              </w:rPr>
            </w:pPr>
            <w:r w:rsidRPr="000E6F59">
              <w:rPr>
                <w:rFonts w:cs="Arial"/>
                <w:sz w:val="18"/>
                <w:szCs w:val="20"/>
              </w:rPr>
              <w:t xml:space="preserve">The Project context and institutional set-up, involving multiple Government entities, may slow down project execution. This risk is deemed probable, although impact is limited to a prolonged project implementation time. This risk is controlled by adequate monitoring </w:t>
            </w:r>
            <w:r w:rsidRPr="000E6F59" w:rsidR="00D845FC">
              <w:rPr>
                <w:rFonts w:cs="Arial"/>
                <w:sz w:val="18"/>
                <w:szCs w:val="20"/>
              </w:rPr>
              <w:t>and proactive</w:t>
            </w:r>
            <w:r w:rsidRPr="000E6F59">
              <w:rPr>
                <w:rFonts w:cs="Arial"/>
                <w:sz w:val="18"/>
                <w:szCs w:val="20"/>
              </w:rPr>
              <w:t xml:space="preserve"> planning. Moreover, the p</w:t>
            </w:r>
            <w:r w:rsidRPr="000E6F59" w:rsidR="00A16F49">
              <w:rPr>
                <w:rFonts w:cs="Arial"/>
                <w:sz w:val="18"/>
                <w:szCs w:val="20"/>
              </w:rPr>
              <w:t>roject components can largely be</w:t>
            </w:r>
            <w:r w:rsidRPr="000E6F59">
              <w:rPr>
                <w:rFonts w:cs="Arial"/>
                <w:sz w:val="18"/>
                <w:szCs w:val="20"/>
              </w:rPr>
              <w:t xml:space="preserve"> implemented in parallel, hence accumulative delays should be minimal.</w:t>
            </w:r>
          </w:p>
        </w:tc>
        <w:tc>
          <w:tcPr>
            <w:tcW w:w="1368" w:type="dxa"/>
            <w:tcBorders>
              <w:top w:val="single" w:color="000000" w:sz="4" w:space="0"/>
              <w:left w:val="single" w:color="000000" w:sz="4" w:space="0"/>
              <w:bottom w:val="single" w:color="000000" w:sz="4" w:space="0"/>
            </w:tcBorders>
            <w:shd w:val="clear" w:color="auto" w:fill="auto"/>
          </w:tcPr>
          <w:p w:rsidRPr="000E6F59" w:rsidR="00EC2037" w:rsidP="00165A01" w:rsidRDefault="00EC2037" w14:paraId="1BEB1A73" w14:textId="77777777">
            <w:pPr>
              <w:rPr>
                <w:rFonts w:cs="Arial"/>
                <w:sz w:val="20"/>
                <w:szCs w:val="20"/>
              </w:rPr>
            </w:pPr>
            <w:r w:rsidRPr="000E6F59">
              <w:rPr>
                <w:rFonts w:cs="Arial"/>
                <w:sz w:val="20"/>
                <w:szCs w:val="20"/>
              </w:rPr>
              <w:t>Project Manager</w:t>
            </w:r>
          </w:p>
        </w:tc>
        <w:tc>
          <w:tcPr>
            <w:tcW w:w="1417" w:type="dxa"/>
            <w:tcBorders>
              <w:top w:val="single" w:color="000000" w:sz="4" w:space="0"/>
              <w:left w:val="single" w:color="000000" w:sz="4" w:space="0"/>
              <w:bottom w:val="single" w:color="000000" w:sz="4" w:space="0"/>
            </w:tcBorders>
            <w:shd w:val="clear" w:color="auto" w:fill="auto"/>
          </w:tcPr>
          <w:p w:rsidRPr="000E6F59" w:rsidR="00EC2037" w:rsidP="00165A01" w:rsidRDefault="00EC2037" w14:paraId="25626BE5" w14:textId="77777777">
            <w:pPr>
              <w:rPr>
                <w:rFonts w:cs="Arial"/>
                <w:sz w:val="20"/>
                <w:szCs w:val="20"/>
              </w:rPr>
            </w:pPr>
            <w:r w:rsidRPr="000E6F59">
              <w:rPr>
                <w:rFonts w:cs="Arial"/>
                <w:sz w:val="20"/>
                <w:szCs w:val="20"/>
              </w:rPr>
              <w:t>UNDP CO</w:t>
            </w:r>
          </w:p>
        </w:tc>
        <w:tc>
          <w:tcPr>
            <w:tcW w:w="1150" w:type="dxa"/>
            <w:tcBorders>
              <w:top w:val="single" w:color="000000" w:sz="4" w:space="0"/>
              <w:left w:val="single" w:color="000000" w:sz="4" w:space="0"/>
              <w:bottom w:val="single" w:color="000000" w:sz="4" w:space="0"/>
            </w:tcBorders>
            <w:shd w:val="clear" w:color="auto" w:fill="auto"/>
          </w:tcPr>
          <w:p w:rsidRPr="000E6F59" w:rsidR="00EC2037" w:rsidP="00165A01" w:rsidRDefault="00EC2037" w14:paraId="4BD1F9EC" w14:textId="77777777">
            <w:pPr>
              <w:rPr>
                <w:rFonts w:cs="Arial"/>
                <w:sz w:val="20"/>
                <w:szCs w:val="20"/>
              </w:rPr>
            </w:pPr>
            <w:r w:rsidRPr="000E6F59">
              <w:rPr>
                <w:rFonts w:cs="Arial"/>
                <w:sz w:val="20"/>
                <w:szCs w:val="20"/>
              </w:rPr>
              <w:t>Submission date</w:t>
            </w:r>
          </w:p>
        </w:tc>
        <w:tc>
          <w:tcPr>
            <w:tcW w:w="1002" w:type="dxa"/>
            <w:tcBorders>
              <w:top w:val="single" w:color="000000" w:sz="4" w:space="0"/>
              <w:left w:val="single" w:color="000000" w:sz="4" w:space="0"/>
              <w:bottom w:val="single" w:color="000000" w:sz="4" w:space="0"/>
              <w:right w:val="single" w:color="000000" w:sz="4" w:space="0"/>
            </w:tcBorders>
            <w:shd w:val="clear" w:color="auto" w:fill="auto"/>
          </w:tcPr>
          <w:p w:rsidRPr="000E6F59" w:rsidR="00EC2037" w:rsidP="00165A01" w:rsidRDefault="00EC2037" w14:paraId="516DA262" w14:textId="77777777">
            <w:pPr>
              <w:rPr>
                <w:rFonts w:cs="Arial"/>
                <w:sz w:val="20"/>
                <w:szCs w:val="20"/>
              </w:rPr>
            </w:pPr>
            <w:r w:rsidRPr="000E6F59">
              <w:rPr>
                <w:rFonts w:cs="Arial"/>
                <w:sz w:val="20"/>
                <w:szCs w:val="20"/>
              </w:rPr>
              <w:t>No change</w:t>
            </w:r>
          </w:p>
        </w:tc>
      </w:tr>
      <w:tr w:rsidRPr="000E6F59" w:rsidR="00165A01" w:rsidTr="00DB1657" w14:paraId="18CE231E" w14:textId="77777777">
        <w:tc>
          <w:tcPr>
            <w:tcW w:w="372" w:type="dxa"/>
            <w:tcBorders>
              <w:top w:val="single" w:color="000000" w:sz="4" w:space="0"/>
              <w:left w:val="single" w:color="000000" w:sz="4" w:space="0"/>
              <w:bottom w:val="single" w:color="000000" w:sz="4" w:space="0"/>
            </w:tcBorders>
            <w:shd w:val="clear" w:color="auto" w:fill="auto"/>
          </w:tcPr>
          <w:p w:rsidRPr="000E6F59" w:rsidR="00165A01" w:rsidP="00165A01" w:rsidRDefault="00712099" w14:paraId="489E5229" w14:textId="77777777">
            <w:pPr>
              <w:rPr>
                <w:rFonts w:cs="Arial"/>
                <w:sz w:val="20"/>
                <w:szCs w:val="20"/>
              </w:rPr>
            </w:pPr>
            <w:r>
              <w:rPr>
                <w:rFonts w:cs="Arial"/>
                <w:sz w:val="20"/>
                <w:szCs w:val="20"/>
              </w:rPr>
              <w:t>3</w:t>
            </w:r>
          </w:p>
        </w:tc>
        <w:tc>
          <w:tcPr>
            <w:tcW w:w="1958"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7CC2D6F7" w14:textId="77777777">
            <w:pPr>
              <w:jc w:val="left"/>
              <w:rPr>
                <w:bCs/>
                <w:sz w:val="20"/>
                <w:szCs w:val="20"/>
              </w:rPr>
            </w:pPr>
            <w:r w:rsidRPr="000E6F59">
              <w:rPr>
                <w:bCs/>
                <w:sz w:val="20"/>
                <w:szCs w:val="20"/>
              </w:rPr>
              <w:t xml:space="preserve">Economic underperformance of the proposed bioenergy solutions would impede </w:t>
            </w:r>
            <w:r w:rsidRPr="000E6F59" w:rsidR="00187191">
              <w:rPr>
                <w:bCs/>
                <w:sz w:val="20"/>
                <w:szCs w:val="20"/>
              </w:rPr>
              <w:t xml:space="preserve">sustainability and </w:t>
            </w:r>
            <w:r w:rsidRPr="000E6F59">
              <w:rPr>
                <w:bCs/>
                <w:sz w:val="20"/>
                <w:szCs w:val="20"/>
              </w:rPr>
              <w:t>the development of local markets.</w:t>
            </w:r>
          </w:p>
        </w:tc>
        <w:tc>
          <w:tcPr>
            <w:tcW w:w="992"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59BDCD65" w14:textId="77777777">
            <w:pPr>
              <w:rPr>
                <w:rFonts w:cs="Arial"/>
                <w:sz w:val="20"/>
                <w:szCs w:val="20"/>
              </w:rPr>
            </w:pPr>
            <w:r w:rsidRPr="000E6F59">
              <w:rPr>
                <w:rFonts w:cs="Arial"/>
                <w:sz w:val="20"/>
                <w:szCs w:val="20"/>
              </w:rPr>
              <w:t>PIF</w:t>
            </w:r>
          </w:p>
        </w:tc>
        <w:tc>
          <w:tcPr>
            <w:tcW w:w="1335" w:type="dxa"/>
            <w:tcBorders>
              <w:top w:val="single" w:color="000000" w:sz="4" w:space="0"/>
              <w:left w:val="single" w:color="000000" w:sz="4" w:space="0"/>
              <w:bottom w:val="single" w:color="000000" w:sz="4" w:space="0"/>
            </w:tcBorders>
            <w:shd w:val="clear" w:color="auto" w:fill="auto"/>
          </w:tcPr>
          <w:p w:rsidRPr="000E6F59" w:rsidR="00165A01" w:rsidP="00834FC3" w:rsidRDefault="00E21076" w14:paraId="617D8BB5" w14:textId="77777777">
            <w:pPr>
              <w:rPr>
                <w:rFonts w:cs="Arial"/>
                <w:sz w:val="20"/>
                <w:szCs w:val="20"/>
              </w:rPr>
            </w:pPr>
            <w:r>
              <w:rPr>
                <w:rFonts w:cs="Arial"/>
                <w:sz w:val="20"/>
                <w:szCs w:val="20"/>
              </w:rPr>
              <w:t>Regulatory</w:t>
            </w:r>
          </w:p>
        </w:tc>
        <w:tc>
          <w:tcPr>
            <w:tcW w:w="1343" w:type="dxa"/>
            <w:tcBorders>
              <w:top w:val="single" w:color="000000" w:sz="4" w:space="0"/>
              <w:left w:val="single" w:color="000000" w:sz="4" w:space="0"/>
              <w:bottom w:val="single" w:color="000000" w:sz="4" w:space="0"/>
            </w:tcBorders>
            <w:shd w:val="clear" w:color="auto" w:fill="auto"/>
          </w:tcPr>
          <w:p w:rsidRPr="000E6F59" w:rsidR="00165A01" w:rsidP="00834FC3" w:rsidRDefault="00187191" w14:paraId="28658DCD" w14:textId="77777777">
            <w:pPr>
              <w:rPr>
                <w:rFonts w:cs="Arial"/>
                <w:sz w:val="20"/>
                <w:szCs w:val="20"/>
              </w:rPr>
            </w:pPr>
            <w:r w:rsidRPr="000E6F59">
              <w:rPr>
                <w:rFonts w:cs="Arial"/>
                <w:sz w:val="20"/>
                <w:szCs w:val="20"/>
              </w:rPr>
              <w:t>P = 1</w:t>
            </w:r>
          </w:p>
          <w:p w:rsidRPr="000E6F59" w:rsidR="00165A01" w:rsidP="00834FC3" w:rsidRDefault="00187191" w14:paraId="5AFDAC4A" w14:textId="77777777">
            <w:pPr>
              <w:rPr>
                <w:rFonts w:cs="Arial"/>
                <w:sz w:val="20"/>
                <w:szCs w:val="20"/>
              </w:rPr>
            </w:pPr>
            <w:r w:rsidRPr="000E6F59">
              <w:rPr>
                <w:rFonts w:cs="Arial"/>
                <w:sz w:val="20"/>
                <w:szCs w:val="20"/>
              </w:rPr>
              <w:t>I = 5</w:t>
            </w:r>
          </w:p>
        </w:tc>
        <w:tc>
          <w:tcPr>
            <w:tcW w:w="3418" w:type="dxa"/>
            <w:tcBorders>
              <w:top w:val="single" w:color="000000" w:sz="4" w:space="0"/>
              <w:left w:val="single" w:color="000000" w:sz="4" w:space="0"/>
              <w:bottom w:val="single" w:color="000000" w:sz="4" w:space="0"/>
            </w:tcBorders>
            <w:shd w:val="clear" w:color="auto" w:fill="auto"/>
          </w:tcPr>
          <w:p w:rsidRPr="000E6F59" w:rsidR="00165A01" w:rsidP="00037258" w:rsidRDefault="00E21076" w14:paraId="50C78346" w14:textId="77777777">
            <w:pPr>
              <w:rPr>
                <w:rFonts w:cs="Arial"/>
                <w:sz w:val="20"/>
                <w:szCs w:val="20"/>
              </w:rPr>
            </w:pPr>
            <w:r w:rsidRPr="00E21076">
              <w:rPr>
                <w:rFonts w:cs="Arial"/>
                <w:sz w:val="18"/>
                <w:szCs w:val="20"/>
              </w:rPr>
              <w:t xml:space="preserve">Economic underperformance of bioenergy solutions supported by the project could be caused basically by higher cost; lower price or limited market in comparison with planned ones. The approach to reduce this risk would be focus on the development of an appropriate regulatory framework. This framework would be introduce incentive for acquisition of equipment and raw materials, establish price schemes for bioenergy products and facilitate </w:t>
            </w:r>
            <w:r w:rsidRPr="00E21076">
              <w:rPr>
                <w:rFonts w:cs="Arial"/>
                <w:sz w:val="18"/>
                <w:szCs w:val="20"/>
              </w:rPr>
              <w:t>the access to the market.  The approval of the policy for the development of renewable energy by the National Assembly creates a positive environment for this proposal</w:t>
            </w:r>
          </w:p>
        </w:tc>
        <w:tc>
          <w:tcPr>
            <w:tcW w:w="1368"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1103FFF4" w14:textId="77777777">
            <w:pPr>
              <w:rPr>
                <w:rFonts w:cs="Arial"/>
                <w:sz w:val="20"/>
                <w:szCs w:val="20"/>
              </w:rPr>
            </w:pPr>
            <w:r w:rsidRPr="000E6F59">
              <w:rPr>
                <w:rFonts w:cs="Arial"/>
                <w:sz w:val="20"/>
                <w:szCs w:val="20"/>
              </w:rPr>
              <w:t>Project Manager</w:t>
            </w:r>
          </w:p>
        </w:tc>
        <w:tc>
          <w:tcPr>
            <w:tcW w:w="1417"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617F0037" w14:textId="77777777">
            <w:pPr>
              <w:rPr>
                <w:rFonts w:cs="Arial"/>
                <w:sz w:val="20"/>
                <w:szCs w:val="20"/>
              </w:rPr>
            </w:pPr>
            <w:r w:rsidRPr="000E6F59">
              <w:rPr>
                <w:rFonts w:cs="Arial"/>
                <w:sz w:val="20"/>
                <w:szCs w:val="20"/>
              </w:rPr>
              <w:t>UNDP CO</w:t>
            </w:r>
          </w:p>
        </w:tc>
        <w:tc>
          <w:tcPr>
            <w:tcW w:w="1150"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6038303F" w14:textId="77777777">
            <w:pPr>
              <w:rPr>
                <w:rFonts w:cs="Arial"/>
                <w:sz w:val="20"/>
                <w:szCs w:val="20"/>
              </w:rPr>
            </w:pPr>
            <w:r w:rsidRPr="000E6F59">
              <w:rPr>
                <w:rFonts w:cs="Arial"/>
                <w:sz w:val="20"/>
                <w:szCs w:val="20"/>
              </w:rPr>
              <w:t>Submission date</w:t>
            </w:r>
          </w:p>
        </w:tc>
        <w:tc>
          <w:tcPr>
            <w:tcW w:w="1002" w:type="dxa"/>
            <w:tcBorders>
              <w:top w:val="single" w:color="000000" w:sz="4" w:space="0"/>
              <w:left w:val="single" w:color="000000" w:sz="4" w:space="0"/>
              <w:bottom w:val="single" w:color="000000" w:sz="4" w:space="0"/>
              <w:right w:val="single" w:color="000000" w:sz="4" w:space="0"/>
            </w:tcBorders>
            <w:shd w:val="clear" w:color="auto" w:fill="auto"/>
          </w:tcPr>
          <w:p w:rsidRPr="000E6F59" w:rsidR="00165A01" w:rsidP="00834FC3" w:rsidRDefault="00165A01" w14:paraId="669FBACC" w14:textId="77777777">
            <w:pPr>
              <w:rPr>
                <w:rFonts w:cs="Arial"/>
                <w:sz w:val="20"/>
                <w:szCs w:val="20"/>
              </w:rPr>
            </w:pPr>
            <w:r w:rsidRPr="000E6F59">
              <w:rPr>
                <w:rFonts w:cs="Arial"/>
                <w:sz w:val="20"/>
                <w:szCs w:val="20"/>
              </w:rPr>
              <w:t>No change</w:t>
            </w:r>
          </w:p>
        </w:tc>
      </w:tr>
      <w:tr w:rsidRPr="000E6F59" w:rsidR="00165A01" w:rsidTr="00DB1657" w14:paraId="6F78AD94" w14:textId="77777777">
        <w:tc>
          <w:tcPr>
            <w:tcW w:w="372" w:type="dxa"/>
            <w:tcBorders>
              <w:top w:val="single" w:color="000000" w:sz="4" w:space="0"/>
              <w:left w:val="single" w:color="000000" w:sz="4" w:space="0"/>
              <w:bottom w:val="single" w:color="000000" w:sz="4" w:space="0"/>
            </w:tcBorders>
            <w:shd w:val="clear" w:color="auto" w:fill="auto"/>
          </w:tcPr>
          <w:p w:rsidRPr="000E6F59" w:rsidR="00165A01" w:rsidP="00165A01" w:rsidRDefault="00712099" w14:paraId="3725E4CE" w14:textId="77777777">
            <w:pPr>
              <w:rPr>
                <w:bCs/>
                <w:sz w:val="20"/>
                <w:szCs w:val="20"/>
              </w:rPr>
            </w:pPr>
            <w:r>
              <w:rPr>
                <w:rFonts w:cs="Arial"/>
                <w:sz w:val="20"/>
                <w:szCs w:val="20"/>
              </w:rPr>
              <w:t>4</w:t>
            </w:r>
          </w:p>
        </w:tc>
        <w:tc>
          <w:tcPr>
            <w:tcW w:w="1958"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43C78170" w14:textId="77777777">
            <w:pPr>
              <w:jc w:val="left"/>
              <w:rPr>
                <w:rFonts w:cs="Arial"/>
                <w:sz w:val="20"/>
                <w:szCs w:val="20"/>
              </w:rPr>
            </w:pPr>
            <w:r w:rsidRPr="000E6F59">
              <w:rPr>
                <w:bCs/>
                <w:sz w:val="20"/>
                <w:szCs w:val="20"/>
              </w:rPr>
              <w:t>Lack of work capital to produce bioenergy systems (</w:t>
            </w:r>
            <w:r w:rsidRPr="000E6F59" w:rsidR="00990F92">
              <w:rPr>
                <w:bCs/>
                <w:sz w:val="20"/>
                <w:szCs w:val="20"/>
              </w:rPr>
              <w:t>digesters</w:t>
            </w:r>
            <w:r w:rsidRPr="000E6F59">
              <w:rPr>
                <w:bCs/>
                <w:sz w:val="20"/>
                <w:szCs w:val="20"/>
              </w:rPr>
              <w:t>, biodiesel plants) in substantial numbers, would impede a successful market transformation</w:t>
            </w:r>
            <w:ins w:author="Author" w:id="172">
              <w:r w:rsidR="00F07E8E">
                <w:rPr>
                  <w:bCs/>
                  <w:sz w:val="20"/>
                  <w:szCs w:val="20"/>
                </w:rPr>
                <w:t xml:space="preserve">  </w:t>
              </w:r>
            </w:ins>
          </w:p>
        </w:tc>
        <w:tc>
          <w:tcPr>
            <w:tcW w:w="992"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57BD6DEB" w14:textId="77777777">
            <w:pPr>
              <w:rPr>
                <w:rFonts w:cs="Arial"/>
                <w:sz w:val="20"/>
                <w:szCs w:val="20"/>
              </w:rPr>
            </w:pPr>
            <w:r w:rsidRPr="000E6F59">
              <w:rPr>
                <w:rFonts w:cs="Arial"/>
                <w:sz w:val="20"/>
                <w:szCs w:val="20"/>
              </w:rPr>
              <w:t>PPG</w:t>
            </w:r>
          </w:p>
        </w:tc>
        <w:tc>
          <w:tcPr>
            <w:tcW w:w="1335" w:type="dxa"/>
            <w:tcBorders>
              <w:top w:val="single" w:color="000000" w:sz="4" w:space="0"/>
              <w:left w:val="single" w:color="000000" w:sz="4" w:space="0"/>
              <w:bottom w:val="single" w:color="000000" w:sz="4" w:space="0"/>
            </w:tcBorders>
            <w:shd w:val="clear" w:color="auto" w:fill="auto"/>
          </w:tcPr>
          <w:p w:rsidRPr="000E6F59" w:rsidR="00165A01" w:rsidP="00165A01" w:rsidRDefault="00712099" w14:paraId="192EAE1C" w14:textId="77777777">
            <w:pPr>
              <w:rPr>
                <w:rFonts w:cs="Arial"/>
                <w:i/>
                <w:sz w:val="20"/>
                <w:szCs w:val="20"/>
              </w:rPr>
            </w:pPr>
            <w:r>
              <w:rPr>
                <w:rFonts w:cs="Arial"/>
                <w:sz w:val="20"/>
                <w:szCs w:val="20"/>
              </w:rPr>
              <w:t>Financial</w:t>
            </w:r>
          </w:p>
          <w:p w:rsidRPr="000E6F59" w:rsidR="00165A01" w:rsidP="00165A01" w:rsidRDefault="00165A01" w14:paraId="2EDA2491" w14:textId="77777777">
            <w:pPr>
              <w:rPr>
                <w:rFonts w:cs="Arial"/>
                <w:i/>
                <w:sz w:val="20"/>
                <w:szCs w:val="20"/>
              </w:rPr>
            </w:pPr>
          </w:p>
        </w:tc>
        <w:tc>
          <w:tcPr>
            <w:tcW w:w="1343"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01B99197" w14:textId="77777777">
            <w:pPr>
              <w:rPr>
                <w:rFonts w:cs="Arial"/>
                <w:sz w:val="20"/>
                <w:szCs w:val="20"/>
              </w:rPr>
            </w:pPr>
            <w:r w:rsidRPr="000E6F59">
              <w:rPr>
                <w:rFonts w:cs="Arial"/>
                <w:sz w:val="20"/>
                <w:szCs w:val="20"/>
              </w:rPr>
              <w:t xml:space="preserve">P = </w:t>
            </w:r>
            <w:r w:rsidR="00712099">
              <w:rPr>
                <w:rFonts w:cs="Arial"/>
                <w:sz w:val="20"/>
                <w:szCs w:val="20"/>
              </w:rPr>
              <w:t>3</w:t>
            </w:r>
          </w:p>
          <w:p w:rsidRPr="000E6F59" w:rsidR="00165A01" w:rsidP="00165A01" w:rsidRDefault="00165A01" w14:paraId="47130933" w14:textId="77777777">
            <w:pPr>
              <w:rPr>
                <w:rFonts w:cs="Arial"/>
                <w:sz w:val="20"/>
                <w:szCs w:val="20"/>
              </w:rPr>
            </w:pPr>
            <w:r w:rsidRPr="000E6F59">
              <w:rPr>
                <w:rFonts w:cs="Arial"/>
                <w:sz w:val="20"/>
                <w:szCs w:val="20"/>
              </w:rPr>
              <w:t>I = 4</w:t>
            </w:r>
          </w:p>
        </w:tc>
        <w:tc>
          <w:tcPr>
            <w:tcW w:w="3418" w:type="dxa"/>
            <w:tcBorders>
              <w:top w:val="single" w:color="000000" w:sz="4" w:space="0"/>
              <w:left w:val="single" w:color="000000" w:sz="4" w:space="0"/>
              <w:bottom w:val="single" w:color="000000" w:sz="4" w:space="0"/>
            </w:tcBorders>
            <w:shd w:val="clear" w:color="auto" w:fill="auto"/>
          </w:tcPr>
          <w:p w:rsidRPr="000E6F59" w:rsidR="00165A01" w:rsidP="004E63BD" w:rsidRDefault="00165A01" w14:paraId="4054BDF9" w14:textId="77777777">
            <w:pPr>
              <w:rPr>
                <w:rFonts w:cs="Arial"/>
                <w:sz w:val="20"/>
                <w:szCs w:val="20"/>
              </w:rPr>
            </w:pPr>
            <w:r w:rsidRPr="000E6F59">
              <w:rPr>
                <w:rFonts w:cs="Arial"/>
                <w:sz w:val="18"/>
                <w:szCs w:val="20"/>
              </w:rPr>
              <w:t xml:space="preserve">In the Cuban context, the Government is responsible for assigning resources to the national industry. Locally applied bioenergy technologies are expected to be economically attractive, providing a strong rationale for the Government to invest. However, fiscal resources are always competed for, hence scarce. </w:t>
            </w:r>
            <w:r w:rsidRPr="000E6F59" w:rsidR="00D845FC">
              <w:rPr>
                <w:rFonts w:cs="Arial"/>
                <w:sz w:val="18"/>
                <w:szCs w:val="20"/>
              </w:rPr>
              <w:t>The Project addresses this risk by presenting a strong bioenergy case for rural farmers in Cuba and transmit</w:t>
            </w:r>
            <w:r w:rsidR="00D845FC">
              <w:rPr>
                <w:rFonts w:cs="Arial"/>
                <w:sz w:val="18"/>
                <w:szCs w:val="20"/>
              </w:rPr>
              <w:t>ting</w:t>
            </w:r>
            <w:r w:rsidRPr="000E6F59" w:rsidR="00D845FC">
              <w:rPr>
                <w:rFonts w:cs="Arial"/>
                <w:sz w:val="18"/>
                <w:szCs w:val="20"/>
              </w:rPr>
              <w:t xml:space="preserve"> this message at high political level</w:t>
            </w:r>
            <w:r w:rsidRPr="000E6F59" w:rsidR="00D845FC">
              <w:rPr>
                <w:rFonts w:cs="Arial"/>
                <w:sz w:val="20"/>
                <w:szCs w:val="20"/>
              </w:rPr>
              <w:t>.</w:t>
            </w:r>
          </w:p>
        </w:tc>
        <w:tc>
          <w:tcPr>
            <w:tcW w:w="1368" w:type="dxa"/>
            <w:tcBorders>
              <w:top w:val="single" w:color="000000" w:sz="4" w:space="0"/>
              <w:left w:val="single" w:color="000000" w:sz="4" w:space="0"/>
              <w:bottom w:val="single" w:color="000000" w:sz="4" w:space="0"/>
            </w:tcBorders>
            <w:shd w:val="clear" w:color="auto" w:fill="auto"/>
          </w:tcPr>
          <w:p w:rsidRPr="000E6F59" w:rsidR="00165A01" w:rsidP="00165A01" w:rsidRDefault="00D845FC" w14:paraId="0E08DF23" w14:textId="77777777">
            <w:pPr>
              <w:rPr>
                <w:rFonts w:cs="Arial"/>
                <w:sz w:val="20"/>
                <w:szCs w:val="20"/>
              </w:rPr>
            </w:pPr>
            <w:r>
              <w:rPr>
                <w:rFonts w:cs="Arial"/>
                <w:sz w:val="20"/>
                <w:szCs w:val="20"/>
              </w:rPr>
              <w:t>Cubae</w:t>
            </w:r>
            <w:r w:rsidRPr="000E6F59">
              <w:rPr>
                <w:rFonts w:cs="Arial"/>
                <w:sz w:val="20"/>
                <w:szCs w:val="20"/>
              </w:rPr>
              <w:t>nergia</w:t>
            </w:r>
          </w:p>
        </w:tc>
        <w:tc>
          <w:tcPr>
            <w:tcW w:w="1417"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056507DA" w14:textId="77777777">
            <w:pPr>
              <w:rPr>
                <w:rFonts w:cs="Arial"/>
                <w:sz w:val="20"/>
                <w:szCs w:val="20"/>
              </w:rPr>
            </w:pPr>
            <w:r w:rsidRPr="000E6F59">
              <w:rPr>
                <w:rFonts w:cs="Arial"/>
                <w:sz w:val="20"/>
                <w:szCs w:val="20"/>
              </w:rPr>
              <w:t>UNDP CO</w:t>
            </w:r>
          </w:p>
        </w:tc>
        <w:tc>
          <w:tcPr>
            <w:tcW w:w="1150"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0FEAEA46" w14:textId="77777777">
            <w:pPr>
              <w:rPr>
                <w:rFonts w:cs="Arial"/>
                <w:i/>
                <w:sz w:val="20"/>
                <w:szCs w:val="20"/>
              </w:rPr>
            </w:pPr>
            <w:r w:rsidRPr="000E6F59">
              <w:rPr>
                <w:rFonts w:cs="Arial"/>
                <w:sz w:val="20"/>
                <w:szCs w:val="20"/>
              </w:rPr>
              <w:t>Submission date</w:t>
            </w:r>
          </w:p>
          <w:p w:rsidRPr="000E6F59" w:rsidR="00165A01" w:rsidP="00165A01" w:rsidRDefault="00165A01" w14:paraId="422A3C1F" w14:textId="77777777">
            <w:pPr>
              <w:rPr>
                <w:rFonts w:cs="Arial"/>
                <w:i/>
                <w:sz w:val="20"/>
                <w:szCs w:val="20"/>
              </w:rPr>
            </w:pPr>
          </w:p>
        </w:tc>
        <w:tc>
          <w:tcPr>
            <w:tcW w:w="1002" w:type="dxa"/>
            <w:tcBorders>
              <w:top w:val="single" w:color="000000" w:sz="4" w:space="0"/>
              <w:left w:val="single" w:color="000000" w:sz="4" w:space="0"/>
              <w:bottom w:val="single" w:color="000000" w:sz="4" w:space="0"/>
              <w:right w:val="single" w:color="000000" w:sz="4" w:space="0"/>
            </w:tcBorders>
            <w:shd w:val="clear" w:color="auto" w:fill="auto"/>
          </w:tcPr>
          <w:p w:rsidRPr="000E6F59" w:rsidR="00165A01" w:rsidP="00165A01" w:rsidRDefault="00165A01" w14:paraId="6951500B" w14:textId="77777777">
            <w:pPr>
              <w:rPr>
                <w:rFonts w:cs="Arial"/>
                <w:sz w:val="20"/>
                <w:szCs w:val="20"/>
              </w:rPr>
            </w:pPr>
            <w:r w:rsidRPr="000E6F59">
              <w:rPr>
                <w:rFonts w:cs="Arial"/>
                <w:sz w:val="20"/>
                <w:szCs w:val="20"/>
              </w:rPr>
              <w:t>No change</w:t>
            </w:r>
          </w:p>
        </w:tc>
      </w:tr>
      <w:tr w:rsidRPr="000E6F59" w:rsidR="00165A01" w:rsidTr="00DB1657" w14:paraId="04958BA5" w14:textId="77777777">
        <w:tc>
          <w:tcPr>
            <w:tcW w:w="372" w:type="dxa"/>
            <w:tcBorders>
              <w:top w:val="single" w:color="000000" w:sz="4" w:space="0"/>
              <w:left w:val="single" w:color="000000" w:sz="4" w:space="0"/>
              <w:bottom w:val="single" w:color="000000" w:sz="4" w:space="0"/>
            </w:tcBorders>
            <w:shd w:val="clear" w:color="auto" w:fill="auto"/>
          </w:tcPr>
          <w:p w:rsidRPr="000E6F59" w:rsidR="00165A01" w:rsidP="00165A01" w:rsidRDefault="00712099" w14:paraId="03A80313" w14:textId="77777777">
            <w:pPr>
              <w:rPr>
                <w:bCs/>
                <w:sz w:val="20"/>
                <w:szCs w:val="20"/>
              </w:rPr>
            </w:pPr>
            <w:r>
              <w:rPr>
                <w:rFonts w:cs="Arial"/>
                <w:sz w:val="20"/>
                <w:szCs w:val="20"/>
              </w:rPr>
              <w:t>5</w:t>
            </w:r>
          </w:p>
        </w:tc>
        <w:tc>
          <w:tcPr>
            <w:tcW w:w="1958"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5F8AB090" w14:textId="77777777">
            <w:pPr>
              <w:jc w:val="left"/>
              <w:rPr>
                <w:rFonts w:cs="Arial"/>
                <w:sz w:val="20"/>
                <w:szCs w:val="20"/>
              </w:rPr>
            </w:pPr>
            <w:r w:rsidRPr="000E6F59">
              <w:rPr>
                <w:rFonts w:cs="Arial"/>
                <w:sz w:val="20"/>
                <w:szCs w:val="20"/>
              </w:rPr>
              <w:t>Inadequate plant operation would jeopardize the efficient and cost-effective production of biogas and biodiesel</w:t>
            </w:r>
          </w:p>
        </w:tc>
        <w:tc>
          <w:tcPr>
            <w:tcW w:w="992"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66A47B26" w14:textId="77777777">
            <w:pPr>
              <w:rPr>
                <w:rFonts w:cs="Arial"/>
                <w:sz w:val="20"/>
                <w:szCs w:val="20"/>
              </w:rPr>
            </w:pPr>
            <w:r w:rsidRPr="000E6F59">
              <w:rPr>
                <w:rFonts w:cs="Arial"/>
                <w:sz w:val="20"/>
                <w:szCs w:val="20"/>
              </w:rPr>
              <w:t>PIF</w:t>
            </w:r>
          </w:p>
        </w:tc>
        <w:tc>
          <w:tcPr>
            <w:tcW w:w="1335" w:type="dxa"/>
            <w:tcBorders>
              <w:top w:val="single" w:color="000000" w:sz="4" w:space="0"/>
              <w:left w:val="single" w:color="000000" w:sz="4" w:space="0"/>
              <w:bottom w:val="single" w:color="000000" w:sz="4" w:space="0"/>
            </w:tcBorders>
            <w:shd w:val="clear" w:color="auto" w:fill="auto"/>
          </w:tcPr>
          <w:p w:rsidRPr="000E6F59" w:rsidR="00165A01" w:rsidP="00165A01" w:rsidRDefault="00712099" w14:paraId="4F153DCA" w14:textId="77777777">
            <w:pPr>
              <w:rPr>
                <w:rFonts w:cs="Arial"/>
                <w:sz w:val="20"/>
                <w:szCs w:val="20"/>
              </w:rPr>
            </w:pPr>
            <w:r>
              <w:rPr>
                <w:rFonts w:cs="Arial"/>
                <w:sz w:val="20"/>
                <w:szCs w:val="20"/>
              </w:rPr>
              <w:t>Operational</w:t>
            </w:r>
          </w:p>
        </w:tc>
        <w:tc>
          <w:tcPr>
            <w:tcW w:w="1343"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7CF0582E" w14:textId="77777777">
            <w:pPr>
              <w:rPr>
                <w:rFonts w:cs="Arial"/>
                <w:sz w:val="20"/>
                <w:szCs w:val="20"/>
              </w:rPr>
            </w:pPr>
            <w:r w:rsidRPr="000E6F59">
              <w:rPr>
                <w:rFonts w:cs="Arial"/>
                <w:sz w:val="20"/>
                <w:szCs w:val="20"/>
              </w:rPr>
              <w:t>P = 1</w:t>
            </w:r>
          </w:p>
          <w:p w:rsidRPr="000E6F59" w:rsidR="00165A01" w:rsidP="00165A01" w:rsidRDefault="00165A01" w14:paraId="2B73C8D6" w14:textId="77777777">
            <w:pPr>
              <w:rPr>
                <w:rFonts w:cs="Arial"/>
                <w:sz w:val="20"/>
                <w:szCs w:val="20"/>
              </w:rPr>
            </w:pPr>
            <w:r w:rsidRPr="000E6F59">
              <w:rPr>
                <w:rFonts w:cs="Arial"/>
                <w:sz w:val="20"/>
                <w:szCs w:val="20"/>
              </w:rPr>
              <w:t>I = 3</w:t>
            </w:r>
          </w:p>
        </w:tc>
        <w:tc>
          <w:tcPr>
            <w:tcW w:w="3418" w:type="dxa"/>
            <w:tcBorders>
              <w:top w:val="single" w:color="000000" w:sz="4" w:space="0"/>
              <w:left w:val="single" w:color="000000" w:sz="4" w:space="0"/>
              <w:bottom w:val="single" w:color="000000" w:sz="4" w:space="0"/>
            </w:tcBorders>
            <w:shd w:val="clear" w:color="auto" w:fill="auto"/>
          </w:tcPr>
          <w:p w:rsidRPr="000E6F59" w:rsidR="00165A01" w:rsidP="004E63BD" w:rsidRDefault="00165A01" w14:paraId="13EC716B" w14:textId="77777777">
            <w:pPr>
              <w:rPr>
                <w:rFonts w:cs="Arial"/>
                <w:sz w:val="20"/>
                <w:szCs w:val="20"/>
              </w:rPr>
            </w:pPr>
            <w:r w:rsidRPr="000E6F59">
              <w:rPr>
                <w:rFonts w:cs="Arial"/>
                <w:sz w:val="18"/>
                <w:szCs w:val="20"/>
              </w:rPr>
              <w:t xml:space="preserve">Proper operation is a key factor for </w:t>
            </w:r>
            <w:r w:rsidRPr="000E6F59" w:rsidR="004E63BD">
              <w:rPr>
                <w:rFonts w:cs="Arial"/>
                <w:sz w:val="18"/>
                <w:szCs w:val="20"/>
              </w:rPr>
              <w:t>bio</w:t>
            </w:r>
            <w:r w:rsidRPr="000E6F59">
              <w:rPr>
                <w:rFonts w:cs="Arial"/>
                <w:sz w:val="18"/>
                <w:szCs w:val="20"/>
              </w:rPr>
              <w:t>digesters and biodiesel plants. The importance thereof will be highlighted throughout the Project and end-users will be trained on O&amp;M aspects.</w:t>
            </w:r>
          </w:p>
        </w:tc>
        <w:tc>
          <w:tcPr>
            <w:tcW w:w="1368"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70C7C7C5" w14:textId="77777777">
            <w:pPr>
              <w:rPr>
                <w:rFonts w:cs="Arial"/>
                <w:sz w:val="20"/>
                <w:szCs w:val="20"/>
              </w:rPr>
            </w:pPr>
            <w:r w:rsidRPr="000E6F59">
              <w:rPr>
                <w:rFonts w:cs="Arial"/>
                <w:sz w:val="20"/>
                <w:szCs w:val="20"/>
              </w:rPr>
              <w:t>Project Manager</w:t>
            </w:r>
          </w:p>
        </w:tc>
        <w:tc>
          <w:tcPr>
            <w:tcW w:w="1417"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3B47CFB8" w14:textId="77777777">
            <w:pPr>
              <w:rPr>
                <w:rFonts w:cs="Arial"/>
                <w:sz w:val="20"/>
                <w:szCs w:val="20"/>
              </w:rPr>
            </w:pPr>
            <w:r w:rsidRPr="000E6F59">
              <w:rPr>
                <w:rFonts w:cs="Arial"/>
                <w:sz w:val="20"/>
                <w:szCs w:val="20"/>
              </w:rPr>
              <w:t>UNDP CO</w:t>
            </w:r>
          </w:p>
        </w:tc>
        <w:tc>
          <w:tcPr>
            <w:tcW w:w="1150" w:type="dxa"/>
            <w:tcBorders>
              <w:top w:val="single" w:color="000000" w:sz="4" w:space="0"/>
              <w:left w:val="single" w:color="000000" w:sz="4" w:space="0"/>
              <w:bottom w:val="single" w:color="000000" w:sz="4" w:space="0"/>
            </w:tcBorders>
            <w:shd w:val="clear" w:color="auto" w:fill="auto"/>
          </w:tcPr>
          <w:p w:rsidRPr="000E6F59" w:rsidR="00165A01" w:rsidP="00165A01" w:rsidRDefault="00165A01" w14:paraId="4CF8A920" w14:textId="77777777">
            <w:pPr>
              <w:rPr>
                <w:rFonts w:cs="Arial"/>
                <w:i/>
                <w:sz w:val="20"/>
                <w:szCs w:val="20"/>
              </w:rPr>
            </w:pPr>
            <w:r w:rsidRPr="000E6F59">
              <w:rPr>
                <w:rFonts w:cs="Arial"/>
                <w:sz w:val="20"/>
                <w:szCs w:val="20"/>
              </w:rPr>
              <w:t>Submission date</w:t>
            </w:r>
          </w:p>
          <w:p w:rsidRPr="000E6F59" w:rsidR="00165A01" w:rsidP="00165A01" w:rsidRDefault="00165A01" w14:paraId="7A7CFDF3" w14:textId="77777777">
            <w:pPr>
              <w:rPr>
                <w:rFonts w:cs="Arial"/>
                <w:i/>
                <w:sz w:val="20"/>
                <w:szCs w:val="20"/>
              </w:rPr>
            </w:pPr>
          </w:p>
        </w:tc>
        <w:tc>
          <w:tcPr>
            <w:tcW w:w="1002" w:type="dxa"/>
            <w:tcBorders>
              <w:top w:val="single" w:color="000000" w:sz="4" w:space="0"/>
              <w:left w:val="single" w:color="000000" w:sz="4" w:space="0"/>
              <w:bottom w:val="single" w:color="000000" w:sz="4" w:space="0"/>
              <w:right w:val="single" w:color="000000" w:sz="4" w:space="0"/>
            </w:tcBorders>
            <w:shd w:val="clear" w:color="auto" w:fill="auto"/>
          </w:tcPr>
          <w:p w:rsidRPr="000E6F59" w:rsidR="00165A01" w:rsidP="00165A01" w:rsidRDefault="00165A01" w14:paraId="28273E80" w14:textId="77777777">
            <w:pPr>
              <w:rPr>
                <w:rFonts w:cs="Arial"/>
                <w:sz w:val="20"/>
                <w:szCs w:val="20"/>
              </w:rPr>
            </w:pPr>
            <w:r w:rsidRPr="000E6F59">
              <w:rPr>
                <w:rFonts w:cs="Arial"/>
                <w:sz w:val="20"/>
                <w:szCs w:val="20"/>
              </w:rPr>
              <w:t>No change</w:t>
            </w:r>
          </w:p>
        </w:tc>
      </w:tr>
      <w:tr w:rsidRPr="000E6F59" w:rsidR="00165A01" w:rsidTr="00DB1657" w14:paraId="51CEF873" w14:textId="77777777">
        <w:tc>
          <w:tcPr>
            <w:tcW w:w="372" w:type="dxa"/>
            <w:tcBorders>
              <w:top w:val="single" w:color="000000" w:sz="4" w:space="0"/>
              <w:left w:val="single" w:color="000000" w:sz="4" w:space="0"/>
              <w:bottom w:val="single" w:color="000000" w:sz="4" w:space="0"/>
            </w:tcBorders>
            <w:shd w:val="clear" w:color="auto" w:fill="auto"/>
          </w:tcPr>
          <w:p w:rsidRPr="000E6F59" w:rsidR="00165A01" w:rsidP="00834FC3" w:rsidRDefault="00712099" w14:paraId="781AF5EE" w14:textId="77777777">
            <w:pPr>
              <w:rPr>
                <w:rFonts w:cs="Arial"/>
                <w:sz w:val="20"/>
                <w:szCs w:val="20"/>
              </w:rPr>
            </w:pPr>
            <w:r>
              <w:rPr>
                <w:rFonts w:cs="Arial"/>
                <w:sz w:val="20"/>
                <w:szCs w:val="20"/>
              </w:rPr>
              <w:t>6</w:t>
            </w:r>
          </w:p>
        </w:tc>
        <w:tc>
          <w:tcPr>
            <w:tcW w:w="1958" w:type="dxa"/>
            <w:tcBorders>
              <w:top w:val="single" w:color="000000" w:sz="4" w:space="0"/>
              <w:left w:val="single" w:color="000000" w:sz="4" w:space="0"/>
              <w:bottom w:val="single" w:color="000000" w:sz="4" w:space="0"/>
            </w:tcBorders>
            <w:shd w:val="clear" w:color="auto" w:fill="auto"/>
          </w:tcPr>
          <w:p w:rsidRPr="000E6F59" w:rsidR="00165A01" w:rsidP="00D81F52" w:rsidRDefault="00D81F52" w14:paraId="3D59A61E" w14:textId="77777777">
            <w:pPr>
              <w:jc w:val="left"/>
              <w:rPr>
                <w:bCs/>
                <w:sz w:val="20"/>
                <w:szCs w:val="20"/>
              </w:rPr>
            </w:pPr>
            <w:r>
              <w:rPr>
                <w:bCs/>
                <w:sz w:val="20"/>
                <w:szCs w:val="20"/>
              </w:rPr>
              <w:t>Project development capabilities, m</w:t>
            </w:r>
            <w:r w:rsidRPr="000E6F59" w:rsidR="00165A01">
              <w:rPr>
                <w:bCs/>
                <w:sz w:val="20"/>
                <w:szCs w:val="20"/>
              </w:rPr>
              <w:t>aintenance services and technical assistance would not be available for end-users</w:t>
            </w:r>
          </w:p>
        </w:tc>
        <w:tc>
          <w:tcPr>
            <w:tcW w:w="992"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3346B413" w14:textId="77777777">
            <w:pPr>
              <w:rPr>
                <w:rFonts w:cs="Arial"/>
                <w:sz w:val="20"/>
                <w:szCs w:val="20"/>
              </w:rPr>
            </w:pPr>
            <w:r w:rsidRPr="000E6F59">
              <w:rPr>
                <w:rFonts w:cs="Arial"/>
                <w:sz w:val="20"/>
                <w:szCs w:val="20"/>
              </w:rPr>
              <w:t>PIF</w:t>
            </w:r>
          </w:p>
        </w:tc>
        <w:tc>
          <w:tcPr>
            <w:tcW w:w="1335" w:type="dxa"/>
            <w:tcBorders>
              <w:top w:val="single" w:color="000000" w:sz="4" w:space="0"/>
              <w:left w:val="single" w:color="000000" w:sz="4" w:space="0"/>
              <w:bottom w:val="single" w:color="000000" w:sz="4" w:space="0"/>
            </w:tcBorders>
            <w:shd w:val="clear" w:color="auto" w:fill="auto"/>
          </w:tcPr>
          <w:p w:rsidRPr="000E6F59" w:rsidR="00165A01" w:rsidP="00834FC3" w:rsidRDefault="00712099" w14:paraId="3A771B50" w14:textId="77777777">
            <w:pPr>
              <w:rPr>
                <w:rFonts w:cs="Arial"/>
                <w:sz w:val="20"/>
                <w:szCs w:val="20"/>
              </w:rPr>
            </w:pPr>
            <w:r>
              <w:rPr>
                <w:rFonts w:cs="Arial"/>
                <w:sz w:val="20"/>
                <w:szCs w:val="20"/>
              </w:rPr>
              <w:t>Organizational</w:t>
            </w:r>
          </w:p>
        </w:tc>
        <w:tc>
          <w:tcPr>
            <w:tcW w:w="1343"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065FA0CF" w14:textId="77777777">
            <w:pPr>
              <w:rPr>
                <w:rFonts w:cs="Arial"/>
                <w:sz w:val="20"/>
                <w:szCs w:val="20"/>
              </w:rPr>
            </w:pPr>
            <w:r w:rsidRPr="000E6F59">
              <w:rPr>
                <w:rFonts w:cs="Arial"/>
                <w:sz w:val="20"/>
                <w:szCs w:val="20"/>
              </w:rPr>
              <w:t>P = 3</w:t>
            </w:r>
          </w:p>
          <w:p w:rsidRPr="000E6F59" w:rsidR="00165A01" w:rsidP="00834FC3" w:rsidRDefault="00165A01" w14:paraId="1DA8E963" w14:textId="77777777">
            <w:pPr>
              <w:rPr>
                <w:rFonts w:cs="Arial"/>
                <w:sz w:val="20"/>
                <w:szCs w:val="20"/>
              </w:rPr>
            </w:pPr>
            <w:r w:rsidRPr="000E6F59">
              <w:rPr>
                <w:rFonts w:cs="Arial"/>
                <w:sz w:val="20"/>
                <w:szCs w:val="20"/>
              </w:rPr>
              <w:t>I = 4</w:t>
            </w:r>
          </w:p>
        </w:tc>
        <w:tc>
          <w:tcPr>
            <w:tcW w:w="3418" w:type="dxa"/>
            <w:tcBorders>
              <w:top w:val="single" w:color="000000" w:sz="4" w:space="0"/>
              <w:left w:val="single" w:color="000000" w:sz="4" w:space="0"/>
              <w:bottom w:val="single" w:color="000000" w:sz="4" w:space="0"/>
            </w:tcBorders>
            <w:shd w:val="clear" w:color="auto" w:fill="auto"/>
          </w:tcPr>
          <w:p w:rsidR="00D81F52" w:rsidP="004E63BD" w:rsidRDefault="00D81F52" w14:paraId="740E39AD" w14:textId="77777777">
            <w:pPr>
              <w:rPr>
                <w:rFonts w:cs="Arial"/>
                <w:sz w:val="18"/>
                <w:szCs w:val="20"/>
              </w:rPr>
            </w:pPr>
            <w:r>
              <w:rPr>
                <w:rFonts w:cs="Arial"/>
                <w:sz w:val="18"/>
                <w:szCs w:val="20"/>
              </w:rPr>
              <w:t>T</w:t>
            </w:r>
            <w:r w:rsidRPr="000E6F59">
              <w:rPr>
                <w:rFonts w:cs="Arial"/>
                <w:sz w:val="18"/>
                <w:szCs w:val="20"/>
              </w:rPr>
              <w:t>he Project will build upon EEIH, acting</w:t>
            </w:r>
            <w:r>
              <w:rPr>
                <w:rFonts w:cs="Arial"/>
                <w:sz w:val="18"/>
                <w:szCs w:val="20"/>
              </w:rPr>
              <w:t xml:space="preserve"> as a national expertise centre</w:t>
            </w:r>
            <w:r w:rsidRPr="000E6F59">
              <w:rPr>
                <w:rFonts w:cs="Arial"/>
                <w:sz w:val="18"/>
                <w:szCs w:val="20"/>
              </w:rPr>
              <w:t xml:space="preserve"> and positive experiences with the role of community-based technicians in past renewable energy projects. Multi-stakeholder consultations will be held to ensure effective support structures and political backing.</w:t>
            </w:r>
          </w:p>
          <w:p w:rsidRPr="00D81F52" w:rsidR="00D81F52" w:rsidP="00D81F52" w:rsidRDefault="00165A01" w14:paraId="60C7A352" w14:textId="77777777">
            <w:pPr>
              <w:rPr>
                <w:rFonts w:cs="Arial"/>
                <w:sz w:val="18"/>
                <w:szCs w:val="20"/>
              </w:rPr>
            </w:pPr>
            <w:r w:rsidRPr="000E6F59">
              <w:rPr>
                <w:rFonts w:cs="Arial"/>
                <w:sz w:val="18"/>
                <w:szCs w:val="20"/>
              </w:rPr>
              <w:t>The project will promote the establishment of local market</w:t>
            </w:r>
            <w:r w:rsidRPr="000E6F59" w:rsidR="004E63BD">
              <w:rPr>
                <w:rFonts w:cs="Arial"/>
                <w:sz w:val="18"/>
                <w:szCs w:val="20"/>
              </w:rPr>
              <w:t>s</w:t>
            </w:r>
            <w:r w:rsidRPr="000E6F59">
              <w:rPr>
                <w:rFonts w:cs="Arial"/>
                <w:sz w:val="18"/>
                <w:szCs w:val="20"/>
              </w:rPr>
              <w:t xml:space="preserve"> for biodigesters and biodiesel production plants. The network of local industries, technicians and service providers will enable the users to access technical assistance at an affordable cost level.</w:t>
            </w:r>
          </w:p>
        </w:tc>
        <w:tc>
          <w:tcPr>
            <w:tcW w:w="1368"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65D17C32" w14:textId="77777777">
            <w:pPr>
              <w:rPr>
                <w:rFonts w:cs="Arial"/>
                <w:sz w:val="20"/>
                <w:szCs w:val="20"/>
              </w:rPr>
            </w:pPr>
            <w:r w:rsidRPr="000E6F59">
              <w:rPr>
                <w:rFonts w:cs="Arial"/>
                <w:sz w:val="20"/>
                <w:szCs w:val="20"/>
              </w:rPr>
              <w:t>Project manager</w:t>
            </w:r>
          </w:p>
        </w:tc>
        <w:tc>
          <w:tcPr>
            <w:tcW w:w="1417"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30966A39" w14:textId="77777777">
            <w:pPr>
              <w:rPr>
                <w:rFonts w:cs="Arial"/>
                <w:sz w:val="20"/>
                <w:szCs w:val="20"/>
              </w:rPr>
            </w:pPr>
            <w:r w:rsidRPr="000E6F59">
              <w:rPr>
                <w:rFonts w:cs="Arial"/>
                <w:sz w:val="20"/>
                <w:szCs w:val="20"/>
              </w:rPr>
              <w:t>UNDP CO</w:t>
            </w:r>
          </w:p>
        </w:tc>
        <w:tc>
          <w:tcPr>
            <w:tcW w:w="1150" w:type="dxa"/>
            <w:tcBorders>
              <w:top w:val="single" w:color="000000" w:sz="4" w:space="0"/>
              <w:left w:val="single" w:color="000000" w:sz="4" w:space="0"/>
              <w:bottom w:val="single" w:color="000000" w:sz="4" w:space="0"/>
            </w:tcBorders>
            <w:shd w:val="clear" w:color="auto" w:fill="auto"/>
          </w:tcPr>
          <w:p w:rsidRPr="000E6F59" w:rsidR="00165A01" w:rsidP="00834FC3" w:rsidRDefault="00165A01" w14:paraId="1575E14E" w14:textId="77777777">
            <w:pPr>
              <w:rPr>
                <w:rFonts w:cs="Arial"/>
                <w:sz w:val="20"/>
                <w:szCs w:val="20"/>
              </w:rPr>
            </w:pPr>
            <w:r w:rsidRPr="000E6F59">
              <w:rPr>
                <w:rFonts w:cs="Arial"/>
                <w:sz w:val="20"/>
                <w:szCs w:val="20"/>
              </w:rPr>
              <w:t>Submission date</w:t>
            </w:r>
          </w:p>
        </w:tc>
        <w:tc>
          <w:tcPr>
            <w:tcW w:w="1002" w:type="dxa"/>
            <w:tcBorders>
              <w:top w:val="single" w:color="000000" w:sz="4" w:space="0"/>
              <w:left w:val="single" w:color="000000" w:sz="4" w:space="0"/>
              <w:bottom w:val="single" w:color="000000" w:sz="4" w:space="0"/>
              <w:right w:val="single" w:color="000000" w:sz="4" w:space="0"/>
            </w:tcBorders>
            <w:shd w:val="clear" w:color="auto" w:fill="auto"/>
          </w:tcPr>
          <w:p w:rsidRPr="000E6F59" w:rsidR="00165A01" w:rsidP="00834FC3" w:rsidRDefault="00165A01" w14:paraId="66512395" w14:textId="77777777">
            <w:pPr>
              <w:rPr>
                <w:rFonts w:cs="Arial"/>
                <w:sz w:val="20"/>
                <w:szCs w:val="20"/>
              </w:rPr>
            </w:pPr>
            <w:r w:rsidRPr="000E6F59">
              <w:rPr>
                <w:rFonts w:cs="Arial"/>
                <w:sz w:val="20"/>
                <w:szCs w:val="20"/>
              </w:rPr>
              <w:t>No change</w:t>
            </w:r>
          </w:p>
        </w:tc>
      </w:tr>
    </w:tbl>
    <w:p w:rsidRPr="000E6F59" w:rsidR="003A0160" w:rsidRDefault="003A0160" w14:paraId="0C1E2E25" w14:textId="77777777">
      <w:pPr>
        <w:jc w:val="left"/>
        <w:rPr>
          <w:rFonts w:cs="Arial"/>
          <w:sz w:val="18"/>
          <w:szCs w:val="18"/>
        </w:rPr>
      </w:pPr>
    </w:p>
    <w:p w:rsidRPr="000E6F59" w:rsidR="003A0160" w:rsidRDefault="003A0160" w14:paraId="7CDCF729" w14:textId="77777777">
      <w:pPr>
        <w:jc w:val="left"/>
        <w:rPr>
          <w:rFonts w:cs="Arial"/>
          <w:b/>
          <w:iCs/>
          <w:sz w:val="18"/>
          <w:szCs w:val="18"/>
        </w:rPr>
      </w:pPr>
    </w:p>
    <w:p w:rsidRPr="000E6F59" w:rsidR="003A0160" w:rsidRDefault="003A0160" w14:paraId="4402E92A" w14:textId="77777777">
      <w:pPr>
        <w:sectPr w:rsidRPr="000E6F59" w:rsidR="003A0160">
          <w:headerReference w:type="even" r:id="rId18"/>
          <w:headerReference w:type="default" r:id="rId19"/>
          <w:footerReference w:type="even" r:id="rId20"/>
          <w:footerReference w:type="default" r:id="rId21"/>
          <w:headerReference w:type="first" r:id="rId22"/>
          <w:footerReference w:type="first" r:id="rId23"/>
          <w:pgSz w:w="15840" w:h="12240" w:orient="landscape"/>
          <w:pgMar w:top="776" w:right="720" w:bottom="776" w:left="720" w:header="720" w:footer="720" w:gutter="0"/>
          <w:cols w:space="720"/>
          <w:docGrid w:linePitch="360"/>
        </w:sectPr>
      </w:pPr>
    </w:p>
    <w:p w:rsidRPr="000E6F59" w:rsidR="003A0160" w:rsidP="00573D42" w:rsidRDefault="003A0160" w14:paraId="3EB7C11B" w14:textId="45A449DC">
      <w:pPr>
        <w:pStyle w:val="Heading2"/>
        <w:rPr>
          <w:sz w:val="18"/>
          <w:szCs w:val="18"/>
        </w:rPr>
      </w:pPr>
      <w:bookmarkStart w:name="_Toc390516926" w:id="173"/>
      <w:bookmarkStart w:name="_Toc395732969" w:id="174"/>
      <w:bookmarkStart w:name="_Toc395786386" w:id="175"/>
      <w:bookmarkStart w:name="_Toc424291823" w:id="176"/>
      <w:r w:rsidRPr="000E6F59">
        <w:t>ANNEX C</w:t>
      </w:r>
      <w:r w:rsidRPr="000E6F59">
        <w:tab/>
      </w:r>
      <w:r w:rsidRPr="000E6F59">
        <w:t>Agreements</w:t>
      </w:r>
      <w:bookmarkEnd w:id="173"/>
      <w:bookmarkEnd w:id="174"/>
      <w:bookmarkEnd w:id="175"/>
      <w:bookmarkEnd w:id="176"/>
    </w:p>
    <w:p w:rsidRPr="000E6F59" w:rsidR="003A0160" w:rsidRDefault="003A0160" w14:paraId="2A780246" w14:textId="77777777">
      <w:pPr>
        <w:jc w:val="left"/>
        <w:rPr>
          <w:rFonts w:cs="Arial"/>
          <w:b/>
          <w:iCs/>
          <w:sz w:val="18"/>
          <w:szCs w:val="18"/>
        </w:rPr>
      </w:pPr>
    </w:p>
    <w:p w:rsidRPr="000E6F59" w:rsidR="003A0160" w:rsidRDefault="003A0160" w14:paraId="58FC0C9F" w14:textId="77777777">
      <w:pPr>
        <w:jc w:val="left"/>
        <w:rPr>
          <w:rFonts w:cs="Arial"/>
          <w:b/>
          <w:iCs/>
          <w:sz w:val="18"/>
          <w:szCs w:val="18"/>
        </w:rPr>
      </w:pPr>
    </w:p>
    <w:p w:rsidRPr="000E6F59" w:rsidR="007B5D0D" w:rsidP="007B5D0D" w:rsidRDefault="004D587B" w14:paraId="587D1DC1" w14:textId="77777777">
      <w:pPr>
        <w:rPr>
          <w:rFonts w:cs="Arial"/>
          <w:szCs w:val="22"/>
        </w:rPr>
      </w:pPr>
      <w:r w:rsidRPr="000E6F59">
        <w:rPr>
          <w:iCs/>
          <w:szCs w:val="22"/>
        </w:rPr>
        <w:t>Co-financing letters are included in the project co-financing budget and listed in Part I, Section C of the CEO Endorsement Request.  The following tab</w:t>
      </w:r>
      <w:r w:rsidRPr="000E6F59" w:rsidR="001D6D44">
        <w:rPr>
          <w:iCs/>
          <w:szCs w:val="22"/>
        </w:rPr>
        <w:t>le summarizes the letters</w:t>
      </w:r>
      <w:r w:rsidRPr="000E6F59" w:rsidR="00D01C83">
        <w:rPr>
          <w:iCs/>
          <w:szCs w:val="22"/>
        </w:rPr>
        <w:t>, which are submitted as a separate file</w:t>
      </w:r>
      <w:r w:rsidRPr="000E6F59">
        <w:t>:</w:t>
      </w:r>
      <w:r w:rsidRPr="000E6F59" w:rsidR="007B5D0D">
        <w:rPr>
          <w:rFonts w:cs="Arial"/>
          <w:szCs w:val="22"/>
        </w:rPr>
        <w:t xml:space="preserve">  </w:t>
      </w:r>
    </w:p>
    <w:p w:rsidRPr="000E6F59" w:rsidR="001D6D44" w:rsidP="007B5D0D" w:rsidRDefault="001D6D44" w14:paraId="52EB67D4" w14:textId="77777777">
      <w:pPr>
        <w:rPr>
          <w:rFonts w:cs="Arial"/>
          <w:b/>
          <w:szCs w:val="22"/>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73"/>
        <w:gridCol w:w="1591"/>
        <w:gridCol w:w="1978"/>
      </w:tblGrid>
      <w:tr w:rsidRPr="000E6F59" w:rsidR="001D6D44" w:rsidTr="00E14D4B" w14:paraId="504B3E68" w14:textId="77777777">
        <w:tc>
          <w:tcPr>
            <w:tcW w:w="5812" w:type="dxa"/>
            <w:shd w:val="clear" w:color="auto" w:fill="auto"/>
          </w:tcPr>
          <w:p w:rsidRPr="000E6F59" w:rsidR="001D6D44" w:rsidP="007B5D0D" w:rsidRDefault="001D6D44" w14:paraId="2BFB0D61" w14:textId="77777777">
            <w:pPr>
              <w:rPr>
                <w:rFonts w:cs="Arial"/>
                <w:b/>
                <w:szCs w:val="22"/>
              </w:rPr>
            </w:pPr>
            <w:r w:rsidRPr="000E6F59">
              <w:rPr>
                <w:b/>
                <w:iCs/>
              </w:rPr>
              <w:t>Letter source</w:t>
            </w:r>
          </w:p>
        </w:tc>
        <w:tc>
          <w:tcPr>
            <w:tcW w:w="1600" w:type="dxa"/>
            <w:shd w:val="clear" w:color="auto" w:fill="auto"/>
          </w:tcPr>
          <w:p w:rsidRPr="000E6F59" w:rsidR="001D6D44" w:rsidP="007B5D0D" w:rsidRDefault="001D6D44" w14:paraId="593D0227" w14:textId="77777777">
            <w:pPr>
              <w:rPr>
                <w:rFonts w:cs="Arial"/>
                <w:b/>
                <w:szCs w:val="22"/>
              </w:rPr>
            </w:pPr>
            <w:r w:rsidRPr="000E6F59">
              <w:rPr>
                <w:b/>
                <w:bCs/>
                <w:iCs/>
              </w:rPr>
              <w:t>Amount</w:t>
            </w:r>
          </w:p>
        </w:tc>
        <w:tc>
          <w:tcPr>
            <w:tcW w:w="2021" w:type="dxa"/>
            <w:shd w:val="clear" w:color="auto" w:fill="auto"/>
          </w:tcPr>
          <w:p w:rsidRPr="000E6F59" w:rsidR="001D6D44" w:rsidP="007B5D0D" w:rsidRDefault="001D6D44" w14:paraId="148869B0" w14:textId="77777777">
            <w:pPr>
              <w:rPr>
                <w:rFonts w:cs="Arial"/>
                <w:b/>
                <w:szCs w:val="22"/>
              </w:rPr>
            </w:pPr>
            <w:r w:rsidRPr="000E6F59">
              <w:rPr>
                <w:b/>
                <w:bCs/>
                <w:iCs/>
              </w:rPr>
              <w:t>Type</w:t>
            </w:r>
          </w:p>
        </w:tc>
      </w:tr>
      <w:tr w:rsidRPr="000E6F59" w:rsidR="001D6D44" w:rsidTr="00E14D4B" w14:paraId="35F630A1" w14:textId="77777777">
        <w:tc>
          <w:tcPr>
            <w:tcW w:w="5812" w:type="dxa"/>
            <w:shd w:val="clear" w:color="auto" w:fill="auto"/>
          </w:tcPr>
          <w:p w:rsidRPr="00CE4B97" w:rsidR="001D6D44" w:rsidP="007B5D0D" w:rsidRDefault="00AB26A9" w14:paraId="71A601D5" w14:textId="77777777">
            <w:pPr>
              <w:rPr>
                <w:rFonts w:cs="Arial"/>
                <w:szCs w:val="22"/>
              </w:rPr>
            </w:pPr>
            <w:r>
              <w:rPr>
                <w:rFonts w:cs="Arial"/>
                <w:szCs w:val="22"/>
              </w:rPr>
              <w:t>Cubaenergía</w:t>
            </w:r>
          </w:p>
        </w:tc>
        <w:tc>
          <w:tcPr>
            <w:tcW w:w="1600" w:type="dxa"/>
            <w:shd w:val="clear" w:color="auto" w:fill="auto"/>
          </w:tcPr>
          <w:p w:rsidRPr="00CE4B97" w:rsidR="001D6D44" w:rsidP="00A76217" w:rsidRDefault="00CE4B97" w14:paraId="08A1315B" w14:textId="77777777">
            <w:pPr>
              <w:jc w:val="right"/>
              <w:rPr>
                <w:rFonts w:cs="Arial"/>
                <w:szCs w:val="22"/>
              </w:rPr>
            </w:pPr>
            <w:r>
              <w:rPr>
                <w:rFonts w:cs="Arial"/>
                <w:szCs w:val="22"/>
              </w:rPr>
              <w:t>50,000</w:t>
            </w:r>
          </w:p>
        </w:tc>
        <w:tc>
          <w:tcPr>
            <w:tcW w:w="2021" w:type="dxa"/>
            <w:shd w:val="clear" w:color="auto" w:fill="auto"/>
          </w:tcPr>
          <w:p w:rsidRPr="00CE4B97" w:rsidR="001D6D44" w:rsidP="007B5D0D" w:rsidRDefault="000065E0" w14:paraId="2AEF35F8" w14:textId="77777777">
            <w:pPr>
              <w:rPr>
                <w:rFonts w:cs="Arial"/>
                <w:szCs w:val="22"/>
              </w:rPr>
            </w:pPr>
            <w:r>
              <w:rPr>
                <w:rFonts w:cs="Arial"/>
                <w:szCs w:val="22"/>
              </w:rPr>
              <w:t>In-kind</w:t>
            </w:r>
          </w:p>
        </w:tc>
      </w:tr>
      <w:tr w:rsidRPr="000E6F59" w:rsidR="001D6D44" w:rsidTr="00E14D4B" w14:paraId="3D3AC1D2" w14:textId="77777777">
        <w:tc>
          <w:tcPr>
            <w:tcW w:w="5812" w:type="dxa"/>
            <w:shd w:val="clear" w:color="auto" w:fill="auto"/>
          </w:tcPr>
          <w:p w:rsidRPr="00CE4B97" w:rsidR="001D6D44" w:rsidP="00B776BD" w:rsidRDefault="000065E0" w14:paraId="40B4598B" w14:textId="77777777">
            <w:pPr>
              <w:rPr>
                <w:iCs/>
              </w:rPr>
            </w:pPr>
            <w:r>
              <w:rPr>
                <w:iCs/>
              </w:rPr>
              <w:t>Estación “Indio Hatuey”</w:t>
            </w:r>
            <w:r w:rsidR="00342205">
              <w:rPr>
                <w:iCs/>
              </w:rPr>
              <w:t xml:space="preserve"> (EEIH)</w:t>
            </w:r>
            <w:r>
              <w:rPr>
                <w:iCs/>
              </w:rPr>
              <w:t xml:space="preserve">- </w:t>
            </w:r>
            <w:r w:rsidR="00B776BD">
              <w:rPr>
                <w:iCs/>
              </w:rPr>
              <w:t>Executing Agency</w:t>
            </w:r>
          </w:p>
        </w:tc>
        <w:tc>
          <w:tcPr>
            <w:tcW w:w="1600" w:type="dxa"/>
            <w:shd w:val="clear" w:color="auto" w:fill="auto"/>
          </w:tcPr>
          <w:p w:rsidRPr="00CE4B97" w:rsidR="001D6D44" w:rsidP="00A76217" w:rsidRDefault="000065E0" w14:paraId="61DC0728" w14:textId="77777777">
            <w:pPr>
              <w:jc w:val="right"/>
              <w:rPr>
                <w:iCs/>
              </w:rPr>
            </w:pPr>
            <w:r>
              <w:rPr>
                <w:iCs/>
              </w:rPr>
              <w:t>2,034,900</w:t>
            </w:r>
          </w:p>
        </w:tc>
        <w:tc>
          <w:tcPr>
            <w:tcW w:w="2021" w:type="dxa"/>
            <w:shd w:val="clear" w:color="auto" w:fill="auto"/>
          </w:tcPr>
          <w:p w:rsidRPr="00CE4B97" w:rsidR="001D6D44" w:rsidP="007B5D0D" w:rsidRDefault="00342205" w14:paraId="510B6551" w14:textId="77777777">
            <w:pPr>
              <w:rPr>
                <w:iCs/>
              </w:rPr>
            </w:pPr>
            <w:r>
              <w:rPr>
                <w:iCs/>
              </w:rPr>
              <w:t>Cash and In-k</w:t>
            </w:r>
            <w:r w:rsidR="001924C0">
              <w:rPr>
                <w:iCs/>
              </w:rPr>
              <w:t>ind</w:t>
            </w:r>
          </w:p>
        </w:tc>
      </w:tr>
      <w:tr w:rsidRPr="000E6F59" w:rsidR="001D6D44" w:rsidTr="00E14D4B" w14:paraId="45D58386" w14:textId="77777777">
        <w:tc>
          <w:tcPr>
            <w:tcW w:w="5812" w:type="dxa"/>
            <w:shd w:val="clear" w:color="auto" w:fill="auto"/>
          </w:tcPr>
          <w:p w:rsidRPr="00CE4B97" w:rsidR="001D6D44" w:rsidP="007B5D0D" w:rsidRDefault="005E29B8" w14:paraId="122A76A0" w14:textId="77777777">
            <w:pPr>
              <w:rPr>
                <w:iCs/>
              </w:rPr>
            </w:pPr>
            <w:r>
              <w:rPr>
                <w:iCs/>
              </w:rPr>
              <w:t>Local manufacturers</w:t>
            </w:r>
          </w:p>
        </w:tc>
        <w:tc>
          <w:tcPr>
            <w:tcW w:w="1600" w:type="dxa"/>
            <w:shd w:val="clear" w:color="auto" w:fill="auto"/>
          </w:tcPr>
          <w:p w:rsidRPr="00CE4B97" w:rsidR="001D6D44" w:rsidP="00A76217" w:rsidRDefault="00342205" w14:paraId="021589BB" w14:textId="77777777">
            <w:pPr>
              <w:jc w:val="right"/>
              <w:rPr>
                <w:iCs/>
              </w:rPr>
            </w:pPr>
            <w:r>
              <w:rPr>
                <w:iCs/>
              </w:rPr>
              <w:t>6,1</w:t>
            </w:r>
            <w:r w:rsidR="00795350">
              <w:rPr>
                <w:iCs/>
              </w:rPr>
              <w:t>30</w:t>
            </w:r>
            <w:r>
              <w:rPr>
                <w:iCs/>
              </w:rPr>
              <w:t>,</w:t>
            </w:r>
            <w:r w:rsidR="00795350">
              <w:rPr>
                <w:iCs/>
              </w:rPr>
              <w:t>877</w:t>
            </w:r>
          </w:p>
        </w:tc>
        <w:tc>
          <w:tcPr>
            <w:tcW w:w="2021" w:type="dxa"/>
            <w:shd w:val="clear" w:color="auto" w:fill="auto"/>
          </w:tcPr>
          <w:p w:rsidRPr="00CE4B97" w:rsidR="001D6D44" w:rsidP="007B5D0D" w:rsidRDefault="00342205" w14:paraId="0F5187DB" w14:textId="77777777">
            <w:pPr>
              <w:rPr>
                <w:iCs/>
              </w:rPr>
            </w:pPr>
            <w:r>
              <w:rPr>
                <w:iCs/>
              </w:rPr>
              <w:t>Cash and In-kind</w:t>
            </w:r>
          </w:p>
        </w:tc>
      </w:tr>
      <w:tr w:rsidRPr="000E6F59" w:rsidR="001D6D44" w:rsidTr="00E14D4B" w14:paraId="0FDA34AD" w14:textId="77777777">
        <w:tc>
          <w:tcPr>
            <w:tcW w:w="5812" w:type="dxa"/>
            <w:shd w:val="clear" w:color="auto" w:fill="auto"/>
          </w:tcPr>
          <w:p w:rsidRPr="00B03F48" w:rsidR="001D6D44" w:rsidP="00342205" w:rsidRDefault="00342205" w14:paraId="2B23878B" w14:textId="77777777">
            <w:pPr>
              <w:rPr>
                <w:iCs/>
                <w:lang w:val="fr-FR"/>
              </w:rPr>
            </w:pPr>
            <w:r w:rsidRPr="00B03F48">
              <w:rPr>
                <w:iCs/>
                <w:lang w:val="fr-FR"/>
              </w:rPr>
              <w:t>EEIH/ Donor Programmes (SDC, EU-OIKOS)</w:t>
            </w:r>
          </w:p>
        </w:tc>
        <w:tc>
          <w:tcPr>
            <w:tcW w:w="1600" w:type="dxa"/>
            <w:shd w:val="clear" w:color="auto" w:fill="auto"/>
          </w:tcPr>
          <w:p w:rsidRPr="00CE4B97" w:rsidR="001D6D44" w:rsidP="00A76217" w:rsidRDefault="00342205" w14:paraId="0D13AD80" w14:textId="77777777">
            <w:pPr>
              <w:jc w:val="right"/>
              <w:rPr>
                <w:iCs/>
              </w:rPr>
            </w:pPr>
            <w:r>
              <w:rPr>
                <w:iCs/>
              </w:rPr>
              <w:t>11,683,332</w:t>
            </w:r>
          </w:p>
        </w:tc>
        <w:tc>
          <w:tcPr>
            <w:tcW w:w="2021" w:type="dxa"/>
            <w:shd w:val="clear" w:color="auto" w:fill="auto"/>
          </w:tcPr>
          <w:p w:rsidRPr="00CE4B97" w:rsidR="001D6D44" w:rsidP="007B5D0D" w:rsidRDefault="00342205" w14:paraId="46F3BE59" w14:textId="77777777">
            <w:pPr>
              <w:rPr>
                <w:iCs/>
              </w:rPr>
            </w:pPr>
            <w:r>
              <w:rPr>
                <w:iCs/>
              </w:rPr>
              <w:t>Cash and In-kind</w:t>
            </w:r>
          </w:p>
        </w:tc>
      </w:tr>
      <w:tr w:rsidRPr="000E6F59" w:rsidR="001D6D44" w:rsidTr="00E14D4B" w14:paraId="5435693D" w14:textId="77777777">
        <w:tc>
          <w:tcPr>
            <w:tcW w:w="5812" w:type="dxa"/>
            <w:shd w:val="clear" w:color="auto" w:fill="auto"/>
          </w:tcPr>
          <w:p w:rsidRPr="000E6F59" w:rsidR="001D6D44" w:rsidP="007B5D0D" w:rsidRDefault="001D6D44" w14:paraId="41238A3E" w14:textId="77777777">
            <w:pPr>
              <w:rPr>
                <w:iCs/>
              </w:rPr>
            </w:pPr>
            <w:r w:rsidRPr="000E6F59">
              <w:rPr>
                <w:iCs/>
              </w:rPr>
              <w:t>UNDP</w:t>
            </w:r>
          </w:p>
        </w:tc>
        <w:tc>
          <w:tcPr>
            <w:tcW w:w="1600" w:type="dxa"/>
            <w:shd w:val="clear" w:color="auto" w:fill="auto"/>
          </w:tcPr>
          <w:p w:rsidRPr="000E6F59" w:rsidR="001D6D44" w:rsidP="00A76217" w:rsidRDefault="001D6D44" w14:paraId="0B7B4B9C" w14:textId="77777777">
            <w:pPr>
              <w:jc w:val="right"/>
              <w:rPr>
                <w:iCs/>
              </w:rPr>
            </w:pPr>
            <w:r w:rsidRPr="000E6F59">
              <w:rPr>
                <w:iCs/>
              </w:rPr>
              <w:t xml:space="preserve">        50,000</w:t>
            </w:r>
          </w:p>
        </w:tc>
        <w:tc>
          <w:tcPr>
            <w:tcW w:w="2021" w:type="dxa"/>
            <w:shd w:val="clear" w:color="auto" w:fill="auto"/>
          </w:tcPr>
          <w:p w:rsidRPr="000E6F59" w:rsidR="001D6D44" w:rsidP="007B5D0D" w:rsidRDefault="00342205" w14:paraId="14106668" w14:textId="77777777">
            <w:pPr>
              <w:rPr>
                <w:iCs/>
              </w:rPr>
            </w:pPr>
            <w:r>
              <w:rPr>
                <w:iCs/>
              </w:rPr>
              <w:t>Cash</w:t>
            </w:r>
          </w:p>
        </w:tc>
      </w:tr>
      <w:tr w:rsidRPr="000E6F59" w:rsidR="00342205" w:rsidTr="00E14D4B" w14:paraId="46060224" w14:textId="77777777">
        <w:tc>
          <w:tcPr>
            <w:tcW w:w="5812" w:type="dxa"/>
            <w:shd w:val="clear" w:color="auto" w:fill="auto"/>
          </w:tcPr>
          <w:p w:rsidRPr="00342205" w:rsidR="00342205" w:rsidP="007B5D0D" w:rsidRDefault="00342205" w14:paraId="2013319D" w14:textId="77777777">
            <w:pPr>
              <w:rPr>
                <w:b/>
                <w:iCs/>
              </w:rPr>
            </w:pPr>
            <w:r w:rsidRPr="00342205">
              <w:rPr>
                <w:b/>
                <w:iCs/>
              </w:rPr>
              <w:t>TOTAL</w:t>
            </w:r>
          </w:p>
        </w:tc>
        <w:tc>
          <w:tcPr>
            <w:tcW w:w="1600" w:type="dxa"/>
            <w:shd w:val="clear" w:color="auto" w:fill="auto"/>
          </w:tcPr>
          <w:p w:rsidRPr="00033D54" w:rsidR="00342205" w:rsidP="00033D54" w:rsidRDefault="00033D54" w14:paraId="1B630F75" w14:textId="77777777">
            <w:pPr>
              <w:jc w:val="right"/>
              <w:rPr>
                <w:b/>
                <w:iCs/>
              </w:rPr>
            </w:pPr>
            <w:r w:rsidRPr="00033D54">
              <w:rPr>
                <w:b/>
                <w:iCs/>
              </w:rPr>
              <w:t>$</w:t>
            </w:r>
            <w:r w:rsidRPr="00E14D4B">
              <w:rPr>
                <w:b/>
                <w:color w:val="000000"/>
              </w:rPr>
              <w:t>19,</w:t>
            </w:r>
            <w:r w:rsidR="00795350">
              <w:rPr>
                <w:b/>
                <w:bCs/>
                <w:color w:val="000000"/>
              </w:rPr>
              <w:t>949,107</w:t>
            </w:r>
          </w:p>
        </w:tc>
        <w:tc>
          <w:tcPr>
            <w:tcW w:w="2021" w:type="dxa"/>
            <w:shd w:val="clear" w:color="auto" w:fill="auto"/>
          </w:tcPr>
          <w:p w:rsidR="00342205" w:rsidP="007B5D0D" w:rsidRDefault="00342205" w14:paraId="4254B08E" w14:textId="77777777">
            <w:pPr>
              <w:rPr>
                <w:iCs/>
              </w:rPr>
            </w:pPr>
          </w:p>
        </w:tc>
      </w:tr>
    </w:tbl>
    <w:p w:rsidRPr="000E6F59" w:rsidR="001D6D44" w:rsidP="007B5D0D" w:rsidRDefault="001D6D44" w14:paraId="6F8CEEA6" w14:textId="77777777">
      <w:pPr>
        <w:rPr>
          <w:rFonts w:cs="Arial"/>
          <w:b/>
          <w:szCs w:val="22"/>
        </w:rPr>
      </w:pPr>
    </w:p>
    <w:p w:rsidRPr="000E6F59" w:rsidR="002563AE" w:rsidP="007B5D0D" w:rsidRDefault="002563AE" w14:paraId="0CAC52C4" w14:textId="77777777">
      <w:pPr>
        <w:rPr>
          <w:rFonts w:cs="Arial"/>
          <w:szCs w:val="22"/>
        </w:rPr>
      </w:pPr>
    </w:p>
    <w:p w:rsidRPr="000E6F59" w:rsidR="002563AE" w:rsidP="007B5D0D" w:rsidRDefault="002563AE" w14:paraId="49EFD170" w14:textId="77777777">
      <w:pPr>
        <w:rPr>
          <w:rFonts w:cs="Arial"/>
          <w:b/>
          <w:szCs w:val="22"/>
        </w:rPr>
      </w:pPr>
    </w:p>
    <w:p w:rsidRPr="000E6F59" w:rsidR="002563AE" w:rsidP="007B5D0D" w:rsidRDefault="002563AE" w14:paraId="1042A449" w14:textId="77777777">
      <w:pPr>
        <w:rPr>
          <w:rFonts w:cs="Arial"/>
          <w:b/>
          <w:szCs w:val="22"/>
        </w:rPr>
      </w:pPr>
    </w:p>
    <w:p w:rsidRPr="000E6F59" w:rsidR="002563AE" w:rsidP="007B5D0D" w:rsidRDefault="002563AE" w14:paraId="67A53BE4" w14:textId="77777777">
      <w:pPr>
        <w:rPr>
          <w:rFonts w:cs="Arial"/>
          <w:b/>
          <w:szCs w:val="22"/>
        </w:rPr>
      </w:pPr>
    </w:p>
    <w:p w:rsidRPr="000E6F59" w:rsidR="002563AE" w:rsidP="007B5D0D" w:rsidRDefault="002563AE" w14:paraId="48F77C95" w14:textId="77777777">
      <w:pPr>
        <w:rPr>
          <w:rFonts w:cs="Arial"/>
          <w:b/>
          <w:szCs w:val="22"/>
        </w:rPr>
      </w:pPr>
    </w:p>
    <w:p w:rsidRPr="000E6F59" w:rsidR="002563AE" w:rsidP="007B5D0D" w:rsidRDefault="002563AE" w14:paraId="59734967" w14:textId="77777777">
      <w:pPr>
        <w:rPr>
          <w:rFonts w:cs="Arial"/>
          <w:b/>
          <w:szCs w:val="22"/>
        </w:rPr>
      </w:pPr>
    </w:p>
    <w:p w:rsidRPr="000E6F59" w:rsidR="002563AE" w:rsidP="007B5D0D" w:rsidRDefault="002563AE" w14:paraId="36D3D620" w14:textId="77777777">
      <w:pPr>
        <w:rPr>
          <w:rFonts w:cs="Arial"/>
          <w:b/>
          <w:szCs w:val="22"/>
        </w:rPr>
      </w:pPr>
    </w:p>
    <w:p w:rsidRPr="000E6F59" w:rsidR="002563AE" w:rsidP="007B5D0D" w:rsidRDefault="002563AE" w14:paraId="77CA5E11" w14:textId="77777777">
      <w:pPr>
        <w:rPr>
          <w:rFonts w:cs="Arial"/>
          <w:b/>
          <w:szCs w:val="22"/>
        </w:rPr>
      </w:pPr>
    </w:p>
    <w:p w:rsidRPr="000E6F59" w:rsidR="002563AE" w:rsidP="007B5D0D" w:rsidRDefault="002563AE" w14:paraId="2987A737" w14:textId="77777777">
      <w:pPr>
        <w:rPr>
          <w:rFonts w:cs="Arial"/>
          <w:b/>
          <w:szCs w:val="22"/>
        </w:rPr>
      </w:pPr>
    </w:p>
    <w:p w:rsidRPr="000E6F59" w:rsidR="002563AE" w:rsidP="007B5D0D" w:rsidRDefault="002563AE" w14:paraId="5426B854" w14:textId="77777777">
      <w:pPr>
        <w:rPr>
          <w:rFonts w:cs="Arial"/>
          <w:b/>
          <w:szCs w:val="22"/>
        </w:rPr>
      </w:pPr>
    </w:p>
    <w:p w:rsidRPr="000E6F59" w:rsidR="002563AE" w:rsidP="007B5D0D" w:rsidRDefault="002563AE" w14:paraId="6C7A5610" w14:textId="77777777">
      <w:pPr>
        <w:rPr>
          <w:rFonts w:cs="Arial"/>
          <w:b/>
          <w:szCs w:val="22"/>
        </w:rPr>
      </w:pPr>
    </w:p>
    <w:p w:rsidRPr="000E6F59" w:rsidR="002563AE" w:rsidP="007B5D0D" w:rsidRDefault="002563AE" w14:paraId="2C44A511" w14:textId="77777777">
      <w:pPr>
        <w:rPr>
          <w:rFonts w:cs="Arial"/>
          <w:b/>
          <w:szCs w:val="22"/>
        </w:rPr>
      </w:pPr>
    </w:p>
    <w:p w:rsidRPr="000E6F59" w:rsidR="002563AE" w:rsidP="007B5D0D" w:rsidRDefault="002563AE" w14:paraId="607D3D63" w14:textId="77777777">
      <w:pPr>
        <w:rPr>
          <w:rFonts w:cs="Arial"/>
          <w:b/>
          <w:szCs w:val="22"/>
        </w:rPr>
      </w:pPr>
    </w:p>
    <w:p w:rsidRPr="000E6F59" w:rsidR="002563AE" w:rsidP="007B5D0D" w:rsidRDefault="002563AE" w14:paraId="3FA8F25B" w14:textId="77777777">
      <w:pPr>
        <w:rPr>
          <w:rFonts w:cs="Arial"/>
          <w:b/>
          <w:szCs w:val="22"/>
        </w:rPr>
      </w:pPr>
    </w:p>
    <w:p w:rsidRPr="000E6F59" w:rsidR="002563AE" w:rsidP="007B5D0D" w:rsidRDefault="002563AE" w14:paraId="4F665C68" w14:textId="77777777">
      <w:pPr>
        <w:rPr>
          <w:rFonts w:cs="Arial"/>
          <w:b/>
          <w:szCs w:val="22"/>
        </w:rPr>
      </w:pPr>
    </w:p>
    <w:p w:rsidRPr="000E6F59" w:rsidR="002563AE" w:rsidP="007B5D0D" w:rsidRDefault="002563AE" w14:paraId="24F3E956" w14:textId="77777777">
      <w:pPr>
        <w:rPr>
          <w:rFonts w:cs="Arial"/>
          <w:b/>
          <w:szCs w:val="22"/>
        </w:rPr>
      </w:pPr>
    </w:p>
    <w:p w:rsidRPr="000E6F59" w:rsidR="002563AE" w:rsidP="007B5D0D" w:rsidRDefault="002563AE" w14:paraId="3C4B3CC4" w14:textId="77777777">
      <w:pPr>
        <w:rPr>
          <w:rFonts w:cs="Arial"/>
          <w:b/>
          <w:szCs w:val="22"/>
        </w:rPr>
      </w:pPr>
    </w:p>
    <w:p w:rsidRPr="000E6F59" w:rsidR="009658BC" w:rsidP="009658BC" w:rsidRDefault="009821E2" w14:paraId="2D6711B5" w14:textId="342ADCD7">
      <w:pPr>
        <w:pStyle w:val="Heading2"/>
        <w:rPr>
          <w:sz w:val="18"/>
          <w:szCs w:val="18"/>
        </w:rPr>
      </w:pPr>
      <w:r w:rsidRPr="000E6F59">
        <w:rPr>
          <w:rFonts w:cs="Arial"/>
        </w:rPr>
        <w:br w:type="page"/>
      </w:r>
      <w:bookmarkStart w:name="_Toc395732970" w:id="177"/>
      <w:bookmarkStart w:name="_Toc395786387" w:id="178"/>
      <w:bookmarkStart w:name="_Toc424291824" w:id="179"/>
      <w:r w:rsidRPr="000E6F59" w:rsidR="009658BC">
        <w:t>ANNEX D</w:t>
      </w:r>
      <w:r w:rsidRPr="000E6F59" w:rsidR="009658BC">
        <w:tab/>
      </w:r>
      <w:r w:rsidRPr="000E6F59" w:rsidR="009658BC">
        <w:t>Calculation of GHG benefits</w:t>
      </w:r>
      <w:bookmarkEnd w:id="177"/>
      <w:bookmarkEnd w:id="178"/>
      <w:bookmarkEnd w:id="179"/>
    </w:p>
    <w:p w:rsidRPr="000E6F59" w:rsidR="009658BC" w:rsidP="009658BC" w:rsidRDefault="009658BC" w14:paraId="661F12CF" w14:textId="77777777">
      <w:pPr>
        <w:rPr>
          <w:rFonts w:cs="Arial"/>
          <w:szCs w:val="22"/>
        </w:rPr>
      </w:pPr>
    </w:p>
    <w:p w:rsidRPr="000E6F59" w:rsidR="009658BC" w:rsidP="009658BC" w:rsidRDefault="009658BC" w14:paraId="51218908" w14:textId="77777777">
      <w:pPr>
        <w:rPr>
          <w:color w:val="000000"/>
        </w:rPr>
      </w:pPr>
      <w:r w:rsidRPr="000E6F59">
        <w:rPr>
          <w:color w:val="000000"/>
        </w:rPr>
        <w:t>The global environmental benefits of the Project are associated with (i) the implementation of on-grid renewable energy (biomass-based electricity generation); and (ii) market development of renewable energy based electricity generating capacity. The following table (based on the GEF Manual</w:t>
      </w:r>
      <w:r w:rsidRPr="000E6F59">
        <w:rPr>
          <w:rStyle w:val="FootnoteReference"/>
          <w:color w:val="000000"/>
        </w:rPr>
        <w:footnoteReference w:id="74"/>
      </w:r>
      <w:r w:rsidRPr="000E6F59">
        <w:rPr>
          <w:color w:val="000000"/>
        </w:rPr>
        <w:t>, page 3) summarizes the methodology used:</w:t>
      </w:r>
    </w:p>
    <w:p w:rsidRPr="000E6F59" w:rsidR="009658BC" w:rsidP="009658BC" w:rsidRDefault="009658BC" w14:paraId="0E92DF16" w14:textId="77777777">
      <w:pPr>
        <w:rPr>
          <w:color w:val="000000"/>
        </w:rPr>
      </w:pPr>
    </w:p>
    <w:tbl>
      <w:tblPr>
        <w:tblW w:w="9639" w:type="dxa"/>
        <w:tblInd w:w="-5" w:type="dxa"/>
        <w:tblLayout w:type="fixed"/>
        <w:tblCellMar>
          <w:top w:w="60" w:type="dxa"/>
          <w:left w:w="60" w:type="dxa"/>
          <w:bottom w:w="60" w:type="dxa"/>
          <w:right w:w="60" w:type="dxa"/>
        </w:tblCellMar>
        <w:tblLook w:val="0000" w:firstRow="0" w:lastRow="0" w:firstColumn="0" w:lastColumn="0" w:noHBand="0" w:noVBand="0"/>
      </w:tblPr>
      <w:tblGrid>
        <w:gridCol w:w="2268"/>
        <w:gridCol w:w="2357"/>
        <w:gridCol w:w="2160"/>
        <w:gridCol w:w="2854"/>
      </w:tblGrid>
      <w:tr w:rsidRPr="000E6F59" w:rsidR="009658BC" w:rsidTr="00DB1657" w14:paraId="33CB2450" w14:textId="77777777">
        <w:tc>
          <w:tcPr>
            <w:tcW w:w="2268"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3385070A" w14:textId="77777777">
            <w:pPr>
              <w:snapToGrid w:val="0"/>
              <w:spacing w:after="0"/>
              <w:rPr>
                <w:b/>
                <w:bCs/>
                <w:sz w:val="20"/>
                <w:szCs w:val="20"/>
              </w:rPr>
            </w:pPr>
            <w:r w:rsidRPr="000E6F59">
              <w:rPr>
                <w:b/>
                <w:bCs/>
                <w:sz w:val="20"/>
                <w:szCs w:val="20"/>
              </w:rPr>
              <w:t>Type of GHG emission reduction</w:t>
            </w:r>
          </w:p>
        </w:tc>
        <w:tc>
          <w:tcPr>
            <w:tcW w:w="2357"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116BDF61" w14:textId="77777777">
            <w:pPr>
              <w:snapToGrid w:val="0"/>
              <w:spacing w:after="0"/>
              <w:rPr>
                <w:b/>
                <w:bCs/>
                <w:sz w:val="20"/>
                <w:szCs w:val="20"/>
              </w:rPr>
            </w:pPr>
            <w:r w:rsidRPr="000E6F59">
              <w:rPr>
                <w:b/>
                <w:bCs/>
                <w:sz w:val="20"/>
                <w:szCs w:val="20"/>
              </w:rPr>
              <w:t>Direct (A)</w:t>
            </w:r>
          </w:p>
        </w:tc>
        <w:tc>
          <w:tcPr>
            <w:tcW w:w="5014" w:type="dxa"/>
            <w:gridSpan w:val="2"/>
            <w:tcBorders>
              <w:top w:val="single" w:color="000000" w:sz="4" w:space="0"/>
              <w:left w:val="single" w:color="000000" w:sz="4" w:space="0"/>
              <w:bottom w:val="single" w:color="000000" w:sz="4" w:space="0"/>
              <w:right w:val="single" w:color="000000" w:sz="4" w:space="0"/>
            </w:tcBorders>
            <w:shd w:val="clear" w:color="auto" w:fill="auto"/>
          </w:tcPr>
          <w:p w:rsidRPr="000E6F59" w:rsidR="009658BC" w:rsidP="00A16F49" w:rsidRDefault="009658BC" w14:paraId="7265506C" w14:textId="77777777">
            <w:pPr>
              <w:snapToGrid w:val="0"/>
              <w:spacing w:after="0"/>
              <w:rPr>
                <w:b/>
                <w:bCs/>
                <w:sz w:val="20"/>
                <w:szCs w:val="20"/>
              </w:rPr>
            </w:pPr>
            <w:r w:rsidRPr="000E6F59">
              <w:rPr>
                <w:b/>
                <w:bCs/>
                <w:sz w:val="20"/>
                <w:szCs w:val="20"/>
              </w:rPr>
              <w:t>Indirect (B, C)</w:t>
            </w:r>
          </w:p>
        </w:tc>
      </w:tr>
      <w:tr w:rsidRPr="000E6F59" w:rsidR="009658BC" w:rsidTr="00DB1657" w14:paraId="47422B14" w14:textId="77777777">
        <w:tc>
          <w:tcPr>
            <w:tcW w:w="2268"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133CEC41" w14:textId="77777777">
            <w:pPr>
              <w:snapToGrid w:val="0"/>
              <w:spacing w:after="0"/>
              <w:rPr>
                <w:sz w:val="20"/>
                <w:szCs w:val="20"/>
              </w:rPr>
            </w:pPr>
            <w:r w:rsidRPr="000E6F59">
              <w:rPr>
                <w:sz w:val="20"/>
                <w:szCs w:val="20"/>
              </w:rPr>
              <w:t>Component of GEF intervention that can cause this type of GHG emission reduction</w:t>
            </w:r>
          </w:p>
        </w:tc>
        <w:tc>
          <w:tcPr>
            <w:tcW w:w="2357"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23402F44" w14:textId="77777777">
            <w:pPr>
              <w:snapToGrid w:val="0"/>
              <w:spacing w:after="0"/>
              <w:rPr>
                <w:sz w:val="20"/>
                <w:szCs w:val="20"/>
              </w:rPr>
            </w:pPr>
            <w:r w:rsidRPr="000E6F59">
              <w:rPr>
                <w:sz w:val="20"/>
                <w:szCs w:val="20"/>
              </w:rPr>
              <w:t>Direct implementation of RE technologies</w:t>
            </w:r>
          </w:p>
        </w:tc>
        <w:tc>
          <w:tcPr>
            <w:tcW w:w="2160"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7061F946" w14:textId="77777777">
            <w:pPr>
              <w:snapToGrid w:val="0"/>
              <w:spacing w:after="0"/>
              <w:rPr>
                <w:sz w:val="20"/>
                <w:szCs w:val="20"/>
              </w:rPr>
            </w:pPr>
            <w:r w:rsidRPr="000E6F59">
              <w:rPr>
                <w:sz w:val="20"/>
                <w:szCs w:val="20"/>
              </w:rPr>
              <w:t>The Project does not establish a direct replication mechanism. GHG benefits obtained from leveraged investments are considered as effects of market transformation.</w:t>
            </w:r>
          </w:p>
        </w:tc>
        <w:tc>
          <w:tcPr>
            <w:tcW w:w="2854" w:type="dxa"/>
            <w:tcBorders>
              <w:top w:val="single" w:color="000000" w:sz="4" w:space="0"/>
              <w:left w:val="single" w:color="000000" w:sz="4" w:space="0"/>
              <w:bottom w:val="single" w:color="000000" w:sz="4" w:space="0"/>
              <w:right w:val="single" w:color="000000" w:sz="4" w:space="0"/>
            </w:tcBorders>
            <w:shd w:val="clear" w:color="auto" w:fill="auto"/>
          </w:tcPr>
          <w:p w:rsidRPr="000E6F59" w:rsidR="009658BC" w:rsidP="00A16F49" w:rsidRDefault="009658BC" w14:paraId="79A4EDC2" w14:textId="77777777">
            <w:pPr>
              <w:snapToGrid w:val="0"/>
              <w:spacing w:after="0"/>
              <w:rPr>
                <w:sz w:val="20"/>
                <w:szCs w:val="20"/>
              </w:rPr>
            </w:pPr>
            <w:r w:rsidRPr="000E6F59">
              <w:rPr>
                <w:sz w:val="20"/>
                <w:szCs w:val="20"/>
              </w:rPr>
              <w:t>Market transformation</w:t>
            </w:r>
          </w:p>
        </w:tc>
      </w:tr>
      <w:tr w:rsidRPr="000E6F59" w:rsidR="009658BC" w:rsidTr="00DB1657" w14:paraId="0F64ED36" w14:textId="77777777">
        <w:tc>
          <w:tcPr>
            <w:tcW w:w="2268"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507B84FE" w14:textId="77777777">
            <w:pPr>
              <w:snapToGrid w:val="0"/>
              <w:spacing w:after="0"/>
              <w:rPr>
                <w:sz w:val="20"/>
                <w:szCs w:val="20"/>
              </w:rPr>
            </w:pPr>
            <w:r w:rsidRPr="000E6F59">
              <w:rPr>
                <w:sz w:val="20"/>
                <w:szCs w:val="20"/>
              </w:rPr>
              <w:t>Logframe (SRF) level</w:t>
            </w:r>
          </w:p>
        </w:tc>
        <w:tc>
          <w:tcPr>
            <w:tcW w:w="2357"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2DA9DF3D" w14:textId="77777777">
            <w:pPr>
              <w:snapToGrid w:val="0"/>
              <w:spacing w:after="0"/>
              <w:rPr>
                <w:sz w:val="20"/>
                <w:szCs w:val="20"/>
              </w:rPr>
            </w:pPr>
            <w:r w:rsidRPr="000E6F59">
              <w:rPr>
                <w:sz w:val="20"/>
                <w:szCs w:val="20"/>
              </w:rPr>
              <w:t>Output 2.8</w:t>
            </w:r>
          </w:p>
        </w:tc>
        <w:tc>
          <w:tcPr>
            <w:tcW w:w="2160"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68E5EE44" w14:textId="77777777">
            <w:pPr>
              <w:snapToGrid w:val="0"/>
              <w:spacing w:after="0"/>
              <w:rPr>
                <w:sz w:val="20"/>
                <w:szCs w:val="20"/>
              </w:rPr>
            </w:pPr>
            <w:r w:rsidRPr="000E6F59">
              <w:rPr>
                <w:sz w:val="20"/>
                <w:szCs w:val="20"/>
              </w:rPr>
              <w:t>n/a</w:t>
            </w:r>
          </w:p>
        </w:tc>
        <w:tc>
          <w:tcPr>
            <w:tcW w:w="2854" w:type="dxa"/>
            <w:tcBorders>
              <w:top w:val="single" w:color="000000" w:sz="4" w:space="0"/>
              <w:left w:val="single" w:color="000000" w:sz="4" w:space="0"/>
              <w:bottom w:val="single" w:color="000000" w:sz="4" w:space="0"/>
              <w:right w:val="single" w:color="000000" w:sz="4" w:space="0"/>
            </w:tcBorders>
            <w:shd w:val="clear" w:color="auto" w:fill="auto"/>
          </w:tcPr>
          <w:p w:rsidRPr="000E6F59" w:rsidR="009658BC" w:rsidP="00A16F49" w:rsidRDefault="009658BC" w14:paraId="57F28F01" w14:textId="77777777">
            <w:pPr>
              <w:snapToGrid w:val="0"/>
              <w:spacing w:after="0"/>
              <w:rPr>
                <w:sz w:val="20"/>
                <w:szCs w:val="20"/>
              </w:rPr>
            </w:pPr>
            <w:r w:rsidRPr="000E6F59">
              <w:rPr>
                <w:sz w:val="20"/>
                <w:szCs w:val="20"/>
              </w:rPr>
              <w:t>Medium-term impact after project termination (10 years)</w:t>
            </w:r>
          </w:p>
        </w:tc>
      </w:tr>
      <w:tr w:rsidRPr="000E6F59" w:rsidR="009658BC" w:rsidTr="00DB1657" w14:paraId="21CE63A2" w14:textId="77777777">
        <w:tc>
          <w:tcPr>
            <w:tcW w:w="2268"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2DECEDE9" w14:textId="77777777">
            <w:pPr>
              <w:snapToGrid w:val="0"/>
              <w:spacing w:after="0"/>
              <w:rPr>
                <w:sz w:val="20"/>
                <w:szCs w:val="20"/>
              </w:rPr>
            </w:pPr>
            <w:r w:rsidRPr="000E6F59">
              <w:rPr>
                <w:sz w:val="20"/>
                <w:szCs w:val="20"/>
              </w:rPr>
              <w:t>Quantification method</w:t>
            </w:r>
          </w:p>
        </w:tc>
        <w:tc>
          <w:tcPr>
            <w:tcW w:w="2357" w:type="dxa"/>
            <w:tcBorders>
              <w:top w:val="single" w:color="000000" w:sz="4" w:space="0"/>
              <w:left w:val="single" w:color="000000" w:sz="4" w:space="0"/>
              <w:bottom w:val="single" w:color="000000" w:sz="4" w:space="0"/>
            </w:tcBorders>
            <w:shd w:val="clear" w:color="auto" w:fill="auto"/>
          </w:tcPr>
          <w:p w:rsidRPr="000E6F59" w:rsidR="009658BC" w:rsidP="00152EAB" w:rsidRDefault="009658BC" w14:paraId="756FCD72" w14:textId="77777777">
            <w:pPr>
              <w:snapToGrid w:val="0"/>
              <w:spacing w:after="0"/>
              <w:rPr>
                <w:sz w:val="20"/>
                <w:szCs w:val="20"/>
              </w:rPr>
            </w:pPr>
            <w:r w:rsidRPr="000E6F59">
              <w:rPr>
                <w:sz w:val="20"/>
                <w:szCs w:val="20"/>
              </w:rPr>
              <w:t>Direct evaluation of environmental benefits over lifetime (verification of installed RE capacity and</w:t>
            </w:r>
            <w:r w:rsidRPr="000E6F59" w:rsidR="00152EAB">
              <w:rPr>
                <w:sz w:val="20"/>
                <w:szCs w:val="20"/>
              </w:rPr>
              <w:t xml:space="preserve"> </w:t>
            </w:r>
            <w:r w:rsidRPr="000E6F59">
              <w:rPr>
                <w:sz w:val="20"/>
                <w:szCs w:val="20"/>
              </w:rPr>
              <w:t>baseline assumptions)</w:t>
            </w:r>
          </w:p>
        </w:tc>
        <w:tc>
          <w:tcPr>
            <w:tcW w:w="2160"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5D298B65" w14:textId="77777777">
            <w:pPr>
              <w:snapToGrid w:val="0"/>
              <w:spacing w:after="0"/>
              <w:rPr>
                <w:sz w:val="20"/>
                <w:szCs w:val="20"/>
              </w:rPr>
            </w:pPr>
            <w:r w:rsidRPr="000E6F59">
              <w:rPr>
                <w:sz w:val="20"/>
                <w:szCs w:val="20"/>
              </w:rPr>
              <w:t>n/a</w:t>
            </w:r>
          </w:p>
        </w:tc>
        <w:tc>
          <w:tcPr>
            <w:tcW w:w="2854" w:type="dxa"/>
            <w:tcBorders>
              <w:top w:val="single" w:color="000000" w:sz="4" w:space="0"/>
              <w:left w:val="single" w:color="000000" w:sz="4" w:space="0"/>
              <w:bottom w:val="single" w:color="000000" w:sz="4" w:space="0"/>
              <w:right w:val="single" w:color="000000" w:sz="4" w:space="0"/>
            </w:tcBorders>
            <w:shd w:val="clear" w:color="auto" w:fill="auto"/>
          </w:tcPr>
          <w:p w:rsidRPr="000E6F59" w:rsidR="009658BC" w:rsidP="00A16F49" w:rsidRDefault="00152EAB" w14:paraId="1DD57AA2" w14:textId="77777777">
            <w:pPr>
              <w:snapToGrid w:val="0"/>
              <w:spacing w:after="0"/>
              <w:rPr>
                <w:sz w:val="20"/>
                <w:szCs w:val="20"/>
              </w:rPr>
            </w:pPr>
            <w:r w:rsidRPr="000E6F59">
              <w:rPr>
                <w:sz w:val="20"/>
                <w:szCs w:val="20"/>
              </w:rPr>
              <w:t>B</w:t>
            </w:r>
            <w:r w:rsidRPr="000E6F59" w:rsidR="009658BC">
              <w:rPr>
                <w:sz w:val="20"/>
                <w:szCs w:val="20"/>
              </w:rPr>
              <w:t>ottom</w:t>
            </w:r>
            <w:r w:rsidRPr="000E6F59">
              <w:rPr>
                <w:sz w:val="20"/>
                <w:szCs w:val="20"/>
              </w:rPr>
              <w:t>-top</w:t>
            </w:r>
            <w:r w:rsidRPr="000E6F59" w:rsidR="009658BC">
              <w:rPr>
                <w:sz w:val="20"/>
                <w:szCs w:val="20"/>
              </w:rPr>
              <w:t xml:space="preserve"> approach based on expected market development of small-scale biodiesel and biogas technologies to replace diesel fuel used by farmers and communities in rural Cuba.</w:t>
            </w:r>
          </w:p>
        </w:tc>
      </w:tr>
      <w:tr w:rsidRPr="000E6F59" w:rsidR="009658BC" w:rsidTr="00DB1657" w14:paraId="34D62C7C" w14:textId="77777777">
        <w:tc>
          <w:tcPr>
            <w:tcW w:w="2268"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05D0FBF9" w14:textId="77777777">
            <w:pPr>
              <w:snapToGrid w:val="0"/>
              <w:spacing w:after="0"/>
              <w:rPr>
                <w:sz w:val="20"/>
                <w:szCs w:val="20"/>
              </w:rPr>
            </w:pPr>
            <w:r w:rsidRPr="000E6F59">
              <w:rPr>
                <w:sz w:val="20"/>
                <w:szCs w:val="20"/>
              </w:rPr>
              <w:t>Quality of Assessment</w:t>
            </w:r>
          </w:p>
        </w:tc>
        <w:tc>
          <w:tcPr>
            <w:tcW w:w="2357"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3D5F22D3" w14:textId="77777777">
            <w:pPr>
              <w:snapToGrid w:val="0"/>
              <w:spacing w:after="0"/>
              <w:rPr>
                <w:sz w:val="20"/>
                <w:szCs w:val="20"/>
              </w:rPr>
            </w:pPr>
            <w:r w:rsidRPr="000E6F59">
              <w:rPr>
                <w:sz w:val="20"/>
                <w:szCs w:val="20"/>
              </w:rPr>
              <w:t>Based on expected performance 2 biodiesel production units (200 and 400 l/day); and 5 biogas systems (for total of 500 pigs). Error range is estimated at +/</w:t>
            </w:r>
            <w:r w:rsidRPr="000E6F59">
              <w:rPr>
                <w:sz w:val="20"/>
                <w:szCs w:val="20"/>
              </w:rPr>
              <w:noBreakHyphen/>
              <w:t>50%.</w:t>
            </w:r>
          </w:p>
        </w:tc>
        <w:tc>
          <w:tcPr>
            <w:tcW w:w="2160" w:type="dxa"/>
            <w:tcBorders>
              <w:top w:val="single" w:color="000000" w:sz="4" w:space="0"/>
              <w:left w:val="single" w:color="000000" w:sz="4" w:space="0"/>
              <w:bottom w:val="single" w:color="000000" w:sz="4" w:space="0"/>
            </w:tcBorders>
            <w:shd w:val="clear" w:color="auto" w:fill="auto"/>
          </w:tcPr>
          <w:p w:rsidRPr="000E6F59" w:rsidR="009658BC" w:rsidP="00A16F49" w:rsidRDefault="009658BC" w14:paraId="05C7C84E" w14:textId="77777777">
            <w:pPr>
              <w:snapToGrid w:val="0"/>
              <w:spacing w:after="0"/>
              <w:rPr>
                <w:sz w:val="20"/>
                <w:szCs w:val="20"/>
              </w:rPr>
            </w:pPr>
            <w:r w:rsidRPr="000E6F59">
              <w:rPr>
                <w:sz w:val="20"/>
                <w:szCs w:val="20"/>
              </w:rPr>
              <w:t>n/a</w:t>
            </w:r>
          </w:p>
        </w:tc>
        <w:tc>
          <w:tcPr>
            <w:tcW w:w="2854" w:type="dxa"/>
            <w:tcBorders>
              <w:top w:val="single" w:color="000000" w:sz="4" w:space="0"/>
              <w:left w:val="single" w:color="000000" w:sz="4" w:space="0"/>
              <w:bottom w:val="single" w:color="000000" w:sz="4" w:space="0"/>
              <w:right w:val="single" w:color="000000" w:sz="4" w:space="0"/>
            </w:tcBorders>
            <w:shd w:val="clear" w:color="auto" w:fill="auto"/>
          </w:tcPr>
          <w:p w:rsidRPr="000E6F59" w:rsidR="009658BC" w:rsidP="00A16F49" w:rsidRDefault="009658BC" w14:paraId="5C5C0F08" w14:textId="77777777">
            <w:pPr>
              <w:snapToGrid w:val="0"/>
              <w:spacing w:after="0"/>
              <w:rPr>
                <w:sz w:val="20"/>
                <w:szCs w:val="20"/>
              </w:rPr>
            </w:pPr>
            <w:r w:rsidRPr="000E6F59">
              <w:rPr>
                <w:sz w:val="20"/>
                <w:szCs w:val="20"/>
              </w:rPr>
              <w:t>Based on: (i) assumption that 1,000 ha of Jatropha will be added yearly over</w:t>
            </w:r>
            <w:r w:rsidRPr="000E6F59" w:rsidR="00152EAB">
              <w:rPr>
                <w:sz w:val="20"/>
                <w:szCs w:val="20"/>
              </w:rPr>
              <w:t xml:space="preserve"> 10-year time period, yielding </w:t>
            </w:r>
            <w:r w:rsidRPr="000E6F59">
              <w:rPr>
                <w:sz w:val="20"/>
                <w:szCs w:val="20"/>
              </w:rPr>
              <w:t>7</w:t>
            </w:r>
            <w:r w:rsidRPr="000E6F59" w:rsidR="00152EAB">
              <w:rPr>
                <w:sz w:val="20"/>
                <w:szCs w:val="20"/>
              </w:rPr>
              <w:t>5</w:t>
            </w:r>
            <w:r w:rsidRPr="000E6F59">
              <w:rPr>
                <w:sz w:val="20"/>
                <w:szCs w:val="20"/>
              </w:rPr>
              <w:t>0 l/ha; (ii) over a 10-year period, a total biogas production of 110,000 m</w:t>
            </w:r>
            <w:r w:rsidRPr="000E6F59">
              <w:rPr>
                <w:sz w:val="20"/>
                <w:szCs w:val="20"/>
                <w:vertAlign w:val="superscript"/>
              </w:rPr>
              <w:t>3</w:t>
            </w:r>
            <w:r w:rsidRPr="000E6F59">
              <w:rPr>
                <w:sz w:val="20"/>
                <w:szCs w:val="20"/>
              </w:rPr>
              <w:t>/day is achieved from the sector's 500,000 pigs, of which 50% is effectively used; (iii) baseline shifts are included in the applied GEF causality factors (60%); (iv) CO2-intensity of diesel fuel is 3.135 kg CO</w:t>
            </w:r>
            <w:r w:rsidRPr="000E6F59">
              <w:rPr>
                <w:sz w:val="20"/>
                <w:szCs w:val="20"/>
                <w:vertAlign w:val="subscript"/>
              </w:rPr>
              <w:t>2eq</w:t>
            </w:r>
            <w:r w:rsidRPr="000E6F59">
              <w:rPr>
                <w:sz w:val="20"/>
                <w:szCs w:val="20"/>
              </w:rPr>
              <w:t xml:space="preserve">. </w:t>
            </w:r>
          </w:p>
          <w:p w:rsidRPr="000E6F59" w:rsidR="009658BC" w:rsidP="00A16F49" w:rsidRDefault="009658BC" w14:paraId="52B996AC" w14:textId="77777777">
            <w:pPr>
              <w:snapToGrid w:val="0"/>
              <w:spacing w:after="0"/>
              <w:rPr>
                <w:sz w:val="20"/>
                <w:szCs w:val="20"/>
              </w:rPr>
            </w:pPr>
            <w:r w:rsidRPr="000E6F59">
              <w:rPr>
                <w:sz w:val="20"/>
                <w:szCs w:val="20"/>
              </w:rPr>
              <w:t xml:space="preserve">The error range in the assessment is expected to be </w:t>
            </w:r>
            <w:r w:rsidRPr="000E6F59">
              <w:rPr>
                <w:sz w:val="20"/>
                <w:szCs w:val="20"/>
              </w:rPr>
              <w:noBreakHyphen/>
              <w:t>50% to +150%.</w:t>
            </w:r>
          </w:p>
        </w:tc>
      </w:tr>
    </w:tbl>
    <w:p w:rsidRPr="000E6F59" w:rsidR="009658BC" w:rsidP="009658BC" w:rsidRDefault="009658BC" w14:paraId="17756F62" w14:textId="77777777">
      <w:pPr>
        <w:rPr>
          <w:color w:val="000000"/>
        </w:rPr>
      </w:pPr>
    </w:p>
    <w:p w:rsidRPr="000E6F59" w:rsidR="009658BC" w:rsidP="009658BC" w:rsidRDefault="009658BC" w14:paraId="0F3ED061" w14:textId="77777777"/>
    <w:p w:rsidRPr="000E6F59" w:rsidR="009658BC" w:rsidP="009658BC" w:rsidRDefault="009658BC" w14:paraId="77CCE18A" w14:textId="77777777">
      <w:pPr>
        <w:rPr>
          <w:i/>
        </w:rPr>
      </w:pPr>
      <w:r w:rsidRPr="000E6F59">
        <w:rPr>
          <w:i/>
        </w:rPr>
        <w:t>Indirect benefits</w:t>
      </w:r>
    </w:p>
    <w:p w:rsidRPr="000E6F59" w:rsidR="009658BC" w:rsidP="009658BC" w:rsidRDefault="009658BC" w14:paraId="09F57634" w14:textId="77777777">
      <w:pPr>
        <w:rPr>
          <w:rFonts w:cs="Arial"/>
        </w:rPr>
      </w:pPr>
      <w:r w:rsidRPr="000E6F59">
        <w:rPr>
          <w:rFonts w:cs="Arial"/>
        </w:rPr>
        <w:t xml:space="preserve">Project stakeholders acknowledge that there is large scope for the application of biogas and biodiesel technologies in Cuba, but present estimates are still largely theoretical, as can be derived from Annex E. There is little information available however, to make a realistic top-bottom estimate of the technical and </w:t>
      </w:r>
      <w:r w:rsidRPr="000E6F59">
        <w:rPr>
          <w:rFonts w:cs="Arial"/>
        </w:rPr>
        <w:t>commercial potential. Therefore, a bottom-top approach is followed to evaluate the indirect GHG benefits over a 10-year period.</w:t>
      </w:r>
    </w:p>
    <w:p w:rsidRPr="000E6F59" w:rsidR="009658BC" w:rsidP="009658BC" w:rsidRDefault="009658BC" w14:paraId="28C4612A" w14:textId="77777777">
      <w:pPr>
        <w:rPr>
          <w:rFonts w:cs="Arial"/>
        </w:rPr>
      </w:pPr>
    </w:p>
    <w:p w:rsidRPr="000E6F59" w:rsidR="009658BC" w:rsidP="009658BC" w:rsidRDefault="009658BC" w14:paraId="10D04B8C" w14:textId="77777777">
      <w:pPr>
        <w:rPr>
          <w:rFonts w:cs="Arial"/>
          <w:u w:val="single"/>
        </w:rPr>
      </w:pPr>
      <w:r w:rsidRPr="000E6F59">
        <w:rPr>
          <w:rFonts w:cs="Arial"/>
          <w:u w:val="single"/>
        </w:rPr>
        <w:t>Biodiesel</w:t>
      </w:r>
    </w:p>
    <w:p w:rsidRPr="000E6F59" w:rsidR="009658BC" w:rsidP="009658BC" w:rsidRDefault="009658BC" w14:paraId="21EEF1AF" w14:textId="77777777">
      <w:pPr>
        <w:rPr>
          <w:rFonts w:cs="Arial"/>
        </w:rPr>
      </w:pPr>
      <w:r w:rsidRPr="000E6F59">
        <w:rPr>
          <w:rFonts w:cs="Arial"/>
        </w:rPr>
        <w:t>The first Jatropha pilot in Guantanamo, implemented under the SDC BIOMAS I Project, covers approx. 100 ha. This is taken as a (realistic) limit for plantation sizes in a community. Instead of Jatropha monoculture</w:t>
      </w:r>
      <w:r w:rsidRPr="000E6F59" w:rsidR="00D845FC">
        <w:rPr>
          <w:rFonts w:cs="Arial"/>
        </w:rPr>
        <w:t>, it</w:t>
      </w:r>
      <w:r w:rsidRPr="000E6F59">
        <w:rPr>
          <w:rFonts w:cs="Arial"/>
        </w:rPr>
        <w:t xml:space="preserve"> is further assumed that Jatropha is intercropped with other (food) plants, with an intercropping ratio of 3:10. Empirical data with Jatropha production in Cuba report an annual production of </w:t>
      </w:r>
      <w:r w:rsidRPr="000E6F59" w:rsidR="00AA0C28">
        <w:rPr>
          <w:rFonts w:cs="Arial"/>
        </w:rPr>
        <w:t xml:space="preserve">0.7 </w:t>
      </w:r>
      <w:r w:rsidRPr="000E6F59">
        <w:rPr>
          <w:rFonts w:cs="Arial"/>
        </w:rPr>
        <w:t xml:space="preserve">litre of Jatropha oil per </w:t>
      </w:r>
      <w:r w:rsidRPr="000E6F59" w:rsidR="00AA0C28">
        <w:rPr>
          <w:rFonts w:cs="Arial"/>
        </w:rPr>
        <w:t>tree</w:t>
      </w:r>
      <w:r w:rsidRPr="000E6F59">
        <w:rPr>
          <w:rFonts w:cs="Arial"/>
        </w:rPr>
        <w:t xml:space="preserve">. At the indicated intercropping rate, oil production would be of the order of </w:t>
      </w:r>
      <w:r w:rsidRPr="000E6F59" w:rsidR="00AA0C28">
        <w:rPr>
          <w:rFonts w:cs="Arial"/>
        </w:rPr>
        <w:t>700-800</w:t>
      </w:r>
      <w:r w:rsidRPr="000E6F59">
        <w:rPr>
          <w:rFonts w:cs="Arial"/>
        </w:rPr>
        <w:t xml:space="preserve"> litre per ha per year</w:t>
      </w:r>
      <w:r w:rsidRPr="000E6F59" w:rsidR="00AA0C28">
        <w:rPr>
          <w:rStyle w:val="FootnoteReference"/>
          <w:rFonts w:cs="Arial"/>
        </w:rPr>
        <w:footnoteReference w:id="75"/>
      </w:r>
      <w:r w:rsidRPr="000E6F59">
        <w:rPr>
          <w:rFonts w:cs="Arial"/>
        </w:rPr>
        <w:t xml:space="preserve">. </w:t>
      </w:r>
      <w:r w:rsidRPr="000E6F59" w:rsidR="00AA0C28">
        <w:rPr>
          <w:rFonts w:cs="Arial"/>
        </w:rPr>
        <w:t>For the present calculation, a mean value of 750 l/ha is taken.</w:t>
      </w:r>
    </w:p>
    <w:p w:rsidRPr="000E6F59" w:rsidR="009658BC" w:rsidP="009658BC" w:rsidRDefault="009658BC" w14:paraId="66BA8669" w14:textId="77777777">
      <w:pPr>
        <w:rPr>
          <w:rFonts w:cs="Arial"/>
        </w:rPr>
      </w:pPr>
      <w:r w:rsidRPr="000E6F59">
        <w:rPr>
          <w:rFonts w:cs="Arial"/>
        </w:rPr>
        <w:t xml:space="preserve">It is assumed that this model is replicated 100-fold over the next years, adding to total of 10,000 ha planted with </w:t>
      </w:r>
      <w:r w:rsidRPr="000E6F59" w:rsidR="00D845FC">
        <w:rPr>
          <w:rFonts w:cs="Arial"/>
        </w:rPr>
        <w:t>Jatropha</w:t>
      </w:r>
      <w:r w:rsidRPr="000E6F59">
        <w:rPr>
          <w:rFonts w:cs="Arial"/>
        </w:rPr>
        <w:t>. (For comparison: this area is equal to 6.4% of the total idle and non-used land in the Las Tunas Province.) The total Jatropha oil production (obtained form 10,000 ha intercropped Jatropha plantations)</w:t>
      </w:r>
      <w:r w:rsidRPr="000E6F59" w:rsidR="00AA0C28">
        <w:rPr>
          <w:rFonts w:cs="Arial"/>
        </w:rPr>
        <w:t xml:space="preserve"> would be about 7.5</w:t>
      </w:r>
      <w:r w:rsidRPr="000E6F59">
        <w:rPr>
          <w:rFonts w:cs="Arial"/>
        </w:rPr>
        <w:t xml:space="preserve"> mln litre per year. The GEF Project will contribute to achieving environmental benefits by enabling the conversion of plant oil into biodiesel, which will replace fossil fuel (diesel). It is assumed that similar conversion efficiencies are obtained for biodiesel and conventional diesel technologies, which is expectedly the case within an accuracy range of less than 10%. </w:t>
      </w:r>
    </w:p>
    <w:p w:rsidRPr="000E6F59" w:rsidR="009658BC" w:rsidP="009658BC" w:rsidRDefault="009658BC" w14:paraId="1CC3610F" w14:textId="77777777">
      <w:pPr>
        <w:rPr>
          <w:rFonts w:cs="Arial"/>
        </w:rPr>
      </w:pPr>
      <w:r w:rsidRPr="000E6F59">
        <w:rPr>
          <w:rFonts w:cs="Arial"/>
        </w:rPr>
        <w:t xml:space="preserve">Assuming 1,000 ha of </w:t>
      </w:r>
      <w:r w:rsidR="00CE4B97">
        <w:rPr>
          <w:rFonts w:cs="Arial"/>
        </w:rPr>
        <w:t xml:space="preserve">mature </w:t>
      </w:r>
      <w:r w:rsidRPr="000E6F59">
        <w:rPr>
          <w:rFonts w:cs="Arial"/>
        </w:rPr>
        <w:t xml:space="preserve">Jatropha </w:t>
      </w:r>
      <w:r w:rsidR="00CE4B97">
        <w:rPr>
          <w:rFonts w:cs="Arial"/>
        </w:rPr>
        <w:t xml:space="preserve">plants are </w:t>
      </w:r>
      <w:r w:rsidRPr="000E6F59">
        <w:rPr>
          <w:rFonts w:cs="Arial"/>
        </w:rPr>
        <w:t xml:space="preserve">added yearly during a 10-year time horizon, </w:t>
      </w:r>
      <w:r w:rsidRPr="000E6F59" w:rsidR="00D845FC">
        <w:rPr>
          <w:rFonts w:cs="Arial"/>
        </w:rPr>
        <w:t>additional</w:t>
      </w:r>
      <w:r w:rsidRPr="000E6F59">
        <w:rPr>
          <w:rFonts w:cs="Arial"/>
        </w:rPr>
        <w:t xml:space="preserve"> 7</w:t>
      </w:r>
      <w:r w:rsidRPr="000E6F59" w:rsidR="00AA0C28">
        <w:rPr>
          <w:rFonts w:cs="Arial"/>
        </w:rPr>
        <w:t>0</w:t>
      </w:r>
      <w:r w:rsidRPr="000E6F59">
        <w:rPr>
          <w:rFonts w:cs="Arial"/>
        </w:rPr>
        <w:t xml:space="preserve">0,000 litre oil is being produced yearly, reaching the </w:t>
      </w:r>
      <w:r w:rsidRPr="000E6F59" w:rsidR="00AA0C28">
        <w:rPr>
          <w:rFonts w:cs="Arial"/>
        </w:rPr>
        <w:t xml:space="preserve">target production of </w:t>
      </w:r>
      <w:r w:rsidRPr="000E6F59">
        <w:rPr>
          <w:rFonts w:cs="Arial"/>
        </w:rPr>
        <w:t>7</w:t>
      </w:r>
      <w:r w:rsidRPr="000E6F59" w:rsidR="00AA0C28">
        <w:rPr>
          <w:rFonts w:cs="Arial"/>
        </w:rPr>
        <w:t>.5</w:t>
      </w:r>
      <w:r w:rsidRPr="000E6F59">
        <w:rPr>
          <w:rFonts w:cs="Arial"/>
        </w:rPr>
        <w:t xml:space="preserve"> mln litre (corresponding to 10,000 ha under production) in Year 10. The total oil production over this time series (with N = 10 years) would be:</w:t>
      </w:r>
    </w:p>
    <w:p w:rsidRPr="000977BE" w:rsidR="009658BC" w:rsidP="009658BC" w:rsidRDefault="009658BC" w14:paraId="0E6F3A0B" w14:textId="77777777">
      <w:pPr>
        <w:rPr>
          <w:rFonts w:cs="Arial"/>
          <w:lang w:val="fr-FR"/>
        </w:rPr>
      </w:pPr>
      <w:r w:rsidRPr="000E6F59">
        <w:rPr>
          <w:rFonts w:cs="Arial"/>
        </w:rPr>
        <w:tab/>
      </w:r>
      <w:r w:rsidRPr="000977BE">
        <w:rPr>
          <w:rFonts w:cs="Arial"/>
          <w:lang w:val="fr-FR"/>
        </w:rPr>
        <w:t>1/2*N / (N-1) * N * 7</w:t>
      </w:r>
      <w:r w:rsidRPr="000977BE" w:rsidR="00AA0C28">
        <w:rPr>
          <w:rFonts w:cs="Arial"/>
          <w:lang w:val="fr-FR"/>
        </w:rPr>
        <w:t>5</w:t>
      </w:r>
      <w:r w:rsidRPr="000977BE">
        <w:rPr>
          <w:rFonts w:cs="Arial"/>
          <w:lang w:val="fr-FR"/>
        </w:rPr>
        <w:t>0,000 litre = 5.5 * 10 * 7</w:t>
      </w:r>
      <w:r w:rsidRPr="000977BE" w:rsidR="00AA0C28">
        <w:rPr>
          <w:rFonts w:cs="Arial"/>
          <w:lang w:val="fr-FR"/>
        </w:rPr>
        <w:t>5</w:t>
      </w:r>
      <w:r w:rsidRPr="000977BE">
        <w:rPr>
          <w:rFonts w:cs="Arial"/>
          <w:lang w:val="fr-FR"/>
        </w:rPr>
        <w:t xml:space="preserve">0,000 litre = </w:t>
      </w:r>
      <w:r w:rsidRPr="000977BE" w:rsidR="00AA0C28">
        <w:rPr>
          <w:rFonts w:cs="Arial"/>
          <w:lang w:val="fr-FR"/>
        </w:rPr>
        <w:t>41</w:t>
      </w:r>
      <w:r w:rsidRPr="000977BE">
        <w:rPr>
          <w:rFonts w:cs="Arial"/>
          <w:lang w:val="fr-FR"/>
        </w:rPr>
        <w:t>,</w:t>
      </w:r>
      <w:r w:rsidRPr="000977BE" w:rsidR="00AA0C28">
        <w:rPr>
          <w:rFonts w:cs="Arial"/>
          <w:lang w:val="fr-FR"/>
        </w:rPr>
        <w:t>250</w:t>
      </w:r>
      <w:r w:rsidRPr="000977BE">
        <w:rPr>
          <w:rFonts w:cs="Arial"/>
          <w:lang w:val="fr-FR"/>
        </w:rPr>
        <w:t>,</w:t>
      </w:r>
      <w:r w:rsidRPr="000977BE" w:rsidR="00AA0C28">
        <w:rPr>
          <w:rFonts w:cs="Arial"/>
          <w:lang w:val="fr-FR"/>
        </w:rPr>
        <w:t>0</w:t>
      </w:r>
      <w:r w:rsidRPr="000977BE">
        <w:rPr>
          <w:rFonts w:cs="Arial"/>
          <w:lang w:val="fr-FR"/>
        </w:rPr>
        <w:t>00 litre.</w:t>
      </w:r>
    </w:p>
    <w:p w:rsidRPr="000977BE" w:rsidR="009658BC" w:rsidP="009658BC" w:rsidRDefault="009658BC" w14:paraId="5C12774F" w14:textId="77777777">
      <w:pPr>
        <w:rPr>
          <w:rFonts w:cs="Arial"/>
          <w:lang w:val="fr-FR"/>
        </w:rPr>
      </w:pPr>
    </w:p>
    <w:p w:rsidRPr="000E6F59" w:rsidR="009658BC" w:rsidP="009658BC" w:rsidRDefault="009658BC" w14:paraId="4B77FE32" w14:textId="77777777">
      <w:pPr>
        <w:rPr>
          <w:rFonts w:cs="Arial"/>
        </w:rPr>
      </w:pPr>
      <w:r w:rsidRPr="000E6F59">
        <w:t>At a CO</w:t>
      </w:r>
      <w:r w:rsidRPr="000E6F59">
        <w:rPr>
          <w:vertAlign w:val="subscript"/>
        </w:rPr>
        <w:t>2</w:t>
      </w:r>
      <w:r w:rsidRPr="000E6F59">
        <w:t xml:space="preserve"> intensity for diesel fuel of 3.135 kg CO</w:t>
      </w:r>
      <w:r w:rsidRPr="000E6F59">
        <w:rPr>
          <w:vertAlign w:val="subscript"/>
        </w:rPr>
        <w:t>2eq</w:t>
      </w:r>
      <w:r w:rsidRPr="000E6F59">
        <w:t xml:space="preserve"> per litre, the </w:t>
      </w:r>
      <w:r w:rsidRPr="000E6F59">
        <w:rPr>
          <w:rFonts w:cs="Arial"/>
        </w:rPr>
        <w:t>emission savings from replaced fossil fuel (diesel) are of the order of:</w:t>
      </w:r>
    </w:p>
    <w:p w:rsidRPr="000E6F59" w:rsidR="009658BC" w:rsidP="009658BC" w:rsidRDefault="00D845FC" w14:paraId="555F9E9A" w14:textId="77777777">
      <w:pPr>
        <w:ind w:left="720"/>
        <w:rPr>
          <w:rFonts w:cs="Arial"/>
        </w:rPr>
      </w:pPr>
      <w:r w:rsidRPr="000E6F59">
        <w:rPr>
          <w:rFonts w:cs="Arial"/>
        </w:rPr>
        <w:t>41,25</w:t>
      </w:r>
      <w:r>
        <w:rPr>
          <w:rFonts w:cs="Arial"/>
        </w:rPr>
        <w:t>0,000 *</w:t>
      </w:r>
      <w:r w:rsidRPr="000E6F59">
        <w:rPr>
          <w:rFonts w:cs="Arial"/>
        </w:rPr>
        <w:t xml:space="preserve"> </w:t>
      </w:r>
      <w:r w:rsidRPr="000E6F59">
        <w:t>3.135 kg CO</w:t>
      </w:r>
      <w:r w:rsidRPr="000E6F59">
        <w:rPr>
          <w:vertAlign w:val="subscript"/>
        </w:rPr>
        <w:t>2eq</w:t>
      </w:r>
      <w:r w:rsidRPr="000E6F59">
        <w:t xml:space="preserve"> per litre</w:t>
      </w:r>
      <w:r w:rsidRPr="000E6F59">
        <w:rPr>
          <w:rFonts w:cs="Arial"/>
        </w:rPr>
        <w:t xml:space="preserve"> = 129,318,750 kg CO</w:t>
      </w:r>
      <w:r w:rsidRPr="000E6F59">
        <w:rPr>
          <w:rFonts w:cs="Arial"/>
          <w:vertAlign w:val="subscript"/>
        </w:rPr>
        <w:t>2eq</w:t>
      </w:r>
      <w:r w:rsidRPr="000E6F59">
        <w:rPr>
          <w:rFonts w:cs="Arial"/>
        </w:rPr>
        <w:t>, or 129,319 ton CO</w:t>
      </w:r>
      <w:r w:rsidRPr="000E6F59">
        <w:rPr>
          <w:rFonts w:cs="Arial"/>
          <w:vertAlign w:val="subscript"/>
        </w:rPr>
        <w:t>2eq.</w:t>
      </w:r>
    </w:p>
    <w:p w:rsidRPr="000E6F59" w:rsidR="009658BC" w:rsidP="009658BC" w:rsidRDefault="009658BC" w14:paraId="50545D00" w14:textId="77777777">
      <w:pPr>
        <w:rPr>
          <w:rFonts w:cs="Arial"/>
        </w:rPr>
      </w:pPr>
    </w:p>
    <w:p w:rsidRPr="000E6F59" w:rsidR="009658BC" w:rsidP="009658BC" w:rsidRDefault="009658BC" w14:paraId="4F80A7C9" w14:textId="77777777">
      <w:pPr>
        <w:rPr>
          <w:rFonts w:cs="Arial"/>
        </w:rPr>
      </w:pPr>
      <w:r w:rsidRPr="000E6F59">
        <w:rPr>
          <w:rFonts w:cs="Arial"/>
        </w:rPr>
        <w:t>By assuming a GEF causality factor of 60%</w:t>
      </w:r>
      <w:r w:rsidRPr="000E6F59">
        <w:rPr>
          <w:rStyle w:val="FootnoteReference"/>
          <w:rFonts w:cs="Arial"/>
        </w:rPr>
        <w:footnoteReference w:id="76"/>
      </w:r>
      <w:r w:rsidRPr="000E6F59">
        <w:rPr>
          <w:rFonts w:cs="Arial"/>
        </w:rPr>
        <w:t xml:space="preserve">, a total of </w:t>
      </w:r>
      <w:r w:rsidRPr="000E6F59" w:rsidR="00AA0C28">
        <w:rPr>
          <w:rFonts w:cs="Arial"/>
        </w:rPr>
        <w:t>77</w:t>
      </w:r>
      <w:r w:rsidRPr="000E6F59">
        <w:rPr>
          <w:rFonts w:cs="Arial"/>
        </w:rPr>
        <w:t>,</w:t>
      </w:r>
      <w:r w:rsidRPr="000E6F59" w:rsidR="00AA0C28">
        <w:rPr>
          <w:rFonts w:cs="Arial"/>
        </w:rPr>
        <w:t>591</w:t>
      </w:r>
      <w:r w:rsidRPr="000E6F59">
        <w:rPr>
          <w:rFonts w:cs="Arial"/>
        </w:rPr>
        <w:t xml:space="preserve"> ton CO</w:t>
      </w:r>
      <w:r w:rsidRPr="000E6F59">
        <w:rPr>
          <w:rFonts w:cs="Arial"/>
          <w:vertAlign w:val="subscript"/>
        </w:rPr>
        <w:t>2eq</w:t>
      </w:r>
      <w:r w:rsidRPr="000E6F59">
        <w:rPr>
          <w:rFonts w:cs="Arial"/>
        </w:rPr>
        <w:t xml:space="preserve"> can be ascribed to the Project over a 10-year period (approximately </w:t>
      </w:r>
      <w:r w:rsidRPr="000E6F59" w:rsidR="00AA0C28">
        <w:rPr>
          <w:rFonts w:cs="Arial"/>
        </w:rPr>
        <w:t>77.6</w:t>
      </w:r>
      <w:r w:rsidRPr="000E6F59">
        <w:rPr>
          <w:rFonts w:cs="Arial"/>
        </w:rPr>
        <w:t xml:space="preserve"> kton CO</w:t>
      </w:r>
      <w:r w:rsidRPr="000E6F59">
        <w:rPr>
          <w:rFonts w:cs="Arial"/>
          <w:vertAlign w:val="subscript"/>
        </w:rPr>
        <w:t>2eq</w:t>
      </w:r>
      <w:r w:rsidRPr="000E6F59">
        <w:rPr>
          <w:rFonts w:cs="Arial"/>
        </w:rPr>
        <w:t>).</w:t>
      </w:r>
    </w:p>
    <w:p w:rsidRPr="000E6F59" w:rsidR="009658BC" w:rsidP="009658BC" w:rsidRDefault="009658BC" w14:paraId="15B19B3F" w14:textId="77777777">
      <w:pPr>
        <w:rPr>
          <w:rFonts w:cs="Arial"/>
        </w:rPr>
      </w:pPr>
    </w:p>
    <w:p w:rsidRPr="000E6F59" w:rsidR="009658BC" w:rsidP="009658BC" w:rsidRDefault="009658BC" w14:paraId="599D6F77" w14:textId="77777777">
      <w:pPr>
        <w:rPr>
          <w:rFonts w:cs="Arial"/>
          <w:u w:val="single"/>
        </w:rPr>
      </w:pPr>
      <w:r w:rsidRPr="000E6F59">
        <w:rPr>
          <w:rFonts w:cs="Arial"/>
          <w:u w:val="single"/>
        </w:rPr>
        <w:t>Biogas</w:t>
      </w:r>
    </w:p>
    <w:p w:rsidRPr="000E6F59" w:rsidR="009658BC" w:rsidP="009658BC" w:rsidRDefault="009658BC" w14:paraId="07CA0F30" w14:textId="77777777">
      <w:pPr>
        <w:rPr>
          <w:rFonts w:cs="Tahoma"/>
        </w:rPr>
      </w:pPr>
      <w:r w:rsidRPr="000E6F59">
        <w:rPr>
          <w:rFonts w:cs="Arial"/>
        </w:rPr>
        <w:t xml:space="preserve">For biogas, an estimate can be obtained by only considering the small- and medium-size private pig farmers.  This group, which is targeted by </w:t>
      </w:r>
      <w:r w:rsidRPr="000E6F59">
        <w:rPr>
          <w:rFonts w:cs="Tahoma"/>
        </w:rPr>
        <w:t>the Project, holds no less than 500,000 pigs. At a typical manure production of 4 kg per animal per day, the total pig manure production is estimated at approx. 2.0 mln kg/day. The biogas production is 110,000 m</w:t>
      </w:r>
      <w:r w:rsidRPr="000E6F59">
        <w:rPr>
          <w:rFonts w:cs="Tahoma"/>
          <w:vertAlign w:val="superscript"/>
        </w:rPr>
        <w:t>3</w:t>
      </w:r>
      <w:r w:rsidRPr="000E6F59">
        <w:rPr>
          <w:rFonts w:cs="Tahoma"/>
        </w:rPr>
        <w:t>/day</w:t>
      </w:r>
      <w:r w:rsidRPr="000E6F59">
        <w:rPr>
          <w:rStyle w:val="FootnoteReference"/>
          <w:rFonts w:cs="Tahoma"/>
        </w:rPr>
        <w:footnoteReference w:id="77"/>
      </w:r>
      <w:r w:rsidRPr="000E6F59">
        <w:rPr>
          <w:rFonts w:cs="Tahoma"/>
        </w:rPr>
        <w:t>, equivalent to 241,000 MWh/yr (20,700 ton oil equivalent)</w:t>
      </w:r>
      <w:r w:rsidRPr="000E6F59">
        <w:rPr>
          <w:rStyle w:val="FootnoteReference"/>
          <w:rFonts w:cs="Tahoma"/>
        </w:rPr>
        <w:footnoteReference w:id="78"/>
      </w:r>
      <w:r w:rsidRPr="000E6F59">
        <w:rPr>
          <w:rFonts w:cs="Tahoma"/>
        </w:rPr>
        <w:t>. In terms of energy content</w:t>
      </w:r>
      <w:r w:rsidRPr="000E6F59">
        <w:rPr>
          <w:rStyle w:val="FootnoteReference"/>
          <w:rFonts w:cs="Tahoma"/>
        </w:rPr>
        <w:footnoteReference w:id="79"/>
      </w:r>
      <w:r w:rsidRPr="000E6F59">
        <w:rPr>
          <w:rFonts w:cs="Tahoma"/>
        </w:rPr>
        <w:t>, this replaces 148,</w:t>
      </w:r>
      <w:r w:rsidR="007478FB">
        <w:rPr>
          <w:rFonts w:cs="Tahoma"/>
        </w:rPr>
        <w:t>000 oil barrels (of 159 litre).</w:t>
      </w:r>
    </w:p>
    <w:p w:rsidRPr="000E6F59" w:rsidR="009658BC" w:rsidP="009658BC" w:rsidRDefault="009658BC" w14:paraId="6DB54794" w14:textId="77777777">
      <w:pPr>
        <w:rPr>
          <w:rFonts w:cs="Tahoma"/>
        </w:rPr>
      </w:pPr>
      <w:r w:rsidRPr="000E6F59">
        <w:rPr>
          <w:rFonts w:cs="Tahoma"/>
        </w:rPr>
        <w:t>However, only part of this biogas potential can actually be used, since many farmers produce more biogas than needed. Local distribution networks and the introduction of biogas-based appliances can enable a higher penetration rate of biogas in the rural areas. Even if biogas is used for electricity generation in combination with local electricity grids, the total biogas utilization factor will likely be no more than 50%. However, additional biogas potential is found in the state sector, and in cattle farming.</w:t>
      </w:r>
    </w:p>
    <w:p w:rsidRPr="000E6F59" w:rsidR="009658BC" w:rsidP="009658BC" w:rsidRDefault="009658BC" w14:paraId="5E87D9DF" w14:textId="77777777">
      <w:pPr>
        <w:rPr>
          <w:rFonts w:cs="Arial"/>
        </w:rPr>
      </w:pPr>
      <w:r w:rsidRPr="000E6F59">
        <w:rPr>
          <w:rFonts w:cs="Arial"/>
        </w:rPr>
        <w:t>Assuming that about 50% of this potential is effectively used by the farmers or the local community, the biogas produced would replace about 74,000 barrels of oil per year. The GHG emission intensity of oil varies per source. As a reference value, the figure for diesel fuel is taken (</w:t>
      </w:r>
      <w:r w:rsidRPr="000E6F59">
        <w:t>3.135 kg CO</w:t>
      </w:r>
      <w:r w:rsidRPr="000E6F59">
        <w:rPr>
          <w:vertAlign w:val="subscript"/>
        </w:rPr>
        <w:t>2eq</w:t>
      </w:r>
      <w:r w:rsidRPr="000E6F59">
        <w:t xml:space="preserve"> per litre)</w:t>
      </w:r>
      <w:r w:rsidRPr="000E6F59">
        <w:rPr>
          <w:rFonts w:cs="Arial"/>
        </w:rPr>
        <w:t>. Then, the associated emission savings would be of the order of:</w:t>
      </w:r>
    </w:p>
    <w:p w:rsidRPr="000E6F59" w:rsidR="009658BC" w:rsidP="009658BC" w:rsidRDefault="009658BC" w14:paraId="1CBE2970" w14:textId="77777777">
      <w:pPr>
        <w:ind w:left="720"/>
        <w:rPr>
          <w:rFonts w:cs="Arial"/>
        </w:rPr>
      </w:pPr>
      <w:r w:rsidRPr="000E6F59">
        <w:rPr>
          <w:rFonts w:cs="Arial"/>
        </w:rPr>
        <w:t>74,000 barrels * 159 litre * 3.135 kg CO</w:t>
      </w:r>
      <w:r w:rsidRPr="000E6F59">
        <w:rPr>
          <w:rFonts w:cs="Arial"/>
          <w:vertAlign w:val="subscript"/>
        </w:rPr>
        <w:t>2eq</w:t>
      </w:r>
      <w:r w:rsidRPr="000E6F59">
        <w:rPr>
          <w:rFonts w:cs="Arial"/>
        </w:rPr>
        <w:t xml:space="preserve"> / litre = 36,900 ton CO</w:t>
      </w:r>
      <w:r w:rsidRPr="000E6F59">
        <w:rPr>
          <w:rFonts w:cs="Arial"/>
          <w:vertAlign w:val="subscript"/>
        </w:rPr>
        <w:t>2eq</w:t>
      </w:r>
      <w:r w:rsidRPr="000E6F59">
        <w:rPr>
          <w:rFonts w:cs="Arial"/>
        </w:rPr>
        <w:t xml:space="preserve"> per year. </w:t>
      </w:r>
    </w:p>
    <w:p w:rsidRPr="000E6F59" w:rsidR="009658BC" w:rsidP="009658BC" w:rsidRDefault="009658BC" w14:paraId="464876F8" w14:textId="77777777">
      <w:pPr>
        <w:rPr>
          <w:rFonts w:cs="Arial"/>
        </w:rPr>
      </w:pPr>
    </w:p>
    <w:p w:rsidRPr="000E6F59" w:rsidR="009658BC" w:rsidP="009658BC" w:rsidRDefault="009658BC" w14:paraId="6508D44B" w14:textId="77777777">
      <w:pPr>
        <w:rPr>
          <w:rFonts w:cs="Arial"/>
        </w:rPr>
      </w:pPr>
      <w:r w:rsidRPr="000E6F59">
        <w:rPr>
          <w:rFonts w:cs="Arial"/>
        </w:rPr>
        <w:t>Assuming that biogas technology is introduced proportionally over a 10-year time period (yielding an additional 3,690 tons CO</w:t>
      </w:r>
      <w:r w:rsidRPr="000E6F59">
        <w:rPr>
          <w:rFonts w:cs="Arial"/>
          <w:vertAlign w:val="subscript"/>
        </w:rPr>
        <w:t>2eq</w:t>
      </w:r>
      <w:r w:rsidRPr="000E6F59">
        <w:rPr>
          <w:rFonts w:cs="Arial"/>
        </w:rPr>
        <w:t xml:space="preserve"> savings per year, the total accumulated, indirect benefits would be:</w:t>
      </w:r>
    </w:p>
    <w:p w:rsidRPr="00B03F48" w:rsidR="009658BC" w:rsidP="009658BC" w:rsidRDefault="009658BC" w14:paraId="1EC53709" w14:textId="77777777">
      <w:pPr>
        <w:rPr>
          <w:rFonts w:cs="Arial"/>
          <w:lang w:val="fr-FR"/>
        </w:rPr>
      </w:pPr>
      <w:r w:rsidRPr="000E6F59">
        <w:rPr>
          <w:rFonts w:cs="Arial"/>
        </w:rPr>
        <w:tab/>
      </w:r>
      <w:r w:rsidRPr="00B03F48">
        <w:rPr>
          <w:rFonts w:cs="Arial"/>
          <w:lang w:val="fr-FR"/>
        </w:rPr>
        <w:t>1/2*N / (N-1) * N * 3,690 ton CO</w:t>
      </w:r>
      <w:r w:rsidRPr="00B03F48">
        <w:rPr>
          <w:rFonts w:cs="Arial"/>
          <w:vertAlign w:val="subscript"/>
          <w:lang w:val="fr-FR"/>
        </w:rPr>
        <w:t>2eq</w:t>
      </w:r>
      <w:r w:rsidRPr="00B03F48">
        <w:rPr>
          <w:rFonts w:cs="Arial"/>
          <w:lang w:val="fr-FR"/>
        </w:rPr>
        <w:t xml:space="preserve"> = 5.5 * 10 * 3,690 ton CO</w:t>
      </w:r>
      <w:r w:rsidRPr="00B03F48">
        <w:rPr>
          <w:rFonts w:cs="Arial"/>
          <w:vertAlign w:val="subscript"/>
          <w:lang w:val="fr-FR"/>
        </w:rPr>
        <w:t>2eq</w:t>
      </w:r>
      <w:r w:rsidRPr="00B03F48">
        <w:rPr>
          <w:rFonts w:cs="Arial"/>
          <w:lang w:val="fr-FR"/>
        </w:rPr>
        <w:t xml:space="preserve"> = 202,875 ton CO</w:t>
      </w:r>
      <w:r w:rsidRPr="00B03F48">
        <w:rPr>
          <w:rFonts w:cs="Arial"/>
          <w:vertAlign w:val="subscript"/>
          <w:lang w:val="fr-FR"/>
        </w:rPr>
        <w:t>2eq</w:t>
      </w:r>
      <w:r w:rsidRPr="00B03F48">
        <w:rPr>
          <w:rFonts w:cs="Arial"/>
          <w:lang w:val="fr-FR"/>
        </w:rPr>
        <w:t>.</w:t>
      </w:r>
    </w:p>
    <w:p w:rsidRPr="00B03F48" w:rsidR="009658BC" w:rsidP="009658BC" w:rsidRDefault="009658BC" w14:paraId="0EDD1C6E" w14:textId="77777777">
      <w:pPr>
        <w:rPr>
          <w:rFonts w:cs="Arial"/>
          <w:lang w:val="fr-FR"/>
        </w:rPr>
      </w:pPr>
    </w:p>
    <w:p w:rsidRPr="000E6F59" w:rsidR="009658BC" w:rsidP="009658BC" w:rsidRDefault="009658BC" w14:paraId="5398585D" w14:textId="77777777">
      <w:pPr>
        <w:rPr>
          <w:rFonts w:cs="Arial"/>
        </w:rPr>
      </w:pPr>
      <w:r w:rsidRPr="000E6F59">
        <w:rPr>
          <w:rFonts w:cs="Arial"/>
        </w:rPr>
        <w:t>By assuming a GEF causality factor of 60%, a total of 121,725 ton CO</w:t>
      </w:r>
      <w:r w:rsidRPr="000E6F59">
        <w:rPr>
          <w:rFonts w:cs="Arial"/>
          <w:vertAlign w:val="subscript"/>
        </w:rPr>
        <w:t>2eq</w:t>
      </w:r>
      <w:r w:rsidRPr="000E6F59">
        <w:rPr>
          <w:rFonts w:cs="Arial"/>
        </w:rPr>
        <w:t xml:space="preserve"> per year can be ascribed to the Project (approximately 12</w:t>
      </w:r>
      <w:r w:rsidRPr="000E6F59" w:rsidR="00F62CFF">
        <w:rPr>
          <w:rFonts w:cs="Arial"/>
        </w:rPr>
        <w:t>1.8</w:t>
      </w:r>
      <w:r w:rsidRPr="000E6F59">
        <w:rPr>
          <w:rFonts w:cs="Arial"/>
        </w:rPr>
        <w:t xml:space="preserve"> kton CO</w:t>
      </w:r>
      <w:r w:rsidRPr="000E6F59">
        <w:rPr>
          <w:rFonts w:cs="Arial"/>
          <w:vertAlign w:val="subscript"/>
        </w:rPr>
        <w:t>2eq</w:t>
      </w:r>
      <w:r w:rsidRPr="000E6F59">
        <w:rPr>
          <w:rFonts w:cs="Arial"/>
        </w:rPr>
        <w:t>).</w:t>
      </w:r>
    </w:p>
    <w:p w:rsidRPr="000E6F59" w:rsidR="009658BC" w:rsidP="009658BC" w:rsidRDefault="009658BC" w14:paraId="1682CEAA" w14:textId="77777777"/>
    <w:p w:rsidRPr="000E6F59" w:rsidR="009658BC" w:rsidP="009658BC" w:rsidRDefault="009658BC" w14:paraId="333F124C" w14:textId="77777777">
      <w:r w:rsidRPr="000E6F59">
        <w:t xml:space="preserve">The total indirect emission reductions attributable to the GEF project are estimated at: </w:t>
      </w:r>
    </w:p>
    <w:p w:rsidRPr="000E6F59" w:rsidR="009658BC" w:rsidP="009658BC" w:rsidRDefault="00F62CFF" w14:paraId="15ADAC7A" w14:textId="77777777">
      <w:pPr>
        <w:ind w:left="720"/>
      </w:pPr>
      <w:r w:rsidRPr="000E6F59">
        <w:rPr>
          <w:b/>
        </w:rPr>
        <w:t>77.6</w:t>
      </w:r>
      <w:r w:rsidRPr="000E6F59" w:rsidR="009658BC">
        <w:rPr>
          <w:b/>
        </w:rPr>
        <w:t xml:space="preserve"> + </w:t>
      </w:r>
      <w:r w:rsidRPr="000E6F59">
        <w:rPr>
          <w:b/>
        </w:rPr>
        <w:t>121.8</w:t>
      </w:r>
      <w:r w:rsidRPr="000E6F59" w:rsidR="009658BC">
        <w:rPr>
          <w:b/>
        </w:rPr>
        <w:t xml:space="preserve"> = </w:t>
      </w:r>
      <w:r w:rsidRPr="000E6F59">
        <w:rPr>
          <w:b/>
        </w:rPr>
        <w:t>199.4</w:t>
      </w:r>
      <w:r w:rsidRPr="000E6F59" w:rsidR="009658BC">
        <w:rPr>
          <w:b/>
        </w:rPr>
        <w:t> kton CO</w:t>
      </w:r>
      <w:r w:rsidRPr="000E6F59" w:rsidR="009658BC">
        <w:rPr>
          <w:b/>
          <w:vertAlign w:val="subscript"/>
        </w:rPr>
        <w:t>2eq</w:t>
      </w:r>
      <w:r w:rsidRPr="000E6F59" w:rsidR="009658BC">
        <w:t xml:space="preserve"> over a 10-year time horizon. </w:t>
      </w:r>
    </w:p>
    <w:p w:rsidRPr="000E6F59" w:rsidR="009658BC" w:rsidP="009658BC" w:rsidRDefault="009658BC" w14:paraId="42BE8702" w14:textId="77777777"/>
    <w:p w:rsidRPr="000E6F59" w:rsidR="009658BC" w:rsidP="009658BC" w:rsidRDefault="009658BC" w14:paraId="224E2488" w14:textId="77777777">
      <w:r w:rsidRPr="000E6F59">
        <w:t>However, market development for biogas may well develop faster, with attributable emission r</w:t>
      </w:r>
      <w:r w:rsidR="007478FB">
        <w:t xml:space="preserve">eductions approaching 200 kton </w:t>
      </w:r>
      <w:r w:rsidRPr="000E6F59">
        <w:t>CO</w:t>
      </w:r>
      <w:r w:rsidRPr="000E6F59">
        <w:rPr>
          <w:vertAlign w:val="subscript"/>
        </w:rPr>
        <w:t>2eq</w:t>
      </w:r>
      <w:r w:rsidRPr="000E6F59">
        <w:t>. For biodiesel, total planted area can also be larger, possibly 20,000 ha after 10 years. In this case, the associated emis</w:t>
      </w:r>
      <w:r w:rsidRPr="000E6F59" w:rsidR="00F62CFF">
        <w:t>sion reductions would double (</w:t>
      </w:r>
      <w:r w:rsidRPr="000E6F59" w:rsidR="00D845FC">
        <w:t>150 kton</w:t>
      </w:r>
      <w:r w:rsidRPr="000E6F59">
        <w:t xml:space="preserve"> CO</w:t>
      </w:r>
      <w:r w:rsidRPr="000E6F59">
        <w:rPr>
          <w:vertAlign w:val="subscript"/>
        </w:rPr>
        <w:t>2eq</w:t>
      </w:r>
      <w:r w:rsidRPr="000E6F59">
        <w:t>). If combined, the total indirect emission reduction would become 320 kton CO</w:t>
      </w:r>
      <w:r w:rsidRPr="000E6F59">
        <w:rPr>
          <w:vertAlign w:val="subscript"/>
        </w:rPr>
        <w:t>2eq</w:t>
      </w:r>
      <w:r w:rsidRPr="000E6F59">
        <w:t xml:space="preserve">. </w:t>
      </w:r>
      <w:r w:rsidRPr="000E6F59" w:rsidR="00D845FC">
        <w:t>In the absence of more specific data, the indirect emission reductions are likely to be in the range of 100 - 350 kton CO2eq.</w:t>
      </w:r>
    </w:p>
    <w:p w:rsidRPr="000E6F59" w:rsidR="009658BC" w:rsidP="009658BC" w:rsidRDefault="009658BC" w14:paraId="2ADC2FDA" w14:textId="77777777"/>
    <w:p w:rsidRPr="000E6F59" w:rsidR="009658BC" w:rsidP="009658BC" w:rsidRDefault="009658BC" w14:paraId="5C248BBF" w14:textId="77777777">
      <w:pPr>
        <w:rPr>
          <w:i/>
        </w:rPr>
      </w:pPr>
      <w:r w:rsidRPr="000E6F59">
        <w:rPr>
          <w:i/>
        </w:rPr>
        <w:t>Direct benefits</w:t>
      </w:r>
    </w:p>
    <w:p w:rsidRPr="000E6F59" w:rsidR="009658BC" w:rsidP="009658BC" w:rsidRDefault="009658BC" w14:paraId="0111F828" w14:textId="77777777"/>
    <w:p w:rsidRPr="000E6F59" w:rsidR="009658BC" w:rsidP="009658BC" w:rsidRDefault="009658BC" w14:paraId="2969BAE0" w14:textId="77777777">
      <w:pPr>
        <w:rPr>
          <w:u w:val="single"/>
        </w:rPr>
      </w:pPr>
      <w:r w:rsidRPr="000E6F59">
        <w:rPr>
          <w:u w:val="single"/>
        </w:rPr>
        <w:t>Biodiesel</w:t>
      </w:r>
    </w:p>
    <w:p w:rsidRPr="000E6F59" w:rsidR="009658BC" w:rsidP="009658BC" w:rsidRDefault="009658BC" w14:paraId="5832DA86" w14:textId="77777777">
      <w:r w:rsidRPr="000E6F59">
        <w:t xml:space="preserve">It is envisaged to build and install at least </w:t>
      </w:r>
      <w:r w:rsidR="00C44D18">
        <w:t xml:space="preserve">three </w:t>
      </w:r>
      <w:r w:rsidRPr="000E6F59">
        <w:t>fully operational biodiesel production plants under the Project</w:t>
      </w:r>
      <w:r w:rsidR="00C44D18">
        <w:t>, with capacities of 100, 200 and 400 l/day, respectively</w:t>
      </w:r>
      <w:r w:rsidR="006A08A6">
        <w:t xml:space="preserve"> (together 7</w:t>
      </w:r>
      <w:r w:rsidRPr="000E6F59">
        <w:t xml:space="preserve">00 l/day). It is assumed that these units will be operated at </w:t>
      </w:r>
      <w:r w:rsidR="00C44D18">
        <w:t xml:space="preserve">an average </w:t>
      </w:r>
      <w:r w:rsidR="006A08A6">
        <w:t xml:space="preserve">50% of </w:t>
      </w:r>
      <w:r w:rsidRPr="000E6F59">
        <w:t>the nominal capacity. The total yearly biodiesel production will be:</w:t>
      </w:r>
    </w:p>
    <w:p w:rsidRPr="000E6F59" w:rsidR="009658BC" w:rsidP="009658BC" w:rsidRDefault="00D845FC" w14:paraId="31F62008" w14:textId="77777777">
      <w:pPr>
        <w:ind w:left="720"/>
      </w:pPr>
      <w:r w:rsidRPr="000E6F59">
        <w:t>3</w:t>
      </w:r>
      <w:r w:rsidR="006A08A6">
        <w:t>65 days/year * 5</w:t>
      </w:r>
      <w:r>
        <w:t>0% * (100 + 200</w:t>
      </w:r>
      <w:r w:rsidR="006A08A6">
        <w:t xml:space="preserve"> + 400</w:t>
      </w:r>
      <w:r w:rsidR="00C44D18">
        <w:t>) litre/day = 127,75</w:t>
      </w:r>
      <w:r w:rsidRPr="000E6F59">
        <w:t>0 litre/year.</w:t>
      </w:r>
    </w:p>
    <w:p w:rsidRPr="000E6F59" w:rsidR="009658BC" w:rsidP="009658BC" w:rsidRDefault="009658BC" w14:paraId="4A37B0DE" w14:textId="77777777"/>
    <w:p w:rsidRPr="000E6F59" w:rsidR="009658BC" w:rsidP="009658BC" w:rsidRDefault="009658BC" w14:paraId="558905F2" w14:textId="77777777">
      <w:r w:rsidRPr="000E6F59">
        <w:t xml:space="preserve">Based </w:t>
      </w:r>
      <w:r w:rsidRPr="000E6F59" w:rsidR="00D845FC">
        <w:t>on similar</w:t>
      </w:r>
      <w:r w:rsidRPr="000E6F59">
        <w:t xml:space="preserve"> Jatropha planting scheme as above, which yearly deliver </w:t>
      </w:r>
      <w:r w:rsidRPr="000E6F59" w:rsidR="00F62CFF">
        <w:t>75</w:t>
      </w:r>
      <w:r w:rsidRPr="000E6F59" w:rsidR="00AA0C28">
        <w:t>0</w:t>
      </w:r>
      <w:r w:rsidRPr="000E6F59">
        <w:t xml:space="preserve"> litre per hectare, the total area required to supply Jatropha oil seeds to the units, would be:</w:t>
      </w:r>
    </w:p>
    <w:p w:rsidRPr="000E6F59" w:rsidR="009658BC" w:rsidP="009658BC" w:rsidRDefault="009658BC" w14:paraId="04B5F1D4" w14:textId="77777777">
      <w:pPr>
        <w:ind w:left="720"/>
      </w:pPr>
      <w:r w:rsidRPr="000E6F59">
        <w:t xml:space="preserve"> (</w:t>
      </w:r>
      <w:r w:rsidR="00C44D18">
        <w:t>127</w:t>
      </w:r>
      <w:r w:rsidRPr="000E6F59">
        <w:t>,</w:t>
      </w:r>
      <w:r w:rsidR="00C44D18">
        <w:t>75</w:t>
      </w:r>
      <w:r w:rsidRPr="000E6F59">
        <w:t xml:space="preserve">0 litre/year) / </w:t>
      </w:r>
      <w:r w:rsidRPr="000E6F59" w:rsidR="00F62CFF">
        <w:t>(</w:t>
      </w:r>
      <w:r w:rsidRPr="000E6F59">
        <w:t>7</w:t>
      </w:r>
      <w:r w:rsidRPr="000E6F59" w:rsidR="00F62CFF">
        <w:t>5</w:t>
      </w:r>
      <w:r w:rsidRPr="000E6F59">
        <w:t xml:space="preserve">0 litre/year-ha) = </w:t>
      </w:r>
      <w:r w:rsidR="00C44D18">
        <w:t>170</w:t>
      </w:r>
      <w:r w:rsidRPr="000E6F59">
        <w:t xml:space="preserve"> hectare.</w:t>
      </w:r>
    </w:p>
    <w:p w:rsidRPr="000E6F59" w:rsidR="009658BC" w:rsidP="009658BC" w:rsidRDefault="009658BC" w14:paraId="530B0E7B" w14:textId="77777777"/>
    <w:p w:rsidRPr="000E6F59" w:rsidR="009658BC" w:rsidP="009658BC" w:rsidRDefault="009658BC" w14:paraId="6A3774ED" w14:textId="77777777">
      <w:pPr>
        <w:rPr>
          <w:rFonts w:cs="Arial"/>
        </w:rPr>
      </w:pPr>
      <w:r w:rsidRPr="000E6F59">
        <w:t xml:space="preserve">At </w:t>
      </w:r>
      <w:r w:rsidR="007478FB">
        <w:t xml:space="preserve">a </w:t>
      </w:r>
      <w:r w:rsidRPr="000E6F59">
        <w:t>CO</w:t>
      </w:r>
      <w:r w:rsidRPr="000E6F59">
        <w:rPr>
          <w:vertAlign w:val="subscript"/>
        </w:rPr>
        <w:t>2</w:t>
      </w:r>
      <w:r w:rsidRPr="000E6F59">
        <w:t xml:space="preserve"> intensity for diesel fuel of 3.135 kg CO</w:t>
      </w:r>
      <w:r w:rsidRPr="000E6F59">
        <w:rPr>
          <w:vertAlign w:val="subscript"/>
        </w:rPr>
        <w:t>2eq</w:t>
      </w:r>
      <w:r w:rsidRPr="000E6F59">
        <w:t xml:space="preserve"> per litre, the </w:t>
      </w:r>
      <w:r w:rsidRPr="000E6F59">
        <w:rPr>
          <w:rFonts w:cs="Arial"/>
        </w:rPr>
        <w:t>emission savings from replaced fossil fuel (diesel) are of the order of:</w:t>
      </w:r>
    </w:p>
    <w:p w:rsidRPr="000E6F59" w:rsidR="009658BC" w:rsidP="009658BC" w:rsidRDefault="00C44D18" w14:paraId="6C8D85AE" w14:textId="77777777">
      <w:pPr>
        <w:ind w:left="720"/>
        <w:rPr>
          <w:rFonts w:cs="Arial"/>
        </w:rPr>
      </w:pPr>
      <w:r>
        <w:rPr>
          <w:rFonts w:cs="Arial"/>
        </w:rPr>
        <w:t>127</w:t>
      </w:r>
      <w:r w:rsidRPr="000E6F59" w:rsidR="00D845FC">
        <w:rPr>
          <w:rFonts w:cs="Arial"/>
        </w:rPr>
        <w:t>,</w:t>
      </w:r>
      <w:r>
        <w:rPr>
          <w:rFonts w:cs="Arial"/>
        </w:rPr>
        <w:t>75</w:t>
      </w:r>
      <w:r w:rsidRPr="000E6F59" w:rsidR="00D845FC">
        <w:rPr>
          <w:rFonts w:cs="Arial"/>
        </w:rPr>
        <w:t xml:space="preserve">0 litre/year * </w:t>
      </w:r>
      <w:r w:rsidRPr="000E6F59" w:rsidR="00D845FC">
        <w:t>3.135 kg CO</w:t>
      </w:r>
      <w:r w:rsidRPr="000E6F59" w:rsidR="00D845FC">
        <w:rPr>
          <w:vertAlign w:val="subscript"/>
        </w:rPr>
        <w:t>2eq</w:t>
      </w:r>
      <w:r w:rsidRPr="000E6F59" w:rsidR="00D845FC">
        <w:t xml:space="preserve"> per litre</w:t>
      </w:r>
      <w:r w:rsidRPr="000E6F59" w:rsidR="00D845FC">
        <w:rPr>
          <w:rFonts w:cs="Arial"/>
        </w:rPr>
        <w:t xml:space="preserve"> = </w:t>
      </w:r>
      <w:r>
        <w:rPr>
          <w:rFonts w:cs="Arial"/>
        </w:rPr>
        <w:t>400</w:t>
      </w:r>
      <w:r w:rsidRPr="000E6F59" w:rsidR="00D845FC">
        <w:rPr>
          <w:rFonts w:cs="Arial"/>
        </w:rPr>
        <w:t>,</w:t>
      </w:r>
      <w:r>
        <w:rPr>
          <w:rFonts w:cs="Arial"/>
        </w:rPr>
        <w:t>496</w:t>
      </w:r>
      <w:r w:rsidRPr="000E6F59" w:rsidR="00D845FC">
        <w:rPr>
          <w:rFonts w:cs="Arial"/>
        </w:rPr>
        <w:t xml:space="preserve"> kg CO</w:t>
      </w:r>
      <w:r w:rsidRPr="000E6F59" w:rsidR="00D845FC">
        <w:rPr>
          <w:rFonts w:cs="Arial"/>
          <w:vertAlign w:val="subscript"/>
        </w:rPr>
        <w:t>2eq</w:t>
      </w:r>
      <w:r w:rsidRPr="000E6F59" w:rsidR="00D845FC">
        <w:rPr>
          <w:rFonts w:cs="Arial"/>
        </w:rPr>
        <w:t xml:space="preserve">/yr, or </w:t>
      </w:r>
      <w:r>
        <w:rPr>
          <w:rFonts w:cs="Arial"/>
        </w:rPr>
        <w:t>400.5</w:t>
      </w:r>
      <w:r w:rsidRPr="000E6F59" w:rsidR="00D845FC">
        <w:rPr>
          <w:rFonts w:cs="Arial"/>
        </w:rPr>
        <w:t xml:space="preserve"> ton CO</w:t>
      </w:r>
      <w:r w:rsidRPr="000E6F59" w:rsidR="00D845FC">
        <w:rPr>
          <w:rFonts w:cs="Arial"/>
          <w:vertAlign w:val="subscript"/>
        </w:rPr>
        <w:t>2eq</w:t>
      </w:r>
      <w:r w:rsidRPr="000E6F59" w:rsidR="00D845FC">
        <w:rPr>
          <w:rFonts w:cs="Arial"/>
        </w:rPr>
        <w:t>/yr.</w:t>
      </w:r>
    </w:p>
    <w:p w:rsidRPr="000E6F59" w:rsidR="009658BC" w:rsidP="009658BC" w:rsidRDefault="009658BC" w14:paraId="0C4E5F66" w14:textId="77777777"/>
    <w:p w:rsidRPr="000E6F59" w:rsidR="009658BC" w:rsidP="009658BC" w:rsidRDefault="009658BC" w14:paraId="35AE70D8" w14:textId="77777777">
      <w:r w:rsidRPr="000E6F59">
        <w:t>Assuming a 15-year economic lifetime of the biomass plants, the accumulated direct emission reductions would be:</w:t>
      </w:r>
    </w:p>
    <w:p w:rsidRPr="000E6F59" w:rsidR="009658BC" w:rsidP="009658BC" w:rsidRDefault="009658BC" w14:paraId="002BEF6E" w14:textId="77777777">
      <w:pPr>
        <w:ind w:left="720"/>
      </w:pPr>
      <w:r w:rsidRPr="000E6F59">
        <w:t xml:space="preserve">15 years * </w:t>
      </w:r>
      <w:r w:rsidR="00C44D18">
        <w:rPr>
          <w:rFonts w:cs="Arial"/>
        </w:rPr>
        <w:t>400</w:t>
      </w:r>
      <w:r w:rsidRPr="000E6F59">
        <w:rPr>
          <w:rFonts w:cs="Arial"/>
        </w:rPr>
        <w:t>.6 ton CO</w:t>
      </w:r>
      <w:r w:rsidRPr="000E6F59">
        <w:rPr>
          <w:rFonts w:cs="Arial"/>
          <w:vertAlign w:val="subscript"/>
        </w:rPr>
        <w:t>2eq</w:t>
      </w:r>
      <w:r w:rsidR="00C44D18">
        <w:rPr>
          <w:rFonts w:cs="Arial"/>
        </w:rPr>
        <w:t>/yr = 6</w:t>
      </w:r>
      <w:r w:rsidRPr="000E6F59">
        <w:rPr>
          <w:rFonts w:cs="Arial"/>
        </w:rPr>
        <w:t>,</w:t>
      </w:r>
      <w:r w:rsidR="00C44D18">
        <w:rPr>
          <w:rFonts w:cs="Arial"/>
        </w:rPr>
        <w:t>007</w:t>
      </w:r>
      <w:r w:rsidRPr="000E6F59">
        <w:rPr>
          <w:rFonts w:cs="Arial"/>
        </w:rPr>
        <w:t xml:space="preserve"> ton CO</w:t>
      </w:r>
      <w:r w:rsidRPr="000E6F59">
        <w:rPr>
          <w:rFonts w:cs="Arial"/>
          <w:vertAlign w:val="subscript"/>
        </w:rPr>
        <w:t>2eq</w:t>
      </w:r>
      <w:r w:rsidR="00C44D18">
        <w:rPr>
          <w:rFonts w:cs="Arial"/>
        </w:rPr>
        <w:t xml:space="preserve"> (or 6.0</w:t>
      </w:r>
      <w:r w:rsidRPr="000E6F59">
        <w:rPr>
          <w:rFonts w:cs="Arial"/>
        </w:rPr>
        <w:t xml:space="preserve"> kton CO</w:t>
      </w:r>
      <w:r w:rsidRPr="000E6F59">
        <w:rPr>
          <w:rFonts w:cs="Arial"/>
          <w:vertAlign w:val="subscript"/>
        </w:rPr>
        <w:t>2eq</w:t>
      </w:r>
      <w:r w:rsidRPr="000E6F59">
        <w:rPr>
          <w:rFonts w:cs="Arial"/>
        </w:rPr>
        <w:t>).</w:t>
      </w:r>
    </w:p>
    <w:p w:rsidRPr="00376EC5" w:rsidR="000977BE" w:rsidP="009658BC" w:rsidRDefault="000977BE" w14:paraId="308D0416" w14:textId="77777777"/>
    <w:p w:rsidR="00DB1657" w:rsidP="009658BC" w:rsidRDefault="00DB1657" w14:paraId="5C022798" w14:textId="77777777">
      <w:pPr>
        <w:rPr>
          <w:u w:val="single"/>
        </w:rPr>
      </w:pPr>
    </w:p>
    <w:p w:rsidRPr="000E6F59" w:rsidR="009658BC" w:rsidP="009658BC" w:rsidRDefault="009658BC" w14:paraId="2CE29184" w14:textId="77777777">
      <w:pPr>
        <w:rPr>
          <w:u w:val="single"/>
        </w:rPr>
      </w:pPr>
      <w:r w:rsidRPr="000E6F59">
        <w:rPr>
          <w:u w:val="single"/>
        </w:rPr>
        <w:t>Biogas</w:t>
      </w:r>
    </w:p>
    <w:p w:rsidRPr="000E6F59" w:rsidR="009658BC" w:rsidP="009658BC" w:rsidRDefault="009658BC" w14:paraId="0AF54ECC" w14:textId="77777777">
      <w:r w:rsidRPr="000E6F59">
        <w:t xml:space="preserve">The Project pursues the installation of five demonstration pilots using biogas technology under the agroenergy farm concept. These pilots will be selected and detailed in the first phase of the Project. For simplicity, here it is assumed that the five </w:t>
      </w:r>
      <w:r w:rsidR="00C354C6">
        <w:t>biodigester</w:t>
      </w:r>
      <w:r w:rsidRPr="000E6F59">
        <w:t>s will, in total, process the manure of 500 pigs (100 animals per farm is a representative figure for the sector, which ranges from 20 to more than 200 animals per producer). The total manure produced is:</w:t>
      </w:r>
    </w:p>
    <w:p w:rsidRPr="000E6F59" w:rsidR="009658BC" w:rsidP="009658BC" w:rsidRDefault="009658BC" w14:paraId="7FDC936A" w14:textId="77777777">
      <w:pPr>
        <w:ind w:left="720"/>
      </w:pPr>
      <w:r w:rsidRPr="000E6F59">
        <w:t>500 animals * 4 kg /day per animal = 2,000 kg/day.</w:t>
      </w:r>
    </w:p>
    <w:p w:rsidRPr="000E6F59" w:rsidR="009658BC" w:rsidP="009658BC" w:rsidRDefault="009658BC" w14:paraId="4C104943" w14:textId="77777777"/>
    <w:p w:rsidRPr="000E6F59" w:rsidR="009658BC" w:rsidP="009658BC" w:rsidRDefault="009658BC" w14:paraId="27D75DA4" w14:textId="77777777">
      <w:r w:rsidRPr="000E6F59">
        <w:t>The daily volume of biogas produced is:</w:t>
      </w:r>
    </w:p>
    <w:p w:rsidRPr="000E6F59" w:rsidR="009658BC" w:rsidP="009658BC" w:rsidRDefault="009658BC" w14:paraId="0C302F4D" w14:textId="77777777">
      <w:pPr>
        <w:ind w:left="720"/>
      </w:pPr>
      <w:r w:rsidRPr="000E6F59">
        <w:t>2,000 kg/day * 0.054 m</w:t>
      </w:r>
      <w:r w:rsidRPr="000E6F59">
        <w:rPr>
          <w:vertAlign w:val="superscript"/>
        </w:rPr>
        <w:t>3</w:t>
      </w:r>
      <w:r w:rsidRPr="000E6F59">
        <w:t>/kg = 108 m</w:t>
      </w:r>
      <w:r w:rsidRPr="000E6F59">
        <w:rPr>
          <w:vertAlign w:val="superscript"/>
        </w:rPr>
        <w:t>3</w:t>
      </w:r>
      <w:r w:rsidRPr="000E6F59">
        <w:t>/day.</w:t>
      </w:r>
    </w:p>
    <w:p w:rsidRPr="000E6F59" w:rsidR="009658BC" w:rsidP="009658BC" w:rsidRDefault="009658BC" w14:paraId="2F9364D5" w14:textId="77777777"/>
    <w:p w:rsidRPr="000E6F59" w:rsidR="009658BC" w:rsidP="009658BC" w:rsidRDefault="009658BC" w14:paraId="448FFA46" w14:textId="77777777">
      <w:r w:rsidRPr="000E6F59">
        <w:t>The annual energy production is:</w:t>
      </w:r>
    </w:p>
    <w:p w:rsidRPr="000E6F59" w:rsidR="009658BC" w:rsidP="009658BC" w:rsidRDefault="00D845FC" w14:paraId="6281206D" w14:textId="77777777">
      <w:pPr>
        <w:ind w:left="720"/>
      </w:pPr>
      <w:r>
        <w:t>108</w:t>
      </w:r>
      <w:r w:rsidRPr="000E6F59">
        <w:t xml:space="preserve"> m</w:t>
      </w:r>
      <w:r w:rsidRPr="000E6F59">
        <w:rPr>
          <w:vertAlign w:val="superscript"/>
        </w:rPr>
        <w:t>3</w:t>
      </w:r>
      <w:r w:rsidRPr="000E6F59">
        <w:t>/day * 365 days * 6 kWh/m</w:t>
      </w:r>
      <w:r w:rsidRPr="000E6F59">
        <w:rPr>
          <w:vertAlign w:val="superscript"/>
        </w:rPr>
        <w:t>3</w:t>
      </w:r>
      <w:r w:rsidRPr="000E6F59">
        <w:t xml:space="preserve"> = 236.5 MWh/yr.</w:t>
      </w:r>
    </w:p>
    <w:p w:rsidRPr="000E6F59" w:rsidR="009658BC" w:rsidP="009658BC" w:rsidRDefault="009658BC" w14:paraId="0EC5DD01" w14:textId="77777777"/>
    <w:p w:rsidRPr="000E6F59" w:rsidR="009658BC" w:rsidP="009658BC" w:rsidRDefault="009658BC" w14:paraId="57BC15F3" w14:textId="77777777">
      <w:r w:rsidRPr="000E6F59">
        <w:t>This is equivalent to the energy content (heat) of: 23,093 litre of diesel fuel (equivalent to 145.2 barrels).</w:t>
      </w:r>
    </w:p>
    <w:p w:rsidRPr="000E6F59" w:rsidR="009658BC" w:rsidP="009658BC" w:rsidRDefault="009658BC" w14:paraId="65A2FA05" w14:textId="77777777"/>
    <w:p w:rsidRPr="000E6F59" w:rsidR="009658BC" w:rsidP="009658BC" w:rsidRDefault="009658BC" w14:paraId="385E7D7D" w14:textId="77777777">
      <w:pPr>
        <w:rPr>
          <w:rFonts w:cs="Arial"/>
        </w:rPr>
      </w:pPr>
      <w:r w:rsidRPr="000E6F59">
        <w:t>At a CO</w:t>
      </w:r>
      <w:r w:rsidRPr="000E6F59">
        <w:rPr>
          <w:vertAlign w:val="subscript"/>
        </w:rPr>
        <w:t>2</w:t>
      </w:r>
      <w:r w:rsidRPr="000E6F59">
        <w:t xml:space="preserve"> intensity for diesel fuel of 3.135 kg CO</w:t>
      </w:r>
      <w:r w:rsidRPr="000E6F59">
        <w:rPr>
          <w:vertAlign w:val="subscript"/>
        </w:rPr>
        <w:t>2eq</w:t>
      </w:r>
      <w:r w:rsidRPr="000E6F59">
        <w:t xml:space="preserve"> per litre, the </w:t>
      </w:r>
      <w:r w:rsidRPr="000E6F59">
        <w:rPr>
          <w:rFonts w:cs="Arial"/>
        </w:rPr>
        <w:t>emission savings from replaced fossil fuel (diesel) are of the order of:</w:t>
      </w:r>
    </w:p>
    <w:p w:rsidRPr="000E6F59" w:rsidR="009658BC" w:rsidP="009658BC" w:rsidRDefault="00D845FC" w14:paraId="1C00FEED" w14:textId="77777777">
      <w:pPr>
        <w:ind w:left="720"/>
        <w:rPr>
          <w:rFonts w:cs="Arial"/>
        </w:rPr>
      </w:pPr>
      <w:r w:rsidRPr="000E6F59">
        <w:rPr>
          <w:rFonts w:cs="Arial"/>
        </w:rPr>
        <w:t xml:space="preserve">23,093 litre/year * </w:t>
      </w:r>
      <w:r w:rsidRPr="000E6F59">
        <w:t>3.135 kg CO</w:t>
      </w:r>
      <w:r w:rsidRPr="000E6F59">
        <w:rPr>
          <w:vertAlign w:val="subscript"/>
        </w:rPr>
        <w:t>2eq</w:t>
      </w:r>
      <w:r w:rsidRPr="000E6F59">
        <w:t xml:space="preserve"> per litre</w:t>
      </w:r>
      <w:r w:rsidRPr="000E6F59">
        <w:rPr>
          <w:rFonts w:cs="Arial"/>
        </w:rPr>
        <w:t xml:space="preserve"> = 72,397 kg CO</w:t>
      </w:r>
      <w:r w:rsidRPr="000E6F59">
        <w:rPr>
          <w:rFonts w:cs="Arial"/>
          <w:vertAlign w:val="subscript"/>
        </w:rPr>
        <w:t>2eq</w:t>
      </w:r>
      <w:r>
        <w:rPr>
          <w:rFonts w:cs="Arial"/>
        </w:rPr>
        <w:t>/yr,</w:t>
      </w:r>
      <w:r w:rsidRPr="000E6F59">
        <w:rPr>
          <w:rFonts w:cs="Arial"/>
        </w:rPr>
        <w:t xml:space="preserve"> or 72.4 ton CO</w:t>
      </w:r>
      <w:r w:rsidRPr="000E6F59">
        <w:rPr>
          <w:rFonts w:cs="Arial"/>
          <w:vertAlign w:val="subscript"/>
        </w:rPr>
        <w:t>2eq</w:t>
      </w:r>
      <w:r w:rsidRPr="000E6F59">
        <w:rPr>
          <w:rFonts w:cs="Arial"/>
        </w:rPr>
        <w:t>/yr.</w:t>
      </w:r>
    </w:p>
    <w:p w:rsidRPr="000E6F59" w:rsidR="009658BC" w:rsidP="009658BC" w:rsidRDefault="009658BC" w14:paraId="6D408DC1" w14:textId="77777777"/>
    <w:p w:rsidRPr="000E6F59" w:rsidR="009658BC" w:rsidP="009658BC" w:rsidRDefault="009658BC" w14:paraId="608B2623" w14:textId="77777777">
      <w:r w:rsidRPr="000E6F59">
        <w:t>Assuming a 10-year economic lifetime of the biomass plants, the accumulated direct emission reductions would be:</w:t>
      </w:r>
    </w:p>
    <w:p w:rsidRPr="000E6F59" w:rsidR="009658BC" w:rsidP="009658BC" w:rsidRDefault="009658BC" w14:paraId="554304D3" w14:textId="77777777">
      <w:pPr>
        <w:ind w:left="720"/>
      </w:pPr>
      <w:r w:rsidRPr="000E6F59">
        <w:t xml:space="preserve">10 years * </w:t>
      </w:r>
      <w:r w:rsidRPr="000E6F59">
        <w:rPr>
          <w:rFonts w:cs="Arial"/>
        </w:rPr>
        <w:t>72.4 ton CO</w:t>
      </w:r>
      <w:r w:rsidRPr="000E6F59">
        <w:rPr>
          <w:rFonts w:cs="Arial"/>
          <w:vertAlign w:val="subscript"/>
        </w:rPr>
        <w:t>2eq</w:t>
      </w:r>
      <w:r w:rsidRPr="000E6F59">
        <w:rPr>
          <w:rFonts w:cs="Arial"/>
        </w:rPr>
        <w:t>/yr = 724 ton CO</w:t>
      </w:r>
      <w:r w:rsidRPr="000E6F59">
        <w:rPr>
          <w:rFonts w:cs="Arial"/>
          <w:vertAlign w:val="subscript"/>
        </w:rPr>
        <w:t>2eq</w:t>
      </w:r>
      <w:r w:rsidRPr="000E6F59">
        <w:rPr>
          <w:rFonts w:cs="Arial"/>
        </w:rPr>
        <w:t xml:space="preserve"> (or 0.72 kton CO</w:t>
      </w:r>
      <w:r w:rsidRPr="000E6F59">
        <w:rPr>
          <w:rFonts w:cs="Arial"/>
          <w:vertAlign w:val="subscript"/>
        </w:rPr>
        <w:t>2eq</w:t>
      </w:r>
      <w:r w:rsidRPr="000E6F59">
        <w:rPr>
          <w:rFonts w:cs="Arial"/>
        </w:rPr>
        <w:t>).</w:t>
      </w:r>
    </w:p>
    <w:p w:rsidRPr="000E6F59" w:rsidR="009658BC" w:rsidP="009658BC" w:rsidRDefault="009658BC" w14:paraId="071CF304" w14:textId="77777777"/>
    <w:p w:rsidRPr="000E6F59" w:rsidR="009658BC" w:rsidP="009658BC" w:rsidRDefault="009658BC" w14:paraId="7CA38431" w14:textId="77777777">
      <w:r w:rsidRPr="000E6F59">
        <w:t>The total direct emission reductions attained by the Project are:</w:t>
      </w:r>
    </w:p>
    <w:p w:rsidRPr="000E6F59" w:rsidR="009658BC" w:rsidP="009658BC" w:rsidRDefault="00C44D18" w14:paraId="28133E4B" w14:textId="77777777">
      <w:pPr>
        <w:ind w:left="720"/>
      </w:pPr>
      <w:r>
        <w:rPr>
          <w:b/>
        </w:rPr>
        <w:t>6.0 + 0.72 = 6.7</w:t>
      </w:r>
      <w:r w:rsidRPr="000E6F59" w:rsidR="009658BC">
        <w:rPr>
          <w:b/>
        </w:rPr>
        <w:t xml:space="preserve"> </w:t>
      </w:r>
      <w:r w:rsidRPr="000E6F59" w:rsidR="009658BC">
        <w:rPr>
          <w:rFonts w:cs="Arial"/>
          <w:b/>
        </w:rPr>
        <w:t>kton CO</w:t>
      </w:r>
      <w:r w:rsidRPr="000E6F59" w:rsidR="009658BC">
        <w:rPr>
          <w:rFonts w:cs="Arial"/>
          <w:b/>
          <w:vertAlign w:val="subscript"/>
        </w:rPr>
        <w:t>2eq</w:t>
      </w:r>
      <w:r w:rsidRPr="000E6F59" w:rsidR="009658BC">
        <w:rPr>
          <w:rFonts w:cs="Arial"/>
        </w:rPr>
        <w:t>.</w:t>
      </w:r>
    </w:p>
    <w:p w:rsidRPr="000E6F59" w:rsidR="009658BC" w:rsidP="009658BC" w:rsidRDefault="009658BC" w14:paraId="05498BB5" w14:textId="77777777"/>
    <w:p w:rsidRPr="000E6F59" w:rsidR="009658BC" w:rsidP="009658BC" w:rsidRDefault="009658BC" w14:paraId="718144AA" w14:textId="77777777">
      <w:pPr>
        <w:rPr>
          <w:b/>
          <w:u w:val="single"/>
        </w:rPr>
      </w:pPr>
      <w:r w:rsidRPr="000E6F59">
        <w:rPr>
          <w:b/>
          <w:u w:val="single"/>
        </w:rPr>
        <w:t>Total emission reductions</w:t>
      </w:r>
    </w:p>
    <w:p w:rsidRPr="000E6F59" w:rsidR="009658BC" w:rsidP="009658BC" w:rsidRDefault="009658BC" w14:paraId="07342A84" w14:textId="77777777">
      <w:r w:rsidRPr="000E6F59">
        <w:t>The combined, total emission reductions attributable to the GEF project are estimated at:</w:t>
      </w:r>
    </w:p>
    <w:p w:rsidRPr="000E6F59" w:rsidR="009658BC" w:rsidP="009658BC" w:rsidRDefault="009658BC" w14:paraId="774FCE0F" w14:textId="77777777">
      <w:pPr>
        <w:rPr>
          <w:b/>
        </w:rPr>
      </w:pPr>
      <w:r w:rsidRPr="000E6F59">
        <w:tab/>
      </w:r>
      <w:r w:rsidRPr="000E6F59" w:rsidR="00D845FC">
        <w:rPr>
          <w:b/>
        </w:rPr>
        <w:t>199.4</w:t>
      </w:r>
      <w:r w:rsidR="00C44D18">
        <w:rPr>
          <w:b/>
        </w:rPr>
        <w:t xml:space="preserve"> + 6.7</w:t>
      </w:r>
      <w:r w:rsidR="00D845FC">
        <w:rPr>
          <w:b/>
        </w:rPr>
        <w:t xml:space="preserve"> </w:t>
      </w:r>
      <w:r w:rsidR="00C44D18">
        <w:rPr>
          <w:b/>
        </w:rPr>
        <w:t>= 207.1</w:t>
      </w:r>
      <w:r w:rsidRPr="000E6F59" w:rsidR="00D845FC">
        <w:rPr>
          <w:b/>
        </w:rPr>
        <w:t xml:space="preserve"> kton CO</w:t>
      </w:r>
      <w:r w:rsidRPr="000E6F59" w:rsidR="00D845FC">
        <w:rPr>
          <w:b/>
          <w:vertAlign w:val="subscript"/>
        </w:rPr>
        <w:t>2eq</w:t>
      </w:r>
      <w:r w:rsidRPr="000E6F59" w:rsidR="00D845FC">
        <w:rPr>
          <w:b/>
        </w:rPr>
        <w:t>.</w:t>
      </w:r>
    </w:p>
    <w:p w:rsidRPr="000E6F59" w:rsidR="009658BC" w:rsidP="009658BC" w:rsidRDefault="009658BC" w14:paraId="4BA119EC" w14:textId="77777777"/>
    <w:p w:rsidRPr="000E6F59" w:rsidR="002563AE" w:rsidP="007B5D0D" w:rsidRDefault="002563AE" w14:paraId="7E6C51F7" w14:textId="77777777">
      <w:pPr>
        <w:rPr>
          <w:rFonts w:cs="Arial"/>
          <w:szCs w:val="22"/>
        </w:rPr>
      </w:pPr>
    </w:p>
    <w:p w:rsidRPr="000E6F59" w:rsidR="009658BC" w:rsidP="00573D42" w:rsidRDefault="009658BC" w14:paraId="1C916BC4" w14:textId="77777777">
      <w:pPr>
        <w:pStyle w:val="Heading2"/>
      </w:pPr>
      <w:bookmarkStart w:name="_Toc390516927" w:id="180"/>
    </w:p>
    <w:p w:rsidR="00940A5F" w:rsidP="00573D42" w:rsidRDefault="006912F9" w14:paraId="11DFFB93" w14:textId="76BE8F91">
      <w:pPr>
        <w:pStyle w:val="Heading2"/>
      </w:pPr>
      <w:r w:rsidRPr="000E6F59">
        <w:br w:type="page"/>
      </w:r>
      <w:bookmarkStart w:name="_Toc395732971" w:id="181"/>
      <w:bookmarkStart w:name="_Toc395786388" w:id="182"/>
      <w:bookmarkStart w:name="_Toc424291825" w:id="183"/>
      <w:r w:rsidRPr="000E6F59" w:rsidR="00940A5F">
        <w:t>ANNEX</w:t>
      </w:r>
      <w:r w:rsidRPr="000E6F59" w:rsidR="009821E2">
        <w:t xml:space="preserve"> E</w:t>
      </w:r>
      <w:r w:rsidRPr="000E6F59" w:rsidR="00940A5F">
        <w:tab/>
      </w:r>
      <w:bookmarkEnd w:id="180"/>
      <w:r w:rsidR="00551B59">
        <w:t>Market potential for biogas and biodiesel technology for small-scale f</w:t>
      </w:r>
      <w:r w:rsidRPr="000E6F59" w:rsidR="009821E2">
        <w:t>arming</w:t>
      </w:r>
      <w:bookmarkEnd w:id="181"/>
      <w:bookmarkEnd w:id="182"/>
      <w:bookmarkEnd w:id="183"/>
      <w:r w:rsidRPr="000E6F59" w:rsidR="009821E2">
        <w:t xml:space="preserve"> </w:t>
      </w:r>
    </w:p>
    <w:p w:rsidRPr="00DB1657" w:rsidR="00DB1657" w:rsidP="00DB1657" w:rsidRDefault="00DB1657" w14:paraId="2EC9A877" w14:textId="77777777"/>
    <w:p w:rsidRPr="00256EB0" w:rsidR="009821E2" w:rsidP="0027116F" w:rsidRDefault="009821E2" w14:paraId="58C2E0D0" w14:textId="77777777">
      <w:pPr>
        <w:rPr>
          <w:sz w:val="2"/>
          <w:u w:val="single"/>
        </w:rPr>
      </w:pPr>
    </w:p>
    <w:p w:rsidRPr="000E6F59" w:rsidR="0027116F" w:rsidP="009821E2" w:rsidRDefault="001515AC" w14:paraId="47375E0F" w14:textId="77777777">
      <w:pPr>
        <w:pStyle w:val="Heading3"/>
        <w:rPr>
          <w:lang w:val="en-GB"/>
        </w:rPr>
      </w:pPr>
      <w:r w:rsidRPr="000E6F59">
        <w:rPr>
          <w:lang w:val="en-GB"/>
        </w:rPr>
        <w:t xml:space="preserve">1. </w:t>
      </w:r>
      <w:r w:rsidRPr="000E6F59" w:rsidR="0027116F">
        <w:rPr>
          <w:lang w:val="en-GB"/>
        </w:rPr>
        <w:t>Indicative estimate of land area suited for Jatropha production</w:t>
      </w:r>
    </w:p>
    <w:p w:rsidR="0027116F" w:rsidP="0027116F" w:rsidRDefault="0027116F" w14:paraId="32203EC4" w14:textId="77777777">
      <w:r w:rsidRPr="000E6F59">
        <w:t>The following table provides an overview of land use for agricultural and cattle farming in Cuba. The data are based on the Report "Land use and ownership in Cuba" published by the National Office for Statistics</w:t>
      </w:r>
      <w:r w:rsidR="00820159">
        <w:t xml:space="preserve"> and Information</w:t>
      </w:r>
      <w:r w:rsidRPr="000E6F59">
        <w:t xml:space="preserve"> (ONE</w:t>
      </w:r>
      <w:r w:rsidR="00820159">
        <w:t>I</w:t>
      </w:r>
      <w:r w:rsidRPr="000E6F59">
        <w:t>) in May 2008.</w:t>
      </w:r>
    </w:p>
    <w:p w:rsidRPr="000E6F59" w:rsidR="00DB1657" w:rsidP="0027116F" w:rsidRDefault="00DB1657" w14:paraId="793E3731" w14:textId="77777777"/>
    <w:tbl>
      <w:tblPr>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87"/>
        <w:gridCol w:w="2124"/>
        <w:gridCol w:w="993"/>
      </w:tblGrid>
      <w:tr w:rsidRPr="000E6F59" w:rsidR="00056DC7" w:rsidTr="00D649DF" w14:paraId="2628FABE" w14:textId="77777777">
        <w:tc>
          <w:tcPr>
            <w:tcW w:w="6804" w:type="dxa"/>
            <w:gridSpan w:val="3"/>
          </w:tcPr>
          <w:p w:rsidRPr="000E6F59" w:rsidR="00056DC7" w:rsidP="00056DC7" w:rsidRDefault="00056DC7" w14:paraId="1A14AC76" w14:textId="77777777">
            <w:pPr>
              <w:rPr>
                <w:smallCaps/>
                <w:szCs w:val="20"/>
              </w:rPr>
            </w:pPr>
            <w:r w:rsidRPr="000E6F59">
              <w:rPr>
                <w:smallCaps/>
                <w:szCs w:val="20"/>
              </w:rPr>
              <w:t>Land Area for Agriculture, Forestry and other Uses in Cuba</w:t>
            </w:r>
          </w:p>
        </w:tc>
      </w:tr>
      <w:tr w:rsidRPr="000E6F59" w:rsidR="0027116F" w:rsidTr="00D649DF" w14:paraId="40461564" w14:textId="77777777">
        <w:tc>
          <w:tcPr>
            <w:tcW w:w="3687" w:type="dxa"/>
          </w:tcPr>
          <w:p w:rsidRPr="000E6F59" w:rsidR="0027116F" w:rsidP="00D649DF" w:rsidRDefault="0027116F" w14:paraId="0D2816A1" w14:textId="77777777">
            <w:pPr>
              <w:rPr>
                <w:sz w:val="20"/>
                <w:szCs w:val="20"/>
              </w:rPr>
            </w:pPr>
            <w:r w:rsidRPr="000E6F59">
              <w:rPr>
                <w:sz w:val="20"/>
                <w:szCs w:val="20"/>
              </w:rPr>
              <w:t>Description</w:t>
            </w:r>
          </w:p>
        </w:tc>
        <w:tc>
          <w:tcPr>
            <w:tcW w:w="2124" w:type="dxa"/>
          </w:tcPr>
          <w:p w:rsidRPr="000E6F59" w:rsidR="0027116F" w:rsidP="00D649DF" w:rsidRDefault="0027116F" w14:paraId="55F8DC87" w14:textId="77777777">
            <w:pPr>
              <w:rPr>
                <w:sz w:val="20"/>
                <w:szCs w:val="20"/>
              </w:rPr>
            </w:pPr>
            <w:r w:rsidRPr="000E6F59">
              <w:rPr>
                <w:sz w:val="20"/>
                <w:szCs w:val="20"/>
              </w:rPr>
              <w:t>Area (in 1,000 ha)</w:t>
            </w:r>
          </w:p>
        </w:tc>
        <w:tc>
          <w:tcPr>
            <w:tcW w:w="993" w:type="dxa"/>
          </w:tcPr>
          <w:p w:rsidRPr="000E6F59" w:rsidR="0027116F" w:rsidP="00D649DF" w:rsidRDefault="0027116F" w14:paraId="4731102B" w14:textId="77777777">
            <w:pPr>
              <w:rPr>
                <w:sz w:val="20"/>
                <w:szCs w:val="20"/>
              </w:rPr>
            </w:pPr>
          </w:p>
        </w:tc>
      </w:tr>
      <w:tr w:rsidRPr="000E6F59" w:rsidR="0027116F" w:rsidTr="00D649DF" w14:paraId="6F790F38" w14:textId="77777777">
        <w:tc>
          <w:tcPr>
            <w:tcW w:w="3687" w:type="dxa"/>
          </w:tcPr>
          <w:p w:rsidRPr="000E6F59" w:rsidR="0027116F" w:rsidP="00D649DF" w:rsidRDefault="0027116F" w14:paraId="5BAF7A03" w14:textId="77777777">
            <w:pPr>
              <w:rPr>
                <w:b/>
                <w:sz w:val="20"/>
                <w:szCs w:val="20"/>
              </w:rPr>
            </w:pPr>
            <w:r w:rsidRPr="000E6F59">
              <w:rPr>
                <w:b/>
                <w:sz w:val="20"/>
                <w:szCs w:val="20"/>
              </w:rPr>
              <w:t>Total</w:t>
            </w:r>
          </w:p>
        </w:tc>
        <w:tc>
          <w:tcPr>
            <w:tcW w:w="2124" w:type="dxa"/>
          </w:tcPr>
          <w:p w:rsidRPr="000E6F59" w:rsidR="0027116F" w:rsidP="00D649DF" w:rsidRDefault="0027116F" w14:paraId="75E8B960" w14:textId="77777777">
            <w:pPr>
              <w:rPr>
                <w:b/>
                <w:sz w:val="20"/>
                <w:szCs w:val="20"/>
              </w:rPr>
            </w:pPr>
            <w:r w:rsidRPr="000E6F59">
              <w:rPr>
                <w:b/>
                <w:sz w:val="20"/>
                <w:szCs w:val="20"/>
              </w:rPr>
              <w:t>10,988.6</w:t>
            </w:r>
          </w:p>
        </w:tc>
        <w:tc>
          <w:tcPr>
            <w:tcW w:w="993" w:type="dxa"/>
          </w:tcPr>
          <w:p w:rsidRPr="000E6F59" w:rsidR="0027116F" w:rsidP="00D649DF" w:rsidRDefault="0027116F" w14:paraId="7C1C947A" w14:textId="77777777">
            <w:pPr>
              <w:rPr>
                <w:b/>
                <w:sz w:val="20"/>
                <w:szCs w:val="20"/>
              </w:rPr>
            </w:pPr>
            <w:r w:rsidRPr="000E6F59">
              <w:rPr>
                <w:b/>
                <w:sz w:val="20"/>
                <w:szCs w:val="20"/>
              </w:rPr>
              <w:t>100.0%</w:t>
            </w:r>
          </w:p>
        </w:tc>
      </w:tr>
      <w:tr w:rsidRPr="000E6F59" w:rsidR="0027116F" w:rsidTr="00D649DF" w14:paraId="1A22757A" w14:textId="77777777">
        <w:tc>
          <w:tcPr>
            <w:tcW w:w="3687" w:type="dxa"/>
          </w:tcPr>
          <w:p w:rsidRPr="000E6F59" w:rsidR="0027116F" w:rsidP="00D649DF" w:rsidRDefault="0027116F" w14:paraId="1249BDC6" w14:textId="77777777">
            <w:pPr>
              <w:rPr>
                <w:sz w:val="20"/>
                <w:szCs w:val="20"/>
              </w:rPr>
            </w:pPr>
            <w:r w:rsidRPr="000E6F59">
              <w:rPr>
                <w:sz w:val="20"/>
                <w:szCs w:val="20"/>
              </w:rPr>
              <w:t>Keys</w:t>
            </w:r>
          </w:p>
        </w:tc>
        <w:tc>
          <w:tcPr>
            <w:tcW w:w="2124" w:type="dxa"/>
          </w:tcPr>
          <w:p w:rsidRPr="000E6F59" w:rsidR="0027116F" w:rsidP="00D649DF" w:rsidRDefault="0027116F" w14:paraId="32021418" w14:textId="77777777">
            <w:pPr>
              <w:rPr>
                <w:sz w:val="20"/>
                <w:szCs w:val="20"/>
              </w:rPr>
            </w:pPr>
            <w:r w:rsidRPr="000E6F59">
              <w:rPr>
                <w:sz w:val="20"/>
                <w:szCs w:val="20"/>
              </w:rPr>
              <w:t>312.6</w:t>
            </w:r>
          </w:p>
        </w:tc>
        <w:tc>
          <w:tcPr>
            <w:tcW w:w="993" w:type="dxa"/>
          </w:tcPr>
          <w:p w:rsidRPr="000E6F59" w:rsidR="0027116F" w:rsidP="00D649DF" w:rsidRDefault="0027116F" w14:paraId="14C9BB48" w14:textId="77777777">
            <w:pPr>
              <w:rPr>
                <w:sz w:val="20"/>
                <w:szCs w:val="20"/>
              </w:rPr>
            </w:pPr>
            <w:r w:rsidRPr="000E6F59">
              <w:rPr>
                <w:sz w:val="20"/>
                <w:szCs w:val="20"/>
              </w:rPr>
              <w:t>2.8%</w:t>
            </w:r>
          </w:p>
        </w:tc>
      </w:tr>
      <w:tr w:rsidRPr="000E6F59" w:rsidR="0027116F" w:rsidTr="00D649DF" w14:paraId="7387727F" w14:textId="77777777">
        <w:tc>
          <w:tcPr>
            <w:tcW w:w="3687" w:type="dxa"/>
          </w:tcPr>
          <w:p w:rsidRPr="000E6F59" w:rsidR="0027116F" w:rsidP="00D649DF" w:rsidRDefault="0027116F" w14:paraId="37018544" w14:textId="77777777">
            <w:pPr>
              <w:rPr>
                <w:sz w:val="20"/>
                <w:szCs w:val="20"/>
              </w:rPr>
            </w:pPr>
            <w:r w:rsidRPr="000E6F59">
              <w:rPr>
                <w:sz w:val="20"/>
                <w:szCs w:val="20"/>
              </w:rPr>
              <w:t>Mainland</w:t>
            </w:r>
          </w:p>
        </w:tc>
        <w:tc>
          <w:tcPr>
            <w:tcW w:w="2124" w:type="dxa"/>
          </w:tcPr>
          <w:p w:rsidRPr="000E6F59" w:rsidR="0027116F" w:rsidP="00D649DF" w:rsidRDefault="0027116F" w14:paraId="5062412B" w14:textId="77777777">
            <w:pPr>
              <w:rPr>
                <w:sz w:val="20"/>
                <w:szCs w:val="20"/>
              </w:rPr>
            </w:pPr>
            <w:r w:rsidRPr="000E6F59">
              <w:rPr>
                <w:sz w:val="20"/>
                <w:szCs w:val="20"/>
              </w:rPr>
              <w:t>10,676</w:t>
            </w:r>
          </w:p>
        </w:tc>
        <w:tc>
          <w:tcPr>
            <w:tcW w:w="993" w:type="dxa"/>
          </w:tcPr>
          <w:p w:rsidRPr="000E6F59" w:rsidR="0027116F" w:rsidP="00D649DF" w:rsidRDefault="0027116F" w14:paraId="646AE2B0" w14:textId="77777777">
            <w:pPr>
              <w:rPr>
                <w:sz w:val="20"/>
                <w:szCs w:val="20"/>
              </w:rPr>
            </w:pPr>
            <w:r w:rsidRPr="000E6F59">
              <w:rPr>
                <w:sz w:val="20"/>
                <w:szCs w:val="20"/>
              </w:rPr>
              <w:t>97.2%</w:t>
            </w:r>
          </w:p>
        </w:tc>
      </w:tr>
      <w:tr w:rsidRPr="000E6F59" w:rsidR="0027116F" w:rsidTr="00D649DF" w14:paraId="067DB29B" w14:textId="77777777">
        <w:tc>
          <w:tcPr>
            <w:tcW w:w="3687" w:type="dxa"/>
          </w:tcPr>
          <w:p w:rsidRPr="000E6F59" w:rsidR="0027116F" w:rsidP="00D649DF" w:rsidRDefault="0027116F" w14:paraId="2E4055F1" w14:textId="77777777">
            <w:pPr>
              <w:rPr>
                <w:b/>
                <w:sz w:val="20"/>
                <w:szCs w:val="20"/>
              </w:rPr>
            </w:pPr>
            <w:r w:rsidRPr="000E6F59">
              <w:rPr>
                <w:b/>
                <w:sz w:val="20"/>
                <w:szCs w:val="20"/>
              </w:rPr>
              <w:t>Agriculture</w:t>
            </w:r>
          </w:p>
        </w:tc>
        <w:tc>
          <w:tcPr>
            <w:tcW w:w="2124" w:type="dxa"/>
          </w:tcPr>
          <w:p w:rsidRPr="000E6F59" w:rsidR="0027116F" w:rsidP="00D649DF" w:rsidRDefault="0027116F" w14:paraId="752DD64A" w14:textId="77777777">
            <w:pPr>
              <w:rPr>
                <w:b/>
                <w:sz w:val="20"/>
                <w:szCs w:val="20"/>
              </w:rPr>
            </w:pPr>
            <w:r w:rsidRPr="000E6F59">
              <w:rPr>
                <w:b/>
                <w:sz w:val="20"/>
                <w:szCs w:val="20"/>
              </w:rPr>
              <w:t>6,619.5</w:t>
            </w:r>
          </w:p>
        </w:tc>
        <w:tc>
          <w:tcPr>
            <w:tcW w:w="993" w:type="dxa"/>
          </w:tcPr>
          <w:p w:rsidRPr="000E6F59" w:rsidR="0027116F" w:rsidP="00D649DF" w:rsidRDefault="0027116F" w14:paraId="7A82C99E" w14:textId="77777777">
            <w:pPr>
              <w:rPr>
                <w:b/>
                <w:sz w:val="20"/>
                <w:szCs w:val="20"/>
              </w:rPr>
            </w:pPr>
            <w:r w:rsidRPr="000E6F59">
              <w:rPr>
                <w:b/>
                <w:sz w:val="20"/>
                <w:szCs w:val="20"/>
              </w:rPr>
              <w:t>60.2%</w:t>
            </w:r>
          </w:p>
        </w:tc>
      </w:tr>
      <w:tr w:rsidRPr="000E6F59" w:rsidR="0027116F" w:rsidTr="00D649DF" w14:paraId="135B64B5" w14:textId="77777777">
        <w:tc>
          <w:tcPr>
            <w:tcW w:w="3687" w:type="dxa"/>
          </w:tcPr>
          <w:p w:rsidRPr="000E6F59" w:rsidR="0027116F" w:rsidP="00D649DF" w:rsidRDefault="0027116F" w14:paraId="1F398FB2" w14:textId="77777777">
            <w:pPr>
              <w:rPr>
                <w:sz w:val="20"/>
                <w:szCs w:val="20"/>
              </w:rPr>
            </w:pPr>
            <w:r w:rsidRPr="000E6F59">
              <w:rPr>
                <w:sz w:val="20"/>
                <w:szCs w:val="20"/>
              </w:rPr>
              <w:t>Cultivated</w:t>
            </w:r>
          </w:p>
        </w:tc>
        <w:tc>
          <w:tcPr>
            <w:tcW w:w="2124" w:type="dxa"/>
          </w:tcPr>
          <w:p w:rsidRPr="000E6F59" w:rsidR="0027116F" w:rsidP="00D649DF" w:rsidRDefault="0027116F" w14:paraId="7E4A59A8" w14:textId="77777777">
            <w:pPr>
              <w:rPr>
                <w:sz w:val="20"/>
                <w:szCs w:val="20"/>
              </w:rPr>
            </w:pPr>
            <w:r w:rsidRPr="000E6F59">
              <w:rPr>
                <w:sz w:val="20"/>
                <w:szCs w:val="20"/>
              </w:rPr>
              <w:t>2,988.5</w:t>
            </w:r>
          </w:p>
        </w:tc>
        <w:tc>
          <w:tcPr>
            <w:tcW w:w="993" w:type="dxa"/>
          </w:tcPr>
          <w:p w:rsidRPr="000E6F59" w:rsidR="0027116F" w:rsidP="00D649DF" w:rsidRDefault="0027116F" w14:paraId="055E7281" w14:textId="77777777">
            <w:pPr>
              <w:rPr>
                <w:sz w:val="20"/>
                <w:szCs w:val="20"/>
              </w:rPr>
            </w:pPr>
            <w:r w:rsidRPr="000E6F59">
              <w:rPr>
                <w:sz w:val="20"/>
                <w:szCs w:val="20"/>
              </w:rPr>
              <w:t>27.2%</w:t>
            </w:r>
          </w:p>
        </w:tc>
      </w:tr>
      <w:tr w:rsidRPr="000E6F59" w:rsidR="0027116F" w:rsidTr="00D649DF" w14:paraId="21048B92" w14:textId="77777777">
        <w:tc>
          <w:tcPr>
            <w:tcW w:w="3687" w:type="dxa"/>
          </w:tcPr>
          <w:p w:rsidRPr="000E6F59" w:rsidR="0027116F" w:rsidP="00D649DF" w:rsidRDefault="0027116F" w14:paraId="34331CD1" w14:textId="77777777">
            <w:pPr>
              <w:rPr>
                <w:sz w:val="20"/>
                <w:szCs w:val="20"/>
              </w:rPr>
            </w:pPr>
            <w:r w:rsidRPr="000E6F59">
              <w:rPr>
                <w:sz w:val="20"/>
                <w:szCs w:val="20"/>
              </w:rPr>
              <w:t>Temporary</w:t>
            </w:r>
          </w:p>
        </w:tc>
        <w:tc>
          <w:tcPr>
            <w:tcW w:w="2124" w:type="dxa"/>
          </w:tcPr>
          <w:p w:rsidRPr="000E6F59" w:rsidR="0027116F" w:rsidP="00D649DF" w:rsidRDefault="0027116F" w14:paraId="27E54615" w14:textId="77777777">
            <w:pPr>
              <w:rPr>
                <w:sz w:val="20"/>
                <w:szCs w:val="20"/>
              </w:rPr>
            </w:pPr>
            <w:r w:rsidRPr="000E6F59">
              <w:rPr>
                <w:sz w:val="20"/>
                <w:szCs w:val="20"/>
              </w:rPr>
              <w:t>1,187.2</w:t>
            </w:r>
          </w:p>
        </w:tc>
        <w:tc>
          <w:tcPr>
            <w:tcW w:w="993" w:type="dxa"/>
          </w:tcPr>
          <w:p w:rsidRPr="000E6F59" w:rsidR="0027116F" w:rsidP="00D649DF" w:rsidRDefault="0027116F" w14:paraId="21BE6A66" w14:textId="77777777">
            <w:pPr>
              <w:rPr>
                <w:sz w:val="20"/>
                <w:szCs w:val="20"/>
              </w:rPr>
            </w:pPr>
            <w:r w:rsidRPr="000E6F59">
              <w:rPr>
                <w:sz w:val="20"/>
                <w:szCs w:val="20"/>
              </w:rPr>
              <w:t>10.8%</w:t>
            </w:r>
          </w:p>
        </w:tc>
      </w:tr>
      <w:tr w:rsidRPr="000E6F59" w:rsidR="0027116F" w:rsidTr="00D649DF" w14:paraId="3A3AB5EF" w14:textId="77777777">
        <w:tc>
          <w:tcPr>
            <w:tcW w:w="3687" w:type="dxa"/>
          </w:tcPr>
          <w:p w:rsidRPr="000E6F59" w:rsidR="0027116F" w:rsidP="00D649DF" w:rsidRDefault="0027116F" w14:paraId="466B2293" w14:textId="77777777">
            <w:pPr>
              <w:rPr>
                <w:b/>
                <w:sz w:val="20"/>
                <w:szCs w:val="20"/>
              </w:rPr>
            </w:pPr>
            <w:r w:rsidRPr="000E6F59">
              <w:rPr>
                <w:b/>
                <w:sz w:val="20"/>
                <w:szCs w:val="20"/>
              </w:rPr>
              <w:t>Not cultivated</w:t>
            </w:r>
          </w:p>
        </w:tc>
        <w:tc>
          <w:tcPr>
            <w:tcW w:w="2124" w:type="dxa"/>
          </w:tcPr>
          <w:p w:rsidRPr="000E6F59" w:rsidR="0027116F" w:rsidP="00D649DF" w:rsidRDefault="0027116F" w14:paraId="171A46A2" w14:textId="77777777">
            <w:pPr>
              <w:rPr>
                <w:b/>
                <w:sz w:val="20"/>
                <w:szCs w:val="20"/>
              </w:rPr>
            </w:pPr>
            <w:r w:rsidRPr="000E6F59">
              <w:rPr>
                <w:b/>
                <w:sz w:val="20"/>
                <w:szCs w:val="20"/>
              </w:rPr>
              <w:t>3,631</w:t>
            </w:r>
          </w:p>
        </w:tc>
        <w:tc>
          <w:tcPr>
            <w:tcW w:w="993" w:type="dxa"/>
          </w:tcPr>
          <w:p w:rsidRPr="000E6F59" w:rsidR="0027116F" w:rsidP="00D649DF" w:rsidRDefault="0027116F" w14:paraId="66147789" w14:textId="77777777">
            <w:pPr>
              <w:rPr>
                <w:b/>
                <w:sz w:val="20"/>
                <w:szCs w:val="20"/>
              </w:rPr>
            </w:pPr>
            <w:r w:rsidRPr="000E6F59">
              <w:rPr>
                <w:b/>
                <w:sz w:val="20"/>
                <w:szCs w:val="20"/>
              </w:rPr>
              <w:t>33.0%</w:t>
            </w:r>
          </w:p>
        </w:tc>
      </w:tr>
      <w:tr w:rsidRPr="000E6F59" w:rsidR="0027116F" w:rsidTr="00D649DF" w14:paraId="011028A7" w14:textId="77777777">
        <w:tc>
          <w:tcPr>
            <w:tcW w:w="3687" w:type="dxa"/>
          </w:tcPr>
          <w:p w:rsidRPr="000E6F59" w:rsidR="0027116F" w:rsidP="00D649DF" w:rsidRDefault="0027116F" w14:paraId="796272A1" w14:textId="77777777">
            <w:pPr>
              <w:rPr>
                <w:sz w:val="20"/>
                <w:szCs w:val="20"/>
              </w:rPr>
            </w:pPr>
            <w:r w:rsidRPr="000E6F59">
              <w:rPr>
                <w:sz w:val="20"/>
                <w:szCs w:val="20"/>
              </w:rPr>
              <w:t>Pasture and fodder</w:t>
            </w:r>
          </w:p>
        </w:tc>
        <w:tc>
          <w:tcPr>
            <w:tcW w:w="2124" w:type="dxa"/>
          </w:tcPr>
          <w:p w:rsidRPr="000E6F59" w:rsidR="0027116F" w:rsidP="00D649DF" w:rsidRDefault="0027116F" w14:paraId="50D47E67" w14:textId="77777777">
            <w:pPr>
              <w:rPr>
                <w:sz w:val="20"/>
                <w:szCs w:val="20"/>
              </w:rPr>
            </w:pPr>
            <w:r w:rsidRPr="000E6F59">
              <w:rPr>
                <w:sz w:val="20"/>
                <w:szCs w:val="20"/>
              </w:rPr>
              <w:t>2,398.2</w:t>
            </w:r>
          </w:p>
        </w:tc>
        <w:tc>
          <w:tcPr>
            <w:tcW w:w="993" w:type="dxa"/>
          </w:tcPr>
          <w:p w:rsidRPr="000E6F59" w:rsidR="0027116F" w:rsidP="00D649DF" w:rsidRDefault="0027116F" w14:paraId="03020F43" w14:textId="77777777">
            <w:pPr>
              <w:rPr>
                <w:sz w:val="20"/>
                <w:szCs w:val="20"/>
              </w:rPr>
            </w:pPr>
            <w:r w:rsidRPr="000E6F59">
              <w:rPr>
                <w:sz w:val="20"/>
                <w:szCs w:val="20"/>
              </w:rPr>
              <w:t>21.8%</w:t>
            </w:r>
          </w:p>
        </w:tc>
      </w:tr>
      <w:tr w:rsidRPr="000E6F59" w:rsidR="0027116F" w:rsidTr="00D649DF" w14:paraId="0028CCBD" w14:textId="77777777">
        <w:tc>
          <w:tcPr>
            <w:tcW w:w="3687" w:type="dxa"/>
          </w:tcPr>
          <w:p w:rsidRPr="000E6F59" w:rsidR="0027116F" w:rsidP="00D649DF" w:rsidRDefault="0027116F" w14:paraId="63F441B2" w14:textId="77777777">
            <w:pPr>
              <w:rPr>
                <w:sz w:val="20"/>
                <w:szCs w:val="20"/>
              </w:rPr>
            </w:pPr>
            <w:r w:rsidRPr="000E6F59">
              <w:rPr>
                <w:sz w:val="20"/>
                <w:szCs w:val="20"/>
              </w:rPr>
              <w:t>Idle</w:t>
            </w:r>
          </w:p>
        </w:tc>
        <w:tc>
          <w:tcPr>
            <w:tcW w:w="2124" w:type="dxa"/>
          </w:tcPr>
          <w:p w:rsidRPr="000E6F59" w:rsidR="0027116F" w:rsidP="00D649DF" w:rsidRDefault="0027116F" w14:paraId="2C892EE3" w14:textId="77777777">
            <w:pPr>
              <w:rPr>
                <w:sz w:val="20"/>
                <w:szCs w:val="20"/>
              </w:rPr>
            </w:pPr>
            <w:r w:rsidRPr="000E6F59">
              <w:rPr>
                <w:sz w:val="20"/>
                <w:szCs w:val="20"/>
              </w:rPr>
              <w:t>1,232.8</w:t>
            </w:r>
          </w:p>
        </w:tc>
        <w:tc>
          <w:tcPr>
            <w:tcW w:w="993" w:type="dxa"/>
          </w:tcPr>
          <w:p w:rsidRPr="000E6F59" w:rsidR="0027116F" w:rsidP="00D649DF" w:rsidRDefault="0027116F" w14:paraId="25D89069" w14:textId="77777777">
            <w:pPr>
              <w:rPr>
                <w:sz w:val="20"/>
                <w:szCs w:val="20"/>
              </w:rPr>
            </w:pPr>
            <w:r w:rsidRPr="000E6F59">
              <w:rPr>
                <w:sz w:val="20"/>
                <w:szCs w:val="20"/>
              </w:rPr>
              <w:t>11.2%</w:t>
            </w:r>
          </w:p>
        </w:tc>
      </w:tr>
      <w:tr w:rsidRPr="000E6F59" w:rsidR="0027116F" w:rsidTr="00D649DF" w14:paraId="5C2CD940" w14:textId="77777777">
        <w:tc>
          <w:tcPr>
            <w:tcW w:w="3687" w:type="dxa"/>
          </w:tcPr>
          <w:p w:rsidRPr="000E6F59" w:rsidR="0027116F" w:rsidP="00D649DF" w:rsidRDefault="0027116F" w14:paraId="384311CD" w14:textId="77777777">
            <w:pPr>
              <w:rPr>
                <w:b/>
                <w:sz w:val="20"/>
                <w:szCs w:val="20"/>
              </w:rPr>
            </w:pPr>
            <w:r w:rsidRPr="000E6F59">
              <w:rPr>
                <w:b/>
                <w:sz w:val="20"/>
                <w:szCs w:val="20"/>
              </w:rPr>
              <w:t>Non-agriculture</w:t>
            </w:r>
          </w:p>
        </w:tc>
        <w:tc>
          <w:tcPr>
            <w:tcW w:w="2124" w:type="dxa"/>
          </w:tcPr>
          <w:p w:rsidRPr="000E6F59" w:rsidR="0027116F" w:rsidP="00D649DF" w:rsidRDefault="0027116F" w14:paraId="000EC696" w14:textId="77777777">
            <w:pPr>
              <w:rPr>
                <w:b/>
                <w:sz w:val="20"/>
                <w:szCs w:val="20"/>
              </w:rPr>
            </w:pPr>
            <w:r w:rsidRPr="000E6F59">
              <w:rPr>
                <w:b/>
                <w:sz w:val="20"/>
                <w:szCs w:val="20"/>
              </w:rPr>
              <w:t>4,369.1</w:t>
            </w:r>
          </w:p>
        </w:tc>
        <w:tc>
          <w:tcPr>
            <w:tcW w:w="993" w:type="dxa"/>
          </w:tcPr>
          <w:p w:rsidRPr="000E6F59" w:rsidR="0027116F" w:rsidP="00D649DF" w:rsidRDefault="0027116F" w14:paraId="51E51393" w14:textId="77777777">
            <w:pPr>
              <w:rPr>
                <w:b/>
                <w:sz w:val="20"/>
                <w:szCs w:val="20"/>
              </w:rPr>
            </w:pPr>
            <w:r w:rsidRPr="000E6F59">
              <w:rPr>
                <w:b/>
                <w:sz w:val="20"/>
                <w:szCs w:val="20"/>
              </w:rPr>
              <w:t>39.8%</w:t>
            </w:r>
          </w:p>
        </w:tc>
      </w:tr>
      <w:tr w:rsidRPr="000E6F59" w:rsidR="0027116F" w:rsidTr="00D649DF" w14:paraId="1514B8FC" w14:textId="77777777">
        <w:tc>
          <w:tcPr>
            <w:tcW w:w="3687" w:type="dxa"/>
          </w:tcPr>
          <w:p w:rsidRPr="000E6F59" w:rsidR="0027116F" w:rsidP="00D649DF" w:rsidRDefault="0027116F" w14:paraId="3F97547A" w14:textId="77777777">
            <w:pPr>
              <w:rPr>
                <w:sz w:val="20"/>
                <w:szCs w:val="20"/>
              </w:rPr>
            </w:pPr>
            <w:r w:rsidRPr="000E6F59">
              <w:rPr>
                <w:sz w:val="20"/>
                <w:szCs w:val="20"/>
              </w:rPr>
              <w:t>Forestry (including deforested areas)</w:t>
            </w:r>
          </w:p>
        </w:tc>
        <w:tc>
          <w:tcPr>
            <w:tcW w:w="2124" w:type="dxa"/>
          </w:tcPr>
          <w:p w:rsidRPr="000E6F59" w:rsidR="0027116F" w:rsidP="00D649DF" w:rsidRDefault="0027116F" w14:paraId="2B909933" w14:textId="77777777">
            <w:pPr>
              <w:rPr>
                <w:sz w:val="20"/>
                <w:szCs w:val="20"/>
              </w:rPr>
            </w:pPr>
            <w:r w:rsidRPr="000E6F59">
              <w:rPr>
                <w:sz w:val="20"/>
                <w:szCs w:val="20"/>
              </w:rPr>
              <w:t>3,047</w:t>
            </w:r>
          </w:p>
        </w:tc>
        <w:tc>
          <w:tcPr>
            <w:tcW w:w="993" w:type="dxa"/>
          </w:tcPr>
          <w:p w:rsidRPr="000E6F59" w:rsidR="0027116F" w:rsidP="00D649DF" w:rsidRDefault="0027116F" w14:paraId="6551FAF0" w14:textId="77777777">
            <w:pPr>
              <w:rPr>
                <w:sz w:val="20"/>
                <w:szCs w:val="20"/>
              </w:rPr>
            </w:pPr>
            <w:r w:rsidRPr="000E6F59">
              <w:rPr>
                <w:sz w:val="20"/>
                <w:szCs w:val="20"/>
              </w:rPr>
              <w:t>27.7%</w:t>
            </w:r>
          </w:p>
        </w:tc>
      </w:tr>
      <w:tr w:rsidRPr="000E6F59" w:rsidR="0027116F" w:rsidTr="00D649DF" w14:paraId="463BB787" w14:textId="77777777">
        <w:tc>
          <w:tcPr>
            <w:tcW w:w="3687" w:type="dxa"/>
          </w:tcPr>
          <w:p w:rsidRPr="000E6F59" w:rsidR="0027116F" w:rsidP="00D649DF" w:rsidRDefault="0027116F" w14:paraId="57094F52" w14:textId="77777777">
            <w:pPr>
              <w:rPr>
                <w:sz w:val="20"/>
                <w:szCs w:val="20"/>
              </w:rPr>
            </w:pPr>
            <w:r w:rsidRPr="000E6F59">
              <w:rPr>
                <w:sz w:val="20"/>
                <w:szCs w:val="20"/>
              </w:rPr>
              <w:t>Unsuitable</w:t>
            </w:r>
          </w:p>
        </w:tc>
        <w:tc>
          <w:tcPr>
            <w:tcW w:w="2124" w:type="dxa"/>
          </w:tcPr>
          <w:p w:rsidRPr="000E6F59" w:rsidR="0027116F" w:rsidP="00D649DF" w:rsidRDefault="0027116F" w14:paraId="1B34EA56" w14:textId="77777777">
            <w:pPr>
              <w:rPr>
                <w:sz w:val="20"/>
                <w:szCs w:val="20"/>
              </w:rPr>
            </w:pPr>
            <w:r w:rsidRPr="000E6F59">
              <w:rPr>
                <w:sz w:val="20"/>
                <w:szCs w:val="20"/>
              </w:rPr>
              <w:t>469.7</w:t>
            </w:r>
          </w:p>
        </w:tc>
        <w:tc>
          <w:tcPr>
            <w:tcW w:w="993" w:type="dxa"/>
          </w:tcPr>
          <w:p w:rsidRPr="000E6F59" w:rsidR="0027116F" w:rsidP="00D649DF" w:rsidRDefault="0027116F" w14:paraId="580EAE25" w14:textId="77777777">
            <w:pPr>
              <w:rPr>
                <w:sz w:val="20"/>
                <w:szCs w:val="20"/>
              </w:rPr>
            </w:pPr>
            <w:r w:rsidRPr="000E6F59">
              <w:rPr>
                <w:sz w:val="20"/>
                <w:szCs w:val="20"/>
              </w:rPr>
              <w:t>4.3%</w:t>
            </w:r>
          </w:p>
        </w:tc>
      </w:tr>
      <w:tr w:rsidRPr="000E6F59" w:rsidR="0027116F" w:rsidTr="00D649DF" w14:paraId="025AF656" w14:textId="77777777">
        <w:tc>
          <w:tcPr>
            <w:tcW w:w="3687" w:type="dxa"/>
          </w:tcPr>
          <w:p w:rsidRPr="000E6F59" w:rsidR="0027116F" w:rsidP="00D649DF" w:rsidRDefault="0027116F" w14:paraId="7BFC9A12" w14:textId="77777777">
            <w:pPr>
              <w:rPr>
                <w:sz w:val="20"/>
                <w:szCs w:val="20"/>
              </w:rPr>
            </w:pPr>
            <w:r w:rsidRPr="000E6F59">
              <w:rPr>
                <w:sz w:val="20"/>
                <w:szCs w:val="20"/>
              </w:rPr>
              <w:t>Water surfaces</w:t>
            </w:r>
          </w:p>
        </w:tc>
        <w:tc>
          <w:tcPr>
            <w:tcW w:w="2124" w:type="dxa"/>
          </w:tcPr>
          <w:p w:rsidRPr="000E6F59" w:rsidR="0027116F" w:rsidP="00D649DF" w:rsidRDefault="0027116F" w14:paraId="24AF9130" w14:textId="77777777">
            <w:pPr>
              <w:rPr>
                <w:sz w:val="20"/>
                <w:szCs w:val="20"/>
              </w:rPr>
            </w:pPr>
            <w:r w:rsidRPr="000E6F59">
              <w:rPr>
                <w:sz w:val="20"/>
                <w:szCs w:val="20"/>
              </w:rPr>
              <w:t>345</w:t>
            </w:r>
          </w:p>
        </w:tc>
        <w:tc>
          <w:tcPr>
            <w:tcW w:w="993" w:type="dxa"/>
          </w:tcPr>
          <w:p w:rsidRPr="000E6F59" w:rsidR="0027116F" w:rsidP="00D649DF" w:rsidRDefault="0027116F" w14:paraId="7E61A098" w14:textId="77777777">
            <w:pPr>
              <w:rPr>
                <w:sz w:val="20"/>
                <w:szCs w:val="20"/>
              </w:rPr>
            </w:pPr>
            <w:r w:rsidRPr="000E6F59">
              <w:rPr>
                <w:sz w:val="20"/>
                <w:szCs w:val="20"/>
              </w:rPr>
              <w:t>3.1%</w:t>
            </w:r>
          </w:p>
        </w:tc>
      </w:tr>
      <w:tr w:rsidRPr="000E6F59" w:rsidR="0027116F" w:rsidTr="00D649DF" w14:paraId="143D14E0" w14:textId="77777777">
        <w:tc>
          <w:tcPr>
            <w:tcW w:w="3687" w:type="dxa"/>
          </w:tcPr>
          <w:p w:rsidRPr="000E6F59" w:rsidR="0027116F" w:rsidP="00D649DF" w:rsidRDefault="0027116F" w14:paraId="76A8F251" w14:textId="77777777">
            <w:pPr>
              <w:rPr>
                <w:sz w:val="20"/>
                <w:szCs w:val="20"/>
              </w:rPr>
            </w:pPr>
            <w:r w:rsidRPr="000E6F59">
              <w:rPr>
                <w:sz w:val="20"/>
                <w:szCs w:val="20"/>
              </w:rPr>
              <w:t>Settlements</w:t>
            </w:r>
          </w:p>
        </w:tc>
        <w:tc>
          <w:tcPr>
            <w:tcW w:w="2124" w:type="dxa"/>
          </w:tcPr>
          <w:p w:rsidRPr="000E6F59" w:rsidR="0027116F" w:rsidP="00D649DF" w:rsidRDefault="0027116F" w14:paraId="4A650CA8" w14:textId="77777777">
            <w:pPr>
              <w:rPr>
                <w:sz w:val="20"/>
                <w:szCs w:val="20"/>
              </w:rPr>
            </w:pPr>
            <w:r w:rsidRPr="000E6F59">
              <w:rPr>
                <w:sz w:val="20"/>
                <w:szCs w:val="20"/>
              </w:rPr>
              <w:t>507.5</w:t>
            </w:r>
          </w:p>
        </w:tc>
        <w:tc>
          <w:tcPr>
            <w:tcW w:w="993" w:type="dxa"/>
          </w:tcPr>
          <w:p w:rsidRPr="000E6F59" w:rsidR="0027116F" w:rsidP="00D649DF" w:rsidRDefault="0027116F" w14:paraId="21A363EC" w14:textId="77777777">
            <w:pPr>
              <w:rPr>
                <w:sz w:val="20"/>
                <w:szCs w:val="20"/>
              </w:rPr>
            </w:pPr>
            <w:r w:rsidRPr="000E6F59">
              <w:rPr>
                <w:sz w:val="20"/>
                <w:szCs w:val="20"/>
              </w:rPr>
              <w:t>4.6%</w:t>
            </w:r>
          </w:p>
        </w:tc>
      </w:tr>
    </w:tbl>
    <w:p w:rsidRPr="00256EB0" w:rsidR="0027116F" w:rsidP="0027116F" w:rsidRDefault="0027116F" w14:paraId="06569B70" w14:textId="77777777">
      <w:pPr>
        <w:rPr>
          <w:sz w:val="6"/>
        </w:rPr>
      </w:pPr>
    </w:p>
    <w:p w:rsidR="00DB1657" w:rsidP="0027116F" w:rsidRDefault="00DB1657" w14:paraId="0950BBB8" w14:textId="77777777"/>
    <w:p w:rsidRPr="000E6F59" w:rsidR="0027116F" w:rsidP="0027116F" w:rsidRDefault="0027116F" w14:paraId="4395C4CB" w14:textId="77777777">
      <w:r w:rsidRPr="000E6F59">
        <w:t>Using the data published by ONE</w:t>
      </w:r>
      <w:r w:rsidR="00820159">
        <w:t>I</w:t>
      </w:r>
      <w:r w:rsidRPr="000E6F59">
        <w:t xml:space="preserve"> in its Annual Bulletin 2012, one </w:t>
      </w:r>
      <w:r w:rsidRPr="000E6F59" w:rsidR="00842C86">
        <w:t>can determine</w:t>
      </w:r>
      <w:r w:rsidRPr="000E6F59">
        <w:t xml:space="preserve"> the total idle or not cultivated areas per province and aggregated, for the national territory. This allows </w:t>
      </w:r>
      <w:r w:rsidRPr="000E6F59" w:rsidR="00842C86">
        <w:t>making</w:t>
      </w:r>
      <w:r w:rsidRPr="000E6F59">
        <w:t xml:space="preserve"> an estimate of the theoretically available area for cultivating Jatropha </w:t>
      </w:r>
      <w:r w:rsidRPr="000E6F59" w:rsidR="00193419">
        <w:t>c</w:t>
      </w:r>
      <w:r w:rsidRPr="000E6F59">
        <w:t xml:space="preserve">urcas. </w:t>
      </w:r>
    </w:p>
    <w:p w:rsidRPr="00256EB0" w:rsidR="0027116F" w:rsidP="0027116F" w:rsidRDefault="0027116F" w14:paraId="63AB86EC" w14:textId="77777777">
      <w:pPr>
        <w:rPr>
          <w:sz w:val="6"/>
        </w:rPr>
      </w:pPr>
    </w:p>
    <w:tbl>
      <w:tblPr>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43"/>
        <w:gridCol w:w="1417"/>
        <w:gridCol w:w="1560"/>
        <w:gridCol w:w="1134"/>
        <w:gridCol w:w="992"/>
        <w:gridCol w:w="709"/>
      </w:tblGrid>
      <w:tr w:rsidRPr="000E6F59" w:rsidR="00056DC7" w:rsidTr="00056DC7" w14:paraId="021A6230" w14:textId="77777777">
        <w:tc>
          <w:tcPr>
            <w:tcW w:w="7655" w:type="dxa"/>
            <w:gridSpan w:val="6"/>
          </w:tcPr>
          <w:p w:rsidRPr="000E6F59" w:rsidR="00056DC7" w:rsidP="00256EB0" w:rsidRDefault="00056DC7" w14:paraId="4663EA25" w14:textId="77777777">
            <w:pPr>
              <w:spacing w:before="20" w:after="20"/>
              <w:rPr>
                <w:smallCaps/>
                <w:szCs w:val="20"/>
              </w:rPr>
            </w:pPr>
            <w:r w:rsidRPr="000E6F59">
              <w:rPr>
                <w:smallCaps/>
                <w:szCs w:val="20"/>
              </w:rPr>
              <w:t>Idle Land Area per Province in Cuba (in Ha)</w:t>
            </w:r>
          </w:p>
        </w:tc>
      </w:tr>
      <w:tr w:rsidRPr="000E6F59" w:rsidR="00056DC7" w:rsidTr="00056DC7" w14:paraId="1FBAC206" w14:textId="77777777">
        <w:tc>
          <w:tcPr>
            <w:tcW w:w="1843" w:type="dxa"/>
          </w:tcPr>
          <w:p w:rsidRPr="000E6F59" w:rsidR="00056DC7" w:rsidP="00256EB0" w:rsidRDefault="00056DC7" w14:paraId="49358F9F" w14:textId="77777777">
            <w:pPr>
              <w:spacing w:before="20" w:after="20"/>
              <w:rPr>
                <w:b/>
                <w:sz w:val="20"/>
                <w:szCs w:val="20"/>
              </w:rPr>
            </w:pPr>
            <w:r w:rsidRPr="000E6F59">
              <w:rPr>
                <w:b/>
                <w:sz w:val="20"/>
                <w:szCs w:val="20"/>
              </w:rPr>
              <w:t>Province</w:t>
            </w:r>
          </w:p>
        </w:tc>
        <w:tc>
          <w:tcPr>
            <w:tcW w:w="1417" w:type="dxa"/>
          </w:tcPr>
          <w:p w:rsidRPr="000E6F59" w:rsidR="00056DC7" w:rsidP="00256EB0" w:rsidRDefault="00056DC7" w14:paraId="26D3ABD8" w14:textId="77777777">
            <w:pPr>
              <w:spacing w:before="20" w:after="20"/>
              <w:rPr>
                <w:b/>
                <w:sz w:val="20"/>
                <w:szCs w:val="20"/>
              </w:rPr>
            </w:pPr>
            <w:r w:rsidRPr="000E6F59">
              <w:rPr>
                <w:b/>
                <w:sz w:val="20"/>
                <w:szCs w:val="20"/>
              </w:rPr>
              <w:t>Total area</w:t>
            </w:r>
          </w:p>
        </w:tc>
        <w:tc>
          <w:tcPr>
            <w:tcW w:w="1560" w:type="dxa"/>
          </w:tcPr>
          <w:p w:rsidRPr="000E6F59" w:rsidR="00056DC7" w:rsidP="00256EB0" w:rsidRDefault="00056DC7" w14:paraId="21744939" w14:textId="77777777">
            <w:pPr>
              <w:spacing w:before="20" w:after="20"/>
              <w:rPr>
                <w:b/>
                <w:sz w:val="20"/>
                <w:szCs w:val="20"/>
              </w:rPr>
            </w:pPr>
            <w:r w:rsidRPr="000E6F59">
              <w:rPr>
                <w:b/>
                <w:sz w:val="20"/>
                <w:szCs w:val="20"/>
              </w:rPr>
              <w:t>Not cultivated</w:t>
            </w:r>
          </w:p>
        </w:tc>
        <w:tc>
          <w:tcPr>
            <w:tcW w:w="1134" w:type="dxa"/>
          </w:tcPr>
          <w:p w:rsidRPr="000E6F59" w:rsidR="00056DC7" w:rsidP="00256EB0" w:rsidRDefault="00056DC7" w14:paraId="0529DBB0" w14:textId="77777777">
            <w:pPr>
              <w:spacing w:before="20" w:after="20"/>
              <w:rPr>
                <w:b/>
                <w:sz w:val="20"/>
                <w:szCs w:val="20"/>
              </w:rPr>
            </w:pPr>
            <w:r w:rsidRPr="000E6F59">
              <w:rPr>
                <w:b/>
                <w:sz w:val="20"/>
                <w:szCs w:val="20"/>
              </w:rPr>
              <w:t>Idle</w:t>
            </w:r>
          </w:p>
        </w:tc>
        <w:tc>
          <w:tcPr>
            <w:tcW w:w="1701" w:type="dxa"/>
            <w:gridSpan w:val="2"/>
          </w:tcPr>
          <w:p w:rsidRPr="000E6F59" w:rsidR="00056DC7" w:rsidP="00256EB0" w:rsidRDefault="00056DC7" w14:paraId="31DDA975" w14:textId="77777777">
            <w:pPr>
              <w:spacing w:before="20" w:after="20"/>
              <w:rPr>
                <w:sz w:val="20"/>
                <w:szCs w:val="20"/>
              </w:rPr>
            </w:pPr>
            <w:r w:rsidRPr="000E6F59">
              <w:rPr>
                <w:b/>
                <w:sz w:val="20"/>
                <w:szCs w:val="20"/>
              </w:rPr>
              <w:t xml:space="preserve">Total </w:t>
            </w:r>
          </w:p>
        </w:tc>
      </w:tr>
      <w:tr w:rsidRPr="000E6F59" w:rsidR="0027116F" w:rsidTr="00056DC7" w14:paraId="48DEB685" w14:textId="77777777">
        <w:tc>
          <w:tcPr>
            <w:tcW w:w="1843" w:type="dxa"/>
          </w:tcPr>
          <w:p w:rsidRPr="000E6F59" w:rsidR="0027116F" w:rsidP="00256EB0" w:rsidRDefault="0027116F" w14:paraId="5AB235D2" w14:textId="77777777">
            <w:pPr>
              <w:spacing w:before="20" w:after="20"/>
              <w:rPr>
                <w:sz w:val="20"/>
                <w:szCs w:val="20"/>
              </w:rPr>
            </w:pPr>
            <w:r w:rsidRPr="000E6F59">
              <w:rPr>
                <w:sz w:val="20"/>
                <w:szCs w:val="20"/>
              </w:rPr>
              <w:t>Total Cuba</w:t>
            </w:r>
          </w:p>
        </w:tc>
        <w:tc>
          <w:tcPr>
            <w:tcW w:w="1417" w:type="dxa"/>
          </w:tcPr>
          <w:p w:rsidRPr="000E6F59" w:rsidR="0027116F" w:rsidP="00256EB0" w:rsidRDefault="0027116F" w14:paraId="01C7AABC" w14:textId="77777777">
            <w:pPr>
              <w:spacing w:before="20" w:after="20"/>
              <w:rPr>
                <w:sz w:val="20"/>
                <w:szCs w:val="20"/>
              </w:rPr>
            </w:pPr>
            <w:r w:rsidRPr="000E6F59">
              <w:rPr>
                <w:sz w:val="20"/>
                <w:szCs w:val="20"/>
              </w:rPr>
              <w:t>10,988.4</w:t>
            </w:r>
          </w:p>
        </w:tc>
        <w:tc>
          <w:tcPr>
            <w:tcW w:w="1560" w:type="dxa"/>
          </w:tcPr>
          <w:p w:rsidRPr="000E6F59" w:rsidR="0027116F" w:rsidP="00256EB0" w:rsidRDefault="0027116F" w14:paraId="63EDA1EC" w14:textId="77777777">
            <w:pPr>
              <w:spacing w:before="20" w:after="20"/>
              <w:rPr>
                <w:sz w:val="20"/>
                <w:szCs w:val="20"/>
              </w:rPr>
            </w:pPr>
            <w:r w:rsidRPr="000E6F59">
              <w:rPr>
                <w:sz w:val="20"/>
                <w:szCs w:val="20"/>
              </w:rPr>
              <w:t>389.7</w:t>
            </w:r>
          </w:p>
        </w:tc>
        <w:tc>
          <w:tcPr>
            <w:tcW w:w="1134" w:type="dxa"/>
          </w:tcPr>
          <w:p w:rsidRPr="000E6F59" w:rsidR="0027116F" w:rsidP="00256EB0" w:rsidRDefault="0027116F" w14:paraId="2E69BA59" w14:textId="77777777">
            <w:pPr>
              <w:spacing w:before="20" w:after="20"/>
              <w:rPr>
                <w:sz w:val="20"/>
                <w:szCs w:val="20"/>
              </w:rPr>
            </w:pPr>
            <w:r w:rsidRPr="000E6F59">
              <w:rPr>
                <w:sz w:val="20"/>
                <w:szCs w:val="20"/>
              </w:rPr>
              <w:t>975.5</w:t>
            </w:r>
          </w:p>
        </w:tc>
        <w:tc>
          <w:tcPr>
            <w:tcW w:w="992" w:type="dxa"/>
          </w:tcPr>
          <w:p w:rsidRPr="000E6F59" w:rsidR="0027116F" w:rsidP="00256EB0" w:rsidRDefault="0027116F" w14:paraId="291EAA1F" w14:textId="77777777">
            <w:pPr>
              <w:spacing w:before="20" w:after="20"/>
              <w:rPr>
                <w:sz w:val="20"/>
                <w:szCs w:val="20"/>
              </w:rPr>
            </w:pPr>
            <w:r w:rsidRPr="000E6F59">
              <w:rPr>
                <w:sz w:val="20"/>
                <w:szCs w:val="20"/>
              </w:rPr>
              <w:t>1365.2</w:t>
            </w:r>
          </w:p>
        </w:tc>
        <w:tc>
          <w:tcPr>
            <w:tcW w:w="709" w:type="dxa"/>
          </w:tcPr>
          <w:p w:rsidRPr="000E6F59" w:rsidR="0027116F" w:rsidP="00256EB0" w:rsidRDefault="0027116F" w14:paraId="18712D2C" w14:textId="77777777">
            <w:pPr>
              <w:spacing w:before="20" w:after="20"/>
              <w:rPr>
                <w:sz w:val="20"/>
                <w:szCs w:val="20"/>
              </w:rPr>
            </w:pPr>
            <w:r w:rsidRPr="000E6F59">
              <w:rPr>
                <w:sz w:val="20"/>
                <w:szCs w:val="20"/>
              </w:rPr>
              <w:t>12%</w:t>
            </w:r>
          </w:p>
        </w:tc>
      </w:tr>
      <w:tr w:rsidRPr="000E6F59" w:rsidR="0027116F" w:rsidTr="00056DC7" w14:paraId="53B5DF8D" w14:textId="77777777">
        <w:tc>
          <w:tcPr>
            <w:tcW w:w="1843" w:type="dxa"/>
          </w:tcPr>
          <w:p w:rsidRPr="000E6F59" w:rsidR="0027116F" w:rsidP="00256EB0" w:rsidRDefault="0027116F" w14:paraId="230CD560" w14:textId="77777777">
            <w:pPr>
              <w:spacing w:before="20" w:after="20"/>
              <w:rPr>
                <w:sz w:val="20"/>
                <w:szCs w:val="20"/>
              </w:rPr>
            </w:pPr>
            <w:r w:rsidRPr="000E6F59">
              <w:rPr>
                <w:sz w:val="20"/>
                <w:szCs w:val="20"/>
              </w:rPr>
              <w:t>Pinar del Río</w:t>
            </w:r>
          </w:p>
        </w:tc>
        <w:tc>
          <w:tcPr>
            <w:tcW w:w="1417" w:type="dxa"/>
          </w:tcPr>
          <w:p w:rsidRPr="000E6F59" w:rsidR="0027116F" w:rsidP="00256EB0" w:rsidRDefault="0027116F" w14:paraId="3E627B2C" w14:textId="77777777">
            <w:pPr>
              <w:spacing w:before="20" w:after="20"/>
              <w:rPr>
                <w:sz w:val="20"/>
                <w:szCs w:val="20"/>
              </w:rPr>
            </w:pPr>
            <w:r w:rsidRPr="000E6F59">
              <w:rPr>
                <w:sz w:val="20"/>
                <w:szCs w:val="20"/>
              </w:rPr>
              <w:t>888.4</w:t>
            </w:r>
          </w:p>
        </w:tc>
        <w:tc>
          <w:tcPr>
            <w:tcW w:w="1560" w:type="dxa"/>
          </w:tcPr>
          <w:p w:rsidRPr="000E6F59" w:rsidR="0027116F" w:rsidP="00256EB0" w:rsidRDefault="0027116F" w14:paraId="631C22C5" w14:textId="77777777">
            <w:pPr>
              <w:spacing w:before="20" w:after="20"/>
              <w:rPr>
                <w:sz w:val="20"/>
                <w:szCs w:val="20"/>
              </w:rPr>
            </w:pPr>
            <w:r w:rsidRPr="000E6F59">
              <w:rPr>
                <w:sz w:val="20"/>
                <w:szCs w:val="20"/>
              </w:rPr>
              <w:t>8.8</w:t>
            </w:r>
          </w:p>
        </w:tc>
        <w:tc>
          <w:tcPr>
            <w:tcW w:w="1134" w:type="dxa"/>
          </w:tcPr>
          <w:p w:rsidRPr="000E6F59" w:rsidR="0027116F" w:rsidP="00256EB0" w:rsidRDefault="0027116F" w14:paraId="496ECCF6" w14:textId="77777777">
            <w:pPr>
              <w:spacing w:before="20" w:after="20"/>
              <w:rPr>
                <w:sz w:val="20"/>
                <w:szCs w:val="20"/>
              </w:rPr>
            </w:pPr>
            <w:r w:rsidRPr="000E6F59">
              <w:rPr>
                <w:sz w:val="20"/>
                <w:szCs w:val="20"/>
              </w:rPr>
              <w:t>67.4</w:t>
            </w:r>
          </w:p>
        </w:tc>
        <w:tc>
          <w:tcPr>
            <w:tcW w:w="992" w:type="dxa"/>
          </w:tcPr>
          <w:p w:rsidRPr="000E6F59" w:rsidR="0027116F" w:rsidP="00256EB0" w:rsidRDefault="0027116F" w14:paraId="3AB9DAB3" w14:textId="77777777">
            <w:pPr>
              <w:spacing w:before="20" w:after="20"/>
              <w:rPr>
                <w:sz w:val="20"/>
                <w:szCs w:val="20"/>
              </w:rPr>
            </w:pPr>
            <w:r w:rsidRPr="000E6F59">
              <w:rPr>
                <w:sz w:val="20"/>
                <w:szCs w:val="20"/>
              </w:rPr>
              <w:t>76.2</w:t>
            </w:r>
          </w:p>
        </w:tc>
        <w:tc>
          <w:tcPr>
            <w:tcW w:w="709" w:type="dxa"/>
          </w:tcPr>
          <w:p w:rsidRPr="000E6F59" w:rsidR="0027116F" w:rsidP="00256EB0" w:rsidRDefault="0027116F" w14:paraId="0707DCFF" w14:textId="77777777">
            <w:pPr>
              <w:spacing w:before="20" w:after="20"/>
              <w:rPr>
                <w:sz w:val="20"/>
                <w:szCs w:val="20"/>
              </w:rPr>
            </w:pPr>
            <w:r w:rsidRPr="000E6F59">
              <w:rPr>
                <w:sz w:val="20"/>
                <w:szCs w:val="20"/>
              </w:rPr>
              <w:t>9%</w:t>
            </w:r>
          </w:p>
        </w:tc>
      </w:tr>
      <w:tr w:rsidRPr="000E6F59" w:rsidR="0027116F" w:rsidTr="00056DC7" w14:paraId="6EABDB4A" w14:textId="77777777">
        <w:tc>
          <w:tcPr>
            <w:tcW w:w="1843" w:type="dxa"/>
          </w:tcPr>
          <w:p w:rsidRPr="000E6F59" w:rsidR="0027116F" w:rsidP="00256EB0" w:rsidRDefault="0027116F" w14:paraId="034E17EA" w14:textId="77777777">
            <w:pPr>
              <w:spacing w:before="20" w:after="20"/>
              <w:rPr>
                <w:sz w:val="20"/>
                <w:szCs w:val="20"/>
              </w:rPr>
            </w:pPr>
            <w:r w:rsidRPr="000E6F59">
              <w:rPr>
                <w:sz w:val="20"/>
                <w:szCs w:val="20"/>
              </w:rPr>
              <w:t>Artemisa</w:t>
            </w:r>
          </w:p>
        </w:tc>
        <w:tc>
          <w:tcPr>
            <w:tcW w:w="1417" w:type="dxa"/>
          </w:tcPr>
          <w:p w:rsidRPr="000E6F59" w:rsidR="0027116F" w:rsidP="00256EB0" w:rsidRDefault="0027116F" w14:paraId="65F830DD" w14:textId="77777777">
            <w:pPr>
              <w:spacing w:before="20" w:after="20"/>
              <w:rPr>
                <w:sz w:val="20"/>
                <w:szCs w:val="20"/>
              </w:rPr>
            </w:pPr>
            <w:r w:rsidRPr="000E6F59">
              <w:rPr>
                <w:sz w:val="20"/>
                <w:szCs w:val="20"/>
              </w:rPr>
              <w:t>400.3</w:t>
            </w:r>
          </w:p>
        </w:tc>
        <w:tc>
          <w:tcPr>
            <w:tcW w:w="1560" w:type="dxa"/>
          </w:tcPr>
          <w:p w:rsidRPr="000E6F59" w:rsidR="0027116F" w:rsidP="00256EB0" w:rsidRDefault="0027116F" w14:paraId="7D778BB7" w14:textId="77777777">
            <w:pPr>
              <w:spacing w:before="20" w:after="20"/>
              <w:rPr>
                <w:sz w:val="20"/>
                <w:szCs w:val="20"/>
              </w:rPr>
            </w:pPr>
            <w:r w:rsidRPr="000E6F59">
              <w:rPr>
                <w:sz w:val="20"/>
                <w:szCs w:val="20"/>
              </w:rPr>
              <w:t>13.2</w:t>
            </w:r>
          </w:p>
        </w:tc>
        <w:tc>
          <w:tcPr>
            <w:tcW w:w="1134" w:type="dxa"/>
          </w:tcPr>
          <w:p w:rsidRPr="000E6F59" w:rsidR="0027116F" w:rsidP="00256EB0" w:rsidRDefault="0027116F" w14:paraId="6E37DEDE" w14:textId="77777777">
            <w:pPr>
              <w:spacing w:before="20" w:after="20"/>
              <w:rPr>
                <w:sz w:val="20"/>
                <w:szCs w:val="20"/>
              </w:rPr>
            </w:pPr>
            <w:r w:rsidRPr="000E6F59">
              <w:rPr>
                <w:sz w:val="20"/>
                <w:szCs w:val="20"/>
              </w:rPr>
              <w:t>22</w:t>
            </w:r>
          </w:p>
        </w:tc>
        <w:tc>
          <w:tcPr>
            <w:tcW w:w="992" w:type="dxa"/>
          </w:tcPr>
          <w:p w:rsidRPr="000E6F59" w:rsidR="0027116F" w:rsidP="00256EB0" w:rsidRDefault="0027116F" w14:paraId="706DE05C" w14:textId="77777777">
            <w:pPr>
              <w:spacing w:before="20" w:after="20"/>
              <w:rPr>
                <w:sz w:val="20"/>
                <w:szCs w:val="20"/>
              </w:rPr>
            </w:pPr>
            <w:r w:rsidRPr="000E6F59">
              <w:rPr>
                <w:sz w:val="20"/>
                <w:szCs w:val="20"/>
              </w:rPr>
              <w:t>35.2</w:t>
            </w:r>
          </w:p>
        </w:tc>
        <w:tc>
          <w:tcPr>
            <w:tcW w:w="709" w:type="dxa"/>
          </w:tcPr>
          <w:p w:rsidRPr="000E6F59" w:rsidR="0027116F" w:rsidP="00256EB0" w:rsidRDefault="0027116F" w14:paraId="4245110C" w14:textId="77777777">
            <w:pPr>
              <w:spacing w:before="20" w:after="20"/>
              <w:rPr>
                <w:sz w:val="20"/>
                <w:szCs w:val="20"/>
              </w:rPr>
            </w:pPr>
            <w:r w:rsidRPr="000E6F59">
              <w:rPr>
                <w:sz w:val="20"/>
                <w:szCs w:val="20"/>
              </w:rPr>
              <w:t>9%</w:t>
            </w:r>
          </w:p>
        </w:tc>
      </w:tr>
      <w:tr w:rsidRPr="000E6F59" w:rsidR="0027116F" w:rsidTr="00056DC7" w14:paraId="741EB718" w14:textId="77777777">
        <w:tc>
          <w:tcPr>
            <w:tcW w:w="1843" w:type="dxa"/>
          </w:tcPr>
          <w:p w:rsidRPr="000E6F59" w:rsidR="0027116F" w:rsidP="00256EB0" w:rsidRDefault="00EB1FE8" w14:paraId="52088F3B" w14:textId="77777777">
            <w:pPr>
              <w:spacing w:before="20" w:after="20"/>
              <w:rPr>
                <w:sz w:val="20"/>
                <w:szCs w:val="20"/>
              </w:rPr>
            </w:pPr>
            <w:r>
              <w:rPr>
                <w:sz w:val="20"/>
                <w:szCs w:val="20"/>
              </w:rPr>
              <w:t>La</w:t>
            </w:r>
            <w:r w:rsidRPr="000E6F59" w:rsidR="0027116F">
              <w:rPr>
                <w:sz w:val="20"/>
                <w:szCs w:val="20"/>
              </w:rPr>
              <w:t xml:space="preserve"> Habana</w:t>
            </w:r>
          </w:p>
        </w:tc>
        <w:tc>
          <w:tcPr>
            <w:tcW w:w="1417" w:type="dxa"/>
          </w:tcPr>
          <w:p w:rsidRPr="000E6F59" w:rsidR="0027116F" w:rsidP="00256EB0" w:rsidRDefault="0027116F" w14:paraId="2D6BB342" w14:textId="77777777">
            <w:pPr>
              <w:spacing w:before="20" w:after="20"/>
              <w:rPr>
                <w:sz w:val="20"/>
                <w:szCs w:val="20"/>
              </w:rPr>
            </w:pPr>
            <w:r w:rsidRPr="000E6F59">
              <w:rPr>
                <w:sz w:val="20"/>
                <w:szCs w:val="20"/>
              </w:rPr>
              <w:t>72.8</w:t>
            </w:r>
          </w:p>
        </w:tc>
        <w:tc>
          <w:tcPr>
            <w:tcW w:w="1560" w:type="dxa"/>
          </w:tcPr>
          <w:p w:rsidRPr="000E6F59" w:rsidR="0027116F" w:rsidP="00256EB0" w:rsidRDefault="0027116F" w14:paraId="17C8C93D" w14:textId="77777777">
            <w:pPr>
              <w:spacing w:before="20" w:after="20"/>
              <w:rPr>
                <w:sz w:val="20"/>
                <w:szCs w:val="20"/>
              </w:rPr>
            </w:pPr>
            <w:r w:rsidRPr="000E6F59">
              <w:rPr>
                <w:sz w:val="20"/>
                <w:szCs w:val="20"/>
              </w:rPr>
              <w:t>0.2</w:t>
            </w:r>
          </w:p>
        </w:tc>
        <w:tc>
          <w:tcPr>
            <w:tcW w:w="1134" w:type="dxa"/>
          </w:tcPr>
          <w:p w:rsidRPr="000E6F59" w:rsidR="0027116F" w:rsidP="00256EB0" w:rsidRDefault="0027116F" w14:paraId="0CDCEFF9" w14:textId="77777777">
            <w:pPr>
              <w:spacing w:before="20" w:after="20"/>
              <w:rPr>
                <w:sz w:val="20"/>
                <w:szCs w:val="20"/>
              </w:rPr>
            </w:pPr>
            <w:r w:rsidRPr="000E6F59">
              <w:rPr>
                <w:sz w:val="20"/>
                <w:szCs w:val="20"/>
              </w:rPr>
              <w:t>0.1</w:t>
            </w:r>
          </w:p>
        </w:tc>
        <w:tc>
          <w:tcPr>
            <w:tcW w:w="992" w:type="dxa"/>
          </w:tcPr>
          <w:p w:rsidRPr="000E6F59" w:rsidR="0027116F" w:rsidP="00256EB0" w:rsidRDefault="0027116F" w14:paraId="12EEC986" w14:textId="77777777">
            <w:pPr>
              <w:spacing w:before="20" w:after="20"/>
              <w:rPr>
                <w:sz w:val="20"/>
                <w:szCs w:val="20"/>
              </w:rPr>
            </w:pPr>
            <w:r w:rsidRPr="000E6F59">
              <w:rPr>
                <w:sz w:val="20"/>
                <w:szCs w:val="20"/>
              </w:rPr>
              <w:t>0.3</w:t>
            </w:r>
          </w:p>
        </w:tc>
        <w:tc>
          <w:tcPr>
            <w:tcW w:w="709" w:type="dxa"/>
          </w:tcPr>
          <w:p w:rsidRPr="000E6F59" w:rsidR="0027116F" w:rsidP="00256EB0" w:rsidRDefault="0027116F" w14:paraId="6DB5D7A5" w14:textId="77777777">
            <w:pPr>
              <w:spacing w:before="20" w:after="20"/>
              <w:rPr>
                <w:sz w:val="20"/>
                <w:szCs w:val="20"/>
              </w:rPr>
            </w:pPr>
            <w:r w:rsidRPr="000E6F59">
              <w:rPr>
                <w:sz w:val="20"/>
                <w:szCs w:val="20"/>
              </w:rPr>
              <w:t>0%</w:t>
            </w:r>
          </w:p>
        </w:tc>
      </w:tr>
      <w:tr w:rsidRPr="000E6F59" w:rsidR="0027116F" w:rsidTr="00056DC7" w14:paraId="0EBFF992" w14:textId="77777777">
        <w:tc>
          <w:tcPr>
            <w:tcW w:w="1843" w:type="dxa"/>
          </w:tcPr>
          <w:p w:rsidRPr="000E6F59" w:rsidR="0027116F" w:rsidP="00256EB0" w:rsidRDefault="0027116F" w14:paraId="5963121F" w14:textId="77777777">
            <w:pPr>
              <w:spacing w:before="20" w:after="20"/>
              <w:rPr>
                <w:sz w:val="20"/>
                <w:szCs w:val="20"/>
              </w:rPr>
            </w:pPr>
            <w:r w:rsidRPr="000E6F59">
              <w:rPr>
                <w:sz w:val="20"/>
                <w:szCs w:val="20"/>
              </w:rPr>
              <w:t>Mayabeque</w:t>
            </w:r>
          </w:p>
        </w:tc>
        <w:tc>
          <w:tcPr>
            <w:tcW w:w="1417" w:type="dxa"/>
          </w:tcPr>
          <w:p w:rsidRPr="000E6F59" w:rsidR="0027116F" w:rsidP="00256EB0" w:rsidRDefault="0027116F" w14:paraId="48BB1996" w14:textId="77777777">
            <w:pPr>
              <w:spacing w:before="20" w:after="20"/>
              <w:rPr>
                <w:sz w:val="20"/>
                <w:szCs w:val="20"/>
              </w:rPr>
            </w:pPr>
            <w:r w:rsidRPr="000E6F59">
              <w:rPr>
                <w:sz w:val="20"/>
                <w:szCs w:val="20"/>
              </w:rPr>
              <w:t>374.4</w:t>
            </w:r>
          </w:p>
        </w:tc>
        <w:tc>
          <w:tcPr>
            <w:tcW w:w="1560" w:type="dxa"/>
          </w:tcPr>
          <w:p w:rsidRPr="000E6F59" w:rsidR="0027116F" w:rsidP="00256EB0" w:rsidRDefault="0027116F" w14:paraId="4CD15FAA" w14:textId="77777777">
            <w:pPr>
              <w:spacing w:before="20" w:after="20"/>
              <w:rPr>
                <w:sz w:val="20"/>
                <w:szCs w:val="20"/>
              </w:rPr>
            </w:pPr>
            <w:r w:rsidRPr="000E6F59">
              <w:rPr>
                <w:sz w:val="20"/>
                <w:szCs w:val="20"/>
              </w:rPr>
              <w:t>29.5</w:t>
            </w:r>
          </w:p>
        </w:tc>
        <w:tc>
          <w:tcPr>
            <w:tcW w:w="1134" w:type="dxa"/>
          </w:tcPr>
          <w:p w:rsidRPr="000E6F59" w:rsidR="0027116F" w:rsidP="00256EB0" w:rsidRDefault="0027116F" w14:paraId="174FE43D" w14:textId="77777777">
            <w:pPr>
              <w:spacing w:before="20" w:after="20"/>
              <w:rPr>
                <w:sz w:val="20"/>
                <w:szCs w:val="20"/>
              </w:rPr>
            </w:pPr>
            <w:r w:rsidRPr="000E6F59">
              <w:rPr>
                <w:sz w:val="20"/>
                <w:szCs w:val="20"/>
              </w:rPr>
              <w:t>15.4</w:t>
            </w:r>
          </w:p>
        </w:tc>
        <w:tc>
          <w:tcPr>
            <w:tcW w:w="992" w:type="dxa"/>
          </w:tcPr>
          <w:p w:rsidRPr="000E6F59" w:rsidR="0027116F" w:rsidP="00256EB0" w:rsidRDefault="0027116F" w14:paraId="6EF3A5B7" w14:textId="77777777">
            <w:pPr>
              <w:spacing w:before="20" w:after="20"/>
              <w:rPr>
                <w:sz w:val="20"/>
                <w:szCs w:val="20"/>
              </w:rPr>
            </w:pPr>
            <w:r w:rsidRPr="000E6F59">
              <w:rPr>
                <w:sz w:val="20"/>
                <w:szCs w:val="20"/>
              </w:rPr>
              <w:t>44.9</w:t>
            </w:r>
          </w:p>
        </w:tc>
        <w:tc>
          <w:tcPr>
            <w:tcW w:w="709" w:type="dxa"/>
          </w:tcPr>
          <w:p w:rsidRPr="000E6F59" w:rsidR="0027116F" w:rsidP="00256EB0" w:rsidRDefault="0027116F" w14:paraId="1429481B" w14:textId="77777777">
            <w:pPr>
              <w:spacing w:before="20" w:after="20"/>
              <w:rPr>
                <w:sz w:val="20"/>
                <w:szCs w:val="20"/>
              </w:rPr>
            </w:pPr>
            <w:r w:rsidRPr="000E6F59">
              <w:rPr>
                <w:sz w:val="20"/>
                <w:szCs w:val="20"/>
              </w:rPr>
              <w:t>12%</w:t>
            </w:r>
          </w:p>
        </w:tc>
      </w:tr>
      <w:tr w:rsidRPr="000E6F59" w:rsidR="0027116F" w:rsidTr="00056DC7" w14:paraId="2F1F5600" w14:textId="77777777">
        <w:tc>
          <w:tcPr>
            <w:tcW w:w="1843" w:type="dxa"/>
          </w:tcPr>
          <w:p w:rsidRPr="000E6F59" w:rsidR="0027116F" w:rsidP="00256EB0" w:rsidRDefault="0027116F" w14:paraId="75D60DA2" w14:textId="77777777">
            <w:pPr>
              <w:spacing w:before="20" w:after="20"/>
              <w:rPr>
                <w:sz w:val="20"/>
                <w:szCs w:val="20"/>
              </w:rPr>
            </w:pPr>
            <w:r w:rsidRPr="000E6F59">
              <w:rPr>
                <w:sz w:val="20"/>
                <w:szCs w:val="20"/>
              </w:rPr>
              <w:t>Matanzas</w:t>
            </w:r>
          </w:p>
        </w:tc>
        <w:tc>
          <w:tcPr>
            <w:tcW w:w="1417" w:type="dxa"/>
          </w:tcPr>
          <w:p w:rsidRPr="000E6F59" w:rsidR="0027116F" w:rsidP="00256EB0" w:rsidRDefault="0027116F" w14:paraId="2FD5F783" w14:textId="77777777">
            <w:pPr>
              <w:spacing w:before="20" w:after="20"/>
              <w:rPr>
                <w:sz w:val="20"/>
                <w:szCs w:val="20"/>
              </w:rPr>
            </w:pPr>
            <w:r w:rsidRPr="000E6F59">
              <w:rPr>
                <w:sz w:val="20"/>
                <w:szCs w:val="20"/>
              </w:rPr>
              <w:t>1,179.2</w:t>
            </w:r>
          </w:p>
        </w:tc>
        <w:tc>
          <w:tcPr>
            <w:tcW w:w="1560" w:type="dxa"/>
          </w:tcPr>
          <w:p w:rsidRPr="000E6F59" w:rsidR="0027116F" w:rsidP="00256EB0" w:rsidRDefault="0027116F" w14:paraId="3E853994" w14:textId="77777777">
            <w:pPr>
              <w:spacing w:before="20" w:after="20"/>
              <w:rPr>
                <w:sz w:val="20"/>
                <w:szCs w:val="20"/>
              </w:rPr>
            </w:pPr>
            <w:r w:rsidRPr="000E6F59">
              <w:rPr>
                <w:sz w:val="20"/>
                <w:szCs w:val="20"/>
              </w:rPr>
              <w:t>42.6</w:t>
            </w:r>
          </w:p>
        </w:tc>
        <w:tc>
          <w:tcPr>
            <w:tcW w:w="1134" w:type="dxa"/>
          </w:tcPr>
          <w:p w:rsidRPr="000E6F59" w:rsidR="0027116F" w:rsidP="00256EB0" w:rsidRDefault="0027116F" w14:paraId="17FEA634" w14:textId="77777777">
            <w:pPr>
              <w:spacing w:before="20" w:after="20"/>
              <w:rPr>
                <w:sz w:val="20"/>
                <w:szCs w:val="20"/>
              </w:rPr>
            </w:pPr>
            <w:r w:rsidRPr="000E6F59">
              <w:rPr>
                <w:sz w:val="20"/>
                <w:szCs w:val="20"/>
              </w:rPr>
              <w:t>49.8</w:t>
            </w:r>
          </w:p>
        </w:tc>
        <w:tc>
          <w:tcPr>
            <w:tcW w:w="992" w:type="dxa"/>
          </w:tcPr>
          <w:p w:rsidRPr="000E6F59" w:rsidR="0027116F" w:rsidP="00256EB0" w:rsidRDefault="0027116F" w14:paraId="1F3ADEA7" w14:textId="77777777">
            <w:pPr>
              <w:spacing w:before="20" w:after="20"/>
              <w:rPr>
                <w:sz w:val="20"/>
                <w:szCs w:val="20"/>
              </w:rPr>
            </w:pPr>
            <w:r w:rsidRPr="000E6F59">
              <w:rPr>
                <w:sz w:val="20"/>
                <w:szCs w:val="20"/>
              </w:rPr>
              <w:t>92.4</w:t>
            </w:r>
          </w:p>
        </w:tc>
        <w:tc>
          <w:tcPr>
            <w:tcW w:w="709" w:type="dxa"/>
          </w:tcPr>
          <w:p w:rsidRPr="000E6F59" w:rsidR="0027116F" w:rsidP="00256EB0" w:rsidRDefault="0027116F" w14:paraId="307C6444" w14:textId="77777777">
            <w:pPr>
              <w:spacing w:before="20" w:after="20"/>
              <w:rPr>
                <w:sz w:val="20"/>
                <w:szCs w:val="20"/>
              </w:rPr>
            </w:pPr>
            <w:r w:rsidRPr="000E6F59">
              <w:rPr>
                <w:sz w:val="20"/>
                <w:szCs w:val="20"/>
              </w:rPr>
              <w:t>8%</w:t>
            </w:r>
          </w:p>
        </w:tc>
      </w:tr>
      <w:tr w:rsidRPr="000E6F59" w:rsidR="0027116F" w:rsidTr="00056DC7" w14:paraId="0134D294" w14:textId="77777777">
        <w:tc>
          <w:tcPr>
            <w:tcW w:w="1843" w:type="dxa"/>
          </w:tcPr>
          <w:p w:rsidRPr="000E6F59" w:rsidR="0027116F" w:rsidP="00256EB0" w:rsidRDefault="0027116F" w14:paraId="60331AE9" w14:textId="77777777">
            <w:pPr>
              <w:spacing w:before="20" w:after="20"/>
              <w:rPr>
                <w:sz w:val="20"/>
                <w:szCs w:val="20"/>
              </w:rPr>
            </w:pPr>
            <w:r w:rsidRPr="000E6F59">
              <w:rPr>
                <w:sz w:val="20"/>
                <w:szCs w:val="20"/>
              </w:rPr>
              <w:t>Villa Clara</w:t>
            </w:r>
          </w:p>
        </w:tc>
        <w:tc>
          <w:tcPr>
            <w:tcW w:w="1417" w:type="dxa"/>
          </w:tcPr>
          <w:p w:rsidRPr="000E6F59" w:rsidR="0027116F" w:rsidP="00256EB0" w:rsidRDefault="0027116F" w14:paraId="239C3F7A" w14:textId="77777777">
            <w:pPr>
              <w:spacing w:before="20" w:after="20"/>
              <w:rPr>
                <w:sz w:val="20"/>
                <w:szCs w:val="20"/>
              </w:rPr>
            </w:pPr>
            <w:r w:rsidRPr="000E6F59">
              <w:rPr>
                <w:sz w:val="20"/>
                <w:szCs w:val="20"/>
              </w:rPr>
              <w:t>841.2</w:t>
            </w:r>
          </w:p>
        </w:tc>
        <w:tc>
          <w:tcPr>
            <w:tcW w:w="1560" w:type="dxa"/>
          </w:tcPr>
          <w:p w:rsidRPr="000E6F59" w:rsidR="0027116F" w:rsidP="00256EB0" w:rsidRDefault="0027116F" w14:paraId="3C3BF533" w14:textId="77777777">
            <w:pPr>
              <w:spacing w:before="20" w:after="20"/>
              <w:rPr>
                <w:sz w:val="20"/>
                <w:szCs w:val="20"/>
              </w:rPr>
            </w:pPr>
            <w:r w:rsidRPr="000E6F59">
              <w:rPr>
                <w:sz w:val="20"/>
                <w:szCs w:val="20"/>
              </w:rPr>
              <w:t>26.7</w:t>
            </w:r>
          </w:p>
        </w:tc>
        <w:tc>
          <w:tcPr>
            <w:tcW w:w="1134" w:type="dxa"/>
          </w:tcPr>
          <w:p w:rsidRPr="000E6F59" w:rsidR="0027116F" w:rsidP="00256EB0" w:rsidRDefault="0027116F" w14:paraId="633A831C" w14:textId="77777777">
            <w:pPr>
              <w:spacing w:before="20" w:after="20"/>
              <w:rPr>
                <w:sz w:val="20"/>
                <w:szCs w:val="20"/>
              </w:rPr>
            </w:pPr>
            <w:r w:rsidRPr="000E6F59">
              <w:rPr>
                <w:sz w:val="20"/>
                <w:szCs w:val="20"/>
              </w:rPr>
              <w:t>67.8</w:t>
            </w:r>
          </w:p>
        </w:tc>
        <w:tc>
          <w:tcPr>
            <w:tcW w:w="992" w:type="dxa"/>
          </w:tcPr>
          <w:p w:rsidRPr="000E6F59" w:rsidR="0027116F" w:rsidP="00256EB0" w:rsidRDefault="0027116F" w14:paraId="56C4C45A" w14:textId="77777777">
            <w:pPr>
              <w:spacing w:before="20" w:after="20"/>
              <w:rPr>
                <w:sz w:val="20"/>
                <w:szCs w:val="20"/>
              </w:rPr>
            </w:pPr>
            <w:r w:rsidRPr="000E6F59">
              <w:rPr>
                <w:sz w:val="20"/>
                <w:szCs w:val="20"/>
              </w:rPr>
              <w:t>94.5</w:t>
            </w:r>
          </w:p>
        </w:tc>
        <w:tc>
          <w:tcPr>
            <w:tcW w:w="709" w:type="dxa"/>
          </w:tcPr>
          <w:p w:rsidRPr="000E6F59" w:rsidR="0027116F" w:rsidP="00256EB0" w:rsidRDefault="0027116F" w14:paraId="55ADA236" w14:textId="77777777">
            <w:pPr>
              <w:spacing w:before="20" w:after="20"/>
              <w:rPr>
                <w:sz w:val="20"/>
                <w:szCs w:val="20"/>
              </w:rPr>
            </w:pPr>
            <w:r w:rsidRPr="000E6F59">
              <w:rPr>
                <w:sz w:val="20"/>
                <w:szCs w:val="20"/>
              </w:rPr>
              <w:t>11%</w:t>
            </w:r>
          </w:p>
        </w:tc>
      </w:tr>
      <w:tr w:rsidRPr="000E6F59" w:rsidR="0027116F" w:rsidTr="00056DC7" w14:paraId="09F53453" w14:textId="77777777">
        <w:tc>
          <w:tcPr>
            <w:tcW w:w="1843" w:type="dxa"/>
          </w:tcPr>
          <w:p w:rsidRPr="000E6F59" w:rsidR="0027116F" w:rsidP="00256EB0" w:rsidRDefault="0027116F" w14:paraId="627F2CE3" w14:textId="77777777">
            <w:pPr>
              <w:spacing w:before="20" w:after="20"/>
              <w:rPr>
                <w:sz w:val="20"/>
                <w:szCs w:val="20"/>
              </w:rPr>
            </w:pPr>
            <w:r w:rsidRPr="000E6F59">
              <w:rPr>
                <w:sz w:val="20"/>
                <w:szCs w:val="20"/>
              </w:rPr>
              <w:t>Cienfuegos</w:t>
            </w:r>
          </w:p>
        </w:tc>
        <w:tc>
          <w:tcPr>
            <w:tcW w:w="1417" w:type="dxa"/>
          </w:tcPr>
          <w:p w:rsidRPr="000E6F59" w:rsidR="0027116F" w:rsidP="00256EB0" w:rsidRDefault="0027116F" w14:paraId="43E9F85A" w14:textId="77777777">
            <w:pPr>
              <w:spacing w:before="20" w:after="20"/>
              <w:rPr>
                <w:sz w:val="20"/>
                <w:szCs w:val="20"/>
              </w:rPr>
            </w:pPr>
            <w:r w:rsidRPr="000E6F59">
              <w:rPr>
                <w:sz w:val="20"/>
                <w:szCs w:val="20"/>
              </w:rPr>
              <w:t>418.9</w:t>
            </w:r>
          </w:p>
        </w:tc>
        <w:tc>
          <w:tcPr>
            <w:tcW w:w="1560" w:type="dxa"/>
          </w:tcPr>
          <w:p w:rsidRPr="000E6F59" w:rsidR="0027116F" w:rsidP="00256EB0" w:rsidRDefault="0027116F" w14:paraId="01E96B9E" w14:textId="77777777">
            <w:pPr>
              <w:spacing w:before="20" w:after="20"/>
              <w:rPr>
                <w:sz w:val="20"/>
                <w:szCs w:val="20"/>
              </w:rPr>
            </w:pPr>
            <w:r w:rsidRPr="000E6F59">
              <w:rPr>
                <w:sz w:val="20"/>
                <w:szCs w:val="20"/>
              </w:rPr>
              <w:t>15.9</w:t>
            </w:r>
          </w:p>
        </w:tc>
        <w:tc>
          <w:tcPr>
            <w:tcW w:w="1134" w:type="dxa"/>
          </w:tcPr>
          <w:p w:rsidRPr="000E6F59" w:rsidR="0027116F" w:rsidP="00256EB0" w:rsidRDefault="0027116F" w14:paraId="72D2347B" w14:textId="77777777">
            <w:pPr>
              <w:spacing w:before="20" w:after="20"/>
              <w:rPr>
                <w:sz w:val="20"/>
                <w:szCs w:val="20"/>
              </w:rPr>
            </w:pPr>
            <w:r w:rsidRPr="000E6F59">
              <w:rPr>
                <w:sz w:val="20"/>
                <w:szCs w:val="20"/>
              </w:rPr>
              <w:t>62.3</w:t>
            </w:r>
          </w:p>
        </w:tc>
        <w:tc>
          <w:tcPr>
            <w:tcW w:w="992" w:type="dxa"/>
          </w:tcPr>
          <w:p w:rsidRPr="000E6F59" w:rsidR="0027116F" w:rsidP="00256EB0" w:rsidRDefault="0027116F" w14:paraId="053459B6" w14:textId="77777777">
            <w:pPr>
              <w:spacing w:before="20" w:after="20"/>
              <w:rPr>
                <w:sz w:val="20"/>
                <w:szCs w:val="20"/>
              </w:rPr>
            </w:pPr>
            <w:r w:rsidRPr="000E6F59">
              <w:rPr>
                <w:sz w:val="20"/>
                <w:szCs w:val="20"/>
              </w:rPr>
              <w:t>78.2</w:t>
            </w:r>
          </w:p>
        </w:tc>
        <w:tc>
          <w:tcPr>
            <w:tcW w:w="709" w:type="dxa"/>
          </w:tcPr>
          <w:p w:rsidRPr="000E6F59" w:rsidR="0027116F" w:rsidP="00256EB0" w:rsidRDefault="0027116F" w14:paraId="44624B72" w14:textId="77777777">
            <w:pPr>
              <w:spacing w:before="20" w:after="20"/>
              <w:rPr>
                <w:sz w:val="20"/>
                <w:szCs w:val="20"/>
              </w:rPr>
            </w:pPr>
            <w:r w:rsidRPr="000E6F59">
              <w:rPr>
                <w:sz w:val="20"/>
                <w:szCs w:val="20"/>
              </w:rPr>
              <w:t>19%</w:t>
            </w:r>
          </w:p>
        </w:tc>
      </w:tr>
      <w:tr w:rsidRPr="000E6F59" w:rsidR="0027116F" w:rsidTr="00056DC7" w14:paraId="1DC8CA0D" w14:textId="77777777">
        <w:tc>
          <w:tcPr>
            <w:tcW w:w="1843" w:type="dxa"/>
          </w:tcPr>
          <w:p w:rsidRPr="000E6F59" w:rsidR="0027116F" w:rsidP="00256EB0" w:rsidRDefault="0027116F" w14:paraId="1EE51AD0" w14:textId="77777777">
            <w:pPr>
              <w:spacing w:before="20" w:after="20"/>
              <w:rPr>
                <w:sz w:val="20"/>
                <w:szCs w:val="20"/>
              </w:rPr>
            </w:pPr>
            <w:r w:rsidRPr="000E6F59">
              <w:rPr>
                <w:sz w:val="20"/>
                <w:szCs w:val="20"/>
              </w:rPr>
              <w:t>Sancti Spíritus</w:t>
            </w:r>
          </w:p>
        </w:tc>
        <w:tc>
          <w:tcPr>
            <w:tcW w:w="1417" w:type="dxa"/>
          </w:tcPr>
          <w:p w:rsidRPr="000E6F59" w:rsidR="0027116F" w:rsidP="00256EB0" w:rsidRDefault="0027116F" w14:paraId="56425C0D" w14:textId="77777777">
            <w:pPr>
              <w:spacing w:before="20" w:after="20"/>
              <w:rPr>
                <w:sz w:val="20"/>
                <w:szCs w:val="20"/>
              </w:rPr>
            </w:pPr>
            <w:r w:rsidRPr="000E6F59">
              <w:rPr>
                <w:sz w:val="20"/>
                <w:szCs w:val="20"/>
              </w:rPr>
              <w:t>677.7</w:t>
            </w:r>
          </w:p>
        </w:tc>
        <w:tc>
          <w:tcPr>
            <w:tcW w:w="1560" w:type="dxa"/>
          </w:tcPr>
          <w:p w:rsidRPr="000E6F59" w:rsidR="0027116F" w:rsidP="00256EB0" w:rsidRDefault="0027116F" w14:paraId="4AD24B4B" w14:textId="77777777">
            <w:pPr>
              <w:spacing w:before="20" w:after="20"/>
              <w:rPr>
                <w:sz w:val="20"/>
                <w:szCs w:val="20"/>
              </w:rPr>
            </w:pPr>
            <w:r w:rsidRPr="000E6F59">
              <w:rPr>
                <w:sz w:val="20"/>
                <w:szCs w:val="20"/>
              </w:rPr>
              <w:t>17.6</w:t>
            </w:r>
          </w:p>
        </w:tc>
        <w:tc>
          <w:tcPr>
            <w:tcW w:w="1134" w:type="dxa"/>
          </w:tcPr>
          <w:p w:rsidRPr="000E6F59" w:rsidR="0027116F" w:rsidP="00256EB0" w:rsidRDefault="0027116F" w14:paraId="009F5DA8" w14:textId="77777777">
            <w:pPr>
              <w:spacing w:before="20" w:after="20"/>
              <w:rPr>
                <w:sz w:val="20"/>
                <w:szCs w:val="20"/>
              </w:rPr>
            </w:pPr>
            <w:r w:rsidRPr="000E6F59">
              <w:rPr>
                <w:sz w:val="20"/>
                <w:szCs w:val="20"/>
              </w:rPr>
              <w:t>19.3</w:t>
            </w:r>
          </w:p>
        </w:tc>
        <w:tc>
          <w:tcPr>
            <w:tcW w:w="992" w:type="dxa"/>
          </w:tcPr>
          <w:p w:rsidRPr="000E6F59" w:rsidR="0027116F" w:rsidP="00256EB0" w:rsidRDefault="0027116F" w14:paraId="7CD8AE99" w14:textId="77777777">
            <w:pPr>
              <w:spacing w:before="20" w:after="20"/>
              <w:rPr>
                <w:sz w:val="20"/>
                <w:szCs w:val="20"/>
              </w:rPr>
            </w:pPr>
            <w:r w:rsidRPr="000E6F59">
              <w:rPr>
                <w:sz w:val="20"/>
                <w:szCs w:val="20"/>
              </w:rPr>
              <w:t>36.9</w:t>
            </w:r>
          </w:p>
        </w:tc>
        <w:tc>
          <w:tcPr>
            <w:tcW w:w="709" w:type="dxa"/>
          </w:tcPr>
          <w:p w:rsidRPr="000E6F59" w:rsidR="0027116F" w:rsidP="00256EB0" w:rsidRDefault="0027116F" w14:paraId="1FAF291C" w14:textId="77777777">
            <w:pPr>
              <w:spacing w:before="20" w:after="20"/>
              <w:rPr>
                <w:sz w:val="20"/>
                <w:szCs w:val="20"/>
              </w:rPr>
            </w:pPr>
            <w:r w:rsidRPr="000E6F59">
              <w:rPr>
                <w:sz w:val="20"/>
                <w:szCs w:val="20"/>
              </w:rPr>
              <w:t>5%</w:t>
            </w:r>
          </w:p>
        </w:tc>
      </w:tr>
      <w:tr w:rsidRPr="000E6F59" w:rsidR="0027116F" w:rsidTr="00056DC7" w14:paraId="40BB0987" w14:textId="77777777">
        <w:tc>
          <w:tcPr>
            <w:tcW w:w="1843" w:type="dxa"/>
          </w:tcPr>
          <w:p w:rsidRPr="000E6F59" w:rsidR="0027116F" w:rsidP="00256EB0" w:rsidRDefault="0027116F" w14:paraId="3AFC1503" w14:textId="77777777">
            <w:pPr>
              <w:spacing w:before="20" w:after="20"/>
              <w:rPr>
                <w:sz w:val="20"/>
                <w:szCs w:val="20"/>
              </w:rPr>
            </w:pPr>
            <w:r w:rsidRPr="000E6F59">
              <w:rPr>
                <w:sz w:val="20"/>
                <w:szCs w:val="20"/>
              </w:rPr>
              <w:t>Ciego de Ávila</w:t>
            </w:r>
          </w:p>
        </w:tc>
        <w:tc>
          <w:tcPr>
            <w:tcW w:w="1417" w:type="dxa"/>
          </w:tcPr>
          <w:p w:rsidRPr="000E6F59" w:rsidR="0027116F" w:rsidP="00256EB0" w:rsidRDefault="0027116F" w14:paraId="73BEE815" w14:textId="77777777">
            <w:pPr>
              <w:spacing w:before="20" w:after="20"/>
              <w:rPr>
                <w:sz w:val="20"/>
                <w:szCs w:val="20"/>
              </w:rPr>
            </w:pPr>
            <w:r w:rsidRPr="000E6F59">
              <w:rPr>
                <w:sz w:val="20"/>
                <w:szCs w:val="20"/>
              </w:rPr>
              <w:t>697.2</w:t>
            </w:r>
          </w:p>
        </w:tc>
        <w:tc>
          <w:tcPr>
            <w:tcW w:w="1560" w:type="dxa"/>
          </w:tcPr>
          <w:p w:rsidRPr="000E6F59" w:rsidR="0027116F" w:rsidP="00256EB0" w:rsidRDefault="0027116F" w14:paraId="7DDA5F37" w14:textId="77777777">
            <w:pPr>
              <w:spacing w:before="20" w:after="20"/>
              <w:rPr>
                <w:sz w:val="20"/>
                <w:szCs w:val="20"/>
              </w:rPr>
            </w:pPr>
            <w:r w:rsidRPr="000E6F59">
              <w:rPr>
                <w:sz w:val="20"/>
                <w:szCs w:val="20"/>
              </w:rPr>
              <w:t>49.4</w:t>
            </w:r>
          </w:p>
        </w:tc>
        <w:tc>
          <w:tcPr>
            <w:tcW w:w="1134" w:type="dxa"/>
          </w:tcPr>
          <w:p w:rsidRPr="000E6F59" w:rsidR="0027116F" w:rsidP="00256EB0" w:rsidRDefault="0027116F" w14:paraId="3D83CF45" w14:textId="77777777">
            <w:pPr>
              <w:spacing w:before="20" w:after="20"/>
              <w:rPr>
                <w:sz w:val="20"/>
                <w:szCs w:val="20"/>
              </w:rPr>
            </w:pPr>
            <w:r w:rsidRPr="000E6F59">
              <w:rPr>
                <w:sz w:val="20"/>
                <w:szCs w:val="20"/>
              </w:rPr>
              <w:t>99.1</w:t>
            </w:r>
          </w:p>
        </w:tc>
        <w:tc>
          <w:tcPr>
            <w:tcW w:w="992" w:type="dxa"/>
          </w:tcPr>
          <w:p w:rsidRPr="000E6F59" w:rsidR="0027116F" w:rsidP="00256EB0" w:rsidRDefault="0027116F" w14:paraId="04B36183" w14:textId="77777777">
            <w:pPr>
              <w:spacing w:before="20" w:after="20"/>
              <w:rPr>
                <w:sz w:val="20"/>
                <w:szCs w:val="20"/>
              </w:rPr>
            </w:pPr>
            <w:r w:rsidRPr="000E6F59">
              <w:rPr>
                <w:sz w:val="20"/>
                <w:szCs w:val="20"/>
              </w:rPr>
              <w:t>148.5</w:t>
            </w:r>
          </w:p>
        </w:tc>
        <w:tc>
          <w:tcPr>
            <w:tcW w:w="709" w:type="dxa"/>
          </w:tcPr>
          <w:p w:rsidRPr="000E6F59" w:rsidR="0027116F" w:rsidP="00256EB0" w:rsidRDefault="0027116F" w14:paraId="70B09117" w14:textId="77777777">
            <w:pPr>
              <w:spacing w:before="20" w:after="20"/>
              <w:rPr>
                <w:sz w:val="20"/>
                <w:szCs w:val="20"/>
              </w:rPr>
            </w:pPr>
            <w:r w:rsidRPr="000E6F59">
              <w:rPr>
                <w:sz w:val="20"/>
                <w:szCs w:val="20"/>
              </w:rPr>
              <w:t>21%</w:t>
            </w:r>
          </w:p>
        </w:tc>
      </w:tr>
      <w:tr w:rsidRPr="000E6F59" w:rsidR="0027116F" w:rsidTr="00056DC7" w14:paraId="7CD4FC0C" w14:textId="77777777">
        <w:tc>
          <w:tcPr>
            <w:tcW w:w="1843" w:type="dxa"/>
          </w:tcPr>
          <w:p w:rsidRPr="000E6F59" w:rsidR="0027116F" w:rsidP="00256EB0" w:rsidRDefault="0027116F" w14:paraId="626968B7" w14:textId="77777777">
            <w:pPr>
              <w:spacing w:before="20" w:after="20"/>
              <w:rPr>
                <w:sz w:val="20"/>
                <w:szCs w:val="20"/>
              </w:rPr>
            </w:pPr>
            <w:r w:rsidRPr="000E6F59">
              <w:rPr>
                <w:sz w:val="20"/>
                <w:szCs w:val="20"/>
              </w:rPr>
              <w:t>Camagüey</w:t>
            </w:r>
          </w:p>
        </w:tc>
        <w:tc>
          <w:tcPr>
            <w:tcW w:w="1417" w:type="dxa"/>
          </w:tcPr>
          <w:p w:rsidRPr="000E6F59" w:rsidR="0027116F" w:rsidP="00256EB0" w:rsidRDefault="0027116F" w14:paraId="00E32B2C" w14:textId="77777777">
            <w:pPr>
              <w:spacing w:before="20" w:after="20"/>
              <w:rPr>
                <w:sz w:val="20"/>
                <w:szCs w:val="20"/>
              </w:rPr>
            </w:pPr>
            <w:r w:rsidRPr="000E6F59">
              <w:rPr>
                <w:sz w:val="20"/>
                <w:szCs w:val="20"/>
              </w:rPr>
              <w:t>1,538.6</w:t>
            </w:r>
          </w:p>
        </w:tc>
        <w:tc>
          <w:tcPr>
            <w:tcW w:w="1560" w:type="dxa"/>
          </w:tcPr>
          <w:p w:rsidRPr="000E6F59" w:rsidR="0027116F" w:rsidP="00256EB0" w:rsidRDefault="0027116F" w14:paraId="25FBDFAC" w14:textId="77777777">
            <w:pPr>
              <w:spacing w:before="20" w:after="20"/>
              <w:rPr>
                <w:sz w:val="20"/>
                <w:szCs w:val="20"/>
              </w:rPr>
            </w:pPr>
            <w:r w:rsidRPr="000E6F59">
              <w:rPr>
                <w:sz w:val="20"/>
                <w:szCs w:val="20"/>
              </w:rPr>
              <w:t>52.2</w:t>
            </w:r>
          </w:p>
        </w:tc>
        <w:tc>
          <w:tcPr>
            <w:tcW w:w="1134" w:type="dxa"/>
          </w:tcPr>
          <w:p w:rsidRPr="000E6F59" w:rsidR="0027116F" w:rsidP="00256EB0" w:rsidRDefault="0027116F" w14:paraId="4AC0952A" w14:textId="77777777">
            <w:pPr>
              <w:spacing w:before="20" w:after="20"/>
              <w:rPr>
                <w:sz w:val="20"/>
                <w:szCs w:val="20"/>
              </w:rPr>
            </w:pPr>
            <w:r w:rsidRPr="000E6F59">
              <w:rPr>
                <w:sz w:val="20"/>
                <w:szCs w:val="20"/>
              </w:rPr>
              <w:t>299.9</w:t>
            </w:r>
          </w:p>
        </w:tc>
        <w:tc>
          <w:tcPr>
            <w:tcW w:w="992" w:type="dxa"/>
          </w:tcPr>
          <w:p w:rsidRPr="000E6F59" w:rsidR="0027116F" w:rsidP="00256EB0" w:rsidRDefault="0027116F" w14:paraId="59273CC4" w14:textId="77777777">
            <w:pPr>
              <w:spacing w:before="20" w:after="20"/>
              <w:rPr>
                <w:sz w:val="20"/>
                <w:szCs w:val="20"/>
              </w:rPr>
            </w:pPr>
            <w:r w:rsidRPr="000E6F59">
              <w:rPr>
                <w:sz w:val="20"/>
                <w:szCs w:val="20"/>
              </w:rPr>
              <w:t>352.1</w:t>
            </w:r>
          </w:p>
        </w:tc>
        <w:tc>
          <w:tcPr>
            <w:tcW w:w="709" w:type="dxa"/>
          </w:tcPr>
          <w:p w:rsidRPr="000E6F59" w:rsidR="0027116F" w:rsidP="00256EB0" w:rsidRDefault="0027116F" w14:paraId="51531EE4" w14:textId="77777777">
            <w:pPr>
              <w:spacing w:before="20" w:after="20"/>
              <w:rPr>
                <w:sz w:val="20"/>
                <w:szCs w:val="20"/>
              </w:rPr>
            </w:pPr>
            <w:r w:rsidRPr="000E6F59">
              <w:rPr>
                <w:sz w:val="20"/>
                <w:szCs w:val="20"/>
              </w:rPr>
              <w:t>23%</w:t>
            </w:r>
          </w:p>
        </w:tc>
      </w:tr>
      <w:tr w:rsidRPr="000E6F59" w:rsidR="0027116F" w:rsidTr="00056DC7" w14:paraId="1B536E69" w14:textId="77777777">
        <w:tc>
          <w:tcPr>
            <w:tcW w:w="1843" w:type="dxa"/>
          </w:tcPr>
          <w:p w:rsidRPr="000E6F59" w:rsidR="0027116F" w:rsidP="00256EB0" w:rsidRDefault="0027116F" w14:paraId="11D655CB" w14:textId="77777777">
            <w:pPr>
              <w:spacing w:before="20" w:after="20"/>
              <w:rPr>
                <w:sz w:val="20"/>
                <w:szCs w:val="20"/>
              </w:rPr>
            </w:pPr>
            <w:r w:rsidRPr="000E6F59">
              <w:rPr>
                <w:sz w:val="20"/>
                <w:szCs w:val="20"/>
              </w:rPr>
              <w:t>Las Tunas</w:t>
            </w:r>
          </w:p>
        </w:tc>
        <w:tc>
          <w:tcPr>
            <w:tcW w:w="1417" w:type="dxa"/>
          </w:tcPr>
          <w:p w:rsidRPr="000E6F59" w:rsidR="0027116F" w:rsidP="00256EB0" w:rsidRDefault="0027116F" w14:paraId="66A602EB" w14:textId="77777777">
            <w:pPr>
              <w:spacing w:before="20" w:after="20"/>
              <w:rPr>
                <w:sz w:val="20"/>
                <w:szCs w:val="20"/>
              </w:rPr>
            </w:pPr>
            <w:r w:rsidRPr="000E6F59">
              <w:rPr>
                <w:sz w:val="20"/>
                <w:szCs w:val="20"/>
              </w:rPr>
              <w:t>659.3</w:t>
            </w:r>
          </w:p>
        </w:tc>
        <w:tc>
          <w:tcPr>
            <w:tcW w:w="1560" w:type="dxa"/>
          </w:tcPr>
          <w:p w:rsidRPr="000E6F59" w:rsidR="0027116F" w:rsidP="00256EB0" w:rsidRDefault="0027116F" w14:paraId="09CAD7BA" w14:textId="77777777">
            <w:pPr>
              <w:spacing w:before="20" w:after="20"/>
              <w:rPr>
                <w:sz w:val="20"/>
                <w:szCs w:val="20"/>
              </w:rPr>
            </w:pPr>
            <w:r w:rsidRPr="000E6F59">
              <w:rPr>
                <w:sz w:val="20"/>
                <w:szCs w:val="20"/>
              </w:rPr>
              <w:t>29.7</w:t>
            </w:r>
          </w:p>
        </w:tc>
        <w:tc>
          <w:tcPr>
            <w:tcW w:w="1134" w:type="dxa"/>
          </w:tcPr>
          <w:p w:rsidRPr="000E6F59" w:rsidR="0027116F" w:rsidP="00256EB0" w:rsidRDefault="0027116F" w14:paraId="45C2B2B1" w14:textId="77777777">
            <w:pPr>
              <w:spacing w:before="20" w:after="20"/>
              <w:rPr>
                <w:sz w:val="20"/>
                <w:szCs w:val="20"/>
              </w:rPr>
            </w:pPr>
            <w:r w:rsidRPr="000E6F59">
              <w:rPr>
                <w:sz w:val="20"/>
                <w:szCs w:val="20"/>
              </w:rPr>
              <w:t>126.1</w:t>
            </w:r>
          </w:p>
        </w:tc>
        <w:tc>
          <w:tcPr>
            <w:tcW w:w="992" w:type="dxa"/>
          </w:tcPr>
          <w:p w:rsidRPr="000E6F59" w:rsidR="0027116F" w:rsidP="00256EB0" w:rsidRDefault="0027116F" w14:paraId="594E0C03" w14:textId="77777777">
            <w:pPr>
              <w:spacing w:before="20" w:after="20"/>
              <w:rPr>
                <w:sz w:val="20"/>
                <w:szCs w:val="20"/>
              </w:rPr>
            </w:pPr>
            <w:r w:rsidRPr="000E6F59">
              <w:rPr>
                <w:sz w:val="20"/>
                <w:szCs w:val="20"/>
              </w:rPr>
              <w:t>155.8</w:t>
            </w:r>
          </w:p>
        </w:tc>
        <w:tc>
          <w:tcPr>
            <w:tcW w:w="709" w:type="dxa"/>
          </w:tcPr>
          <w:p w:rsidRPr="000E6F59" w:rsidR="0027116F" w:rsidP="00256EB0" w:rsidRDefault="0027116F" w14:paraId="222FB585" w14:textId="77777777">
            <w:pPr>
              <w:spacing w:before="20" w:after="20"/>
              <w:rPr>
                <w:sz w:val="20"/>
                <w:szCs w:val="20"/>
              </w:rPr>
            </w:pPr>
            <w:r w:rsidRPr="000E6F59">
              <w:rPr>
                <w:sz w:val="20"/>
                <w:szCs w:val="20"/>
              </w:rPr>
              <w:t>24%</w:t>
            </w:r>
          </w:p>
        </w:tc>
      </w:tr>
      <w:tr w:rsidRPr="000E6F59" w:rsidR="0027116F" w:rsidTr="00056DC7" w14:paraId="0ACE7413" w14:textId="77777777">
        <w:tc>
          <w:tcPr>
            <w:tcW w:w="1843" w:type="dxa"/>
          </w:tcPr>
          <w:p w:rsidRPr="000E6F59" w:rsidR="0027116F" w:rsidP="00256EB0" w:rsidRDefault="0027116F" w14:paraId="6ABF635F" w14:textId="77777777">
            <w:pPr>
              <w:spacing w:before="20" w:after="20"/>
              <w:rPr>
                <w:sz w:val="20"/>
                <w:szCs w:val="20"/>
              </w:rPr>
            </w:pPr>
            <w:r w:rsidRPr="000E6F59">
              <w:rPr>
                <w:sz w:val="20"/>
                <w:szCs w:val="20"/>
              </w:rPr>
              <w:t>Holguín</w:t>
            </w:r>
          </w:p>
        </w:tc>
        <w:tc>
          <w:tcPr>
            <w:tcW w:w="1417" w:type="dxa"/>
          </w:tcPr>
          <w:p w:rsidRPr="000E6F59" w:rsidR="0027116F" w:rsidP="00256EB0" w:rsidRDefault="0027116F" w14:paraId="4B541A50" w14:textId="77777777">
            <w:pPr>
              <w:spacing w:before="20" w:after="20"/>
              <w:rPr>
                <w:sz w:val="20"/>
                <w:szCs w:val="20"/>
              </w:rPr>
            </w:pPr>
            <w:r w:rsidRPr="000E6F59">
              <w:rPr>
                <w:sz w:val="20"/>
                <w:szCs w:val="20"/>
              </w:rPr>
              <w:t>921.6</w:t>
            </w:r>
          </w:p>
        </w:tc>
        <w:tc>
          <w:tcPr>
            <w:tcW w:w="1560" w:type="dxa"/>
          </w:tcPr>
          <w:p w:rsidRPr="000E6F59" w:rsidR="0027116F" w:rsidP="00256EB0" w:rsidRDefault="0027116F" w14:paraId="748250FE" w14:textId="77777777">
            <w:pPr>
              <w:spacing w:before="20" w:after="20"/>
              <w:rPr>
                <w:sz w:val="20"/>
                <w:szCs w:val="20"/>
              </w:rPr>
            </w:pPr>
            <w:r w:rsidRPr="000E6F59">
              <w:rPr>
                <w:sz w:val="20"/>
                <w:szCs w:val="20"/>
              </w:rPr>
              <w:t>38.5</w:t>
            </w:r>
          </w:p>
        </w:tc>
        <w:tc>
          <w:tcPr>
            <w:tcW w:w="1134" w:type="dxa"/>
          </w:tcPr>
          <w:p w:rsidRPr="000E6F59" w:rsidR="0027116F" w:rsidP="00256EB0" w:rsidRDefault="0027116F" w14:paraId="466A099F" w14:textId="77777777">
            <w:pPr>
              <w:spacing w:before="20" w:after="20"/>
              <w:rPr>
                <w:sz w:val="20"/>
                <w:szCs w:val="20"/>
              </w:rPr>
            </w:pPr>
            <w:r w:rsidRPr="000E6F59">
              <w:rPr>
                <w:sz w:val="20"/>
                <w:szCs w:val="20"/>
              </w:rPr>
              <w:t>13.7</w:t>
            </w:r>
          </w:p>
        </w:tc>
        <w:tc>
          <w:tcPr>
            <w:tcW w:w="992" w:type="dxa"/>
          </w:tcPr>
          <w:p w:rsidRPr="000E6F59" w:rsidR="0027116F" w:rsidP="00256EB0" w:rsidRDefault="0027116F" w14:paraId="6D000195" w14:textId="77777777">
            <w:pPr>
              <w:spacing w:before="20" w:after="20"/>
              <w:rPr>
                <w:sz w:val="20"/>
                <w:szCs w:val="20"/>
              </w:rPr>
            </w:pPr>
            <w:r w:rsidRPr="000E6F59">
              <w:rPr>
                <w:sz w:val="20"/>
                <w:szCs w:val="20"/>
              </w:rPr>
              <w:t>52.2</w:t>
            </w:r>
          </w:p>
        </w:tc>
        <w:tc>
          <w:tcPr>
            <w:tcW w:w="709" w:type="dxa"/>
          </w:tcPr>
          <w:p w:rsidRPr="000E6F59" w:rsidR="0027116F" w:rsidP="00256EB0" w:rsidRDefault="0027116F" w14:paraId="3449B5C1" w14:textId="77777777">
            <w:pPr>
              <w:spacing w:before="20" w:after="20"/>
              <w:rPr>
                <w:sz w:val="20"/>
                <w:szCs w:val="20"/>
              </w:rPr>
            </w:pPr>
            <w:r w:rsidRPr="000E6F59">
              <w:rPr>
                <w:sz w:val="20"/>
                <w:szCs w:val="20"/>
              </w:rPr>
              <w:t>6%</w:t>
            </w:r>
          </w:p>
        </w:tc>
      </w:tr>
      <w:tr w:rsidRPr="000E6F59" w:rsidR="0027116F" w:rsidTr="00056DC7" w14:paraId="231852E0" w14:textId="77777777">
        <w:tc>
          <w:tcPr>
            <w:tcW w:w="1843" w:type="dxa"/>
          </w:tcPr>
          <w:p w:rsidRPr="000E6F59" w:rsidR="0027116F" w:rsidP="00256EB0" w:rsidRDefault="0027116F" w14:paraId="2D47B0E7" w14:textId="77777777">
            <w:pPr>
              <w:spacing w:before="20" w:after="20"/>
              <w:rPr>
                <w:sz w:val="20"/>
                <w:szCs w:val="20"/>
              </w:rPr>
            </w:pPr>
            <w:r w:rsidRPr="000E6F59">
              <w:rPr>
                <w:sz w:val="20"/>
                <w:szCs w:val="20"/>
              </w:rPr>
              <w:t>Granma</w:t>
            </w:r>
          </w:p>
        </w:tc>
        <w:tc>
          <w:tcPr>
            <w:tcW w:w="1417" w:type="dxa"/>
          </w:tcPr>
          <w:p w:rsidRPr="000E6F59" w:rsidR="0027116F" w:rsidP="00256EB0" w:rsidRDefault="0027116F" w14:paraId="325A6A02" w14:textId="77777777">
            <w:pPr>
              <w:spacing w:before="20" w:after="20"/>
              <w:rPr>
                <w:sz w:val="20"/>
                <w:szCs w:val="20"/>
              </w:rPr>
            </w:pPr>
            <w:r w:rsidRPr="000E6F59">
              <w:rPr>
                <w:sz w:val="20"/>
                <w:szCs w:val="20"/>
              </w:rPr>
              <w:t>837.4</w:t>
            </w:r>
          </w:p>
        </w:tc>
        <w:tc>
          <w:tcPr>
            <w:tcW w:w="1560" w:type="dxa"/>
          </w:tcPr>
          <w:p w:rsidRPr="000E6F59" w:rsidR="0027116F" w:rsidP="00256EB0" w:rsidRDefault="0027116F" w14:paraId="51A18B45" w14:textId="77777777">
            <w:pPr>
              <w:spacing w:before="20" w:after="20"/>
              <w:rPr>
                <w:sz w:val="20"/>
                <w:szCs w:val="20"/>
              </w:rPr>
            </w:pPr>
            <w:r w:rsidRPr="000E6F59">
              <w:rPr>
                <w:sz w:val="20"/>
                <w:szCs w:val="20"/>
              </w:rPr>
              <w:t>35.8</w:t>
            </w:r>
          </w:p>
        </w:tc>
        <w:tc>
          <w:tcPr>
            <w:tcW w:w="1134" w:type="dxa"/>
          </w:tcPr>
          <w:p w:rsidRPr="000E6F59" w:rsidR="0027116F" w:rsidP="00256EB0" w:rsidRDefault="0027116F" w14:paraId="3D68A6EA" w14:textId="77777777">
            <w:pPr>
              <w:spacing w:before="20" w:after="20"/>
              <w:rPr>
                <w:sz w:val="20"/>
                <w:szCs w:val="20"/>
              </w:rPr>
            </w:pPr>
            <w:r w:rsidRPr="000E6F59">
              <w:rPr>
                <w:sz w:val="20"/>
                <w:szCs w:val="20"/>
              </w:rPr>
              <w:t>70.3</w:t>
            </w:r>
          </w:p>
        </w:tc>
        <w:tc>
          <w:tcPr>
            <w:tcW w:w="992" w:type="dxa"/>
          </w:tcPr>
          <w:p w:rsidRPr="000E6F59" w:rsidR="0027116F" w:rsidP="00256EB0" w:rsidRDefault="0027116F" w14:paraId="72D83878" w14:textId="77777777">
            <w:pPr>
              <w:spacing w:before="20" w:after="20"/>
              <w:rPr>
                <w:sz w:val="20"/>
                <w:szCs w:val="20"/>
              </w:rPr>
            </w:pPr>
            <w:r w:rsidRPr="000E6F59">
              <w:rPr>
                <w:sz w:val="20"/>
                <w:szCs w:val="20"/>
              </w:rPr>
              <w:t>106.1</w:t>
            </w:r>
          </w:p>
        </w:tc>
        <w:tc>
          <w:tcPr>
            <w:tcW w:w="709" w:type="dxa"/>
          </w:tcPr>
          <w:p w:rsidRPr="000E6F59" w:rsidR="0027116F" w:rsidP="00256EB0" w:rsidRDefault="0027116F" w14:paraId="6BFB4F26" w14:textId="77777777">
            <w:pPr>
              <w:spacing w:before="20" w:after="20"/>
              <w:rPr>
                <w:sz w:val="20"/>
                <w:szCs w:val="20"/>
              </w:rPr>
            </w:pPr>
            <w:r w:rsidRPr="000E6F59">
              <w:rPr>
                <w:sz w:val="20"/>
                <w:szCs w:val="20"/>
              </w:rPr>
              <w:t>13%</w:t>
            </w:r>
          </w:p>
        </w:tc>
      </w:tr>
      <w:tr w:rsidRPr="000E6F59" w:rsidR="0027116F" w:rsidTr="00056DC7" w14:paraId="1B5F5D56" w14:textId="77777777">
        <w:tc>
          <w:tcPr>
            <w:tcW w:w="1843" w:type="dxa"/>
          </w:tcPr>
          <w:p w:rsidRPr="000E6F59" w:rsidR="0027116F" w:rsidP="00256EB0" w:rsidRDefault="0027116F" w14:paraId="77302EC4" w14:textId="77777777">
            <w:pPr>
              <w:spacing w:before="20" w:after="20"/>
              <w:rPr>
                <w:sz w:val="20"/>
                <w:szCs w:val="20"/>
              </w:rPr>
            </w:pPr>
            <w:r w:rsidRPr="000E6F59">
              <w:rPr>
                <w:sz w:val="20"/>
                <w:szCs w:val="20"/>
              </w:rPr>
              <w:t>Stgo. de Cuba</w:t>
            </w:r>
          </w:p>
        </w:tc>
        <w:tc>
          <w:tcPr>
            <w:tcW w:w="1417" w:type="dxa"/>
          </w:tcPr>
          <w:p w:rsidRPr="000E6F59" w:rsidR="0027116F" w:rsidP="00256EB0" w:rsidRDefault="0027116F" w14:paraId="0E7F1BC7" w14:textId="77777777">
            <w:pPr>
              <w:spacing w:before="20" w:after="20"/>
              <w:rPr>
                <w:sz w:val="20"/>
                <w:szCs w:val="20"/>
              </w:rPr>
            </w:pPr>
            <w:r w:rsidRPr="000E6F59">
              <w:rPr>
                <w:sz w:val="20"/>
                <w:szCs w:val="20"/>
              </w:rPr>
              <w:t>622.8</w:t>
            </w:r>
          </w:p>
        </w:tc>
        <w:tc>
          <w:tcPr>
            <w:tcW w:w="1560" w:type="dxa"/>
          </w:tcPr>
          <w:p w:rsidRPr="000E6F59" w:rsidR="0027116F" w:rsidP="00256EB0" w:rsidRDefault="0027116F" w14:paraId="3D595D76" w14:textId="77777777">
            <w:pPr>
              <w:spacing w:before="20" w:after="20"/>
              <w:rPr>
                <w:sz w:val="20"/>
                <w:szCs w:val="20"/>
              </w:rPr>
            </w:pPr>
            <w:r w:rsidRPr="000E6F59">
              <w:rPr>
                <w:sz w:val="20"/>
                <w:szCs w:val="20"/>
              </w:rPr>
              <w:t>10.7</w:t>
            </w:r>
          </w:p>
        </w:tc>
        <w:tc>
          <w:tcPr>
            <w:tcW w:w="1134" w:type="dxa"/>
          </w:tcPr>
          <w:p w:rsidRPr="000E6F59" w:rsidR="0027116F" w:rsidP="00256EB0" w:rsidRDefault="0027116F" w14:paraId="28634C3D" w14:textId="77777777">
            <w:pPr>
              <w:spacing w:before="20" w:after="20"/>
              <w:rPr>
                <w:sz w:val="20"/>
                <w:szCs w:val="20"/>
              </w:rPr>
            </w:pPr>
            <w:r w:rsidRPr="000E6F59">
              <w:rPr>
                <w:sz w:val="20"/>
                <w:szCs w:val="20"/>
              </w:rPr>
              <w:t>27</w:t>
            </w:r>
          </w:p>
        </w:tc>
        <w:tc>
          <w:tcPr>
            <w:tcW w:w="992" w:type="dxa"/>
          </w:tcPr>
          <w:p w:rsidRPr="000E6F59" w:rsidR="0027116F" w:rsidP="00256EB0" w:rsidRDefault="0027116F" w14:paraId="047087DF" w14:textId="77777777">
            <w:pPr>
              <w:spacing w:before="20" w:after="20"/>
              <w:rPr>
                <w:sz w:val="20"/>
                <w:szCs w:val="20"/>
              </w:rPr>
            </w:pPr>
            <w:r w:rsidRPr="000E6F59">
              <w:rPr>
                <w:sz w:val="20"/>
                <w:szCs w:val="20"/>
              </w:rPr>
              <w:t>37.7</w:t>
            </w:r>
          </w:p>
        </w:tc>
        <w:tc>
          <w:tcPr>
            <w:tcW w:w="709" w:type="dxa"/>
          </w:tcPr>
          <w:p w:rsidRPr="000E6F59" w:rsidR="0027116F" w:rsidP="00256EB0" w:rsidRDefault="0027116F" w14:paraId="6C1922F7" w14:textId="77777777">
            <w:pPr>
              <w:spacing w:before="20" w:after="20"/>
              <w:rPr>
                <w:sz w:val="20"/>
                <w:szCs w:val="20"/>
              </w:rPr>
            </w:pPr>
            <w:r w:rsidRPr="000E6F59">
              <w:rPr>
                <w:sz w:val="20"/>
                <w:szCs w:val="20"/>
              </w:rPr>
              <w:t>6%</w:t>
            </w:r>
          </w:p>
        </w:tc>
      </w:tr>
      <w:tr w:rsidRPr="000E6F59" w:rsidR="0027116F" w:rsidTr="00056DC7" w14:paraId="67D6FBC7" w14:textId="77777777">
        <w:tc>
          <w:tcPr>
            <w:tcW w:w="1843" w:type="dxa"/>
          </w:tcPr>
          <w:p w:rsidRPr="000E6F59" w:rsidR="0027116F" w:rsidP="00256EB0" w:rsidRDefault="0027116F" w14:paraId="348C6C9B" w14:textId="77777777">
            <w:pPr>
              <w:spacing w:before="20" w:after="20"/>
              <w:rPr>
                <w:sz w:val="20"/>
                <w:szCs w:val="20"/>
              </w:rPr>
            </w:pPr>
            <w:r w:rsidRPr="000E6F59">
              <w:rPr>
                <w:sz w:val="20"/>
                <w:szCs w:val="20"/>
              </w:rPr>
              <w:t>Guantánamo</w:t>
            </w:r>
          </w:p>
        </w:tc>
        <w:tc>
          <w:tcPr>
            <w:tcW w:w="1417" w:type="dxa"/>
          </w:tcPr>
          <w:p w:rsidRPr="000E6F59" w:rsidR="0027116F" w:rsidP="00256EB0" w:rsidRDefault="0027116F" w14:paraId="0A2F5146" w14:textId="77777777">
            <w:pPr>
              <w:spacing w:before="20" w:after="20"/>
              <w:rPr>
                <w:sz w:val="20"/>
                <w:szCs w:val="20"/>
              </w:rPr>
            </w:pPr>
            <w:r w:rsidRPr="000E6F59">
              <w:rPr>
                <w:sz w:val="20"/>
                <w:szCs w:val="20"/>
              </w:rPr>
              <w:t>616.8</w:t>
            </w:r>
          </w:p>
        </w:tc>
        <w:tc>
          <w:tcPr>
            <w:tcW w:w="1560" w:type="dxa"/>
          </w:tcPr>
          <w:p w:rsidRPr="000E6F59" w:rsidR="0027116F" w:rsidP="00256EB0" w:rsidRDefault="0027116F" w14:paraId="544DB189" w14:textId="77777777">
            <w:pPr>
              <w:spacing w:before="20" w:after="20"/>
              <w:rPr>
                <w:sz w:val="20"/>
                <w:szCs w:val="20"/>
              </w:rPr>
            </w:pPr>
            <w:r w:rsidRPr="000E6F59">
              <w:rPr>
                <w:sz w:val="20"/>
                <w:szCs w:val="20"/>
              </w:rPr>
              <w:t>12.2</w:t>
            </w:r>
          </w:p>
        </w:tc>
        <w:tc>
          <w:tcPr>
            <w:tcW w:w="1134" w:type="dxa"/>
          </w:tcPr>
          <w:p w:rsidRPr="000E6F59" w:rsidR="0027116F" w:rsidP="00256EB0" w:rsidRDefault="0027116F" w14:paraId="43A0BD12" w14:textId="77777777">
            <w:pPr>
              <w:spacing w:before="20" w:after="20"/>
              <w:rPr>
                <w:sz w:val="20"/>
                <w:szCs w:val="20"/>
              </w:rPr>
            </w:pPr>
            <w:r w:rsidRPr="000E6F59">
              <w:rPr>
                <w:sz w:val="20"/>
                <w:szCs w:val="20"/>
              </w:rPr>
              <w:t>28.1</w:t>
            </w:r>
          </w:p>
        </w:tc>
        <w:tc>
          <w:tcPr>
            <w:tcW w:w="992" w:type="dxa"/>
          </w:tcPr>
          <w:p w:rsidRPr="000E6F59" w:rsidR="0027116F" w:rsidP="00256EB0" w:rsidRDefault="0027116F" w14:paraId="08822F63" w14:textId="77777777">
            <w:pPr>
              <w:spacing w:before="20" w:after="20"/>
              <w:rPr>
                <w:sz w:val="20"/>
                <w:szCs w:val="20"/>
              </w:rPr>
            </w:pPr>
            <w:r w:rsidRPr="000E6F59">
              <w:rPr>
                <w:sz w:val="20"/>
                <w:szCs w:val="20"/>
              </w:rPr>
              <w:t>40.3</w:t>
            </w:r>
          </w:p>
        </w:tc>
        <w:tc>
          <w:tcPr>
            <w:tcW w:w="709" w:type="dxa"/>
          </w:tcPr>
          <w:p w:rsidRPr="000E6F59" w:rsidR="0027116F" w:rsidP="00256EB0" w:rsidRDefault="0027116F" w14:paraId="0560A643" w14:textId="77777777">
            <w:pPr>
              <w:spacing w:before="20" w:after="20"/>
              <w:rPr>
                <w:sz w:val="20"/>
                <w:szCs w:val="20"/>
              </w:rPr>
            </w:pPr>
            <w:r w:rsidRPr="000E6F59">
              <w:rPr>
                <w:sz w:val="20"/>
                <w:szCs w:val="20"/>
              </w:rPr>
              <w:t>7%</w:t>
            </w:r>
          </w:p>
        </w:tc>
      </w:tr>
      <w:tr w:rsidRPr="000E6F59" w:rsidR="0027116F" w:rsidTr="00056DC7" w14:paraId="5D9F1714" w14:textId="77777777">
        <w:tc>
          <w:tcPr>
            <w:tcW w:w="1843" w:type="dxa"/>
          </w:tcPr>
          <w:p w:rsidRPr="000E6F59" w:rsidR="0027116F" w:rsidP="00256EB0" w:rsidRDefault="0027116F" w14:paraId="3D85FE46" w14:textId="77777777">
            <w:pPr>
              <w:spacing w:before="20" w:after="20"/>
              <w:rPr>
                <w:sz w:val="20"/>
                <w:szCs w:val="20"/>
              </w:rPr>
            </w:pPr>
            <w:r w:rsidRPr="000E6F59">
              <w:rPr>
                <w:sz w:val="20"/>
                <w:szCs w:val="20"/>
              </w:rPr>
              <w:t>Isla de la Juventud</w:t>
            </w:r>
          </w:p>
        </w:tc>
        <w:tc>
          <w:tcPr>
            <w:tcW w:w="1417" w:type="dxa"/>
          </w:tcPr>
          <w:p w:rsidRPr="000E6F59" w:rsidR="0027116F" w:rsidP="00256EB0" w:rsidRDefault="0027116F" w14:paraId="58789C5E" w14:textId="77777777">
            <w:pPr>
              <w:spacing w:before="20" w:after="20"/>
              <w:rPr>
                <w:sz w:val="20"/>
                <w:szCs w:val="20"/>
              </w:rPr>
            </w:pPr>
            <w:r w:rsidRPr="000E6F59">
              <w:rPr>
                <w:sz w:val="20"/>
                <w:szCs w:val="20"/>
              </w:rPr>
              <w:t>241.9</w:t>
            </w:r>
          </w:p>
        </w:tc>
        <w:tc>
          <w:tcPr>
            <w:tcW w:w="1560" w:type="dxa"/>
          </w:tcPr>
          <w:p w:rsidRPr="000E6F59" w:rsidR="0027116F" w:rsidP="00256EB0" w:rsidRDefault="0027116F" w14:paraId="2613B34B" w14:textId="77777777">
            <w:pPr>
              <w:spacing w:before="20" w:after="20"/>
              <w:rPr>
                <w:sz w:val="20"/>
                <w:szCs w:val="20"/>
              </w:rPr>
            </w:pPr>
            <w:r w:rsidRPr="000E6F59">
              <w:rPr>
                <w:sz w:val="20"/>
                <w:szCs w:val="20"/>
              </w:rPr>
              <w:t>7</w:t>
            </w:r>
          </w:p>
        </w:tc>
        <w:tc>
          <w:tcPr>
            <w:tcW w:w="1134" w:type="dxa"/>
          </w:tcPr>
          <w:p w:rsidRPr="000E6F59" w:rsidR="0027116F" w:rsidP="00256EB0" w:rsidRDefault="0027116F" w14:paraId="5CD2025C" w14:textId="77777777">
            <w:pPr>
              <w:spacing w:before="20" w:after="20"/>
              <w:rPr>
                <w:sz w:val="20"/>
                <w:szCs w:val="20"/>
              </w:rPr>
            </w:pPr>
            <w:r w:rsidRPr="000E6F59">
              <w:rPr>
                <w:sz w:val="20"/>
                <w:szCs w:val="20"/>
              </w:rPr>
              <w:t>6.9</w:t>
            </w:r>
          </w:p>
        </w:tc>
        <w:tc>
          <w:tcPr>
            <w:tcW w:w="992" w:type="dxa"/>
          </w:tcPr>
          <w:p w:rsidRPr="000E6F59" w:rsidR="0027116F" w:rsidP="00256EB0" w:rsidRDefault="0027116F" w14:paraId="7FB17383" w14:textId="77777777">
            <w:pPr>
              <w:spacing w:before="20" w:after="20"/>
              <w:rPr>
                <w:sz w:val="20"/>
                <w:szCs w:val="20"/>
              </w:rPr>
            </w:pPr>
            <w:r w:rsidRPr="000E6F59">
              <w:rPr>
                <w:sz w:val="20"/>
                <w:szCs w:val="20"/>
              </w:rPr>
              <w:t>13.9</w:t>
            </w:r>
          </w:p>
        </w:tc>
        <w:tc>
          <w:tcPr>
            <w:tcW w:w="709" w:type="dxa"/>
          </w:tcPr>
          <w:p w:rsidRPr="000E6F59" w:rsidR="0027116F" w:rsidP="00256EB0" w:rsidRDefault="0027116F" w14:paraId="55A95E9A" w14:textId="77777777">
            <w:pPr>
              <w:spacing w:before="20" w:after="20"/>
              <w:rPr>
                <w:sz w:val="20"/>
                <w:szCs w:val="20"/>
              </w:rPr>
            </w:pPr>
            <w:r w:rsidRPr="000E6F59">
              <w:rPr>
                <w:sz w:val="20"/>
                <w:szCs w:val="20"/>
              </w:rPr>
              <w:t>6%</w:t>
            </w:r>
          </w:p>
        </w:tc>
      </w:tr>
    </w:tbl>
    <w:p w:rsidRPr="000E6F59" w:rsidR="0027116F" w:rsidP="0027116F" w:rsidRDefault="0027116F" w14:paraId="3B455200" w14:textId="77777777"/>
    <w:p w:rsidRPr="000E6F59" w:rsidR="0027116F" w:rsidP="0027116F" w:rsidRDefault="0027116F" w14:paraId="6D67ADE1" w14:textId="77777777">
      <w:r w:rsidRPr="000E6F59">
        <w:t>As can be deduced from the table, about 12% of the total land area is presently not used, especially in the provinces Camagüey (24%) and Las Tunas (23%).</w:t>
      </w:r>
    </w:p>
    <w:p w:rsidRPr="000E6F59" w:rsidR="009821E2" w:rsidP="0027116F" w:rsidRDefault="009821E2" w14:paraId="696E5907" w14:textId="77777777">
      <w:pPr>
        <w:rPr>
          <w:u w:val="single"/>
        </w:rPr>
      </w:pPr>
    </w:p>
    <w:p w:rsidRPr="000E6F59" w:rsidR="0027116F" w:rsidP="009821E2" w:rsidRDefault="001515AC" w14:paraId="495A61F8" w14:textId="77777777">
      <w:pPr>
        <w:pStyle w:val="Heading3"/>
        <w:rPr>
          <w:lang w:val="en-GB"/>
        </w:rPr>
      </w:pPr>
      <w:r w:rsidRPr="000E6F59">
        <w:rPr>
          <w:lang w:val="en-GB"/>
        </w:rPr>
        <w:t xml:space="preserve">2. </w:t>
      </w:r>
      <w:r w:rsidRPr="000E6F59" w:rsidR="0027116F">
        <w:rPr>
          <w:lang w:val="en-GB"/>
        </w:rPr>
        <w:t>Preliminary estimate of biogas potential in Cuba.</w:t>
      </w:r>
    </w:p>
    <w:p w:rsidRPr="000E6F59" w:rsidR="0027116F" w:rsidP="0027116F" w:rsidRDefault="0027116F" w14:paraId="2B6D4DAC" w14:textId="77777777">
      <w:r w:rsidRPr="000E6F59">
        <w:t xml:space="preserve">A preliminary study of the biogas potential in Cuba was carried out during the PPG, covering the sectors MINAG, MINAL, and AZCUBA (Sugar industry). It is observed that sector data were found to be outdated, incomplete and not always consistent, which greatly limits the accuracy of the present study. The livestock sector (MINAG) was divided into the subsectors poultry, pig farms (state and cooperatives), and bovine. For the industrial sector (MINAL and AZCUBA), the 12 most relevant industries and distilleries were considered. </w:t>
      </w:r>
    </w:p>
    <w:p w:rsidRPr="000E6F59" w:rsidR="0027116F" w:rsidP="0027116F" w:rsidRDefault="0027116F" w14:paraId="1B498C83" w14:textId="77777777"/>
    <w:p w:rsidRPr="000E6F59" w:rsidR="0027116F" w:rsidP="0027116F" w:rsidRDefault="0027116F" w14:paraId="6FA04CF0" w14:textId="77777777">
      <w:pPr>
        <w:rPr>
          <w:b/>
        </w:rPr>
      </w:pPr>
      <w:r w:rsidRPr="000E6F59">
        <w:rPr>
          <w:b/>
        </w:rPr>
        <w:t>Poultry:</w:t>
      </w:r>
    </w:p>
    <w:p w:rsidRPr="000E6F59" w:rsidR="0027116F" w:rsidP="0027116F" w:rsidRDefault="0027116F" w14:paraId="73B47ABC" w14:textId="77777777">
      <w:r w:rsidRPr="000E6F59">
        <w:t>Poultry production in Cuba is predominantly controlled by the State. The organization of the sector in the National Union of Combined Poultry Enterprises (UECAN) is as follows:</w:t>
      </w:r>
    </w:p>
    <w:p w:rsidRPr="000E6F59" w:rsidR="0027116F" w:rsidP="00D649DF" w:rsidRDefault="0027116F" w14:paraId="6DD57FB2" w14:textId="77777777">
      <w:pPr>
        <w:numPr>
          <w:ilvl w:val="0"/>
          <w:numId w:val="18"/>
        </w:numPr>
      </w:pPr>
      <w:r w:rsidRPr="000E6F59">
        <w:t>11 food producers</w:t>
      </w:r>
    </w:p>
    <w:p w:rsidRPr="000E6F59" w:rsidR="0027116F" w:rsidP="00D649DF" w:rsidRDefault="0027116F" w14:paraId="3290C42E" w14:textId="77777777">
      <w:pPr>
        <w:numPr>
          <w:ilvl w:val="0"/>
          <w:numId w:val="18"/>
        </w:numPr>
      </w:pPr>
      <w:r w:rsidRPr="000E6F59">
        <w:t>19 poultry enterprises</w:t>
      </w:r>
    </w:p>
    <w:p w:rsidRPr="000E6F59" w:rsidR="0027116F" w:rsidP="00D649DF" w:rsidRDefault="0027116F" w14:paraId="76C2DD91" w14:textId="77777777">
      <w:pPr>
        <w:numPr>
          <w:ilvl w:val="0"/>
          <w:numId w:val="18"/>
        </w:numPr>
      </w:pPr>
      <w:r w:rsidRPr="000E6F59">
        <w:t>1 goose farm</w:t>
      </w:r>
    </w:p>
    <w:p w:rsidRPr="000E6F59" w:rsidR="0027116F" w:rsidP="00D649DF" w:rsidRDefault="0027116F" w14:paraId="2CBB011B" w14:textId="77777777">
      <w:pPr>
        <w:numPr>
          <w:ilvl w:val="0"/>
          <w:numId w:val="18"/>
        </w:numPr>
      </w:pPr>
      <w:r w:rsidRPr="000E6F59">
        <w:t>1 poultry genetics enterprise</w:t>
      </w:r>
    </w:p>
    <w:p w:rsidRPr="000E6F59" w:rsidR="0027116F" w:rsidP="00D649DF" w:rsidRDefault="0027116F" w14:paraId="1D264559" w14:textId="77777777">
      <w:pPr>
        <w:numPr>
          <w:ilvl w:val="0"/>
          <w:numId w:val="18"/>
        </w:numPr>
      </w:pPr>
      <w:r w:rsidRPr="000E6F59">
        <w:t xml:space="preserve">1 </w:t>
      </w:r>
      <w:r w:rsidR="001C4BF8">
        <w:t>poultry industry supplier</w:t>
      </w:r>
      <w:r w:rsidRPr="000E6F59" w:rsidR="001C4BF8">
        <w:t xml:space="preserve"> </w:t>
      </w:r>
      <w:r w:rsidRPr="000E6F59">
        <w:t xml:space="preserve">enterprise </w:t>
      </w:r>
    </w:p>
    <w:p w:rsidRPr="000E6F59" w:rsidR="0027116F" w:rsidP="00D649DF" w:rsidRDefault="0027116F" w14:paraId="603F2752" w14:textId="77777777">
      <w:pPr>
        <w:numPr>
          <w:ilvl w:val="0"/>
          <w:numId w:val="18"/>
        </w:numPr>
      </w:pPr>
      <w:r w:rsidRPr="000E6F59">
        <w:t>1 input provider</w:t>
      </w:r>
    </w:p>
    <w:p w:rsidRPr="000E6F59" w:rsidR="0027116F" w:rsidP="00D649DF" w:rsidRDefault="0027116F" w14:paraId="71D45345" w14:textId="77777777">
      <w:pPr>
        <w:numPr>
          <w:ilvl w:val="0"/>
          <w:numId w:val="18"/>
        </w:numPr>
      </w:pPr>
      <w:r w:rsidRPr="000E6F59">
        <w:t>1 research institute</w:t>
      </w:r>
    </w:p>
    <w:p w:rsidRPr="000E6F59" w:rsidR="0027116F" w:rsidP="0027116F" w:rsidRDefault="0027116F" w14:paraId="798B8024" w14:textId="77777777"/>
    <w:p w:rsidRPr="000E6F59" w:rsidR="0027116F" w:rsidP="0027116F" w:rsidRDefault="0027116F" w14:paraId="77BFCB81" w14:textId="77777777">
      <w:r w:rsidRPr="000E6F59">
        <w:t xml:space="preserve">There are at least 134 poultry production units in the country. The poultry enterprises are subdivided in chicken farms for egg production, substitution, and reproduction. Using </w:t>
      </w:r>
      <w:r w:rsidRPr="000E6F59" w:rsidR="00842C86">
        <w:t>a key figure</w:t>
      </w:r>
      <w:r w:rsidRPr="000E6F59">
        <w:t xml:space="preserve"> for chicken manure values of 0.15 kg/day (equiv. to 0.054 m</w:t>
      </w:r>
      <w:r w:rsidRPr="000E6F59">
        <w:rPr>
          <w:vertAlign w:val="superscript"/>
        </w:rPr>
        <w:t>3</w:t>
      </w:r>
      <w:r w:rsidRPr="000E6F59">
        <w:t>/day), the biogas production per farm type can be estimated.</w:t>
      </w:r>
    </w:p>
    <w:p w:rsidRPr="000E6F59" w:rsidR="0027116F" w:rsidP="0027116F" w:rsidRDefault="0027116F" w14:paraId="13EEF965" w14:textId="77777777"/>
    <w:tbl>
      <w:tblPr>
        <w:tblW w:w="0" w:type="auto"/>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23"/>
        <w:gridCol w:w="1915"/>
        <w:gridCol w:w="1915"/>
        <w:gridCol w:w="1915"/>
      </w:tblGrid>
      <w:tr w:rsidRPr="000E6F59" w:rsidR="001515AC" w:rsidTr="00D649DF" w14:paraId="72227A03" w14:textId="77777777">
        <w:tc>
          <w:tcPr>
            <w:tcW w:w="7268" w:type="dxa"/>
            <w:gridSpan w:val="4"/>
          </w:tcPr>
          <w:p w:rsidRPr="000E6F59" w:rsidR="001515AC" w:rsidP="00D649DF" w:rsidRDefault="001515AC" w14:paraId="51E24FF6" w14:textId="77777777">
            <w:pPr>
              <w:rPr>
                <w:smallCaps/>
              </w:rPr>
            </w:pPr>
            <w:r w:rsidRPr="000E6F59">
              <w:rPr>
                <w:smallCaps/>
              </w:rPr>
              <w:t>Biogas Potential in Poultry Sector in Cuba</w:t>
            </w:r>
          </w:p>
        </w:tc>
      </w:tr>
      <w:tr w:rsidRPr="000E6F59" w:rsidR="0027116F" w:rsidTr="00D649DF" w14:paraId="21D2A989" w14:textId="77777777">
        <w:tc>
          <w:tcPr>
            <w:tcW w:w="1523" w:type="dxa"/>
          </w:tcPr>
          <w:p w:rsidRPr="000E6F59" w:rsidR="0027116F" w:rsidP="00D649DF" w:rsidRDefault="0027116F" w14:paraId="2FAFC9A4" w14:textId="77777777">
            <w:pPr>
              <w:rPr>
                <w:sz w:val="20"/>
              </w:rPr>
            </w:pPr>
            <w:r w:rsidRPr="000E6F59">
              <w:rPr>
                <w:sz w:val="20"/>
              </w:rPr>
              <w:t>Farm type</w:t>
            </w:r>
          </w:p>
        </w:tc>
        <w:tc>
          <w:tcPr>
            <w:tcW w:w="1915" w:type="dxa"/>
          </w:tcPr>
          <w:p w:rsidRPr="000E6F59" w:rsidR="0027116F" w:rsidP="00D649DF" w:rsidRDefault="0027116F" w14:paraId="05D7587F" w14:textId="77777777">
            <w:pPr>
              <w:rPr>
                <w:sz w:val="20"/>
              </w:rPr>
            </w:pPr>
            <w:r w:rsidRPr="000E6F59">
              <w:rPr>
                <w:sz w:val="20"/>
              </w:rPr>
              <w:t>Number of animals</w:t>
            </w:r>
          </w:p>
        </w:tc>
        <w:tc>
          <w:tcPr>
            <w:tcW w:w="1915" w:type="dxa"/>
          </w:tcPr>
          <w:p w:rsidRPr="000E6F59" w:rsidR="0027116F" w:rsidP="00D649DF" w:rsidRDefault="0027116F" w14:paraId="316AB14A" w14:textId="77777777">
            <w:pPr>
              <w:rPr>
                <w:sz w:val="20"/>
              </w:rPr>
            </w:pPr>
            <w:r w:rsidRPr="000E6F59">
              <w:rPr>
                <w:sz w:val="20"/>
              </w:rPr>
              <w:t>Biogas production (m</w:t>
            </w:r>
            <w:r w:rsidRPr="000E6F59">
              <w:rPr>
                <w:sz w:val="20"/>
                <w:vertAlign w:val="superscript"/>
              </w:rPr>
              <w:t>3</w:t>
            </w:r>
            <w:r w:rsidRPr="000E6F59">
              <w:rPr>
                <w:sz w:val="20"/>
              </w:rPr>
              <w:t>/day)</w:t>
            </w:r>
          </w:p>
        </w:tc>
        <w:tc>
          <w:tcPr>
            <w:tcW w:w="1915" w:type="dxa"/>
          </w:tcPr>
          <w:p w:rsidRPr="000E6F59" w:rsidR="0027116F" w:rsidP="00D649DF" w:rsidRDefault="0027116F" w14:paraId="652043B7" w14:textId="77777777">
            <w:pPr>
              <w:rPr>
                <w:sz w:val="20"/>
              </w:rPr>
            </w:pPr>
            <w:r w:rsidRPr="000E6F59">
              <w:rPr>
                <w:sz w:val="20"/>
              </w:rPr>
              <w:t>Energy equivalent (toe/year)</w:t>
            </w:r>
          </w:p>
        </w:tc>
      </w:tr>
      <w:tr w:rsidRPr="000E6F59" w:rsidR="0027116F" w:rsidTr="00D649DF" w14:paraId="31B86BAB" w14:textId="77777777">
        <w:tc>
          <w:tcPr>
            <w:tcW w:w="1523" w:type="dxa"/>
          </w:tcPr>
          <w:p w:rsidRPr="000E6F59" w:rsidR="0027116F" w:rsidP="00D649DF" w:rsidRDefault="0027116F" w14:paraId="29BEAF62" w14:textId="77777777">
            <w:pPr>
              <w:rPr>
                <w:sz w:val="20"/>
              </w:rPr>
            </w:pPr>
            <w:r w:rsidRPr="000E6F59">
              <w:rPr>
                <w:sz w:val="20"/>
              </w:rPr>
              <w:t>egg production</w:t>
            </w:r>
          </w:p>
        </w:tc>
        <w:tc>
          <w:tcPr>
            <w:tcW w:w="1915" w:type="dxa"/>
          </w:tcPr>
          <w:p w:rsidRPr="000E6F59" w:rsidR="0027116F" w:rsidP="00D649DF" w:rsidRDefault="0027116F" w14:paraId="135B0870" w14:textId="77777777">
            <w:pPr>
              <w:rPr>
                <w:sz w:val="20"/>
              </w:rPr>
            </w:pPr>
            <w:r w:rsidRPr="000E6F59">
              <w:rPr>
                <w:sz w:val="20"/>
              </w:rPr>
              <w:t>11,636,000</w:t>
            </w:r>
          </w:p>
        </w:tc>
        <w:tc>
          <w:tcPr>
            <w:tcW w:w="1915" w:type="dxa"/>
          </w:tcPr>
          <w:p w:rsidRPr="000E6F59" w:rsidR="0027116F" w:rsidP="00D649DF" w:rsidRDefault="0027116F" w14:paraId="265F6F41" w14:textId="77777777">
            <w:pPr>
              <w:rPr>
                <w:sz w:val="20"/>
              </w:rPr>
            </w:pPr>
            <w:r w:rsidRPr="000E6F59">
              <w:rPr>
                <w:sz w:val="20"/>
              </w:rPr>
              <w:t>95,315</w:t>
            </w:r>
          </w:p>
        </w:tc>
        <w:tc>
          <w:tcPr>
            <w:tcW w:w="1915" w:type="dxa"/>
          </w:tcPr>
          <w:p w:rsidRPr="000E6F59" w:rsidR="0027116F" w:rsidP="00D649DF" w:rsidRDefault="0027116F" w14:paraId="363BDDCA" w14:textId="77777777">
            <w:pPr>
              <w:rPr>
                <w:sz w:val="20"/>
              </w:rPr>
            </w:pPr>
            <w:r w:rsidRPr="000E6F59">
              <w:rPr>
                <w:sz w:val="20"/>
              </w:rPr>
              <w:t>18,059</w:t>
            </w:r>
          </w:p>
        </w:tc>
      </w:tr>
      <w:tr w:rsidRPr="000E6F59" w:rsidR="0027116F" w:rsidTr="00D649DF" w14:paraId="23BC5379" w14:textId="77777777">
        <w:tc>
          <w:tcPr>
            <w:tcW w:w="1523" w:type="dxa"/>
          </w:tcPr>
          <w:p w:rsidRPr="000E6F59" w:rsidR="0027116F" w:rsidP="00D649DF" w:rsidRDefault="0027116F" w14:paraId="0B075E6F" w14:textId="77777777">
            <w:pPr>
              <w:rPr>
                <w:sz w:val="20"/>
              </w:rPr>
            </w:pPr>
            <w:r w:rsidRPr="000E6F59">
              <w:rPr>
                <w:sz w:val="20"/>
              </w:rPr>
              <w:t>substitution</w:t>
            </w:r>
          </w:p>
        </w:tc>
        <w:tc>
          <w:tcPr>
            <w:tcW w:w="1915" w:type="dxa"/>
          </w:tcPr>
          <w:p w:rsidRPr="000E6F59" w:rsidR="0027116F" w:rsidP="00D649DF" w:rsidRDefault="0027116F" w14:paraId="34BE7D99" w14:textId="77777777">
            <w:pPr>
              <w:rPr>
                <w:sz w:val="20"/>
              </w:rPr>
            </w:pPr>
            <w:r w:rsidRPr="000E6F59">
              <w:rPr>
                <w:sz w:val="20"/>
              </w:rPr>
              <w:t>2,227,000</w:t>
            </w:r>
          </w:p>
        </w:tc>
        <w:tc>
          <w:tcPr>
            <w:tcW w:w="1915" w:type="dxa"/>
          </w:tcPr>
          <w:p w:rsidRPr="000E6F59" w:rsidR="0027116F" w:rsidP="00D649DF" w:rsidRDefault="0027116F" w14:paraId="0AE5360B" w14:textId="77777777">
            <w:pPr>
              <w:rPr>
                <w:sz w:val="20"/>
              </w:rPr>
            </w:pPr>
            <w:r w:rsidRPr="000E6F59">
              <w:rPr>
                <w:sz w:val="20"/>
              </w:rPr>
              <w:t>18,044</w:t>
            </w:r>
          </w:p>
        </w:tc>
        <w:tc>
          <w:tcPr>
            <w:tcW w:w="1915" w:type="dxa"/>
          </w:tcPr>
          <w:p w:rsidRPr="000E6F59" w:rsidR="0027116F" w:rsidP="00D649DF" w:rsidRDefault="0027116F" w14:paraId="16570736" w14:textId="77777777">
            <w:pPr>
              <w:rPr>
                <w:sz w:val="20"/>
              </w:rPr>
            </w:pPr>
            <w:r w:rsidRPr="000E6F59">
              <w:rPr>
                <w:sz w:val="20"/>
              </w:rPr>
              <w:t>3,419</w:t>
            </w:r>
          </w:p>
        </w:tc>
      </w:tr>
      <w:tr w:rsidRPr="000E6F59" w:rsidR="0027116F" w:rsidTr="00D649DF" w14:paraId="7846237F" w14:textId="77777777">
        <w:tc>
          <w:tcPr>
            <w:tcW w:w="1523" w:type="dxa"/>
          </w:tcPr>
          <w:p w:rsidRPr="000E6F59" w:rsidR="0027116F" w:rsidP="00D649DF" w:rsidRDefault="0027116F" w14:paraId="0ADB0CEC" w14:textId="77777777">
            <w:pPr>
              <w:rPr>
                <w:sz w:val="20"/>
              </w:rPr>
            </w:pPr>
            <w:r w:rsidRPr="000E6F59">
              <w:rPr>
                <w:sz w:val="20"/>
              </w:rPr>
              <w:t>reproduction</w:t>
            </w:r>
          </w:p>
        </w:tc>
        <w:tc>
          <w:tcPr>
            <w:tcW w:w="1915" w:type="dxa"/>
          </w:tcPr>
          <w:p w:rsidRPr="000E6F59" w:rsidR="0027116F" w:rsidP="00D649DF" w:rsidRDefault="0027116F" w14:paraId="108B638C" w14:textId="77777777">
            <w:pPr>
              <w:rPr>
                <w:sz w:val="20"/>
              </w:rPr>
            </w:pPr>
            <w:r w:rsidRPr="000E6F59">
              <w:rPr>
                <w:sz w:val="20"/>
              </w:rPr>
              <w:t>71,000</w:t>
            </w:r>
          </w:p>
        </w:tc>
        <w:tc>
          <w:tcPr>
            <w:tcW w:w="1915" w:type="dxa"/>
          </w:tcPr>
          <w:p w:rsidRPr="000E6F59" w:rsidR="0027116F" w:rsidP="00D649DF" w:rsidRDefault="0027116F" w14:paraId="4E76B2F9" w14:textId="77777777">
            <w:pPr>
              <w:rPr>
                <w:sz w:val="20"/>
              </w:rPr>
            </w:pPr>
            <w:r w:rsidRPr="000E6F59">
              <w:rPr>
                <w:sz w:val="20"/>
              </w:rPr>
              <w:t>582</w:t>
            </w:r>
          </w:p>
        </w:tc>
        <w:tc>
          <w:tcPr>
            <w:tcW w:w="1915" w:type="dxa"/>
          </w:tcPr>
          <w:p w:rsidRPr="000E6F59" w:rsidR="0027116F" w:rsidP="00D649DF" w:rsidRDefault="0027116F" w14:paraId="3ABCCE61" w14:textId="77777777">
            <w:pPr>
              <w:rPr>
                <w:sz w:val="20"/>
              </w:rPr>
            </w:pPr>
            <w:r w:rsidRPr="000E6F59">
              <w:rPr>
                <w:sz w:val="20"/>
              </w:rPr>
              <w:t>110</w:t>
            </w:r>
          </w:p>
        </w:tc>
      </w:tr>
      <w:tr w:rsidRPr="000E6F59" w:rsidR="0027116F" w:rsidTr="00D649DF" w14:paraId="3B6ED7DF" w14:textId="77777777">
        <w:tc>
          <w:tcPr>
            <w:tcW w:w="1523" w:type="dxa"/>
          </w:tcPr>
          <w:p w:rsidRPr="000E6F59" w:rsidR="0027116F" w:rsidP="00D649DF" w:rsidRDefault="0027116F" w14:paraId="35CCAB2F" w14:textId="77777777">
            <w:pPr>
              <w:rPr>
                <w:sz w:val="20"/>
              </w:rPr>
            </w:pPr>
            <w:r w:rsidRPr="000E6F59">
              <w:rPr>
                <w:sz w:val="20"/>
              </w:rPr>
              <w:t>Total</w:t>
            </w:r>
          </w:p>
        </w:tc>
        <w:tc>
          <w:tcPr>
            <w:tcW w:w="1915" w:type="dxa"/>
          </w:tcPr>
          <w:p w:rsidRPr="000E6F59" w:rsidR="0027116F" w:rsidP="00D649DF" w:rsidRDefault="0027116F" w14:paraId="07D00138" w14:textId="77777777">
            <w:pPr>
              <w:rPr>
                <w:sz w:val="20"/>
              </w:rPr>
            </w:pPr>
            <w:r w:rsidRPr="000E6F59">
              <w:rPr>
                <w:sz w:val="20"/>
              </w:rPr>
              <w:t>13,936,000</w:t>
            </w:r>
          </w:p>
        </w:tc>
        <w:tc>
          <w:tcPr>
            <w:tcW w:w="1915" w:type="dxa"/>
          </w:tcPr>
          <w:p w:rsidRPr="000E6F59" w:rsidR="0027116F" w:rsidP="00D649DF" w:rsidRDefault="0027116F" w14:paraId="51CB7E56" w14:textId="77777777">
            <w:pPr>
              <w:rPr>
                <w:sz w:val="20"/>
              </w:rPr>
            </w:pPr>
            <w:r w:rsidRPr="000E6F59">
              <w:rPr>
                <w:sz w:val="20"/>
              </w:rPr>
              <w:t>113,942</w:t>
            </w:r>
          </w:p>
        </w:tc>
        <w:tc>
          <w:tcPr>
            <w:tcW w:w="1915" w:type="dxa"/>
          </w:tcPr>
          <w:p w:rsidRPr="000E6F59" w:rsidR="0027116F" w:rsidP="00D649DF" w:rsidRDefault="0027116F" w14:paraId="06BA7D8A" w14:textId="77777777">
            <w:pPr>
              <w:rPr>
                <w:sz w:val="20"/>
              </w:rPr>
            </w:pPr>
            <w:r w:rsidRPr="000E6F59">
              <w:rPr>
                <w:sz w:val="20"/>
              </w:rPr>
              <w:t>21,589</w:t>
            </w:r>
          </w:p>
        </w:tc>
      </w:tr>
    </w:tbl>
    <w:p w:rsidRPr="000E6F59" w:rsidR="0027116F" w:rsidP="0027116F" w:rsidRDefault="0027116F" w14:paraId="265C5D74" w14:textId="77777777"/>
    <w:p w:rsidRPr="000E6F59" w:rsidR="0027116F" w:rsidP="0027116F" w:rsidRDefault="0027116F" w14:paraId="407A0402" w14:textId="77777777">
      <w:r w:rsidRPr="000E6F59">
        <w:t xml:space="preserve">It is observed that the present egg production process does not allow </w:t>
      </w:r>
      <w:r w:rsidRPr="000E6F59" w:rsidR="00842C86">
        <w:t>continuous</w:t>
      </w:r>
      <w:r w:rsidRPr="000E6F59">
        <w:t xml:space="preserve"> recollection of chicken manure. The manure is neutralized by mixing with chalk and removed after the productive cycle. Therefore, a technology change is needed in the sector in order to take benefit from the manure for energy production. Moreover, the carbon-nitrogen (C-N) ratio in the manure is insufficient for biogas production by anaerobic digestion. </w:t>
      </w:r>
      <w:r w:rsidRPr="000E6F59" w:rsidR="00842C86">
        <w:t xml:space="preserve">This can be solved by adding a carbon-rich material, such as grass, wood particles, </w:t>
      </w:r>
      <w:r w:rsidR="00842C86">
        <w:t xml:space="preserve">and </w:t>
      </w:r>
      <w:r w:rsidRPr="000E6F59" w:rsidR="00842C86">
        <w:t>paper, etcetera.</w:t>
      </w:r>
    </w:p>
    <w:p w:rsidRPr="000E6F59" w:rsidR="0027116F" w:rsidP="0027116F" w:rsidRDefault="0027116F" w14:paraId="207459DE" w14:textId="77777777">
      <w:pPr>
        <w:rPr>
          <w:b/>
        </w:rPr>
      </w:pPr>
      <w:r w:rsidRPr="000E6F59">
        <w:rPr>
          <w:b/>
        </w:rPr>
        <w:t>Pig farms</w:t>
      </w:r>
    </w:p>
    <w:p w:rsidRPr="000E6F59" w:rsidR="0027116F" w:rsidP="0027116F" w:rsidRDefault="0027116F" w14:paraId="2AA86CD2" w14:textId="77777777">
      <w:r w:rsidRPr="000E6F59">
        <w:t>The production of pork meat in the country is concentrated in the Pork Enterprise Group, which is directly responsible for about 60% of the total production, the remainder being produced by small and medium-sized private producers</w:t>
      </w:r>
      <w:r w:rsidRPr="000E6F59">
        <w:rPr>
          <w:rStyle w:val="FootnoteReference"/>
        </w:rPr>
        <w:footnoteReference w:id="80"/>
      </w:r>
      <w:r w:rsidRPr="000E6F59">
        <w:t>. One of the links between the state-owned companies and the private producers consists in contracts determining the delivery of mature animals by the latter. The organizational structure of the production chain in the pig farming sector is:</w:t>
      </w:r>
    </w:p>
    <w:p w:rsidRPr="000E6F59" w:rsidR="0027116F" w:rsidP="0027116F" w:rsidRDefault="0027116F" w14:paraId="1A637F98" w14:textId="77777777"/>
    <w:p w:rsidRPr="000E6F59" w:rsidR="0027116F" w:rsidP="0027116F" w:rsidRDefault="00DE364C" w14:paraId="7622B2BF" w14:textId="77777777">
      <w:r>
        <w:rPr>
          <w:noProof/>
          <w:lang w:val="es-PA" w:eastAsia="es-PA"/>
        </w:rPr>
        <mc:AlternateContent>
          <mc:Choice Requires="wps">
            <w:drawing>
              <wp:anchor distT="0" distB="0" distL="114300" distR="114300" simplePos="0" relativeHeight="251643392" behindDoc="0" locked="0" layoutInCell="1" allowOverlap="1" wp14:anchorId="4C296C60" wp14:editId="6C2F8034">
                <wp:simplePos x="0" y="0"/>
                <wp:positionH relativeFrom="column">
                  <wp:posOffset>1852930</wp:posOffset>
                </wp:positionH>
                <wp:positionV relativeFrom="paragraph">
                  <wp:posOffset>17780</wp:posOffset>
                </wp:positionV>
                <wp:extent cx="1494790" cy="358140"/>
                <wp:effectExtent l="5080" t="8255" r="5080" b="5080"/>
                <wp:wrapNone/>
                <wp:docPr id="1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4790" cy="358140"/>
                        </a:xfrm>
                        <a:prstGeom prst="rect">
                          <a:avLst/>
                        </a:prstGeom>
                        <a:solidFill>
                          <a:srgbClr val="FFFFFF"/>
                        </a:solidFill>
                        <a:ln w="9525">
                          <a:solidFill>
                            <a:srgbClr val="000000"/>
                          </a:solidFill>
                          <a:miter lim="800000"/>
                          <a:headEnd/>
                          <a:tailEnd/>
                        </a:ln>
                      </wps:spPr>
                      <wps:txbx>
                        <w:txbxContent>
                          <w:p w:rsidRPr="00164063" w:rsidR="000A48A6" w:rsidP="0027116F" w:rsidRDefault="000A48A6" w14:paraId="30ECE131" w14:textId="77777777">
                            <w:pPr>
                              <w:rPr>
                                <w:sz w:val="18"/>
                              </w:rPr>
                            </w:pPr>
                            <w:r w:rsidRPr="00164063">
                              <w:rPr>
                                <w:sz w:val="18"/>
                              </w:rPr>
                              <w:t>Ministry of Agriculture (MINAG)</w:t>
                            </w:r>
                          </w:p>
                          <w:p w:rsidR="000A48A6" w:rsidP="0027116F" w:rsidRDefault="000A48A6" w14:paraId="0A87DA90"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DFC4E3A">
              <v:rect id="Rectangle 61" style="position:absolute;left:0;text-align:left;margin-left:145.9pt;margin-top:1.4pt;width:117.7pt;height:28.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2" w14:anchorId="4C296C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">
                <v:textbox>
                  <w:txbxContent>
                    <w:p w:rsidRPr="00164063" w:rsidR="000A48A6" w:rsidP="0027116F" w:rsidRDefault="000A48A6" w14:paraId="51ECC946" w14:textId="77777777">
                      <w:pPr>
                        <w:rPr>
                          <w:sz w:val="18"/>
                        </w:rPr>
                      </w:pPr>
                      <w:r w:rsidRPr="00164063">
                        <w:rPr>
                          <w:sz w:val="18"/>
                        </w:rPr>
                        <w:t>Ministry of Agriculture (MINAG)</w:t>
                      </w:r>
                    </w:p>
                    <w:p w:rsidR="000A48A6" w:rsidP="0027116F" w:rsidRDefault="000A48A6" w14:paraId="5A39BBE3" w14:textId="77777777"/>
                  </w:txbxContent>
                </v:textbox>
              </v:rect>
            </w:pict>
          </mc:Fallback>
        </mc:AlternateContent>
      </w:r>
    </w:p>
    <w:p w:rsidRPr="000E6F59" w:rsidR="0027116F" w:rsidP="0027116F" w:rsidRDefault="00DE364C" w14:paraId="2C3042FF" w14:textId="77777777">
      <w:r>
        <w:rPr>
          <w:noProof/>
          <w:lang w:val="es-PA" w:eastAsia="es-PA"/>
        </w:rPr>
        <mc:AlternateContent>
          <mc:Choice Requires="wps">
            <w:drawing>
              <wp:anchor distT="0" distB="0" distL="114300" distR="114300" simplePos="0" relativeHeight="251649536" behindDoc="0" locked="0" layoutInCell="1" allowOverlap="1" wp14:anchorId="75564938" wp14:editId="0A43CCC7">
                <wp:simplePos x="0" y="0"/>
                <wp:positionH relativeFrom="column">
                  <wp:posOffset>2354580</wp:posOffset>
                </wp:positionH>
                <wp:positionV relativeFrom="paragraph">
                  <wp:posOffset>177800</wp:posOffset>
                </wp:positionV>
                <wp:extent cx="485775" cy="309880"/>
                <wp:effectExtent l="40005" t="6350" r="36195" b="7620"/>
                <wp:wrapNone/>
                <wp:docPr id="10"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309880"/>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ADA2DE1">
              <v:shapetype id="_x0000_t67" coordsize="21600,21600" o:spt="67" adj="16200,5400" path="m0@0l@1@0@1,0@2,0@2@0,21600@0,10800,21600xe" w14:anchorId="68144CC9">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utoShape 67" style="position:absolute;margin-left:185.4pt;margin-top:14pt;width:38.25pt;height:24.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">
                <v:textbox style="layout-flow:vertical-ideographic"/>
              </v:shape>
            </w:pict>
          </mc:Fallback>
        </mc:AlternateContent>
      </w:r>
    </w:p>
    <w:p w:rsidRPr="000E6F59" w:rsidR="0027116F" w:rsidP="0027116F" w:rsidRDefault="0027116F" w14:paraId="528702FB" w14:textId="77777777"/>
    <w:p w:rsidRPr="000E6F59" w:rsidR="0027116F" w:rsidP="0027116F" w:rsidRDefault="00DE364C" w14:paraId="208A48ED" w14:textId="77777777">
      <w:r>
        <w:rPr>
          <w:noProof/>
          <w:lang w:val="es-PA" w:eastAsia="es-PA"/>
        </w:rPr>
        <mc:AlternateContent>
          <mc:Choice Requires="wps">
            <w:drawing>
              <wp:anchor distT="0" distB="0" distL="114300" distR="114300" simplePos="0" relativeHeight="251644416" behindDoc="0" locked="0" layoutInCell="1" allowOverlap="1" wp14:anchorId="6613A344" wp14:editId="1A6B51A8">
                <wp:simplePos x="0" y="0"/>
                <wp:positionH relativeFrom="column">
                  <wp:posOffset>1852930</wp:posOffset>
                </wp:positionH>
                <wp:positionV relativeFrom="paragraph">
                  <wp:posOffset>90170</wp:posOffset>
                </wp:positionV>
                <wp:extent cx="1494790" cy="358140"/>
                <wp:effectExtent l="5080" t="13970" r="5080" b="8890"/>
                <wp:wrapNone/>
                <wp:docPr id="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4790" cy="358140"/>
                        </a:xfrm>
                        <a:prstGeom prst="rect">
                          <a:avLst/>
                        </a:prstGeom>
                        <a:solidFill>
                          <a:srgbClr val="FFFFFF"/>
                        </a:solidFill>
                        <a:ln w="9525">
                          <a:solidFill>
                            <a:srgbClr val="000000"/>
                          </a:solidFill>
                          <a:miter lim="800000"/>
                          <a:headEnd/>
                          <a:tailEnd/>
                        </a:ln>
                      </wps:spPr>
                      <wps:txbx>
                        <w:txbxContent>
                          <w:p w:rsidRPr="00164063" w:rsidR="000A48A6" w:rsidP="0027116F" w:rsidRDefault="000A48A6" w14:paraId="446324F1" w14:textId="77777777">
                            <w:pPr>
                              <w:rPr>
                                <w:sz w:val="18"/>
                                <w:lang w:val="es-MX"/>
                              </w:rPr>
                            </w:pPr>
                            <w:r w:rsidRPr="00164063">
                              <w:rPr>
                                <w:sz w:val="18"/>
                                <w:lang w:val="es-MX"/>
                              </w:rPr>
                              <w:t>Pork Enterprise Group (GRUPOR</w:t>
                            </w:r>
                            <w:r>
                              <w:rPr>
                                <w:sz w:val="18"/>
                                <w:lang w:val="es-MX"/>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5E75FF">
              <v:rect id="Rectangle 62" style="position:absolute;left:0;text-align:left;margin-left:145.9pt;margin-top:7.1pt;width:117.7pt;height:28.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3" w14:anchorId="6613A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">
                <v:textbox>
                  <w:txbxContent>
                    <w:p w:rsidRPr="00164063" w:rsidR="000A48A6" w:rsidP="0027116F" w:rsidRDefault="000A48A6" w14:paraId="314410E1" w14:textId="77777777">
                      <w:pPr>
                        <w:rPr>
                          <w:sz w:val="18"/>
                          <w:lang w:val="es-MX"/>
                        </w:rPr>
                      </w:pPr>
                      <w:proofErr w:type="spellStart"/>
                      <w:r w:rsidRPr="00164063">
                        <w:rPr>
                          <w:sz w:val="18"/>
                          <w:lang w:val="es-MX"/>
                        </w:rPr>
                        <w:t>Pork</w:t>
                      </w:r>
                      <w:proofErr w:type="spellEnd"/>
                      <w:r w:rsidRPr="00164063">
                        <w:rPr>
                          <w:sz w:val="18"/>
                          <w:lang w:val="es-MX"/>
                        </w:rPr>
                        <w:t xml:space="preserve"> Enterprise </w:t>
                      </w:r>
                      <w:proofErr w:type="spellStart"/>
                      <w:r w:rsidRPr="00164063">
                        <w:rPr>
                          <w:sz w:val="18"/>
                          <w:lang w:val="es-MX"/>
                        </w:rPr>
                        <w:t>Group</w:t>
                      </w:r>
                      <w:proofErr w:type="spellEnd"/>
                      <w:r w:rsidRPr="00164063">
                        <w:rPr>
                          <w:sz w:val="18"/>
                          <w:lang w:val="es-MX"/>
                        </w:rPr>
                        <w:t xml:space="preserve"> (GRUPOR</w:t>
                      </w:r>
                      <w:r>
                        <w:rPr>
                          <w:sz w:val="18"/>
                          <w:lang w:val="es-MX"/>
                        </w:rPr>
                        <w:t>)</w:t>
                      </w:r>
                    </w:p>
                  </w:txbxContent>
                </v:textbox>
              </v:rect>
            </w:pict>
          </mc:Fallback>
        </mc:AlternateContent>
      </w:r>
    </w:p>
    <w:p w:rsidRPr="000E6F59" w:rsidR="0027116F" w:rsidP="0027116F" w:rsidRDefault="0027116F" w14:paraId="741C7B98" w14:textId="77777777"/>
    <w:p w:rsidRPr="000E6F59" w:rsidR="0027116F" w:rsidP="0027116F" w:rsidRDefault="00DE364C" w14:paraId="03BE6BB6" w14:textId="77777777">
      <w:r>
        <w:rPr>
          <w:noProof/>
          <w:lang w:val="es-PA" w:eastAsia="es-PA"/>
        </w:rPr>
        <mc:AlternateContent>
          <mc:Choice Requires="wps">
            <w:drawing>
              <wp:anchor distT="0" distB="0" distL="114300" distR="114300" simplePos="0" relativeHeight="251651584" behindDoc="0" locked="0" layoutInCell="1" allowOverlap="1" wp14:anchorId="2228475D" wp14:editId="7E469080">
                <wp:simplePos x="0" y="0"/>
                <wp:positionH relativeFrom="column">
                  <wp:posOffset>2626995</wp:posOffset>
                </wp:positionH>
                <wp:positionV relativeFrom="paragraph">
                  <wp:posOffset>50800</wp:posOffset>
                </wp:positionV>
                <wp:extent cx="873760" cy="296545"/>
                <wp:effectExtent l="7620" t="12700" r="33020" b="62230"/>
                <wp:wrapNone/>
                <wp:docPr id="8"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3760" cy="296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23EB1CD">
              <v:shape id="AutoShape 69" style="position:absolute;margin-left:206.85pt;margin-top:4pt;width:68.8pt;height:23.3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" w14:anchorId="0B2C7710">
                <v:stroke endarrow="block"/>
              </v:shape>
            </w:pict>
          </mc:Fallback>
        </mc:AlternateContent>
      </w:r>
      <w:r>
        <w:rPr>
          <w:noProof/>
          <w:lang w:val="es-PA" w:eastAsia="es-PA"/>
        </w:rPr>
        <mc:AlternateContent>
          <mc:Choice Requires="wps">
            <w:drawing>
              <wp:anchor distT="0" distB="0" distL="114300" distR="114300" simplePos="0" relativeHeight="251650560" behindDoc="0" locked="0" layoutInCell="1" allowOverlap="1" wp14:anchorId="742276E8" wp14:editId="69389E96">
                <wp:simplePos x="0" y="0"/>
                <wp:positionH relativeFrom="column">
                  <wp:posOffset>1637665</wp:posOffset>
                </wp:positionH>
                <wp:positionV relativeFrom="paragraph">
                  <wp:posOffset>50800</wp:posOffset>
                </wp:positionV>
                <wp:extent cx="941705" cy="296545"/>
                <wp:effectExtent l="37465" t="12700" r="11430" b="62230"/>
                <wp:wrapNone/>
                <wp:docPr id="7"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41705" cy="296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4C60E1C">
              <v:shape id="AutoShape 68" style="position:absolute;margin-left:128.95pt;margin-top:4pt;width:74.15pt;height:23.35pt;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" w14:anchorId="7AA079E6">
                <v:stroke endarrow="block"/>
              </v:shape>
            </w:pict>
          </mc:Fallback>
        </mc:AlternateContent>
      </w:r>
    </w:p>
    <w:p w:rsidRPr="000E6F59" w:rsidR="0027116F" w:rsidP="0027116F" w:rsidRDefault="00DE364C" w14:paraId="3B36D167" w14:textId="77777777">
      <w:r>
        <w:rPr>
          <w:noProof/>
          <w:lang w:val="es-PA" w:eastAsia="es-PA"/>
        </w:rPr>
        <mc:AlternateContent>
          <mc:Choice Requires="wps">
            <w:drawing>
              <wp:anchor distT="0" distB="0" distL="114300" distR="114300" simplePos="0" relativeHeight="251646464" behindDoc="0" locked="0" layoutInCell="1" allowOverlap="1" wp14:anchorId="3C28C785" wp14:editId="037B09CB">
                <wp:simplePos x="0" y="0"/>
                <wp:positionH relativeFrom="column">
                  <wp:posOffset>3089910</wp:posOffset>
                </wp:positionH>
                <wp:positionV relativeFrom="paragraph">
                  <wp:posOffset>148590</wp:posOffset>
                </wp:positionV>
                <wp:extent cx="1494790" cy="358140"/>
                <wp:effectExtent l="13335" t="5715" r="6350" b="7620"/>
                <wp:wrapNone/>
                <wp:docPr id="6"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4790" cy="358140"/>
                        </a:xfrm>
                        <a:prstGeom prst="rect">
                          <a:avLst/>
                        </a:prstGeom>
                        <a:solidFill>
                          <a:srgbClr val="FFFFFF"/>
                        </a:solidFill>
                        <a:ln w="9525">
                          <a:solidFill>
                            <a:srgbClr val="000000"/>
                          </a:solidFill>
                          <a:miter lim="800000"/>
                          <a:headEnd/>
                          <a:tailEnd/>
                        </a:ln>
                      </wps:spPr>
                      <wps:txbx>
                        <w:txbxContent>
                          <w:p w:rsidRPr="00164063" w:rsidR="000A48A6" w:rsidP="0027116F" w:rsidRDefault="000A48A6" w14:paraId="0070A7B4" w14:textId="77777777">
                            <w:pPr>
                              <w:rPr>
                                <w:sz w:val="18"/>
                              </w:rPr>
                            </w:pPr>
                            <w:r w:rsidRPr="00164063">
                              <w:rPr>
                                <w:sz w:val="18"/>
                              </w:rPr>
                              <w:t>Provincial Pork Enterprises (14)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037106B">
              <v:rect id="Rectangle 64" style="position:absolute;left:0;text-align:left;margin-left:243.3pt;margin-top:11.7pt;width:117.7pt;height:28.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4" w14:anchorId="3C28C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">
                <v:textbox>
                  <w:txbxContent>
                    <w:p w:rsidRPr="00164063" w:rsidR="000A48A6" w:rsidP="0027116F" w:rsidRDefault="000A48A6" w14:paraId="0963F8F3" w14:textId="77777777">
                      <w:pPr>
                        <w:rPr>
                          <w:sz w:val="18"/>
                        </w:rPr>
                      </w:pPr>
                      <w:r w:rsidRPr="00164063">
                        <w:rPr>
                          <w:sz w:val="18"/>
                        </w:rPr>
                        <w:t>Provincial Pork Enterprises (14)</w:t>
                      </w:r>
                    </w:p>
                  </w:txbxContent>
                </v:textbox>
              </v:rect>
            </w:pict>
          </mc:Fallback>
        </mc:AlternateContent>
      </w:r>
      <w:r>
        <w:rPr>
          <w:noProof/>
          <w:lang w:val="es-PA" w:eastAsia="es-PA"/>
        </w:rPr>
        <mc:AlternateContent>
          <mc:Choice Requires="wps">
            <w:drawing>
              <wp:anchor distT="0" distB="0" distL="114300" distR="114300" simplePos="0" relativeHeight="251645440" behindDoc="0" locked="0" layoutInCell="1" allowOverlap="1" wp14:anchorId="2233675F" wp14:editId="29116AF3">
                <wp:simplePos x="0" y="0"/>
                <wp:positionH relativeFrom="column">
                  <wp:posOffset>614680</wp:posOffset>
                </wp:positionH>
                <wp:positionV relativeFrom="paragraph">
                  <wp:posOffset>148590</wp:posOffset>
                </wp:positionV>
                <wp:extent cx="1494790" cy="358140"/>
                <wp:effectExtent l="5080" t="5715" r="5080" b="7620"/>
                <wp:wrapNone/>
                <wp:docPr id="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4790" cy="358140"/>
                        </a:xfrm>
                        <a:prstGeom prst="rect">
                          <a:avLst/>
                        </a:prstGeom>
                        <a:solidFill>
                          <a:srgbClr val="FFFFFF"/>
                        </a:solidFill>
                        <a:ln w="9525">
                          <a:solidFill>
                            <a:srgbClr val="000000"/>
                          </a:solidFill>
                          <a:miter lim="800000"/>
                          <a:headEnd/>
                          <a:tailEnd/>
                        </a:ln>
                      </wps:spPr>
                      <wps:txbx>
                        <w:txbxContent>
                          <w:p w:rsidRPr="00164063" w:rsidR="000A48A6" w:rsidP="0027116F" w:rsidRDefault="000A48A6" w14:paraId="76796CDD" w14:textId="77777777">
                            <w:pPr>
                              <w:rPr>
                                <w:sz w:val="18"/>
                              </w:rPr>
                            </w:pPr>
                            <w:r w:rsidRPr="00164063">
                              <w:rPr>
                                <w:sz w:val="18"/>
                              </w:rPr>
                              <w:t>Research Institute Pork Sector (IIP)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16577D6">
              <v:rect id="Rectangle 63" style="position:absolute;left:0;text-align:left;margin-left:48.4pt;margin-top:11.7pt;width:117.7pt;height:28.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5" w14:anchorId="223367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">
                <v:textbox>
                  <w:txbxContent>
                    <w:p w:rsidRPr="00164063" w:rsidR="000A48A6" w:rsidP="0027116F" w:rsidRDefault="000A48A6" w14:paraId="4BAF5BE9" w14:textId="77777777">
                      <w:pPr>
                        <w:rPr>
                          <w:sz w:val="18"/>
                        </w:rPr>
                      </w:pPr>
                      <w:r w:rsidRPr="00164063">
                        <w:rPr>
                          <w:sz w:val="18"/>
                        </w:rPr>
                        <w:t>Research Institute Pork Sector (IIP)</w:t>
                      </w:r>
                    </w:p>
                  </w:txbxContent>
                </v:textbox>
              </v:rect>
            </w:pict>
          </mc:Fallback>
        </mc:AlternateContent>
      </w:r>
    </w:p>
    <w:p w:rsidRPr="000E6F59" w:rsidR="0027116F" w:rsidP="0027116F" w:rsidRDefault="0027116F" w14:paraId="410C1D4E" w14:textId="77777777"/>
    <w:p w:rsidRPr="000E6F59" w:rsidR="0027116F" w:rsidP="0027116F" w:rsidRDefault="00DE364C" w14:paraId="08CD1EB8" w14:textId="77777777">
      <w:r>
        <w:rPr>
          <w:noProof/>
          <w:lang w:val="es-PA" w:eastAsia="es-PA"/>
        </w:rPr>
        <mc:AlternateContent>
          <mc:Choice Requires="wps">
            <w:drawing>
              <wp:anchor distT="0" distB="0" distL="114300" distR="114300" simplePos="0" relativeHeight="251652608" behindDoc="0" locked="0" layoutInCell="1" allowOverlap="1" wp14:anchorId="1C40B20A" wp14:editId="78FAE13A">
                <wp:simplePos x="0" y="0"/>
                <wp:positionH relativeFrom="column">
                  <wp:posOffset>3807460</wp:posOffset>
                </wp:positionH>
                <wp:positionV relativeFrom="paragraph">
                  <wp:posOffset>109220</wp:posOffset>
                </wp:positionV>
                <wp:extent cx="6985" cy="203835"/>
                <wp:effectExtent l="45085" t="13970" r="52705" b="20320"/>
                <wp:wrapNone/>
                <wp:docPr id="4"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2038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3975CC4">
              <v:shape id="AutoShape 70" style="position:absolute;margin-left:299.8pt;margin-top:8.6pt;width:.55pt;height:16.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" w14:anchorId="249FA3F2">
                <v:stroke endarrow="block"/>
              </v:shape>
            </w:pict>
          </mc:Fallback>
        </mc:AlternateContent>
      </w:r>
    </w:p>
    <w:p w:rsidRPr="000E6F59" w:rsidR="0027116F" w:rsidP="0027116F" w:rsidRDefault="00DE364C" w14:paraId="4020231B" w14:textId="77777777">
      <w:r>
        <w:rPr>
          <w:noProof/>
          <w:lang w:val="es-PA" w:eastAsia="es-PA"/>
        </w:rPr>
        <mc:AlternateContent>
          <mc:Choice Requires="wps">
            <w:drawing>
              <wp:anchor distT="0" distB="0" distL="114300" distR="114300" simplePos="0" relativeHeight="251647488" behindDoc="0" locked="0" layoutInCell="1" allowOverlap="1" wp14:anchorId="4B9F65BB" wp14:editId="3D0E93EC">
                <wp:simplePos x="0" y="0"/>
                <wp:positionH relativeFrom="column">
                  <wp:posOffset>3089910</wp:posOffset>
                </wp:positionH>
                <wp:positionV relativeFrom="paragraph">
                  <wp:posOffset>114300</wp:posOffset>
                </wp:positionV>
                <wp:extent cx="1494790" cy="358140"/>
                <wp:effectExtent l="13335" t="9525" r="6350" b="13335"/>
                <wp:wrapNone/>
                <wp:docPr id="3"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4790" cy="358140"/>
                        </a:xfrm>
                        <a:prstGeom prst="rect">
                          <a:avLst/>
                        </a:prstGeom>
                        <a:solidFill>
                          <a:srgbClr val="FFFFFF"/>
                        </a:solidFill>
                        <a:ln w="9525">
                          <a:solidFill>
                            <a:srgbClr val="000000"/>
                          </a:solidFill>
                          <a:miter lim="800000"/>
                          <a:headEnd/>
                          <a:tailEnd/>
                        </a:ln>
                      </wps:spPr>
                      <wps:txbx>
                        <w:txbxContent>
                          <w:p w:rsidRPr="00164063" w:rsidR="000A48A6" w:rsidP="0027116F" w:rsidRDefault="000A48A6" w14:paraId="126333C8" w14:textId="77777777">
                            <w:pPr>
                              <w:rPr>
                                <w:sz w:val="18"/>
                              </w:rPr>
                            </w:pPr>
                            <w:r>
                              <w:rPr>
                                <w:sz w:val="18"/>
                              </w:rPr>
                              <w:t>Territorial Units (160</w:t>
                            </w:r>
                            <w:r w:rsidRPr="00164063">
                              <w:rPr>
                                <w:sz w:val="18"/>
                              </w:rPr>
                              <w:t>)</w:t>
                            </w:r>
                            <w:r>
                              <w:rPr>
                                <w:sz w:val="18"/>
                              </w:rPr>
                              <w:t xml:space="preserve"> in municipalities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DAEE18B">
              <v:rect id="Rectangle 65" style="position:absolute;left:0;text-align:left;margin-left:243.3pt;margin-top:9pt;width:117.7pt;height:28.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6" w14:anchorId="4B9F6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">
                <v:textbox>
                  <w:txbxContent>
                    <w:p w:rsidRPr="00164063" w:rsidR="000A48A6" w:rsidP="0027116F" w:rsidRDefault="000A48A6" w14:paraId="5ACBD395" w14:textId="77777777">
                      <w:pPr>
                        <w:rPr>
                          <w:sz w:val="18"/>
                        </w:rPr>
                      </w:pPr>
                      <w:r>
                        <w:rPr>
                          <w:sz w:val="18"/>
                        </w:rPr>
                        <w:t>Territorial Units (160</w:t>
                      </w:r>
                      <w:r w:rsidRPr="00164063">
                        <w:rPr>
                          <w:sz w:val="18"/>
                        </w:rPr>
                        <w:t>)</w:t>
                      </w:r>
                      <w:r>
                        <w:rPr>
                          <w:sz w:val="18"/>
                        </w:rPr>
                        <w:t xml:space="preserve"> in municipalities</w:t>
                      </w:r>
                    </w:p>
                  </w:txbxContent>
                </v:textbox>
              </v:rect>
            </w:pict>
          </mc:Fallback>
        </mc:AlternateContent>
      </w:r>
    </w:p>
    <w:p w:rsidRPr="000E6F59" w:rsidR="0027116F" w:rsidP="0027116F" w:rsidRDefault="0027116F" w14:paraId="2BEF875F" w14:textId="77777777"/>
    <w:p w:rsidRPr="000E6F59" w:rsidR="0027116F" w:rsidP="0027116F" w:rsidRDefault="00DE364C" w14:paraId="1F2902B5" w14:textId="77777777">
      <w:r>
        <w:rPr>
          <w:noProof/>
          <w:lang w:val="es-PA" w:eastAsia="es-PA"/>
        </w:rPr>
        <mc:AlternateContent>
          <mc:Choice Requires="wps">
            <w:drawing>
              <wp:anchor distT="0" distB="0" distL="114300" distR="114300" simplePos="0" relativeHeight="251653632" behindDoc="0" locked="0" layoutInCell="1" allowOverlap="1" wp14:anchorId="734D882B" wp14:editId="006DC5BF">
                <wp:simplePos x="0" y="0"/>
                <wp:positionH relativeFrom="column">
                  <wp:posOffset>3814445</wp:posOffset>
                </wp:positionH>
                <wp:positionV relativeFrom="paragraph">
                  <wp:posOffset>74930</wp:posOffset>
                </wp:positionV>
                <wp:extent cx="0" cy="246380"/>
                <wp:effectExtent l="61595" t="8255" r="52705" b="21590"/>
                <wp:wrapNone/>
                <wp:docPr id="2"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13CECE4">
              <v:shape id="AutoShape 71" style="position:absolute;margin-left:300.35pt;margin-top:5.9pt;width:0;height:19.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" w14:anchorId="0BCF8DA8">
                <v:stroke endarrow="block"/>
              </v:shape>
            </w:pict>
          </mc:Fallback>
        </mc:AlternateContent>
      </w:r>
    </w:p>
    <w:p w:rsidRPr="000E6F59" w:rsidR="0027116F" w:rsidP="0027116F" w:rsidRDefault="00DE364C" w14:paraId="0359A044" w14:textId="77777777">
      <w:r>
        <w:rPr>
          <w:noProof/>
          <w:lang w:val="es-PA" w:eastAsia="es-PA"/>
        </w:rPr>
        <mc:AlternateContent>
          <mc:Choice Requires="wps">
            <w:drawing>
              <wp:anchor distT="0" distB="0" distL="114300" distR="114300" simplePos="0" relativeHeight="251648512" behindDoc="0" locked="0" layoutInCell="1" allowOverlap="1" wp14:anchorId="0E47E810" wp14:editId="779E5FB6">
                <wp:simplePos x="0" y="0"/>
                <wp:positionH relativeFrom="column">
                  <wp:posOffset>3089910</wp:posOffset>
                </wp:positionH>
                <wp:positionV relativeFrom="paragraph">
                  <wp:posOffset>122555</wp:posOffset>
                </wp:positionV>
                <wp:extent cx="1494790" cy="652145"/>
                <wp:effectExtent l="13335" t="8255" r="6350" b="6350"/>
                <wp:wrapNone/>
                <wp:docPr id="1"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4790" cy="652145"/>
                        </a:xfrm>
                        <a:prstGeom prst="rect">
                          <a:avLst/>
                        </a:prstGeom>
                        <a:solidFill>
                          <a:srgbClr val="FFFFFF"/>
                        </a:solidFill>
                        <a:ln w="9525">
                          <a:solidFill>
                            <a:srgbClr val="000000"/>
                          </a:solidFill>
                          <a:miter lim="800000"/>
                          <a:headEnd/>
                          <a:tailEnd/>
                        </a:ln>
                      </wps:spPr>
                      <wps:txbx>
                        <w:txbxContent>
                          <w:p w:rsidRPr="00164063" w:rsidR="000A48A6" w:rsidP="0027116F" w:rsidRDefault="000A48A6" w14:paraId="0703A3C8" w14:textId="77777777">
                            <w:pPr>
                              <w:rPr>
                                <w:sz w:val="18"/>
                              </w:rPr>
                            </w:pPr>
                            <w:r w:rsidRPr="00164063">
                              <w:rPr>
                                <w:sz w:val="18"/>
                              </w:rPr>
                              <w:t>Agricultural Sector Cooperatives</w:t>
                            </w:r>
                          </w:p>
                          <w:p w:rsidRPr="00164063" w:rsidR="000A48A6" w:rsidP="0027116F" w:rsidRDefault="000A48A6" w14:paraId="31AED26D" w14:textId="77777777">
                            <w:pPr>
                              <w:rPr>
                                <w:sz w:val="18"/>
                              </w:rPr>
                            </w:pPr>
                            <w:r w:rsidRPr="00164063">
                              <w:rPr>
                                <w:sz w:val="18"/>
                              </w:rPr>
                              <w:t>(CCS, CPA, UBPC, and others)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3560BF">
              <v:rect id="Rectangle 66" style="position:absolute;left:0;text-align:left;margin-left:243.3pt;margin-top:9.65pt;width:117.7pt;height:51.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7" w14:anchorId="0E47E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">
                <v:textbox>
                  <w:txbxContent>
                    <w:p w:rsidRPr="00164063" w:rsidR="000A48A6" w:rsidP="0027116F" w:rsidRDefault="000A48A6" w14:paraId="5C4D7FB2" w14:textId="77777777">
                      <w:pPr>
                        <w:rPr>
                          <w:sz w:val="18"/>
                        </w:rPr>
                      </w:pPr>
                      <w:r w:rsidRPr="00164063">
                        <w:rPr>
                          <w:sz w:val="18"/>
                        </w:rPr>
                        <w:t>Agricultural Sector Cooperatives</w:t>
                      </w:r>
                    </w:p>
                    <w:p w:rsidRPr="00164063" w:rsidR="000A48A6" w:rsidP="0027116F" w:rsidRDefault="000A48A6" w14:paraId="570ECB28" w14:textId="77777777">
                      <w:pPr>
                        <w:rPr>
                          <w:sz w:val="18"/>
                        </w:rPr>
                      </w:pPr>
                      <w:r w:rsidRPr="00164063">
                        <w:rPr>
                          <w:sz w:val="18"/>
                        </w:rPr>
                        <w:t>(CCS, CPA, UBPC, and others)</w:t>
                      </w:r>
                    </w:p>
                  </w:txbxContent>
                </v:textbox>
              </v:rect>
            </w:pict>
          </mc:Fallback>
        </mc:AlternateContent>
      </w:r>
    </w:p>
    <w:p w:rsidRPr="000E6F59" w:rsidR="0027116F" w:rsidP="0027116F" w:rsidRDefault="0027116F" w14:paraId="20660142" w14:textId="77777777"/>
    <w:p w:rsidRPr="000E6F59" w:rsidR="0027116F" w:rsidP="0027116F" w:rsidRDefault="0027116F" w14:paraId="044B0F6E" w14:textId="77777777"/>
    <w:p w:rsidRPr="000E6F59" w:rsidR="0027116F" w:rsidP="0027116F" w:rsidRDefault="0027116F" w14:paraId="4E9BA941" w14:textId="77777777"/>
    <w:p w:rsidRPr="000E6F59" w:rsidR="0027116F" w:rsidP="0027116F" w:rsidRDefault="0027116F" w14:paraId="44B90897" w14:textId="77777777"/>
    <w:p w:rsidRPr="000E6F59" w:rsidR="0027116F" w:rsidP="0027116F" w:rsidRDefault="0027116F" w14:paraId="098B6ADE" w14:textId="77777777">
      <w:r w:rsidRPr="000E6F59">
        <w:t>At the end of 2007, Cuba has 14 provincial pork enterprises and 160 municipalities with territorial units linked to these enterprises, which belong to the Pork Enterprise Group (GRUPOR). Also in 2007, non-specialized pork meat production has started by the Agricultural Sector Cooperatives, which transforms this sector into the largest food production sector in Cuba. In total there are 122 state farms and approximately 6,000 private pig raising farms in the country.</w:t>
      </w:r>
    </w:p>
    <w:p w:rsidRPr="000E6F59" w:rsidR="0027116F" w:rsidP="0027116F" w:rsidRDefault="0027116F" w14:paraId="448F6A3D" w14:textId="77777777"/>
    <w:p w:rsidRPr="000E6F59" w:rsidR="0027116F" w:rsidP="0027116F" w:rsidRDefault="0027116F" w14:paraId="4CEB8AB7" w14:textId="77777777">
      <w:r w:rsidRPr="000E6F59">
        <w:t xml:space="preserve">The farms owned by the state enterprises are classified into the following types: production, genetics, reproduction, and integrated. </w:t>
      </w:r>
      <w:r w:rsidRPr="000E6F59" w:rsidR="00842C86">
        <w:t xml:space="preserve">The following </w:t>
      </w:r>
      <w:r w:rsidR="00842C86">
        <w:t>key figure</w:t>
      </w:r>
      <w:r w:rsidRPr="000E6F59" w:rsidR="00842C86">
        <w:t xml:space="preserve"> for pig manure </w:t>
      </w:r>
      <w:r w:rsidR="00842C86">
        <w:t xml:space="preserve">is </w:t>
      </w:r>
      <w:r w:rsidRPr="000E6F59" w:rsidR="00842C86">
        <w:t>used to estimate the biogas production: 0.05 kg/day per kg animal weight (equiv. to 0.054 m</w:t>
      </w:r>
      <w:r w:rsidRPr="000E6F59" w:rsidR="00842C86">
        <w:rPr>
          <w:vertAlign w:val="superscript"/>
        </w:rPr>
        <w:t>3</w:t>
      </w:r>
      <w:r w:rsidRPr="000E6F59" w:rsidR="00842C86">
        <w:t xml:space="preserve">/day). </w:t>
      </w:r>
      <w:r w:rsidRPr="000E6F59">
        <w:t>The animal weight is obtained from the ONE</w:t>
      </w:r>
      <w:r w:rsidR="00820159">
        <w:t>I</w:t>
      </w:r>
      <w:r w:rsidRPr="000E6F59">
        <w:t xml:space="preserve"> data as an average value (80 kg)</w:t>
      </w:r>
      <w:r w:rsidRPr="000E6F59" w:rsidR="00842C86">
        <w:t>;</w:t>
      </w:r>
      <w:r w:rsidRPr="000E6F59" w:rsidR="00193419">
        <w:t xml:space="preserve"> hence manure production is typically 4 kg per animal per day</w:t>
      </w:r>
      <w:r w:rsidRPr="000E6F59">
        <w:t>. The number of animals held by the state and private sector is provided by MINAG. The biogas potential and energy content is presented in the following table.</w:t>
      </w:r>
    </w:p>
    <w:p w:rsidR="0027116F" w:rsidP="0027116F" w:rsidRDefault="0027116F" w14:paraId="03355F2F" w14:textId="77777777"/>
    <w:p w:rsidR="00256EB0" w:rsidP="0027116F" w:rsidRDefault="00256EB0" w14:paraId="3191333D" w14:textId="77777777"/>
    <w:p w:rsidR="00256EB0" w:rsidP="0027116F" w:rsidRDefault="00256EB0" w14:paraId="2A67889A" w14:textId="77777777"/>
    <w:p w:rsidR="00256EB0" w:rsidP="0027116F" w:rsidRDefault="00256EB0" w14:paraId="60F03377" w14:textId="77777777"/>
    <w:p w:rsidR="00256EB0" w:rsidP="0027116F" w:rsidRDefault="00256EB0" w14:paraId="79F34CEB" w14:textId="77777777"/>
    <w:p w:rsidRPr="000E6F59" w:rsidR="00256EB0" w:rsidP="0027116F" w:rsidRDefault="00256EB0" w14:paraId="05DADAC5" w14:textId="77777777"/>
    <w:tbl>
      <w:tblPr>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701"/>
        <w:gridCol w:w="993"/>
        <w:gridCol w:w="1701"/>
        <w:gridCol w:w="1433"/>
        <w:gridCol w:w="1402"/>
      </w:tblGrid>
      <w:tr w:rsidRPr="000E6F59" w:rsidR="001515AC" w:rsidTr="00D649DF" w14:paraId="10EFC7AB" w14:textId="77777777">
        <w:tc>
          <w:tcPr>
            <w:tcW w:w="8364" w:type="dxa"/>
            <w:gridSpan w:val="6"/>
          </w:tcPr>
          <w:p w:rsidRPr="000E6F59" w:rsidR="001515AC" w:rsidP="001515AC" w:rsidRDefault="001515AC" w14:paraId="380773BC" w14:textId="77777777">
            <w:pPr>
              <w:rPr>
                <w:sz w:val="20"/>
              </w:rPr>
            </w:pPr>
            <w:r w:rsidRPr="000E6F59">
              <w:rPr>
                <w:smallCaps/>
              </w:rPr>
              <w:t>Biogas Potential in Pig Farming  Sector in Cuba</w:t>
            </w:r>
          </w:p>
        </w:tc>
      </w:tr>
      <w:tr w:rsidRPr="000E6F59" w:rsidR="0027116F" w:rsidTr="00D649DF" w14:paraId="063DCF19" w14:textId="77777777">
        <w:tc>
          <w:tcPr>
            <w:tcW w:w="1134" w:type="dxa"/>
          </w:tcPr>
          <w:p w:rsidRPr="000E6F59" w:rsidR="0027116F" w:rsidP="00D649DF" w:rsidRDefault="00842C86" w14:paraId="59CBB2D4" w14:textId="77777777">
            <w:pPr>
              <w:rPr>
                <w:sz w:val="20"/>
              </w:rPr>
            </w:pPr>
            <w:r w:rsidRPr="000E6F59">
              <w:rPr>
                <w:sz w:val="20"/>
              </w:rPr>
              <w:t>Enterprise</w:t>
            </w:r>
            <w:r w:rsidRPr="000E6F59" w:rsidR="0027116F">
              <w:rPr>
                <w:sz w:val="20"/>
              </w:rPr>
              <w:t xml:space="preserve"> type</w:t>
            </w:r>
          </w:p>
        </w:tc>
        <w:tc>
          <w:tcPr>
            <w:tcW w:w="1701" w:type="dxa"/>
          </w:tcPr>
          <w:p w:rsidRPr="000E6F59" w:rsidR="0027116F" w:rsidP="00D649DF" w:rsidRDefault="0027116F" w14:paraId="76984255" w14:textId="77777777">
            <w:pPr>
              <w:rPr>
                <w:sz w:val="20"/>
              </w:rPr>
            </w:pPr>
            <w:r w:rsidRPr="000E6F59">
              <w:rPr>
                <w:sz w:val="20"/>
              </w:rPr>
              <w:t>Number of animals</w:t>
            </w:r>
          </w:p>
        </w:tc>
        <w:tc>
          <w:tcPr>
            <w:tcW w:w="993" w:type="dxa"/>
          </w:tcPr>
          <w:p w:rsidRPr="000E6F59" w:rsidR="0027116F" w:rsidP="00D649DF" w:rsidRDefault="0027116F" w14:paraId="4A35B67B" w14:textId="77777777">
            <w:pPr>
              <w:rPr>
                <w:sz w:val="20"/>
              </w:rPr>
            </w:pPr>
            <w:r w:rsidRPr="000E6F59">
              <w:rPr>
                <w:sz w:val="20"/>
              </w:rPr>
              <w:t>Weight (kg)</w:t>
            </w:r>
          </w:p>
        </w:tc>
        <w:tc>
          <w:tcPr>
            <w:tcW w:w="1701" w:type="dxa"/>
          </w:tcPr>
          <w:p w:rsidRPr="000E6F59" w:rsidR="0027116F" w:rsidP="00D649DF" w:rsidRDefault="0027116F" w14:paraId="09A6736A" w14:textId="77777777">
            <w:pPr>
              <w:rPr>
                <w:sz w:val="20"/>
              </w:rPr>
            </w:pPr>
            <w:r w:rsidRPr="000E6F59">
              <w:rPr>
                <w:sz w:val="20"/>
              </w:rPr>
              <w:t>Manure production (kg/day)</w:t>
            </w:r>
          </w:p>
        </w:tc>
        <w:tc>
          <w:tcPr>
            <w:tcW w:w="1433" w:type="dxa"/>
          </w:tcPr>
          <w:p w:rsidRPr="000E6F59" w:rsidR="0027116F" w:rsidP="00D649DF" w:rsidRDefault="0027116F" w14:paraId="51A65E1B" w14:textId="77777777">
            <w:pPr>
              <w:rPr>
                <w:sz w:val="20"/>
              </w:rPr>
            </w:pPr>
            <w:r w:rsidRPr="000E6F59">
              <w:rPr>
                <w:sz w:val="20"/>
              </w:rPr>
              <w:t>Biogas production (m</w:t>
            </w:r>
            <w:r w:rsidRPr="000E6F59">
              <w:rPr>
                <w:sz w:val="20"/>
                <w:vertAlign w:val="superscript"/>
              </w:rPr>
              <w:t>3</w:t>
            </w:r>
            <w:r w:rsidRPr="000E6F59">
              <w:rPr>
                <w:sz w:val="20"/>
              </w:rPr>
              <w:t>/day)</w:t>
            </w:r>
          </w:p>
        </w:tc>
        <w:tc>
          <w:tcPr>
            <w:tcW w:w="1402" w:type="dxa"/>
          </w:tcPr>
          <w:p w:rsidRPr="000E6F59" w:rsidR="0027116F" w:rsidP="00D649DF" w:rsidRDefault="0027116F" w14:paraId="76751F47" w14:textId="77777777">
            <w:pPr>
              <w:rPr>
                <w:sz w:val="20"/>
              </w:rPr>
            </w:pPr>
            <w:r w:rsidRPr="000E6F59">
              <w:rPr>
                <w:sz w:val="20"/>
              </w:rPr>
              <w:t>Energy content (toe/yr)</w:t>
            </w:r>
          </w:p>
        </w:tc>
      </w:tr>
      <w:tr w:rsidRPr="000E6F59" w:rsidR="0027116F" w:rsidTr="00D649DF" w14:paraId="454456DB" w14:textId="77777777">
        <w:tc>
          <w:tcPr>
            <w:tcW w:w="1134" w:type="dxa"/>
          </w:tcPr>
          <w:p w:rsidRPr="000E6F59" w:rsidR="0027116F" w:rsidP="00D649DF" w:rsidRDefault="0027116F" w14:paraId="0C3E9F91" w14:textId="77777777">
            <w:pPr>
              <w:rPr>
                <w:sz w:val="20"/>
              </w:rPr>
            </w:pPr>
            <w:r w:rsidRPr="000E6F59">
              <w:rPr>
                <w:sz w:val="20"/>
              </w:rPr>
              <w:t>Private</w:t>
            </w:r>
          </w:p>
        </w:tc>
        <w:tc>
          <w:tcPr>
            <w:tcW w:w="1701" w:type="dxa"/>
          </w:tcPr>
          <w:p w:rsidRPr="000E6F59" w:rsidR="0027116F" w:rsidP="00D649DF" w:rsidRDefault="0027116F" w14:paraId="597C3AF7" w14:textId="77777777">
            <w:pPr>
              <w:rPr>
                <w:sz w:val="20"/>
              </w:rPr>
            </w:pPr>
            <w:r w:rsidRPr="000E6F59">
              <w:rPr>
                <w:sz w:val="20"/>
              </w:rPr>
              <w:t>510,972</w:t>
            </w:r>
          </w:p>
        </w:tc>
        <w:tc>
          <w:tcPr>
            <w:tcW w:w="993" w:type="dxa"/>
          </w:tcPr>
          <w:p w:rsidRPr="000E6F59" w:rsidR="0027116F" w:rsidP="00D649DF" w:rsidRDefault="0027116F" w14:paraId="0DEF05E7" w14:textId="77777777">
            <w:pPr>
              <w:rPr>
                <w:sz w:val="20"/>
              </w:rPr>
            </w:pPr>
            <w:r w:rsidRPr="000E6F59">
              <w:rPr>
                <w:sz w:val="20"/>
              </w:rPr>
              <w:t>80</w:t>
            </w:r>
          </w:p>
        </w:tc>
        <w:tc>
          <w:tcPr>
            <w:tcW w:w="1701" w:type="dxa"/>
          </w:tcPr>
          <w:p w:rsidRPr="000E6F59" w:rsidR="0027116F" w:rsidP="00D649DF" w:rsidRDefault="0027116F" w14:paraId="25C21F2C" w14:textId="77777777">
            <w:pPr>
              <w:rPr>
                <w:sz w:val="20"/>
              </w:rPr>
            </w:pPr>
            <w:r w:rsidRPr="000E6F59">
              <w:rPr>
                <w:sz w:val="20"/>
              </w:rPr>
              <w:t>2,043,888</w:t>
            </w:r>
          </w:p>
        </w:tc>
        <w:tc>
          <w:tcPr>
            <w:tcW w:w="1433" w:type="dxa"/>
          </w:tcPr>
          <w:p w:rsidRPr="000E6F59" w:rsidR="0027116F" w:rsidP="00D649DF" w:rsidRDefault="0027116F" w14:paraId="2332B3ED" w14:textId="77777777">
            <w:pPr>
              <w:rPr>
                <w:sz w:val="20"/>
              </w:rPr>
            </w:pPr>
            <w:r w:rsidRPr="000E6F59">
              <w:rPr>
                <w:sz w:val="20"/>
              </w:rPr>
              <w:t>110,370</w:t>
            </w:r>
          </w:p>
        </w:tc>
        <w:tc>
          <w:tcPr>
            <w:tcW w:w="1402" w:type="dxa"/>
          </w:tcPr>
          <w:p w:rsidRPr="000E6F59" w:rsidR="0027116F" w:rsidP="00D649DF" w:rsidRDefault="0027116F" w14:paraId="6B2D55E0" w14:textId="77777777">
            <w:pPr>
              <w:rPr>
                <w:sz w:val="20"/>
              </w:rPr>
            </w:pPr>
            <w:r w:rsidRPr="000E6F59">
              <w:rPr>
                <w:sz w:val="20"/>
              </w:rPr>
              <w:t>20,912</w:t>
            </w:r>
          </w:p>
        </w:tc>
      </w:tr>
      <w:tr w:rsidRPr="000E6F59" w:rsidR="0027116F" w:rsidTr="00D649DF" w14:paraId="24561228" w14:textId="77777777">
        <w:tc>
          <w:tcPr>
            <w:tcW w:w="1134" w:type="dxa"/>
          </w:tcPr>
          <w:p w:rsidRPr="000E6F59" w:rsidR="0027116F" w:rsidP="00D649DF" w:rsidRDefault="0027116F" w14:paraId="69C4D95C" w14:textId="77777777">
            <w:pPr>
              <w:rPr>
                <w:sz w:val="20"/>
              </w:rPr>
            </w:pPr>
            <w:r w:rsidRPr="000E6F59">
              <w:rPr>
                <w:sz w:val="20"/>
              </w:rPr>
              <w:t>State</w:t>
            </w:r>
          </w:p>
        </w:tc>
        <w:tc>
          <w:tcPr>
            <w:tcW w:w="1701" w:type="dxa"/>
          </w:tcPr>
          <w:p w:rsidRPr="000E6F59" w:rsidR="0027116F" w:rsidP="00D649DF" w:rsidRDefault="0027116F" w14:paraId="3FD39B67" w14:textId="77777777">
            <w:pPr>
              <w:rPr>
                <w:sz w:val="20"/>
              </w:rPr>
            </w:pPr>
            <w:r w:rsidRPr="000E6F59">
              <w:rPr>
                <w:sz w:val="20"/>
              </w:rPr>
              <w:t>286,693</w:t>
            </w:r>
          </w:p>
        </w:tc>
        <w:tc>
          <w:tcPr>
            <w:tcW w:w="993" w:type="dxa"/>
          </w:tcPr>
          <w:p w:rsidRPr="000E6F59" w:rsidR="0027116F" w:rsidP="00D649DF" w:rsidRDefault="0027116F" w14:paraId="33FD975C" w14:textId="77777777">
            <w:pPr>
              <w:rPr>
                <w:sz w:val="20"/>
              </w:rPr>
            </w:pPr>
            <w:r w:rsidRPr="000E6F59">
              <w:rPr>
                <w:sz w:val="20"/>
              </w:rPr>
              <w:t>80</w:t>
            </w:r>
          </w:p>
        </w:tc>
        <w:tc>
          <w:tcPr>
            <w:tcW w:w="1701" w:type="dxa"/>
          </w:tcPr>
          <w:p w:rsidRPr="000E6F59" w:rsidR="0027116F" w:rsidP="00D649DF" w:rsidRDefault="0027116F" w14:paraId="22A46F34" w14:textId="77777777">
            <w:pPr>
              <w:rPr>
                <w:sz w:val="20"/>
              </w:rPr>
            </w:pPr>
            <w:r w:rsidRPr="000E6F59">
              <w:rPr>
                <w:sz w:val="20"/>
              </w:rPr>
              <w:t>1,146,772</w:t>
            </w:r>
          </w:p>
        </w:tc>
        <w:tc>
          <w:tcPr>
            <w:tcW w:w="1433" w:type="dxa"/>
          </w:tcPr>
          <w:p w:rsidRPr="000E6F59" w:rsidR="0027116F" w:rsidP="00D649DF" w:rsidRDefault="0027116F" w14:paraId="194ADC02" w14:textId="77777777">
            <w:pPr>
              <w:rPr>
                <w:sz w:val="20"/>
              </w:rPr>
            </w:pPr>
            <w:r w:rsidRPr="000E6F59">
              <w:rPr>
                <w:sz w:val="20"/>
              </w:rPr>
              <w:t>61,925</w:t>
            </w:r>
          </w:p>
        </w:tc>
        <w:tc>
          <w:tcPr>
            <w:tcW w:w="1402" w:type="dxa"/>
          </w:tcPr>
          <w:p w:rsidRPr="000E6F59" w:rsidR="0027116F" w:rsidP="00D649DF" w:rsidRDefault="0027116F" w14:paraId="67E70274" w14:textId="77777777">
            <w:pPr>
              <w:rPr>
                <w:sz w:val="20"/>
              </w:rPr>
            </w:pPr>
            <w:r w:rsidRPr="000E6F59">
              <w:rPr>
                <w:sz w:val="20"/>
              </w:rPr>
              <w:t>11,733</w:t>
            </w:r>
          </w:p>
        </w:tc>
      </w:tr>
      <w:tr w:rsidRPr="000E6F59" w:rsidR="0027116F" w:rsidTr="00D649DF" w14:paraId="4B6BCB15" w14:textId="77777777">
        <w:tc>
          <w:tcPr>
            <w:tcW w:w="1134" w:type="dxa"/>
          </w:tcPr>
          <w:p w:rsidRPr="000E6F59" w:rsidR="0027116F" w:rsidP="00D649DF" w:rsidRDefault="0027116F" w14:paraId="15033F3B" w14:textId="77777777">
            <w:pPr>
              <w:rPr>
                <w:sz w:val="20"/>
              </w:rPr>
            </w:pPr>
            <w:r w:rsidRPr="000E6F59">
              <w:rPr>
                <w:sz w:val="20"/>
              </w:rPr>
              <w:t>Total</w:t>
            </w:r>
          </w:p>
        </w:tc>
        <w:tc>
          <w:tcPr>
            <w:tcW w:w="1701" w:type="dxa"/>
          </w:tcPr>
          <w:p w:rsidRPr="000E6F59" w:rsidR="0027116F" w:rsidP="00D649DF" w:rsidRDefault="0027116F" w14:paraId="389D84D7" w14:textId="77777777">
            <w:pPr>
              <w:rPr>
                <w:sz w:val="20"/>
              </w:rPr>
            </w:pPr>
            <w:r w:rsidRPr="000E6F59">
              <w:rPr>
                <w:sz w:val="20"/>
              </w:rPr>
              <w:t>833,175</w:t>
            </w:r>
          </w:p>
        </w:tc>
        <w:tc>
          <w:tcPr>
            <w:tcW w:w="993" w:type="dxa"/>
          </w:tcPr>
          <w:p w:rsidRPr="000E6F59" w:rsidR="0027116F" w:rsidP="00D649DF" w:rsidRDefault="0027116F" w14:paraId="0DFDEDBF" w14:textId="77777777">
            <w:pPr>
              <w:rPr>
                <w:sz w:val="20"/>
              </w:rPr>
            </w:pPr>
            <w:r w:rsidRPr="000E6F59">
              <w:rPr>
                <w:sz w:val="20"/>
              </w:rPr>
              <w:t>80</w:t>
            </w:r>
          </w:p>
        </w:tc>
        <w:tc>
          <w:tcPr>
            <w:tcW w:w="1701" w:type="dxa"/>
          </w:tcPr>
          <w:p w:rsidRPr="000E6F59" w:rsidR="0027116F" w:rsidP="00D649DF" w:rsidRDefault="0027116F" w14:paraId="6196705B" w14:textId="77777777">
            <w:pPr>
              <w:rPr>
                <w:sz w:val="20"/>
              </w:rPr>
            </w:pPr>
            <w:r w:rsidRPr="000E6F59">
              <w:rPr>
                <w:sz w:val="20"/>
              </w:rPr>
              <w:t>3,332,700</w:t>
            </w:r>
          </w:p>
        </w:tc>
        <w:tc>
          <w:tcPr>
            <w:tcW w:w="1433" w:type="dxa"/>
          </w:tcPr>
          <w:p w:rsidRPr="000E6F59" w:rsidR="0027116F" w:rsidP="00D649DF" w:rsidRDefault="0027116F" w14:paraId="63614732" w14:textId="77777777">
            <w:pPr>
              <w:rPr>
                <w:sz w:val="20"/>
              </w:rPr>
            </w:pPr>
            <w:r w:rsidRPr="000E6F59">
              <w:rPr>
                <w:sz w:val="20"/>
              </w:rPr>
              <w:t>179,965</w:t>
            </w:r>
          </w:p>
        </w:tc>
        <w:tc>
          <w:tcPr>
            <w:tcW w:w="1402" w:type="dxa"/>
          </w:tcPr>
          <w:p w:rsidRPr="000E6F59" w:rsidR="0027116F" w:rsidP="00D649DF" w:rsidRDefault="0027116F" w14:paraId="25F537D6" w14:textId="77777777">
            <w:pPr>
              <w:rPr>
                <w:sz w:val="20"/>
              </w:rPr>
            </w:pPr>
            <w:r w:rsidRPr="000E6F59">
              <w:rPr>
                <w:sz w:val="20"/>
              </w:rPr>
              <w:t>34,098</w:t>
            </w:r>
          </w:p>
        </w:tc>
      </w:tr>
    </w:tbl>
    <w:p w:rsidRPr="000E6F59" w:rsidR="0027116F" w:rsidP="0027116F" w:rsidRDefault="0027116F" w14:paraId="015AC344" w14:textId="77777777"/>
    <w:p w:rsidRPr="000E6F59" w:rsidR="0027116F" w:rsidP="0027116F" w:rsidRDefault="0027116F" w14:paraId="1201CAFE" w14:textId="77777777"/>
    <w:p w:rsidRPr="000E6F59" w:rsidR="0027116F" w:rsidP="0027116F" w:rsidRDefault="0027116F" w14:paraId="69D52A18" w14:textId="77777777">
      <w:pPr>
        <w:rPr>
          <w:b/>
        </w:rPr>
      </w:pPr>
      <w:r w:rsidRPr="000E6F59">
        <w:rPr>
          <w:b/>
        </w:rPr>
        <w:t>Bovine</w:t>
      </w:r>
    </w:p>
    <w:p w:rsidRPr="000E6F59" w:rsidR="0027116F" w:rsidP="0027116F" w:rsidRDefault="0027116F" w14:paraId="31BCCC6C" w14:textId="77777777">
      <w:r w:rsidRPr="000E6F59">
        <w:t>Milk and cow meat are mainly produced by the private sector, which holds over 80% of all cattle stock. For this sector, there is no state-controlled enterprise system. Information on the number of cattle is managed by the (private and state) enterprises, which report their data to the National Livestock Control Centre (CENCOP) and MINAG. Bovines are usually semi-stabulated. Only milk cows enter the stables regularly, supposedly about 5 hours per day, during which their manure can be collected. By assuming that 5 kg of manure per animal can be recovered per day, the biogas production by the sector is estimated as shown in the next table.</w:t>
      </w:r>
    </w:p>
    <w:p w:rsidRPr="000E6F59" w:rsidR="0027116F" w:rsidP="0027116F" w:rsidRDefault="0027116F" w14:paraId="32FB2A65" w14:textId="77777777"/>
    <w:tbl>
      <w:tblPr>
        <w:tblW w:w="0" w:type="auto"/>
        <w:tblInd w:w="1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7"/>
        <w:gridCol w:w="1418"/>
        <w:gridCol w:w="1417"/>
        <w:gridCol w:w="1418"/>
        <w:gridCol w:w="1134"/>
      </w:tblGrid>
      <w:tr w:rsidRPr="000E6F59" w:rsidR="001515AC" w:rsidTr="00D649DF" w14:paraId="65180E07" w14:textId="77777777">
        <w:tc>
          <w:tcPr>
            <w:tcW w:w="6804" w:type="dxa"/>
            <w:gridSpan w:val="5"/>
          </w:tcPr>
          <w:p w:rsidRPr="000E6F59" w:rsidR="001515AC" w:rsidP="001515AC" w:rsidRDefault="001515AC" w14:paraId="68963264" w14:textId="77777777">
            <w:pPr>
              <w:rPr>
                <w:sz w:val="20"/>
              </w:rPr>
            </w:pPr>
            <w:r w:rsidRPr="000E6F59">
              <w:rPr>
                <w:smallCaps/>
              </w:rPr>
              <w:t>Biogas Potential in Dairy Sector in Cuba</w:t>
            </w:r>
          </w:p>
        </w:tc>
      </w:tr>
      <w:tr w:rsidRPr="000E6F59" w:rsidR="0027116F" w:rsidTr="00D649DF" w14:paraId="57A3D905" w14:textId="77777777">
        <w:tc>
          <w:tcPr>
            <w:tcW w:w="1417" w:type="dxa"/>
          </w:tcPr>
          <w:p w:rsidRPr="000E6F59" w:rsidR="0027116F" w:rsidP="00D649DF" w:rsidRDefault="0027116F" w14:paraId="66DF0B5E" w14:textId="77777777">
            <w:pPr>
              <w:rPr>
                <w:sz w:val="20"/>
              </w:rPr>
            </w:pPr>
            <w:r w:rsidRPr="000E6F59">
              <w:rPr>
                <w:sz w:val="20"/>
              </w:rPr>
              <w:t>Animal type</w:t>
            </w:r>
          </w:p>
        </w:tc>
        <w:tc>
          <w:tcPr>
            <w:tcW w:w="1418" w:type="dxa"/>
          </w:tcPr>
          <w:p w:rsidRPr="000E6F59" w:rsidR="0027116F" w:rsidP="00D649DF" w:rsidRDefault="0027116F" w14:paraId="15C3F369" w14:textId="77777777">
            <w:pPr>
              <w:rPr>
                <w:sz w:val="20"/>
              </w:rPr>
            </w:pPr>
            <w:r w:rsidRPr="000E6F59">
              <w:rPr>
                <w:sz w:val="20"/>
              </w:rPr>
              <w:t>Number of animals</w:t>
            </w:r>
          </w:p>
        </w:tc>
        <w:tc>
          <w:tcPr>
            <w:tcW w:w="1417" w:type="dxa"/>
          </w:tcPr>
          <w:p w:rsidRPr="000E6F59" w:rsidR="0027116F" w:rsidP="00D649DF" w:rsidRDefault="0027116F" w14:paraId="195DC9F4" w14:textId="77777777">
            <w:pPr>
              <w:rPr>
                <w:sz w:val="20"/>
              </w:rPr>
            </w:pPr>
            <w:r w:rsidRPr="000E6F59">
              <w:rPr>
                <w:sz w:val="20"/>
              </w:rPr>
              <w:t>Manure production (kg/day)</w:t>
            </w:r>
          </w:p>
        </w:tc>
        <w:tc>
          <w:tcPr>
            <w:tcW w:w="1418" w:type="dxa"/>
          </w:tcPr>
          <w:p w:rsidRPr="000E6F59" w:rsidR="0027116F" w:rsidP="00D649DF" w:rsidRDefault="0027116F" w14:paraId="3E196211" w14:textId="77777777">
            <w:pPr>
              <w:rPr>
                <w:sz w:val="20"/>
              </w:rPr>
            </w:pPr>
            <w:r w:rsidRPr="000E6F59">
              <w:rPr>
                <w:sz w:val="20"/>
              </w:rPr>
              <w:t>Biogas production (m</w:t>
            </w:r>
            <w:r w:rsidRPr="000E6F59">
              <w:rPr>
                <w:sz w:val="20"/>
                <w:vertAlign w:val="superscript"/>
              </w:rPr>
              <w:t>3</w:t>
            </w:r>
            <w:r w:rsidRPr="000E6F59">
              <w:rPr>
                <w:sz w:val="20"/>
              </w:rPr>
              <w:t>/day)</w:t>
            </w:r>
          </w:p>
        </w:tc>
        <w:tc>
          <w:tcPr>
            <w:tcW w:w="1134" w:type="dxa"/>
          </w:tcPr>
          <w:p w:rsidRPr="000E6F59" w:rsidR="0027116F" w:rsidP="00D649DF" w:rsidRDefault="0027116F" w14:paraId="6ED40A81" w14:textId="77777777">
            <w:pPr>
              <w:rPr>
                <w:sz w:val="20"/>
              </w:rPr>
            </w:pPr>
            <w:r w:rsidRPr="000E6F59">
              <w:rPr>
                <w:sz w:val="20"/>
              </w:rPr>
              <w:t>Energy content (toe/yr)</w:t>
            </w:r>
          </w:p>
        </w:tc>
      </w:tr>
      <w:tr w:rsidRPr="000E6F59" w:rsidR="0027116F" w:rsidTr="00D649DF" w14:paraId="20B480C9" w14:textId="77777777">
        <w:tc>
          <w:tcPr>
            <w:tcW w:w="1417" w:type="dxa"/>
          </w:tcPr>
          <w:p w:rsidRPr="000E6F59" w:rsidR="0027116F" w:rsidP="00D649DF" w:rsidRDefault="0027116F" w14:paraId="43C96CDB" w14:textId="77777777">
            <w:pPr>
              <w:rPr>
                <w:sz w:val="20"/>
              </w:rPr>
            </w:pPr>
            <w:r w:rsidRPr="000E6F59">
              <w:rPr>
                <w:sz w:val="20"/>
              </w:rPr>
              <w:t>Productive milk cows</w:t>
            </w:r>
          </w:p>
        </w:tc>
        <w:tc>
          <w:tcPr>
            <w:tcW w:w="1418" w:type="dxa"/>
          </w:tcPr>
          <w:p w:rsidRPr="000E6F59" w:rsidR="0027116F" w:rsidP="00D649DF" w:rsidRDefault="0027116F" w14:paraId="2161F7CF" w14:textId="77777777">
            <w:pPr>
              <w:rPr>
                <w:sz w:val="20"/>
              </w:rPr>
            </w:pPr>
            <w:r w:rsidRPr="000E6F59">
              <w:rPr>
                <w:sz w:val="20"/>
              </w:rPr>
              <w:t>4,084,642</w:t>
            </w:r>
          </w:p>
        </w:tc>
        <w:tc>
          <w:tcPr>
            <w:tcW w:w="1417" w:type="dxa"/>
          </w:tcPr>
          <w:p w:rsidRPr="000E6F59" w:rsidR="0027116F" w:rsidP="00D649DF" w:rsidRDefault="0027116F" w14:paraId="466C8967" w14:textId="77777777">
            <w:pPr>
              <w:rPr>
                <w:sz w:val="20"/>
              </w:rPr>
            </w:pPr>
            <w:r w:rsidRPr="000E6F59">
              <w:rPr>
                <w:sz w:val="20"/>
              </w:rPr>
              <w:t>20,423,210</w:t>
            </w:r>
          </w:p>
        </w:tc>
        <w:tc>
          <w:tcPr>
            <w:tcW w:w="1418" w:type="dxa"/>
          </w:tcPr>
          <w:p w:rsidRPr="000E6F59" w:rsidR="0027116F" w:rsidP="00D649DF" w:rsidRDefault="0027116F" w14:paraId="4CE02004" w14:textId="77777777">
            <w:pPr>
              <w:rPr>
                <w:sz w:val="20"/>
              </w:rPr>
            </w:pPr>
            <w:r w:rsidRPr="000E6F59">
              <w:rPr>
                <w:sz w:val="20"/>
              </w:rPr>
              <w:t>1,029,329</w:t>
            </w:r>
          </w:p>
        </w:tc>
        <w:tc>
          <w:tcPr>
            <w:tcW w:w="1134" w:type="dxa"/>
          </w:tcPr>
          <w:p w:rsidRPr="000E6F59" w:rsidR="0027116F" w:rsidP="00D649DF" w:rsidRDefault="0027116F" w14:paraId="4D390CFF" w14:textId="77777777">
            <w:pPr>
              <w:rPr>
                <w:sz w:val="20"/>
              </w:rPr>
            </w:pPr>
            <w:r w:rsidRPr="000E6F59">
              <w:rPr>
                <w:sz w:val="20"/>
              </w:rPr>
              <w:t>195,030</w:t>
            </w:r>
          </w:p>
        </w:tc>
      </w:tr>
    </w:tbl>
    <w:p w:rsidRPr="000E6F59" w:rsidR="0027116F" w:rsidP="0027116F" w:rsidRDefault="0027116F" w14:paraId="47BD52F2" w14:textId="77777777"/>
    <w:p w:rsidRPr="000E6F59" w:rsidR="0027116F" w:rsidP="0027116F" w:rsidRDefault="0027116F" w14:paraId="4523E308" w14:textId="77777777">
      <w:r w:rsidRPr="000E6F59">
        <w:t>The total number of bovine holders/enterprises in Cuba has been estimated at 3,033.</w:t>
      </w:r>
    </w:p>
    <w:p w:rsidRPr="000E6F59" w:rsidR="0027116F" w:rsidP="0027116F" w:rsidRDefault="0027116F" w14:paraId="0CC990F0" w14:textId="77777777"/>
    <w:p w:rsidRPr="000E6F59" w:rsidR="0027116F" w:rsidP="0027116F" w:rsidRDefault="0027116F" w14:paraId="2BC9F14C" w14:textId="77777777">
      <w:pPr>
        <w:rPr>
          <w:b/>
        </w:rPr>
      </w:pPr>
      <w:r w:rsidRPr="000E6F59">
        <w:rPr>
          <w:b/>
        </w:rPr>
        <w:t>Food industry (MINAL)</w:t>
      </w:r>
    </w:p>
    <w:p w:rsidRPr="000E6F59" w:rsidR="0027116F" w:rsidP="0027116F" w:rsidRDefault="0027116F" w14:paraId="7D3ACD98" w14:textId="77777777">
      <w:r w:rsidRPr="000E6F59">
        <w:t xml:space="preserve">Within the food industry, the establishments with the largest impact on the environment are the meat processing factories (15), the breweries (5), the dairy factories (15), and the alcohol distilleries. The following table presents the biogas potential estimated for a selection of 12 establishments (1 distillery, 3 dairy factories, 6 meat factories, and 2 breweries). </w:t>
      </w:r>
    </w:p>
    <w:p w:rsidRPr="000E6F59" w:rsidR="0027116F" w:rsidP="0027116F" w:rsidRDefault="0027116F" w14:paraId="53EE2A04" w14:textId="77777777"/>
    <w:tbl>
      <w:tblPr>
        <w:tblW w:w="0" w:type="auto"/>
        <w:tblInd w:w="1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7"/>
        <w:gridCol w:w="1418"/>
        <w:gridCol w:w="1418"/>
        <w:gridCol w:w="1134"/>
      </w:tblGrid>
      <w:tr w:rsidRPr="000E6F59" w:rsidR="001515AC" w:rsidTr="00D649DF" w14:paraId="01CB305E" w14:textId="77777777">
        <w:tc>
          <w:tcPr>
            <w:tcW w:w="5387" w:type="dxa"/>
            <w:gridSpan w:val="4"/>
          </w:tcPr>
          <w:p w:rsidRPr="000E6F59" w:rsidR="001515AC" w:rsidP="001515AC" w:rsidRDefault="001515AC" w14:paraId="72CEC792" w14:textId="77777777">
            <w:pPr>
              <w:rPr>
                <w:sz w:val="20"/>
              </w:rPr>
            </w:pPr>
            <w:r w:rsidRPr="000E6F59">
              <w:rPr>
                <w:smallCaps/>
              </w:rPr>
              <w:t>Biogas Potential in Food Industry Sector in Cuba</w:t>
            </w:r>
          </w:p>
        </w:tc>
      </w:tr>
      <w:tr w:rsidRPr="000E6F59" w:rsidR="0027116F" w:rsidTr="00D649DF" w14:paraId="5306E752" w14:textId="77777777">
        <w:tc>
          <w:tcPr>
            <w:tcW w:w="1417" w:type="dxa"/>
          </w:tcPr>
          <w:p w:rsidRPr="000E6F59" w:rsidR="0027116F" w:rsidP="00D649DF" w:rsidRDefault="0027116F" w14:paraId="6B0B313B" w14:textId="77777777">
            <w:pPr>
              <w:rPr>
                <w:sz w:val="20"/>
              </w:rPr>
            </w:pPr>
            <w:r w:rsidRPr="000E6F59">
              <w:rPr>
                <w:sz w:val="20"/>
              </w:rPr>
              <w:t>Sector</w:t>
            </w:r>
          </w:p>
        </w:tc>
        <w:tc>
          <w:tcPr>
            <w:tcW w:w="1418" w:type="dxa"/>
          </w:tcPr>
          <w:p w:rsidRPr="000E6F59" w:rsidR="0027116F" w:rsidP="00D649DF" w:rsidRDefault="0027116F" w14:paraId="276C8F49" w14:textId="77777777">
            <w:pPr>
              <w:rPr>
                <w:sz w:val="20"/>
              </w:rPr>
            </w:pPr>
            <w:r w:rsidRPr="000E6F59">
              <w:rPr>
                <w:sz w:val="20"/>
              </w:rPr>
              <w:t>Number of establishments</w:t>
            </w:r>
          </w:p>
        </w:tc>
        <w:tc>
          <w:tcPr>
            <w:tcW w:w="1418" w:type="dxa"/>
          </w:tcPr>
          <w:p w:rsidRPr="000E6F59" w:rsidR="0027116F" w:rsidP="00D649DF" w:rsidRDefault="0027116F" w14:paraId="0AC1AED3" w14:textId="77777777">
            <w:pPr>
              <w:rPr>
                <w:sz w:val="20"/>
              </w:rPr>
            </w:pPr>
            <w:r w:rsidRPr="000E6F59">
              <w:rPr>
                <w:sz w:val="20"/>
              </w:rPr>
              <w:t>Biogas production (m</w:t>
            </w:r>
            <w:r w:rsidRPr="000E6F59">
              <w:rPr>
                <w:sz w:val="20"/>
                <w:vertAlign w:val="superscript"/>
              </w:rPr>
              <w:t>3</w:t>
            </w:r>
            <w:r w:rsidRPr="000E6F59">
              <w:rPr>
                <w:sz w:val="20"/>
              </w:rPr>
              <w:t>/day)</w:t>
            </w:r>
          </w:p>
        </w:tc>
        <w:tc>
          <w:tcPr>
            <w:tcW w:w="1134" w:type="dxa"/>
          </w:tcPr>
          <w:p w:rsidRPr="000E6F59" w:rsidR="0027116F" w:rsidP="00D649DF" w:rsidRDefault="0027116F" w14:paraId="435C9D2F" w14:textId="77777777">
            <w:pPr>
              <w:rPr>
                <w:sz w:val="20"/>
              </w:rPr>
            </w:pPr>
            <w:r w:rsidRPr="000E6F59">
              <w:rPr>
                <w:sz w:val="20"/>
              </w:rPr>
              <w:t>Energy content (toe/yr)</w:t>
            </w:r>
          </w:p>
        </w:tc>
      </w:tr>
      <w:tr w:rsidRPr="000E6F59" w:rsidR="0027116F" w:rsidTr="00D649DF" w14:paraId="0D630EE0" w14:textId="77777777">
        <w:tc>
          <w:tcPr>
            <w:tcW w:w="1417" w:type="dxa"/>
          </w:tcPr>
          <w:p w:rsidRPr="000E6F59" w:rsidR="0027116F" w:rsidP="00D649DF" w:rsidRDefault="0027116F" w14:paraId="4AE5070F" w14:textId="77777777">
            <w:pPr>
              <w:rPr>
                <w:sz w:val="20"/>
              </w:rPr>
            </w:pPr>
            <w:r w:rsidRPr="000E6F59">
              <w:rPr>
                <w:sz w:val="20"/>
              </w:rPr>
              <w:t>MINAL</w:t>
            </w:r>
          </w:p>
        </w:tc>
        <w:tc>
          <w:tcPr>
            <w:tcW w:w="1418" w:type="dxa"/>
          </w:tcPr>
          <w:p w:rsidRPr="000E6F59" w:rsidR="0027116F" w:rsidP="00D649DF" w:rsidRDefault="0027116F" w14:paraId="4F4CB539" w14:textId="77777777">
            <w:pPr>
              <w:rPr>
                <w:sz w:val="20"/>
              </w:rPr>
            </w:pPr>
            <w:r w:rsidRPr="000E6F59">
              <w:rPr>
                <w:sz w:val="20"/>
              </w:rPr>
              <w:t>12</w:t>
            </w:r>
          </w:p>
        </w:tc>
        <w:tc>
          <w:tcPr>
            <w:tcW w:w="1418" w:type="dxa"/>
          </w:tcPr>
          <w:p w:rsidRPr="000E6F59" w:rsidR="0027116F" w:rsidP="00D649DF" w:rsidRDefault="0027116F" w14:paraId="4CD11F54" w14:textId="77777777">
            <w:pPr>
              <w:rPr>
                <w:sz w:val="20"/>
              </w:rPr>
            </w:pPr>
            <w:r w:rsidRPr="000E6F59">
              <w:rPr>
                <w:sz w:val="20"/>
              </w:rPr>
              <w:t>25,959</w:t>
            </w:r>
          </w:p>
        </w:tc>
        <w:tc>
          <w:tcPr>
            <w:tcW w:w="1134" w:type="dxa"/>
          </w:tcPr>
          <w:p w:rsidRPr="000E6F59" w:rsidR="0027116F" w:rsidP="00D649DF" w:rsidRDefault="0027116F" w14:paraId="0DABA845" w14:textId="77777777">
            <w:pPr>
              <w:rPr>
                <w:sz w:val="20"/>
              </w:rPr>
            </w:pPr>
            <w:r w:rsidRPr="000E6F59">
              <w:rPr>
                <w:sz w:val="20"/>
              </w:rPr>
              <w:t>4,896</w:t>
            </w:r>
          </w:p>
        </w:tc>
      </w:tr>
    </w:tbl>
    <w:p w:rsidRPr="000E6F59" w:rsidR="0027116F" w:rsidP="0027116F" w:rsidRDefault="0027116F" w14:paraId="2C3E5682" w14:textId="77777777"/>
    <w:p w:rsidRPr="000E6F59" w:rsidR="0027116F" w:rsidP="0027116F" w:rsidRDefault="0027116F" w14:paraId="6E89765E" w14:textId="77777777">
      <w:pPr>
        <w:rPr>
          <w:b/>
        </w:rPr>
      </w:pPr>
      <w:r w:rsidRPr="000E6F59">
        <w:rPr>
          <w:b/>
        </w:rPr>
        <w:t>Sugar sector (AZCUBA)</w:t>
      </w:r>
    </w:p>
    <w:p w:rsidRPr="000E6F59" w:rsidR="0027116F" w:rsidP="0027116F" w:rsidRDefault="0027116F" w14:paraId="2A8ED662" w14:textId="77777777">
      <w:r w:rsidRPr="000E6F59">
        <w:t>The sugar industry produces two main streams of effluents that can be treated with anaerobic technologies:</w:t>
      </w:r>
    </w:p>
    <w:p w:rsidRPr="000E6F59" w:rsidR="0027116F" w:rsidP="00D649DF" w:rsidRDefault="0027116F" w14:paraId="44C3262C" w14:textId="77777777">
      <w:pPr>
        <w:numPr>
          <w:ilvl w:val="0"/>
          <w:numId w:val="17"/>
        </w:numPr>
      </w:pPr>
      <w:r w:rsidRPr="000E6F59">
        <w:t>the residues and juice filtrate ("cachaza");</w:t>
      </w:r>
    </w:p>
    <w:p w:rsidRPr="000E6F59" w:rsidR="0027116F" w:rsidP="00D649DF" w:rsidRDefault="0027116F" w14:paraId="0D9C4526" w14:textId="77777777">
      <w:pPr>
        <w:numPr>
          <w:ilvl w:val="0"/>
          <w:numId w:val="17"/>
        </w:numPr>
      </w:pPr>
      <w:r w:rsidRPr="000E6F59">
        <w:t>the vinasse, which is left after the distillation process.</w:t>
      </w:r>
    </w:p>
    <w:p w:rsidRPr="000E6F59" w:rsidR="0027116F" w:rsidP="0027116F" w:rsidRDefault="0027116F" w14:paraId="3F156A24" w14:textId="77777777">
      <w:r w:rsidRPr="000E6F59">
        <w:t>There is very little quantified information available about the potential related to the cachaza. Treatment of vinasse of the 12 largest distilleries provides the following potential.</w:t>
      </w:r>
    </w:p>
    <w:p w:rsidRPr="000E6F59" w:rsidR="0027116F" w:rsidP="0027116F" w:rsidRDefault="0027116F" w14:paraId="3395CEC8" w14:textId="77777777">
      <w:r w:rsidRPr="000E6F59">
        <w:t xml:space="preserve"> </w:t>
      </w:r>
    </w:p>
    <w:tbl>
      <w:tblPr>
        <w:tblW w:w="0" w:type="auto"/>
        <w:tblInd w:w="1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7"/>
        <w:gridCol w:w="1418"/>
        <w:gridCol w:w="1418"/>
        <w:gridCol w:w="1134"/>
      </w:tblGrid>
      <w:tr w:rsidRPr="000E6F59" w:rsidR="001515AC" w:rsidTr="00D649DF" w14:paraId="1D0E0A29" w14:textId="77777777">
        <w:tc>
          <w:tcPr>
            <w:tcW w:w="5387" w:type="dxa"/>
            <w:gridSpan w:val="4"/>
          </w:tcPr>
          <w:p w:rsidRPr="000E6F59" w:rsidR="001515AC" w:rsidP="001515AC" w:rsidRDefault="001515AC" w14:paraId="152A911F" w14:textId="77777777">
            <w:pPr>
              <w:rPr>
                <w:sz w:val="20"/>
              </w:rPr>
            </w:pPr>
            <w:r w:rsidRPr="000E6F59">
              <w:rPr>
                <w:smallCaps/>
              </w:rPr>
              <w:t>Biogas Potential in Sugar Sector in Cuba</w:t>
            </w:r>
          </w:p>
        </w:tc>
      </w:tr>
      <w:tr w:rsidRPr="000E6F59" w:rsidR="0027116F" w:rsidTr="00D649DF" w14:paraId="22957C76" w14:textId="77777777">
        <w:tc>
          <w:tcPr>
            <w:tcW w:w="1417" w:type="dxa"/>
          </w:tcPr>
          <w:p w:rsidRPr="000E6F59" w:rsidR="0027116F" w:rsidP="00D649DF" w:rsidRDefault="0027116F" w14:paraId="3EA88DB4" w14:textId="77777777">
            <w:pPr>
              <w:rPr>
                <w:sz w:val="20"/>
              </w:rPr>
            </w:pPr>
            <w:r w:rsidRPr="000E6F59">
              <w:rPr>
                <w:sz w:val="20"/>
              </w:rPr>
              <w:t>Sector</w:t>
            </w:r>
          </w:p>
        </w:tc>
        <w:tc>
          <w:tcPr>
            <w:tcW w:w="1418" w:type="dxa"/>
          </w:tcPr>
          <w:p w:rsidRPr="000E6F59" w:rsidR="0027116F" w:rsidP="00D649DF" w:rsidRDefault="0027116F" w14:paraId="6350FED1" w14:textId="77777777">
            <w:pPr>
              <w:rPr>
                <w:sz w:val="20"/>
              </w:rPr>
            </w:pPr>
            <w:r w:rsidRPr="000E6F59">
              <w:rPr>
                <w:sz w:val="20"/>
              </w:rPr>
              <w:t>Number of establishments</w:t>
            </w:r>
          </w:p>
        </w:tc>
        <w:tc>
          <w:tcPr>
            <w:tcW w:w="1418" w:type="dxa"/>
          </w:tcPr>
          <w:p w:rsidRPr="000E6F59" w:rsidR="0027116F" w:rsidP="00D649DF" w:rsidRDefault="0027116F" w14:paraId="354C7C41" w14:textId="77777777">
            <w:pPr>
              <w:rPr>
                <w:sz w:val="20"/>
              </w:rPr>
            </w:pPr>
            <w:r w:rsidRPr="000E6F59">
              <w:rPr>
                <w:sz w:val="20"/>
              </w:rPr>
              <w:t>Biogas production (m</w:t>
            </w:r>
            <w:r w:rsidRPr="000E6F59">
              <w:rPr>
                <w:sz w:val="20"/>
                <w:vertAlign w:val="superscript"/>
              </w:rPr>
              <w:t>3</w:t>
            </w:r>
            <w:r w:rsidRPr="000E6F59">
              <w:rPr>
                <w:sz w:val="20"/>
              </w:rPr>
              <w:t>/day)</w:t>
            </w:r>
          </w:p>
        </w:tc>
        <w:tc>
          <w:tcPr>
            <w:tcW w:w="1134" w:type="dxa"/>
          </w:tcPr>
          <w:p w:rsidRPr="000E6F59" w:rsidR="0027116F" w:rsidP="00D649DF" w:rsidRDefault="0027116F" w14:paraId="5247ABC5" w14:textId="77777777">
            <w:pPr>
              <w:rPr>
                <w:sz w:val="20"/>
              </w:rPr>
            </w:pPr>
            <w:r w:rsidRPr="000E6F59">
              <w:rPr>
                <w:sz w:val="20"/>
              </w:rPr>
              <w:t>Energy content (toe/yr)</w:t>
            </w:r>
          </w:p>
        </w:tc>
      </w:tr>
      <w:tr w:rsidRPr="000E6F59" w:rsidR="0027116F" w:rsidTr="00D649DF" w14:paraId="22E94F76" w14:textId="77777777">
        <w:tc>
          <w:tcPr>
            <w:tcW w:w="1417" w:type="dxa"/>
          </w:tcPr>
          <w:p w:rsidRPr="000E6F59" w:rsidR="0027116F" w:rsidP="00D649DF" w:rsidRDefault="0027116F" w14:paraId="5BD470D0" w14:textId="77777777">
            <w:pPr>
              <w:rPr>
                <w:sz w:val="20"/>
              </w:rPr>
            </w:pPr>
            <w:r w:rsidRPr="000E6F59">
              <w:rPr>
                <w:sz w:val="20"/>
              </w:rPr>
              <w:t>AZCUBA</w:t>
            </w:r>
          </w:p>
        </w:tc>
        <w:tc>
          <w:tcPr>
            <w:tcW w:w="1418" w:type="dxa"/>
          </w:tcPr>
          <w:p w:rsidRPr="000E6F59" w:rsidR="0027116F" w:rsidP="00D649DF" w:rsidRDefault="0027116F" w14:paraId="7FF8D35F" w14:textId="77777777">
            <w:pPr>
              <w:rPr>
                <w:sz w:val="20"/>
              </w:rPr>
            </w:pPr>
            <w:r w:rsidRPr="000E6F59">
              <w:rPr>
                <w:sz w:val="20"/>
              </w:rPr>
              <w:t>12</w:t>
            </w:r>
          </w:p>
        </w:tc>
        <w:tc>
          <w:tcPr>
            <w:tcW w:w="1418" w:type="dxa"/>
          </w:tcPr>
          <w:p w:rsidRPr="000E6F59" w:rsidR="0027116F" w:rsidP="00D649DF" w:rsidRDefault="0027116F" w14:paraId="07D1CE5D" w14:textId="77777777">
            <w:pPr>
              <w:rPr>
                <w:sz w:val="20"/>
              </w:rPr>
            </w:pPr>
            <w:r w:rsidRPr="000E6F59">
              <w:rPr>
                <w:sz w:val="20"/>
              </w:rPr>
              <w:t>142,465</w:t>
            </w:r>
          </w:p>
        </w:tc>
        <w:tc>
          <w:tcPr>
            <w:tcW w:w="1134" w:type="dxa"/>
          </w:tcPr>
          <w:p w:rsidRPr="000E6F59" w:rsidR="0027116F" w:rsidP="00D649DF" w:rsidRDefault="0027116F" w14:paraId="16E67A2A" w14:textId="77777777">
            <w:pPr>
              <w:rPr>
                <w:sz w:val="20"/>
              </w:rPr>
            </w:pPr>
            <w:r w:rsidRPr="000E6F59">
              <w:rPr>
                <w:sz w:val="20"/>
              </w:rPr>
              <w:t>26,992</w:t>
            </w:r>
          </w:p>
        </w:tc>
      </w:tr>
    </w:tbl>
    <w:p w:rsidR="0027116F" w:rsidP="00E77FE6" w:rsidRDefault="0027116F" w14:paraId="6B9A302A" w14:textId="77777777"/>
    <w:p w:rsidR="00CE4B97" w:rsidP="00E77FE6" w:rsidRDefault="00CE4B97" w14:paraId="1536B458" w14:textId="77777777"/>
    <w:p w:rsidR="00CE4B97" w:rsidP="00E77FE6" w:rsidRDefault="00CE4B97" w14:paraId="6EB15BD3" w14:textId="77777777"/>
    <w:p w:rsidR="00CE4B97" w:rsidP="00E77FE6" w:rsidRDefault="00376EC5" w14:paraId="251C8EE9" w14:textId="77777777">
      <w:r>
        <w:br w:type="page"/>
      </w:r>
    </w:p>
    <w:p w:rsidR="00CE4B97" w:rsidP="00376EC5" w:rsidRDefault="00CE4B97" w14:paraId="53A351CA" w14:textId="5F493C39">
      <w:pPr>
        <w:pStyle w:val="Heading2"/>
      </w:pPr>
      <w:bookmarkStart w:name="_Toc395732972" w:id="184"/>
      <w:bookmarkStart w:name="_Toc395786389" w:id="185"/>
      <w:bookmarkStart w:name="_Toc424291826" w:id="186"/>
      <w:r w:rsidRPr="000E6F59">
        <w:t>ANNEX</w:t>
      </w:r>
      <w:r>
        <w:t xml:space="preserve"> F</w:t>
      </w:r>
      <w:r w:rsidRPr="000E6F59">
        <w:tab/>
      </w:r>
      <w:r w:rsidR="002D42C0">
        <w:t>Empirical results with Jatropha production under BIOMAS Project</w:t>
      </w:r>
      <w:bookmarkEnd w:id="184"/>
      <w:bookmarkEnd w:id="185"/>
      <w:bookmarkEnd w:id="186"/>
    </w:p>
    <w:p w:rsidR="002D42C0" w:rsidP="00E77FE6" w:rsidRDefault="002D42C0" w14:paraId="3B85A7B9" w14:textId="77777777"/>
    <w:p w:rsidRPr="00DA5792" w:rsidR="00DA5792" w:rsidP="00E77FE6" w:rsidRDefault="00DA5792" w14:paraId="118028EB" w14:textId="77777777">
      <w:r>
        <w:t xml:space="preserve">This annex briefly presents key results with Jatropha production under the agroenergy concept. </w:t>
      </w:r>
      <w:r w:rsidRPr="00DA5792">
        <w:rPr>
          <w:lang w:val="es-MX"/>
        </w:rPr>
        <w:t xml:space="preserve">The text and data are based on the section </w:t>
      </w:r>
      <w:r w:rsidRPr="00DA5792">
        <w:rPr>
          <w:i/>
          <w:lang w:val="es-MX"/>
        </w:rPr>
        <w:t>"Producción integrada de biodiesel y alimentos: la concepción de una tecnología agroindustrial apropiada para Cuba"</w:t>
      </w:r>
      <w:r>
        <w:rPr>
          <w:lang w:val="es-MX"/>
        </w:rPr>
        <w:t xml:space="preserve"> by J.A. Sotolongo, J. Suárez, et al. </w:t>
      </w:r>
      <w:r w:rsidRPr="00DA5792">
        <w:t xml:space="preserve">For the original text (in Spanish) please refer to </w:t>
      </w:r>
      <w:r>
        <w:t xml:space="preserve">corresponding chapter in the </w:t>
      </w:r>
      <w:r w:rsidRPr="00DA5792">
        <w:t>BIOMAS publication</w:t>
      </w:r>
      <w:r>
        <w:rPr>
          <w:rStyle w:val="FootnoteReference"/>
        </w:rPr>
        <w:footnoteReference w:id="81"/>
      </w:r>
      <w:r>
        <w:t>.</w:t>
      </w:r>
    </w:p>
    <w:p w:rsidR="00DA5792" w:rsidP="00E77FE6" w:rsidRDefault="00DA5792" w14:paraId="7CAE887F" w14:textId="77777777"/>
    <w:p w:rsidR="00112396" w:rsidP="00E77FE6" w:rsidRDefault="00112396" w14:paraId="4EB77B21" w14:textId="77777777">
      <w:r>
        <w:t>In 2009, cultivation of non-edible vegetal oil varieties,</w:t>
      </w:r>
      <w:r w:rsidR="00F82936">
        <w:t xml:space="preserve"> mainly</w:t>
      </w:r>
      <w:r>
        <w:t xml:space="preserve"> </w:t>
      </w:r>
      <w:r w:rsidRPr="00112396">
        <w:rPr>
          <w:i/>
        </w:rPr>
        <w:t>Jatropha curcas</w:t>
      </w:r>
      <w:r>
        <w:t>, for biodiesel production was started in</w:t>
      </w:r>
      <w:r w:rsidR="00DA5792">
        <w:t xml:space="preserve"> </w:t>
      </w:r>
      <w:r>
        <w:t>Guantánamo, the eastern-most province of Cuba. Support was provided by the international project BIOMAS-Cuba, financed by SDC/COSUDE under the national coordination of the "Estación Experimental de Pastos y Forrajes Indio Hatuey" (EEIH - Matanzas) and the "Centro de Aplicaciones Tecnológicas para el Desarrollo Sostenible" (CATEDES - Guantánamo).</w:t>
      </w:r>
    </w:p>
    <w:p w:rsidR="00DA5792" w:rsidP="00E77FE6" w:rsidRDefault="00112396" w14:paraId="6FFB78BA" w14:textId="77777777">
      <w:r>
        <w:t xml:space="preserve">Between 2009 and 2011, a total of 109 ha were planted with Jatropha in combination with other crops. The land extensions involved the ranch "Granja Paraguay" and a number of small farms in Guantánamo, as well as </w:t>
      </w:r>
      <w:r w:rsidR="00F82936">
        <w:t xml:space="preserve">minor extensions (6 ha) </w:t>
      </w:r>
      <w:r>
        <w:t xml:space="preserve">managed by EEIH (Matanzas) and </w:t>
      </w:r>
      <w:r w:rsidR="00F82936">
        <w:t xml:space="preserve">by </w:t>
      </w:r>
      <w:r>
        <w:t>the "Estaciones de Pastos" in the provinces Sancti Spíritus and Las Tunas</w:t>
      </w:r>
      <w:r w:rsidR="00F82936">
        <w:t xml:space="preserve">. Approx. 55% of this area involves soils that are unsuitable for conventional agricultural production and predominantly are fragile lands, exhibiting degradation of environmental and hydrological parameters. Priority was given to </w:t>
      </w:r>
      <w:r w:rsidRPr="00F82936" w:rsidR="00F82936">
        <w:rPr>
          <w:i/>
        </w:rPr>
        <w:t>Jatropha curcas</w:t>
      </w:r>
      <w:r w:rsidR="00F82936">
        <w:t xml:space="preserve"> after an evaluation of the germplasm of different plant species.</w:t>
      </w:r>
    </w:p>
    <w:p w:rsidR="00F82936" w:rsidP="00E77FE6" w:rsidRDefault="00F82936" w14:paraId="1D536C50" w14:textId="77777777">
      <w:r>
        <w:t xml:space="preserve">Intercropping was studied at EEIH´s trial fields and in Guantánamo; in total, eight different combinations of plant distances were tested, of which the next </w:t>
      </w:r>
      <w:r w:rsidR="001B7ED1">
        <w:t xml:space="preserve">patterns </w:t>
      </w:r>
      <w:r>
        <w:t>were found particularly relevant:</w:t>
      </w:r>
    </w:p>
    <w:p w:rsidR="001D189B" w:rsidP="00E77FE6" w:rsidRDefault="001D189B" w14:paraId="246EEC8A" w14:textId="77777777"/>
    <w:p w:rsidR="00F20FEC" w:rsidP="00F20FEC" w:rsidRDefault="00F20FEC" w14:paraId="4E753BCE" w14:textId="77777777">
      <w:pPr>
        <w:numPr>
          <w:ilvl w:val="0"/>
          <w:numId w:val="31"/>
        </w:numPr>
      </w:pPr>
      <w:r>
        <w:t>2.5 x 4 m (1,000 trees/ha), suitable for mechanized land operations, with 72% of the land area available for food production and 28% for energy;</w:t>
      </w:r>
    </w:p>
    <w:p w:rsidR="00F20FEC" w:rsidP="00F20FEC" w:rsidRDefault="00F20FEC" w14:paraId="0284273B" w14:textId="77777777">
      <w:pPr>
        <w:numPr>
          <w:ilvl w:val="0"/>
          <w:numId w:val="31"/>
        </w:numPr>
      </w:pPr>
      <w:r>
        <w:t>2.5 x 3 m (1,333 trees/ha), adapted for animal traction (oxes), implying 64% land area for food production and 36% for energy.</w:t>
      </w:r>
    </w:p>
    <w:p w:rsidR="001B7ED1" w:rsidP="00E77FE6" w:rsidRDefault="001B7ED1" w14:paraId="22E1AA4C" w14:textId="77777777"/>
    <w:p w:rsidR="00F20FEC" w:rsidP="00E77FE6" w:rsidRDefault="001B7ED1" w14:paraId="464EF15D" w14:textId="77777777">
      <w:r>
        <w:t>Within these patterns, 21 different crops were tested in combination with Jatropha. Considerable yields were obtained for beans, soya, peanut, maize, cassave and sorghum, even applying minimum irrigation (basically focused to ensure plant survival during dry periods) and moderate bio-fertilization. The following table presents the crop yields obtained in combination with Jatropha.</w:t>
      </w:r>
    </w:p>
    <w:p w:rsidR="00F20FEC" w:rsidP="00E77FE6" w:rsidRDefault="00F20FEC" w14:paraId="5D8E5FC4" w14:textId="77777777"/>
    <w:tbl>
      <w:tblPr>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75"/>
        <w:gridCol w:w="1418"/>
        <w:gridCol w:w="1417"/>
        <w:gridCol w:w="1418"/>
        <w:gridCol w:w="1417"/>
      </w:tblGrid>
      <w:tr w:rsidRPr="001E308D" w:rsidR="001B7ED1" w:rsidTr="001E308D" w14:paraId="2F792729" w14:textId="77777777">
        <w:trPr>
          <w:tblHeader/>
        </w:trPr>
        <w:tc>
          <w:tcPr>
            <w:tcW w:w="6945" w:type="dxa"/>
            <w:gridSpan w:val="5"/>
          </w:tcPr>
          <w:p w:rsidRPr="001E308D" w:rsidR="001B7ED1" w:rsidP="00E77FE6" w:rsidRDefault="001B7ED1" w14:paraId="39FCBA05" w14:textId="77777777">
            <w:pPr>
              <w:rPr>
                <w:smallCaps/>
                <w:sz w:val="20"/>
              </w:rPr>
            </w:pPr>
            <w:r w:rsidRPr="001E308D">
              <w:rPr>
                <w:smallCaps/>
                <w:sz w:val="20"/>
              </w:rPr>
              <w:t>Agricultural Crop Yields under Intercropping with Jatropha (in ton/ha)</w:t>
            </w:r>
          </w:p>
        </w:tc>
      </w:tr>
      <w:tr w:rsidRPr="001E308D" w:rsidR="001B7ED1" w:rsidTr="001E308D" w14:paraId="778BD962" w14:textId="77777777">
        <w:tc>
          <w:tcPr>
            <w:tcW w:w="1275" w:type="dxa"/>
          </w:tcPr>
          <w:p w:rsidRPr="001E308D" w:rsidR="001B7ED1" w:rsidP="001E308D" w:rsidRDefault="00AE609C" w14:paraId="55E02576" w14:textId="77777777">
            <w:pPr>
              <w:jc w:val="center"/>
              <w:rPr>
                <w:sz w:val="20"/>
              </w:rPr>
            </w:pPr>
            <w:r w:rsidRPr="001E308D">
              <w:rPr>
                <w:sz w:val="20"/>
              </w:rPr>
              <w:t>maize</w:t>
            </w:r>
          </w:p>
        </w:tc>
        <w:tc>
          <w:tcPr>
            <w:tcW w:w="1418" w:type="dxa"/>
          </w:tcPr>
          <w:p w:rsidRPr="001E308D" w:rsidR="001B7ED1" w:rsidP="001E308D" w:rsidRDefault="00AE609C" w14:paraId="130A0A58" w14:textId="77777777">
            <w:pPr>
              <w:jc w:val="center"/>
              <w:rPr>
                <w:sz w:val="20"/>
              </w:rPr>
            </w:pPr>
            <w:r w:rsidRPr="001E308D">
              <w:rPr>
                <w:sz w:val="20"/>
              </w:rPr>
              <w:t>rice</w:t>
            </w:r>
          </w:p>
        </w:tc>
        <w:tc>
          <w:tcPr>
            <w:tcW w:w="1417" w:type="dxa"/>
          </w:tcPr>
          <w:p w:rsidRPr="001E308D" w:rsidR="001B7ED1" w:rsidP="001E308D" w:rsidRDefault="00AE609C" w14:paraId="033B89B8" w14:textId="77777777">
            <w:pPr>
              <w:jc w:val="center"/>
              <w:rPr>
                <w:sz w:val="20"/>
              </w:rPr>
            </w:pPr>
            <w:r w:rsidRPr="001E308D">
              <w:rPr>
                <w:sz w:val="20"/>
              </w:rPr>
              <w:t>peanut</w:t>
            </w:r>
          </w:p>
        </w:tc>
        <w:tc>
          <w:tcPr>
            <w:tcW w:w="1418" w:type="dxa"/>
          </w:tcPr>
          <w:p w:rsidRPr="001E308D" w:rsidR="001B7ED1" w:rsidP="001E308D" w:rsidRDefault="00AE609C" w14:paraId="1E1F10B7" w14:textId="77777777">
            <w:pPr>
              <w:jc w:val="center"/>
              <w:rPr>
                <w:sz w:val="20"/>
              </w:rPr>
            </w:pPr>
            <w:r w:rsidRPr="001E308D">
              <w:rPr>
                <w:sz w:val="20"/>
              </w:rPr>
              <w:t>cassave</w:t>
            </w:r>
          </w:p>
        </w:tc>
        <w:tc>
          <w:tcPr>
            <w:tcW w:w="1417" w:type="dxa"/>
          </w:tcPr>
          <w:p w:rsidRPr="001E308D" w:rsidR="001B7ED1" w:rsidP="001E308D" w:rsidRDefault="00AE609C" w14:paraId="28D11127" w14:textId="77777777">
            <w:pPr>
              <w:jc w:val="center"/>
              <w:rPr>
                <w:sz w:val="20"/>
              </w:rPr>
            </w:pPr>
            <w:r w:rsidRPr="001E308D">
              <w:rPr>
                <w:sz w:val="20"/>
              </w:rPr>
              <w:t>pumpkin</w:t>
            </w:r>
          </w:p>
        </w:tc>
      </w:tr>
      <w:tr w:rsidRPr="001E308D" w:rsidR="001B7ED1" w:rsidTr="001E308D" w14:paraId="6943FB39" w14:textId="77777777">
        <w:tc>
          <w:tcPr>
            <w:tcW w:w="1275" w:type="dxa"/>
          </w:tcPr>
          <w:p w:rsidRPr="001E308D" w:rsidR="001B7ED1" w:rsidP="001E308D" w:rsidRDefault="00AE609C" w14:paraId="4B1F8B19" w14:textId="77777777">
            <w:pPr>
              <w:jc w:val="center"/>
              <w:rPr>
                <w:sz w:val="20"/>
              </w:rPr>
            </w:pPr>
            <w:r w:rsidRPr="001E308D">
              <w:rPr>
                <w:sz w:val="20"/>
              </w:rPr>
              <w:t>3-4</w:t>
            </w:r>
          </w:p>
        </w:tc>
        <w:tc>
          <w:tcPr>
            <w:tcW w:w="1418" w:type="dxa"/>
          </w:tcPr>
          <w:p w:rsidRPr="001E308D" w:rsidR="001B7ED1" w:rsidP="001E308D" w:rsidRDefault="00AE609C" w14:paraId="142819B9" w14:textId="77777777">
            <w:pPr>
              <w:jc w:val="center"/>
              <w:rPr>
                <w:sz w:val="20"/>
              </w:rPr>
            </w:pPr>
            <w:r w:rsidRPr="001E308D">
              <w:rPr>
                <w:sz w:val="20"/>
              </w:rPr>
              <w:t>2.2</w:t>
            </w:r>
          </w:p>
        </w:tc>
        <w:tc>
          <w:tcPr>
            <w:tcW w:w="1417" w:type="dxa"/>
          </w:tcPr>
          <w:p w:rsidRPr="001E308D" w:rsidR="001B7ED1" w:rsidP="001E308D" w:rsidRDefault="00AE609C" w14:paraId="616F874D" w14:textId="77777777">
            <w:pPr>
              <w:jc w:val="center"/>
              <w:rPr>
                <w:sz w:val="20"/>
              </w:rPr>
            </w:pPr>
            <w:r w:rsidRPr="001E308D">
              <w:rPr>
                <w:sz w:val="20"/>
              </w:rPr>
              <w:t>0.8</w:t>
            </w:r>
          </w:p>
        </w:tc>
        <w:tc>
          <w:tcPr>
            <w:tcW w:w="1418" w:type="dxa"/>
          </w:tcPr>
          <w:p w:rsidRPr="001E308D" w:rsidR="001B7ED1" w:rsidP="001E308D" w:rsidRDefault="00AE609C" w14:paraId="0EA67E8D" w14:textId="77777777">
            <w:pPr>
              <w:jc w:val="center"/>
              <w:rPr>
                <w:sz w:val="20"/>
              </w:rPr>
            </w:pPr>
            <w:r w:rsidRPr="001E308D">
              <w:rPr>
                <w:sz w:val="20"/>
              </w:rPr>
              <w:t>12-25</w:t>
            </w:r>
          </w:p>
        </w:tc>
        <w:tc>
          <w:tcPr>
            <w:tcW w:w="1417" w:type="dxa"/>
          </w:tcPr>
          <w:p w:rsidRPr="001E308D" w:rsidR="001B7ED1" w:rsidP="001E308D" w:rsidRDefault="00AE609C" w14:paraId="24519814" w14:textId="77777777">
            <w:pPr>
              <w:jc w:val="center"/>
              <w:rPr>
                <w:sz w:val="20"/>
              </w:rPr>
            </w:pPr>
            <w:r w:rsidRPr="001E308D">
              <w:rPr>
                <w:sz w:val="20"/>
              </w:rPr>
              <w:t>10</w:t>
            </w:r>
          </w:p>
        </w:tc>
      </w:tr>
    </w:tbl>
    <w:p w:rsidR="00F82936" w:rsidP="00E77FE6" w:rsidRDefault="00F82936" w14:paraId="7009B03E" w14:textId="77777777"/>
    <w:p w:rsidR="00596B61" w:rsidP="00E77FE6" w:rsidRDefault="00596B61" w14:paraId="3EBB2200" w14:textId="77777777">
      <w:r>
        <w:t>The productivity of Jatropha under these conditions was found to be as follows:</w:t>
      </w:r>
    </w:p>
    <w:p w:rsidR="002A09CA" w:rsidP="00E77FE6" w:rsidRDefault="002A09CA" w14:paraId="2C142DFF" w14:textId="77777777"/>
    <w:tbl>
      <w:tblPr>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27"/>
        <w:gridCol w:w="1559"/>
        <w:gridCol w:w="1205"/>
      </w:tblGrid>
      <w:tr w:rsidRPr="001E308D" w:rsidR="00596B61" w:rsidTr="001E308D" w14:paraId="22EBB836" w14:textId="77777777">
        <w:trPr>
          <w:tblHeader/>
        </w:trPr>
        <w:tc>
          <w:tcPr>
            <w:tcW w:w="6591" w:type="dxa"/>
            <w:gridSpan w:val="3"/>
          </w:tcPr>
          <w:p w:rsidRPr="001E308D" w:rsidR="00596B61" w:rsidP="002A09CA" w:rsidRDefault="00596B61" w14:paraId="1D355ADE" w14:textId="77777777">
            <w:pPr>
              <w:rPr>
                <w:smallCaps/>
                <w:sz w:val="20"/>
              </w:rPr>
            </w:pPr>
            <w:r w:rsidRPr="001E308D">
              <w:rPr>
                <w:smallCaps/>
                <w:sz w:val="20"/>
              </w:rPr>
              <w:t>Productivity Indicators for Jatropha</w:t>
            </w:r>
            <w:r w:rsidRPr="001E308D" w:rsidR="002A09CA">
              <w:rPr>
                <w:smallCaps/>
                <w:sz w:val="20"/>
              </w:rPr>
              <w:t xml:space="preserve"> and Biodiesel per Year</w:t>
            </w:r>
          </w:p>
        </w:tc>
      </w:tr>
      <w:tr w:rsidRPr="001E308D" w:rsidR="00596B61" w:rsidTr="001E308D" w14:paraId="264B3C32" w14:textId="77777777">
        <w:tc>
          <w:tcPr>
            <w:tcW w:w="3827" w:type="dxa"/>
          </w:tcPr>
          <w:p w:rsidRPr="001E308D" w:rsidR="00596B61" w:rsidP="002A09CA" w:rsidRDefault="002A09CA" w14:paraId="4806C6FC" w14:textId="77777777">
            <w:pPr>
              <w:rPr>
                <w:sz w:val="20"/>
              </w:rPr>
            </w:pPr>
            <w:r w:rsidRPr="001E308D">
              <w:rPr>
                <w:sz w:val="20"/>
              </w:rPr>
              <w:t>fruits</w:t>
            </w:r>
          </w:p>
        </w:tc>
        <w:tc>
          <w:tcPr>
            <w:tcW w:w="1559" w:type="dxa"/>
          </w:tcPr>
          <w:p w:rsidRPr="001E308D" w:rsidR="00596B61" w:rsidP="00E77FE6" w:rsidRDefault="002A09CA" w14:paraId="470C8372" w14:textId="77777777">
            <w:pPr>
              <w:rPr>
                <w:sz w:val="20"/>
              </w:rPr>
            </w:pPr>
            <w:r w:rsidRPr="001E308D">
              <w:rPr>
                <w:sz w:val="20"/>
              </w:rPr>
              <w:t>3.5</w:t>
            </w:r>
          </w:p>
        </w:tc>
        <w:tc>
          <w:tcPr>
            <w:tcW w:w="1205" w:type="dxa"/>
          </w:tcPr>
          <w:p w:rsidRPr="001E308D" w:rsidR="00596B61" w:rsidP="00E77FE6" w:rsidRDefault="002A09CA" w14:paraId="461B7458" w14:textId="77777777">
            <w:pPr>
              <w:rPr>
                <w:sz w:val="20"/>
              </w:rPr>
            </w:pPr>
            <w:r w:rsidRPr="001E308D">
              <w:rPr>
                <w:sz w:val="20"/>
              </w:rPr>
              <w:t>kg/tree</w:t>
            </w:r>
          </w:p>
        </w:tc>
      </w:tr>
      <w:tr w:rsidRPr="001E308D" w:rsidR="00596B61" w:rsidTr="001E308D" w14:paraId="2524848B" w14:textId="77777777">
        <w:tc>
          <w:tcPr>
            <w:tcW w:w="3827" w:type="dxa"/>
          </w:tcPr>
          <w:p w:rsidRPr="001E308D" w:rsidR="00596B61" w:rsidP="00E77FE6" w:rsidRDefault="002A09CA" w14:paraId="2F51170B" w14:textId="77777777">
            <w:pPr>
              <w:rPr>
                <w:sz w:val="20"/>
              </w:rPr>
            </w:pPr>
            <w:r w:rsidRPr="001E308D">
              <w:rPr>
                <w:sz w:val="20"/>
              </w:rPr>
              <w:t>number of fruits per tree</w:t>
            </w:r>
          </w:p>
        </w:tc>
        <w:tc>
          <w:tcPr>
            <w:tcW w:w="1559" w:type="dxa"/>
          </w:tcPr>
          <w:p w:rsidRPr="001E308D" w:rsidR="00596B61" w:rsidP="00E77FE6" w:rsidRDefault="002A09CA" w14:paraId="54EDC268" w14:textId="77777777">
            <w:pPr>
              <w:rPr>
                <w:sz w:val="20"/>
              </w:rPr>
            </w:pPr>
            <w:r w:rsidRPr="001E308D">
              <w:rPr>
                <w:sz w:val="20"/>
              </w:rPr>
              <w:t>989</w:t>
            </w:r>
          </w:p>
        </w:tc>
        <w:tc>
          <w:tcPr>
            <w:tcW w:w="1205" w:type="dxa"/>
          </w:tcPr>
          <w:p w:rsidRPr="001E308D" w:rsidR="00596B61" w:rsidP="00E77FE6" w:rsidRDefault="002A09CA" w14:paraId="4047FF93" w14:textId="77777777">
            <w:pPr>
              <w:rPr>
                <w:sz w:val="20"/>
              </w:rPr>
            </w:pPr>
            <w:r w:rsidRPr="001E308D">
              <w:rPr>
                <w:sz w:val="20"/>
              </w:rPr>
              <w:t>/tree</w:t>
            </w:r>
          </w:p>
        </w:tc>
      </w:tr>
      <w:tr w:rsidRPr="001E308D" w:rsidR="00596B61" w:rsidTr="001E308D" w14:paraId="359C94CB" w14:textId="77777777">
        <w:tc>
          <w:tcPr>
            <w:tcW w:w="3827" w:type="dxa"/>
          </w:tcPr>
          <w:p w:rsidRPr="001E308D" w:rsidR="00596B61" w:rsidP="002A09CA" w:rsidRDefault="002A09CA" w14:paraId="04FD8FAF" w14:textId="77777777">
            <w:pPr>
              <w:rPr>
                <w:sz w:val="20"/>
              </w:rPr>
            </w:pPr>
            <w:r w:rsidRPr="001E308D">
              <w:rPr>
                <w:sz w:val="20"/>
              </w:rPr>
              <w:t>shell weight</w:t>
            </w:r>
          </w:p>
        </w:tc>
        <w:tc>
          <w:tcPr>
            <w:tcW w:w="1559" w:type="dxa"/>
          </w:tcPr>
          <w:p w:rsidRPr="001E308D" w:rsidR="00596B61" w:rsidP="00E77FE6" w:rsidRDefault="002A09CA" w14:paraId="0E7DCF1F" w14:textId="77777777">
            <w:pPr>
              <w:rPr>
                <w:sz w:val="20"/>
              </w:rPr>
            </w:pPr>
            <w:r w:rsidRPr="001E308D">
              <w:rPr>
                <w:sz w:val="20"/>
              </w:rPr>
              <w:t>1.1</w:t>
            </w:r>
          </w:p>
        </w:tc>
        <w:tc>
          <w:tcPr>
            <w:tcW w:w="1205" w:type="dxa"/>
          </w:tcPr>
          <w:p w:rsidRPr="001E308D" w:rsidR="00596B61" w:rsidP="00E77FE6" w:rsidRDefault="002A09CA" w14:paraId="0B7F81A0" w14:textId="77777777">
            <w:pPr>
              <w:rPr>
                <w:sz w:val="20"/>
              </w:rPr>
            </w:pPr>
            <w:r w:rsidRPr="001E308D">
              <w:rPr>
                <w:sz w:val="20"/>
              </w:rPr>
              <w:t>kg/tree</w:t>
            </w:r>
          </w:p>
        </w:tc>
      </w:tr>
      <w:tr w:rsidRPr="001E308D" w:rsidR="00596B61" w:rsidTr="001E308D" w14:paraId="7697D69B" w14:textId="77777777">
        <w:tc>
          <w:tcPr>
            <w:tcW w:w="3827" w:type="dxa"/>
          </w:tcPr>
          <w:p w:rsidRPr="001E308D" w:rsidR="00596B61" w:rsidP="00E77FE6" w:rsidRDefault="002A09CA" w14:paraId="5304F607" w14:textId="77777777">
            <w:pPr>
              <w:rPr>
                <w:sz w:val="20"/>
              </w:rPr>
            </w:pPr>
            <w:r w:rsidRPr="001E308D">
              <w:rPr>
                <w:sz w:val="20"/>
              </w:rPr>
              <w:t>seed weight</w:t>
            </w:r>
          </w:p>
        </w:tc>
        <w:tc>
          <w:tcPr>
            <w:tcW w:w="1559" w:type="dxa"/>
          </w:tcPr>
          <w:p w:rsidRPr="001E308D" w:rsidR="00596B61" w:rsidP="00E77FE6" w:rsidRDefault="002A09CA" w14:paraId="005F52EC" w14:textId="77777777">
            <w:pPr>
              <w:rPr>
                <w:sz w:val="20"/>
              </w:rPr>
            </w:pPr>
            <w:r w:rsidRPr="001E308D">
              <w:rPr>
                <w:sz w:val="20"/>
              </w:rPr>
              <w:t>2.4</w:t>
            </w:r>
          </w:p>
        </w:tc>
        <w:tc>
          <w:tcPr>
            <w:tcW w:w="1205" w:type="dxa"/>
          </w:tcPr>
          <w:p w:rsidRPr="001E308D" w:rsidR="00596B61" w:rsidP="00E77FE6" w:rsidRDefault="002A09CA" w14:paraId="63FCDC2F" w14:textId="77777777">
            <w:pPr>
              <w:rPr>
                <w:sz w:val="20"/>
              </w:rPr>
            </w:pPr>
            <w:r w:rsidRPr="001E308D">
              <w:rPr>
                <w:sz w:val="20"/>
              </w:rPr>
              <w:t>kg/tree</w:t>
            </w:r>
          </w:p>
        </w:tc>
      </w:tr>
      <w:tr w:rsidRPr="001E308D" w:rsidR="00596B61" w:rsidTr="001E308D" w14:paraId="571CEE7E" w14:textId="77777777">
        <w:tc>
          <w:tcPr>
            <w:tcW w:w="3827" w:type="dxa"/>
          </w:tcPr>
          <w:p w:rsidRPr="001E308D" w:rsidR="00596B61" w:rsidP="00E77FE6" w:rsidRDefault="002A09CA" w14:paraId="3A10F73D" w14:textId="77777777">
            <w:pPr>
              <w:rPr>
                <w:sz w:val="20"/>
              </w:rPr>
            </w:pPr>
            <w:r w:rsidRPr="001E308D">
              <w:rPr>
                <w:sz w:val="20"/>
              </w:rPr>
              <w:t>seed press cake</w:t>
            </w:r>
          </w:p>
        </w:tc>
        <w:tc>
          <w:tcPr>
            <w:tcW w:w="1559" w:type="dxa"/>
          </w:tcPr>
          <w:p w:rsidRPr="001E308D" w:rsidR="00596B61" w:rsidP="00E77FE6" w:rsidRDefault="002A09CA" w14:paraId="37E9AD9C" w14:textId="77777777">
            <w:pPr>
              <w:rPr>
                <w:sz w:val="20"/>
              </w:rPr>
            </w:pPr>
            <w:r w:rsidRPr="001E308D">
              <w:rPr>
                <w:sz w:val="20"/>
              </w:rPr>
              <w:t>1.7</w:t>
            </w:r>
          </w:p>
        </w:tc>
        <w:tc>
          <w:tcPr>
            <w:tcW w:w="1205" w:type="dxa"/>
          </w:tcPr>
          <w:p w:rsidRPr="001E308D" w:rsidR="00596B61" w:rsidP="00E77FE6" w:rsidRDefault="002A09CA" w14:paraId="1AB61A55" w14:textId="77777777">
            <w:pPr>
              <w:rPr>
                <w:sz w:val="20"/>
              </w:rPr>
            </w:pPr>
            <w:r w:rsidRPr="001E308D">
              <w:rPr>
                <w:sz w:val="20"/>
              </w:rPr>
              <w:t>kg/tree</w:t>
            </w:r>
          </w:p>
        </w:tc>
      </w:tr>
      <w:tr w:rsidRPr="001E308D" w:rsidR="00596B61" w:rsidTr="001E308D" w14:paraId="10A401C6" w14:textId="77777777">
        <w:tc>
          <w:tcPr>
            <w:tcW w:w="3827" w:type="dxa"/>
          </w:tcPr>
          <w:p w:rsidRPr="001E308D" w:rsidR="00596B61" w:rsidP="002A09CA" w:rsidRDefault="002A09CA" w14:paraId="0BF639C8" w14:textId="77777777">
            <w:pPr>
              <w:rPr>
                <w:sz w:val="20"/>
              </w:rPr>
            </w:pPr>
            <w:r w:rsidRPr="001E308D">
              <w:rPr>
                <w:sz w:val="20"/>
              </w:rPr>
              <w:t>oil</w:t>
            </w:r>
          </w:p>
        </w:tc>
        <w:tc>
          <w:tcPr>
            <w:tcW w:w="1559" w:type="dxa"/>
          </w:tcPr>
          <w:p w:rsidRPr="001E308D" w:rsidR="00596B61" w:rsidP="00E77FE6" w:rsidRDefault="002A09CA" w14:paraId="0013779D" w14:textId="77777777">
            <w:pPr>
              <w:rPr>
                <w:sz w:val="20"/>
              </w:rPr>
            </w:pPr>
            <w:r w:rsidRPr="001E308D">
              <w:rPr>
                <w:sz w:val="20"/>
              </w:rPr>
              <w:t>0.7</w:t>
            </w:r>
          </w:p>
        </w:tc>
        <w:tc>
          <w:tcPr>
            <w:tcW w:w="1205" w:type="dxa"/>
          </w:tcPr>
          <w:p w:rsidRPr="001E308D" w:rsidR="00596B61" w:rsidP="00E77FE6" w:rsidRDefault="002A09CA" w14:paraId="05E0803B" w14:textId="77777777">
            <w:pPr>
              <w:rPr>
                <w:sz w:val="20"/>
              </w:rPr>
            </w:pPr>
            <w:r w:rsidRPr="001E308D">
              <w:rPr>
                <w:sz w:val="20"/>
              </w:rPr>
              <w:t>kg/tree</w:t>
            </w:r>
          </w:p>
        </w:tc>
      </w:tr>
      <w:tr w:rsidRPr="001E308D" w:rsidR="00596B61" w:rsidTr="001E308D" w14:paraId="30B493C3" w14:textId="77777777">
        <w:tc>
          <w:tcPr>
            <w:tcW w:w="3827" w:type="dxa"/>
          </w:tcPr>
          <w:p w:rsidRPr="001E308D" w:rsidR="00596B61" w:rsidP="00E77FE6" w:rsidRDefault="00596B61" w14:paraId="7EE4BBBF" w14:textId="77777777">
            <w:pPr>
              <w:rPr>
                <w:sz w:val="20"/>
              </w:rPr>
            </w:pPr>
          </w:p>
        </w:tc>
        <w:tc>
          <w:tcPr>
            <w:tcW w:w="1559" w:type="dxa"/>
          </w:tcPr>
          <w:p w:rsidRPr="001E308D" w:rsidR="00596B61" w:rsidP="00E77FE6" w:rsidRDefault="002A09CA" w14:paraId="28038C96" w14:textId="77777777">
            <w:pPr>
              <w:rPr>
                <w:sz w:val="20"/>
              </w:rPr>
            </w:pPr>
            <w:r w:rsidRPr="001E308D">
              <w:rPr>
                <w:sz w:val="20"/>
              </w:rPr>
              <w:t>0.8</w:t>
            </w:r>
          </w:p>
        </w:tc>
        <w:tc>
          <w:tcPr>
            <w:tcW w:w="1205" w:type="dxa"/>
          </w:tcPr>
          <w:p w:rsidRPr="001E308D" w:rsidR="00596B61" w:rsidP="00E77FE6" w:rsidRDefault="002A09CA" w14:paraId="2B35240B" w14:textId="77777777">
            <w:pPr>
              <w:rPr>
                <w:sz w:val="20"/>
              </w:rPr>
            </w:pPr>
            <w:r w:rsidRPr="001E308D">
              <w:rPr>
                <w:sz w:val="20"/>
              </w:rPr>
              <w:t>l/tree</w:t>
            </w:r>
          </w:p>
        </w:tc>
      </w:tr>
      <w:tr w:rsidRPr="001E308D" w:rsidR="002A09CA" w:rsidTr="001E308D" w14:paraId="7A5B431D" w14:textId="77777777">
        <w:tc>
          <w:tcPr>
            <w:tcW w:w="3827" w:type="dxa"/>
          </w:tcPr>
          <w:p w:rsidRPr="001E308D" w:rsidR="002A09CA" w:rsidP="00E77FE6" w:rsidRDefault="002A09CA" w14:paraId="1A956A8C" w14:textId="77777777">
            <w:pPr>
              <w:rPr>
                <w:sz w:val="20"/>
              </w:rPr>
            </w:pPr>
            <w:r w:rsidRPr="001E308D">
              <w:rPr>
                <w:sz w:val="20"/>
              </w:rPr>
              <w:t>biodiesel</w:t>
            </w:r>
          </w:p>
        </w:tc>
        <w:tc>
          <w:tcPr>
            <w:tcW w:w="1559" w:type="dxa"/>
          </w:tcPr>
          <w:p w:rsidRPr="001E308D" w:rsidR="002A09CA" w:rsidP="001E308D" w:rsidRDefault="002A09CA" w14:paraId="71253401" w14:textId="77777777">
            <w:pPr>
              <w:rPr>
                <w:sz w:val="20"/>
              </w:rPr>
            </w:pPr>
            <w:r w:rsidRPr="001E308D">
              <w:rPr>
                <w:sz w:val="20"/>
              </w:rPr>
              <w:t>0.7</w:t>
            </w:r>
          </w:p>
        </w:tc>
        <w:tc>
          <w:tcPr>
            <w:tcW w:w="1205" w:type="dxa"/>
          </w:tcPr>
          <w:p w:rsidRPr="001E308D" w:rsidR="002A09CA" w:rsidP="001E308D" w:rsidRDefault="002A09CA" w14:paraId="3B48FE94" w14:textId="77777777">
            <w:pPr>
              <w:rPr>
                <w:sz w:val="20"/>
              </w:rPr>
            </w:pPr>
            <w:r w:rsidRPr="001E308D">
              <w:rPr>
                <w:sz w:val="20"/>
              </w:rPr>
              <w:t>kg/tree</w:t>
            </w:r>
          </w:p>
        </w:tc>
      </w:tr>
      <w:tr w:rsidRPr="001E308D" w:rsidR="002A09CA" w:rsidTr="001E308D" w14:paraId="068F1384" w14:textId="77777777">
        <w:tc>
          <w:tcPr>
            <w:tcW w:w="3827" w:type="dxa"/>
          </w:tcPr>
          <w:p w:rsidRPr="001E308D" w:rsidR="002A09CA" w:rsidP="00E77FE6" w:rsidRDefault="002A09CA" w14:paraId="1A2A9717" w14:textId="77777777">
            <w:pPr>
              <w:rPr>
                <w:sz w:val="20"/>
              </w:rPr>
            </w:pPr>
          </w:p>
        </w:tc>
        <w:tc>
          <w:tcPr>
            <w:tcW w:w="1559" w:type="dxa"/>
          </w:tcPr>
          <w:p w:rsidRPr="001E308D" w:rsidR="002A09CA" w:rsidP="001E308D" w:rsidRDefault="002A09CA" w14:paraId="6EF30207" w14:textId="77777777">
            <w:pPr>
              <w:rPr>
                <w:sz w:val="20"/>
              </w:rPr>
            </w:pPr>
            <w:r w:rsidRPr="001E308D">
              <w:rPr>
                <w:sz w:val="20"/>
              </w:rPr>
              <w:t>0.8</w:t>
            </w:r>
          </w:p>
        </w:tc>
        <w:tc>
          <w:tcPr>
            <w:tcW w:w="1205" w:type="dxa"/>
          </w:tcPr>
          <w:p w:rsidRPr="001E308D" w:rsidR="002A09CA" w:rsidP="001E308D" w:rsidRDefault="002A09CA" w14:paraId="7BA1BAFA" w14:textId="77777777">
            <w:pPr>
              <w:rPr>
                <w:sz w:val="20"/>
              </w:rPr>
            </w:pPr>
            <w:r w:rsidRPr="001E308D">
              <w:rPr>
                <w:sz w:val="20"/>
              </w:rPr>
              <w:t>l/tree</w:t>
            </w:r>
          </w:p>
        </w:tc>
      </w:tr>
      <w:tr w:rsidRPr="001E308D" w:rsidR="002A09CA" w:rsidTr="001E308D" w14:paraId="5EBE2E75" w14:textId="77777777">
        <w:tc>
          <w:tcPr>
            <w:tcW w:w="3827" w:type="dxa"/>
          </w:tcPr>
          <w:p w:rsidRPr="001E308D" w:rsidR="002A09CA" w:rsidP="002A09CA" w:rsidRDefault="002A09CA" w14:paraId="39EC6AD2" w14:textId="77777777">
            <w:pPr>
              <w:rPr>
                <w:sz w:val="20"/>
              </w:rPr>
            </w:pPr>
            <w:r w:rsidRPr="001E308D">
              <w:rPr>
                <w:sz w:val="20"/>
              </w:rPr>
              <w:t>glycerine</w:t>
            </w:r>
          </w:p>
        </w:tc>
        <w:tc>
          <w:tcPr>
            <w:tcW w:w="1559" w:type="dxa"/>
          </w:tcPr>
          <w:p w:rsidRPr="001E308D" w:rsidR="002A09CA" w:rsidP="00E77FE6" w:rsidRDefault="002A09CA" w14:paraId="3DCAD926" w14:textId="77777777">
            <w:pPr>
              <w:rPr>
                <w:sz w:val="20"/>
              </w:rPr>
            </w:pPr>
            <w:r w:rsidRPr="001E308D">
              <w:rPr>
                <w:sz w:val="20"/>
              </w:rPr>
              <w:t>62.8</w:t>
            </w:r>
          </w:p>
        </w:tc>
        <w:tc>
          <w:tcPr>
            <w:tcW w:w="1205" w:type="dxa"/>
          </w:tcPr>
          <w:p w:rsidRPr="001E308D" w:rsidR="002A09CA" w:rsidP="00E77FE6" w:rsidRDefault="002A09CA" w14:paraId="29F95EFF" w14:textId="77777777">
            <w:pPr>
              <w:rPr>
                <w:sz w:val="20"/>
              </w:rPr>
            </w:pPr>
            <w:r w:rsidRPr="001E308D">
              <w:rPr>
                <w:sz w:val="20"/>
              </w:rPr>
              <w:t>ml/tree</w:t>
            </w:r>
          </w:p>
        </w:tc>
      </w:tr>
    </w:tbl>
    <w:p w:rsidR="00596B61" w:rsidP="00E77FE6" w:rsidRDefault="00596B61" w14:paraId="410925D5" w14:textId="77777777"/>
    <w:p w:rsidR="00DA5792" w:rsidP="00E77FE6" w:rsidRDefault="001D189B" w14:paraId="16FD225D" w14:textId="77777777">
      <w:r>
        <w:t>Based on these experiences, the annual biodiesel production per ha is estimated between 800 and 1,025 l/ha. Given the local soil conditions, irrigation scheme and fertilization levels in Guantánamo, it is similar yields should also be attained in other area. However, more field data are needed to confirm this hypothesis.</w:t>
      </w:r>
    </w:p>
    <w:p w:rsidR="001B7ED1" w:rsidP="00E77FE6" w:rsidRDefault="001B7ED1" w14:paraId="081C164A" w14:textId="77777777"/>
    <w:p w:rsidR="001B7ED1" w:rsidP="00E77FE6" w:rsidRDefault="001B7ED1" w14:paraId="388FD9D1" w14:textId="77777777"/>
    <w:p w:rsidR="001B7ED1" w:rsidP="00E77FE6" w:rsidRDefault="001B7ED1" w14:paraId="01A404F7" w14:textId="77777777"/>
    <w:p w:rsidR="001B7ED1" w:rsidP="00E77FE6" w:rsidRDefault="001B7ED1" w14:paraId="0C5F29A3" w14:textId="77777777"/>
    <w:p w:rsidR="001B7ED1" w:rsidP="00E77FE6" w:rsidRDefault="001B7ED1" w14:paraId="39CD04A5" w14:textId="77777777"/>
    <w:p w:rsidR="001B7ED1" w:rsidP="00E77FE6" w:rsidRDefault="001B7ED1" w14:paraId="0937F64A" w14:textId="77777777"/>
    <w:p w:rsidR="001B7ED1" w:rsidP="00E77FE6" w:rsidRDefault="001B7ED1" w14:paraId="42F0237D" w14:textId="77777777"/>
    <w:p w:rsidR="001B7ED1" w:rsidP="00E77FE6" w:rsidRDefault="001B7ED1" w14:paraId="118E4B81" w14:textId="77777777"/>
    <w:p w:rsidR="001B7ED1" w:rsidP="00E77FE6" w:rsidRDefault="001B7ED1" w14:paraId="1AF34638" w14:textId="77777777"/>
    <w:p w:rsidRPr="00DA5792" w:rsidR="002D42C0" w:rsidP="00E77FE6" w:rsidRDefault="002D42C0" w14:paraId="01D98839" w14:textId="77777777">
      <w:r w:rsidRPr="00DA5792">
        <w:br w:type="page"/>
      </w:r>
    </w:p>
    <w:p w:rsidR="002D42C0" w:rsidP="002D42C0" w:rsidRDefault="002D42C0" w14:paraId="114B96D3" w14:textId="77777777">
      <w:pPr>
        <w:pStyle w:val="Heading2"/>
      </w:pPr>
      <w:bookmarkStart w:name="_Toc395732973" w:id="187"/>
      <w:bookmarkStart w:name="_Toc395786390" w:id="188"/>
      <w:bookmarkStart w:name="_Toc424291827" w:id="189"/>
      <w:r w:rsidRPr="000E6F59">
        <w:t>ANNEX</w:t>
      </w:r>
      <w:r>
        <w:t xml:space="preserve"> G</w:t>
      </w:r>
      <w:r w:rsidRPr="000E6F59">
        <w:tab/>
      </w:r>
      <w:r>
        <w:t xml:space="preserve">Environmental </w:t>
      </w:r>
      <w:r w:rsidR="00551B59">
        <w:t>and s</w:t>
      </w:r>
      <w:r w:rsidR="00A95255">
        <w:t xml:space="preserve">ocial </w:t>
      </w:r>
      <w:r w:rsidR="00551B59">
        <w:t>screening t</w:t>
      </w:r>
      <w:r>
        <w:t>emplate</w:t>
      </w:r>
      <w:bookmarkEnd w:id="187"/>
      <w:bookmarkEnd w:id="188"/>
      <w:bookmarkEnd w:id="189"/>
    </w:p>
    <w:p w:rsidR="00CE4B97" w:rsidP="00E77FE6" w:rsidRDefault="00CE4B97" w14:paraId="1BE5E543" w14:textId="77777777"/>
    <w:p w:rsidRPr="000E6F59" w:rsidR="00CE4B97" w:rsidP="00E77FE6" w:rsidRDefault="00F2506E" w14:paraId="5D990631" w14:textId="6E33DED5">
      <w:r w:rsidRPr="00DB4DD7">
        <w:t>See separate file.</w:t>
      </w:r>
    </w:p>
    <w:sectPr w:rsidRPr="000E6F59" w:rsidR="00CE4B97" w:rsidSect="004C7D6F">
      <w:headerReference w:type="even" r:id="rId24"/>
      <w:headerReference w:type="default" r:id="rId25"/>
      <w:footerReference w:type="even" r:id="rId26"/>
      <w:footerReference w:type="default" r:id="rId27"/>
      <w:headerReference w:type="first" r:id="rId28"/>
      <w:footerReference w:type="first" r:id="rId2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6450" w:rsidRDefault="00DE6450" w14:paraId="249557BA" w14:textId="77777777">
      <w:r>
        <w:separator/>
      </w:r>
    </w:p>
  </w:endnote>
  <w:endnote w:type="continuationSeparator" w:id="0">
    <w:p w:rsidR="00DE6450" w:rsidRDefault="00DE6450" w14:paraId="63BE0126" w14:textId="77777777">
      <w:r>
        <w:continuationSeparator/>
      </w:r>
    </w:p>
  </w:endnote>
  <w:endnote w:type="continuationNotice" w:id="1">
    <w:p w:rsidR="00DE6450" w:rsidRDefault="00DE6450" w14:paraId="09303F71"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Whitney HTF Book">
    <w:charset w:val="80"/>
    <w:family w:val="swiss"/>
    <w:pitch w:val="default"/>
  </w:font>
  <w:font w:name="Adobe Garamond Pro">
    <w:charset w:val="00"/>
    <w:family w:val="roman"/>
    <w:pitch w:val="variable"/>
  </w:font>
  <w:font w:name="Lucida Sans Unicode">
    <w:panose1 w:val="020B0602030504020204"/>
    <w:charset w:val="00"/>
    <w:family w:val="swiss"/>
    <w:pitch w:val="variable"/>
    <w:sig w:usb0="80000AFF" w:usb1="0000396B" w:usb2="00000000" w:usb3="00000000" w:csb0="000000BF" w:csb1="00000000"/>
  </w:font>
  <w:font w:name="Malgun Gothic">
    <w:panose1 w:val="020B0503020000020004"/>
    <w:charset w:val="81"/>
    <w:family w:val="swiss"/>
    <w:pitch w:val="variable"/>
    <w:sig w:usb0="900002AF" w:usb1="0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Open Sans">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477960C4" w14:textId="77777777">
    <w:pPr>
      <w:pStyle w:val="Footer"/>
      <w:pBdr>
        <w:top w:val="thinThickSmallGap" w:color="800000" w:sz="24" w:space="1"/>
      </w:pBdr>
      <w:tabs>
        <w:tab w:val="clear" w:pos="4153"/>
        <w:tab w:val="clear" w:pos="8306"/>
        <w:tab w:val="right" w:pos="9362"/>
      </w:tabs>
      <w:rPr>
        <w:szCs w:val="18"/>
      </w:rPr>
    </w:pPr>
    <w:r>
      <w:rPr>
        <w:rFonts w:cs="Arial"/>
        <w:vanish/>
        <w:sz w:val="16"/>
        <w:szCs w:val="16"/>
        <w:shd w:val="clear" w:color="auto" w:fill="FFFF00"/>
      </w:rPr>
      <w:t>&lt;</w:t>
    </w:r>
    <w:r>
      <w:rPr>
        <w:rFonts w:cs="Arial"/>
        <w:sz w:val="16"/>
        <w:szCs w:val="16"/>
      </w:rPr>
      <w:t>UNDP Environmental Finance Services</w:t>
    </w:r>
    <w:r>
      <w:rPr>
        <w:rFonts w:cs="Arial"/>
        <w:sz w:val="16"/>
        <w:szCs w:val="16"/>
      </w:rPr>
      <w:tab/>
    </w:r>
    <w:r>
      <w:rPr>
        <w:rFonts w:cs="Arial"/>
        <w:sz w:val="16"/>
        <w:szCs w:val="16"/>
      </w:rPr>
      <w:tab/>
    </w:r>
    <w:r>
      <w:rPr>
        <w:rFonts w:cs="Arial"/>
        <w:sz w:val="16"/>
        <w:szCs w:val="16"/>
      </w:rPr>
      <w:tab/>
    </w:r>
    <w:r>
      <w:rPr>
        <w:rFonts w:cs="Arial"/>
        <w:sz w:val="16"/>
        <w:szCs w:val="16"/>
      </w:rPr>
      <w:tab/>
    </w:r>
    <w:r>
      <w:rPr>
        <w:rFonts w:cs="Arial"/>
        <w:sz w:val="16"/>
        <w:szCs w:val="16"/>
      </w:rPr>
      <w:tab/>
    </w:r>
    <w:r>
      <w:rPr>
        <w:rFonts w:cs="Arial"/>
        <w:vanish/>
        <w:sz w:val="16"/>
        <w:szCs w:val="16"/>
        <w:shd w:val="clear" w:color="auto" w:fill="FFFF00"/>
      </w:rPr>
      <w:t>&gt;</w:t>
    </w:r>
    <w:r>
      <w:rPr>
        <w:rFonts w:cs="Arial"/>
        <w:sz w:val="16"/>
        <w:szCs w:val="16"/>
      </w:rPr>
      <w:tab/>
    </w:r>
    <w:r>
      <w:rPr>
        <w:rFonts w:cs="Arial"/>
        <w:sz w:val="16"/>
        <w:szCs w:val="16"/>
      </w:rPr>
      <w:t xml:space="preserve">Page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1626A0">
      <w:rPr>
        <w:rFonts w:cs="Arial"/>
        <w:noProof/>
        <w:sz w:val="16"/>
        <w:szCs w:val="16"/>
      </w:rPr>
      <w:t>5</w:t>
    </w:r>
    <w:r>
      <w:rPr>
        <w:rFonts w:cs="Arial"/>
        <w:sz w:val="16"/>
        <w:szCs w:val="16"/>
      </w:rPr>
      <w:fldChar w:fldCharType="end"/>
    </w:r>
  </w:p>
  <w:p w:rsidR="000A48A6" w:rsidRDefault="000A48A6" w14:paraId="16821D17" w14:textId="77777777">
    <w:pPr>
      <w:pStyle w:val="Footer"/>
      <w:rPr>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4FF7F2A9" w14:textId="7777777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0869456E" w14:textId="77777777">
    <w:pPr>
      <w:pStyle w:val="Footer"/>
      <w:pBdr>
        <w:top w:val="thinThickSmallGap" w:color="800000" w:sz="24" w:space="1"/>
      </w:pBdr>
      <w:tabs>
        <w:tab w:val="clear" w:pos="4153"/>
        <w:tab w:val="clear" w:pos="8306"/>
        <w:tab w:val="right" w:pos="9362"/>
      </w:tabs>
      <w:rPr>
        <w:szCs w:val="22"/>
      </w:rPr>
    </w:pPr>
    <w:r>
      <w:rPr>
        <w:rFonts w:cs="Arial"/>
        <w:sz w:val="16"/>
        <w:szCs w:val="16"/>
      </w:rPr>
      <w:t>UNDP Environmental Finance Services</w:t>
    </w:r>
    <w:r>
      <w:rPr>
        <w:rFonts w:cs="Arial"/>
        <w:sz w:val="16"/>
        <w:szCs w:val="16"/>
      </w:rPr>
      <w:tab/>
    </w:r>
    <w:r>
      <w:rPr>
        <w:rFonts w:cs="Arial"/>
        <w:sz w:val="16"/>
        <w:szCs w:val="16"/>
      </w:rPr>
      <w:t xml:space="preserve">Page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1626A0">
      <w:rPr>
        <w:rFonts w:cs="Arial"/>
        <w:noProof/>
        <w:sz w:val="16"/>
        <w:szCs w:val="16"/>
      </w:rPr>
      <w:t>46</w:t>
    </w:r>
    <w:r>
      <w:rPr>
        <w:rFonts w:cs="Arial"/>
        <w:sz w:val="16"/>
        <w:szCs w:val="16"/>
      </w:rPr>
      <w:fldChar w:fldCharType="end"/>
    </w:r>
  </w:p>
  <w:p w:rsidR="000A48A6" w:rsidRDefault="000A48A6" w14:paraId="499938CB" w14:textId="77777777">
    <w:pPr>
      <w:pStyle w:val="Footer"/>
      <w:tabs>
        <w:tab w:val="left" w:pos="258"/>
        <w:tab w:val="right" w:pos="9360"/>
      </w:tabs>
      <w:jc w:val="left"/>
      <w:rPr>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01492A80" w14:textId="7777777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37E82194" w14:textId="77777777"/>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0BF15DBB" w14:textId="77777777">
    <w:pPr>
      <w:pStyle w:val="Footer"/>
      <w:pBdr>
        <w:top w:val="thinThickSmallGap" w:color="800000" w:sz="24" w:space="1"/>
      </w:pBdr>
      <w:tabs>
        <w:tab w:val="clear" w:pos="4153"/>
        <w:tab w:val="clear" w:pos="8306"/>
        <w:tab w:val="right" w:pos="9362"/>
      </w:tabs>
      <w:rPr>
        <w:szCs w:val="22"/>
      </w:rPr>
    </w:pPr>
    <w:r>
      <w:rPr>
        <w:rFonts w:cs="Arial"/>
        <w:sz w:val="16"/>
        <w:szCs w:val="16"/>
      </w:rPr>
      <w:t>UNDP Environmental Finance Services</w:t>
    </w:r>
    <w:r>
      <w:rPr>
        <w:rFonts w:cs="Arial"/>
        <w:sz w:val="16"/>
        <w:szCs w:val="16"/>
      </w:rPr>
      <w:tab/>
    </w:r>
    <w:r>
      <w:rPr>
        <w:rFonts w:cs="Arial"/>
        <w:sz w:val="16"/>
        <w:szCs w:val="16"/>
      </w:rPr>
      <w:t xml:space="preserve">Page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sidR="001626A0">
      <w:rPr>
        <w:rFonts w:cs="Arial"/>
        <w:noProof/>
        <w:sz w:val="16"/>
        <w:szCs w:val="16"/>
      </w:rPr>
      <w:t>48</w:t>
    </w:r>
    <w:r>
      <w:rPr>
        <w:rFonts w:cs="Arial"/>
        <w:sz w:val="16"/>
        <w:szCs w:val="16"/>
      </w:rPr>
      <w:fldChar w:fldCharType="end"/>
    </w:r>
  </w:p>
  <w:p w:rsidR="000A48A6" w:rsidRDefault="000A48A6" w14:paraId="45A576B8" w14:textId="77777777">
    <w:pPr>
      <w:pStyle w:val="Footer"/>
      <w:tabs>
        <w:tab w:val="left" w:pos="258"/>
        <w:tab w:val="right" w:pos="9360"/>
      </w:tabs>
      <w:jc w:val="left"/>
      <w:rPr>
        <w:szCs w:val="2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638BA7BA" w14:textId="7777777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740B4303" w14:textId="77777777"/>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572ABEB3" w14:textId="77777777">
    <w:pPr>
      <w:pStyle w:val="Footer"/>
      <w:jc w:val="center"/>
    </w:pPr>
    <w:r>
      <w:rPr>
        <w:rStyle w:val="PageNumber"/>
      </w:rPr>
      <w:fldChar w:fldCharType="begin"/>
    </w:r>
    <w:r>
      <w:rPr>
        <w:rStyle w:val="PageNumber"/>
      </w:rPr>
      <w:instrText xml:space="preserve"> PAGE </w:instrText>
    </w:r>
    <w:r>
      <w:rPr>
        <w:rStyle w:val="PageNumber"/>
      </w:rPr>
      <w:fldChar w:fldCharType="separate"/>
    </w:r>
    <w:r w:rsidR="001626A0">
      <w:rPr>
        <w:rStyle w:val="PageNumber"/>
        <w:noProof/>
      </w:rPr>
      <w:t>61</w:t>
    </w:r>
    <w:r>
      <w:rPr>
        <w:rStyle w:val="PageNumber"/>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0B93C3EE" w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6450" w:rsidRDefault="00DE6450" w14:paraId="206B8FF2" w14:textId="77777777">
      <w:r>
        <w:separator/>
      </w:r>
    </w:p>
  </w:footnote>
  <w:footnote w:type="continuationSeparator" w:id="0">
    <w:p w:rsidR="00DE6450" w:rsidRDefault="00DE6450" w14:paraId="4F874523" w14:textId="77777777">
      <w:r>
        <w:continuationSeparator/>
      </w:r>
    </w:p>
  </w:footnote>
  <w:footnote w:type="continuationNotice" w:id="1">
    <w:p w:rsidR="00DE6450" w:rsidRDefault="00DE6450" w14:paraId="6A374095" w14:textId="77777777">
      <w:pPr>
        <w:spacing w:after="0"/>
      </w:pPr>
    </w:p>
  </w:footnote>
  <w:footnote w:id="2">
    <w:p w:rsidR="000A48A6" w:rsidRDefault="000A48A6" w14:paraId="1ECF8C1A" w14:textId="77777777">
      <w:pPr>
        <w:pStyle w:val="FootnoteText"/>
      </w:pPr>
      <w:r>
        <w:rPr>
          <w:rStyle w:val="Caracteresdenotaderodap"/>
        </w:rPr>
        <w:footnoteRef/>
      </w:r>
      <w:r>
        <w:tab/>
      </w:r>
      <w:r>
        <w:t xml:space="preserve"> </w:t>
      </w:r>
      <w:r>
        <w:rPr>
          <w:rFonts w:ascii="Arial" w:hAnsi="Arial" w:cs="Arial"/>
          <w:sz w:val="16"/>
          <w:szCs w:val="16"/>
        </w:rPr>
        <w:t>For UNDP supported GEF funded projects as this includes GEF-specific requirements</w:t>
      </w:r>
    </w:p>
  </w:footnote>
  <w:footnote w:id="3">
    <w:p w:rsidRPr="00D45DA2" w:rsidR="000A48A6" w:rsidRDefault="000A48A6" w14:paraId="1B3E8BA0" w14:textId="77777777">
      <w:pPr>
        <w:pStyle w:val="FootnoteText"/>
        <w:rPr>
          <w:lang w:val="en-GB"/>
        </w:rPr>
      </w:pPr>
      <w:r>
        <w:rPr>
          <w:rStyle w:val="FootnoteReference"/>
        </w:rPr>
        <w:footnoteRef/>
      </w:r>
      <w:r>
        <w:t xml:space="preserve"> </w:t>
      </w:r>
      <w:r w:rsidRPr="00D45DA2">
        <w:t xml:space="preserve">The </w:t>
      </w:r>
      <w:r>
        <w:t xml:space="preserve">intervention strategy is </w:t>
      </w:r>
      <w:r w:rsidRPr="00D45DA2">
        <w:t xml:space="preserve">designed considering the key elements </w:t>
      </w:r>
      <w:r>
        <w:t xml:space="preserve">necessary for </w:t>
      </w:r>
      <w:r w:rsidRPr="00D45DA2">
        <w:t>successful technology transfer, as per UNFCCC’s technology transfer framework: (1) technology needs assessment; (2) technology information; (3) enabling policy-level environment; (4) capacity building; (5) mechanism to facilitate institutional and</w:t>
      </w:r>
      <w:r>
        <w:t xml:space="preserve"> financial support to technological</w:t>
      </w:r>
      <w:r w:rsidRPr="00D45DA2">
        <w:t xml:space="preserve"> cooperation, development and transfer. These elements </w:t>
      </w:r>
      <w:r>
        <w:t xml:space="preserve">were already highlighted </w:t>
      </w:r>
      <w:r w:rsidRPr="00D45DA2">
        <w:t>by Cuba’s I</w:t>
      </w:r>
      <w:r>
        <w:t>nitial National Communication (I</w:t>
      </w:r>
      <w:r w:rsidRPr="00D45DA2">
        <w:t>NC</w:t>
      </w:r>
      <w:r>
        <w:t xml:space="preserve">) </w:t>
      </w:r>
      <w:r w:rsidRPr="00D45DA2">
        <w:t>an</w:t>
      </w:r>
      <w:r>
        <w:t>d will also be included in the Technology Needs A</w:t>
      </w:r>
      <w:r w:rsidRPr="00D45DA2">
        <w:t>ssessment (TNA) of the forthcoming Second National Communication</w:t>
      </w:r>
      <w:r>
        <w:t xml:space="preserve"> (SNC)</w:t>
      </w:r>
      <w:r w:rsidRPr="00D45DA2">
        <w:t>.</w:t>
      </w:r>
    </w:p>
  </w:footnote>
  <w:footnote w:id="4">
    <w:p w:rsidRPr="00800846" w:rsidR="000A48A6" w:rsidP="00D45DA2" w:rsidRDefault="000A48A6" w14:paraId="497F4C38" w14:textId="77777777">
      <w:pPr>
        <w:pStyle w:val="FootnoteText"/>
        <w:rPr>
          <w:lang w:val="en-GB"/>
        </w:rPr>
      </w:pPr>
      <w:r>
        <w:rPr>
          <w:rStyle w:val="FootnoteReference"/>
        </w:rPr>
        <w:footnoteRef/>
      </w:r>
      <w:r>
        <w:t xml:space="preserve"> </w:t>
      </w:r>
      <w:r>
        <w:rPr>
          <w:lang w:val="en-GB"/>
        </w:rPr>
        <w:t>Please note that Cuba’s Second National Communication (SNC) has been completed, pending revision and approval by the authorities. Work under the Third National Communication (TNC) has already started.</w:t>
      </w:r>
    </w:p>
  </w:footnote>
  <w:footnote w:id="5">
    <w:p w:rsidRPr="00114069" w:rsidR="000A48A6" w:rsidRDefault="000A48A6" w14:paraId="339BEB0B" w14:textId="77777777">
      <w:pPr>
        <w:pStyle w:val="FootnoteText"/>
        <w:rPr>
          <w:lang w:val="en-GB"/>
        </w:rPr>
      </w:pPr>
      <w:r w:rsidRPr="00EA682F">
        <w:rPr>
          <w:rStyle w:val="FootnoteReference"/>
        </w:rPr>
        <w:footnoteRef/>
      </w:r>
      <w:r w:rsidRPr="00EA682F">
        <w:t xml:space="preserve"> A description of the main outputs of this program is presented in the next section.</w:t>
      </w:r>
    </w:p>
  </w:footnote>
  <w:footnote w:id="6">
    <w:p w:rsidRPr="00F808FE" w:rsidR="000A48A6" w:rsidRDefault="000A48A6" w14:paraId="7F94D1A5" w14:textId="77777777">
      <w:pPr>
        <w:pStyle w:val="FootnoteText"/>
        <w:rPr>
          <w:lang w:val="en-GB"/>
        </w:rPr>
      </w:pPr>
      <w:r>
        <w:rPr>
          <w:rStyle w:val="FootnoteReference"/>
        </w:rPr>
        <w:footnoteRef/>
      </w:r>
      <w:r>
        <w:t xml:space="preserve"> INC, </w:t>
      </w:r>
      <w:r>
        <w:rPr>
          <w:lang w:val="en-GB"/>
        </w:rPr>
        <w:t xml:space="preserve">Chapter II, caption </w:t>
      </w:r>
      <w:r w:rsidRPr="003C1DC0">
        <w:rPr>
          <w:lang w:val="en-GB"/>
        </w:rPr>
        <w:t>2.1</w:t>
      </w:r>
    </w:p>
  </w:footnote>
  <w:footnote w:id="7">
    <w:p w:rsidRPr="00B83EED" w:rsidR="000A48A6" w:rsidRDefault="000A48A6" w14:paraId="0B3BA02E" w14:textId="77777777">
      <w:pPr>
        <w:pStyle w:val="FootnoteText"/>
        <w:rPr>
          <w:lang w:val="en-GB"/>
        </w:rPr>
      </w:pPr>
      <w:r>
        <w:rPr>
          <w:rStyle w:val="FootnoteReference"/>
        </w:rPr>
        <w:footnoteRef/>
      </w:r>
      <w:r w:rsidRPr="00B83EED">
        <w:rPr>
          <w:lang w:val="en-GB"/>
        </w:rPr>
        <w:t xml:space="preserve"> Source: http://unfccc.int/.</w:t>
      </w:r>
    </w:p>
  </w:footnote>
  <w:footnote w:id="8">
    <w:p w:rsidRPr="0019680C" w:rsidR="000A48A6" w:rsidP="00017547" w:rsidRDefault="000A48A6" w14:paraId="097CB44B" w14:textId="77777777">
      <w:pPr>
        <w:pStyle w:val="FootnoteText"/>
      </w:pPr>
      <w:r>
        <w:rPr>
          <w:rStyle w:val="FootnoteReference"/>
        </w:rPr>
        <w:footnoteRef/>
      </w:r>
      <w:r>
        <w:t xml:space="preserve"> Of which 55 are cities (defined as places with 20,</w:t>
      </w:r>
      <w:r w:rsidRPr="0019680C">
        <w:t xml:space="preserve">000 </w:t>
      </w:r>
      <w:r>
        <w:t xml:space="preserve">inhabitants, or </w:t>
      </w:r>
      <w:r w:rsidRPr="0019680C">
        <w:t>more)</w:t>
      </w:r>
      <w:r>
        <w:t>.</w:t>
      </w:r>
    </w:p>
  </w:footnote>
  <w:footnote w:id="9">
    <w:p w:rsidRPr="00BE358F" w:rsidR="000A48A6" w:rsidP="00821113" w:rsidRDefault="000A48A6" w14:paraId="101D61D6" w14:textId="77777777">
      <w:pPr>
        <w:pStyle w:val="FootnoteText"/>
        <w:rPr>
          <w:lang w:val="en-GB"/>
        </w:rPr>
      </w:pPr>
      <w:r>
        <w:rPr>
          <w:rStyle w:val="FootnoteReference"/>
        </w:rPr>
        <w:footnoteRef/>
      </w:r>
      <w:r>
        <w:t xml:space="preserve"> </w:t>
      </w:r>
      <w:r>
        <w:rPr>
          <w:lang w:val="en-GB"/>
        </w:rPr>
        <w:t>Therefore, organic fertilizer (“bio-abono”) is expected to play a key role in restoring degraded soils.</w:t>
      </w:r>
    </w:p>
  </w:footnote>
  <w:footnote w:id="10">
    <w:p w:rsidRPr="006A64DD" w:rsidR="000A48A6" w:rsidP="00821113" w:rsidRDefault="000A48A6" w14:paraId="523F183F" w14:textId="77777777">
      <w:pPr>
        <w:pStyle w:val="FootnoteText"/>
      </w:pPr>
      <w:r>
        <w:rPr>
          <w:rStyle w:val="FootnoteReference"/>
        </w:rPr>
        <w:footnoteRef/>
      </w:r>
      <w:r w:rsidRPr="00DC499B">
        <w:rPr>
          <w:lang w:val="es-MX"/>
        </w:rPr>
        <w:t xml:space="preserve"> Source: Cuba's INC, p. 2-19 and 2-23; and 9; and </w:t>
      </w:r>
      <w:r>
        <w:rPr>
          <w:lang w:val="es-MX"/>
        </w:rPr>
        <w:t>"</w:t>
      </w:r>
      <w:r w:rsidRPr="00DC499B">
        <w:rPr>
          <w:lang w:val="es-MX"/>
        </w:rPr>
        <w:t>Impacto del Cambio Climático y Medidas de Adaptación en Cuba</w:t>
      </w:r>
      <w:r>
        <w:rPr>
          <w:lang w:val="es-MX"/>
        </w:rPr>
        <w:t xml:space="preserve">", </w:t>
      </w:r>
      <w:r w:rsidRPr="00DC499B">
        <w:rPr>
          <w:lang w:val="es-MX"/>
        </w:rPr>
        <w:t>Planos</w:t>
      </w:r>
      <w:r>
        <w:rPr>
          <w:lang w:val="es-MX"/>
        </w:rPr>
        <w:t xml:space="preserve">, E., Rivero R.,  </w:t>
      </w:r>
      <w:r w:rsidRPr="00DC499B">
        <w:rPr>
          <w:lang w:val="es-MX"/>
        </w:rPr>
        <w:t>Guevara V.</w:t>
      </w:r>
      <w:r>
        <w:rPr>
          <w:lang w:val="es-MX"/>
        </w:rPr>
        <w:t xml:space="preserve"> (ed.)</w:t>
      </w:r>
      <w:r w:rsidRPr="00DC499B">
        <w:rPr>
          <w:lang w:val="es-MX"/>
        </w:rPr>
        <w:t xml:space="preserve">, Instituto de Meteorología. </w:t>
      </w:r>
      <w:r w:rsidRPr="006A64DD">
        <w:t>Agencia de Medio Ambiente (2013).</w:t>
      </w:r>
    </w:p>
  </w:footnote>
  <w:footnote w:id="11">
    <w:p w:rsidRPr="00213425" w:rsidR="000A48A6" w:rsidP="00017547" w:rsidRDefault="000A48A6" w14:paraId="599209FE" w14:textId="77777777">
      <w:pPr>
        <w:pStyle w:val="FootnoteText"/>
        <w:rPr>
          <w:lang w:val="en-GB"/>
        </w:rPr>
      </w:pPr>
      <w:r>
        <w:rPr>
          <w:rStyle w:val="FootnoteReference"/>
        </w:rPr>
        <w:footnoteRef/>
      </w:r>
      <w:r w:rsidRPr="006A64DD">
        <w:t xml:space="preserve"> For a comprehensive description of the development and changes in Cuba'</w:t>
      </w:r>
      <w:r>
        <w:t xml:space="preserve">s energy sector, see, for example: </w:t>
      </w:r>
      <w:r w:rsidRPr="00213425">
        <w:t>"Cuba: A Country Profile on Sustainable Energy Development", ISBN 978–92–0–101708–6, International Atomic Energy Agency, Vienna, 2008</w:t>
      </w:r>
      <w:r>
        <w:t>.</w:t>
      </w:r>
    </w:p>
  </w:footnote>
  <w:footnote w:id="12">
    <w:p w:rsidRPr="0079579E" w:rsidR="000A48A6" w:rsidP="00980B21" w:rsidRDefault="000A48A6" w14:paraId="52963EB2" w14:textId="77777777">
      <w:pPr>
        <w:pStyle w:val="FootnoteText"/>
        <w:rPr>
          <w:lang w:val="en-GB"/>
        </w:rPr>
      </w:pPr>
      <w:r>
        <w:rPr>
          <w:rStyle w:val="FootnoteReference"/>
        </w:rPr>
        <w:footnoteRef/>
      </w:r>
      <w:r>
        <w:t xml:space="preserve"> </w:t>
      </w:r>
      <w:r w:rsidRPr="00980B21">
        <w:t>Decreases in domestic fuels were also observed in the same period for sugarcane biomass (55%), synthesis gas (49%) and hydropower (18%)</w:t>
      </w:r>
      <w:r>
        <w:t xml:space="preserve">. </w:t>
      </w:r>
      <w:r w:rsidRPr="0079579E">
        <w:t>Reduced gas production was caused by a diminished industrial activity. The hydropower reduction was a consequence of restrictions on the use of water to secure its use for the population and agricultural activities.</w:t>
      </w:r>
    </w:p>
  </w:footnote>
  <w:footnote w:id="13">
    <w:p w:rsidRPr="003C3AE8" w:rsidR="000A48A6" w:rsidP="00213425" w:rsidRDefault="000A48A6" w14:paraId="68F0224E" w14:textId="77777777">
      <w:pPr>
        <w:pStyle w:val="FootnoteText"/>
      </w:pPr>
      <w:r>
        <w:rPr>
          <w:rStyle w:val="FootnoteReference"/>
        </w:rPr>
        <w:footnoteRef/>
      </w:r>
      <w:r>
        <w:t xml:space="preserve"> </w:t>
      </w:r>
      <w:r w:rsidRPr="003C3AE8">
        <w:t>The combined imports of food and petroleum products add to 55% of total imports in 2010.</w:t>
      </w:r>
    </w:p>
  </w:footnote>
  <w:footnote w:id="14">
    <w:p w:rsidRPr="003C3AE8" w:rsidR="000A48A6" w:rsidP="00213425" w:rsidRDefault="000A48A6" w14:paraId="5F60FCE6" w14:textId="77777777">
      <w:pPr>
        <w:pStyle w:val="FootnoteText"/>
      </w:pPr>
      <w:r>
        <w:rPr>
          <w:rStyle w:val="FootnoteReference"/>
        </w:rPr>
        <w:footnoteRef/>
      </w:r>
      <w:r>
        <w:t xml:space="preserve"> </w:t>
      </w:r>
      <w:r w:rsidRPr="003C3AE8">
        <w:t xml:space="preserve">Excluding petroleum imports, renewable energy sources accounted for 31% of national energy sources in 2005 </w:t>
      </w:r>
      <w:r>
        <w:t>and 21% by 2010</w:t>
      </w:r>
      <w:r w:rsidRPr="003C3AE8">
        <w:t>.</w:t>
      </w:r>
    </w:p>
  </w:footnote>
  <w:footnote w:id="15">
    <w:p w:rsidRPr="00EA682F" w:rsidR="000A48A6" w:rsidRDefault="000A48A6" w14:paraId="26D2F958" w14:textId="77777777">
      <w:pPr>
        <w:pStyle w:val="FootnoteText"/>
      </w:pPr>
      <w:r>
        <w:rPr>
          <w:rStyle w:val="FootnoteReference"/>
        </w:rPr>
        <w:footnoteRef/>
      </w:r>
      <w:r>
        <w:t xml:space="preserve"> Legal figures for farmer groups</w:t>
      </w:r>
      <w:r w:rsidRPr="00EA682F">
        <w:t xml:space="preserve"> in Cuba </w:t>
      </w:r>
      <w:r>
        <w:t>include</w:t>
      </w:r>
      <w:r w:rsidRPr="00EA682F">
        <w:t>: (i) UEB: Unidad Empresarial de Base (state-owned and operated); (ii) CCS: Cooperativa de Créditos y Servicios; (iii) UBPC: Unidad Básica de Producción Cooperativa (famer cooperatives with state-owned land in usufruct); and (iv) CPA: Cooperativa de Producción Agropecuaria (farmer cooperative holding the land).</w:t>
      </w:r>
    </w:p>
  </w:footnote>
  <w:footnote w:id="16">
    <w:p w:rsidRPr="00DF622C" w:rsidR="000A48A6" w:rsidRDefault="000A48A6" w14:paraId="06B46D21" w14:textId="77777777">
      <w:pPr>
        <w:pStyle w:val="FootnoteText"/>
        <w:rPr>
          <w:lang w:val="es-PA"/>
        </w:rPr>
      </w:pPr>
      <w:r>
        <w:rPr>
          <w:rStyle w:val="FootnoteReference"/>
        </w:rPr>
        <w:footnoteRef/>
      </w:r>
      <w:r w:rsidRPr="00DF622C">
        <w:rPr>
          <w:lang w:val="es-PA"/>
        </w:rPr>
        <w:t xml:space="preserve"> The IMDL: Iniciativa Municipal para el Desarrollo Local.</w:t>
      </w:r>
    </w:p>
  </w:footnote>
  <w:footnote w:id="17">
    <w:p w:rsidRPr="00536FD7" w:rsidR="000A48A6" w:rsidRDefault="000A48A6" w14:paraId="52CB3B64" w14:textId="77777777">
      <w:pPr>
        <w:pStyle w:val="FootnoteText"/>
        <w:rPr>
          <w:lang w:val="en-GB"/>
        </w:rPr>
      </w:pPr>
      <w:r>
        <w:rPr>
          <w:rStyle w:val="FootnoteReference"/>
        </w:rPr>
        <w:footnoteRef/>
      </w:r>
      <w:r>
        <w:t xml:space="preserve"> </w:t>
      </w:r>
      <w:r>
        <w:rPr>
          <w:lang w:val="en-GB"/>
        </w:rPr>
        <w:t>Roughly ¾ of renewable energy is for heat production and only ¼ for electricity generation. This reflects the predominant use of biomass by the sugar factories in the total RE capacity.</w:t>
      </w:r>
    </w:p>
  </w:footnote>
  <w:footnote w:id="18">
    <w:p w:rsidRPr="003C79F1" w:rsidR="000A48A6" w:rsidRDefault="000A48A6" w14:paraId="59B25234" w14:textId="77777777">
      <w:pPr>
        <w:pStyle w:val="FootnoteText"/>
        <w:rPr>
          <w:lang w:val="es-PA"/>
        </w:rPr>
      </w:pPr>
      <w:r>
        <w:rPr>
          <w:rStyle w:val="FootnoteReference"/>
        </w:rPr>
        <w:footnoteRef/>
      </w:r>
      <w:r w:rsidRPr="003C79F1">
        <w:rPr>
          <w:lang w:val="es-PA"/>
        </w:rPr>
        <w:t xml:space="preserve"> </w:t>
      </w:r>
      <w:r>
        <w:rPr>
          <w:lang w:val="es-PA"/>
        </w:rPr>
        <w:t>“</w:t>
      </w:r>
      <w:r w:rsidRPr="00025927">
        <w:rPr>
          <w:lang w:val="es-ES"/>
        </w:rPr>
        <w:t>Cuba apuesta por una energía más limpia, diversa y eficiente</w:t>
      </w:r>
      <w:r>
        <w:rPr>
          <w:lang w:val="es-ES"/>
        </w:rPr>
        <w:t>”</w:t>
      </w:r>
      <w:r w:rsidRPr="00025927">
        <w:rPr>
          <w:lang w:val="es-ES"/>
        </w:rPr>
        <w:t xml:space="preserve">. </w:t>
      </w:r>
      <w:hyperlink w:history="1" r:id="rId1">
        <w:r w:rsidRPr="00025927">
          <w:rPr>
            <w:lang w:val="es-ES"/>
          </w:rPr>
          <w:t>www.cubadebate.cu</w:t>
        </w:r>
      </w:hyperlink>
      <w:r>
        <w:rPr>
          <w:lang w:val="es-ES"/>
        </w:rPr>
        <w:t xml:space="preserve"> </w:t>
      </w:r>
      <w:r w:rsidRPr="00025927">
        <w:rPr>
          <w:lang w:val="es-ES"/>
        </w:rPr>
        <w:t xml:space="preserve"> </w:t>
      </w:r>
      <w:r>
        <w:rPr>
          <w:lang w:val="es-ES"/>
        </w:rPr>
        <w:t>August 14, 2014</w:t>
      </w:r>
    </w:p>
  </w:footnote>
  <w:footnote w:id="19">
    <w:p w:rsidRPr="00237204" w:rsidR="000A48A6" w:rsidRDefault="000A48A6" w14:paraId="29087DCB" w14:textId="77777777">
      <w:pPr>
        <w:pStyle w:val="FootnoteText"/>
        <w:rPr>
          <w:lang w:val="es-MX"/>
        </w:rPr>
      </w:pPr>
      <w:r>
        <w:rPr>
          <w:rStyle w:val="FootnoteReference"/>
        </w:rPr>
        <w:footnoteRef/>
      </w:r>
      <w:r w:rsidRPr="00237204">
        <w:rPr>
          <w:lang w:val="es-MX"/>
        </w:rPr>
        <w:t xml:space="preserve"> </w:t>
      </w:r>
      <w:r>
        <w:rPr>
          <w:lang w:val="es-MX"/>
        </w:rPr>
        <w:t xml:space="preserve"> The "</w:t>
      </w:r>
      <w:r w:rsidRPr="00237204">
        <w:rPr>
          <w:lang w:val="es-MX"/>
        </w:rPr>
        <w:t>Programa Nacional de Desarrollo de la</w:t>
      </w:r>
      <w:r>
        <w:rPr>
          <w:lang w:val="es-MX"/>
        </w:rPr>
        <w:t>s Fuentes Renovables de Energía".</w:t>
      </w:r>
    </w:p>
  </w:footnote>
  <w:footnote w:id="20">
    <w:p w:rsidRPr="00984043" w:rsidR="000A48A6" w:rsidRDefault="000A48A6" w14:paraId="45CE939C" w14:textId="77777777">
      <w:pPr>
        <w:pStyle w:val="FootnoteText"/>
        <w:rPr>
          <w:lang w:val="en-GB"/>
        </w:rPr>
      </w:pPr>
      <w:r>
        <w:rPr>
          <w:rStyle w:val="FootnoteReference"/>
        </w:rPr>
        <w:footnoteRef/>
      </w:r>
      <w:r>
        <w:t xml:space="preserve"> </w:t>
      </w:r>
      <w:r>
        <w:rPr>
          <w:lang w:val="en-GB"/>
        </w:rPr>
        <w:t>In total about 280,000 people, on a total population of approx. 11,000,000.</w:t>
      </w:r>
    </w:p>
  </w:footnote>
  <w:footnote w:id="21">
    <w:p w:rsidRPr="00237204" w:rsidR="000A48A6" w:rsidP="002564BA" w:rsidRDefault="000A48A6" w14:paraId="2101B0B9" w14:textId="77777777">
      <w:pPr>
        <w:autoSpaceDE w:val="0"/>
        <w:autoSpaceDN w:val="0"/>
        <w:adjustRightInd w:val="0"/>
        <w:spacing w:after="0"/>
        <w:ind w:left="142" w:hanging="142"/>
      </w:pPr>
      <w:r>
        <w:rPr>
          <w:rStyle w:val="FootnoteReference"/>
        </w:rPr>
        <w:footnoteRef/>
      </w:r>
      <w:r w:rsidRPr="00E14D4B">
        <w:rPr>
          <w:lang w:val="es-PA"/>
        </w:rPr>
        <w:t xml:space="preserve"> </w:t>
      </w:r>
      <w:r w:rsidRPr="00E14D4B">
        <w:rPr>
          <w:color w:val="000000"/>
          <w:sz w:val="18"/>
          <w:szCs w:val="18"/>
          <w:lang w:val="es-PA" w:eastAsia="es-ES"/>
        </w:rPr>
        <w:t xml:space="preserve">Jiménez, O.; Curbelo, A. &amp; Suárez, Y. 2012. </w:t>
      </w:r>
      <w:r w:rsidRPr="00374B46">
        <w:rPr>
          <w:color w:val="000000"/>
          <w:sz w:val="18"/>
          <w:szCs w:val="18"/>
          <w:lang w:val="en-US" w:eastAsia="es-ES"/>
        </w:rPr>
        <w:t xml:space="preserve">Biomass based gasifier for providing electricity and thermal energy to off-grid locations in Cuba. Conceptual design. </w:t>
      </w:r>
      <w:r w:rsidRPr="009D1074">
        <w:rPr>
          <w:i/>
          <w:color w:val="000000"/>
          <w:sz w:val="18"/>
          <w:szCs w:val="18"/>
          <w:lang w:val="en-US" w:eastAsia="es-ES"/>
        </w:rPr>
        <w:t>Energy for Sustainable Development</w:t>
      </w:r>
      <w:r>
        <w:rPr>
          <w:color w:val="000000"/>
          <w:sz w:val="18"/>
          <w:szCs w:val="18"/>
          <w:lang w:val="en-US" w:eastAsia="es-ES"/>
        </w:rPr>
        <w:t>, 16: 98-102.</w:t>
      </w:r>
    </w:p>
  </w:footnote>
  <w:footnote w:id="22">
    <w:p w:rsidRPr="00237204" w:rsidR="000A48A6" w:rsidP="006978FF" w:rsidRDefault="000A48A6" w14:paraId="58E57602" w14:textId="77777777">
      <w:pPr>
        <w:pStyle w:val="FootnoteText"/>
        <w:ind w:left="142" w:hanging="142"/>
        <w:rPr>
          <w:lang w:val="en-GB"/>
        </w:rPr>
      </w:pPr>
      <w:r>
        <w:rPr>
          <w:rStyle w:val="FootnoteReference"/>
        </w:rPr>
        <w:footnoteRef/>
      </w:r>
      <w:r w:rsidRPr="00237204">
        <w:rPr>
          <w:lang w:val="en-GB"/>
        </w:rPr>
        <w:t xml:space="preserve"> As of April 2014, already 452 cooperatives had been approved in a broad range of economic sectors: commerce, restaurants and services, construction, transport, industry, food, commercialization of produce from agriculture and livestock, renewable energies, and accountancy.</w:t>
      </w:r>
    </w:p>
  </w:footnote>
  <w:footnote w:id="23">
    <w:p w:rsidRPr="007C6E93" w:rsidR="000A48A6" w:rsidRDefault="000A48A6" w14:paraId="75ED0B88" w14:textId="77777777">
      <w:pPr>
        <w:pStyle w:val="FootnoteText"/>
        <w:rPr>
          <w:lang w:val="en-GB"/>
        </w:rPr>
      </w:pPr>
      <w:r>
        <w:rPr>
          <w:rStyle w:val="FootnoteReference"/>
        </w:rPr>
        <w:footnoteRef/>
      </w:r>
      <w:r>
        <w:t xml:space="preserve"> </w:t>
      </w:r>
      <w:r>
        <w:rPr>
          <w:lang w:val="en-GB"/>
        </w:rPr>
        <w:t>Source: Ministry of Agriculture, Anual Balance 2013. See also the tables in Annex E.</w:t>
      </w:r>
    </w:p>
  </w:footnote>
  <w:footnote w:id="24">
    <w:p w:rsidRPr="00E60BB5" w:rsidR="000A48A6" w:rsidP="00E60BB5" w:rsidRDefault="000A48A6" w14:paraId="21E05453" w14:textId="77777777">
      <w:pPr>
        <w:spacing w:after="0"/>
        <w:ind w:left="142" w:hanging="142"/>
        <w:rPr>
          <w:sz w:val="18"/>
          <w:szCs w:val="18"/>
          <w:lang w:val="en-US"/>
        </w:rPr>
      </w:pPr>
      <w:r w:rsidRPr="00E60BB5">
        <w:rPr>
          <w:rStyle w:val="FootnoteReference"/>
          <w:sz w:val="18"/>
          <w:szCs w:val="18"/>
        </w:rPr>
        <w:footnoteRef/>
      </w:r>
      <w:r w:rsidRPr="00E60BB5">
        <w:rPr>
          <w:sz w:val="18"/>
          <w:szCs w:val="18"/>
        </w:rPr>
        <w:t xml:space="preserve"> </w:t>
      </w:r>
      <w:r>
        <w:rPr>
          <w:sz w:val="18"/>
          <w:szCs w:val="18"/>
          <w:lang w:val="en-US" w:eastAsia="es-ES"/>
        </w:rPr>
        <w:t>For more information, please consult</w:t>
      </w:r>
      <w:r w:rsidRPr="00E60BB5">
        <w:rPr>
          <w:sz w:val="18"/>
          <w:szCs w:val="18"/>
          <w:lang w:val="en-US" w:eastAsia="es-ES"/>
        </w:rPr>
        <w:t>: http://www.revistahumanum.org/revista/descentralizacion-gobernabilidad-local-y-desarrollo-humano-en-cuba-el-caso-del-municipio-</w:t>
      </w:r>
      <w:r>
        <w:rPr>
          <w:sz w:val="18"/>
          <w:szCs w:val="18"/>
          <w:lang w:val="en-US" w:eastAsia="es-ES"/>
        </w:rPr>
        <w:t>el-salvador/#sthash.otyLRkmU.</w:t>
      </w:r>
      <w:r w:rsidRPr="00E60BB5">
        <w:rPr>
          <w:sz w:val="18"/>
          <w:szCs w:val="18"/>
          <w:lang w:val="en-US" w:eastAsia="es-ES"/>
        </w:rPr>
        <w:t>p</w:t>
      </w:r>
      <w:r>
        <w:rPr>
          <w:sz w:val="18"/>
          <w:szCs w:val="18"/>
          <w:lang w:val="en-US" w:eastAsia="es-ES"/>
        </w:rPr>
        <w:t>d</w:t>
      </w:r>
      <w:r w:rsidRPr="00E60BB5">
        <w:rPr>
          <w:sz w:val="18"/>
          <w:szCs w:val="18"/>
          <w:lang w:val="en-US" w:eastAsia="es-ES"/>
        </w:rPr>
        <w:t>f</w:t>
      </w:r>
    </w:p>
  </w:footnote>
  <w:footnote w:id="25">
    <w:p w:rsidRPr="00257E13" w:rsidR="000A48A6" w:rsidRDefault="000A48A6" w14:paraId="360FA7A1" w14:textId="77777777">
      <w:pPr>
        <w:pStyle w:val="FootnoteText"/>
        <w:rPr>
          <w:lang w:val="es-MX"/>
        </w:rPr>
      </w:pPr>
      <w:r>
        <w:rPr>
          <w:rStyle w:val="FootnoteReference"/>
        </w:rPr>
        <w:footnoteRef/>
      </w:r>
      <w:r w:rsidRPr="00237204">
        <w:rPr>
          <w:lang w:val="es-MX"/>
        </w:rPr>
        <w:t xml:space="preserve"> CAM: Consejo de la Administración Municipal.</w:t>
      </w:r>
    </w:p>
  </w:footnote>
  <w:footnote w:id="26">
    <w:p w:rsidRPr="005E29B8" w:rsidR="000A48A6" w:rsidRDefault="000A48A6" w14:paraId="119E9D2A" w14:textId="77777777">
      <w:pPr>
        <w:pStyle w:val="FootnoteText"/>
      </w:pPr>
      <w:r>
        <w:rPr>
          <w:rStyle w:val="FootnoteReference"/>
        </w:rPr>
        <w:footnoteRef/>
      </w:r>
      <w:r w:rsidRPr="00025927">
        <w:rPr>
          <w:lang w:val="es-PA"/>
        </w:rPr>
        <w:t xml:space="preserve"> </w:t>
      </w:r>
      <w:r>
        <w:rPr>
          <w:lang w:val="es-PA"/>
        </w:rPr>
        <w:t>“</w:t>
      </w:r>
      <w:r w:rsidRPr="00025927">
        <w:rPr>
          <w:lang w:val="es-ES"/>
        </w:rPr>
        <w:t>Cuba apuesta por una energía más limpia, diversa y eficiente</w:t>
      </w:r>
      <w:r>
        <w:rPr>
          <w:lang w:val="es-ES"/>
        </w:rPr>
        <w:t>”</w:t>
      </w:r>
      <w:r w:rsidRPr="00025927">
        <w:rPr>
          <w:lang w:val="es-ES"/>
        </w:rPr>
        <w:t xml:space="preserve">. </w:t>
      </w:r>
      <w:hyperlink w:history="1" r:id="rId2">
        <w:r w:rsidRPr="00A6610B">
          <w:t>www.cubadebate.cu</w:t>
        </w:r>
      </w:hyperlink>
      <w:r w:rsidRPr="00A6610B">
        <w:t xml:space="preserve">  </w:t>
      </w:r>
      <w:r w:rsidRPr="005E29B8">
        <w:t>August 14, 2014</w:t>
      </w:r>
    </w:p>
  </w:footnote>
  <w:footnote w:id="27">
    <w:p w:rsidRPr="005E29B8" w:rsidR="000A48A6" w:rsidRDefault="000A48A6" w14:paraId="0D00074A" w14:textId="77777777">
      <w:pPr>
        <w:pStyle w:val="FootnoteText"/>
        <w:rPr>
          <w:lang w:val="en-GB"/>
        </w:rPr>
      </w:pPr>
      <w:r>
        <w:rPr>
          <w:rStyle w:val="FootnoteReference"/>
        </w:rPr>
        <w:footnoteRef/>
      </w:r>
      <w:r>
        <w:t xml:space="preserve"> </w:t>
      </w:r>
      <w:r w:rsidRPr="0051722C">
        <w:t xml:space="preserve">This Commission is chaired by a Vice-President of the </w:t>
      </w:r>
      <w:r>
        <w:t>Government and integrated by 8 e</w:t>
      </w:r>
      <w:r w:rsidRPr="0051722C">
        <w:t>ntities of the C</w:t>
      </w:r>
      <w:r>
        <w:t>entral State Administration, 6 u</w:t>
      </w:r>
      <w:r w:rsidRPr="0051722C">
        <w:t>niversities and the Permanent Commission for the Implementation and Development of the Guidelines of the Party and the Revolution.</w:t>
      </w:r>
    </w:p>
  </w:footnote>
  <w:footnote w:id="28">
    <w:p w:rsidRPr="00E14D4B" w:rsidR="000A48A6" w:rsidP="00886F4C" w:rsidRDefault="000A48A6" w14:paraId="552449BE" w14:textId="77777777">
      <w:pPr>
        <w:pStyle w:val="ListParagraph"/>
        <w:ind w:left="142" w:hanging="142"/>
        <w:contextualSpacing/>
        <w:jc w:val="both"/>
      </w:pPr>
      <w:r w:rsidRPr="001D3E9F">
        <w:rPr>
          <w:rStyle w:val="FootnoteReference"/>
          <w:sz w:val="20"/>
          <w:szCs w:val="20"/>
        </w:rPr>
        <w:footnoteRef/>
      </w:r>
      <w:r w:rsidRPr="001D3E9F">
        <w:rPr>
          <w:sz w:val="20"/>
          <w:szCs w:val="20"/>
          <w:lang w:val="es-ES"/>
        </w:rPr>
        <w:t xml:space="preserve"> </w:t>
      </w:r>
      <w:r w:rsidRPr="00BE7C99">
        <w:rPr>
          <w:sz w:val="18"/>
          <w:szCs w:val="20"/>
          <w:lang w:val="es-ES"/>
        </w:rPr>
        <w:t xml:space="preserve">For more information, see: </w:t>
      </w:r>
      <w:r w:rsidRPr="001D3E9F">
        <w:rPr>
          <w:sz w:val="18"/>
          <w:szCs w:val="20"/>
          <w:lang w:val="es-ES"/>
        </w:rPr>
        <w:t xml:space="preserve">Suárez, J.; Martín, G. J.; Sotolongo, J. A.; Rodríguez, E.; Savran, Valentina; Cepero, L.; Funes-Monzote, F. R.; Rivero, J. L.; Blanco, D.; Machado, R.; Martín, C. &amp; García, A. 2011. </w:t>
      </w:r>
      <w:r w:rsidRPr="001D3E9F">
        <w:rPr>
          <w:bCs/>
          <w:sz w:val="18"/>
          <w:szCs w:val="20"/>
          <w:lang w:val="es-ES"/>
        </w:rPr>
        <w:t>Experiencias del proyecto BIOMAS-CUBA. Alternativas energéticas a partir de la biomasa en el medio rural cubano.</w:t>
      </w:r>
      <w:r w:rsidRPr="001D3E9F">
        <w:rPr>
          <w:b/>
          <w:sz w:val="18"/>
          <w:szCs w:val="20"/>
          <w:lang w:val="es-ES"/>
        </w:rPr>
        <w:t xml:space="preserve"> </w:t>
      </w:r>
      <w:r w:rsidRPr="00E14D4B">
        <w:rPr>
          <w:i/>
          <w:sz w:val="18"/>
        </w:rPr>
        <w:t>Pastos y Forrajes</w:t>
      </w:r>
      <w:r w:rsidRPr="00E14D4B">
        <w:rPr>
          <w:sz w:val="18"/>
        </w:rPr>
        <w:t>, 34 (4): 473-496.</w:t>
      </w:r>
    </w:p>
  </w:footnote>
  <w:footnote w:id="29">
    <w:p w:rsidRPr="0041757B" w:rsidR="000A48A6" w:rsidP="00BB0194" w:rsidRDefault="000A48A6" w14:paraId="6C2DF023" w14:textId="77777777">
      <w:pPr>
        <w:pStyle w:val="FootnoteText"/>
        <w:rPr>
          <w:lang w:val="en-GB"/>
        </w:rPr>
      </w:pPr>
      <w:r w:rsidRPr="0041757B">
        <w:rPr>
          <w:rStyle w:val="FootnoteReference"/>
        </w:rPr>
        <w:footnoteRef/>
      </w:r>
      <w:r w:rsidRPr="0041757B">
        <w:rPr>
          <w:lang w:val="en-GB"/>
        </w:rPr>
        <w:t xml:space="preserve"> Of this total, 86 are breeding centres, 10 for reproduction, 12 for fattening, 13 for genetics, and 11 are integrated establishments, which cover the full life cycle. </w:t>
      </w:r>
    </w:p>
  </w:footnote>
  <w:footnote w:id="30">
    <w:p w:rsidRPr="006C2EB7" w:rsidR="000A48A6" w:rsidP="00F23A16" w:rsidRDefault="000A48A6" w14:paraId="3962610E" w14:textId="77777777">
      <w:pPr>
        <w:pStyle w:val="FootnoteText"/>
        <w:rPr>
          <w:lang w:val="en-GB"/>
        </w:rPr>
      </w:pPr>
      <w:r>
        <w:rPr>
          <w:rStyle w:val="FootnoteReference"/>
        </w:rPr>
        <w:footnoteRef/>
      </w:r>
      <w:r>
        <w:t xml:space="preserve"> For the CPD 2014-2018, please consult: </w:t>
      </w:r>
      <w:r w:rsidRPr="00FA42F8">
        <w:t>http://www.cu.undp.org/content/cuba/es/home/library.html</w:t>
      </w:r>
    </w:p>
  </w:footnote>
  <w:footnote w:id="31">
    <w:p w:rsidRPr="00237204" w:rsidR="000A48A6" w:rsidP="00B83D82" w:rsidRDefault="000A48A6" w14:paraId="0E32371F" w14:textId="77777777">
      <w:pPr>
        <w:pStyle w:val="FootnoteText"/>
        <w:rPr>
          <w:lang w:val="es-MX"/>
        </w:rPr>
      </w:pPr>
      <w:r>
        <w:rPr>
          <w:rStyle w:val="FootnoteReference"/>
        </w:rPr>
        <w:footnoteRef/>
      </w:r>
      <w:r w:rsidRPr="00F23A16">
        <w:rPr>
          <w:lang w:val="fr-FR"/>
        </w:rPr>
        <w:t xml:space="preserve"> Bogdanski, Anne; Dubois, O.; Jamieson, C. &amp; Krell, R. 2011. </w:t>
      </w:r>
      <w:r w:rsidRPr="003C1DC0">
        <w:t xml:space="preserve">Making Integrated Food-Energy Systems Work for People and Climate: An Overview. </w:t>
      </w:r>
      <w:r w:rsidRPr="00237204">
        <w:rPr>
          <w:lang w:val="es-MX"/>
        </w:rPr>
        <w:t>FAO, Rome, 136 pp.</w:t>
      </w:r>
    </w:p>
  </w:footnote>
  <w:footnote w:id="32">
    <w:p w:rsidRPr="000A48A6" w:rsidR="000A48A6" w:rsidP="00B83D82" w:rsidRDefault="000A48A6" w14:paraId="37795C5B" w14:textId="77777777">
      <w:pPr>
        <w:pStyle w:val="FootnoteText"/>
      </w:pPr>
      <w:r>
        <w:rPr>
          <w:rStyle w:val="FootnoteReference"/>
        </w:rPr>
        <w:footnoteRef/>
      </w:r>
      <w:r w:rsidRPr="00237204">
        <w:rPr>
          <w:lang w:val="es-MX"/>
        </w:rPr>
        <w:t xml:space="preserve"> Suárez, J. &amp; Martin, G. (Eds.). 2012. La biomasa como fuente renovable de energía en el medio rural: La experiencia de BIOMAS-CUBA. </w:t>
      </w:r>
      <w:r w:rsidRPr="000A48A6">
        <w:t xml:space="preserve">Estación Experimental “Indio Hatuey”, Matanzas, Cuba, 216 p. </w:t>
      </w:r>
    </w:p>
  </w:footnote>
  <w:footnote w:id="33">
    <w:p w:rsidRPr="00237204" w:rsidR="000A48A6" w:rsidRDefault="000A48A6" w14:paraId="45D8DC76" w14:textId="77777777">
      <w:pPr>
        <w:pStyle w:val="FootnoteText"/>
        <w:rPr>
          <w:lang w:val="en-GB"/>
        </w:rPr>
      </w:pPr>
      <w:r>
        <w:rPr>
          <w:rStyle w:val="FootnoteReference"/>
        </w:rPr>
        <w:footnoteRef/>
      </w:r>
      <w:r>
        <w:t xml:space="preserve"> </w:t>
      </w:r>
      <w:r>
        <w:rPr>
          <w:lang w:val="en-GB"/>
        </w:rPr>
        <w:t xml:space="preserve">Please </w:t>
      </w:r>
      <w:r w:rsidRPr="00237204">
        <w:rPr>
          <w:lang w:val="en-GB"/>
        </w:rPr>
        <w:t xml:space="preserve">note that conventional construction materials for </w:t>
      </w:r>
      <w:r>
        <w:rPr>
          <w:lang w:val="en-GB"/>
        </w:rPr>
        <w:t>biodigester</w:t>
      </w:r>
      <w:r w:rsidRPr="00237204">
        <w:rPr>
          <w:lang w:val="en-GB"/>
        </w:rPr>
        <w:t xml:space="preserve">s are demanded by other sectors in Cuba, primarily housing programmes. By consequence, their availability for other uses is very limited. </w:t>
      </w:r>
      <w:r>
        <w:rPr>
          <w:lang w:val="en-GB"/>
        </w:rPr>
        <w:t>Modern materials</w:t>
      </w:r>
      <w:r w:rsidRPr="00237204">
        <w:rPr>
          <w:lang w:val="en-GB"/>
        </w:rPr>
        <w:t xml:space="preserve"> such as flexible </w:t>
      </w:r>
      <w:r>
        <w:rPr>
          <w:lang w:val="en-GB"/>
        </w:rPr>
        <w:t>geomembrane</w:t>
      </w:r>
      <w:r w:rsidRPr="00237204">
        <w:rPr>
          <w:lang w:val="en-GB"/>
        </w:rPr>
        <w:t xml:space="preserve"> not only allow design</w:t>
      </w:r>
      <w:r>
        <w:rPr>
          <w:lang w:val="en-GB"/>
        </w:rPr>
        <w:t>ing</w:t>
      </w:r>
      <w:r w:rsidRPr="00237204">
        <w:rPr>
          <w:lang w:val="en-GB"/>
        </w:rPr>
        <w:t xml:space="preserve"> </w:t>
      </w:r>
      <w:r>
        <w:rPr>
          <w:lang w:val="en-GB"/>
        </w:rPr>
        <w:t>more appropriate</w:t>
      </w:r>
      <w:r w:rsidRPr="00237204">
        <w:rPr>
          <w:lang w:val="en-GB"/>
        </w:rPr>
        <w:t xml:space="preserve"> </w:t>
      </w:r>
      <w:r>
        <w:rPr>
          <w:lang w:val="en-GB"/>
        </w:rPr>
        <w:t>and cost-effective</w:t>
      </w:r>
      <w:r w:rsidRPr="00237204">
        <w:rPr>
          <w:lang w:val="en-GB"/>
        </w:rPr>
        <w:t xml:space="preserve"> </w:t>
      </w:r>
      <w:r>
        <w:rPr>
          <w:lang w:val="en-GB"/>
        </w:rPr>
        <w:t>biodigester</w:t>
      </w:r>
      <w:r w:rsidRPr="00237204">
        <w:rPr>
          <w:lang w:val="en-GB"/>
        </w:rPr>
        <w:t xml:space="preserve">s, but also reduce the </w:t>
      </w:r>
      <w:r>
        <w:rPr>
          <w:lang w:val="en-GB"/>
        </w:rPr>
        <w:t xml:space="preserve">dependence </w:t>
      </w:r>
      <w:r w:rsidRPr="00237204">
        <w:rPr>
          <w:lang w:val="en-GB"/>
        </w:rPr>
        <w:t>on resources</w:t>
      </w:r>
      <w:r>
        <w:rPr>
          <w:lang w:val="en-GB"/>
        </w:rPr>
        <w:t xml:space="preserve"> competed for by other sectors</w:t>
      </w:r>
      <w:r w:rsidRPr="00237204">
        <w:rPr>
          <w:lang w:val="en-GB"/>
        </w:rPr>
        <w:t>.</w:t>
      </w:r>
    </w:p>
  </w:footnote>
  <w:footnote w:id="34">
    <w:p w:rsidRPr="008021AC" w:rsidR="000A48A6" w:rsidRDefault="000A48A6" w14:paraId="2B8E66B2" w14:textId="77777777">
      <w:pPr>
        <w:pStyle w:val="FootnoteText"/>
      </w:pPr>
      <w:r>
        <w:rPr>
          <w:rStyle w:val="FootnoteReference"/>
        </w:rPr>
        <w:footnoteRef/>
      </w:r>
      <w:r>
        <w:t xml:space="preserve"> Typically down to a production rate of 100-400 litre of biodiesel per day.</w:t>
      </w:r>
    </w:p>
  </w:footnote>
  <w:footnote w:id="35">
    <w:p w:rsidRPr="001D6D28" w:rsidR="000A48A6" w:rsidRDefault="000A48A6" w14:paraId="11068D9D" w14:textId="77777777">
      <w:pPr>
        <w:pStyle w:val="FootnoteText"/>
      </w:pPr>
      <w:r>
        <w:rPr>
          <w:rStyle w:val="FootnoteReference"/>
        </w:rPr>
        <w:footnoteRef/>
      </w:r>
      <w:r>
        <w:t xml:space="preserve"> It is noted that national production is preferred in Cuba for several reasons, such as: (i) its potential to add economic value, (ii) local job creation, (iii) preservation of foreign currency reserves; and (iv) reduced dependence on foreign suppliers. Notwithstanding, proposals for national production are submitted to a review process to verify economic justification.</w:t>
      </w:r>
    </w:p>
  </w:footnote>
  <w:footnote w:id="36">
    <w:p w:rsidRPr="008F49AB" w:rsidR="000A48A6" w:rsidRDefault="000A48A6" w14:paraId="4373766F" w14:textId="77777777">
      <w:pPr>
        <w:pStyle w:val="FootnoteText"/>
      </w:pPr>
      <w:r>
        <w:rPr>
          <w:rStyle w:val="FootnoteReference"/>
        </w:rPr>
        <w:footnoteRef/>
      </w:r>
      <w:r w:rsidRPr="00237204">
        <w:rPr>
          <w:lang w:val="es-MX"/>
        </w:rPr>
        <w:t xml:space="preserve"> Suárez, J. &amp; Martin, G. (Eds.). 2012. La biomasa como fuente renovable de energía en el medio rural: La experiencia de BIOMAS-CUBA. </w:t>
      </w:r>
      <w:r w:rsidRPr="007E072B">
        <w:t>Estación Experimental “Indio Hatuey”, Matanzas, Cuba, 216 p</w:t>
      </w:r>
    </w:p>
  </w:footnote>
  <w:footnote w:id="37">
    <w:p w:rsidRPr="005962DF" w:rsidR="000A48A6" w:rsidP="00B706F8" w:rsidRDefault="000A48A6" w14:paraId="3F935538" w14:textId="77777777">
      <w:pPr>
        <w:pStyle w:val="FootnoteText"/>
      </w:pPr>
      <w:r>
        <w:rPr>
          <w:rStyle w:val="FootnoteReference"/>
        </w:rPr>
        <w:footnoteRef/>
      </w:r>
      <w:r>
        <w:t xml:space="preserve"> </w:t>
      </w:r>
      <w:r w:rsidRPr="005962DF">
        <w:t>SDC/COSUDE: Swiss Agency for Development and Cooperation.</w:t>
      </w:r>
    </w:p>
  </w:footnote>
  <w:footnote w:id="38">
    <w:p w:rsidRPr="00B459FC" w:rsidR="000A48A6" w:rsidRDefault="000A48A6" w14:paraId="12391778" w14:textId="77777777">
      <w:pPr>
        <w:pStyle w:val="FootnoteText"/>
        <w:rPr>
          <w:lang w:val="en-GB"/>
        </w:rPr>
      </w:pPr>
      <w:r>
        <w:rPr>
          <w:rStyle w:val="FootnoteReference"/>
        </w:rPr>
        <w:footnoteRef/>
      </w:r>
      <w:r>
        <w:t xml:space="preserve"> </w:t>
      </w:r>
      <w:r w:rsidRPr="00B459FC">
        <w:t>The donor initiatives are coordinated by the Government of Cuba (MINCEX) and implemented with support from EEIH. UNDP has played an important channel for bilateral and multilateral agencies to coordinate and/or implement individual initiatives and programmes, and UNDP will continue playing this role.</w:t>
      </w:r>
    </w:p>
  </w:footnote>
  <w:footnote w:id="39">
    <w:p w:rsidRPr="004A2218" w:rsidR="000A48A6" w:rsidP="00B459FC" w:rsidRDefault="000A48A6" w14:paraId="33460D11" w14:textId="77777777">
      <w:pPr>
        <w:pStyle w:val="FootnoteText"/>
        <w:rPr>
          <w:lang w:val="en-GB"/>
        </w:rPr>
      </w:pPr>
      <w:r>
        <w:rPr>
          <w:rStyle w:val="FootnoteReference"/>
        </w:rPr>
        <w:footnoteRef/>
      </w:r>
      <w:r w:rsidRPr="00FB58ED">
        <w:rPr>
          <w:lang w:val="en-GB"/>
        </w:rPr>
        <w:t xml:space="preserve"> COSUDE Project No. 7F-06169.02, “BIOMAS Phase II – Biomass as a renewable energy for t</w:t>
      </w:r>
      <w:r w:rsidRPr="00C57A44">
        <w:rPr>
          <w:szCs w:val="18"/>
          <w:lang w:val="en-GB"/>
        </w:rPr>
        <w:t>he rural area”, to be imp</w:t>
      </w:r>
      <w:r>
        <w:rPr>
          <w:szCs w:val="18"/>
          <w:lang w:val="en-GB"/>
        </w:rPr>
        <w:t xml:space="preserve">lemented between April 2012 and </w:t>
      </w:r>
      <w:r w:rsidRPr="00C57A44">
        <w:rPr>
          <w:szCs w:val="18"/>
          <w:lang w:val="en-GB"/>
        </w:rPr>
        <w:t xml:space="preserve">2015 with a budget of </w:t>
      </w:r>
      <w:r w:rsidRPr="004A2218">
        <w:rPr>
          <w:szCs w:val="18"/>
          <w:lang w:val="en-GB"/>
        </w:rPr>
        <w:t>CHF 5,215,000.</w:t>
      </w:r>
    </w:p>
  </w:footnote>
  <w:footnote w:id="40">
    <w:p w:rsidRPr="00CD7C68" w:rsidR="000A48A6" w:rsidRDefault="000A48A6" w14:paraId="2170210A" w14:textId="77777777">
      <w:pPr>
        <w:pStyle w:val="FootnoteText"/>
        <w:rPr>
          <w:lang w:val="es-ES"/>
        </w:rPr>
      </w:pPr>
      <w:r>
        <w:rPr>
          <w:rStyle w:val="FootnoteReference"/>
        </w:rPr>
        <w:footnoteRef/>
      </w:r>
      <w:r w:rsidRPr="00CD7C68">
        <w:rPr>
          <w:lang w:val="es-ES"/>
        </w:rPr>
        <w:t xml:space="preserve"> </w:t>
      </w:r>
      <w:r>
        <w:rPr>
          <w:lang w:val="es-ES"/>
        </w:rPr>
        <w:t xml:space="preserve">The provinces are: </w:t>
      </w:r>
      <w:r w:rsidRPr="00CD7C68">
        <w:rPr>
          <w:lang w:val="es-ES"/>
        </w:rPr>
        <w:t>Matanzas, Sancti Spíritus, Las Tunas, Granma, Holgu</w:t>
      </w:r>
      <w:r>
        <w:rPr>
          <w:lang w:val="es-ES"/>
        </w:rPr>
        <w:t>ín y Guantánamo.</w:t>
      </w:r>
    </w:p>
  </w:footnote>
  <w:footnote w:id="41">
    <w:p w:rsidRPr="002F43AD" w:rsidR="000A48A6" w:rsidP="00B459FC" w:rsidRDefault="000A48A6" w14:paraId="65B04AA2" w14:textId="77777777">
      <w:pPr>
        <w:pStyle w:val="FootnoteText"/>
        <w:rPr>
          <w:lang w:val="en-GB"/>
        </w:rPr>
      </w:pPr>
      <w:r>
        <w:rPr>
          <w:rStyle w:val="FootnoteReference"/>
        </w:rPr>
        <w:footnoteRef/>
      </w:r>
      <w:r>
        <w:t xml:space="preserve"> </w:t>
      </w:r>
      <w:r w:rsidRPr="001C6331">
        <w:rPr>
          <w:lang w:val="en-GB"/>
        </w:rPr>
        <w:t>A non-governmental organization based in Portugal. Funding for the Agro</w:t>
      </w:r>
      <w:r>
        <w:rPr>
          <w:lang w:val="en-GB"/>
        </w:rPr>
        <w:t>-</w:t>
      </w:r>
      <w:r w:rsidRPr="001C6331">
        <w:rPr>
          <w:lang w:val="en-GB"/>
        </w:rPr>
        <w:t>energy and Co-innovation projects is obtained under European Commission Programmes.</w:t>
      </w:r>
      <w:r>
        <w:rPr>
          <w:lang w:val="en-GB"/>
        </w:rPr>
        <w:t xml:space="preserve"> </w:t>
      </w:r>
    </w:p>
  </w:footnote>
  <w:footnote w:id="42">
    <w:p w:rsidRPr="00C55FBE" w:rsidR="000A48A6" w:rsidRDefault="000A48A6" w14:paraId="372C0610" w14:textId="77777777">
      <w:pPr>
        <w:pStyle w:val="FootnoteText"/>
      </w:pPr>
      <w:r>
        <w:rPr>
          <w:rStyle w:val="FootnoteReference"/>
        </w:rPr>
        <w:footnoteRef/>
      </w:r>
      <w:r>
        <w:t xml:space="preserve"> In-kind is the portion of equipment and infrastructure that were acquired/installed by BIOMAS I that has finished yet legal property has been transfered to BIOMAS II</w:t>
      </w:r>
    </w:p>
  </w:footnote>
  <w:footnote w:id="43">
    <w:p w:rsidRPr="00F63258" w:rsidR="000A48A6" w:rsidRDefault="000A48A6" w14:paraId="2EF16C28" w14:textId="77777777">
      <w:pPr>
        <w:pStyle w:val="FootnoteText"/>
        <w:rPr>
          <w:lang w:val="en-GB"/>
        </w:rPr>
      </w:pPr>
      <w:r>
        <w:rPr>
          <w:rStyle w:val="FootnoteReference"/>
        </w:rPr>
        <w:footnoteRef/>
      </w:r>
      <w:r>
        <w:t xml:space="preserve"> </w:t>
      </w:r>
      <w:r w:rsidRPr="00F63258">
        <w:t xml:space="preserve">An overarching issue concerns the </w:t>
      </w:r>
      <w:r>
        <w:t xml:space="preserve">lack of a well-developed </w:t>
      </w:r>
      <w:r w:rsidRPr="00F63258">
        <w:t xml:space="preserve">framework </w:t>
      </w:r>
      <w:r>
        <w:t xml:space="preserve">for </w:t>
      </w:r>
      <w:r w:rsidRPr="00F63258">
        <w:t>contractual arrangements between private parties and the State, (including intellectual property rights facilitating modalities for technology transfer).</w:t>
      </w:r>
    </w:p>
  </w:footnote>
  <w:footnote w:id="44">
    <w:p w:rsidRPr="00623845" w:rsidR="000A48A6" w:rsidRDefault="000A48A6" w14:paraId="7ECEF3EC" w14:textId="77777777">
      <w:pPr>
        <w:pStyle w:val="FootnoteText"/>
        <w:rPr>
          <w:lang w:val="en-GB"/>
        </w:rPr>
      </w:pPr>
      <w:r>
        <w:rPr>
          <w:rStyle w:val="FootnoteReference"/>
        </w:rPr>
        <w:footnoteRef/>
      </w:r>
      <w:r>
        <w:t xml:space="preserve"> The </w:t>
      </w:r>
      <w:r w:rsidRPr="00623845">
        <w:t>Chinese</w:t>
      </w:r>
      <w:r>
        <w:t xml:space="preserve"> (fixed)</w:t>
      </w:r>
      <w:r w:rsidRPr="00623845">
        <w:t xml:space="preserve"> and Indian </w:t>
      </w:r>
      <w:r>
        <w:t>(floating) dome models are examples of "appropriate technologies".</w:t>
      </w:r>
    </w:p>
  </w:footnote>
  <w:footnote w:id="45">
    <w:p w:rsidRPr="00237204" w:rsidR="000A48A6" w:rsidRDefault="000A48A6" w14:paraId="6470AA2E" w14:textId="77777777">
      <w:pPr>
        <w:pStyle w:val="FootnoteText"/>
        <w:rPr>
          <w:lang w:val="es-MX"/>
        </w:rPr>
      </w:pPr>
      <w:r>
        <w:rPr>
          <w:rStyle w:val="FootnoteReference"/>
        </w:rPr>
        <w:footnoteRef/>
      </w:r>
      <w:r w:rsidRPr="00237204">
        <w:rPr>
          <w:lang w:val="es-MX"/>
        </w:rPr>
        <w:t xml:space="preserve"> Ley 81 de Medio Ambiente y Estrategia Nacional Ambiental 2011-2015.</w:t>
      </w:r>
    </w:p>
  </w:footnote>
  <w:footnote w:id="46">
    <w:p w:rsidRPr="00875B22" w:rsidR="000A48A6" w:rsidRDefault="000A48A6" w14:paraId="513D93E1" w14:textId="77777777">
      <w:pPr>
        <w:pStyle w:val="FootnoteText"/>
      </w:pPr>
      <w:r>
        <w:rPr>
          <w:rStyle w:val="FootnoteReference"/>
        </w:rPr>
        <w:footnoteRef/>
      </w:r>
      <w:r>
        <w:t xml:space="preserve"> EPDM = </w:t>
      </w:r>
      <w:r w:rsidRPr="00875B22">
        <w:t xml:space="preserve">ethylene propylene diene </w:t>
      </w:r>
      <w:r>
        <w:t>mono</w:t>
      </w:r>
      <w:r w:rsidRPr="00875B22">
        <w:t>mer</w:t>
      </w:r>
      <w:r>
        <w:t xml:space="preserve">. </w:t>
      </w:r>
    </w:p>
  </w:footnote>
  <w:footnote w:id="47">
    <w:p w:rsidRPr="00831B66" w:rsidR="000A48A6" w:rsidRDefault="000A48A6" w14:paraId="425F1187" w14:textId="77777777">
      <w:pPr>
        <w:pStyle w:val="FootnoteText"/>
      </w:pPr>
      <w:r>
        <w:rPr>
          <w:rStyle w:val="FootnoteReference"/>
        </w:rPr>
        <w:footnoteRef/>
      </w:r>
      <w:r>
        <w:t xml:space="preserve"> For a list of relevant sources, please consult "Biomas" publication. Some work has been funded under BIOMAS-I project.</w:t>
      </w:r>
    </w:p>
  </w:footnote>
  <w:footnote w:id="48">
    <w:p w:rsidRPr="00B40F4F" w:rsidR="000A48A6" w:rsidRDefault="000A48A6" w14:paraId="54304C5F" w14:textId="77777777">
      <w:pPr>
        <w:pStyle w:val="FootnoteText"/>
      </w:pPr>
      <w:r>
        <w:rPr>
          <w:rStyle w:val="FootnoteReference"/>
        </w:rPr>
        <w:footnoteRef/>
      </w:r>
      <w:r>
        <w:t xml:space="preserve"> Under Decree-Law No.299 and its successor No.300 (2012).</w:t>
      </w:r>
    </w:p>
  </w:footnote>
  <w:footnote w:id="49">
    <w:p w:rsidRPr="004A248C" w:rsidR="000A48A6" w:rsidRDefault="000A48A6" w14:paraId="5BEEBAAB" w14:textId="77777777">
      <w:pPr>
        <w:pStyle w:val="FootnoteText"/>
        <w:rPr>
          <w:lang w:val="en-GB"/>
        </w:rPr>
      </w:pPr>
      <w:r>
        <w:rPr>
          <w:rStyle w:val="FootnoteReference"/>
        </w:rPr>
        <w:footnoteRef/>
      </w:r>
      <w:r>
        <w:t xml:space="preserve"> Under the BIOMAS-I project, approx. 100 ha of Jatropha curcas was successfully planted in a degraded area in Guantánamo.</w:t>
      </w:r>
    </w:p>
  </w:footnote>
  <w:footnote w:id="50">
    <w:p w:rsidRPr="00B40F4F" w:rsidR="000A48A6" w:rsidRDefault="000A48A6" w14:paraId="707C0A02" w14:textId="77777777">
      <w:pPr>
        <w:pStyle w:val="FootnoteText"/>
      </w:pPr>
      <w:r>
        <w:rPr>
          <w:rStyle w:val="FootnoteReference"/>
        </w:rPr>
        <w:footnoteRef/>
      </w:r>
      <w:r>
        <w:t xml:space="preserve"> See BIOMAS publication, pp. 101-104.</w:t>
      </w:r>
    </w:p>
  </w:footnote>
  <w:footnote w:id="51">
    <w:p w:rsidRPr="00B40F4F" w:rsidR="000A48A6" w:rsidRDefault="000A48A6" w14:paraId="6198F166" w14:textId="77777777">
      <w:pPr>
        <w:pStyle w:val="FootnoteText"/>
      </w:pPr>
      <w:r>
        <w:rPr>
          <w:rStyle w:val="FootnoteReference"/>
        </w:rPr>
        <w:footnoteRef/>
      </w:r>
      <w:r>
        <w:t xml:space="preserve"> At municipal level and ultimately for the whole territory.</w:t>
      </w:r>
    </w:p>
  </w:footnote>
  <w:footnote w:id="52">
    <w:p w:rsidRPr="00A60647" w:rsidR="000A48A6" w:rsidRDefault="000A48A6" w14:paraId="4371CDDD" w14:textId="77777777">
      <w:pPr>
        <w:pStyle w:val="FootnoteText"/>
      </w:pPr>
      <w:r>
        <w:rPr>
          <w:rStyle w:val="FootnoteReference"/>
        </w:rPr>
        <w:footnoteRef/>
      </w:r>
      <w:r w:rsidRPr="004B00C8">
        <w:rPr>
          <w:lang w:val="en-GB"/>
        </w:rPr>
        <w:t xml:space="preserve"> Including the Ministries</w:t>
      </w:r>
      <w:r>
        <w:rPr>
          <w:lang w:val="en-GB"/>
        </w:rPr>
        <w:t xml:space="preserve"> of</w:t>
      </w:r>
      <w:r w:rsidRPr="00535DFA">
        <w:rPr>
          <w:lang w:val="en-GB"/>
        </w:rPr>
        <w:t xml:space="preserve">: </w:t>
      </w:r>
      <w:r>
        <w:rPr>
          <w:lang w:val="en-GB"/>
        </w:rPr>
        <w:t xml:space="preserve">Energy and </w:t>
      </w:r>
      <w:r w:rsidRPr="00C55FBE">
        <w:rPr>
          <w:lang w:val="en-GB"/>
        </w:rPr>
        <w:t>Mines (MINEM); Agriculture (MINAG); Industry (MINDUS); Higher Ed</w:t>
      </w:r>
      <w:r>
        <w:rPr>
          <w:lang w:val="en-GB"/>
        </w:rPr>
        <w:t>ucation (MES); Economy and Planning (MEP); and Science, Technology and Environment (CITMA).</w:t>
      </w:r>
    </w:p>
  </w:footnote>
  <w:footnote w:id="53">
    <w:p w:rsidRPr="00986687" w:rsidR="000A48A6" w:rsidRDefault="000A48A6" w14:paraId="7FF38221" w14:textId="77777777">
      <w:pPr>
        <w:pStyle w:val="FootnoteText"/>
      </w:pPr>
      <w:r>
        <w:rPr>
          <w:rStyle w:val="FootnoteReference"/>
        </w:rPr>
        <w:footnoteRef/>
      </w:r>
      <w:r>
        <w:t xml:space="preserve"> I</w:t>
      </w:r>
      <w:r w:rsidRPr="00986687">
        <w:t>ncluding PV-based electrification coordinated by C</w:t>
      </w:r>
      <w:r>
        <w:t>ubasolar.</w:t>
      </w:r>
    </w:p>
  </w:footnote>
  <w:footnote w:id="54">
    <w:p w:rsidRPr="00EE37B3" w:rsidR="000A48A6" w:rsidRDefault="000A48A6" w14:paraId="3BD42CF1" w14:textId="77777777">
      <w:pPr>
        <w:pStyle w:val="FootnoteText"/>
        <w:rPr>
          <w:lang w:val="en-GB"/>
        </w:rPr>
      </w:pPr>
      <w:r>
        <w:rPr>
          <w:rStyle w:val="FootnoteReference"/>
        </w:rPr>
        <w:footnoteRef/>
      </w:r>
      <w:r>
        <w:t xml:space="preserve"> A</w:t>
      </w:r>
      <w:r w:rsidRPr="00EE37B3">
        <w:t>dditional greenhouse gas reductions are expected to occur in agroenergy farms by closing nutrient cycles, more effective use of water resources, and carbon sequestration in reclaimed lands.</w:t>
      </w:r>
    </w:p>
  </w:footnote>
  <w:footnote w:id="55">
    <w:p w:rsidRPr="00B03F48" w:rsidR="000A48A6" w:rsidRDefault="000A48A6" w14:paraId="55CCE441" w14:textId="77777777">
      <w:pPr>
        <w:pStyle w:val="FootnoteText"/>
        <w:rPr>
          <w:lang w:val="en-GB"/>
        </w:rPr>
      </w:pPr>
      <w:r>
        <w:rPr>
          <w:rStyle w:val="FootnoteReference"/>
        </w:rPr>
        <w:footnoteRef/>
      </w:r>
      <w:r>
        <w:t xml:space="preserve"> </w:t>
      </w:r>
      <w:r>
        <w:rPr>
          <w:lang w:val="en-GB"/>
        </w:rPr>
        <w:t>Please refer to the section Baseline Project for a detailed description of the cofinancing resources for the Project.</w:t>
      </w:r>
    </w:p>
  </w:footnote>
  <w:footnote w:id="56">
    <w:p w:rsidRPr="00E24E65" w:rsidR="000A48A6" w:rsidRDefault="000A48A6" w14:paraId="305D6F20" w14:textId="77777777">
      <w:pPr>
        <w:pStyle w:val="FootnoteText"/>
        <w:rPr>
          <w:lang w:val="en-GB"/>
        </w:rPr>
      </w:pPr>
      <w:r>
        <w:rPr>
          <w:rStyle w:val="FootnoteReference"/>
        </w:rPr>
        <w:footnoteRef/>
      </w:r>
      <w:r>
        <w:t xml:space="preserve"> </w:t>
      </w:r>
      <w:r>
        <w:rPr>
          <w:lang w:val="en-GB"/>
        </w:rPr>
        <w:t>For example, the transport, health and education sectors, which can benefit from the improved supply of energy in rural communities.</w:t>
      </w:r>
    </w:p>
  </w:footnote>
  <w:footnote w:id="57">
    <w:p w:rsidRPr="00BA2996" w:rsidR="000A48A6" w:rsidP="00BA1BC9" w:rsidRDefault="000A48A6" w14:paraId="0B7CEC7B" w14:textId="77777777">
      <w:pPr>
        <w:pStyle w:val="FootnoteText"/>
      </w:pPr>
      <w:r>
        <w:rPr>
          <w:rStyle w:val="FootnoteReference"/>
        </w:rPr>
        <w:footnoteRef/>
      </w:r>
      <w:r>
        <w:t xml:space="preserve"> </w:t>
      </w:r>
      <w:r w:rsidRPr="00810F24">
        <w:t>See BIOMAS publication, pp. 101-104</w:t>
      </w:r>
      <w:r>
        <w:t>.</w:t>
      </w:r>
    </w:p>
  </w:footnote>
  <w:footnote w:id="58">
    <w:p w:rsidRPr="00EA27C9" w:rsidR="000A48A6" w:rsidRDefault="000A48A6" w14:paraId="5288D398" w14:textId="77777777">
      <w:pPr>
        <w:pStyle w:val="FootnoteText"/>
        <w:rPr>
          <w:lang w:val="en-GB"/>
        </w:rPr>
      </w:pPr>
      <w:r>
        <w:rPr>
          <w:rStyle w:val="FootnoteReference"/>
        </w:rPr>
        <w:footnoteRef/>
      </w:r>
      <w:r>
        <w:t xml:space="preserve"> </w:t>
      </w:r>
      <w:r>
        <w:rPr>
          <w:lang w:val="en-GB"/>
        </w:rPr>
        <w:t>Specifically, the first biodiesel plant installed under this project at Guant</w:t>
      </w:r>
      <w:r w:rsidRPr="00EA27C9">
        <w:rPr>
          <w:lang w:val="en-GB"/>
        </w:rPr>
        <w:t>ánamo.</w:t>
      </w:r>
    </w:p>
  </w:footnote>
  <w:footnote w:id="59">
    <w:p w:rsidRPr="009B653D" w:rsidR="000A48A6" w:rsidRDefault="000A48A6" w14:paraId="662A4ECD" w14:textId="77777777">
      <w:pPr>
        <w:pStyle w:val="FootnoteText"/>
      </w:pPr>
      <w:r>
        <w:rPr>
          <w:rStyle w:val="FootnoteReference"/>
        </w:rPr>
        <w:footnoteRef/>
      </w:r>
      <w:r>
        <w:t xml:space="preserve"> Based on Rotocube equipment.</w:t>
      </w:r>
    </w:p>
  </w:footnote>
  <w:footnote w:id="60">
    <w:p w:rsidRPr="00191738" w:rsidR="000A48A6" w:rsidRDefault="000A48A6" w14:paraId="001DED7C" w14:textId="77777777">
      <w:pPr>
        <w:pStyle w:val="FootnoteText"/>
      </w:pPr>
      <w:r>
        <w:rPr>
          <w:rStyle w:val="FootnoteReference"/>
        </w:rPr>
        <w:footnoteRef/>
      </w:r>
      <w:r>
        <w:t xml:space="preserve"> Total revenues over 2009-2011 of CUP 23,642,549 (Cuban pesos) were reported. Source: BIOMAS publication, p. 192.</w:t>
      </w:r>
    </w:p>
  </w:footnote>
  <w:footnote w:id="61">
    <w:p w:rsidRPr="00E74A4B" w:rsidR="000A48A6" w:rsidRDefault="000A48A6" w14:paraId="172C6DD0" w14:textId="77777777">
      <w:pPr>
        <w:pStyle w:val="FootnoteText"/>
      </w:pPr>
      <w:r>
        <w:rPr>
          <w:rStyle w:val="FootnoteReference"/>
        </w:rPr>
        <w:footnoteRef/>
      </w:r>
      <w:r>
        <w:t xml:space="preserve"> One kg of pig manure produces approx. 0.054 m</w:t>
      </w:r>
      <w:r w:rsidRPr="00E74A4B">
        <w:rPr>
          <w:vertAlign w:val="superscript"/>
        </w:rPr>
        <w:t>3</w:t>
      </w:r>
      <w:r>
        <w:t xml:space="preserve"> of biogas (see Annex E).</w:t>
      </w:r>
    </w:p>
  </w:footnote>
  <w:footnote w:id="62">
    <w:p w:rsidRPr="000A5F24" w:rsidR="000A48A6" w:rsidRDefault="000A48A6" w14:paraId="1E7D8E25" w14:textId="77777777">
      <w:pPr>
        <w:pStyle w:val="FootnoteText"/>
        <w:rPr>
          <w:lang w:val="en-GB"/>
        </w:rPr>
      </w:pPr>
      <w:r>
        <w:rPr>
          <w:rStyle w:val="FootnoteReference"/>
        </w:rPr>
        <w:footnoteRef/>
      </w:r>
      <w:r>
        <w:t xml:space="preserve"> </w:t>
      </w:r>
      <w:r w:rsidRPr="000A5F24">
        <w:rPr>
          <w:lang w:val="en-GB"/>
        </w:rPr>
        <w:t>At a CO</w:t>
      </w:r>
      <w:r w:rsidRPr="000A5F24">
        <w:rPr>
          <w:vertAlign w:val="subscript"/>
          <w:lang w:val="en-GB"/>
        </w:rPr>
        <w:t>2</w:t>
      </w:r>
      <w:r w:rsidRPr="000A5F24">
        <w:rPr>
          <w:lang w:val="en-GB"/>
        </w:rPr>
        <w:t xml:space="preserve"> intensity for diesel fuel of 3.135 kg CO</w:t>
      </w:r>
      <w:r w:rsidRPr="000A5F24">
        <w:rPr>
          <w:vertAlign w:val="subscript"/>
          <w:lang w:val="en-GB"/>
        </w:rPr>
        <w:t>2</w:t>
      </w:r>
      <w:r w:rsidRPr="000A5F24">
        <w:rPr>
          <w:lang w:val="en-GB"/>
        </w:rPr>
        <w:t>eq per litre.</w:t>
      </w:r>
    </w:p>
  </w:footnote>
  <w:footnote w:id="63">
    <w:p w:rsidRPr="003727AA" w:rsidR="000A48A6" w:rsidRDefault="000A48A6" w14:paraId="51C2F185" w14:textId="77777777">
      <w:pPr>
        <w:pStyle w:val="FootnoteText"/>
      </w:pPr>
      <w:r>
        <w:rPr>
          <w:rStyle w:val="FootnoteReference"/>
        </w:rPr>
        <w:footnoteRef/>
      </w:r>
      <w:r>
        <w:t xml:space="preserve"> Note that the national biodiesel programme aims at a volume of 90,000 tons (100 mln litre) in the longer term, which would require an area of around 135,000 hectares. In this perspective, the assumed 10,000 ha is highly conservative.</w:t>
      </w:r>
    </w:p>
  </w:footnote>
  <w:footnote w:id="64">
    <w:p w:rsidRPr="00F744EE" w:rsidR="000A48A6" w:rsidRDefault="000A48A6" w14:paraId="3EB863B1" w14:textId="77777777">
      <w:pPr>
        <w:pStyle w:val="FootnoteText"/>
      </w:pPr>
      <w:r>
        <w:rPr>
          <w:rStyle w:val="FootnoteReference"/>
        </w:rPr>
        <w:footnoteRef/>
      </w:r>
      <w:r>
        <w:t xml:space="preserve"> Considering a barrel content of 159 litre and </w:t>
      </w:r>
      <w:r w:rsidRPr="000A5F24">
        <w:rPr>
          <w:lang w:val="en-GB"/>
        </w:rPr>
        <w:t>a CO</w:t>
      </w:r>
      <w:r w:rsidRPr="000A5F24">
        <w:rPr>
          <w:vertAlign w:val="subscript"/>
          <w:lang w:val="en-GB"/>
        </w:rPr>
        <w:t>2</w:t>
      </w:r>
      <w:r w:rsidRPr="000A5F24">
        <w:rPr>
          <w:lang w:val="en-GB"/>
        </w:rPr>
        <w:t xml:space="preserve"> intensity of 3.135 kg CO</w:t>
      </w:r>
      <w:r w:rsidRPr="000A5F24">
        <w:rPr>
          <w:vertAlign w:val="subscript"/>
          <w:lang w:val="en-GB"/>
        </w:rPr>
        <w:t>2</w:t>
      </w:r>
      <w:r w:rsidRPr="000A5F24">
        <w:rPr>
          <w:lang w:val="en-GB"/>
        </w:rPr>
        <w:t xml:space="preserve"> eq per litre</w:t>
      </w:r>
      <w:r>
        <w:rPr>
          <w:lang w:val="en-GB"/>
        </w:rPr>
        <w:t>.</w:t>
      </w:r>
    </w:p>
  </w:footnote>
  <w:footnote w:id="65">
    <w:p w:rsidRPr="00D65B56" w:rsidR="000A48A6" w:rsidRDefault="000A48A6" w14:paraId="42D5581D" w14:textId="77777777">
      <w:pPr>
        <w:pStyle w:val="FootnoteText"/>
      </w:pPr>
      <w:r>
        <w:rPr>
          <w:rStyle w:val="FootnoteReference"/>
        </w:rPr>
        <w:footnoteRef/>
      </w:r>
      <w:r>
        <w:t xml:space="preserve"> For more details, please consult the Risk Matrix for identified risks related to national production.</w:t>
      </w:r>
    </w:p>
  </w:footnote>
  <w:footnote w:id="66">
    <w:p w:rsidRPr="00782FC2" w:rsidR="000A48A6" w:rsidRDefault="000A48A6" w14:paraId="0DA23012" w14:textId="77777777">
      <w:pPr>
        <w:pStyle w:val="FootnoteText"/>
      </w:pPr>
      <w:r>
        <w:rPr>
          <w:rStyle w:val="FootnoteReference"/>
        </w:rPr>
        <w:footnoteRef/>
      </w:r>
      <w:r>
        <w:t xml:space="preserve"> See table Idle Land Area per Province in Cuba, Annex E. Total non-cultivated and idle land area in Cuba is estimated at 1,365,200 ha.</w:t>
      </w:r>
    </w:p>
  </w:footnote>
  <w:footnote w:id="67">
    <w:p w:rsidRPr="00655B3F" w:rsidR="000A48A6" w:rsidRDefault="000A48A6" w14:paraId="221AECB8" w14:textId="77777777">
      <w:pPr>
        <w:pStyle w:val="FootnoteText"/>
      </w:pPr>
      <w:r>
        <w:rPr>
          <w:rStyle w:val="FootnoteReference"/>
        </w:rPr>
        <w:footnoteRef/>
      </w:r>
      <w:r>
        <w:t xml:space="preserve"> It is suggested to use a scale (0 to 8) in correspondence to the row 29-36 in the GEF CC Tracking Tool (Objective 1).</w:t>
      </w:r>
    </w:p>
  </w:footnote>
  <w:footnote w:id="68">
    <w:p w:rsidRPr="0061060C" w:rsidR="000A48A6" w:rsidRDefault="000A48A6" w14:paraId="7DF821F0" w14:textId="77777777">
      <w:pPr>
        <w:pStyle w:val="FootnoteText"/>
      </w:pPr>
      <w:r>
        <w:rPr>
          <w:rStyle w:val="FootnoteReference"/>
        </w:rPr>
        <w:footnoteRef/>
      </w:r>
      <w:r>
        <w:t xml:space="preserve"> Biogas plant, biodigestor membrane, diverse equipment that use biogas, components for the use of biodiesel generation residues. </w:t>
      </w:r>
    </w:p>
  </w:footnote>
  <w:footnote w:id="69">
    <w:p w:rsidRPr="00655B3F" w:rsidR="000A48A6" w:rsidRDefault="000A48A6" w14:paraId="333ADEE3" w14:textId="77777777">
      <w:pPr>
        <w:pStyle w:val="FootnoteText"/>
      </w:pPr>
      <w:r>
        <w:rPr>
          <w:rStyle w:val="FootnoteReference"/>
        </w:rPr>
        <w:footnoteRef/>
      </w:r>
      <w:r>
        <w:t xml:space="preserve"> These are: (i) </w:t>
      </w:r>
      <w:r w:rsidRPr="00655B3F">
        <w:t>Innovation and technology centre and network</w:t>
      </w:r>
      <w:r>
        <w:t xml:space="preserve">; (ii) </w:t>
      </w:r>
      <w:r w:rsidRPr="00655B3F">
        <w:t>Applied R&amp;D support</w:t>
      </w:r>
      <w:r>
        <w:t xml:space="preserve">; (iii) </w:t>
      </w:r>
      <w:r w:rsidRPr="00655B3F">
        <w:t>Information dissemination</w:t>
      </w:r>
      <w:r>
        <w:t xml:space="preserve">; and (iv) </w:t>
      </w:r>
      <w:r w:rsidRPr="00655B3F">
        <w:t>Institutional and technical capacity building</w:t>
      </w:r>
      <w:r>
        <w:t>.</w:t>
      </w:r>
    </w:p>
  </w:footnote>
  <w:footnote w:id="70">
    <w:p w:rsidR="000A48A6" w:rsidP="00BA6670" w:rsidRDefault="000A48A6" w14:paraId="7485771D" w14:textId="77777777">
      <w:pPr>
        <w:pStyle w:val="FootnoteText"/>
      </w:pPr>
      <w:r>
        <w:rPr>
          <w:rStyle w:val="Caracteresdenotaderodap"/>
        </w:rPr>
        <w:footnoteRef/>
      </w:r>
      <w:r>
        <w:rPr>
          <w:szCs w:val="18"/>
        </w:rPr>
        <w:t xml:space="preserve"> All outcomes monitored annually in the APR/PIR.  It is highly recommended not to have more than 4 outcomes.</w:t>
      </w:r>
    </w:p>
  </w:footnote>
  <w:footnote w:id="71">
    <w:p w:rsidRPr="00C44D18" w:rsidR="000A48A6" w:rsidRDefault="000A48A6" w14:paraId="3F378CC5" w14:textId="77777777">
      <w:pPr>
        <w:pStyle w:val="FootnoteText"/>
        <w:rPr>
          <w:lang w:val="en-GB"/>
        </w:rPr>
      </w:pPr>
      <w:r>
        <w:rPr>
          <w:rStyle w:val="FootnoteReference"/>
        </w:rPr>
        <w:footnoteRef/>
      </w:r>
      <w:r>
        <w:t xml:space="preserve"> </w:t>
      </w:r>
      <w:r>
        <w:rPr>
          <w:lang w:val="en-GB"/>
        </w:rPr>
        <w:t>However, biogas is produced in Cuba in traditional biodigesters used by small farmers.</w:t>
      </w:r>
    </w:p>
  </w:footnote>
  <w:footnote w:id="72">
    <w:p w:rsidR="000A48A6" w:rsidRDefault="000A48A6" w14:paraId="51203782" w14:textId="77777777">
      <w:pPr>
        <w:rPr>
          <w:sz w:val="16"/>
          <w:szCs w:val="16"/>
        </w:rPr>
      </w:pPr>
      <w:r>
        <w:rPr>
          <w:rStyle w:val="Caracteresdenotaderodap"/>
        </w:rPr>
        <w:footnoteRef/>
      </w:r>
      <w:r>
        <w:rPr>
          <w:sz w:val="16"/>
          <w:szCs w:val="16"/>
        </w:rPr>
        <w:tab/>
      </w:r>
      <w:r>
        <w:rPr>
          <w:sz w:val="16"/>
          <w:szCs w:val="16"/>
        </w:rPr>
        <w:t xml:space="preserve"> </w:t>
      </w:r>
      <w:r>
        <w:rPr>
          <w:i/>
          <w:sz w:val="16"/>
          <w:szCs w:val="16"/>
        </w:rPr>
        <w:t>Summary table should include all financing of all kinds: GEF financing, co-financing, cash, in-kind, etc...</w:t>
      </w:r>
      <w:r>
        <w:rPr>
          <w:sz w:val="16"/>
          <w:szCs w:val="16"/>
        </w:rPr>
        <w:t xml:space="preserve">  </w:t>
      </w:r>
    </w:p>
    <w:p w:rsidR="000A48A6" w:rsidRDefault="000A48A6" w14:paraId="5BFE5D2D" w14:textId="77777777">
      <w:pPr>
        <w:pStyle w:val="FootnoteText"/>
        <w:rPr>
          <w:sz w:val="16"/>
          <w:szCs w:val="16"/>
        </w:rPr>
      </w:pPr>
    </w:p>
  </w:footnote>
  <w:footnote w:id="73">
    <w:p w:rsidR="000A48A6" w:rsidP="00E82C1B" w:rsidRDefault="000A48A6" w14:paraId="48497737" w14:textId="77777777">
      <w:pPr>
        <w:pStyle w:val="FootnoteText"/>
      </w:pPr>
      <w:r>
        <w:rPr>
          <w:rStyle w:val="Caracteresdenotaderodap"/>
        </w:rPr>
        <w:footnoteRef/>
      </w:r>
      <w:r>
        <w:t xml:space="preserve">  See: “Handbook on Planning, Monitoring and Evaluating for Development Results”, UNDP, 2009 (www.undp.org)</w:t>
      </w:r>
    </w:p>
  </w:footnote>
  <w:footnote w:id="74">
    <w:p w:rsidR="000A48A6" w:rsidP="009658BC" w:rsidRDefault="000A48A6" w14:paraId="456F5A16" w14:textId="77777777">
      <w:pPr>
        <w:pStyle w:val="FootnoteText"/>
        <w:rPr>
          <w:szCs w:val="18"/>
        </w:rPr>
      </w:pPr>
      <w:r>
        <w:rPr>
          <w:rStyle w:val="FootnoteCharacters"/>
        </w:rPr>
        <w:footnoteRef/>
      </w:r>
      <w:r>
        <w:rPr>
          <w:szCs w:val="18"/>
        </w:rPr>
        <w:t xml:space="preserve"> GEF/C.33/Inf.18, April 16, 2008</w:t>
      </w:r>
    </w:p>
  </w:footnote>
  <w:footnote w:id="75">
    <w:p w:rsidR="000A48A6" w:rsidP="00AA0C28" w:rsidRDefault="000A48A6" w14:paraId="5BDFE76A" w14:textId="77777777">
      <w:pPr>
        <w:pStyle w:val="FootnoteText"/>
      </w:pPr>
      <w:r>
        <w:rPr>
          <w:rStyle w:val="FootnoteReference"/>
        </w:rPr>
        <w:footnoteRef/>
      </w:r>
      <w:r>
        <w:t xml:space="preserve"> SDC Biomas publication, p. 97 and p.189.</w:t>
      </w:r>
    </w:p>
  </w:footnote>
  <w:footnote w:id="76">
    <w:p w:rsidR="000A48A6" w:rsidP="009658BC" w:rsidRDefault="000A48A6" w14:paraId="37BDBD27" w14:textId="77777777">
      <w:pPr>
        <w:pStyle w:val="FootnoteText"/>
      </w:pPr>
      <w:r>
        <w:rPr>
          <w:rStyle w:val="FootnoteReference"/>
        </w:rPr>
        <w:footnoteRef/>
      </w:r>
      <w:r>
        <w:t xml:space="preserve">  </w:t>
      </w:r>
      <w:r w:rsidRPr="005D436A">
        <w:t>Level 3, "The GEF contribution is substantial, but modest indirect emission reductions can</w:t>
      </w:r>
      <w:r>
        <w:t xml:space="preserve"> be attributed to the baseline”. See Manual GEF/C.33/Inf.18, April 16, 2008.</w:t>
      </w:r>
    </w:p>
  </w:footnote>
  <w:footnote w:id="77">
    <w:p w:rsidRPr="00E74A4B" w:rsidR="000A48A6" w:rsidP="009658BC" w:rsidRDefault="000A48A6" w14:paraId="050E4D60" w14:textId="77777777">
      <w:pPr>
        <w:pStyle w:val="FootnoteText"/>
      </w:pPr>
      <w:r>
        <w:rPr>
          <w:rStyle w:val="FootnoteReference"/>
        </w:rPr>
        <w:footnoteRef/>
      </w:r>
      <w:r>
        <w:t xml:space="preserve"> One kg of pig manure produces approx. 0.054 m</w:t>
      </w:r>
      <w:r w:rsidRPr="00E74A4B">
        <w:rPr>
          <w:vertAlign w:val="superscript"/>
        </w:rPr>
        <w:t>3</w:t>
      </w:r>
      <w:r>
        <w:t xml:space="preserve"> of biogas (see Annex E).</w:t>
      </w:r>
    </w:p>
  </w:footnote>
  <w:footnote w:id="78">
    <w:p w:rsidR="000A48A6" w:rsidP="009658BC" w:rsidRDefault="000A48A6" w14:paraId="10BB04F0" w14:textId="77777777">
      <w:pPr>
        <w:pStyle w:val="FootnoteText"/>
      </w:pPr>
      <w:r>
        <w:rPr>
          <w:rStyle w:val="FootnoteReference"/>
        </w:rPr>
        <w:footnoteRef/>
      </w:r>
      <w:r>
        <w:t xml:space="preserve"> 1 m</w:t>
      </w:r>
      <w:r w:rsidRPr="00D82289">
        <w:rPr>
          <w:vertAlign w:val="superscript"/>
        </w:rPr>
        <w:t>3</w:t>
      </w:r>
      <w:r>
        <w:t xml:space="preserve"> of biogas has an energy content of 6 kWh (heat).</w:t>
      </w:r>
    </w:p>
  </w:footnote>
  <w:footnote w:id="79">
    <w:p w:rsidR="000A48A6" w:rsidP="009658BC" w:rsidRDefault="000A48A6" w14:paraId="71B93357" w14:textId="77777777">
      <w:pPr>
        <w:pStyle w:val="FootnoteText"/>
      </w:pPr>
      <w:r>
        <w:rPr>
          <w:rStyle w:val="FootnoteReference"/>
        </w:rPr>
        <w:footnoteRef/>
      </w:r>
      <w:r>
        <w:t xml:space="preserve"> Assuming an energy density per litre oil of 10.24 kWh.</w:t>
      </w:r>
    </w:p>
  </w:footnote>
  <w:footnote w:id="80">
    <w:p w:rsidRPr="00632F9F" w:rsidR="000A48A6" w:rsidP="0027116F" w:rsidRDefault="000A48A6" w14:paraId="68F38DBC" w14:textId="77777777">
      <w:pPr>
        <w:pStyle w:val="FootnoteText"/>
        <w:rPr>
          <w:lang w:val="en-GB"/>
        </w:rPr>
      </w:pPr>
      <w:r>
        <w:rPr>
          <w:rStyle w:val="FootnoteReference"/>
        </w:rPr>
        <w:footnoteRef/>
      </w:r>
      <w:r>
        <w:t xml:space="preserve"> Source: </w:t>
      </w:r>
      <w:r>
        <w:rPr>
          <w:lang w:val="en-GB"/>
        </w:rPr>
        <w:t>National Statistics and Information Office ONEI, Ganaderia en cifras 2010.</w:t>
      </w:r>
    </w:p>
  </w:footnote>
  <w:footnote w:id="81">
    <w:p w:rsidRPr="00DA5792" w:rsidR="000A48A6" w:rsidRDefault="000A48A6" w14:paraId="62914C52" w14:textId="77777777">
      <w:pPr>
        <w:pStyle w:val="FootnoteText"/>
        <w:rPr>
          <w:lang w:val="es-MX"/>
        </w:rPr>
      </w:pPr>
      <w:r>
        <w:rPr>
          <w:rStyle w:val="FootnoteReference"/>
        </w:rPr>
        <w:footnoteRef/>
      </w:r>
      <w:r w:rsidRPr="00DA5792">
        <w:rPr>
          <w:lang w:val="es-MX"/>
        </w:rPr>
        <w:t xml:space="preserve"> Suárez, J. &amp; Martin, G. (Eds.). 2012. La biomasa como fuente renovable de energía en el medio rural: La experiencia de BIOMAS-CUBA. </w:t>
      </w:r>
      <w:r w:rsidRPr="00E14D4B">
        <w:rPr>
          <w:lang w:val="es-PA"/>
        </w:rPr>
        <w:t>Estación Experimental “Indio Hatuey”, Matanzas, Cuba, p. 96 and following.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3786AB9B" w14:textId="7777777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6D6B9B9A" w14:textId="77777777">
    <w:pPr>
      <w:pStyle w:val="Header"/>
      <w:tabs>
        <w:tab w:val="right" w:pos="9720"/>
      </w:tabs>
    </w:pPr>
    <w:r>
      <w:rPr>
        <w:b/>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173CA3F7" w14:textId="7777777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1010C36F" w14:textId="7777777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4974C770" w14:textId="77777777">
    <w:pPr>
      <w:pStyle w:val="Header"/>
      <w:tabs>
        <w:tab w:val="right" w:pos="9720"/>
      </w:tabs>
    </w:pPr>
    <w:r>
      <w:rPr>
        <w:b/>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5C7DEF5F" w14:textId="77777777"/>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62264C9B" w14:textId="77777777"/>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5E7B5AA5" w14:textId="77777777">
    <w:pPr>
      <w:pStyle w:val="Header"/>
      <w:rPr>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8A6" w:rsidRDefault="000A48A6" w14:paraId="202ADB56" w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116" style="width:162pt;height:162pt" o:bullet="t" filled="t" type="#_x0000_t75">
        <v:fill color2="black"/>
        <v:imagedata o:title="" r:id="rId1"/>
      </v:shape>
    </w:pict>
  </w:numPicBullet>
  <w:numPicBullet w:numPicBulletId="1">
    <w:pict>
      <v:shape id="_x0000_i1117" style="width:4.5pt;height:4.5pt" o:bullet="t" filled="t" type="#_x0000_t75">
        <v:fill color2="black"/>
        <v:imagedata o:title="" r:id="rId2"/>
      </v:shape>
    </w:pict>
  </w:numPicBullet>
  <w:numPicBullet w:numPicBulletId="2">
    <w:pict>
      <v:shape id="_x0000_i1118" style="width:.75pt;height:.75pt" o:bullet="t" filled="t" type="#_x0000_t75">
        <v:fill color2="black"/>
        <v:textbox inset="0,0,0,0"/>
      </v:shape>
    </w:pict>
  </w:numPicBullet>
  <w:numPicBullet w:numPicBulletId="3">
    <w:pict>
      <v:shape id="_x0000_i1119" style="width:.75pt;height:.75pt" o:bullet="t" filled="t" type="#_x0000_t75">
        <v:fill color2="black"/>
        <v:textbox inset="0,0,0,0"/>
      </v:shape>
    </w:pict>
  </w:numPicBullet>
  <w:numPicBullet w:numPicBulletId="4">
    <w:pict>
      <v:shape id="_x0000_i1120" style="width:.75pt;height:.75pt" o:bullet="t" filled="t" type="#_x0000_t75">
        <v:fill color2="black"/>
        <v:textbox inset="0,0,0,0"/>
      </v:shape>
    </w:pict>
  </w:numPicBullet>
  <w:numPicBullet w:numPicBulletId="5">
    <w:pict>
      <v:shape id="_x0000_i1121" style="width:.75pt;height:.75pt" o:bullet="t" filled="t" type="#_x0000_t75">
        <v:fill color2="black"/>
        <v:textbox inset="0,0,0,0"/>
      </v:shape>
    </w:pict>
  </w:numPicBullet>
  <w:numPicBullet w:numPicBulletId="6">
    <w:pict>
      <v:shape id="_x0000_i1122" style="width:.75pt;height:.75pt" o:bullet="t" filled="t" type="#_x0000_t75">
        <v:fill color2="black"/>
        <v:textbox inset="0,0,0,0"/>
      </v:shape>
    </w:pict>
  </w:numPicBullet>
  <w:numPicBullet w:numPicBulletId="7">
    <w:pict>
      <v:shape id="_x0000_i1123" style="width:.75pt;height:.75pt" o:bullet="t" filled="t" type="#_x0000_t75">
        <v:fill color2="black"/>
        <v:textbox inset="0,0,0,0"/>
      </v:shape>
    </w:pict>
  </w:numPicBullet>
  <w:numPicBullet w:numPicBulletId="8">
    <w:pict>
      <v:shape id="_x0000_i1124" style="width:.75pt;height:.75pt" o:bullet="t" filled="t" type="#_x0000_t75">
        <v:fill color2="black"/>
        <v:textbox inset="0,0,0,0"/>
      </v:shape>
    </w:pict>
  </w:numPicBullet>
  <w:numPicBullet w:numPicBulletId="9">
    <w:pict>
      <v:shape id="_x0000_i1125" style="width:.75pt;height:.75pt" o:bullet="t" filled="t" type="#_x0000_t75">
        <v:fill color2="black"/>
        <v:textbox inset="0,0,0,0"/>
      </v:shape>
    </w:pict>
  </w:numPicBullet>
  <w:numPicBullet w:numPicBulletId="10">
    <w:pict>
      <v:shape id="_x0000_i1126" style="width:.75pt;height:.75pt" o:bullet="t" filled="t" type="#_x0000_t75">
        <v:fill color2="black"/>
        <v:textbox inset="0,0,0,0"/>
      </v:shape>
    </w:pict>
  </w:numPicBullet>
  <w:numPicBullet w:numPicBulletId="11">
    <w:pict>
      <v:shape id="_x0000_i1127" style="width:.75pt;height:.75pt" o:bullet="t" filled="t" type="#_x0000_t75">
        <v:fill color2="black"/>
        <v:textbox inset="0,0,0,0"/>
      </v:shape>
    </w:pict>
  </w:numPicBullet>
  <w:numPicBullet w:numPicBulletId="12">
    <w:pict>
      <v:shape id="_x0000_i1128" style="width:.75pt;height:.75pt" o:bullet="t" filled="t" type="#_x0000_t75">
        <v:fill color2="black"/>
        <v:textbox inset="0,0,0,0"/>
      </v:shape>
    </w:pict>
  </w:numPicBullet>
  <w:numPicBullet w:numPicBulletId="13">
    <w:pict>
      <v:shape id="_x0000_i1129" style="width:.75pt;height:.75pt" o:bullet="t" filled="t" type="#_x0000_t75">
        <v:fill color2="black"/>
        <v:textbox inset="0,0,0,0"/>
      </v:shape>
    </w:pict>
  </w:numPicBullet>
  <w:numPicBullet w:numPicBulletId="14">
    <w:pict>
      <v:shape id="_x0000_i1130" style="width:.75pt;height:.75pt" o:bullet="t" filled="t" type="#_x0000_t75">
        <v:fill color2="black"/>
        <v:textbox inset="0,0,0,0"/>
      </v:shape>
    </w:pict>
  </w:numPicBullet>
  <w:numPicBullet w:numPicBulletId="15">
    <w:pict>
      <v:shape id="_x0000_i1131" style="width:.75pt;height:.75pt" o:bullet="t" filled="t" type="#_x0000_t75">
        <v:fill color2="black"/>
        <v:textbox inset="0,0,0,0"/>
      </v:shape>
    </w:pict>
  </w:numPicBullet>
  <w:numPicBullet w:numPicBulletId="16">
    <w:pict>
      <v:shape id="_x0000_i1132" style="width:.75pt;height:.75pt" o:bullet="t" filled="t" type="#_x0000_t75">
        <v:fill color2="black"/>
        <v:textbox inset="0,0,0,0"/>
      </v:shape>
    </w:pict>
  </w:numPicBullet>
  <w:numPicBullet w:numPicBulletId="17">
    <w:pict>
      <v:shape id="_x0000_i1133" style="width:.75pt;height:.75pt" o:bullet="t" filled="t" type="#_x0000_t75">
        <v:fill color2="black"/>
        <v:textbox inset="0,0,0,0"/>
      </v:shape>
    </w:pict>
  </w:numPicBullet>
  <w:abstractNum w:abstractNumId="0" w15:restartNumberingAfterBreak="0">
    <w:nsid w:val="00000002"/>
    <w:multiLevelType w:val="singleLevel"/>
    <w:tmpl w:val="00000002"/>
    <w:name w:val="WW8Num2"/>
    <w:lvl w:ilvl="0">
      <w:start w:val="1"/>
      <w:numFmt w:val="decimal"/>
      <w:lvlText w:val="%1."/>
      <w:lvlJc w:val="left"/>
      <w:pPr>
        <w:tabs>
          <w:tab w:val="num" w:pos="0"/>
        </w:tabs>
        <w:ind w:left="360" w:hanging="360"/>
      </w:pPr>
      <w:rPr>
        <w:rFonts w:ascii="Times New Roman" w:hAnsi="Times New Roman" w:cs="Times New Roman"/>
        <w:b w:val="0"/>
        <w:i w:val="0"/>
        <w:sz w:val="22"/>
      </w:rPr>
    </w:lvl>
  </w:abstractNum>
  <w:abstractNum w:abstractNumId="1" w15:restartNumberingAfterBreak="0">
    <w:nsid w:val="00000003"/>
    <w:multiLevelType w:val="singleLevel"/>
    <w:tmpl w:val="00000003"/>
    <w:name w:val="WW8Num6"/>
    <w:lvl w:ilvl="0">
      <w:start w:val="1"/>
      <w:numFmt w:val="decimal"/>
      <w:lvlText w:val="%1."/>
      <w:lvlJc w:val="left"/>
      <w:pPr>
        <w:tabs>
          <w:tab w:val="num" w:pos="360"/>
        </w:tabs>
        <w:ind w:left="360" w:hanging="360"/>
      </w:pPr>
    </w:lvl>
  </w:abstractNum>
  <w:abstractNum w:abstractNumId="2" w15:restartNumberingAfterBreak="0">
    <w:nsid w:val="00000004"/>
    <w:multiLevelType w:val="singleLevel"/>
    <w:tmpl w:val="00000004"/>
    <w:name w:val="WW8Num10"/>
    <w:lvl w:ilvl="0">
      <w:start w:val="1"/>
      <w:numFmt w:val="bullet"/>
      <w:lvlText w:val=""/>
      <w:lvlJc w:val="left"/>
      <w:pPr>
        <w:tabs>
          <w:tab w:val="num" w:pos="720"/>
        </w:tabs>
        <w:ind w:left="720" w:hanging="360"/>
      </w:pPr>
      <w:rPr>
        <w:rFonts w:ascii="Symbol" w:hAnsi="Symbol" w:cs="Symbol"/>
      </w:rPr>
    </w:lvl>
  </w:abstractNum>
  <w:abstractNum w:abstractNumId="3" w15:restartNumberingAfterBreak="0">
    <w:nsid w:val="00000005"/>
    <w:multiLevelType w:val="singleLevel"/>
    <w:tmpl w:val="00000005"/>
    <w:name w:val="WW8Num13"/>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1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17"/>
    <w:lvl w:ilvl="0">
      <w:start w:val="1"/>
      <w:numFmt w:val="bullet"/>
      <w:lvlText w:val=""/>
      <w:lvlJc w:val="left"/>
      <w:pPr>
        <w:tabs>
          <w:tab w:val="num" w:pos="360"/>
        </w:tabs>
        <w:ind w:left="360" w:hanging="360"/>
      </w:pPr>
      <w:rPr>
        <w:rFonts w:ascii="Wingdings" w:hAnsi="Wingdings" w:cs="Wingdings"/>
      </w:rPr>
    </w:lvl>
  </w:abstractNum>
  <w:abstractNum w:abstractNumId="6" w15:restartNumberingAfterBreak="0">
    <w:nsid w:val="00000008"/>
    <w:multiLevelType w:val="singleLevel"/>
    <w:tmpl w:val="00000008"/>
    <w:name w:val="WW8Num18"/>
    <w:lvl w:ilvl="0">
      <w:start w:val="1"/>
      <w:numFmt w:val="lowerLetter"/>
      <w:lvlText w:val="%1)"/>
      <w:lvlJc w:val="left"/>
      <w:pPr>
        <w:tabs>
          <w:tab w:val="num" w:pos="0"/>
        </w:tabs>
        <w:ind w:left="720" w:hanging="360"/>
      </w:pPr>
    </w:lvl>
  </w:abstractNum>
  <w:abstractNum w:abstractNumId="7" w15:restartNumberingAfterBreak="0">
    <w:nsid w:val="00000009"/>
    <w:multiLevelType w:val="singleLevel"/>
    <w:tmpl w:val="00000009"/>
    <w:name w:val="WW8Num19"/>
    <w:lvl w:ilvl="0">
      <w:start w:val="1"/>
      <w:numFmt w:val="bullet"/>
      <w:lvlText w:val=""/>
      <w:lvlJc w:val="left"/>
      <w:pPr>
        <w:tabs>
          <w:tab w:val="num" w:pos="360"/>
        </w:tabs>
        <w:ind w:left="360" w:hanging="360"/>
      </w:pPr>
      <w:rPr>
        <w:rFonts w:ascii="Wingdings" w:hAnsi="Wingdings" w:cs="Wingdings"/>
      </w:rPr>
    </w:lvl>
  </w:abstractNum>
  <w:abstractNum w:abstractNumId="8" w15:restartNumberingAfterBreak="0">
    <w:nsid w:val="0000000A"/>
    <w:multiLevelType w:val="singleLevel"/>
    <w:tmpl w:val="0000000A"/>
    <w:name w:val="WW8Num21"/>
    <w:lvl w:ilvl="0">
      <w:start w:val="1"/>
      <w:numFmt w:val="decimal"/>
      <w:lvlText w:val="%1."/>
      <w:lvlJc w:val="left"/>
      <w:pPr>
        <w:tabs>
          <w:tab w:val="num" w:pos="360"/>
        </w:tabs>
        <w:ind w:left="360" w:hanging="360"/>
      </w:pPr>
    </w:lvl>
  </w:abstractNum>
  <w:abstractNum w:abstractNumId="9" w15:restartNumberingAfterBreak="0">
    <w:nsid w:val="0000000B"/>
    <w:multiLevelType w:val="singleLevel"/>
    <w:tmpl w:val="0000000B"/>
    <w:name w:val="WW8Num22"/>
    <w:lvl w:ilvl="0">
      <w:start w:val="1"/>
      <w:numFmt w:val="bullet"/>
      <w:lvlText w:val=""/>
      <w:lvlJc w:val="left"/>
      <w:pPr>
        <w:tabs>
          <w:tab w:val="num" w:pos="360"/>
        </w:tabs>
        <w:ind w:left="360" w:hanging="360"/>
      </w:pPr>
      <w:rPr>
        <w:rFonts w:ascii="Wingdings" w:hAnsi="Wingdings" w:cs="Wingdings"/>
      </w:rPr>
    </w:lvl>
  </w:abstractNum>
  <w:abstractNum w:abstractNumId="10" w15:restartNumberingAfterBreak="0">
    <w:nsid w:val="0000000C"/>
    <w:multiLevelType w:val="singleLevel"/>
    <w:tmpl w:val="0000000C"/>
    <w:name w:val="WW8Num25"/>
    <w:lvl w:ilvl="0">
      <w:start w:val="1"/>
      <w:numFmt w:val="bullet"/>
      <w:lvlText w:val=""/>
      <w:lvlJc w:val="left"/>
      <w:pPr>
        <w:tabs>
          <w:tab w:val="num" w:pos="360"/>
        </w:tabs>
        <w:ind w:left="360" w:hanging="360"/>
      </w:pPr>
      <w:rPr>
        <w:rFonts w:ascii="Wingdings" w:hAnsi="Wingdings" w:cs="Wingdings"/>
      </w:rPr>
    </w:lvl>
  </w:abstractNum>
  <w:abstractNum w:abstractNumId="11" w15:restartNumberingAfterBreak="0">
    <w:nsid w:val="0000000D"/>
    <w:multiLevelType w:val="singleLevel"/>
    <w:tmpl w:val="0000000D"/>
    <w:name w:val="WW8Num27"/>
    <w:lvl w:ilvl="0">
      <w:start w:val="1"/>
      <w:numFmt w:val="bullet"/>
      <w:lvlText w:val=""/>
      <w:lvlJc w:val="left"/>
      <w:pPr>
        <w:tabs>
          <w:tab w:val="num" w:pos="360"/>
        </w:tabs>
        <w:ind w:left="360" w:hanging="360"/>
      </w:pPr>
      <w:rPr>
        <w:rFonts w:ascii="Wingdings" w:hAnsi="Wingdings" w:cs="Wingdings"/>
      </w:rPr>
    </w:lvl>
  </w:abstractNum>
  <w:abstractNum w:abstractNumId="12" w15:restartNumberingAfterBreak="0">
    <w:nsid w:val="0000000E"/>
    <w:multiLevelType w:val="multilevel"/>
    <w:tmpl w:val="0000000E"/>
    <w:name w:val="WW8Num31"/>
    <w:lvl w:ilvl="0">
      <w:start w:val="1"/>
      <w:numFmt w:val="bullet"/>
      <w:lvlText w:val=""/>
      <w:lvlJc w:val="left"/>
      <w:pPr>
        <w:tabs>
          <w:tab w:val="num" w:pos="1080"/>
        </w:tabs>
        <w:ind w:left="1080" w:hanging="360"/>
      </w:pPr>
      <w:rPr>
        <w:rFonts w:ascii="Symbol" w:hAnsi="Symbol" w:cs="Symbol"/>
        <w:sz w:val="18"/>
      </w:rPr>
    </w:lvl>
    <w:lvl w:ilvl="1">
      <w:start w:val="1"/>
      <w:numFmt w:val="bullet"/>
      <w:lvlText w:val="o"/>
      <w:lvlJc w:val="left"/>
      <w:pPr>
        <w:tabs>
          <w:tab w:val="num" w:pos="1800"/>
        </w:tabs>
        <w:ind w:left="1800" w:hanging="360"/>
      </w:pPr>
      <w:rPr>
        <w:rFonts w:ascii="Courier New" w:hAnsi="Courier New" w:cs="Courier New"/>
        <w:sz w:val="18"/>
      </w:rPr>
    </w:lvl>
    <w:lvl w:ilvl="2">
      <w:start w:val="1"/>
      <w:numFmt w:val="bullet"/>
      <w:lvlText w:val=""/>
      <w:lvlJc w:val="left"/>
      <w:pPr>
        <w:tabs>
          <w:tab w:val="num" w:pos="2880"/>
        </w:tabs>
        <w:ind w:left="2880" w:hanging="360"/>
      </w:pPr>
      <w:rPr>
        <w:rFonts w:ascii="Wingdings" w:hAnsi="Wingdings" w:cs="Wingdings"/>
      </w:rPr>
    </w:lvl>
    <w:lvl w:ilvl="3">
      <w:start w:val="1"/>
      <w:numFmt w:val="bullet"/>
      <w:lvlText w:val=""/>
      <w:lvlJc w:val="left"/>
      <w:pPr>
        <w:tabs>
          <w:tab w:val="num" w:pos="3600"/>
        </w:tabs>
        <w:ind w:left="3600" w:hanging="360"/>
      </w:pPr>
      <w:rPr>
        <w:rFonts w:ascii="Symbol" w:hAnsi="Symbol" w:cs="Symbol"/>
      </w:rPr>
    </w:lvl>
    <w:lvl w:ilvl="4">
      <w:start w:val="1"/>
      <w:numFmt w:val="bullet"/>
      <w:lvlText w:val="o"/>
      <w:lvlJc w:val="left"/>
      <w:pPr>
        <w:tabs>
          <w:tab w:val="num" w:pos="4320"/>
        </w:tabs>
        <w:ind w:left="4320" w:hanging="360"/>
      </w:pPr>
      <w:rPr>
        <w:rFonts w:ascii="Courier New" w:hAnsi="Courier New" w:cs="Courier New"/>
      </w:rPr>
    </w:lvl>
    <w:lvl w:ilvl="5">
      <w:start w:val="1"/>
      <w:numFmt w:val="bullet"/>
      <w:lvlText w:val=""/>
      <w:lvlJc w:val="left"/>
      <w:pPr>
        <w:tabs>
          <w:tab w:val="num" w:pos="5040"/>
        </w:tabs>
        <w:ind w:left="5040" w:hanging="360"/>
      </w:pPr>
      <w:rPr>
        <w:rFonts w:ascii="Wingdings" w:hAnsi="Wingdings" w:cs="Wingdings"/>
      </w:rPr>
    </w:lvl>
    <w:lvl w:ilvl="6">
      <w:start w:val="1"/>
      <w:numFmt w:val="bullet"/>
      <w:lvlText w:val=""/>
      <w:lvlJc w:val="left"/>
      <w:pPr>
        <w:tabs>
          <w:tab w:val="num" w:pos="5760"/>
        </w:tabs>
        <w:ind w:left="5760" w:hanging="360"/>
      </w:pPr>
      <w:rPr>
        <w:rFonts w:ascii="Symbol" w:hAnsi="Symbol" w:cs="Symbol"/>
      </w:rPr>
    </w:lvl>
    <w:lvl w:ilvl="7">
      <w:start w:val="1"/>
      <w:numFmt w:val="bullet"/>
      <w:lvlText w:val="o"/>
      <w:lvlJc w:val="left"/>
      <w:pPr>
        <w:tabs>
          <w:tab w:val="num" w:pos="6480"/>
        </w:tabs>
        <w:ind w:left="6480" w:hanging="360"/>
      </w:pPr>
      <w:rPr>
        <w:rFonts w:ascii="Courier New" w:hAnsi="Courier New" w:cs="Courier New"/>
      </w:rPr>
    </w:lvl>
    <w:lvl w:ilvl="8">
      <w:start w:val="1"/>
      <w:numFmt w:val="bullet"/>
      <w:lvlText w:val=""/>
      <w:lvlJc w:val="left"/>
      <w:pPr>
        <w:tabs>
          <w:tab w:val="num" w:pos="7200"/>
        </w:tabs>
        <w:ind w:left="7200" w:hanging="360"/>
      </w:pPr>
      <w:rPr>
        <w:rFonts w:ascii="Wingdings" w:hAnsi="Wingdings" w:cs="Wingdings"/>
      </w:rPr>
    </w:lvl>
  </w:abstractNum>
  <w:abstractNum w:abstractNumId="13" w15:restartNumberingAfterBreak="0">
    <w:nsid w:val="0000000F"/>
    <w:multiLevelType w:val="singleLevel"/>
    <w:tmpl w:val="0000000F"/>
    <w:name w:val="WW8Num32"/>
    <w:lvl w:ilvl="0">
      <w:start w:val="1"/>
      <w:numFmt w:val="decimal"/>
      <w:lvlText w:val="%1."/>
      <w:lvlJc w:val="left"/>
      <w:pPr>
        <w:tabs>
          <w:tab w:val="num" w:pos="360"/>
        </w:tabs>
        <w:ind w:left="360" w:hanging="360"/>
      </w:pPr>
    </w:lvl>
  </w:abstractNum>
  <w:abstractNum w:abstractNumId="14" w15:restartNumberingAfterBreak="0">
    <w:nsid w:val="00000010"/>
    <w:multiLevelType w:val="singleLevel"/>
    <w:tmpl w:val="00000010"/>
    <w:name w:val="WW8Num34"/>
    <w:lvl w:ilvl="0">
      <w:start w:val="1"/>
      <w:numFmt w:val="decimal"/>
      <w:lvlText w:val="%1."/>
      <w:lvlJc w:val="left"/>
      <w:pPr>
        <w:tabs>
          <w:tab w:val="num" w:pos="0"/>
        </w:tabs>
        <w:ind w:left="360" w:hanging="360"/>
      </w:pPr>
    </w:lvl>
  </w:abstractNum>
  <w:abstractNum w:abstractNumId="15" w15:restartNumberingAfterBreak="0">
    <w:nsid w:val="00000011"/>
    <w:multiLevelType w:val="singleLevel"/>
    <w:tmpl w:val="00000011"/>
    <w:name w:val="WW8Num35"/>
    <w:lvl w:ilvl="0">
      <w:start w:val="1"/>
      <w:numFmt w:val="decimal"/>
      <w:lvlText w:val="%1."/>
      <w:lvlJc w:val="left"/>
      <w:pPr>
        <w:tabs>
          <w:tab w:val="num" w:pos="360"/>
        </w:tabs>
        <w:ind w:left="360" w:hanging="360"/>
      </w:pPr>
    </w:lvl>
  </w:abstractNum>
  <w:abstractNum w:abstractNumId="16" w15:restartNumberingAfterBreak="0">
    <w:nsid w:val="00000012"/>
    <w:multiLevelType w:val="singleLevel"/>
    <w:tmpl w:val="00000012"/>
    <w:name w:val="WW8Num36"/>
    <w:lvl w:ilvl="0">
      <w:start w:val="1"/>
      <w:numFmt w:val="bullet"/>
      <w:lvlText w:val=""/>
      <w:lvlJc w:val="left"/>
      <w:pPr>
        <w:tabs>
          <w:tab w:val="num" w:pos="360"/>
        </w:tabs>
        <w:ind w:left="360" w:hanging="360"/>
      </w:pPr>
      <w:rPr>
        <w:rFonts w:ascii="Wingdings" w:hAnsi="Wingdings" w:cs="Wingdings"/>
      </w:rPr>
    </w:lvl>
  </w:abstractNum>
  <w:abstractNum w:abstractNumId="17" w15:restartNumberingAfterBreak="0">
    <w:nsid w:val="00000013"/>
    <w:multiLevelType w:val="singleLevel"/>
    <w:tmpl w:val="00000013"/>
    <w:name w:val="WW8Num37"/>
    <w:lvl w:ilvl="0">
      <w:start w:val="1"/>
      <w:numFmt w:val="bullet"/>
      <w:lvlText w:val=""/>
      <w:lvlJc w:val="left"/>
      <w:pPr>
        <w:tabs>
          <w:tab w:val="num" w:pos="0"/>
        </w:tabs>
        <w:ind w:left="360" w:hanging="360"/>
      </w:pPr>
      <w:rPr>
        <w:rFonts w:ascii="Symbol" w:hAnsi="Symbol" w:cs="Symbol"/>
      </w:rPr>
    </w:lvl>
  </w:abstractNum>
  <w:abstractNum w:abstractNumId="18" w15:restartNumberingAfterBreak="0">
    <w:nsid w:val="00000014"/>
    <w:multiLevelType w:val="singleLevel"/>
    <w:tmpl w:val="00000014"/>
    <w:name w:val="WW8Num38"/>
    <w:lvl w:ilvl="0">
      <w:start w:val="1"/>
      <w:numFmt w:val="bullet"/>
      <w:lvlText w:val=""/>
      <w:lvlJc w:val="left"/>
      <w:pPr>
        <w:tabs>
          <w:tab w:val="num" w:pos="360"/>
        </w:tabs>
        <w:ind w:left="360" w:hanging="360"/>
      </w:pPr>
      <w:rPr>
        <w:rFonts w:ascii="Wingdings" w:hAnsi="Wingdings" w:cs="Wingdings"/>
      </w:rPr>
    </w:lvl>
  </w:abstractNum>
  <w:abstractNum w:abstractNumId="19" w15:restartNumberingAfterBreak="0">
    <w:nsid w:val="04380D33"/>
    <w:multiLevelType w:val="hybridMultilevel"/>
    <w:tmpl w:val="00FAAD82"/>
    <w:lvl w:ilvl="0" w:tplc="0409000B">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0D7E3C85"/>
    <w:multiLevelType w:val="hybridMultilevel"/>
    <w:tmpl w:val="FDF683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0E01773B"/>
    <w:multiLevelType w:val="hybridMultilevel"/>
    <w:tmpl w:val="CF7C5EC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14471D76"/>
    <w:multiLevelType w:val="hybridMultilevel"/>
    <w:tmpl w:val="C80C1D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4CD2354"/>
    <w:multiLevelType w:val="hybridMultilevel"/>
    <w:tmpl w:val="086EA6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17A43196"/>
    <w:multiLevelType w:val="hybridMultilevel"/>
    <w:tmpl w:val="18D271C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2603050B"/>
    <w:multiLevelType w:val="hybridMultilevel"/>
    <w:tmpl w:val="6C5CA2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9E0906"/>
    <w:multiLevelType w:val="hybridMultilevel"/>
    <w:tmpl w:val="CA1894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2970652A"/>
    <w:multiLevelType w:val="hybridMultilevel"/>
    <w:tmpl w:val="347E3F2C"/>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8" w15:restartNumberingAfterBreak="0">
    <w:nsid w:val="2AFA7390"/>
    <w:multiLevelType w:val="hybridMultilevel"/>
    <w:tmpl w:val="41A246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2C5F7B08"/>
    <w:multiLevelType w:val="hybridMultilevel"/>
    <w:tmpl w:val="6CE8620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30" w15:restartNumberingAfterBreak="0">
    <w:nsid w:val="2DBD6599"/>
    <w:multiLevelType w:val="hybridMultilevel"/>
    <w:tmpl w:val="EB9EB28A"/>
    <w:lvl w:ilvl="0" w:tplc="3E4A299A">
      <w:start w:val="1"/>
      <w:numFmt w:val="bullet"/>
      <w:lvlText w:val=""/>
      <w:lvlJc w:val="left"/>
      <w:pPr>
        <w:ind w:left="720" w:hanging="360"/>
      </w:pPr>
      <w:rPr>
        <w:rFonts w:hint="default" w:ascii="Symbol" w:hAnsi="Symbol"/>
      </w:rPr>
    </w:lvl>
    <w:lvl w:ilvl="1" w:tplc="04090019" w:tentative="1">
      <w:start w:val="1"/>
      <w:numFmt w:val="bullet"/>
      <w:lvlText w:val="o"/>
      <w:lvlJc w:val="left"/>
      <w:pPr>
        <w:ind w:left="1440" w:hanging="360"/>
      </w:pPr>
      <w:rPr>
        <w:rFonts w:hint="default" w:ascii="Courier New" w:hAnsi="Courier New"/>
      </w:rPr>
    </w:lvl>
    <w:lvl w:ilvl="2" w:tplc="0409001B" w:tentative="1">
      <w:start w:val="1"/>
      <w:numFmt w:val="bullet"/>
      <w:lvlText w:val=""/>
      <w:lvlJc w:val="left"/>
      <w:pPr>
        <w:ind w:left="2160" w:hanging="360"/>
      </w:pPr>
      <w:rPr>
        <w:rFonts w:hint="default" w:ascii="Wingdings" w:hAnsi="Wingdings"/>
      </w:rPr>
    </w:lvl>
    <w:lvl w:ilvl="3" w:tplc="0409000F" w:tentative="1">
      <w:start w:val="1"/>
      <w:numFmt w:val="bullet"/>
      <w:lvlText w:val=""/>
      <w:lvlJc w:val="left"/>
      <w:pPr>
        <w:ind w:left="2880" w:hanging="360"/>
      </w:pPr>
      <w:rPr>
        <w:rFonts w:hint="default" w:ascii="Symbol" w:hAnsi="Symbol"/>
      </w:rPr>
    </w:lvl>
    <w:lvl w:ilvl="4" w:tplc="04090019" w:tentative="1">
      <w:start w:val="1"/>
      <w:numFmt w:val="bullet"/>
      <w:lvlText w:val="o"/>
      <w:lvlJc w:val="left"/>
      <w:pPr>
        <w:ind w:left="3600" w:hanging="360"/>
      </w:pPr>
      <w:rPr>
        <w:rFonts w:hint="default" w:ascii="Courier New" w:hAnsi="Courier New"/>
      </w:rPr>
    </w:lvl>
    <w:lvl w:ilvl="5" w:tplc="0409001B" w:tentative="1">
      <w:start w:val="1"/>
      <w:numFmt w:val="bullet"/>
      <w:lvlText w:val=""/>
      <w:lvlJc w:val="left"/>
      <w:pPr>
        <w:ind w:left="4320" w:hanging="360"/>
      </w:pPr>
      <w:rPr>
        <w:rFonts w:hint="default" w:ascii="Wingdings" w:hAnsi="Wingdings"/>
      </w:rPr>
    </w:lvl>
    <w:lvl w:ilvl="6" w:tplc="0409000F" w:tentative="1">
      <w:start w:val="1"/>
      <w:numFmt w:val="bullet"/>
      <w:lvlText w:val=""/>
      <w:lvlJc w:val="left"/>
      <w:pPr>
        <w:ind w:left="5040" w:hanging="360"/>
      </w:pPr>
      <w:rPr>
        <w:rFonts w:hint="default" w:ascii="Symbol" w:hAnsi="Symbol"/>
      </w:rPr>
    </w:lvl>
    <w:lvl w:ilvl="7" w:tplc="04090019" w:tentative="1">
      <w:start w:val="1"/>
      <w:numFmt w:val="bullet"/>
      <w:lvlText w:val="o"/>
      <w:lvlJc w:val="left"/>
      <w:pPr>
        <w:ind w:left="5760" w:hanging="360"/>
      </w:pPr>
      <w:rPr>
        <w:rFonts w:hint="default" w:ascii="Courier New" w:hAnsi="Courier New"/>
      </w:rPr>
    </w:lvl>
    <w:lvl w:ilvl="8" w:tplc="0409001B" w:tentative="1">
      <w:start w:val="1"/>
      <w:numFmt w:val="bullet"/>
      <w:lvlText w:val=""/>
      <w:lvlJc w:val="left"/>
      <w:pPr>
        <w:ind w:left="6480" w:hanging="360"/>
      </w:pPr>
      <w:rPr>
        <w:rFonts w:hint="default" w:ascii="Wingdings" w:hAnsi="Wingdings"/>
      </w:rPr>
    </w:lvl>
  </w:abstractNum>
  <w:abstractNum w:abstractNumId="31" w15:restartNumberingAfterBreak="0">
    <w:nsid w:val="2E610B7C"/>
    <w:multiLevelType w:val="hybridMultilevel"/>
    <w:tmpl w:val="AF18D3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33CD0D9D"/>
    <w:multiLevelType w:val="hybridMultilevel"/>
    <w:tmpl w:val="E168F9D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33" w15:restartNumberingAfterBreak="0">
    <w:nsid w:val="35B80C0A"/>
    <w:multiLevelType w:val="hybridMultilevel"/>
    <w:tmpl w:val="F698E1E2"/>
    <w:lvl w:ilvl="0" w:tplc="9B2A1B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7F73C74"/>
    <w:multiLevelType w:val="hybridMultilevel"/>
    <w:tmpl w:val="7F462EB0"/>
    <w:lvl w:ilvl="0" w:tplc="180A0017">
      <w:start w:val="1"/>
      <w:numFmt w:val="lowerLetter"/>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35" w15:restartNumberingAfterBreak="0">
    <w:nsid w:val="39105C43"/>
    <w:multiLevelType w:val="hybridMultilevel"/>
    <w:tmpl w:val="FD429A02"/>
    <w:lvl w:ilvl="0" w:tplc="5B44DA72">
      <w:numFmt w:val="bullet"/>
      <w:lvlText w:val="-"/>
      <w:lvlJc w:val="left"/>
      <w:pPr>
        <w:ind w:left="720" w:hanging="360"/>
      </w:pPr>
      <w:rPr>
        <w:rFonts w:hint="default" w:ascii="Calibri" w:hAnsi="Calibri" w:eastAsia="Calibri" w:cs="Times New Roman"/>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40F0784B"/>
    <w:multiLevelType w:val="hybridMultilevel"/>
    <w:tmpl w:val="28F22C1A"/>
    <w:lvl w:ilvl="0" w:tplc="64244A56">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8040B27"/>
    <w:multiLevelType w:val="hybridMultilevel"/>
    <w:tmpl w:val="3440F3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4C354FCB"/>
    <w:multiLevelType w:val="hybridMultilevel"/>
    <w:tmpl w:val="B498A95A"/>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39" w15:restartNumberingAfterBreak="0">
    <w:nsid w:val="518E6A1A"/>
    <w:multiLevelType w:val="hybridMultilevel"/>
    <w:tmpl w:val="EB70AEC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29C5F01"/>
    <w:multiLevelType w:val="hybridMultilevel"/>
    <w:tmpl w:val="FBAA66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610C4C37"/>
    <w:multiLevelType w:val="hybridMultilevel"/>
    <w:tmpl w:val="B1F45D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621F17B7"/>
    <w:multiLevelType w:val="hybridMultilevel"/>
    <w:tmpl w:val="11B463A8"/>
    <w:lvl w:ilvl="0" w:tplc="E912DE7A">
      <w:start w:val="1"/>
      <w:numFmt w:val="bullet"/>
      <w:lvlText w:val=""/>
      <w:lvlJc w:val="left"/>
      <w:pPr>
        <w:tabs>
          <w:tab w:val="num" w:pos="360"/>
        </w:tabs>
        <w:ind w:left="360" w:hanging="360"/>
      </w:pPr>
      <w:rPr>
        <w:rFonts w:hint="default" w:ascii="Wingdings" w:hAnsi="Wingdings"/>
      </w:rPr>
    </w:lvl>
    <w:lvl w:ilvl="1" w:tplc="F258BCCC" w:tentative="1">
      <w:start w:val="1"/>
      <w:numFmt w:val="bullet"/>
      <w:lvlText w:val="o"/>
      <w:lvlJc w:val="left"/>
      <w:pPr>
        <w:tabs>
          <w:tab w:val="num" w:pos="1080"/>
        </w:tabs>
        <w:ind w:left="1080" w:hanging="360"/>
      </w:pPr>
      <w:rPr>
        <w:rFonts w:hint="default" w:ascii="Courier New" w:hAnsi="Courier New"/>
      </w:rPr>
    </w:lvl>
    <w:lvl w:ilvl="2" w:tplc="FFFFFFFF" w:tentative="1">
      <w:start w:val="1"/>
      <w:numFmt w:val="bullet"/>
      <w:lvlText w:val=""/>
      <w:lvlJc w:val="left"/>
      <w:pPr>
        <w:tabs>
          <w:tab w:val="num" w:pos="1800"/>
        </w:tabs>
        <w:ind w:left="1800" w:hanging="360"/>
      </w:pPr>
      <w:rPr>
        <w:rFonts w:hint="default" w:ascii="Wingdings" w:hAnsi="Wingdings"/>
      </w:rPr>
    </w:lvl>
    <w:lvl w:ilvl="3" w:tplc="FFFFFFFF" w:tentative="1">
      <w:start w:val="1"/>
      <w:numFmt w:val="bullet"/>
      <w:lvlText w:val=""/>
      <w:lvlJc w:val="left"/>
      <w:pPr>
        <w:tabs>
          <w:tab w:val="num" w:pos="2520"/>
        </w:tabs>
        <w:ind w:left="2520" w:hanging="360"/>
      </w:pPr>
      <w:rPr>
        <w:rFonts w:hint="default" w:ascii="Symbol" w:hAnsi="Symbol"/>
      </w:rPr>
    </w:lvl>
    <w:lvl w:ilvl="4" w:tplc="FFFFFFFF" w:tentative="1">
      <w:start w:val="1"/>
      <w:numFmt w:val="bullet"/>
      <w:lvlText w:val="o"/>
      <w:lvlJc w:val="left"/>
      <w:pPr>
        <w:tabs>
          <w:tab w:val="num" w:pos="3240"/>
        </w:tabs>
        <w:ind w:left="3240" w:hanging="360"/>
      </w:pPr>
      <w:rPr>
        <w:rFonts w:hint="default" w:ascii="Courier New" w:hAnsi="Courier New"/>
      </w:rPr>
    </w:lvl>
    <w:lvl w:ilvl="5" w:tplc="FFFFFFFF" w:tentative="1">
      <w:start w:val="1"/>
      <w:numFmt w:val="bullet"/>
      <w:lvlText w:val=""/>
      <w:lvlJc w:val="left"/>
      <w:pPr>
        <w:tabs>
          <w:tab w:val="num" w:pos="3960"/>
        </w:tabs>
        <w:ind w:left="3960" w:hanging="360"/>
      </w:pPr>
      <w:rPr>
        <w:rFonts w:hint="default" w:ascii="Wingdings" w:hAnsi="Wingdings"/>
      </w:rPr>
    </w:lvl>
    <w:lvl w:ilvl="6" w:tplc="FFFFFFFF" w:tentative="1">
      <w:start w:val="1"/>
      <w:numFmt w:val="bullet"/>
      <w:lvlText w:val=""/>
      <w:lvlJc w:val="left"/>
      <w:pPr>
        <w:tabs>
          <w:tab w:val="num" w:pos="4680"/>
        </w:tabs>
        <w:ind w:left="4680" w:hanging="360"/>
      </w:pPr>
      <w:rPr>
        <w:rFonts w:hint="default" w:ascii="Symbol" w:hAnsi="Symbol"/>
      </w:rPr>
    </w:lvl>
    <w:lvl w:ilvl="7" w:tplc="FFFFFFFF" w:tentative="1">
      <w:start w:val="1"/>
      <w:numFmt w:val="bullet"/>
      <w:lvlText w:val="o"/>
      <w:lvlJc w:val="left"/>
      <w:pPr>
        <w:tabs>
          <w:tab w:val="num" w:pos="5400"/>
        </w:tabs>
        <w:ind w:left="5400" w:hanging="360"/>
      </w:pPr>
      <w:rPr>
        <w:rFonts w:hint="default" w:ascii="Courier New" w:hAnsi="Courier New"/>
      </w:rPr>
    </w:lvl>
    <w:lvl w:ilvl="8" w:tplc="FFFFFFFF" w:tentative="1">
      <w:start w:val="1"/>
      <w:numFmt w:val="bullet"/>
      <w:lvlText w:val=""/>
      <w:lvlJc w:val="left"/>
      <w:pPr>
        <w:tabs>
          <w:tab w:val="num" w:pos="6120"/>
        </w:tabs>
        <w:ind w:left="6120" w:hanging="360"/>
      </w:pPr>
      <w:rPr>
        <w:rFonts w:hint="default" w:ascii="Wingdings" w:hAnsi="Wingdings"/>
      </w:rPr>
    </w:lvl>
  </w:abstractNum>
  <w:abstractNum w:abstractNumId="43" w15:restartNumberingAfterBreak="0">
    <w:nsid w:val="62215D05"/>
    <w:multiLevelType w:val="hybridMultilevel"/>
    <w:tmpl w:val="BC52178A"/>
    <w:lvl w:ilvl="0" w:tplc="C6180540">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E267C05"/>
    <w:multiLevelType w:val="hybridMultilevel"/>
    <w:tmpl w:val="5C50D41E"/>
    <w:lvl w:ilvl="0" w:tplc="117E71F6">
      <w:start w:val="1"/>
      <w:numFmt w:val="bullet"/>
      <w:lvlText w:val=""/>
      <w:lvlJc w:val="left"/>
      <w:pPr>
        <w:tabs>
          <w:tab w:val="num" w:pos="360"/>
        </w:tabs>
        <w:ind w:left="360" w:hanging="360"/>
      </w:pPr>
      <w:rPr>
        <w:rFonts w:hint="default" w:ascii="Wingdings" w:hAnsi="Wingdings"/>
      </w:rPr>
    </w:lvl>
    <w:lvl w:ilvl="1" w:tplc="7334F098" w:tentative="1">
      <w:start w:val="1"/>
      <w:numFmt w:val="bullet"/>
      <w:lvlText w:val="o"/>
      <w:lvlJc w:val="left"/>
      <w:pPr>
        <w:tabs>
          <w:tab w:val="num" w:pos="1080"/>
        </w:tabs>
        <w:ind w:left="1080" w:hanging="360"/>
      </w:pPr>
      <w:rPr>
        <w:rFonts w:hint="default" w:ascii="Courier New" w:hAnsi="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2520"/>
        </w:tabs>
        <w:ind w:left="2520" w:hanging="360"/>
      </w:pPr>
      <w:rPr>
        <w:rFonts w:hint="default" w:ascii="Symbol" w:hAnsi="Symbol"/>
      </w:rPr>
    </w:lvl>
    <w:lvl w:ilvl="4" w:tplc="04090019" w:tentative="1">
      <w:start w:val="1"/>
      <w:numFmt w:val="bullet"/>
      <w:lvlText w:val="o"/>
      <w:lvlJc w:val="left"/>
      <w:pPr>
        <w:tabs>
          <w:tab w:val="num" w:pos="3240"/>
        </w:tabs>
        <w:ind w:left="3240" w:hanging="360"/>
      </w:pPr>
      <w:rPr>
        <w:rFonts w:hint="default" w:ascii="Courier New" w:hAnsi="Courier New"/>
      </w:rPr>
    </w:lvl>
    <w:lvl w:ilvl="5" w:tplc="0409001B" w:tentative="1">
      <w:start w:val="1"/>
      <w:numFmt w:val="bullet"/>
      <w:lvlText w:val=""/>
      <w:lvlJc w:val="left"/>
      <w:pPr>
        <w:tabs>
          <w:tab w:val="num" w:pos="3960"/>
        </w:tabs>
        <w:ind w:left="3960" w:hanging="360"/>
      </w:pPr>
      <w:rPr>
        <w:rFonts w:hint="default" w:ascii="Wingdings" w:hAnsi="Wingdings"/>
      </w:rPr>
    </w:lvl>
    <w:lvl w:ilvl="6" w:tplc="0409000F" w:tentative="1">
      <w:start w:val="1"/>
      <w:numFmt w:val="bullet"/>
      <w:lvlText w:val=""/>
      <w:lvlJc w:val="left"/>
      <w:pPr>
        <w:tabs>
          <w:tab w:val="num" w:pos="4680"/>
        </w:tabs>
        <w:ind w:left="4680" w:hanging="360"/>
      </w:pPr>
      <w:rPr>
        <w:rFonts w:hint="default" w:ascii="Symbol" w:hAnsi="Symbol"/>
      </w:rPr>
    </w:lvl>
    <w:lvl w:ilvl="7" w:tplc="04090019" w:tentative="1">
      <w:start w:val="1"/>
      <w:numFmt w:val="bullet"/>
      <w:lvlText w:val="o"/>
      <w:lvlJc w:val="left"/>
      <w:pPr>
        <w:tabs>
          <w:tab w:val="num" w:pos="5400"/>
        </w:tabs>
        <w:ind w:left="5400" w:hanging="360"/>
      </w:pPr>
      <w:rPr>
        <w:rFonts w:hint="default" w:ascii="Courier New" w:hAnsi="Courier New"/>
      </w:rPr>
    </w:lvl>
    <w:lvl w:ilvl="8" w:tplc="0409001B" w:tentative="1">
      <w:start w:val="1"/>
      <w:numFmt w:val="bullet"/>
      <w:lvlText w:val=""/>
      <w:lvlJc w:val="left"/>
      <w:pPr>
        <w:tabs>
          <w:tab w:val="num" w:pos="6120"/>
        </w:tabs>
        <w:ind w:left="6120" w:hanging="360"/>
      </w:pPr>
      <w:rPr>
        <w:rFonts w:hint="default" w:ascii="Wingdings" w:hAnsi="Wingdings"/>
      </w:rPr>
    </w:lvl>
  </w:abstractNum>
  <w:abstractNum w:abstractNumId="45" w15:restartNumberingAfterBreak="0">
    <w:nsid w:val="70AB2725"/>
    <w:multiLevelType w:val="hybridMultilevel"/>
    <w:tmpl w:val="048CBEDC"/>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46" w15:restartNumberingAfterBreak="0">
    <w:nsid w:val="70B5117D"/>
    <w:multiLevelType w:val="hybridMultilevel"/>
    <w:tmpl w:val="19960B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7" w15:restartNumberingAfterBreak="0">
    <w:nsid w:val="749F3DD0"/>
    <w:multiLevelType w:val="hybridMultilevel"/>
    <w:tmpl w:val="4014B2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5B20106"/>
    <w:multiLevelType w:val="hybridMultilevel"/>
    <w:tmpl w:val="00C4A6D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B622AE6"/>
    <w:multiLevelType w:val="hybridMultilevel"/>
    <w:tmpl w:val="C36A2B18"/>
    <w:lvl w:ilvl="0" w:tplc="91107D84">
      <w:start w:val="1"/>
      <w:numFmt w:val="lowerLetter"/>
      <w:lvlText w:val="%1)"/>
      <w:lvlJc w:val="left"/>
      <w:pPr>
        <w:ind w:left="720" w:hanging="360"/>
      </w:pPr>
      <w:rPr>
        <w:rFonts w:hint="default"/>
      </w:rPr>
    </w:lvl>
    <w:lvl w:ilvl="1" w:tplc="D130BC02" w:tentative="1">
      <w:start w:val="1"/>
      <w:numFmt w:val="lowerLetter"/>
      <w:lvlText w:val="%2."/>
      <w:lvlJc w:val="left"/>
      <w:pPr>
        <w:ind w:left="1440" w:hanging="360"/>
      </w:pPr>
    </w:lvl>
    <w:lvl w:ilvl="2" w:tplc="42F653EC" w:tentative="1">
      <w:start w:val="1"/>
      <w:numFmt w:val="lowerRoman"/>
      <w:lvlText w:val="%3."/>
      <w:lvlJc w:val="right"/>
      <w:pPr>
        <w:ind w:left="2160" w:hanging="180"/>
      </w:pPr>
    </w:lvl>
    <w:lvl w:ilvl="3" w:tplc="F3080252" w:tentative="1">
      <w:start w:val="1"/>
      <w:numFmt w:val="decimal"/>
      <w:lvlText w:val="%4."/>
      <w:lvlJc w:val="left"/>
      <w:pPr>
        <w:ind w:left="2880" w:hanging="360"/>
      </w:pPr>
    </w:lvl>
    <w:lvl w:ilvl="4" w:tplc="3DDEEBA0" w:tentative="1">
      <w:start w:val="1"/>
      <w:numFmt w:val="lowerLetter"/>
      <w:lvlText w:val="%5."/>
      <w:lvlJc w:val="left"/>
      <w:pPr>
        <w:ind w:left="3600" w:hanging="360"/>
      </w:pPr>
    </w:lvl>
    <w:lvl w:ilvl="5" w:tplc="FF8E9B58" w:tentative="1">
      <w:start w:val="1"/>
      <w:numFmt w:val="lowerRoman"/>
      <w:lvlText w:val="%6."/>
      <w:lvlJc w:val="right"/>
      <w:pPr>
        <w:ind w:left="4320" w:hanging="180"/>
      </w:pPr>
    </w:lvl>
    <w:lvl w:ilvl="6" w:tplc="2C6ED860" w:tentative="1">
      <w:start w:val="1"/>
      <w:numFmt w:val="decimal"/>
      <w:lvlText w:val="%7."/>
      <w:lvlJc w:val="left"/>
      <w:pPr>
        <w:ind w:left="5040" w:hanging="360"/>
      </w:pPr>
    </w:lvl>
    <w:lvl w:ilvl="7" w:tplc="698C7CAE" w:tentative="1">
      <w:start w:val="1"/>
      <w:numFmt w:val="lowerLetter"/>
      <w:lvlText w:val="%8."/>
      <w:lvlJc w:val="left"/>
      <w:pPr>
        <w:ind w:left="5760" w:hanging="360"/>
      </w:pPr>
    </w:lvl>
    <w:lvl w:ilvl="8" w:tplc="AC3E52E4" w:tentative="1">
      <w:start w:val="1"/>
      <w:numFmt w:val="lowerRoman"/>
      <w:lvlText w:val="%9."/>
      <w:lvlJc w:val="right"/>
      <w:pPr>
        <w:ind w:left="6480" w:hanging="180"/>
      </w:pPr>
    </w:lvl>
  </w:abstractNum>
  <w:abstractNum w:abstractNumId="50" w15:restartNumberingAfterBreak="0">
    <w:nsid w:val="7D3704C8"/>
    <w:multiLevelType w:val="hybridMultilevel"/>
    <w:tmpl w:val="1B167AB8"/>
    <w:lvl w:ilvl="0" w:tplc="08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1" w15:restartNumberingAfterBreak="0">
    <w:nsid w:val="7F193CE3"/>
    <w:multiLevelType w:val="hybridMultilevel"/>
    <w:tmpl w:val="117E67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5"/>
  </w:num>
  <w:num w:numId="2">
    <w:abstractNumId w:val="11"/>
  </w:num>
  <w:num w:numId="3">
    <w:abstractNumId w:val="12"/>
  </w:num>
  <w:num w:numId="4">
    <w:abstractNumId w:val="16"/>
  </w:num>
  <w:num w:numId="5">
    <w:abstractNumId w:val="18"/>
  </w:num>
  <w:num w:numId="6">
    <w:abstractNumId w:val="36"/>
  </w:num>
  <w:num w:numId="7">
    <w:abstractNumId w:val="20"/>
  </w:num>
  <w:num w:numId="8">
    <w:abstractNumId w:val="49"/>
  </w:num>
  <w:num w:numId="9">
    <w:abstractNumId w:val="25"/>
  </w:num>
  <w:num w:numId="10">
    <w:abstractNumId w:val="19"/>
  </w:num>
  <w:num w:numId="11">
    <w:abstractNumId w:val="40"/>
  </w:num>
  <w:num w:numId="12">
    <w:abstractNumId w:val="47"/>
  </w:num>
  <w:num w:numId="13">
    <w:abstractNumId w:val="48"/>
  </w:num>
  <w:num w:numId="14">
    <w:abstractNumId w:val="31"/>
  </w:num>
  <w:num w:numId="15">
    <w:abstractNumId w:val="33"/>
  </w:num>
  <w:num w:numId="16">
    <w:abstractNumId w:val="22"/>
  </w:num>
  <w:num w:numId="17">
    <w:abstractNumId w:val="28"/>
  </w:num>
  <w:num w:numId="18">
    <w:abstractNumId w:val="41"/>
  </w:num>
  <w:num w:numId="19">
    <w:abstractNumId w:val="43"/>
  </w:num>
  <w:num w:numId="20">
    <w:abstractNumId w:val="30"/>
  </w:num>
  <w:num w:numId="21">
    <w:abstractNumId w:val="26"/>
  </w:num>
  <w:num w:numId="22">
    <w:abstractNumId w:val="23"/>
  </w:num>
  <w:num w:numId="23">
    <w:abstractNumId w:val="51"/>
  </w:num>
  <w:num w:numId="24">
    <w:abstractNumId w:val="50"/>
  </w:num>
  <w:num w:numId="25">
    <w:abstractNumId w:val="37"/>
  </w:num>
  <w:num w:numId="26">
    <w:abstractNumId w:val="34"/>
  </w:num>
  <w:num w:numId="27">
    <w:abstractNumId w:val="24"/>
  </w:num>
  <w:num w:numId="28">
    <w:abstractNumId w:val="21"/>
  </w:num>
  <w:num w:numId="29">
    <w:abstractNumId w:val="35"/>
  </w:num>
  <w:num w:numId="30">
    <w:abstractNumId w:val="39"/>
  </w:num>
  <w:num w:numId="31">
    <w:abstractNumId w:val="46"/>
  </w:num>
  <w:num w:numId="32">
    <w:abstractNumId w:val="42"/>
  </w:num>
  <w:num w:numId="33">
    <w:abstractNumId w:val="44"/>
  </w:num>
  <w:num w:numId="34">
    <w:abstractNumId w:val="27"/>
  </w:num>
  <w:num w:numId="35">
    <w:abstractNumId w:val="45"/>
  </w:num>
  <w:num w:numId="36">
    <w:abstractNumId w:val="32"/>
  </w:num>
  <w:num w:numId="37">
    <w:abstractNumId w:val="29"/>
  </w:num>
  <w:num w:numId="38">
    <w:abstractNumId w:val="38"/>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embedSystem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efaultTableStyle w:val="Normal"/>
  <w:drawingGridHorizontalSpacing w:val="11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CD2"/>
    <w:rsid w:val="000003A4"/>
    <w:rsid w:val="000016CB"/>
    <w:rsid w:val="000065E0"/>
    <w:rsid w:val="00006C92"/>
    <w:rsid w:val="000106FF"/>
    <w:rsid w:val="00011254"/>
    <w:rsid w:val="0001176F"/>
    <w:rsid w:val="00012183"/>
    <w:rsid w:val="00013C04"/>
    <w:rsid w:val="000149C5"/>
    <w:rsid w:val="00016B38"/>
    <w:rsid w:val="00016BBE"/>
    <w:rsid w:val="00017547"/>
    <w:rsid w:val="00017AA6"/>
    <w:rsid w:val="00023261"/>
    <w:rsid w:val="00023F3C"/>
    <w:rsid w:val="000246F9"/>
    <w:rsid w:val="000254E0"/>
    <w:rsid w:val="00025927"/>
    <w:rsid w:val="00026F04"/>
    <w:rsid w:val="000315B5"/>
    <w:rsid w:val="000319EA"/>
    <w:rsid w:val="00031BC4"/>
    <w:rsid w:val="000329D7"/>
    <w:rsid w:val="00033D54"/>
    <w:rsid w:val="00035B3F"/>
    <w:rsid w:val="00037258"/>
    <w:rsid w:val="00037CFD"/>
    <w:rsid w:val="000404DA"/>
    <w:rsid w:val="00042AB8"/>
    <w:rsid w:val="00042E18"/>
    <w:rsid w:val="00043081"/>
    <w:rsid w:val="0004334D"/>
    <w:rsid w:val="00043C87"/>
    <w:rsid w:val="000449AA"/>
    <w:rsid w:val="00044D0F"/>
    <w:rsid w:val="00044F5C"/>
    <w:rsid w:val="0004530E"/>
    <w:rsid w:val="0004549F"/>
    <w:rsid w:val="00045D08"/>
    <w:rsid w:val="00047EC1"/>
    <w:rsid w:val="00050738"/>
    <w:rsid w:val="00050D74"/>
    <w:rsid w:val="00051884"/>
    <w:rsid w:val="00053201"/>
    <w:rsid w:val="00053F83"/>
    <w:rsid w:val="000542BA"/>
    <w:rsid w:val="00054717"/>
    <w:rsid w:val="0005514A"/>
    <w:rsid w:val="00055174"/>
    <w:rsid w:val="000568B6"/>
    <w:rsid w:val="0005692E"/>
    <w:rsid w:val="00056C38"/>
    <w:rsid w:val="00056DC7"/>
    <w:rsid w:val="00056F5E"/>
    <w:rsid w:val="0005716D"/>
    <w:rsid w:val="00057939"/>
    <w:rsid w:val="00057A3C"/>
    <w:rsid w:val="0006178A"/>
    <w:rsid w:val="00061D2D"/>
    <w:rsid w:val="000637DE"/>
    <w:rsid w:val="00063DF3"/>
    <w:rsid w:val="0006479E"/>
    <w:rsid w:val="00064FCE"/>
    <w:rsid w:val="00067609"/>
    <w:rsid w:val="00067A73"/>
    <w:rsid w:val="00067F82"/>
    <w:rsid w:val="00070264"/>
    <w:rsid w:val="00071E3D"/>
    <w:rsid w:val="000724B3"/>
    <w:rsid w:val="00076338"/>
    <w:rsid w:val="00077BBC"/>
    <w:rsid w:val="00081000"/>
    <w:rsid w:val="00081118"/>
    <w:rsid w:val="00082178"/>
    <w:rsid w:val="00084673"/>
    <w:rsid w:val="0008477E"/>
    <w:rsid w:val="00085205"/>
    <w:rsid w:val="000855E5"/>
    <w:rsid w:val="00085C44"/>
    <w:rsid w:val="00087014"/>
    <w:rsid w:val="00087670"/>
    <w:rsid w:val="00087827"/>
    <w:rsid w:val="00090319"/>
    <w:rsid w:val="000905F0"/>
    <w:rsid w:val="00091E17"/>
    <w:rsid w:val="00092252"/>
    <w:rsid w:val="00092DB1"/>
    <w:rsid w:val="0009426A"/>
    <w:rsid w:val="00094939"/>
    <w:rsid w:val="00095D27"/>
    <w:rsid w:val="00095D63"/>
    <w:rsid w:val="00095DB0"/>
    <w:rsid w:val="000960ED"/>
    <w:rsid w:val="000977BE"/>
    <w:rsid w:val="00097F7C"/>
    <w:rsid w:val="000A080B"/>
    <w:rsid w:val="000A0D73"/>
    <w:rsid w:val="000A1423"/>
    <w:rsid w:val="000A1AB9"/>
    <w:rsid w:val="000A2323"/>
    <w:rsid w:val="000A29F6"/>
    <w:rsid w:val="000A3B5C"/>
    <w:rsid w:val="000A3E07"/>
    <w:rsid w:val="000A444B"/>
    <w:rsid w:val="000A4737"/>
    <w:rsid w:val="000A4870"/>
    <w:rsid w:val="000A48A6"/>
    <w:rsid w:val="000A5949"/>
    <w:rsid w:val="000A5F24"/>
    <w:rsid w:val="000A6B5E"/>
    <w:rsid w:val="000B19F6"/>
    <w:rsid w:val="000B359A"/>
    <w:rsid w:val="000B4415"/>
    <w:rsid w:val="000B4D8A"/>
    <w:rsid w:val="000B519B"/>
    <w:rsid w:val="000B79DA"/>
    <w:rsid w:val="000C0CEE"/>
    <w:rsid w:val="000C1093"/>
    <w:rsid w:val="000C1FFA"/>
    <w:rsid w:val="000C2790"/>
    <w:rsid w:val="000C4E84"/>
    <w:rsid w:val="000C5DF5"/>
    <w:rsid w:val="000C5F76"/>
    <w:rsid w:val="000C6797"/>
    <w:rsid w:val="000C7F30"/>
    <w:rsid w:val="000D15CB"/>
    <w:rsid w:val="000D1A1F"/>
    <w:rsid w:val="000D1E09"/>
    <w:rsid w:val="000D268C"/>
    <w:rsid w:val="000D4807"/>
    <w:rsid w:val="000D5160"/>
    <w:rsid w:val="000D5334"/>
    <w:rsid w:val="000D6ED3"/>
    <w:rsid w:val="000E049C"/>
    <w:rsid w:val="000E0C4F"/>
    <w:rsid w:val="000E0FD2"/>
    <w:rsid w:val="000E11A6"/>
    <w:rsid w:val="000E17FF"/>
    <w:rsid w:val="000E2239"/>
    <w:rsid w:val="000E3923"/>
    <w:rsid w:val="000E3A59"/>
    <w:rsid w:val="000E4228"/>
    <w:rsid w:val="000E45D9"/>
    <w:rsid w:val="000E474E"/>
    <w:rsid w:val="000E4AB6"/>
    <w:rsid w:val="000E5570"/>
    <w:rsid w:val="000E5B6D"/>
    <w:rsid w:val="000E63E9"/>
    <w:rsid w:val="000E65BE"/>
    <w:rsid w:val="000E6F59"/>
    <w:rsid w:val="000E7079"/>
    <w:rsid w:val="000E737B"/>
    <w:rsid w:val="000E7A90"/>
    <w:rsid w:val="000F044A"/>
    <w:rsid w:val="000F388B"/>
    <w:rsid w:val="000F3C82"/>
    <w:rsid w:val="000F4B14"/>
    <w:rsid w:val="000F59C2"/>
    <w:rsid w:val="000F5A3B"/>
    <w:rsid w:val="000F5E41"/>
    <w:rsid w:val="000F6048"/>
    <w:rsid w:val="00100575"/>
    <w:rsid w:val="0010070B"/>
    <w:rsid w:val="00100867"/>
    <w:rsid w:val="00100F0E"/>
    <w:rsid w:val="00101D39"/>
    <w:rsid w:val="0010231E"/>
    <w:rsid w:val="0010235B"/>
    <w:rsid w:val="001042EB"/>
    <w:rsid w:val="00104B12"/>
    <w:rsid w:val="00105834"/>
    <w:rsid w:val="00105DDA"/>
    <w:rsid w:val="00106EFA"/>
    <w:rsid w:val="00107E78"/>
    <w:rsid w:val="00111BFE"/>
    <w:rsid w:val="00112396"/>
    <w:rsid w:val="00112B5E"/>
    <w:rsid w:val="00113B18"/>
    <w:rsid w:val="00113CB9"/>
    <w:rsid w:val="00114069"/>
    <w:rsid w:val="0011476D"/>
    <w:rsid w:val="001148F4"/>
    <w:rsid w:val="0011704B"/>
    <w:rsid w:val="0011758F"/>
    <w:rsid w:val="00117BFD"/>
    <w:rsid w:val="001209FA"/>
    <w:rsid w:val="00120ABE"/>
    <w:rsid w:val="0012244A"/>
    <w:rsid w:val="00123383"/>
    <w:rsid w:val="00124459"/>
    <w:rsid w:val="001247D1"/>
    <w:rsid w:val="00124876"/>
    <w:rsid w:val="00124CC8"/>
    <w:rsid w:val="001254AD"/>
    <w:rsid w:val="00125D25"/>
    <w:rsid w:val="00126CC6"/>
    <w:rsid w:val="00127CE0"/>
    <w:rsid w:val="00127F24"/>
    <w:rsid w:val="00130E3C"/>
    <w:rsid w:val="0013194E"/>
    <w:rsid w:val="001319B2"/>
    <w:rsid w:val="0013283F"/>
    <w:rsid w:val="0013576A"/>
    <w:rsid w:val="0013657C"/>
    <w:rsid w:val="00136A91"/>
    <w:rsid w:val="00140803"/>
    <w:rsid w:val="00141F40"/>
    <w:rsid w:val="00143F12"/>
    <w:rsid w:val="001440A7"/>
    <w:rsid w:val="00144268"/>
    <w:rsid w:val="001449A7"/>
    <w:rsid w:val="00145231"/>
    <w:rsid w:val="0014622D"/>
    <w:rsid w:val="00147FC3"/>
    <w:rsid w:val="00150804"/>
    <w:rsid w:val="001515AC"/>
    <w:rsid w:val="0015253D"/>
    <w:rsid w:val="00152EAB"/>
    <w:rsid w:val="001536A2"/>
    <w:rsid w:val="00153E22"/>
    <w:rsid w:val="001547A8"/>
    <w:rsid w:val="00154B16"/>
    <w:rsid w:val="00155076"/>
    <w:rsid w:val="00155FAC"/>
    <w:rsid w:val="00156325"/>
    <w:rsid w:val="0015721B"/>
    <w:rsid w:val="00157D44"/>
    <w:rsid w:val="00157E0C"/>
    <w:rsid w:val="00161B66"/>
    <w:rsid w:val="001626A0"/>
    <w:rsid w:val="001634FF"/>
    <w:rsid w:val="00163881"/>
    <w:rsid w:val="00164309"/>
    <w:rsid w:val="00164FB7"/>
    <w:rsid w:val="00165A01"/>
    <w:rsid w:val="00166369"/>
    <w:rsid w:val="00166845"/>
    <w:rsid w:val="00166BA4"/>
    <w:rsid w:val="00166EF0"/>
    <w:rsid w:val="00167281"/>
    <w:rsid w:val="00167DD2"/>
    <w:rsid w:val="00171722"/>
    <w:rsid w:val="00172072"/>
    <w:rsid w:val="00172676"/>
    <w:rsid w:val="00173950"/>
    <w:rsid w:val="00173ADF"/>
    <w:rsid w:val="00174800"/>
    <w:rsid w:val="00174A1A"/>
    <w:rsid w:val="00175032"/>
    <w:rsid w:val="00176262"/>
    <w:rsid w:val="001777B9"/>
    <w:rsid w:val="00177DE9"/>
    <w:rsid w:val="00181681"/>
    <w:rsid w:val="0018194F"/>
    <w:rsid w:val="00181F22"/>
    <w:rsid w:val="00183175"/>
    <w:rsid w:val="001831AA"/>
    <w:rsid w:val="00184D34"/>
    <w:rsid w:val="00184F17"/>
    <w:rsid w:val="00185FB5"/>
    <w:rsid w:val="00187101"/>
    <w:rsid w:val="00187191"/>
    <w:rsid w:val="0018785E"/>
    <w:rsid w:val="001879A2"/>
    <w:rsid w:val="0019023B"/>
    <w:rsid w:val="0019070B"/>
    <w:rsid w:val="00191738"/>
    <w:rsid w:val="001924C0"/>
    <w:rsid w:val="00193419"/>
    <w:rsid w:val="00193860"/>
    <w:rsid w:val="00193A42"/>
    <w:rsid w:val="00193DED"/>
    <w:rsid w:val="00193EC1"/>
    <w:rsid w:val="001944C6"/>
    <w:rsid w:val="00194D05"/>
    <w:rsid w:val="0019532B"/>
    <w:rsid w:val="00197286"/>
    <w:rsid w:val="001A0089"/>
    <w:rsid w:val="001A012E"/>
    <w:rsid w:val="001A0223"/>
    <w:rsid w:val="001A02B8"/>
    <w:rsid w:val="001A1638"/>
    <w:rsid w:val="001A186F"/>
    <w:rsid w:val="001A276B"/>
    <w:rsid w:val="001A5AF3"/>
    <w:rsid w:val="001A72F1"/>
    <w:rsid w:val="001A7443"/>
    <w:rsid w:val="001A787F"/>
    <w:rsid w:val="001A7B1D"/>
    <w:rsid w:val="001B0041"/>
    <w:rsid w:val="001B014C"/>
    <w:rsid w:val="001B208D"/>
    <w:rsid w:val="001B3BA1"/>
    <w:rsid w:val="001B4083"/>
    <w:rsid w:val="001B45CA"/>
    <w:rsid w:val="001B4ACF"/>
    <w:rsid w:val="001B54C9"/>
    <w:rsid w:val="001B5E91"/>
    <w:rsid w:val="001B6EE6"/>
    <w:rsid w:val="001B7ED1"/>
    <w:rsid w:val="001B7F0F"/>
    <w:rsid w:val="001C0356"/>
    <w:rsid w:val="001C28B3"/>
    <w:rsid w:val="001C28D2"/>
    <w:rsid w:val="001C3465"/>
    <w:rsid w:val="001C374A"/>
    <w:rsid w:val="001C4BF8"/>
    <w:rsid w:val="001C4D14"/>
    <w:rsid w:val="001C67F4"/>
    <w:rsid w:val="001C6EA5"/>
    <w:rsid w:val="001C7151"/>
    <w:rsid w:val="001C7509"/>
    <w:rsid w:val="001D09EB"/>
    <w:rsid w:val="001D0C21"/>
    <w:rsid w:val="001D189B"/>
    <w:rsid w:val="001D2036"/>
    <w:rsid w:val="001D3942"/>
    <w:rsid w:val="001D3E9F"/>
    <w:rsid w:val="001D4D4C"/>
    <w:rsid w:val="001D6D28"/>
    <w:rsid w:val="001D6D44"/>
    <w:rsid w:val="001D6EB7"/>
    <w:rsid w:val="001D7E4C"/>
    <w:rsid w:val="001E1A9B"/>
    <w:rsid w:val="001E308D"/>
    <w:rsid w:val="001E3493"/>
    <w:rsid w:val="001F1CE5"/>
    <w:rsid w:val="001F2A7F"/>
    <w:rsid w:val="001F3A57"/>
    <w:rsid w:val="001F412F"/>
    <w:rsid w:val="001F4B76"/>
    <w:rsid w:val="001F56CF"/>
    <w:rsid w:val="001F64D4"/>
    <w:rsid w:val="001F6DF9"/>
    <w:rsid w:val="00200FE5"/>
    <w:rsid w:val="00202469"/>
    <w:rsid w:val="00202C50"/>
    <w:rsid w:val="00203E3D"/>
    <w:rsid w:val="00203EED"/>
    <w:rsid w:val="00206EBA"/>
    <w:rsid w:val="00207EB0"/>
    <w:rsid w:val="0021147E"/>
    <w:rsid w:val="002116B4"/>
    <w:rsid w:val="00211870"/>
    <w:rsid w:val="00211E3C"/>
    <w:rsid w:val="002120FA"/>
    <w:rsid w:val="00213425"/>
    <w:rsid w:val="00214EA6"/>
    <w:rsid w:val="00220287"/>
    <w:rsid w:val="0022261D"/>
    <w:rsid w:val="00222F9C"/>
    <w:rsid w:val="00222F9F"/>
    <w:rsid w:val="002243F4"/>
    <w:rsid w:val="00224FFD"/>
    <w:rsid w:val="002253E7"/>
    <w:rsid w:val="00226A92"/>
    <w:rsid w:val="00226FA9"/>
    <w:rsid w:val="00227E56"/>
    <w:rsid w:val="00230863"/>
    <w:rsid w:val="00230C9C"/>
    <w:rsid w:val="00231C29"/>
    <w:rsid w:val="00231D1E"/>
    <w:rsid w:val="002321F5"/>
    <w:rsid w:val="00232C1D"/>
    <w:rsid w:val="0023305C"/>
    <w:rsid w:val="0023394B"/>
    <w:rsid w:val="002341EB"/>
    <w:rsid w:val="0023462A"/>
    <w:rsid w:val="002352C9"/>
    <w:rsid w:val="00237204"/>
    <w:rsid w:val="002379D2"/>
    <w:rsid w:val="0024062D"/>
    <w:rsid w:val="002407DA"/>
    <w:rsid w:val="0024089F"/>
    <w:rsid w:val="002410BE"/>
    <w:rsid w:val="00241F12"/>
    <w:rsid w:val="0024272A"/>
    <w:rsid w:val="002428C4"/>
    <w:rsid w:val="00243839"/>
    <w:rsid w:val="002439D8"/>
    <w:rsid w:val="002448C5"/>
    <w:rsid w:val="00244BBA"/>
    <w:rsid w:val="00244FFE"/>
    <w:rsid w:val="0024637C"/>
    <w:rsid w:val="002463C7"/>
    <w:rsid w:val="00246F49"/>
    <w:rsid w:val="0024727A"/>
    <w:rsid w:val="002503ED"/>
    <w:rsid w:val="0025139E"/>
    <w:rsid w:val="002521F9"/>
    <w:rsid w:val="00252219"/>
    <w:rsid w:val="0025241A"/>
    <w:rsid w:val="00253BF6"/>
    <w:rsid w:val="00255325"/>
    <w:rsid w:val="0025596E"/>
    <w:rsid w:val="002563AE"/>
    <w:rsid w:val="002564BA"/>
    <w:rsid w:val="00256EB0"/>
    <w:rsid w:val="00257E13"/>
    <w:rsid w:val="00263E3C"/>
    <w:rsid w:val="00264F58"/>
    <w:rsid w:val="002653D4"/>
    <w:rsid w:val="00265A9F"/>
    <w:rsid w:val="00265ECC"/>
    <w:rsid w:val="00266865"/>
    <w:rsid w:val="002668C1"/>
    <w:rsid w:val="002668C2"/>
    <w:rsid w:val="0027116F"/>
    <w:rsid w:val="0027222C"/>
    <w:rsid w:val="002746AF"/>
    <w:rsid w:val="00274C8D"/>
    <w:rsid w:val="002760F6"/>
    <w:rsid w:val="0027758A"/>
    <w:rsid w:val="00280479"/>
    <w:rsid w:val="00280B56"/>
    <w:rsid w:val="0028145D"/>
    <w:rsid w:val="0028232E"/>
    <w:rsid w:val="00282E57"/>
    <w:rsid w:val="0028469C"/>
    <w:rsid w:val="00284E19"/>
    <w:rsid w:val="0028532C"/>
    <w:rsid w:val="002865CE"/>
    <w:rsid w:val="002866B2"/>
    <w:rsid w:val="00286F92"/>
    <w:rsid w:val="002878BE"/>
    <w:rsid w:val="002910F3"/>
    <w:rsid w:val="0029303F"/>
    <w:rsid w:val="0029321C"/>
    <w:rsid w:val="00293EFC"/>
    <w:rsid w:val="00294272"/>
    <w:rsid w:val="00294DA2"/>
    <w:rsid w:val="00294E89"/>
    <w:rsid w:val="00295FF1"/>
    <w:rsid w:val="00297261"/>
    <w:rsid w:val="00297E48"/>
    <w:rsid w:val="002A0777"/>
    <w:rsid w:val="002A09CA"/>
    <w:rsid w:val="002A0E18"/>
    <w:rsid w:val="002A0FBF"/>
    <w:rsid w:val="002A1639"/>
    <w:rsid w:val="002A3A57"/>
    <w:rsid w:val="002A4850"/>
    <w:rsid w:val="002A4FA9"/>
    <w:rsid w:val="002A6FA1"/>
    <w:rsid w:val="002A73F8"/>
    <w:rsid w:val="002B0649"/>
    <w:rsid w:val="002B1310"/>
    <w:rsid w:val="002B164C"/>
    <w:rsid w:val="002B186A"/>
    <w:rsid w:val="002B1ADE"/>
    <w:rsid w:val="002B4BDF"/>
    <w:rsid w:val="002B4EB7"/>
    <w:rsid w:val="002B5B0E"/>
    <w:rsid w:val="002B60AB"/>
    <w:rsid w:val="002B7D36"/>
    <w:rsid w:val="002C0571"/>
    <w:rsid w:val="002C103B"/>
    <w:rsid w:val="002C2D7A"/>
    <w:rsid w:val="002C3895"/>
    <w:rsid w:val="002C3A33"/>
    <w:rsid w:val="002C5B2B"/>
    <w:rsid w:val="002C6AEF"/>
    <w:rsid w:val="002C7E37"/>
    <w:rsid w:val="002D1E49"/>
    <w:rsid w:val="002D42C0"/>
    <w:rsid w:val="002D470A"/>
    <w:rsid w:val="002D5254"/>
    <w:rsid w:val="002D52B8"/>
    <w:rsid w:val="002D5D99"/>
    <w:rsid w:val="002D74A1"/>
    <w:rsid w:val="002D7A5C"/>
    <w:rsid w:val="002D7F26"/>
    <w:rsid w:val="002E03B0"/>
    <w:rsid w:val="002E0662"/>
    <w:rsid w:val="002E07CF"/>
    <w:rsid w:val="002E09B9"/>
    <w:rsid w:val="002E0AEC"/>
    <w:rsid w:val="002E142A"/>
    <w:rsid w:val="002E1CC2"/>
    <w:rsid w:val="002E4547"/>
    <w:rsid w:val="002E4DB6"/>
    <w:rsid w:val="002E6198"/>
    <w:rsid w:val="002E6AA9"/>
    <w:rsid w:val="002E76BF"/>
    <w:rsid w:val="002E7FBD"/>
    <w:rsid w:val="002F00FC"/>
    <w:rsid w:val="002F10BE"/>
    <w:rsid w:val="002F1D35"/>
    <w:rsid w:val="002F2071"/>
    <w:rsid w:val="002F3830"/>
    <w:rsid w:val="002F3E47"/>
    <w:rsid w:val="002F45FF"/>
    <w:rsid w:val="002F49AC"/>
    <w:rsid w:val="002F58F5"/>
    <w:rsid w:val="002F5E13"/>
    <w:rsid w:val="002F5FD2"/>
    <w:rsid w:val="002F6077"/>
    <w:rsid w:val="0030029D"/>
    <w:rsid w:val="00300A59"/>
    <w:rsid w:val="00300B6E"/>
    <w:rsid w:val="00301875"/>
    <w:rsid w:val="0030195D"/>
    <w:rsid w:val="0030376B"/>
    <w:rsid w:val="00303CED"/>
    <w:rsid w:val="00305103"/>
    <w:rsid w:val="0030550B"/>
    <w:rsid w:val="00306CBC"/>
    <w:rsid w:val="00307B44"/>
    <w:rsid w:val="00310D32"/>
    <w:rsid w:val="003118E8"/>
    <w:rsid w:val="00312160"/>
    <w:rsid w:val="003159A7"/>
    <w:rsid w:val="003162CF"/>
    <w:rsid w:val="00317B9B"/>
    <w:rsid w:val="0032035A"/>
    <w:rsid w:val="00320729"/>
    <w:rsid w:val="003209C4"/>
    <w:rsid w:val="003217B6"/>
    <w:rsid w:val="00321ED8"/>
    <w:rsid w:val="00322AE6"/>
    <w:rsid w:val="00325045"/>
    <w:rsid w:val="00325E3E"/>
    <w:rsid w:val="003262F1"/>
    <w:rsid w:val="00330084"/>
    <w:rsid w:val="00331AE7"/>
    <w:rsid w:val="00331D5A"/>
    <w:rsid w:val="00333343"/>
    <w:rsid w:val="00334067"/>
    <w:rsid w:val="00334F50"/>
    <w:rsid w:val="003351C2"/>
    <w:rsid w:val="00335420"/>
    <w:rsid w:val="003400FB"/>
    <w:rsid w:val="0034041C"/>
    <w:rsid w:val="00340DAE"/>
    <w:rsid w:val="0034180F"/>
    <w:rsid w:val="00342205"/>
    <w:rsid w:val="0034264E"/>
    <w:rsid w:val="003428D7"/>
    <w:rsid w:val="0034360D"/>
    <w:rsid w:val="0034539E"/>
    <w:rsid w:val="00346017"/>
    <w:rsid w:val="00350531"/>
    <w:rsid w:val="00350A8A"/>
    <w:rsid w:val="00352B2E"/>
    <w:rsid w:val="003546F9"/>
    <w:rsid w:val="00354874"/>
    <w:rsid w:val="00354F9E"/>
    <w:rsid w:val="003550B4"/>
    <w:rsid w:val="00356D50"/>
    <w:rsid w:val="00360FD3"/>
    <w:rsid w:val="00362374"/>
    <w:rsid w:val="0036335B"/>
    <w:rsid w:val="00363714"/>
    <w:rsid w:val="003655F9"/>
    <w:rsid w:val="0036754C"/>
    <w:rsid w:val="0036788A"/>
    <w:rsid w:val="00367976"/>
    <w:rsid w:val="00370353"/>
    <w:rsid w:val="0037038A"/>
    <w:rsid w:val="003708C4"/>
    <w:rsid w:val="0037138B"/>
    <w:rsid w:val="0037212A"/>
    <w:rsid w:val="003727AA"/>
    <w:rsid w:val="0037357C"/>
    <w:rsid w:val="00374375"/>
    <w:rsid w:val="00374B46"/>
    <w:rsid w:val="00375FCE"/>
    <w:rsid w:val="00376EC5"/>
    <w:rsid w:val="003779A9"/>
    <w:rsid w:val="00377D08"/>
    <w:rsid w:val="00380832"/>
    <w:rsid w:val="0038149C"/>
    <w:rsid w:val="00381FA7"/>
    <w:rsid w:val="00382DDD"/>
    <w:rsid w:val="00382DE5"/>
    <w:rsid w:val="00384D82"/>
    <w:rsid w:val="00385790"/>
    <w:rsid w:val="00386046"/>
    <w:rsid w:val="003874F8"/>
    <w:rsid w:val="00391D1D"/>
    <w:rsid w:val="003941AA"/>
    <w:rsid w:val="00394BD1"/>
    <w:rsid w:val="00394CAA"/>
    <w:rsid w:val="00395DA6"/>
    <w:rsid w:val="00396F84"/>
    <w:rsid w:val="003A0160"/>
    <w:rsid w:val="003A07F6"/>
    <w:rsid w:val="003A1482"/>
    <w:rsid w:val="003A2989"/>
    <w:rsid w:val="003A2AD5"/>
    <w:rsid w:val="003A4B00"/>
    <w:rsid w:val="003A5B83"/>
    <w:rsid w:val="003A634B"/>
    <w:rsid w:val="003A76F7"/>
    <w:rsid w:val="003A7705"/>
    <w:rsid w:val="003A7927"/>
    <w:rsid w:val="003A7E5E"/>
    <w:rsid w:val="003B0E4D"/>
    <w:rsid w:val="003B209E"/>
    <w:rsid w:val="003B32BB"/>
    <w:rsid w:val="003B36B8"/>
    <w:rsid w:val="003B675F"/>
    <w:rsid w:val="003B6DB5"/>
    <w:rsid w:val="003C0F6C"/>
    <w:rsid w:val="003C10F2"/>
    <w:rsid w:val="003C1DC0"/>
    <w:rsid w:val="003C39B8"/>
    <w:rsid w:val="003C44AA"/>
    <w:rsid w:val="003C563D"/>
    <w:rsid w:val="003C580A"/>
    <w:rsid w:val="003C601B"/>
    <w:rsid w:val="003C7135"/>
    <w:rsid w:val="003C79F1"/>
    <w:rsid w:val="003D01C3"/>
    <w:rsid w:val="003D15C1"/>
    <w:rsid w:val="003D2A3C"/>
    <w:rsid w:val="003D30AC"/>
    <w:rsid w:val="003D40BA"/>
    <w:rsid w:val="003D411D"/>
    <w:rsid w:val="003D4D00"/>
    <w:rsid w:val="003D4E02"/>
    <w:rsid w:val="003D5747"/>
    <w:rsid w:val="003D5BAD"/>
    <w:rsid w:val="003E06DA"/>
    <w:rsid w:val="003E07F9"/>
    <w:rsid w:val="003E10AA"/>
    <w:rsid w:val="003E1CA0"/>
    <w:rsid w:val="003E1F8C"/>
    <w:rsid w:val="003E209A"/>
    <w:rsid w:val="003E2C93"/>
    <w:rsid w:val="003E3B05"/>
    <w:rsid w:val="003E4BE9"/>
    <w:rsid w:val="003E60C3"/>
    <w:rsid w:val="003E6106"/>
    <w:rsid w:val="003E75BF"/>
    <w:rsid w:val="003E762E"/>
    <w:rsid w:val="003E7C0B"/>
    <w:rsid w:val="003F07D1"/>
    <w:rsid w:val="003F1693"/>
    <w:rsid w:val="003F22F8"/>
    <w:rsid w:val="003F322E"/>
    <w:rsid w:val="003F44D4"/>
    <w:rsid w:val="003F462F"/>
    <w:rsid w:val="003F5044"/>
    <w:rsid w:val="003F5634"/>
    <w:rsid w:val="003F5A04"/>
    <w:rsid w:val="003F5B8B"/>
    <w:rsid w:val="003F5C28"/>
    <w:rsid w:val="003F6C36"/>
    <w:rsid w:val="00400AFF"/>
    <w:rsid w:val="00403F83"/>
    <w:rsid w:val="0040480A"/>
    <w:rsid w:val="00405489"/>
    <w:rsid w:val="00405A71"/>
    <w:rsid w:val="00405E4C"/>
    <w:rsid w:val="00405F99"/>
    <w:rsid w:val="0040620C"/>
    <w:rsid w:val="0040710D"/>
    <w:rsid w:val="004072D0"/>
    <w:rsid w:val="00410766"/>
    <w:rsid w:val="00410BBE"/>
    <w:rsid w:val="00414585"/>
    <w:rsid w:val="0041529D"/>
    <w:rsid w:val="0041617A"/>
    <w:rsid w:val="0041757B"/>
    <w:rsid w:val="00417672"/>
    <w:rsid w:val="004202A3"/>
    <w:rsid w:val="004207B9"/>
    <w:rsid w:val="00422D19"/>
    <w:rsid w:val="004239A8"/>
    <w:rsid w:val="004241FC"/>
    <w:rsid w:val="00424A06"/>
    <w:rsid w:val="00424E2E"/>
    <w:rsid w:val="004264D2"/>
    <w:rsid w:val="00426D0B"/>
    <w:rsid w:val="00430C3C"/>
    <w:rsid w:val="00431488"/>
    <w:rsid w:val="004325DC"/>
    <w:rsid w:val="00433E29"/>
    <w:rsid w:val="00433EEC"/>
    <w:rsid w:val="0043449B"/>
    <w:rsid w:val="00434997"/>
    <w:rsid w:val="00434AAC"/>
    <w:rsid w:val="00434F21"/>
    <w:rsid w:val="00435453"/>
    <w:rsid w:val="00436D86"/>
    <w:rsid w:val="004402C5"/>
    <w:rsid w:val="00441A90"/>
    <w:rsid w:val="004427BB"/>
    <w:rsid w:val="004432FB"/>
    <w:rsid w:val="00445DD0"/>
    <w:rsid w:val="004461B5"/>
    <w:rsid w:val="004463F7"/>
    <w:rsid w:val="004476AE"/>
    <w:rsid w:val="00450E13"/>
    <w:rsid w:val="00454AB2"/>
    <w:rsid w:val="00454AC9"/>
    <w:rsid w:val="00454F84"/>
    <w:rsid w:val="00456349"/>
    <w:rsid w:val="00457F0F"/>
    <w:rsid w:val="0046013B"/>
    <w:rsid w:val="00460369"/>
    <w:rsid w:val="00461B77"/>
    <w:rsid w:val="00461E14"/>
    <w:rsid w:val="00462542"/>
    <w:rsid w:val="00463B13"/>
    <w:rsid w:val="00463FAC"/>
    <w:rsid w:val="004649A5"/>
    <w:rsid w:val="00466EAA"/>
    <w:rsid w:val="00467CB6"/>
    <w:rsid w:val="00470E5F"/>
    <w:rsid w:val="00470FFB"/>
    <w:rsid w:val="00471345"/>
    <w:rsid w:val="004737AD"/>
    <w:rsid w:val="00474079"/>
    <w:rsid w:val="0047528D"/>
    <w:rsid w:val="00475A22"/>
    <w:rsid w:val="00476BCD"/>
    <w:rsid w:val="004773FE"/>
    <w:rsid w:val="00477734"/>
    <w:rsid w:val="0048078E"/>
    <w:rsid w:val="004809D2"/>
    <w:rsid w:val="00481618"/>
    <w:rsid w:val="00481CE9"/>
    <w:rsid w:val="00482712"/>
    <w:rsid w:val="00483328"/>
    <w:rsid w:val="00483CD2"/>
    <w:rsid w:val="0048528E"/>
    <w:rsid w:val="00485EF1"/>
    <w:rsid w:val="00486404"/>
    <w:rsid w:val="00492763"/>
    <w:rsid w:val="00492793"/>
    <w:rsid w:val="00492DF3"/>
    <w:rsid w:val="004931FE"/>
    <w:rsid w:val="00493B33"/>
    <w:rsid w:val="00493B79"/>
    <w:rsid w:val="00494148"/>
    <w:rsid w:val="00494647"/>
    <w:rsid w:val="004948E8"/>
    <w:rsid w:val="004968B5"/>
    <w:rsid w:val="004972B4"/>
    <w:rsid w:val="004972FA"/>
    <w:rsid w:val="004A02A0"/>
    <w:rsid w:val="004A07E1"/>
    <w:rsid w:val="004A0825"/>
    <w:rsid w:val="004A08E8"/>
    <w:rsid w:val="004A1848"/>
    <w:rsid w:val="004A1C1F"/>
    <w:rsid w:val="004A2218"/>
    <w:rsid w:val="004A248C"/>
    <w:rsid w:val="004A324A"/>
    <w:rsid w:val="004A3676"/>
    <w:rsid w:val="004A3EA3"/>
    <w:rsid w:val="004A5BA7"/>
    <w:rsid w:val="004A5C22"/>
    <w:rsid w:val="004A69E2"/>
    <w:rsid w:val="004A7118"/>
    <w:rsid w:val="004B00C8"/>
    <w:rsid w:val="004B1DEA"/>
    <w:rsid w:val="004B1FF7"/>
    <w:rsid w:val="004B2397"/>
    <w:rsid w:val="004B2B89"/>
    <w:rsid w:val="004B4D94"/>
    <w:rsid w:val="004B56F4"/>
    <w:rsid w:val="004B6D54"/>
    <w:rsid w:val="004B7A5A"/>
    <w:rsid w:val="004C0E6E"/>
    <w:rsid w:val="004C1020"/>
    <w:rsid w:val="004C1B90"/>
    <w:rsid w:val="004C1DA7"/>
    <w:rsid w:val="004C2AAD"/>
    <w:rsid w:val="004C3389"/>
    <w:rsid w:val="004C38E2"/>
    <w:rsid w:val="004C40EA"/>
    <w:rsid w:val="004C61B1"/>
    <w:rsid w:val="004C63F0"/>
    <w:rsid w:val="004C68A2"/>
    <w:rsid w:val="004C6E8A"/>
    <w:rsid w:val="004C7D6F"/>
    <w:rsid w:val="004D0081"/>
    <w:rsid w:val="004D0529"/>
    <w:rsid w:val="004D0A0C"/>
    <w:rsid w:val="004D1F15"/>
    <w:rsid w:val="004D3058"/>
    <w:rsid w:val="004D305F"/>
    <w:rsid w:val="004D31FE"/>
    <w:rsid w:val="004D35DE"/>
    <w:rsid w:val="004D5833"/>
    <w:rsid w:val="004D587B"/>
    <w:rsid w:val="004D5EAD"/>
    <w:rsid w:val="004D6470"/>
    <w:rsid w:val="004D698C"/>
    <w:rsid w:val="004D6AC6"/>
    <w:rsid w:val="004D72D4"/>
    <w:rsid w:val="004E0E1C"/>
    <w:rsid w:val="004E0EC3"/>
    <w:rsid w:val="004E31CE"/>
    <w:rsid w:val="004E3EA8"/>
    <w:rsid w:val="004E50B1"/>
    <w:rsid w:val="004E5B62"/>
    <w:rsid w:val="004E5D85"/>
    <w:rsid w:val="004E6011"/>
    <w:rsid w:val="004E6151"/>
    <w:rsid w:val="004E63BD"/>
    <w:rsid w:val="004E7455"/>
    <w:rsid w:val="004F18C0"/>
    <w:rsid w:val="004F27C4"/>
    <w:rsid w:val="004F2C76"/>
    <w:rsid w:val="004F4749"/>
    <w:rsid w:val="004F4C6C"/>
    <w:rsid w:val="004F55B8"/>
    <w:rsid w:val="004F6269"/>
    <w:rsid w:val="004F7555"/>
    <w:rsid w:val="00500FBD"/>
    <w:rsid w:val="005020B4"/>
    <w:rsid w:val="00502F6C"/>
    <w:rsid w:val="00504BC8"/>
    <w:rsid w:val="0050524E"/>
    <w:rsid w:val="00506C41"/>
    <w:rsid w:val="005111C4"/>
    <w:rsid w:val="005119D1"/>
    <w:rsid w:val="00514D45"/>
    <w:rsid w:val="00515631"/>
    <w:rsid w:val="005171E0"/>
    <w:rsid w:val="0051722C"/>
    <w:rsid w:val="00517A15"/>
    <w:rsid w:val="00517A30"/>
    <w:rsid w:val="00520380"/>
    <w:rsid w:val="005203CB"/>
    <w:rsid w:val="0052104B"/>
    <w:rsid w:val="00521CDF"/>
    <w:rsid w:val="00522F7D"/>
    <w:rsid w:val="00523213"/>
    <w:rsid w:val="00523F99"/>
    <w:rsid w:val="00524C2B"/>
    <w:rsid w:val="00524DA8"/>
    <w:rsid w:val="00525178"/>
    <w:rsid w:val="005258A5"/>
    <w:rsid w:val="00525FD2"/>
    <w:rsid w:val="00526195"/>
    <w:rsid w:val="00526AC1"/>
    <w:rsid w:val="00526E94"/>
    <w:rsid w:val="005305F9"/>
    <w:rsid w:val="00531003"/>
    <w:rsid w:val="005319B5"/>
    <w:rsid w:val="00532EAE"/>
    <w:rsid w:val="00533152"/>
    <w:rsid w:val="00533811"/>
    <w:rsid w:val="00534F67"/>
    <w:rsid w:val="005354FE"/>
    <w:rsid w:val="00535DFA"/>
    <w:rsid w:val="00536499"/>
    <w:rsid w:val="00536FD7"/>
    <w:rsid w:val="0053790E"/>
    <w:rsid w:val="00541579"/>
    <w:rsid w:val="0054167F"/>
    <w:rsid w:val="0054188F"/>
    <w:rsid w:val="0054263C"/>
    <w:rsid w:val="00542FBD"/>
    <w:rsid w:val="005433BD"/>
    <w:rsid w:val="00546E75"/>
    <w:rsid w:val="005501B8"/>
    <w:rsid w:val="00550635"/>
    <w:rsid w:val="005507BE"/>
    <w:rsid w:val="00550F4C"/>
    <w:rsid w:val="00551B59"/>
    <w:rsid w:val="00552084"/>
    <w:rsid w:val="005544D6"/>
    <w:rsid w:val="00555C92"/>
    <w:rsid w:val="00556F9A"/>
    <w:rsid w:val="00557A08"/>
    <w:rsid w:val="00560C29"/>
    <w:rsid w:val="00561A63"/>
    <w:rsid w:val="0056218D"/>
    <w:rsid w:val="00562D5E"/>
    <w:rsid w:val="00562FC4"/>
    <w:rsid w:val="005635AF"/>
    <w:rsid w:val="0056373B"/>
    <w:rsid w:val="00563D25"/>
    <w:rsid w:val="005641F1"/>
    <w:rsid w:val="0056505A"/>
    <w:rsid w:val="00567B93"/>
    <w:rsid w:val="00570C47"/>
    <w:rsid w:val="00571000"/>
    <w:rsid w:val="00571875"/>
    <w:rsid w:val="00572A18"/>
    <w:rsid w:val="005736BE"/>
    <w:rsid w:val="00573D42"/>
    <w:rsid w:val="00574B96"/>
    <w:rsid w:val="00575C13"/>
    <w:rsid w:val="00576634"/>
    <w:rsid w:val="00577174"/>
    <w:rsid w:val="0058245F"/>
    <w:rsid w:val="00584207"/>
    <w:rsid w:val="005845CA"/>
    <w:rsid w:val="00584E9A"/>
    <w:rsid w:val="005854E3"/>
    <w:rsid w:val="00586C85"/>
    <w:rsid w:val="00586DE5"/>
    <w:rsid w:val="0058724E"/>
    <w:rsid w:val="00587858"/>
    <w:rsid w:val="00587C53"/>
    <w:rsid w:val="00590355"/>
    <w:rsid w:val="00590CAD"/>
    <w:rsid w:val="00591E0F"/>
    <w:rsid w:val="00592336"/>
    <w:rsid w:val="00593238"/>
    <w:rsid w:val="0059333A"/>
    <w:rsid w:val="005946A6"/>
    <w:rsid w:val="0059548E"/>
    <w:rsid w:val="005960DC"/>
    <w:rsid w:val="0059639B"/>
    <w:rsid w:val="00596B61"/>
    <w:rsid w:val="00596BEB"/>
    <w:rsid w:val="00596DF6"/>
    <w:rsid w:val="005A0C30"/>
    <w:rsid w:val="005A19CF"/>
    <w:rsid w:val="005A2363"/>
    <w:rsid w:val="005A3479"/>
    <w:rsid w:val="005A3C65"/>
    <w:rsid w:val="005A64B7"/>
    <w:rsid w:val="005A7A2B"/>
    <w:rsid w:val="005B09A2"/>
    <w:rsid w:val="005B2214"/>
    <w:rsid w:val="005B3A87"/>
    <w:rsid w:val="005B3C02"/>
    <w:rsid w:val="005B5486"/>
    <w:rsid w:val="005B5719"/>
    <w:rsid w:val="005B6275"/>
    <w:rsid w:val="005B6ABD"/>
    <w:rsid w:val="005C1272"/>
    <w:rsid w:val="005C17E9"/>
    <w:rsid w:val="005C20EA"/>
    <w:rsid w:val="005C523F"/>
    <w:rsid w:val="005C5BAE"/>
    <w:rsid w:val="005C75F6"/>
    <w:rsid w:val="005D02CA"/>
    <w:rsid w:val="005D0EB7"/>
    <w:rsid w:val="005D110E"/>
    <w:rsid w:val="005D19FC"/>
    <w:rsid w:val="005D22DD"/>
    <w:rsid w:val="005D2564"/>
    <w:rsid w:val="005D277F"/>
    <w:rsid w:val="005D43FD"/>
    <w:rsid w:val="005D577D"/>
    <w:rsid w:val="005D649A"/>
    <w:rsid w:val="005D68CC"/>
    <w:rsid w:val="005D7D8B"/>
    <w:rsid w:val="005E0271"/>
    <w:rsid w:val="005E0C60"/>
    <w:rsid w:val="005E186F"/>
    <w:rsid w:val="005E23A7"/>
    <w:rsid w:val="005E25D8"/>
    <w:rsid w:val="005E27AB"/>
    <w:rsid w:val="005E2853"/>
    <w:rsid w:val="005E29B8"/>
    <w:rsid w:val="005E2D9D"/>
    <w:rsid w:val="005E373B"/>
    <w:rsid w:val="005E420F"/>
    <w:rsid w:val="005E5A76"/>
    <w:rsid w:val="005E5D54"/>
    <w:rsid w:val="005E7760"/>
    <w:rsid w:val="005E7887"/>
    <w:rsid w:val="005E795D"/>
    <w:rsid w:val="005F2EB6"/>
    <w:rsid w:val="005F3133"/>
    <w:rsid w:val="005F4629"/>
    <w:rsid w:val="005F6045"/>
    <w:rsid w:val="005F70F3"/>
    <w:rsid w:val="005F77F1"/>
    <w:rsid w:val="005F7BA7"/>
    <w:rsid w:val="006003B1"/>
    <w:rsid w:val="00600FBF"/>
    <w:rsid w:val="00601CEA"/>
    <w:rsid w:val="006022F9"/>
    <w:rsid w:val="0060545B"/>
    <w:rsid w:val="0060659E"/>
    <w:rsid w:val="0060682A"/>
    <w:rsid w:val="00606FCA"/>
    <w:rsid w:val="006102E6"/>
    <w:rsid w:val="0061060C"/>
    <w:rsid w:val="006113DE"/>
    <w:rsid w:val="00611818"/>
    <w:rsid w:val="00611D65"/>
    <w:rsid w:val="006128BA"/>
    <w:rsid w:val="00612DD0"/>
    <w:rsid w:val="006131DE"/>
    <w:rsid w:val="00616D12"/>
    <w:rsid w:val="00617076"/>
    <w:rsid w:val="006172D4"/>
    <w:rsid w:val="006174E0"/>
    <w:rsid w:val="00617C42"/>
    <w:rsid w:val="00620766"/>
    <w:rsid w:val="006228B6"/>
    <w:rsid w:val="0062299D"/>
    <w:rsid w:val="00623417"/>
    <w:rsid w:val="00623845"/>
    <w:rsid w:val="00631520"/>
    <w:rsid w:val="00631B60"/>
    <w:rsid w:val="006324DF"/>
    <w:rsid w:val="006326C9"/>
    <w:rsid w:val="0063450F"/>
    <w:rsid w:val="0063464B"/>
    <w:rsid w:val="0063613A"/>
    <w:rsid w:val="00636B43"/>
    <w:rsid w:val="00637D74"/>
    <w:rsid w:val="00640FC6"/>
    <w:rsid w:val="00641A20"/>
    <w:rsid w:val="00641B14"/>
    <w:rsid w:val="00642D43"/>
    <w:rsid w:val="006435CF"/>
    <w:rsid w:val="00643CA1"/>
    <w:rsid w:val="00643F58"/>
    <w:rsid w:val="006440DE"/>
    <w:rsid w:val="0064557C"/>
    <w:rsid w:val="0064607D"/>
    <w:rsid w:val="00646E98"/>
    <w:rsid w:val="0064798F"/>
    <w:rsid w:val="00647CEB"/>
    <w:rsid w:val="00650004"/>
    <w:rsid w:val="00651BC4"/>
    <w:rsid w:val="00652FC5"/>
    <w:rsid w:val="00653481"/>
    <w:rsid w:val="006537AD"/>
    <w:rsid w:val="00653A29"/>
    <w:rsid w:val="006547EB"/>
    <w:rsid w:val="0065582B"/>
    <w:rsid w:val="00655B3F"/>
    <w:rsid w:val="006564B5"/>
    <w:rsid w:val="00656FAC"/>
    <w:rsid w:val="00657724"/>
    <w:rsid w:val="00657837"/>
    <w:rsid w:val="006579E8"/>
    <w:rsid w:val="00660534"/>
    <w:rsid w:val="006614EB"/>
    <w:rsid w:val="006628BA"/>
    <w:rsid w:val="00662D7B"/>
    <w:rsid w:val="0066304E"/>
    <w:rsid w:val="00664511"/>
    <w:rsid w:val="00667951"/>
    <w:rsid w:val="00667AAE"/>
    <w:rsid w:val="00667B1C"/>
    <w:rsid w:val="00667DCF"/>
    <w:rsid w:val="00667E51"/>
    <w:rsid w:val="0067139B"/>
    <w:rsid w:val="00672209"/>
    <w:rsid w:val="006745C9"/>
    <w:rsid w:val="00675B51"/>
    <w:rsid w:val="0067600E"/>
    <w:rsid w:val="00676E05"/>
    <w:rsid w:val="0068047B"/>
    <w:rsid w:val="00680F4E"/>
    <w:rsid w:val="0068237D"/>
    <w:rsid w:val="00682628"/>
    <w:rsid w:val="00682A10"/>
    <w:rsid w:val="0068352F"/>
    <w:rsid w:val="00683570"/>
    <w:rsid w:val="00684C96"/>
    <w:rsid w:val="00684F5D"/>
    <w:rsid w:val="00690DE9"/>
    <w:rsid w:val="0069127B"/>
    <w:rsid w:val="006912F9"/>
    <w:rsid w:val="00692712"/>
    <w:rsid w:val="00693F7D"/>
    <w:rsid w:val="00696112"/>
    <w:rsid w:val="006969A5"/>
    <w:rsid w:val="006978FF"/>
    <w:rsid w:val="00697C19"/>
    <w:rsid w:val="006A08A6"/>
    <w:rsid w:val="006A2D0F"/>
    <w:rsid w:val="006A39CE"/>
    <w:rsid w:val="006A5141"/>
    <w:rsid w:val="006A53EA"/>
    <w:rsid w:val="006A5B74"/>
    <w:rsid w:val="006A64DD"/>
    <w:rsid w:val="006A7CD3"/>
    <w:rsid w:val="006B00DB"/>
    <w:rsid w:val="006B05AF"/>
    <w:rsid w:val="006B1C9F"/>
    <w:rsid w:val="006B3D14"/>
    <w:rsid w:val="006B3DA6"/>
    <w:rsid w:val="006B5297"/>
    <w:rsid w:val="006B5694"/>
    <w:rsid w:val="006B634B"/>
    <w:rsid w:val="006B75D4"/>
    <w:rsid w:val="006C01B7"/>
    <w:rsid w:val="006C0310"/>
    <w:rsid w:val="006C0551"/>
    <w:rsid w:val="006C0A0E"/>
    <w:rsid w:val="006C1C68"/>
    <w:rsid w:val="006C1C94"/>
    <w:rsid w:val="006C234C"/>
    <w:rsid w:val="006C2803"/>
    <w:rsid w:val="006C2B25"/>
    <w:rsid w:val="006C2EB7"/>
    <w:rsid w:val="006C35D3"/>
    <w:rsid w:val="006C4000"/>
    <w:rsid w:val="006C5746"/>
    <w:rsid w:val="006C6495"/>
    <w:rsid w:val="006C6AC7"/>
    <w:rsid w:val="006C7AE8"/>
    <w:rsid w:val="006C7C5B"/>
    <w:rsid w:val="006D0152"/>
    <w:rsid w:val="006D1EF3"/>
    <w:rsid w:val="006D2B11"/>
    <w:rsid w:val="006D33B2"/>
    <w:rsid w:val="006D34AB"/>
    <w:rsid w:val="006D4333"/>
    <w:rsid w:val="006D461A"/>
    <w:rsid w:val="006D523D"/>
    <w:rsid w:val="006D52E8"/>
    <w:rsid w:val="006D5569"/>
    <w:rsid w:val="006D580E"/>
    <w:rsid w:val="006D71FB"/>
    <w:rsid w:val="006D7479"/>
    <w:rsid w:val="006D76D0"/>
    <w:rsid w:val="006E10F9"/>
    <w:rsid w:val="006E1EED"/>
    <w:rsid w:val="006E2C19"/>
    <w:rsid w:val="006E54EA"/>
    <w:rsid w:val="006E55BD"/>
    <w:rsid w:val="006E596B"/>
    <w:rsid w:val="006E5BF9"/>
    <w:rsid w:val="006E65A7"/>
    <w:rsid w:val="006E71EB"/>
    <w:rsid w:val="006E723C"/>
    <w:rsid w:val="006F08AB"/>
    <w:rsid w:val="006F1368"/>
    <w:rsid w:val="006F1646"/>
    <w:rsid w:val="006F165C"/>
    <w:rsid w:val="006F19AE"/>
    <w:rsid w:val="006F1A3B"/>
    <w:rsid w:val="006F1AF5"/>
    <w:rsid w:val="006F309F"/>
    <w:rsid w:val="006F50E0"/>
    <w:rsid w:val="006F5528"/>
    <w:rsid w:val="006F59B4"/>
    <w:rsid w:val="006F5C92"/>
    <w:rsid w:val="006F61A2"/>
    <w:rsid w:val="006F6A87"/>
    <w:rsid w:val="006F6CE4"/>
    <w:rsid w:val="006F7087"/>
    <w:rsid w:val="006F71B9"/>
    <w:rsid w:val="00700077"/>
    <w:rsid w:val="00700C6F"/>
    <w:rsid w:val="00702891"/>
    <w:rsid w:val="00702AA8"/>
    <w:rsid w:val="0070334A"/>
    <w:rsid w:val="007042FB"/>
    <w:rsid w:val="00704488"/>
    <w:rsid w:val="007063E4"/>
    <w:rsid w:val="00706538"/>
    <w:rsid w:val="007073B5"/>
    <w:rsid w:val="00707E59"/>
    <w:rsid w:val="007111C0"/>
    <w:rsid w:val="007111D3"/>
    <w:rsid w:val="00712099"/>
    <w:rsid w:val="007122B2"/>
    <w:rsid w:val="00712EA2"/>
    <w:rsid w:val="007134D1"/>
    <w:rsid w:val="00713DBA"/>
    <w:rsid w:val="0071514F"/>
    <w:rsid w:val="0071794D"/>
    <w:rsid w:val="00717A58"/>
    <w:rsid w:val="007209EA"/>
    <w:rsid w:val="007221B0"/>
    <w:rsid w:val="00722FF2"/>
    <w:rsid w:val="00723A9F"/>
    <w:rsid w:val="00724355"/>
    <w:rsid w:val="0072464B"/>
    <w:rsid w:val="00733267"/>
    <w:rsid w:val="00733574"/>
    <w:rsid w:val="0073489A"/>
    <w:rsid w:val="00734966"/>
    <w:rsid w:val="00735D31"/>
    <w:rsid w:val="007360D6"/>
    <w:rsid w:val="00736501"/>
    <w:rsid w:val="0074009F"/>
    <w:rsid w:val="0074050D"/>
    <w:rsid w:val="00741926"/>
    <w:rsid w:val="007420E5"/>
    <w:rsid w:val="00743207"/>
    <w:rsid w:val="00743437"/>
    <w:rsid w:val="007434D9"/>
    <w:rsid w:val="00743DD4"/>
    <w:rsid w:val="00744900"/>
    <w:rsid w:val="00744C1A"/>
    <w:rsid w:val="0074504A"/>
    <w:rsid w:val="00745301"/>
    <w:rsid w:val="0074595A"/>
    <w:rsid w:val="00745AF2"/>
    <w:rsid w:val="00745F6C"/>
    <w:rsid w:val="007464AF"/>
    <w:rsid w:val="00747192"/>
    <w:rsid w:val="007478FB"/>
    <w:rsid w:val="007508BE"/>
    <w:rsid w:val="00753687"/>
    <w:rsid w:val="007541FA"/>
    <w:rsid w:val="00754AB7"/>
    <w:rsid w:val="00754CC6"/>
    <w:rsid w:val="00755B93"/>
    <w:rsid w:val="007568BC"/>
    <w:rsid w:val="00757203"/>
    <w:rsid w:val="007605A5"/>
    <w:rsid w:val="00761A5B"/>
    <w:rsid w:val="00761DAF"/>
    <w:rsid w:val="00762613"/>
    <w:rsid w:val="00762DE9"/>
    <w:rsid w:val="00763476"/>
    <w:rsid w:val="00764A96"/>
    <w:rsid w:val="0077032A"/>
    <w:rsid w:val="00771333"/>
    <w:rsid w:val="00772E4B"/>
    <w:rsid w:val="00773187"/>
    <w:rsid w:val="00774008"/>
    <w:rsid w:val="007744E5"/>
    <w:rsid w:val="0077556E"/>
    <w:rsid w:val="00775C4D"/>
    <w:rsid w:val="00775CB1"/>
    <w:rsid w:val="00775F13"/>
    <w:rsid w:val="00775FD0"/>
    <w:rsid w:val="00776ECA"/>
    <w:rsid w:val="00777A83"/>
    <w:rsid w:val="0078003D"/>
    <w:rsid w:val="00780D8A"/>
    <w:rsid w:val="0078180A"/>
    <w:rsid w:val="0078215B"/>
    <w:rsid w:val="00782D1E"/>
    <w:rsid w:val="00782FC2"/>
    <w:rsid w:val="00784D48"/>
    <w:rsid w:val="00784EC6"/>
    <w:rsid w:val="00787A4E"/>
    <w:rsid w:val="007927A1"/>
    <w:rsid w:val="00793C5C"/>
    <w:rsid w:val="00793DA6"/>
    <w:rsid w:val="00793FA1"/>
    <w:rsid w:val="00795350"/>
    <w:rsid w:val="00796F6C"/>
    <w:rsid w:val="0079754E"/>
    <w:rsid w:val="0079786C"/>
    <w:rsid w:val="007978AD"/>
    <w:rsid w:val="00797DD6"/>
    <w:rsid w:val="007A0364"/>
    <w:rsid w:val="007A1D65"/>
    <w:rsid w:val="007A20A8"/>
    <w:rsid w:val="007A20D1"/>
    <w:rsid w:val="007A2409"/>
    <w:rsid w:val="007A3006"/>
    <w:rsid w:val="007A34AC"/>
    <w:rsid w:val="007A3F5C"/>
    <w:rsid w:val="007A40FF"/>
    <w:rsid w:val="007A4FFF"/>
    <w:rsid w:val="007A5605"/>
    <w:rsid w:val="007A66E8"/>
    <w:rsid w:val="007A6765"/>
    <w:rsid w:val="007A7D2E"/>
    <w:rsid w:val="007B0C42"/>
    <w:rsid w:val="007B13CC"/>
    <w:rsid w:val="007B16F3"/>
    <w:rsid w:val="007B1764"/>
    <w:rsid w:val="007B1ED8"/>
    <w:rsid w:val="007B2540"/>
    <w:rsid w:val="007B5B6A"/>
    <w:rsid w:val="007B5D0D"/>
    <w:rsid w:val="007B6888"/>
    <w:rsid w:val="007B6AFC"/>
    <w:rsid w:val="007B7CC0"/>
    <w:rsid w:val="007C0D40"/>
    <w:rsid w:val="007C47F0"/>
    <w:rsid w:val="007C4850"/>
    <w:rsid w:val="007C61F5"/>
    <w:rsid w:val="007C6592"/>
    <w:rsid w:val="007C6A29"/>
    <w:rsid w:val="007C6E93"/>
    <w:rsid w:val="007C79C3"/>
    <w:rsid w:val="007C7C8A"/>
    <w:rsid w:val="007D0D98"/>
    <w:rsid w:val="007D21C1"/>
    <w:rsid w:val="007D4BEA"/>
    <w:rsid w:val="007D57D0"/>
    <w:rsid w:val="007D609A"/>
    <w:rsid w:val="007D6478"/>
    <w:rsid w:val="007E072B"/>
    <w:rsid w:val="007E0F11"/>
    <w:rsid w:val="007E293A"/>
    <w:rsid w:val="007E35AF"/>
    <w:rsid w:val="007E3B38"/>
    <w:rsid w:val="007E48E3"/>
    <w:rsid w:val="007E4E73"/>
    <w:rsid w:val="007E4F84"/>
    <w:rsid w:val="007E5EF9"/>
    <w:rsid w:val="007E628F"/>
    <w:rsid w:val="007E7E93"/>
    <w:rsid w:val="007F096F"/>
    <w:rsid w:val="007F0DB2"/>
    <w:rsid w:val="007F3F5E"/>
    <w:rsid w:val="007F42FA"/>
    <w:rsid w:val="007F4A8D"/>
    <w:rsid w:val="007F5CD3"/>
    <w:rsid w:val="007F7EAD"/>
    <w:rsid w:val="0080015C"/>
    <w:rsid w:val="00800846"/>
    <w:rsid w:val="00800F9A"/>
    <w:rsid w:val="00801923"/>
    <w:rsid w:val="008021AC"/>
    <w:rsid w:val="0080267D"/>
    <w:rsid w:val="00803549"/>
    <w:rsid w:val="00803ADD"/>
    <w:rsid w:val="00804CE2"/>
    <w:rsid w:val="00804F80"/>
    <w:rsid w:val="008058DB"/>
    <w:rsid w:val="00806D6B"/>
    <w:rsid w:val="00807E1F"/>
    <w:rsid w:val="00810177"/>
    <w:rsid w:val="00810587"/>
    <w:rsid w:val="00810624"/>
    <w:rsid w:val="00810F24"/>
    <w:rsid w:val="0081197E"/>
    <w:rsid w:val="00812C28"/>
    <w:rsid w:val="00813D55"/>
    <w:rsid w:val="00815091"/>
    <w:rsid w:val="008164A0"/>
    <w:rsid w:val="00816AD7"/>
    <w:rsid w:val="00816F3F"/>
    <w:rsid w:val="00816F87"/>
    <w:rsid w:val="00820159"/>
    <w:rsid w:val="00820252"/>
    <w:rsid w:val="00821113"/>
    <w:rsid w:val="008217BB"/>
    <w:rsid w:val="00822170"/>
    <w:rsid w:val="008224CD"/>
    <w:rsid w:val="008238A3"/>
    <w:rsid w:val="00823ED4"/>
    <w:rsid w:val="00825041"/>
    <w:rsid w:val="00826A34"/>
    <w:rsid w:val="008274E5"/>
    <w:rsid w:val="00827CE2"/>
    <w:rsid w:val="008302AE"/>
    <w:rsid w:val="008306A6"/>
    <w:rsid w:val="00830DA5"/>
    <w:rsid w:val="00831B66"/>
    <w:rsid w:val="00834EF8"/>
    <w:rsid w:val="00834FC3"/>
    <w:rsid w:val="00836445"/>
    <w:rsid w:val="008372D2"/>
    <w:rsid w:val="00837A56"/>
    <w:rsid w:val="008400ED"/>
    <w:rsid w:val="008401CF"/>
    <w:rsid w:val="008416BB"/>
    <w:rsid w:val="00841C81"/>
    <w:rsid w:val="008421A8"/>
    <w:rsid w:val="00842C86"/>
    <w:rsid w:val="00843CED"/>
    <w:rsid w:val="00844661"/>
    <w:rsid w:val="008452BC"/>
    <w:rsid w:val="00847FFA"/>
    <w:rsid w:val="008500A1"/>
    <w:rsid w:val="008500E9"/>
    <w:rsid w:val="0085159E"/>
    <w:rsid w:val="0085177C"/>
    <w:rsid w:val="008534DA"/>
    <w:rsid w:val="00853957"/>
    <w:rsid w:val="00854774"/>
    <w:rsid w:val="00854ACD"/>
    <w:rsid w:val="00855456"/>
    <w:rsid w:val="00855845"/>
    <w:rsid w:val="0085619A"/>
    <w:rsid w:val="008563DE"/>
    <w:rsid w:val="00856428"/>
    <w:rsid w:val="0085652C"/>
    <w:rsid w:val="00857189"/>
    <w:rsid w:val="00857354"/>
    <w:rsid w:val="00857AEA"/>
    <w:rsid w:val="00860E54"/>
    <w:rsid w:val="008610F3"/>
    <w:rsid w:val="00861BDA"/>
    <w:rsid w:val="00862C86"/>
    <w:rsid w:val="008635F7"/>
    <w:rsid w:val="00863C3D"/>
    <w:rsid w:val="008646AD"/>
    <w:rsid w:val="008650A5"/>
    <w:rsid w:val="008656D3"/>
    <w:rsid w:val="00866DF4"/>
    <w:rsid w:val="008679C4"/>
    <w:rsid w:val="00867FBF"/>
    <w:rsid w:val="008701E0"/>
    <w:rsid w:val="00870C03"/>
    <w:rsid w:val="008722C0"/>
    <w:rsid w:val="0087275D"/>
    <w:rsid w:val="00873B42"/>
    <w:rsid w:val="00874557"/>
    <w:rsid w:val="00874A79"/>
    <w:rsid w:val="00874C61"/>
    <w:rsid w:val="00875964"/>
    <w:rsid w:val="00875B22"/>
    <w:rsid w:val="0087647F"/>
    <w:rsid w:val="0087677D"/>
    <w:rsid w:val="0087693F"/>
    <w:rsid w:val="00876AB5"/>
    <w:rsid w:val="008776F2"/>
    <w:rsid w:val="008778C4"/>
    <w:rsid w:val="00880805"/>
    <w:rsid w:val="00880D77"/>
    <w:rsid w:val="0088171E"/>
    <w:rsid w:val="008828FE"/>
    <w:rsid w:val="00883648"/>
    <w:rsid w:val="00885C9A"/>
    <w:rsid w:val="00886E4D"/>
    <w:rsid w:val="00886E55"/>
    <w:rsid w:val="00886F4C"/>
    <w:rsid w:val="00887293"/>
    <w:rsid w:val="008903C1"/>
    <w:rsid w:val="008914C9"/>
    <w:rsid w:val="00892348"/>
    <w:rsid w:val="00893C6F"/>
    <w:rsid w:val="00894DFE"/>
    <w:rsid w:val="00894FE3"/>
    <w:rsid w:val="00895C15"/>
    <w:rsid w:val="00897317"/>
    <w:rsid w:val="0089743C"/>
    <w:rsid w:val="00897D41"/>
    <w:rsid w:val="008A05BA"/>
    <w:rsid w:val="008A0FB5"/>
    <w:rsid w:val="008A2AC0"/>
    <w:rsid w:val="008A5432"/>
    <w:rsid w:val="008B1A25"/>
    <w:rsid w:val="008B1BAC"/>
    <w:rsid w:val="008B2059"/>
    <w:rsid w:val="008B3A04"/>
    <w:rsid w:val="008B5998"/>
    <w:rsid w:val="008B59CD"/>
    <w:rsid w:val="008B61EB"/>
    <w:rsid w:val="008B7746"/>
    <w:rsid w:val="008B7F08"/>
    <w:rsid w:val="008C08B8"/>
    <w:rsid w:val="008C08CB"/>
    <w:rsid w:val="008C0B1F"/>
    <w:rsid w:val="008C0D02"/>
    <w:rsid w:val="008C279A"/>
    <w:rsid w:val="008C34ED"/>
    <w:rsid w:val="008C38F6"/>
    <w:rsid w:val="008C43C3"/>
    <w:rsid w:val="008C4C99"/>
    <w:rsid w:val="008C5DE6"/>
    <w:rsid w:val="008C5E5F"/>
    <w:rsid w:val="008C697D"/>
    <w:rsid w:val="008C6FA4"/>
    <w:rsid w:val="008C7074"/>
    <w:rsid w:val="008D00DC"/>
    <w:rsid w:val="008D103B"/>
    <w:rsid w:val="008D162C"/>
    <w:rsid w:val="008D22E9"/>
    <w:rsid w:val="008D24D9"/>
    <w:rsid w:val="008D2ABD"/>
    <w:rsid w:val="008D2AD3"/>
    <w:rsid w:val="008D2AF0"/>
    <w:rsid w:val="008D32AF"/>
    <w:rsid w:val="008D4669"/>
    <w:rsid w:val="008D5140"/>
    <w:rsid w:val="008D533F"/>
    <w:rsid w:val="008D56ED"/>
    <w:rsid w:val="008D7112"/>
    <w:rsid w:val="008E1B9A"/>
    <w:rsid w:val="008E284E"/>
    <w:rsid w:val="008E3FA7"/>
    <w:rsid w:val="008E3FD5"/>
    <w:rsid w:val="008E4870"/>
    <w:rsid w:val="008E5098"/>
    <w:rsid w:val="008E575F"/>
    <w:rsid w:val="008E65DA"/>
    <w:rsid w:val="008E6A5C"/>
    <w:rsid w:val="008E7BA2"/>
    <w:rsid w:val="008E7EB1"/>
    <w:rsid w:val="008F49AB"/>
    <w:rsid w:val="008F4B19"/>
    <w:rsid w:val="008F4E83"/>
    <w:rsid w:val="008F5C9F"/>
    <w:rsid w:val="008F631B"/>
    <w:rsid w:val="009005C5"/>
    <w:rsid w:val="00900AD2"/>
    <w:rsid w:val="00900AE8"/>
    <w:rsid w:val="00900E3A"/>
    <w:rsid w:val="0090203D"/>
    <w:rsid w:val="00903772"/>
    <w:rsid w:val="009043D6"/>
    <w:rsid w:val="00904571"/>
    <w:rsid w:val="00904800"/>
    <w:rsid w:val="009124B0"/>
    <w:rsid w:val="00913A36"/>
    <w:rsid w:val="0091407D"/>
    <w:rsid w:val="00914E88"/>
    <w:rsid w:val="0091519D"/>
    <w:rsid w:val="00915B41"/>
    <w:rsid w:val="009161B7"/>
    <w:rsid w:val="00917A92"/>
    <w:rsid w:val="00920883"/>
    <w:rsid w:val="00920DB9"/>
    <w:rsid w:val="00920ED9"/>
    <w:rsid w:val="00921265"/>
    <w:rsid w:val="0092314E"/>
    <w:rsid w:val="0092317A"/>
    <w:rsid w:val="009243D8"/>
    <w:rsid w:val="00924A61"/>
    <w:rsid w:val="00924EA1"/>
    <w:rsid w:val="009251A8"/>
    <w:rsid w:val="0092579A"/>
    <w:rsid w:val="009265C6"/>
    <w:rsid w:val="00927168"/>
    <w:rsid w:val="00930893"/>
    <w:rsid w:val="00933386"/>
    <w:rsid w:val="00935991"/>
    <w:rsid w:val="00940A5F"/>
    <w:rsid w:val="00941076"/>
    <w:rsid w:val="0094253B"/>
    <w:rsid w:val="009432DB"/>
    <w:rsid w:val="00943431"/>
    <w:rsid w:val="00943AD2"/>
    <w:rsid w:val="00943DD9"/>
    <w:rsid w:val="00944651"/>
    <w:rsid w:val="00945396"/>
    <w:rsid w:val="00945EAC"/>
    <w:rsid w:val="00946FB0"/>
    <w:rsid w:val="0094705B"/>
    <w:rsid w:val="00947C38"/>
    <w:rsid w:val="00950416"/>
    <w:rsid w:val="0095188B"/>
    <w:rsid w:val="00952442"/>
    <w:rsid w:val="00953B30"/>
    <w:rsid w:val="00954298"/>
    <w:rsid w:val="0095568E"/>
    <w:rsid w:val="00956D3D"/>
    <w:rsid w:val="00957917"/>
    <w:rsid w:val="00957933"/>
    <w:rsid w:val="00961475"/>
    <w:rsid w:val="00961618"/>
    <w:rsid w:val="00961624"/>
    <w:rsid w:val="009621B9"/>
    <w:rsid w:val="00962493"/>
    <w:rsid w:val="009629BB"/>
    <w:rsid w:val="00963354"/>
    <w:rsid w:val="00963680"/>
    <w:rsid w:val="0096370E"/>
    <w:rsid w:val="00963976"/>
    <w:rsid w:val="00964E99"/>
    <w:rsid w:val="009652F8"/>
    <w:rsid w:val="0096581E"/>
    <w:rsid w:val="009658BC"/>
    <w:rsid w:val="009669B4"/>
    <w:rsid w:val="00967CC4"/>
    <w:rsid w:val="00967FF3"/>
    <w:rsid w:val="00970338"/>
    <w:rsid w:val="00970D56"/>
    <w:rsid w:val="009715B2"/>
    <w:rsid w:val="00972CCB"/>
    <w:rsid w:val="00974A2D"/>
    <w:rsid w:val="00975927"/>
    <w:rsid w:val="00975BE6"/>
    <w:rsid w:val="00977944"/>
    <w:rsid w:val="0098036B"/>
    <w:rsid w:val="009804C3"/>
    <w:rsid w:val="00980959"/>
    <w:rsid w:val="00980B21"/>
    <w:rsid w:val="009821E2"/>
    <w:rsid w:val="00982680"/>
    <w:rsid w:val="00983A2C"/>
    <w:rsid w:val="00984043"/>
    <w:rsid w:val="00984955"/>
    <w:rsid w:val="00985497"/>
    <w:rsid w:val="009862C2"/>
    <w:rsid w:val="00986687"/>
    <w:rsid w:val="00987604"/>
    <w:rsid w:val="00987626"/>
    <w:rsid w:val="00990879"/>
    <w:rsid w:val="00990CD2"/>
    <w:rsid w:val="00990F92"/>
    <w:rsid w:val="00991732"/>
    <w:rsid w:val="00991D76"/>
    <w:rsid w:val="00993BEF"/>
    <w:rsid w:val="0099561B"/>
    <w:rsid w:val="009964EB"/>
    <w:rsid w:val="00997376"/>
    <w:rsid w:val="009A00EC"/>
    <w:rsid w:val="009A0D54"/>
    <w:rsid w:val="009A13F7"/>
    <w:rsid w:val="009A147A"/>
    <w:rsid w:val="009A179A"/>
    <w:rsid w:val="009A3CF3"/>
    <w:rsid w:val="009A3F20"/>
    <w:rsid w:val="009A44E9"/>
    <w:rsid w:val="009A4814"/>
    <w:rsid w:val="009A6837"/>
    <w:rsid w:val="009A766B"/>
    <w:rsid w:val="009B0704"/>
    <w:rsid w:val="009B071C"/>
    <w:rsid w:val="009B0D86"/>
    <w:rsid w:val="009B153A"/>
    <w:rsid w:val="009B1A62"/>
    <w:rsid w:val="009B1ABA"/>
    <w:rsid w:val="009B22FE"/>
    <w:rsid w:val="009B325D"/>
    <w:rsid w:val="009B3F74"/>
    <w:rsid w:val="009B4130"/>
    <w:rsid w:val="009B4F7B"/>
    <w:rsid w:val="009B5B58"/>
    <w:rsid w:val="009B5D12"/>
    <w:rsid w:val="009B653D"/>
    <w:rsid w:val="009B740D"/>
    <w:rsid w:val="009C08F2"/>
    <w:rsid w:val="009C0C72"/>
    <w:rsid w:val="009C273C"/>
    <w:rsid w:val="009C276E"/>
    <w:rsid w:val="009C2FF1"/>
    <w:rsid w:val="009C3CB1"/>
    <w:rsid w:val="009C5C9F"/>
    <w:rsid w:val="009C7A41"/>
    <w:rsid w:val="009D1074"/>
    <w:rsid w:val="009D1A48"/>
    <w:rsid w:val="009D1D02"/>
    <w:rsid w:val="009D4E4C"/>
    <w:rsid w:val="009D5547"/>
    <w:rsid w:val="009D5C59"/>
    <w:rsid w:val="009D7984"/>
    <w:rsid w:val="009D7AC3"/>
    <w:rsid w:val="009D7B44"/>
    <w:rsid w:val="009D7F2F"/>
    <w:rsid w:val="009E00A5"/>
    <w:rsid w:val="009E0A25"/>
    <w:rsid w:val="009E1A34"/>
    <w:rsid w:val="009E1D36"/>
    <w:rsid w:val="009E2D64"/>
    <w:rsid w:val="009E4353"/>
    <w:rsid w:val="009E4FD0"/>
    <w:rsid w:val="009E7520"/>
    <w:rsid w:val="009F014B"/>
    <w:rsid w:val="009F0A4E"/>
    <w:rsid w:val="009F14AF"/>
    <w:rsid w:val="009F1E32"/>
    <w:rsid w:val="009F2D5A"/>
    <w:rsid w:val="009F333C"/>
    <w:rsid w:val="009F3754"/>
    <w:rsid w:val="009F394A"/>
    <w:rsid w:val="009F4403"/>
    <w:rsid w:val="009F5651"/>
    <w:rsid w:val="009F58A2"/>
    <w:rsid w:val="009F6020"/>
    <w:rsid w:val="00A00010"/>
    <w:rsid w:val="00A014C9"/>
    <w:rsid w:val="00A01CF0"/>
    <w:rsid w:val="00A029F2"/>
    <w:rsid w:val="00A039C9"/>
    <w:rsid w:val="00A05984"/>
    <w:rsid w:val="00A06CDD"/>
    <w:rsid w:val="00A07332"/>
    <w:rsid w:val="00A1543B"/>
    <w:rsid w:val="00A16F49"/>
    <w:rsid w:val="00A17A93"/>
    <w:rsid w:val="00A2040F"/>
    <w:rsid w:val="00A20E1E"/>
    <w:rsid w:val="00A2102A"/>
    <w:rsid w:val="00A2163E"/>
    <w:rsid w:val="00A2482E"/>
    <w:rsid w:val="00A24946"/>
    <w:rsid w:val="00A24EB9"/>
    <w:rsid w:val="00A2587C"/>
    <w:rsid w:val="00A25945"/>
    <w:rsid w:val="00A27F4D"/>
    <w:rsid w:val="00A303D2"/>
    <w:rsid w:val="00A3097C"/>
    <w:rsid w:val="00A30B01"/>
    <w:rsid w:val="00A332FC"/>
    <w:rsid w:val="00A33945"/>
    <w:rsid w:val="00A343D8"/>
    <w:rsid w:val="00A34F89"/>
    <w:rsid w:val="00A35656"/>
    <w:rsid w:val="00A35E7F"/>
    <w:rsid w:val="00A362D2"/>
    <w:rsid w:val="00A36C43"/>
    <w:rsid w:val="00A37D58"/>
    <w:rsid w:val="00A42201"/>
    <w:rsid w:val="00A4229A"/>
    <w:rsid w:val="00A422EE"/>
    <w:rsid w:val="00A423DA"/>
    <w:rsid w:val="00A4265C"/>
    <w:rsid w:val="00A437C1"/>
    <w:rsid w:val="00A44421"/>
    <w:rsid w:val="00A4633A"/>
    <w:rsid w:val="00A467A7"/>
    <w:rsid w:val="00A475B3"/>
    <w:rsid w:val="00A47EFD"/>
    <w:rsid w:val="00A5097B"/>
    <w:rsid w:val="00A50A62"/>
    <w:rsid w:val="00A51F03"/>
    <w:rsid w:val="00A5265A"/>
    <w:rsid w:val="00A52FFE"/>
    <w:rsid w:val="00A53597"/>
    <w:rsid w:val="00A53A8F"/>
    <w:rsid w:val="00A53EA4"/>
    <w:rsid w:val="00A54F13"/>
    <w:rsid w:val="00A5629E"/>
    <w:rsid w:val="00A565F7"/>
    <w:rsid w:val="00A60509"/>
    <w:rsid w:val="00A60647"/>
    <w:rsid w:val="00A60D2A"/>
    <w:rsid w:val="00A60F6B"/>
    <w:rsid w:val="00A6142B"/>
    <w:rsid w:val="00A61C3B"/>
    <w:rsid w:val="00A6264A"/>
    <w:rsid w:val="00A62AB1"/>
    <w:rsid w:val="00A6399B"/>
    <w:rsid w:val="00A64D41"/>
    <w:rsid w:val="00A6610B"/>
    <w:rsid w:val="00A6648A"/>
    <w:rsid w:val="00A678D8"/>
    <w:rsid w:val="00A708C8"/>
    <w:rsid w:val="00A70F68"/>
    <w:rsid w:val="00A71EA7"/>
    <w:rsid w:val="00A72724"/>
    <w:rsid w:val="00A727F1"/>
    <w:rsid w:val="00A730C9"/>
    <w:rsid w:val="00A7568C"/>
    <w:rsid w:val="00A756BF"/>
    <w:rsid w:val="00A75828"/>
    <w:rsid w:val="00A76217"/>
    <w:rsid w:val="00A76A9A"/>
    <w:rsid w:val="00A7714B"/>
    <w:rsid w:val="00A77507"/>
    <w:rsid w:val="00A8166A"/>
    <w:rsid w:val="00A81E2C"/>
    <w:rsid w:val="00A8255B"/>
    <w:rsid w:val="00A831BF"/>
    <w:rsid w:val="00A833C1"/>
    <w:rsid w:val="00A841F6"/>
    <w:rsid w:val="00A85CA0"/>
    <w:rsid w:val="00A85E0A"/>
    <w:rsid w:val="00A90F31"/>
    <w:rsid w:val="00A919B7"/>
    <w:rsid w:val="00A92F5B"/>
    <w:rsid w:val="00A93865"/>
    <w:rsid w:val="00A94422"/>
    <w:rsid w:val="00A95255"/>
    <w:rsid w:val="00A968C3"/>
    <w:rsid w:val="00A97438"/>
    <w:rsid w:val="00A9745C"/>
    <w:rsid w:val="00A97B06"/>
    <w:rsid w:val="00AA0C28"/>
    <w:rsid w:val="00AA13D2"/>
    <w:rsid w:val="00AA167E"/>
    <w:rsid w:val="00AA1B24"/>
    <w:rsid w:val="00AA3DB5"/>
    <w:rsid w:val="00AA4FB5"/>
    <w:rsid w:val="00AA5742"/>
    <w:rsid w:val="00AA61F0"/>
    <w:rsid w:val="00AA630E"/>
    <w:rsid w:val="00AA6315"/>
    <w:rsid w:val="00AA63B2"/>
    <w:rsid w:val="00AA6A7A"/>
    <w:rsid w:val="00AA7A04"/>
    <w:rsid w:val="00AB0EAC"/>
    <w:rsid w:val="00AB1700"/>
    <w:rsid w:val="00AB26A9"/>
    <w:rsid w:val="00AB3C89"/>
    <w:rsid w:val="00AB519A"/>
    <w:rsid w:val="00AB544A"/>
    <w:rsid w:val="00AB5AE4"/>
    <w:rsid w:val="00AB67E6"/>
    <w:rsid w:val="00AC35E8"/>
    <w:rsid w:val="00AC60E8"/>
    <w:rsid w:val="00AC719C"/>
    <w:rsid w:val="00AC7B69"/>
    <w:rsid w:val="00AC7D8E"/>
    <w:rsid w:val="00AC7F84"/>
    <w:rsid w:val="00AC7FBF"/>
    <w:rsid w:val="00AD0603"/>
    <w:rsid w:val="00AD0C8F"/>
    <w:rsid w:val="00AD1670"/>
    <w:rsid w:val="00AD189E"/>
    <w:rsid w:val="00AD1D6A"/>
    <w:rsid w:val="00AD212C"/>
    <w:rsid w:val="00AD2641"/>
    <w:rsid w:val="00AD5451"/>
    <w:rsid w:val="00AD639B"/>
    <w:rsid w:val="00AD7067"/>
    <w:rsid w:val="00AD70D0"/>
    <w:rsid w:val="00AD7FFB"/>
    <w:rsid w:val="00AE063A"/>
    <w:rsid w:val="00AE5ECD"/>
    <w:rsid w:val="00AE609C"/>
    <w:rsid w:val="00AE618B"/>
    <w:rsid w:val="00AF050E"/>
    <w:rsid w:val="00AF082D"/>
    <w:rsid w:val="00AF0854"/>
    <w:rsid w:val="00AF0BAD"/>
    <w:rsid w:val="00AF1415"/>
    <w:rsid w:val="00AF1FA6"/>
    <w:rsid w:val="00AF4B80"/>
    <w:rsid w:val="00AF502E"/>
    <w:rsid w:val="00AF549F"/>
    <w:rsid w:val="00AF57A4"/>
    <w:rsid w:val="00AF58C3"/>
    <w:rsid w:val="00AF7B31"/>
    <w:rsid w:val="00B02368"/>
    <w:rsid w:val="00B03149"/>
    <w:rsid w:val="00B03F48"/>
    <w:rsid w:val="00B04C3D"/>
    <w:rsid w:val="00B04DD2"/>
    <w:rsid w:val="00B05FF1"/>
    <w:rsid w:val="00B0652F"/>
    <w:rsid w:val="00B069E5"/>
    <w:rsid w:val="00B06F63"/>
    <w:rsid w:val="00B07770"/>
    <w:rsid w:val="00B07C87"/>
    <w:rsid w:val="00B11751"/>
    <w:rsid w:val="00B1296B"/>
    <w:rsid w:val="00B138C1"/>
    <w:rsid w:val="00B13CBE"/>
    <w:rsid w:val="00B154DB"/>
    <w:rsid w:val="00B172D4"/>
    <w:rsid w:val="00B20152"/>
    <w:rsid w:val="00B2133B"/>
    <w:rsid w:val="00B21CA2"/>
    <w:rsid w:val="00B224B6"/>
    <w:rsid w:val="00B23F39"/>
    <w:rsid w:val="00B23FD2"/>
    <w:rsid w:val="00B24B5B"/>
    <w:rsid w:val="00B255B4"/>
    <w:rsid w:val="00B2641E"/>
    <w:rsid w:val="00B266D9"/>
    <w:rsid w:val="00B268E0"/>
    <w:rsid w:val="00B26DCC"/>
    <w:rsid w:val="00B30121"/>
    <w:rsid w:val="00B316B7"/>
    <w:rsid w:val="00B31E6A"/>
    <w:rsid w:val="00B32FAC"/>
    <w:rsid w:val="00B34013"/>
    <w:rsid w:val="00B34564"/>
    <w:rsid w:val="00B34607"/>
    <w:rsid w:val="00B3569C"/>
    <w:rsid w:val="00B36529"/>
    <w:rsid w:val="00B403A4"/>
    <w:rsid w:val="00B40F4F"/>
    <w:rsid w:val="00B4261F"/>
    <w:rsid w:val="00B4281F"/>
    <w:rsid w:val="00B4388C"/>
    <w:rsid w:val="00B43FAB"/>
    <w:rsid w:val="00B44807"/>
    <w:rsid w:val="00B459FC"/>
    <w:rsid w:val="00B4604F"/>
    <w:rsid w:val="00B463A8"/>
    <w:rsid w:val="00B4719C"/>
    <w:rsid w:val="00B47246"/>
    <w:rsid w:val="00B51883"/>
    <w:rsid w:val="00B523DA"/>
    <w:rsid w:val="00B529FD"/>
    <w:rsid w:val="00B52A13"/>
    <w:rsid w:val="00B5488C"/>
    <w:rsid w:val="00B5615B"/>
    <w:rsid w:val="00B562A3"/>
    <w:rsid w:val="00B563AC"/>
    <w:rsid w:val="00B60157"/>
    <w:rsid w:val="00B603F6"/>
    <w:rsid w:val="00B60502"/>
    <w:rsid w:val="00B6187F"/>
    <w:rsid w:val="00B636F8"/>
    <w:rsid w:val="00B64DEB"/>
    <w:rsid w:val="00B6500D"/>
    <w:rsid w:val="00B658F8"/>
    <w:rsid w:val="00B65A0F"/>
    <w:rsid w:val="00B7065A"/>
    <w:rsid w:val="00B706F2"/>
    <w:rsid w:val="00B706F8"/>
    <w:rsid w:val="00B7076E"/>
    <w:rsid w:val="00B70908"/>
    <w:rsid w:val="00B70CC2"/>
    <w:rsid w:val="00B71397"/>
    <w:rsid w:val="00B7149E"/>
    <w:rsid w:val="00B71FE8"/>
    <w:rsid w:val="00B72059"/>
    <w:rsid w:val="00B7273F"/>
    <w:rsid w:val="00B72A64"/>
    <w:rsid w:val="00B72DFE"/>
    <w:rsid w:val="00B731FB"/>
    <w:rsid w:val="00B73549"/>
    <w:rsid w:val="00B73940"/>
    <w:rsid w:val="00B7549D"/>
    <w:rsid w:val="00B7677C"/>
    <w:rsid w:val="00B76F45"/>
    <w:rsid w:val="00B776BD"/>
    <w:rsid w:val="00B80724"/>
    <w:rsid w:val="00B808FE"/>
    <w:rsid w:val="00B813B6"/>
    <w:rsid w:val="00B81F94"/>
    <w:rsid w:val="00B82C63"/>
    <w:rsid w:val="00B83D82"/>
    <w:rsid w:val="00B83EED"/>
    <w:rsid w:val="00B86020"/>
    <w:rsid w:val="00B916B4"/>
    <w:rsid w:val="00B926FF"/>
    <w:rsid w:val="00B9385B"/>
    <w:rsid w:val="00B95400"/>
    <w:rsid w:val="00B96012"/>
    <w:rsid w:val="00B96FAA"/>
    <w:rsid w:val="00B9777E"/>
    <w:rsid w:val="00B97853"/>
    <w:rsid w:val="00BA0960"/>
    <w:rsid w:val="00BA0C58"/>
    <w:rsid w:val="00BA0F76"/>
    <w:rsid w:val="00BA11BC"/>
    <w:rsid w:val="00BA1BC9"/>
    <w:rsid w:val="00BA2996"/>
    <w:rsid w:val="00BA5720"/>
    <w:rsid w:val="00BA5A8D"/>
    <w:rsid w:val="00BA6670"/>
    <w:rsid w:val="00BA7115"/>
    <w:rsid w:val="00BA75EE"/>
    <w:rsid w:val="00BB0194"/>
    <w:rsid w:val="00BB09CB"/>
    <w:rsid w:val="00BB1500"/>
    <w:rsid w:val="00BB1A71"/>
    <w:rsid w:val="00BB428E"/>
    <w:rsid w:val="00BB5AD1"/>
    <w:rsid w:val="00BB655F"/>
    <w:rsid w:val="00BC04E2"/>
    <w:rsid w:val="00BC054C"/>
    <w:rsid w:val="00BC11AB"/>
    <w:rsid w:val="00BC1C2D"/>
    <w:rsid w:val="00BC209C"/>
    <w:rsid w:val="00BC2A9C"/>
    <w:rsid w:val="00BC366D"/>
    <w:rsid w:val="00BC3D37"/>
    <w:rsid w:val="00BC410A"/>
    <w:rsid w:val="00BC50A0"/>
    <w:rsid w:val="00BC5802"/>
    <w:rsid w:val="00BC58B3"/>
    <w:rsid w:val="00BC5F54"/>
    <w:rsid w:val="00BC65F0"/>
    <w:rsid w:val="00BC7331"/>
    <w:rsid w:val="00BD261A"/>
    <w:rsid w:val="00BD36CE"/>
    <w:rsid w:val="00BD3EDE"/>
    <w:rsid w:val="00BD4581"/>
    <w:rsid w:val="00BD4977"/>
    <w:rsid w:val="00BD5A8D"/>
    <w:rsid w:val="00BD67FD"/>
    <w:rsid w:val="00BD6D66"/>
    <w:rsid w:val="00BD7901"/>
    <w:rsid w:val="00BE23C1"/>
    <w:rsid w:val="00BE358F"/>
    <w:rsid w:val="00BE4016"/>
    <w:rsid w:val="00BE59F1"/>
    <w:rsid w:val="00BE642C"/>
    <w:rsid w:val="00BE6B2F"/>
    <w:rsid w:val="00BE7C99"/>
    <w:rsid w:val="00BF1100"/>
    <w:rsid w:val="00BF1278"/>
    <w:rsid w:val="00BF1BE2"/>
    <w:rsid w:val="00BF2DB5"/>
    <w:rsid w:val="00BF308E"/>
    <w:rsid w:val="00BF33E2"/>
    <w:rsid w:val="00BF340D"/>
    <w:rsid w:val="00BF3488"/>
    <w:rsid w:val="00BF3D01"/>
    <w:rsid w:val="00BF42F7"/>
    <w:rsid w:val="00BF4358"/>
    <w:rsid w:val="00BF4C8F"/>
    <w:rsid w:val="00BF5825"/>
    <w:rsid w:val="00BF6C65"/>
    <w:rsid w:val="00BF7052"/>
    <w:rsid w:val="00C001DB"/>
    <w:rsid w:val="00C0060C"/>
    <w:rsid w:val="00C008AA"/>
    <w:rsid w:val="00C00CB2"/>
    <w:rsid w:val="00C00D9B"/>
    <w:rsid w:val="00C028DC"/>
    <w:rsid w:val="00C04810"/>
    <w:rsid w:val="00C04886"/>
    <w:rsid w:val="00C05173"/>
    <w:rsid w:val="00C06E8C"/>
    <w:rsid w:val="00C06FE6"/>
    <w:rsid w:val="00C10C39"/>
    <w:rsid w:val="00C1278A"/>
    <w:rsid w:val="00C13036"/>
    <w:rsid w:val="00C13089"/>
    <w:rsid w:val="00C131D5"/>
    <w:rsid w:val="00C13313"/>
    <w:rsid w:val="00C1427D"/>
    <w:rsid w:val="00C16CE4"/>
    <w:rsid w:val="00C170C6"/>
    <w:rsid w:val="00C1719A"/>
    <w:rsid w:val="00C17A9E"/>
    <w:rsid w:val="00C2003C"/>
    <w:rsid w:val="00C2099C"/>
    <w:rsid w:val="00C21890"/>
    <w:rsid w:val="00C21BBF"/>
    <w:rsid w:val="00C21F09"/>
    <w:rsid w:val="00C23F04"/>
    <w:rsid w:val="00C2639B"/>
    <w:rsid w:val="00C26F29"/>
    <w:rsid w:val="00C32E45"/>
    <w:rsid w:val="00C34177"/>
    <w:rsid w:val="00C341E2"/>
    <w:rsid w:val="00C34A93"/>
    <w:rsid w:val="00C354C6"/>
    <w:rsid w:val="00C354EF"/>
    <w:rsid w:val="00C363D4"/>
    <w:rsid w:val="00C367CB"/>
    <w:rsid w:val="00C4007F"/>
    <w:rsid w:val="00C40B17"/>
    <w:rsid w:val="00C41638"/>
    <w:rsid w:val="00C41E3F"/>
    <w:rsid w:val="00C428FB"/>
    <w:rsid w:val="00C43013"/>
    <w:rsid w:val="00C44D18"/>
    <w:rsid w:val="00C46342"/>
    <w:rsid w:val="00C477CD"/>
    <w:rsid w:val="00C501F4"/>
    <w:rsid w:val="00C50303"/>
    <w:rsid w:val="00C5063C"/>
    <w:rsid w:val="00C524FF"/>
    <w:rsid w:val="00C53017"/>
    <w:rsid w:val="00C54310"/>
    <w:rsid w:val="00C54878"/>
    <w:rsid w:val="00C5500A"/>
    <w:rsid w:val="00C5560B"/>
    <w:rsid w:val="00C55FBE"/>
    <w:rsid w:val="00C56AD7"/>
    <w:rsid w:val="00C604AB"/>
    <w:rsid w:val="00C61843"/>
    <w:rsid w:val="00C61DB3"/>
    <w:rsid w:val="00C65324"/>
    <w:rsid w:val="00C6625C"/>
    <w:rsid w:val="00C67584"/>
    <w:rsid w:val="00C70D4C"/>
    <w:rsid w:val="00C7121A"/>
    <w:rsid w:val="00C725CC"/>
    <w:rsid w:val="00C7282F"/>
    <w:rsid w:val="00C72B23"/>
    <w:rsid w:val="00C73230"/>
    <w:rsid w:val="00C73737"/>
    <w:rsid w:val="00C75262"/>
    <w:rsid w:val="00C752C0"/>
    <w:rsid w:val="00C765A0"/>
    <w:rsid w:val="00C76D87"/>
    <w:rsid w:val="00C76F20"/>
    <w:rsid w:val="00C801E6"/>
    <w:rsid w:val="00C805BA"/>
    <w:rsid w:val="00C80B75"/>
    <w:rsid w:val="00C80F87"/>
    <w:rsid w:val="00C81BB6"/>
    <w:rsid w:val="00C84283"/>
    <w:rsid w:val="00C84B3C"/>
    <w:rsid w:val="00C853FC"/>
    <w:rsid w:val="00C8585D"/>
    <w:rsid w:val="00C85DDD"/>
    <w:rsid w:val="00C86FFD"/>
    <w:rsid w:val="00C87003"/>
    <w:rsid w:val="00C8743F"/>
    <w:rsid w:val="00C87742"/>
    <w:rsid w:val="00C904B6"/>
    <w:rsid w:val="00C911EC"/>
    <w:rsid w:val="00C93683"/>
    <w:rsid w:val="00C93B63"/>
    <w:rsid w:val="00C941AA"/>
    <w:rsid w:val="00C945BC"/>
    <w:rsid w:val="00C95BE8"/>
    <w:rsid w:val="00C95EA7"/>
    <w:rsid w:val="00C9661E"/>
    <w:rsid w:val="00C976D7"/>
    <w:rsid w:val="00CA0162"/>
    <w:rsid w:val="00CA1738"/>
    <w:rsid w:val="00CA1FBD"/>
    <w:rsid w:val="00CA228A"/>
    <w:rsid w:val="00CA2E0D"/>
    <w:rsid w:val="00CA383D"/>
    <w:rsid w:val="00CA39CB"/>
    <w:rsid w:val="00CA3ED4"/>
    <w:rsid w:val="00CA610D"/>
    <w:rsid w:val="00CA654A"/>
    <w:rsid w:val="00CA799D"/>
    <w:rsid w:val="00CA7D53"/>
    <w:rsid w:val="00CB096B"/>
    <w:rsid w:val="00CB1363"/>
    <w:rsid w:val="00CB163E"/>
    <w:rsid w:val="00CB2168"/>
    <w:rsid w:val="00CB3335"/>
    <w:rsid w:val="00CB3710"/>
    <w:rsid w:val="00CB4A5C"/>
    <w:rsid w:val="00CB4DF9"/>
    <w:rsid w:val="00CB56BB"/>
    <w:rsid w:val="00CB62B9"/>
    <w:rsid w:val="00CB731F"/>
    <w:rsid w:val="00CB76DB"/>
    <w:rsid w:val="00CC1051"/>
    <w:rsid w:val="00CC28F4"/>
    <w:rsid w:val="00CC3B4B"/>
    <w:rsid w:val="00CC48C4"/>
    <w:rsid w:val="00CC52AD"/>
    <w:rsid w:val="00CC552C"/>
    <w:rsid w:val="00CC5753"/>
    <w:rsid w:val="00CC732A"/>
    <w:rsid w:val="00CC79C1"/>
    <w:rsid w:val="00CC7C4C"/>
    <w:rsid w:val="00CD6317"/>
    <w:rsid w:val="00CD7C68"/>
    <w:rsid w:val="00CE2CDC"/>
    <w:rsid w:val="00CE36C7"/>
    <w:rsid w:val="00CE36CE"/>
    <w:rsid w:val="00CE4B0F"/>
    <w:rsid w:val="00CE4B97"/>
    <w:rsid w:val="00CF0406"/>
    <w:rsid w:val="00CF13C8"/>
    <w:rsid w:val="00CF1537"/>
    <w:rsid w:val="00CF2F50"/>
    <w:rsid w:val="00CF306E"/>
    <w:rsid w:val="00CF3700"/>
    <w:rsid w:val="00CF3A16"/>
    <w:rsid w:val="00CF6A7E"/>
    <w:rsid w:val="00CF6D2F"/>
    <w:rsid w:val="00D01C83"/>
    <w:rsid w:val="00D01EA8"/>
    <w:rsid w:val="00D035F7"/>
    <w:rsid w:val="00D0387F"/>
    <w:rsid w:val="00D03BB4"/>
    <w:rsid w:val="00D04501"/>
    <w:rsid w:val="00D0463B"/>
    <w:rsid w:val="00D0557C"/>
    <w:rsid w:val="00D061F7"/>
    <w:rsid w:val="00D10E8A"/>
    <w:rsid w:val="00D128D7"/>
    <w:rsid w:val="00D13B5A"/>
    <w:rsid w:val="00D14AC4"/>
    <w:rsid w:val="00D14C4A"/>
    <w:rsid w:val="00D1590B"/>
    <w:rsid w:val="00D16022"/>
    <w:rsid w:val="00D1617A"/>
    <w:rsid w:val="00D1655F"/>
    <w:rsid w:val="00D17EAE"/>
    <w:rsid w:val="00D20484"/>
    <w:rsid w:val="00D209D7"/>
    <w:rsid w:val="00D213CE"/>
    <w:rsid w:val="00D2171F"/>
    <w:rsid w:val="00D3102F"/>
    <w:rsid w:val="00D33553"/>
    <w:rsid w:val="00D353F6"/>
    <w:rsid w:val="00D36734"/>
    <w:rsid w:val="00D40BEA"/>
    <w:rsid w:val="00D40C93"/>
    <w:rsid w:val="00D4135A"/>
    <w:rsid w:val="00D42F97"/>
    <w:rsid w:val="00D438E5"/>
    <w:rsid w:val="00D45942"/>
    <w:rsid w:val="00D45A67"/>
    <w:rsid w:val="00D45DA2"/>
    <w:rsid w:val="00D46CB2"/>
    <w:rsid w:val="00D47575"/>
    <w:rsid w:val="00D50514"/>
    <w:rsid w:val="00D50F2A"/>
    <w:rsid w:val="00D517CE"/>
    <w:rsid w:val="00D51859"/>
    <w:rsid w:val="00D5186A"/>
    <w:rsid w:val="00D51D3C"/>
    <w:rsid w:val="00D5250D"/>
    <w:rsid w:val="00D53F6C"/>
    <w:rsid w:val="00D542D8"/>
    <w:rsid w:val="00D55A28"/>
    <w:rsid w:val="00D56804"/>
    <w:rsid w:val="00D5795E"/>
    <w:rsid w:val="00D57C26"/>
    <w:rsid w:val="00D613CF"/>
    <w:rsid w:val="00D63879"/>
    <w:rsid w:val="00D649DF"/>
    <w:rsid w:val="00D6575A"/>
    <w:rsid w:val="00D65B56"/>
    <w:rsid w:val="00D66B90"/>
    <w:rsid w:val="00D67FD4"/>
    <w:rsid w:val="00D707DF"/>
    <w:rsid w:val="00D70F89"/>
    <w:rsid w:val="00D71391"/>
    <w:rsid w:val="00D724C3"/>
    <w:rsid w:val="00D73A4C"/>
    <w:rsid w:val="00D7508F"/>
    <w:rsid w:val="00D755D9"/>
    <w:rsid w:val="00D764DB"/>
    <w:rsid w:val="00D81F52"/>
    <w:rsid w:val="00D82247"/>
    <w:rsid w:val="00D82DD3"/>
    <w:rsid w:val="00D830D9"/>
    <w:rsid w:val="00D839B7"/>
    <w:rsid w:val="00D83FCD"/>
    <w:rsid w:val="00D843F9"/>
    <w:rsid w:val="00D845FC"/>
    <w:rsid w:val="00D84FE1"/>
    <w:rsid w:val="00D85717"/>
    <w:rsid w:val="00D8595F"/>
    <w:rsid w:val="00D86C9E"/>
    <w:rsid w:val="00D87FD9"/>
    <w:rsid w:val="00D902F6"/>
    <w:rsid w:val="00D92599"/>
    <w:rsid w:val="00D92BE7"/>
    <w:rsid w:val="00D94260"/>
    <w:rsid w:val="00D94728"/>
    <w:rsid w:val="00D948FB"/>
    <w:rsid w:val="00D96229"/>
    <w:rsid w:val="00D96624"/>
    <w:rsid w:val="00D97077"/>
    <w:rsid w:val="00D97DBE"/>
    <w:rsid w:val="00DA0B5B"/>
    <w:rsid w:val="00DA0CB6"/>
    <w:rsid w:val="00DA1948"/>
    <w:rsid w:val="00DA3CB3"/>
    <w:rsid w:val="00DA3EF2"/>
    <w:rsid w:val="00DA41D7"/>
    <w:rsid w:val="00DA45DF"/>
    <w:rsid w:val="00DA46A5"/>
    <w:rsid w:val="00DA5792"/>
    <w:rsid w:val="00DA597F"/>
    <w:rsid w:val="00DA7C23"/>
    <w:rsid w:val="00DB0ED8"/>
    <w:rsid w:val="00DB1657"/>
    <w:rsid w:val="00DB1986"/>
    <w:rsid w:val="00DB320C"/>
    <w:rsid w:val="00DB3962"/>
    <w:rsid w:val="00DB476B"/>
    <w:rsid w:val="00DB4DD7"/>
    <w:rsid w:val="00DB504A"/>
    <w:rsid w:val="00DB77F9"/>
    <w:rsid w:val="00DB7959"/>
    <w:rsid w:val="00DC0250"/>
    <w:rsid w:val="00DC0AAB"/>
    <w:rsid w:val="00DC1441"/>
    <w:rsid w:val="00DC1875"/>
    <w:rsid w:val="00DC24A3"/>
    <w:rsid w:val="00DC499B"/>
    <w:rsid w:val="00DC51DC"/>
    <w:rsid w:val="00DC5394"/>
    <w:rsid w:val="00DC58D3"/>
    <w:rsid w:val="00DC636D"/>
    <w:rsid w:val="00DC6D1A"/>
    <w:rsid w:val="00DC72C0"/>
    <w:rsid w:val="00DC74C6"/>
    <w:rsid w:val="00DC77FE"/>
    <w:rsid w:val="00DC7BC5"/>
    <w:rsid w:val="00DD04C7"/>
    <w:rsid w:val="00DD1A0C"/>
    <w:rsid w:val="00DD1C3F"/>
    <w:rsid w:val="00DD2894"/>
    <w:rsid w:val="00DD4E17"/>
    <w:rsid w:val="00DD5F22"/>
    <w:rsid w:val="00DD6A9C"/>
    <w:rsid w:val="00DD7175"/>
    <w:rsid w:val="00DE0EAA"/>
    <w:rsid w:val="00DE1CDE"/>
    <w:rsid w:val="00DE3389"/>
    <w:rsid w:val="00DE364C"/>
    <w:rsid w:val="00DE4B83"/>
    <w:rsid w:val="00DE4EF0"/>
    <w:rsid w:val="00DE6450"/>
    <w:rsid w:val="00DE6A1C"/>
    <w:rsid w:val="00DE73F3"/>
    <w:rsid w:val="00DF0BCA"/>
    <w:rsid w:val="00DF268E"/>
    <w:rsid w:val="00DF449E"/>
    <w:rsid w:val="00DF4B16"/>
    <w:rsid w:val="00DF622C"/>
    <w:rsid w:val="00DF714F"/>
    <w:rsid w:val="00DF7D6E"/>
    <w:rsid w:val="00DF7FD7"/>
    <w:rsid w:val="00E001CF"/>
    <w:rsid w:val="00E01804"/>
    <w:rsid w:val="00E01EF2"/>
    <w:rsid w:val="00E023DD"/>
    <w:rsid w:val="00E04179"/>
    <w:rsid w:val="00E0432D"/>
    <w:rsid w:val="00E05313"/>
    <w:rsid w:val="00E053A7"/>
    <w:rsid w:val="00E05987"/>
    <w:rsid w:val="00E059E8"/>
    <w:rsid w:val="00E05C88"/>
    <w:rsid w:val="00E06311"/>
    <w:rsid w:val="00E06B59"/>
    <w:rsid w:val="00E07C1D"/>
    <w:rsid w:val="00E12C44"/>
    <w:rsid w:val="00E13423"/>
    <w:rsid w:val="00E13694"/>
    <w:rsid w:val="00E13B80"/>
    <w:rsid w:val="00E14055"/>
    <w:rsid w:val="00E1424C"/>
    <w:rsid w:val="00E145D5"/>
    <w:rsid w:val="00E14C75"/>
    <w:rsid w:val="00E14D4B"/>
    <w:rsid w:val="00E1549C"/>
    <w:rsid w:val="00E15DBD"/>
    <w:rsid w:val="00E1730A"/>
    <w:rsid w:val="00E17782"/>
    <w:rsid w:val="00E20252"/>
    <w:rsid w:val="00E208D4"/>
    <w:rsid w:val="00E2096C"/>
    <w:rsid w:val="00E21076"/>
    <w:rsid w:val="00E22C59"/>
    <w:rsid w:val="00E2397F"/>
    <w:rsid w:val="00E24465"/>
    <w:rsid w:val="00E24E65"/>
    <w:rsid w:val="00E254D0"/>
    <w:rsid w:val="00E27E80"/>
    <w:rsid w:val="00E30AE2"/>
    <w:rsid w:val="00E30F82"/>
    <w:rsid w:val="00E3148B"/>
    <w:rsid w:val="00E31777"/>
    <w:rsid w:val="00E31FC8"/>
    <w:rsid w:val="00E320DC"/>
    <w:rsid w:val="00E322F0"/>
    <w:rsid w:val="00E3243D"/>
    <w:rsid w:val="00E3303D"/>
    <w:rsid w:val="00E344CF"/>
    <w:rsid w:val="00E35AAD"/>
    <w:rsid w:val="00E373BC"/>
    <w:rsid w:val="00E40AA4"/>
    <w:rsid w:val="00E40FFD"/>
    <w:rsid w:val="00E4199B"/>
    <w:rsid w:val="00E429A0"/>
    <w:rsid w:val="00E42F95"/>
    <w:rsid w:val="00E44A78"/>
    <w:rsid w:val="00E460E7"/>
    <w:rsid w:val="00E506B0"/>
    <w:rsid w:val="00E51281"/>
    <w:rsid w:val="00E5154C"/>
    <w:rsid w:val="00E516E7"/>
    <w:rsid w:val="00E52280"/>
    <w:rsid w:val="00E527FF"/>
    <w:rsid w:val="00E52F9A"/>
    <w:rsid w:val="00E539B9"/>
    <w:rsid w:val="00E54175"/>
    <w:rsid w:val="00E552E1"/>
    <w:rsid w:val="00E558B8"/>
    <w:rsid w:val="00E604D0"/>
    <w:rsid w:val="00E60BB5"/>
    <w:rsid w:val="00E61F5B"/>
    <w:rsid w:val="00E62936"/>
    <w:rsid w:val="00E6338F"/>
    <w:rsid w:val="00E64753"/>
    <w:rsid w:val="00E647A2"/>
    <w:rsid w:val="00E6659B"/>
    <w:rsid w:val="00E66772"/>
    <w:rsid w:val="00E6688A"/>
    <w:rsid w:val="00E70766"/>
    <w:rsid w:val="00E707C9"/>
    <w:rsid w:val="00E71B4F"/>
    <w:rsid w:val="00E71BFB"/>
    <w:rsid w:val="00E729C4"/>
    <w:rsid w:val="00E73F9C"/>
    <w:rsid w:val="00E74A4B"/>
    <w:rsid w:val="00E77988"/>
    <w:rsid w:val="00E77AD2"/>
    <w:rsid w:val="00E77FE6"/>
    <w:rsid w:val="00E82715"/>
    <w:rsid w:val="00E82C1B"/>
    <w:rsid w:val="00E84019"/>
    <w:rsid w:val="00E84168"/>
    <w:rsid w:val="00E844D9"/>
    <w:rsid w:val="00E852B2"/>
    <w:rsid w:val="00E8535F"/>
    <w:rsid w:val="00E86531"/>
    <w:rsid w:val="00E865FE"/>
    <w:rsid w:val="00E86AE5"/>
    <w:rsid w:val="00E86D17"/>
    <w:rsid w:val="00E87EDC"/>
    <w:rsid w:val="00E90BC9"/>
    <w:rsid w:val="00E91C86"/>
    <w:rsid w:val="00E91DB1"/>
    <w:rsid w:val="00E932B8"/>
    <w:rsid w:val="00E93E4E"/>
    <w:rsid w:val="00E941EF"/>
    <w:rsid w:val="00E94700"/>
    <w:rsid w:val="00E95CA8"/>
    <w:rsid w:val="00E975E4"/>
    <w:rsid w:val="00E97674"/>
    <w:rsid w:val="00E97C2F"/>
    <w:rsid w:val="00EA27C9"/>
    <w:rsid w:val="00EA2F3B"/>
    <w:rsid w:val="00EA3643"/>
    <w:rsid w:val="00EA67D5"/>
    <w:rsid w:val="00EA682F"/>
    <w:rsid w:val="00EA6B24"/>
    <w:rsid w:val="00EA6E48"/>
    <w:rsid w:val="00EA7EA7"/>
    <w:rsid w:val="00EB0046"/>
    <w:rsid w:val="00EB0910"/>
    <w:rsid w:val="00EB1FE8"/>
    <w:rsid w:val="00EB2288"/>
    <w:rsid w:val="00EB52DB"/>
    <w:rsid w:val="00EB551F"/>
    <w:rsid w:val="00EB56A1"/>
    <w:rsid w:val="00EB654D"/>
    <w:rsid w:val="00EB68E6"/>
    <w:rsid w:val="00EB77BD"/>
    <w:rsid w:val="00EB7E3A"/>
    <w:rsid w:val="00EC0D5A"/>
    <w:rsid w:val="00EC0EC7"/>
    <w:rsid w:val="00EC1B6C"/>
    <w:rsid w:val="00EC2037"/>
    <w:rsid w:val="00EC227E"/>
    <w:rsid w:val="00EC2852"/>
    <w:rsid w:val="00EC2B15"/>
    <w:rsid w:val="00EC3979"/>
    <w:rsid w:val="00EC3B13"/>
    <w:rsid w:val="00EC559B"/>
    <w:rsid w:val="00EC5E34"/>
    <w:rsid w:val="00EC6043"/>
    <w:rsid w:val="00EC6532"/>
    <w:rsid w:val="00EC6817"/>
    <w:rsid w:val="00ED01BC"/>
    <w:rsid w:val="00ED02C6"/>
    <w:rsid w:val="00ED17F1"/>
    <w:rsid w:val="00ED3FAC"/>
    <w:rsid w:val="00ED5303"/>
    <w:rsid w:val="00ED66EC"/>
    <w:rsid w:val="00ED6B06"/>
    <w:rsid w:val="00ED768F"/>
    <w:rsid w:val="00EE0588"/>
    <w:rsid w:val="00EE0CC5"/>
    <w:rsid w:val="00EE1EA5"/>
    <w:rsid w:val="00EE37B3"/>
    <w:rsid w:val="00EE40C9"/>
    <w:rsid w:val="00EE5A67"/>
    <w:rsid w:val="00EF068B"/>
    <w:rsid w:val="00EF0BE4"/>
    <w:rsid w:val="00EF133C"/>
    <w:rsid w:val="00EF39C7"/>
    <w:rsid w:val="00EF3AAE"/>
    <w:rsid w:val="00EF3AFC"/>
    <w:rsid w:val="00EF635D"/>
    <w:rsid w:val="00EF638F"/>
    <w:rsid w:val="00EF7943"/>
    <w:rsid w:val="00F00844"/>
    <w:rsid w:val="00F00B8C"/>
    <w:rsid w:val="00F00FF5"/>
    <w:rsid w:val="00F01B5A"/>
    <w:rsid w:val="00F025FE"/>
    <w:rsid w:val="00F02672"/>
    <w:rsid w:val="00F02B3B"/>
    <w:rsid w:val="00F03072"/>
    <w:rsid w:val="00F035AE"/>
    <w:rsid w:val="00F049BF"/>
    <w:rsid w:val="00F04F97"/>
    <w:rsid w:val="00F0584B"/>
    <w:rsid w:val="00F06460"/>
    <w:rsid w:val="00F068DB"/>
    <w:rsid w:val="00F06B9E"/>
    <w:rsid w:val="00F076EB"/>
    <w:rsid w:val="00F07E0D"/>
    <w:rsid w:val="00F07E8E"/>
    <w:rsid w:val="00F10B88"/>
    <w:rsid w:val="00F10BB9"/>
    <w:rsid w:val="00F10EA3"/>
    <w:rsid w:val="00F12598"/>
    <w:rsid w:val="00F13450"/>
    <w:rsid w:val="00F14E0F"/>
    <w:rsid w:val="00F164F1"/>
    <w:rsid w:val="00F1702B"/>
    <w:rsid w:val="00F1741D"/>
    <w:rsid w:val="00F174FF"/>
    <w:rsid w:val="00F20FEC"/>
    <w:rsid w:val="00F21C6E"/>
    <w:rsid w:val="00F2237E"/>
    <w:rsid w:val="00F228E1"/>
    <w:rsid w:val="00F23A16"/>
    <w:rsid w:val="00F245A6"/>
    <w:rsid w:val="00F24DE6"/>
    <w:rsid w:val="00F2506E"/>
    <w:rsid w:val="00F304DF"/>
    <w:rsid w:val="00F30912"/>
    <w:rsid w:val="00F30F35"/>
    <w:rsid w:val="00F3103E"/>
    <w:rsid w:val="00F33990"/>
    <w:rsid w:val="00F34962"/>
    <w:rsid w:val="00F35C5A"/>
    <w:rsid w:val="00F364C6"/>
    <w:rsid w:val="00F36595"/>
    <w:rsid w:val="00F366D6"/>
    <w:rsid w:val="00F37AAE"/>
    <w:rsid w:val="00F40882"/>
    <w:rsid w:val="00F42C72"/>
    <w:rsid w:val="00F42D5F"/>
    <w:rsid w:val="00F43318"/>
    <w:rsid w:val="00F435F2"/>
    <w:rsid w:val="00F445EF"/>
    <w:rsid w:val="00F44A93"/>
    <w:rsid w:val="00F4569A"/>
    <w:rsid w:val="00F47046"/>
    <w:rsid w:val="00F501E6"/>
    <w:rsid w:val="00F50A85"/>
    <w:rsid w:val="00F50B57"/>
    <w:rsid w:val="00F5114E"/>
    <w:rsid w:val="00F5157A"/>
    <w:rsid w:val="00F51BBD"/>
    <w:rsid w:val="00F527B6"/>
    <w:rsid w:val="00F52C73"/>
    <w:rsid w:val="00F54274"/>
    <w:rsid w:val="00F55D26"/>
    <w:rsid w:val="00F575A3"/>
    <w:rsid w:val="00F602AB"/>
    <w:rsid w:val="00F60512"/>
    <w:rsid w:val="00F60FEB"/>
    <w:rsid w:val="00F61C3C"/>
    <w:rsid w:val="00F6222B"/>
    <w:rsid w:val="00F62CFF"/>
    <w:rsid w:val="00F63258"/>
    <w:rsid w:val="00F638FF"/>
    <w:rsid w:val="00F64CF3"/>
    <w:rsid w:val="00F657DD"/>
    <w:rsid w:val="00F66DA6"/>
    <w:rsid w:val="00F6715F"/>
    <w:rsid w:val="00F72A60"/>
    <w:rsid w:val="00F743CF"/>
    <w:rsid w:val="00F744EE"/>
    <w:rsid w:val="00F75451"/>
    <w:rsid w:val="00F77492"/>
    <w:rsid w:val="00F8073F"/>
    <w:rsid w:val="00F80889"/>
    <w:rsid w:val="00F808FE"/>
    <w:rsid w:val="00F814CD"/>
    <w:rsid w:val="00F81F77"/>
    <w:rsid w:val="00F82936"/>
    <w:rsid w:val="00F82A2B"/>
    <w:rsid w:val="00F82B76"/>
    <w:rsid w:val="00F84059"/>
    <w:rsid w:val="00F84483"/>
    <w:rsid w:val="00F85BE6"/>
    <w:rsid w:val="00F85E00"/>
    <w:rsid w:val="00F86DB5"/>
    <w:rsid w:val="00F9182B"/>
    <w:rsid w:val="00F925DB"/>
    <w:rsid w:val="00F92DF5"/>
    <w:rsid w:val="00F93C19"/>
    <w:rsid w:val="00F93C5C"/>
    <w:rsid w:val="00F93CE9"/>
    <w:rsid w:val="00F9427B"/>
    <w:rsid w:val="00F94F92"/>
    <w:rsid w:val="00F96263"/>
    <w:rsid w:val="00FA191F"/>
    <w:rsid w:val="00FA1B0C"/>
    <w:rsid w:val="00FA2569"/>
    <w:rsid w:val="00FA2E8D"/>
    <w:rsid w:val="00FA4066"/>
    <w:rsid w:val="00FA42F8"/>
    <w:rsid w:val="00FA57D0"/>
    <w:rsid w:val="00FA608B"/>
    <w:rsid w:val="00FA6429"/>
    <w:rsid w:val="00FB0298"/>
    <w:rsid w:val="00FB0409"/>
    <w:rsid w:val="00FB060B"/>
    <w:rsid w:val="00FB1868"/>
    <w:rsid w:val="00FB223C"/>
    <w:rsid w:val="00FB2B9C"/>
    <w:rsid w:val="00FB3364"/>
    <w:rsid w:val="00FB3DBD"/>
    <w:rsid w:val="00FB5699"/>
    <w:rsid w:val="00FB5958"/>
    <w:rsid w:val="00FB61DA"/>
    <w:rsid w:val="00FB7A39"/>
    <w:rsid w:val="00FC12F3"/>
    <w:rsid w:val="00FC1FF6"/>
    <w:rsid w:val="00FC32EC"/>
    <w:rsid w:val="00FC4BB9"/>
    <w:rsid w:val="00FC4EED"/>
    <w:rsid w:val="00FC6017"/>
    <w:rsid w:val="00FC73CD"/>
    <w:rsid w:val="00FC76F9"/>
    <w:rsid w:val="00FC79ED"/>
    <w:rsid w:val="00FD191F"/>
    <w:rsid w:val="00FD20A3"/>
    <w:rsid w:val="00FD3148"/>
    <w:rsid w:val="00FD327A"/>
    <w:rsid w:val="00FD3F0B"/>
    <w:rsid w:val="00FD402A"/>
    <w:rsid w:val="00FD492D"/>
    <w:rsid w:val="00FD796E"/>
    <w:rsid w:val="00FE04C8"/>
    <w:rsid w:val="00FE0A0F"/>
    <w:rsid w:val="00FE21F6"/>
    <w:rsid w:val="00FE3742"/>
    <w:rsid w:val="00FE4098"/>
    <w:rsid w:val="00FE4619"/>
    <w:rsid w:val="00FE4900"/>
    <w:rsid w:val="00FE65A8"/>
    <w:rsid w:val="00FE68B4"/>
    <w:rsid w:val="00FE7783"/>
    <w:rsid w:val="00FE78B8"/>
    <w:rsid w:val="00FF103E"/>
    <w:rsid w:val="00FF1838"/>
    <w:rsid w:val="00FF265E"/>
    <w:rsid w:val="00FF299C"/>
    <w:rsid w:val="00FF391F"/>
    <w:rsid w:val="00FF47CD"/>
    <w:rsid w:val="00FF4894"/>
    <w:rsid w:val="00FF50D5"/>
    <w:rsid w:val="00FF51C9"/>
    <w:rsid w:val="00FF58A8"/>
    <w:rsid w:val="00FF645F"/>
    <w:rsid w:val="447E8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A7302F6"/>
  <w15:docId w15:val="{24CA4179-CEA1-4AFA-9E89-70E885F5DA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34"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F299C"/>
    <w:pPr>
      <w:spacing w:after="60"/>
      <w:jc w:val="both"/>
    </w:pPr>
    <w:rPr>
      <w:sz w:val="22"/>
      <w:szCs w:val="24"/>
      <w:lang w:val="en-GB" w:eastAsia="zh-CN"/>
    </w:rPr>
  </w:style>
  <w:style w:type="paragraph" w:styleId="Heading1">
    <w:name w:val="heading 1"/>
    <w:basedOn w:val="Normal"/>
    <w:next w:val="Normal"/>
    <w:link w:val="Heading1Char"/>
    <w:qFormat/>
    <w:pPr>
      <w:tabs>
        <w:tab w:val="num" w:pos="0"/>
      </w:tabs>
      <w:ind w:left="360" w:hanging="360"/>
      <w:outlineLvl w:val="0"/>
    </w:pPr>
    <w:rPr>
      <w:b/>
      <w:smallCaps/>
      <w:szCs w:val="22"/>
    </w:rPr>
  </w:style>
  <w:style w:type="paragraph" w:styleId="Heading2">
    <w:name w:val="heading 2"/>
    <w:basedOn w:val="Normal"/>
    <w:next w:val="Normal"/>
    <w:qFormat/>
    <w:rsid w:val="00E527FF"/>
    <w:pPr>
      <w:outlineLvl w:val="1"/>
    </w:pPr>
    <w:rPr>
      <w:szCs w:val="22"/>
      <w:u w:val="single"/>
    </w:rPr>
  </w:style>
  <w:style w:type="paragraph" w:styleId="Heading3">
    <w:name w:val="heading 3"/>
    <w:basedOn w:val="Normal"/>
    <w:next w:val="Normal"/>
    <w:link w:val="Heading3Char"/>
    <w:qFormat/>
    <w:rsid w:val="00573D42"/>
    <w:pPr>
      <w:keepNext/>
      <w:widowControl w:val="0"/>
      <w:tabs>
        <w:tab w:val="left" w:pos="2160"/>
        <w:tab w:val="left" w:pos="9360"/>
      </w:tabs>
      <w:outlineLvl w:val="2"/>
    </w:pPr>
    <w:rPr>
      <w:b/>
      <w:szCs w:val="20"/>
      <w:lang w:val="en-US"/>
    </w:rPr>
  </w:style>
  <w:style w:type="paragraph" w:styleId="Heading4">
    <w:name w:val="heading 4"/>
    <w:basedOn w:val="Normal"/>
    <w:next w:val="Normal"/>
    <w:qFormat/>
    <w:pPr>
      <w:keepNext/>
      <w:widowControl w:val="0"/>
      <w:spacing w:after="540"/>
      <w:ind w:left="116"/>
      <w:outlineLvl w:val="3"/>
    </w:pPr>
    <w:rPr>
      <w:b/>
      <w:spacing w:val="15"/>
      <w:sz w:val="28"/>
      <w:lang w:val="en-US"/>
    </w:rPr>
  </w:style>
  <w:style w:type="paragraph" w:styleId="Heading5">
    <w:name w:val="heading 5"/>
    <w:basedOn w:val="Normal"/>
    <w:next w:val="Normal"/>
    <w:qFormat/>
    <w:pPr>
      <w:keepNext/>
      <w:pBdr>
        <w:top w:val="single" w:color="000000" w:sz="4" w:space="1"/>
        <w:left w:val="single" w:color="000000" w:sz="4" w:space="4"/>
        <w:bottom w:val="single" w:color="000000" w:sz="4" w:space="1"/>
        <w:right w:val="single" w:color="000000" w:sz="4" w:space="4"/>
      </w:pBdr>
      <w:spacing w:before="120" w:after="120"/>
      <w:jc w:val="center"/>
      <w:outlineLvl w:val="4"/>
    </w:pPr>
    <w:rPr>
      <w:b/>
      <w:bCs/>
      <w:sz w:val="24"/>
    </w:rPr>
  </w:style>
  <w:style w:type="paragraph" w:styleId="Heading8">
    <w:name w:val="heading 8"/>
    <w:basedOn w:val="Normal"/>
    <w:next w:val="Normal"/>
    <w:qFormat/>
    <w:pPr>
      <w:spacing w:before="240" w:after="120"/>
      <w:outlineLvl w:val="7"/>
    </w:pPr>
    <w:rPr>
      <w:rFonts w:ascii="Calibri" w:hAnsi="Calibri"/>
      <w:i/>
      <w:iCs/>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2z0" w:customStyle="1">
    <w:name w:val="WW8Num2z0"/>
    <w:rPr>
      <w:rFonts w:ascii="Times New Roman" w:hAnsi="Times New Roman" w:cs="Times New Roman"/>
      <w:b w:val="0"/>
      <w:i w:val="0"/>
      <w:sz w:val="22"/>
    </w:rPr>
  </w:style>
  <w:style w:type="character" w:styleId="WW8Num3z0" w:customStyle="1">
    <w:name w:val="WW8Num3z0"/>
    <w:rPr>
      <w:rFonts w:ascii="Times New Roman" w:hAnsi="Times New Roman" w:eastAsia="Times New Roman" w:cs="Times New Roman"/>
    </w:rPr>
  </w:style>
  <w:style w:type="character" w:styleId="WW8Num3z1" w:customStyle="1">
    <w:name w:val="WW8Num3z1"/>
    <w:rPr>
      <w:rFonts w:ascii="Courier New" w:hAnsi="Courier New" w:cs="Courier New"/>
    </w:rPr>
  </w:style>
  <w:style w:type="character" w:styleId="WW8Num3z2" w:customStyle="1">
    <w:name w:val="WW8Num3z2"/>
    <w:rPr>
      <w:rFonts w:ascii="Wingdings" w:hAnsi="Wingdings" w:cs="Wingdings"/>
    </w:rPr>
  </w:style>
  <w:style w:type="character" w:styleId="WW8Num3z3" w:customStyle="1">
    <w:name w:val="WW8Num3z3"/>
    <w:rPr>
      <w:rFonts w:ascii="Symbol" w:hAnsi="Symbol" w:cs="Symbol"/>
    </w:rPr>
  </w:style>
  <w:style w:type="character" w:styleId="WW8Num4z0" w:customStyle="1">
    <w:name w:val="WW8Num4z0"/>
    <w:rPr>
      <w:rFonts w:cs="Times New Roman"/>
    </w:rPr>
  </w:style>
  <w:style w:type="character" w:styleId="WW8Num4z1" w:customStyle="1">
    <w:name w:val="WW8Num4z1"/>
    <w:rPr>
      <w:rFonts w:ascii="Symbol" w:hAnsi="Symbol" w:cs="Symbol"/>
      <w:sz w:val="18"/>
    </w:rPr>
  </w:style>
  <w:style w:type="character" w:styleId="WW8Num5z0" w:customStyle="1">
    <w:name w:val="WW8Num5z0"/>
    <w:rPr>
      <w:rFonts w:ascii="Courier New" w:hAnsi="Courier New" w:cs="Courier New"/>
    </w:rPr>
  </w:style>
  <w:style w:type="character" w:styleId="WW8Num5z2" w:customStyle="1">
    <w:name w:val="WW8Num5z2"/>
    <w:rPr>
      <w:rFonts w:ascii="Wingdings" w:hAnsi="Wingdings" w:cs="Wingdings"/>
    </w:rPr>
  </w:style>
  <w:style w:type="character" w:styleId="WW8Num5z3" w:customStyle="1">
    <w:name w:val="WW8Num5z3"/>
    <w:rPr>
      <w:rFonts w:ascii="Symbol" w:hAnsi="Symbol" w:cs="Symbol"/>
    </w:rPr>
  </w:style>
  <w:style w:type="character" w:styleId="WW8Num7z0" w:customStyle="1">
    <w:name w:val="WW8Num7z0"/>
    <w:rPr>
      <w:rFonts w:ascii="Arial" w:hAnsi="Arial" w:cs="Arial"/>
    </w:rPr>
  </w:style>
  <w:style w:type="character" w:styleId="WW8Num8z0" w:customStyle="1">
    <w:name w:val="WW8Num8z0"/>
    <w:rPr>
      <w:rFonts w:ascii="Symbol" w:hAnsi="Symbol" w:cs="Symbol"/>
    </w:rPr>
  </w:style>
  <w:style w:type="character" w:styleId="WW8Num8z1" w:customStyle="1">
    <w:name w:val="WW8Num8z1"/>
    <w:rPr>
      <w:rFonts w:ascii="Courier New" w:hAnsi="Courier New" w:cs="Courier New"/>
    </w:rPr>
  </w:style>
  <w:style w:type="character" w:styleId="WW8Num8z2" w:customStyle="1">
    <w:name w:val="WW8Num8z2"/>
    <w:rPr>
      <w:rFonts w:ascii="Wingdings" w:hAnsi="Wingdings" w:cs="Wingdings"/>
    </w:rPr>
  </w:style>
  <w:style w:type="character" w:styleId="WW8Num9z0" w:customStyle="1">
    <w:name w:val="WW8Num9z0"/>
    <w:rPr>
      <w:rFonts w:ascii="Courier New" w:hAnsi="Courier New" w:cs="Courier New"/>
    </w:rPr>
  </w:style>
  <w:style w:type="character" w:styleId="WW8Num9z2" w:customStyle="1">
    <w:name w:val="WW8Num9z2"/>
    <w:rPr>
      <w:rFonts w:ascii="Wingdings" w:hAnsi="Wingdings" w:cs="Wingdings"/>
    </w:rPr>
  </w:style>
  <w:style w:type="character" w:styleId="WW8Num9z3" w:customStyle="1">
    <w:name w:val="WW8Num9z3"/>
    <w:rPr>
      <w:rFonts w:ascii="Symbol" w:hAnsi="Symbol" w:cs="Symbol"/>
    </w:rPr>
  </w:style>
  <w:style w:type="character" w:styleId="WW8Num10z0" w:customStyle="1">
    <w:name w:val="WW8Num10z0"/>
    <w:rPr>
      <w:rFonts w:ascii="Symbol" w:hAnsi="Symbol" w:cs="Symbol"/>
    </w:rPr>
  </w:style>
  <w:style w:type="character" w:styleId="WW8Num10z1" w:customStyle="1">
    <w:name w:val="WW8Num10z1"/>
    <w:rPr>
      <w:rFonts w:ascii="Courier New" w:hAnsi="Courier New" w:cs="Courier New"/>
    </w:rPr>
  </w:style>
  <w:style w:type="character" w:styleId="WW8Num10z2" w:customStyle="1">
    <w:name w:val="WW8Num10z2"/>
    <w:rPr>
      <w:rFonts w:ascii="Wingdings" w:hAnsi="Wingdings" w:cs="Wingdings"/>
    </w:rPr>
  </w:style>
  <w:style w:type="character" w:styleId="WW8Num11z0" w:customStyle="1">
    <w:name w:val="WW8Num11z0"/>
    <w:rPr>
      <w:rFonts w:ascii="Courier New" w:hAnsi="Courier New" w:cs="Courier New"/>
    </w:rPr>
  </w:style>
  <w:style w:type="character" w:styleId="WW8Num11z2" w:customStyle="1">
    <w:name w:val="WW8Num11z2"/>
    <w:rPr>
      <w:rFonts w:ascii="Wingdings" w:hAnsi="Wingdings" w:cs="Wingdings"/>
    </w:rPr>
  </w:style>
  <w:style w:type="character" w:styleId="WW8Num11z3" w:customStyle="1">
    <w:name w:val="WW8Num11z3"/>
    <w:rPr>
      <w:rFonts w:ascii="Symbol" w:hAnsi="Symbol" w:cs="Symbol"/>
    </w:rPr>
  </w:style>
  <w:style w:type="character" w:styleId="WW8Num12z0" w:customStyle="1">
    <w:name w:val="WW8Num12z0"/>
    <w:rPr>
      <w:rFonts w:ascii="Courier New" w:hAnsi="Courier New" w:cs="Courier New"/>
    </w:rPr>
  </w:style>
  <w:style w:type="character" w:styleId="WW8Num12z2" w:customStyle="1">
    <w:name w:val="WW8Num12z2"/>
    <w:rPr>
      <w:rFonts w:ascii="Wingdings" w:hAnsi="Wingdings" w:cs="Wingdings"/>
    </w:rPr>
  </w:style>
  <w:style w:type="character" w:styleId="WW8Num12z3" w:customStyle="1">
    <w:name w:val="WW8Num12z3"/>
    <w:rPr>
      <w:rFonts w:ascii="Symbol" w:hAnsi="Symbol" w:cs="Symbol"/>
    </w:rPr>
  </w:style>
  <w:style w:type="character" w:styleId="WW8Num13z0" w:customStyle="1">
    <w:name w:val="WW8Num13z0"/>
    <w:rPr>
      <w:rFonts w:ascii="Symbol" w:hAnsi="Symbol" w:cs="Symbol"/>
    </w:rPr>
  </w:style>
  <w:style w:type="character" w:styleId="WW8Num13z1" w:customStyle="1">
    <w:name w:val="WW8Num13z1"/>
    <w:rPr>
      <w:rFonts w:ascii="Courier New" w:hAnsi="Courier New" w:cs="Courier New"/>
    </w:rPr>
  </w:style>
  <w:style w:type="character" w:styleId="WW8Num13z2" w:customStyle="1">
    <w:name w:val="WW8Num13z2"/>
    <w:rPr>
      <w:rFonts w:ascii="Wingdings" w:hAnsi="Wingdings" w:cs="Wingdings"/>
    </w:rPr>
  </w:style>
  <w:style w:type="character" w:styleId="WW8Num14z0" w:customStyle="1">
    <w:name w:val="WW8Num14z0"/>
    <w:rPr>
      <w:rFonts w:ascii="Courier New" w:hAnsi="Courier New" w:cs="Courier New"/>
    </w:rPr>
  </w:style>
  <w:style w:type="character" w:styleId="WW8Num14z2" w:customStyle="1">
    <w:name w:val="WW8Num14z2"/>
    <w:rPr>
      <w:rFonts w:ascii="Wingdings" w:hAnsi="Wingdings" w:cs="Wingdings"/>
    </w:rPr>
  </w:style>
  <w:style w:type="character" w:styleId="WW8Num14z3" w:customStyle="1">
    <w:name w:val="WW8Num14z3"/>
    <w:rPr>
      <w:rFonts w:ascii="Symbol" w:hAnsi="Symbol" w:cs="Symbol"/>
    </w:rPr>
  </w:style>
  <w:style w:type="character" w:styleId="WW8Num16z1" w:customStyle="1">
    <w:name w:val="WW8Num16z1"/>
    <w:rPr>
      <w:rFonts w:ascii="Courier New" w:hAnsi="Courier New" w:cs="Courier New"/>
    </w:rPr>
  </w:style>
  <w:style w:type="character" w:styleId="WW8Num16z2" w:customStyle="1">
    <w:name w:val="WW8Num16z2"/>
    <w:rPr>
      <w:rFonts w:ascii="Wingdings" w:hAnsi="Wingdings" w:cs="Wingdings"/>
    </w:rPr>
  </w:style>
  <w:style w:type="character" w:styleId="WW8Num16z3" w:customStyle="1">
    <w:name w:val="WW8Num16z3"/>
    <w:rPr>
      <w:rFonts w:ascii="Symbol" w:hAnsi="Symbol" w:cs="Symbol"/>
    </w:rPr>
  </w:style>
  <w:style w:type="character" w:styleId="WW8Num17z0" w:customStyle="1">
    <w:name w:val="WW8Num17z0"/>
    <w:rPr>
      <w:rFonts w:ascii="Wingdings" w:hAnsi="Wingdings" w:cs="Wingdings"/>
    </w:rPr>
  </w:style>
  <w:style w:type="character" w:styleId="WW8Num17z3" w:customStyle="1">
    <w:name w:val="WW8Num17z3"/>
    <w:rPr>
      <w:rFonts w:ascii="Symbol" w:hAnsi="Symbol" w:cs="Symbol"/>
    </w:rPr>
  </w:style>
  <w:style w:type="character" w:styleId="WW8Num17z4" w:customStyle="1">
    <w:name w:val="WW8Num17z4"/>
    <w:rPr>
      <w:rFonts w:ascii="Courier New" w:hAnsi="Courier New" w:cs="Courier New"/>
    </w:rPr>
  </w:style>
  <w:style w:type="character" w:styleId="WW8Num19z0" w:customStyle="1">
    <w:name w:val="WW8Num19z0"/>
    <w:rPr>
      <w:rFonts w:ascii="Wingdings" w:hAnsi="Wingdings" w:cs="Wingdings"/>
    </w:rPr>
  </w:style>
  <w:style w:type="character" w:styleId="WW8Num19z1" w:customStyle="1">
    <w:name w:val="WW8Num19z1"/>
    <w:rPr>
      <w:rFonts w:ascii="Courier New" w:hAnsi="Courier New" w:cs="Courier New"/>
    </w:rPr>
  </w:style>
  <w:style w:type="character" w:styleId="WW8Num19z3" w:customStyle="1">
    <w:name w:val="WW8Num19z3"/>
    <w:rPr>
      <w:rFonts w:ascii="Symbol" w:hAnsi="Symbol" w:cs="Symbol"/>
    </w:rPr>
  </w:style>
  <w:style w:type="character" w:styleId="WW8Num20z0" w:customStyle="1">
    <w:name w:val="WW8Num20z0"/>
    <w:rPr>
      <w:rFonts w:ascii="Courier New" w:hAnsi="Courier New" w:cs="Courier New"/>
    </w:rPr>
  </w:style>
  <w:style w:type="character" w:styleId="WW8Num20z2" w:customStyle="1">
    <w:name w:val="WW8Num20z2"/>
    <w:rPr>
      <w:rFonts w:ascii="Wingdings" w:hAnsi="Wingdings" w:cs="Wingdings"/>
    </w:rPr>
  </w:style>
  <w:style w:type="character" w:styleId="WW8Num20z3" w:customStyle="1">
    <w:name w:val="WW8Num20z3"/>
    <w:rPr>
      <w:rFonts w:ascii="Symbol" w:hAnsi="Symbol" w:cs="Symbol"/>
    </w:rPr>
  </w:style>
  <w:style w:type="character" w:styleId="WW8Num22z0" w:customStyle="1">
    <w:name w:val="WW8Num22z0"/>
    <w:rPr>
      <w:rFonts w:ascii="Wingdings" w:hAnsi="Wingdings" w:cs="Wingdings"/>
    </w:rPr>
  </w:style>
  <w:style w:type="character" w:styleId="WW8Num22z1" w:customStyle="1">
    <w:name w:val="WW8Num22z1"/>
    <w:rPr>
      <w:rFonts w:ascii="Courier New" w:hAnsi="Courier New" w:cs="Courier New"/>
    </w:rPr>
  </w:style>
  <w:style w:type="character" w:styleId="WW8Num22z3" w:customStyle="1">
    <w:name w:val="WW8Num22z3"/>
    <w:rPr>
      <w:rFonts w:ascii="Symbol" w:hAnsi="Symbol" w:cs="Symbol"/>
    </w:rPr>
  </w:style>
  <w:style w:type="character" w:styleId="WW8Num23z0" w:customStyle="1">
    <w:name w:val="WW8Num23z0"/>
    <w:rPr>
      <w:rFonts w:ascii="Courier New" w:hAnsi="Courier New" w:cs="Courier New"/>
    </w:rPr>
  </w:style>
  <w:style w:type="character" w:styleId="WW8Num23z2" w:customStyle="1">
    <w:name w:val="WW8Num23z2"/>
    <w:rPr>
      <w:rFonts w:ascii="Wingdings" w:hAnsi="Wingdings" w:cs="Wingdings"/>
    </w:rPr>
  </w:style>
  <w:style w:type="character" w:styleId="WW8Num23z3" w:customStyle="1">
    <w:name w:val="WW8Num23z3"/>
    <w:rPr>
      <w:rFonts w:ascii="Symbol" w:hAnsi="Symbol" w:cs="Symbol"/>
    </w:rPr>
  </w:style>
  <w:style w:type="character" w:styleId="WW8Num24z0" w:customStyle="1">
    <w:name w:val="WW8Num24z0"/>
    <w:rPr>
      <w:rFonts w:ascii="Courier New" w:hAnsi="Courier New" w:cs="Courier New"/>
    </w:rPr>
  </w:style>
  <w:style w:type="character" w:styleId="WW8Num24z2" w:customStyle="1">
    <w:name w:val="WW8Num24z2"/>
    <w:rPr>
      <w:rFonts w:ascii="Wingdings" w:hAnsi="Wingdings" w:cs="Wingdings"/>
    </w:rPr>
  </w:style>
  <w:style w:type="character" w:styleId="WW8Num24z3" w:customStyle="1">
    <w:name w:val="WW8Num24z3"/>
    <w:rPr>
      <w:rFonts w:ascii="Symbol" w:hAnsi="Symbol" w:cs="Symbol"/>
    </w:rPr>
  </w:style>
  <w:style w:type="character" w:styleId="WW8Num25z0" w:customStyle="1">
    <w:name w:val="WW8Num25z0"/>
    <w:rPr>
      <w:rFonts w:ascii="Wingdings" w:hAnsi="Wingdings" w:cs="Wingdings"/>
    </w:rPr>
  </w:style>
  <w:style w:type="character" w:styleId="WW8Num25z1" w:customStyle="1">
    <w:name w:val="WW8Num25z1"/>
    <w:rPr>
      <w:rFonts w:ascii="Courier New" w:hAnsi="Courier New" w:cs="Courier New"/>
    </w:rPr>
  </w:style>
  <w:style w:type="character" w:styleId="WW8Num25z3" w:customStyle="1">
    <w:name w:val="WW8Num25z3"/>
    <w:rPr>
      <w:rFonts w:ascii="Symbol" w:hAnsi="Symbol" w:cs="Symbol"/>
    </w:rPr>
  </w:style>
  <w:style w:type="character" w:styleId="WW8Num26z0" w:customStyle="1">
    <w:name w:val="WW8Num26z0"/>
    <w:rPr>
      <w:rFonts w:ascii="Courier New" w:hAnsi="Courier New" w:cs="Courier New"/>
    </w:rPr>
  </w:style>
  <w:style w:type="character" w:styleId="WW8Num26z2" w:customStyle="1">
    <w:name w:val="WW8Num26z2"/>
    <w:rPr>
      <w:rFonts w:ascii="Wingdings" w:hAnsi="Wingdings" w:cs="Wingdings"/>
    </w:rPr>
  </w:style>
  <w:style w:type="character" w:styleId="WW8Num26z3" w:customStyle="1">
    <w:name w:val="WW8Num26z3"/>
    <w:rPr>
      <w:rFonts w:ascii="Symbol" w:hAnsi="Symbol" w:cs="Symbol"/>
    </w:rPr>
  </w:style>
  <w:style w:type="character" w:styleId="WW8Num27z0" w:customStyle="1">
    <w:name w:val="WW8Num27z0"/>
    <w:rPr>
      <w:rFonts w:ascii="Wingdings" w:hAnsi="Wingdings" w:cs="Wingdings"/>
    </w:rPr>
  </w:style>
  <w:style w:type="character" w:styleId="WW8Num27z1" w:customStyle="1">
    <w:name w:val="WW8Num27z1"/>
    <w:rPr>
      <w:rFonts w:ascii="Courier New" w:hAnsi="Courier New" w:cs="Courier New"/>
    </w:rPr>
  </w:style>
  <w:style w:type="character" w:styleId="WW8Num27z3" w:customStyle="1">
    <w:name w:val="WW8Num27z3"/>
    <w:rPr>
      <w:rFonts w:ascii="Symbol" w:hAnsi="Symbol" w:cs="Symbol"/>
    </w:rPr>
  </w:style>
  <w:style w:type="character" w:styleId="WW8Num28z0" w:customStyle="1">
    <w:name w:val="WW8Num28z0"/>
    <w:rPr>
      <w:rFonts w:ascii="Courier New" w:hAnsi="Courier New" w:cs="Courier New"/>
    </w:rPr>
  </w:style>
  <w:style w:type="character" w:styleId="WW8Num28z2" w:customStyle="1">
    <w:name w:val="WW8Num28z2"/>
    <w:rPr>
      <w:rFonts w:ascii="Wingdings" w:hAnsi="Wingdings" w:cs="Wingdings"/>
    </w:rPr>
  </w:style>
  <w:style w:type="character" w:styleId="WW8Num28z3" w:customStyle="1">
    <w:name w:val="WW8Num28z3"/>
    <w:rPr>
      <w:rFonts w:ascii="Symbol" w:hAnsi="Symbol" w:cs="Symbol"/>
    </w:rPr>
  </w:style>
  <w:style w:type="character" w:styleId="WW8Num29z0" w:customStyle="1">
    <w:name w:val="WW8Num29z0"/>
    <w:rPr>
      <w:rFonts w:ascii="Courier New" w:hAnsi="Courier New" w:cs="Courier New"/>
    </w:rPr>
  </w:style>
  <w:style w:type="character" w:styleId="WW8Num29z2" w:customStyle="1">
    <w:name w:val="WW8Num29z2"/>
    <w:rPr>
      <w:rFonts w:ascii="Wingdings" w:hAnsi="Wingdings" w:cs="Wingdings"/>
    </w:rPr>
  </w:style>
  <w:style w:type="character" w:styleId="WW8Num29z3" w:customStyle="1">
    <w:name w:val="WW8Num29z3"/>
    <w:rPr>
      <w:rFonts w:ascii="Symbol" w:hAnsi="Symbol" w:cs="Symbol"/>
    </w:rPr>
  </w:style>
  <w:style w:type="character" w:styleId="WW8Num30z0" w:customStyle="1">
    <w:name w:val="WW8Num30z0"/>
    <w:rPr>
      <w:rFonts w:ascii="Courier New" w:hAnsi="Courier New" w:cs="Courier New"/>
    </w:rPr>
  </w:style>
  <w:style w:type="character" w:styleId="WW8Num30z2" w:customStyle="1">
    <w:name w:val="WW8Num30z2"/>
    <w:rPr>
      <w:rFonts w:ascii="Wingdings" w:hAnsi="Wingdings" w:cs="Wingdings"/>
    </w:rPr>
  </w:style>
  <w:style w:type="character" w:styleId="WW8Num30z3" w:customStyle="1">
    <w:name w:val="WW8Num30z3"/>
    <w:rPr>
      <w:rFonts w:ascii="Symbol" w:hAnsi="Symbol" w:cs="Symbol"/>
    </w:rPr>
  </w:style>
  <w:style w:type="character" w:styleId="WW8Num31z0" w:customStyle="1">
    <w:name w:val="WW8Num31z0"/>
    <w:rPr>
      <w:rFonts w:ascii="Symbol" w:hAnsi="Symbol" w:cs="Symbol"/>
      <w:sz w:val="18"/>
    </w:rPr>
  </w:style>
  <w:style w:type="character" w:styleId="WW8Num31z1" w:customStyle="1">
    <w:name w:val="WW8Num31z1"/>
    <w:rPr>
      <w:rFonts w:ascii="Courier New" w:hAnsi="Courier New" w:cs="Courier New"/>
      <w:sz w:val="18"/>
    </w:rPr>
  </w:style>
  <w:style w:type="character" w:styleId="WW8Num31z2" w:customStyle="1">
    <w:name w:val="WW8Num31z2"/>
    <w:rPr>
      <w:rFonts w:ascii="Wingdings" w:hAnsi="Wingdings" w:cs="Wingdings"/>
    </w:rPr>
  </w:style>
  <w:style w:type="character" w:styleId="WW8Num31z3" w:customStyle="1">
    <w:name w:val="WW8Num31z3"/>
    <w:rPr>
      <w:rFonts w:ascii="Symbol" w:hAnsi="Symbol" w:cs="Symbol"/>
    </w:rPr>
  </w:style>
  <w:style w:type="character" w:styleId="WW8Num31z4" w:customStyle="1">
    <w:name w:val="WW8Num31z4"/>
    <w:rPr>
      <w:rFonts w:ascii="Courier New" w:hAnsi="Courier New" w:cs="Courier New"/>
    </w:rPr>
  </w:style>
  <w:style w:type="character" w:styleId="WW8Num33z0" w:customStyle="1">
    <w:name w:val="WW8Num33z0"/>
    <w:rPr>
      <w:rFonts w:ascii="Courier New" w:hAnsi="Courier New" w:cs="Courier New"/>
    </w:rPr>
  </w:style>
  <w:style w:type="character" w:styleId="WW8Num33z2" w:customStyle="1">
    <w:name w:val="WW8Num33z2"/>
    <w:rPr>
      <w:rFonts w:ascii="Wingdings" w:hAnsi="Wingdings" w:cs="Wingdings"/>
    </w:rPr>
  </w:style>
  <w:style w:type="character" w:styleId="WW8Num33z3" w:customStyle="1">
    <w:name w:val="WW8Num33z3"/>
    <w:rPr>
      <w:rFonts w:ascii="Symbol" w:hAnsi="Symbol" w:cs="Symbol"/>
    </w:rPr>
  </w:style>
  <w:style w:type="character" w:styleId="WW8Num36z0" w:customStyle="1">
    <w:name w:val="WW8Num36z0"/>
    <w:rPr>
      <w:rFonts w:ascii="Wingdings" w:hAnsi="Wingdings" w:cs="Wingdings"/>
    </w:rPr>
  </w:style>
  <w:style w:type="character" w:styleId="WW8Num36z1" w:customStyle="1">
    <w:name w:val="WW8Num36z1"/>
    <w:rPr>
      <w:rFonts w:ascii="Courier New" w:hAnsi="Courier New" w:cs="Courier New"/>
    </w:rPr>
  </w:style>
  <w:style w:type="character" w:styleId="WW8Num36z3" w:customStyle="1">
    <w:name w:val="WW8Num36z3"/>
    <w:rPr>
      <w:rFonts w:ascii="Symbol" w:hAnsi="Symbol" w:cs="Symbol"/>
    </w:rPr>
  </w:style>
  <w:style w:type="character" w:styleId="WW8Num37z0" w:customStyle="1">
    <w:name w:val="WW8Num37z0"/>
    <w:rPr>
      <w:rFonts w:ascii="Symbol" w:hAnsi="Symbol" w:cs="Symbol"/>
    </w:rPr>
  </w:style>
  <w:style w:type="character" w:styleId="WW8Num37z1" w:customStyle="1">
    <w:name w:val="WW8Num37z1"/>
    <w:rPr>
      <w:rFonts w:ascii="Courier New" w:hAnsi="Courier New" w:cs="Courier New"/>
    </w:rPr>
  </w:style>
  <w:style w:type="character" w:styleId="WW8Num37z2" w:customStyle="1">
    <w:name w:val="WW8Num37z2"/>
    <w:rPr>
      <w:rFonts w:ascii="Wingdings" w:hAnsi="Wingdings" w:cs="Wingdings"/>
    </w:rPr>
  </w:style>
  <w:style w:type="character" w:styleId="WW8Num38z0" w:customStyle="1">
    <w:name w:val="WW8Num38z0"/>
    <w:rPr>
      <w:rFonts w:ascii="Wingdings" w:hAnsi="Wingdings" w:cs="Wingdings"/>
    </w:rPr>
  </w:style>
  <w:style w:type="character" w:styleId="WW8Num38z1" w:customStyle="1">
    <w:name w:val="WW8Num38z1"/>
    <w:rPr>
      <w:rFonts w:ascii="Courier New" w:hAnsi="Courier New" w:cs="Courier New"/>
    </w:rPr>
  </w:style>
  <w:style w:type="character" w:styleId="WW8Num38z3" w:customStyle="1">
    <w:name w:val="WW8Num38z3"/>
    <w:rPr>
      <w:rFonts w:ascii="Symbol" w:hAnsi="Symbol" w:cs="Symbol"/>
    </w:rPr>
  </w:style>
  <w:style w:type="character" w:styleId="WW8Num39z0" w:customStyle="1">
    <w:name w:val="WW8Num39z0"/>
    <w:rPr>
      <w:rFonts w:ascii="Symbol" w:hAnsi="Symbol" w:cs="Symbol"/>
    </w:rPr>
  </w:style>
  <w:style w:type="character" w:styleId="WW8Num39z1" w:customStyle="1">
    <w:name w:val="WW8Num39z1"/>
    <w:rPr>
      <w:rFonts w:ascii="Courier New" w:hAnsi="Courier New" w:cs="Courier New"/>
    </w:rPr>
  </w:style>
  <w:style w:type="character" w:styleId="WW8Num39z2" w:customStyle="1">
    <w:name w:val="WW8Num39z2"/>
    <w:rPr>
      <w:rFonts w:ascii="Wingdings" w:hAnsi="Wingdings" w:cs="Wingdings"/>
    </w:rPr>
  </w:style>
  <w:style w:type="character" w:styleId="WW8Num40z0" w:customStyle="1">
    <w:name w:val="WW8Num40z0"/>
    <w:rPr>
      <w:rFonts w:ascii="Courier New" w:hAnsi="Courier New" w:cs="Courier New"/>
    </w:rPr>
  </w:style>
  <w:style w:type="character" w:styleId="WW8Num40z2" w:customStyle="1">
    <w:name w:val="WW8Num40z2"/>
    <w:rPr>
      <w:rFonts w:ascii="Wingdings" w:hAnsi="Wingdings" w:cs="Wingdings"/>
    </w:rPr>
  </w:style>
  <w:style w:type="character" w:styleId="WW8Num40z3" w:customStyle="1">
    <w:name w:val="WW8Num40z3"/>
    <w:rPr>
      <w:rFonts w:ascii="Symbol" w:hAnsi="Symbol" w:cs="Symbol"/>
    </w:rPr>
  </w:style>
  <w:style w:type="character" w:styleId="WW8Num42z0" w:customStyle="1">
    <w:name w:val="WW8Num42z0"/>
    <w:rPr>
      <w:rFonts w:ascii="Courier New" w:hAnsi="Courier New" w:cs="Courier New"/>
    </w:rPr>
  </w:style>
  <w:style w:type="character" w:styleId="WW8Num42z2" w:customStyle="1">
    <w:name w:val="WW8Num42z2"/>
    <w:rPr>
      <w:rFonts w:ascii="Wingdings" w:hAnsi="Wingdings" w:cs="Wingdings"/>
    </w:rPr>
  </w:style>
  <w:style w:type="character" w:styleId="WW8Num42z3" w:customStyle="1">
    <w:name w:val="WW8Num42z3"/>
    <w:rPr>
      <w:rFonts w:ascii="Symbol" w:hAnsi="Symbol" w:cs="Symbol"/>
    </w:rPr>
  </w:style>
  <w:style w:type="character" w:styleId="Fontepargpadro1" w:customStyle="1">
    <w:name w:val="Fonte parág. padrão1"/>
  </w:style>
  <w:style w:type="character" w:styleId="Ttulo1Char" w:customStyle="1">
    <w:name w:val="Título 1 Char"/>
    <w:rPr>
      <w:rFonts w:cs="Arial"/>
      <w:b/>
      <w:smallCaps/>
      <w:sz w:val="22"/>
      <w:szCs w:val="22"/>
    </w:rPr>
  </w:style>
  <w:style w:type="character" w:styleId="Ttulo2Char" w:customStyle="1">
    <w:name w:val="Título 2 Char"/>
    <w:rPr>
      <w:sz w:val="22"/>
      <w:szCs w:val="22"/>
      <w:u w:val="single"/>
    </w:rPr>
  </w:style>
  <w:style w:type="character" w:styleId="Ttulo3Char" w:customStyle="1">
    <w:name w:val="Título 3 Char"/>
    <w:rPr>
      <w:rFonts w:ascii="Cambria" w:hAnsi="Cambria" w:cs="Times New Roman"/>
      <w:b/>
      <w:bCs/>
      <w:sz w:val="26"/>
      <w:szCs w:val="26"/>
      <w:lang w:val="en-GB"/>
    </w:rPr>
  </w:style>
  <w:style w:type="character" w:styleId="Ttulo4Char" w:customStyle="1">
    <w:name w:val="Título 4 Char"/>
    <w:rPr>
      <w:rFonts w:ascii="Calibri" w:hAnsi="Calibri" w:cs="Times New Roman"/>
      <w:b/>
      <w:bCs/>
      <w:sz w:val="28"/>
      <w:szCs w:val="28"/>
      <w:lang w:val="en-GB"/>
    </w:rPr>
  </w:style>
  <w:style w:type="character" w:styleId="Ttulo5Char" w:customStyle="1">
    <w:name w:val="Título 5 Char"/>
    <w:rPr>
      <w:rFonts w:ascii="Calibri" w:hAnsi="Calibri" w:cs="Times New Roman"/>
      <w:b/>
      <w:bCs/>
      <w:i/>
      <w:iCs/>
      <w:sz w:val="26"/>
      <w:szCs w:val="26"/>
      <w:lang w:val="en-GB"/>
    </w:rPr>
  </w:style>
  <w:style w:type="character" w:styleId="CabealhoChar" w:customStyle="1">
    <w:name w:val="Cabeçalho Char"/>
    <w:rPr>
      <w:rFonts w:ascii="Arial" w:hAnsi="Arial" w:cs="Times New Roman"/>
      <w:sz w:val="24"/>
      <w:szCs w:val="24"/>
      <w:lang w:val="en-GB"/>
    </w:rPr>
  </w:style>
  <w:style w:type="character" w:styleId="RodapChar" w:customStyle="1">
    <w:name w:val="Rodapé Char"/>
    <w:rPr>
      <w:rFonts w:ascii="Arial" w:hAnsi="Arial" w:cs="Times New Roman"/>
      <w:sz w:val="24"/>
      <w:szCs w:val="24"/>
      <w:lang w:val="en-GB"/>
    </w:rPr>
  </w:style>
  <w:style w:type="character" w:styleId="PageNumber">
    <w:name w:val="page number"/>
    <w:rPr>
      <w:rFonts w:cs="Times New Roman"/>
    </w:rPr>
  </w:style>
  <w:style w:type="character" w:styleId="TextodenotaderodapChar" w:customStyle="1">
    <w:name w:val="Texto de nota de rodapé Char"/>
    <w:rPr>
      <w:sz w:val="18"/>
      <w:lang w:val="en-US"/>
    </w:rPr>
  </w:style>
  <w:style w:type="character" w:styleId="Corpodetexto3Char" w:customStyle="1">
    <w:name w:val="Corpo de texto 3 Char"/>
    <w:rPr>
      <w:rFonts w:ascii="Arial" w:hAnsi="Arial" w:cs="Times New Roman"/>
      <w:sz w:val="16"/>
      <w:szCs w:val="16"/>
      <w:lang w:val="en-GB"/>
    </w:rPr>
  </w:style>
  <w:style w:type="character" w:styleId="RecuodecorpodetextoChar" w:customStyle="1">
    <w:name w:val="Recuo de corpo de texto Char"/>
    <w:rPr>
      <w:rFonts w:ascii="Arial" w:hAnsi="Arial" w:cs="Times New Roman"/>
      <w:sz w:val="24"/>
      <w:szCs w:val="24"/>
      <w:lang w:val="en-GB"/>
    </w:rPr>
  </w:style>
  <w:style w:type="character" w:styleId="Hyperlink">
    <w:name w:val="Hyperlink"/>
    <w:uiPriority w:val="99"/>
    <w:rPr>
      <w:rFonts w:cs="Times New Roman"/>
      <w:color w:val="0000FF"/>
      <w:u w:val="single"/>
    </w:rPr>
  </w:style>
  <w:style w:type="character" w:styleId="FollowedHyperlink">
    <w:name w:val="FollowedHyperlink"/>
    <w:rPr>
      <w:rFonts w:cs="Times New Roman"/>
      <w:color w:val="800080"/>
      <w:u w:val="single"/>
    </w:rPr>
  </w:style>
  <w:style w:type="character" w:styleId="CorpodetextoChar" w:customStyle="1">
    <w:name w:val="Corpo de texto Char"/>
    <w:rPr>
      <w:rFonts w:ascii="Arial" w:hAnsi="Arial" w:cs="Times New Roman"/>
      <w:sz w:val="24"/>
      <w:szCs w:val="24"/>
      <w:lang w:val="en-GB"/>
    </w:rPr>
  </w:style>
  <w:style w:type="character" w:styleId="Corpodetexto2Char" w:customStyle="1">
    <w:name w:val="Corpo de texto 2 Char"/>
    <w:rPr>
      <w:rFonts w:ascii="Arial" w:hAnsi="Arial" w:cs="Times New Roman"/>
      <w:sz w:val="24"/>
      <w:szCs w:val="24"/>
      <w:lang w:val="en-GB"/>
    </w:rPr>
  </w:style>
  <w:style w:type="character" w:styleId="TextodebaloChar" w:customStyle="1">
    <w:name w:val="Texto de balão Char"/>
    <w:rPr>
      <w:rFonts w:cs="Times New Roman"/>
      <w:sz w:val="2"/>
      <w:lang w:val="en-GB"/>
    </w:rPr>
  </w:style>
  <w:style w:type="character" w:styleId="Refdecomentrio1" w:customStyle="1">
    <w:name w:val="Ref. de comentário1"/>
    <w:rPr>
      <w:rFonts w:cs="Times New Roman"/>
      <w:sz w:val="16"/>
      <w:szCs w:val="16"/>
    </w:rPr>
  </w:style>
  <w:style w:type="character" w:styleId="TextodecomentrioChar" w:customStyle="1">
    <w:name w:val="Texto de comentário Char"/>
    <w:rPr>
      <w:rFonts w:ascii="Arial" w:hAnsi="Arial" w:cs="Times New Roman"/>
      <w:lang w:val="en-GB"/>
    </w:rPr>
  </w:style>
  <w:style w:type="character" w:styleId="AssuntodocomentrioChar" w:customStyle="1">
    <w:name w:val="Assunto do comentário Char"/>
    <w:rPr>
      <w:rFonts w:ascii="Arial" w:hAnsi="Arial" w:cs="Times New Roman"/>
      <w:b/>
      <w:bCs/>
      <w:lang w:val="en-GB"/>
    </w:rPr>
  </w:style>
  <w:style w:type="character" w:styleId="Emphasis">
    <w:name w:val="Emphasis"/>
    <w:qFormat/>
    <w:rPr>
      <w:rFonts w:cs="Times New Roman"/>
      <w:i/>
      <w:iCs/>
    </w:rPr>
  </w:style>
  <w:style w:type="character" w:styleId="Caracteresdenotaderodap" w:customStyle="1">
    <w:name w:val="Caracteres de nota de rodapé"/>
    <w:rPr>
      <w:rFonts w:ascii="Arial" w:hAnsi="Arial" w:cs="Times New Roman"/>
      <w:sz w:val="18"/>
      <w:vertAlign w:val="superscript"/>
    </w:rPr>
  </w:style>
  <w:style w:type="character" w:styleId="TtuloChar" w:customStyle="1">
    <w:name w:val="Título Char"/>
    <w:rPr>
      <w:rFonts w:ascii="Cambria" w:hAnsi="Cambria" w:cs="Times New Roman"/>
      <w:b/>
      <w:bCs/>
      <w:kern w:val="1"/>
      <w:sz w:val="32"/>
      <w:szCs w:val="32"/>
      <w:lang w:val="en-GB"/>
    </w:rPr>
  </w:style>
  <w:style w:type="character" w:styleId="Strong">
    <w:name w:val="Strong"/>
    <w:qFormat/>
    <w:rPr>
      <w:rFonts w:cs="Times New Roman"/>
      <w:b/>
      <w:bCs/>
    </w:rPr>
  </w:style>
  <w:style w:type="character" w:styleId="bodytag3" w:customStyle="1">
    <w:name w:val="bodytag3"/>
    <w:rPr>
      <w:rFonts w:ascii="Trebuchet MS" w:hAnsi="Trebuchet MS" w:cs="Times New Roman"/>
      <w:sz w:val="15"/>
      <w:szCs w:val="15"/>
    </w:rPr>
  </w:style>
  <w:style w:type="character" w:styleId="TextodenotadefimChar" w:customStyle="1">
    <w:name w:val="Texto de nota de fim Char"/>
    <w:rPr>
      <w:rFonts w:ascii="Arial" w:hAnsi="Arial" w:cs="Times New Roman"/>
      <w:lang w:val="en-GB"/>
    </w:rPr>
  </w:style>
  <w:style w:type="character" w:styleId="Caracteresdenotadefim" w:customStyle="1">
    <w:name w:val="Caracteres de nota de fim"/>
    <w:rPr>
      <w:rFonts w:cs="Times New Roman"/>
      <w:vertAlign w:val="superscript"/>
    </w:rPr>
  </w:style>
  <w:style w:type="character" w:styleId="mw-headline" w:customStyle="1">
    <w:name w:val="mw-headline"/>
    <w:rPr>
      <w:rFonts w:cs="Times New Roman"/>
    </w:rPr>
  </w:style>
  <w:style w:type="character" w:styleId="ParagraphChar" w:customStyle="1">
    <w:name w:val="Paragraph Char"/>
    <w:rPr>
      <w:rFonts w:cs="Angsana New"/>
      <w:sz w:val="22"/>
      <w:szCs w:val="22"/>
      <w:lang w:val="en-US" w:eastAsia="en-US"/>
    </w:rPr>
  </w:style>
  <w:style w:type="character" w:styleId="BulletsChar" w:customStyle="1">
    <w:name w:val="Bullets Char"/>
    <w:basedOn w:val="ParagraphChar"/>
    <w:rPr>
      <w:rFonts w:cs="Angsana New"/>
      <w:sz w:val="22"/>
      <w:szCs w:val="22"/>
      <w:lang w:val="en-US" w:eastAsia="en-US"/>
    </w:rPr>
  </w:style>
  <w:style w:type="character" w:styleId="Heading2Char" w:customStyle="1">
    <w:name w:val="Heading 2 Char"/>
    <w:rPr>
      <w:rFonts w:ascii="Cambria" w:hAnsi="Cambria" w:cs="Times New Roman"/>
      <w:b/>
      <w:bCs/>
      <w:i/>
      <w:iCs/>
      <w:sz w:val="28"/>
      <w:szCs w:val="28"/>
      <w:lang w:val="en-GB"/>
    </w:rPr>
  </w:style>
  <w:style w:type="character" w:styleId="FootnoteTextChar" w:customStyle="1">
    <w:name w:val="Footnote Text Char"/>
    <w:aliases w:val="Geneva 9 Char,Font: Geneva 9 Char,Boston 10 Char,f Char"/>
    <w:uiPriority w:val="99"/>
    <w:rPr>
      <w:rFonts w:ascii="Arial" w:hAnsi="Arial" w:cs="Times New Roman"/>
      <w:lang w:val="en-GB"/>
    </w:rPr>
  </w:style>
  <w:style w:type="character" w:styleId="ParaCharCharChar" w:customStyle="1">
    <w:name w:val="Para Char Char Char"/>
    <w:rPr>
      <w:rFonts w:ascii="Arial" w:hAnsi="Arial" w:eastAsia="Arial Unicode MS" w:cs="Arial"/>
    </w:rPr>
  </w:style>
  <w:style w:type="character" w:styleId="TableHCharCharCharChar" w:customStyle="1">
    <w:name w:val="TableH Char Char Char Char"/>
    <w:rPr>
      <w:b/>
      <w:sz w:val="21"/>
      <w:szCs w:val="22"/>
    </w:rPr>
  </w:style>
  <w:style w:type="character" w:styleId="Ttulo8Char" w:customStyle="1">
    <w:name w:val="Título 8 Char"/>
    <w:rPr>
      <w:rFonts w:ascii="Calibri" w:hAnsi="Calibri" w:eastAsia="Times New Roman" w:cs="Times New Roman"/>
      <w:i/>
      <w:iCs/>
      <w:sz w:val="24"/>
      <w:szCs w:val="24"/>
      <w:lang w:val="en-GB"/>
    </w:rPr>
  </w:style>
  <w:style w:type="character" w:styleId="highlighttext" w:customStyle="1">
    <w:name w:val="highlighttext"/>
    <w:rPr>
      <w:rFonts w:ascii="Times New Roman" w:hAnsi="Times New Roman" w:cs="Times New Roman"/>
      <w:sz w:val="22"/>
      <w:shd w:val="clear" w:color="auto" w:fill="B3B3B3"/>
    </w:rPr>
  </w:style>
  <w:style w:type="character" w:styleId="FootnoteCharacters" w:customStyle="1">
    <w:name w:val="Footnote Characters"/>
    <w:rPr>
      <w:vertAlign w:val="superscript"/>
    </w:rPr>
  </w:style>
  <w:style w:type="character" w:styleId="Recuodecorpodetexto2Char" w:customStyle="1">
    <w:name w:val="Recuo de corpo de texto 2 Char"/>
    <w:rPr>
      <w:sz w:val="22"/>
      <w:szCs w:val="24"/>
    </w:rPr>
  </w:style>
  <w:style w:type="character" w:styleId="FootnoteReference">
    <w:name w:val="footnote reference"/>
    <w:aliases w:val="16 Point,Superscript 6 Point"/>
    <w:rPr>
      <w:vertAlign w:val="superscript"/>
    </w:rPr>
  </w:style>
  <w:style w:type="character" w:styleId="EndnoteReference">
    <w:name w:val="endnote reference"/>
    <w:rPr>
      <w:vertAlign w:val="superscript"/>
    </w:rPr>
  </w:style>
  <w:style w:type="paragraph" w:styleId="Ttulo1" w:customStyle="1">
    <w:name w:val="Título1"/>
    <w:basedOn w:val="Normal"/>
    <w:next w:val="BodyText"/>
    <w:pPr>
      <w:pBdr>
        <w:top w:val="single" w:color="000000" w:sz="4" w:space="1"/>
        <w:left w:val="single" w:color="000000" w:sz="4" w:space="4"/>
        <w:bottom w:val="single" w:color="000000" w:sz="4" w:space="1"/>
        <w:right w:val="single" w:color="000000" w:sz="4" w:space="4"/>
      </w:pBdr>
      <w:spacing w:before="240" w:after="120"/>
      <w:jc w:val="center"/>
    </w:pPr>
    <w:rPr>
      <w:rFonts w:cs="Arial"/>
      <w:b/>
      <w:bCs/>
      <w:kern w:val="1"/>
      <w:sz w:val="32"/>
      <w:szCs w:val="32"/>
    </w:rPr>
  </w:style>
  <w:style w:type="paragraph" w:styleId="BodyText">
    <w:name w:val="Body Text"/>
    <w:basedOn w:val="Normal"/>
    <w:pPr>
      <w:pBdr>
        <w:bottom w:val="single" w:color="000000" w:sz="4" w:space="1"/>
      </w:pBdr>
    </w:pPr>
    <w:rPr>
      <w:rFonts w:ascii="Arial Narrow" w:hAnsi="Arial Narrow" w:cs="Arial Narrow"/>
      <w:i/>
      <w:iCs/>
    </w:rPr>
  </w:style>
  <w:style w:type="paragraph" w:styleId="List">
    <w:name w:val="List"/>
    <w:basedOn w:val="BodyText"/>
    <w:rPr>
      <w:rFonts w:cs="Mangal"/>
    </w:rPr>
  </w:style>
  <w:style w:type="paragraph" w:styleId="Caption">
    <w:name w:val="caption"/>
    <w:basedOn w:val="Normal"/>
    <w:next w:val="Normal"/>
    <w:uiPriority w:val="35"/>
    <w:qFormat/>
    <w:rsid w:val="00991732"/>
    <w:pPr>
      <w:spacing w:before="120" w:after="0"/>
      <w:ind w:left="567" w:right="567"/>
      <w:jc w:val="left"/>
    </w:pPr>
    <w:rPr>
      <w:bCs/>
      <w:i/>
      <w:sz w:val="20"/>
      <w:lang w:val="en-US"/>
    </w:rPr>
  </w:style>
  <w:style w:type="paragraph" w:styleId="ndice" w:customStyle="1">
    <w:name w:val="Índice"/>
    <w:basedOn w:val="Normal"/>
    <w:pPr>
      <w:suppressLineNumbers/>
    </w:pPr>
    <w:rPr>
      <w:rFonts w:cs="Mangal"/>
    </w:rPr>
  </w:style>
  <w:style w:type="paragraph" w:styleId="BalloonText">
    <w:name w:val="Balloon Text"/>
    <w:basedOn w:val="Normal"/>
    <w:rPr>
      <w:rFonts w:ascii="Tahoma" w:hAnsi="Tahoma" w:cs="Tahoma"/>
      <w:sz w:val="16"/>
      <w:szCs w:val="16"/>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FootnoteText">
    <w:name w:val="footnote text"/>
    <w:aliases w:val="Geneva 9,Font: Geneva 9,Boston 10,f"/>
    <w:basedOn w:val="Normal"/>
    <w:link w:val="FootnoteTextChar1"/>
    <w:uiPriority w:val="99"/>
    <w:qFormat/>
    <w:rsid w:val="00743207"/>
    <w:pPr>
      <w:widowControl w:val="0"/>
      <w:spacing w:after="0"/>
    </w:pPr>
    <w:rPr>
      <w:sz w:val="18"/>
      <w:szCs w:val="20"/>
      <w:lang w:val="en-US"/>
    </w:rPr>
  </w:style>
  <w:style w:type="paragraph" w:styleId="Corpodetexto31" w:customStyle="1">
    <w:name w:val="Corpo de texto 31"/>
    <w:basedOn w:val="Normal"/>
    <w:rPr>
      <w:szCs w:val="20"/>
      <w:lang w:val="en-US"/>
    </w:rPr>
  </w:style>
  <w:style w:type="paragraph" w:styleId="BodyTextIndent">
    <w:name w:val="Body Text Indent"/>
    <w:basedOn w:val="Normal"/>
    <w:pPr>
      <w:tabs>
        <w:tab w:val="left" w:pos="360"/>
      </w:tabs>
    </w:pPr>
    <w:rPr>
      <w:b/>
      <w:i/>
      <w:sz w:val="28"/>
      <w:szCs w:val="20"/>
      <w:lang w:val="en-US"/>
    </w:rPr>
  </w:style>
  <w:style w:type="paragraph" w:styleId="Corpodetexto21" w:customStyle="1">
    <w:name w:val="Corpo de texto 21"/>
    <w:basedOn w:val="Normal"/>
    <w:pPr>
      <w:spacing w:before="120" w:after="120"/>
    </w:pPr>
    <w:rPr>
      <w:rFonts w:ascii="Arial Narrow" w:hAnsi="Arial Narrow" w:cs="Arial Narrow"/>
    </w:rPr>
  </w:style>
  <w:style w:type="paragraph" w:styleId="Textodecomentrio1" w:customStyle="1">
    <w:name w:val="Texto de comentário1"/>
    <w:basedOn w:val="Normal"/>
    <w:rPr>
      <w:szCs w:val="20"/>
    </w:rPr>
  </w:style>
  <w:style w:type="paragraph" w:styleId="CommentSubject">
    <w:name w:val="annotation subject"/>
    <w:basedOn w:val="Textodecomentrio1"/>
    <w:next w:val="Textodecomentrio1"/>
    <w:rPr>
      <w:b/>
      <w:bCs/>
    </w:rPr>
  </w:style>
  <w:style w:type="paragraph" w:styleId="NormalWeb">
    <w:name w:val="Normal (Web)"/>
    <w:aliases w:val="webb, webb"/>
    <w:basedOn w:val="Normal"/>
    <w:uiPriority w:val="34"/>
    <w:pPr>
      <w:spacing w:before="280" w:after="280"/>
    </w:pPr>
    <w:rPr>
      <w:sz w:val="24"/>
      <w:lang w:val="en-US"/>
    </w:rPr>
  </w:style>
  <w:style w:type="paragraph" w:styleId="Char" w:customStyle="1">
    <w:name w:val="Char"/>
    <w:basedOn w:val="Heading2"/>
    <w:pPr>
      <w:pageBreakBefore/>
      <w:tabs>
        <w:tab w:val="left" w:pos="850"/>
        <w:tab w:val="left" w:pos="1191"/>
        <w:tab w:val="left" w:pos="1531"/>
      </w:tabs>
      <w:jc w:val="center"/>
    </w:pPr>
    <w:rPr>
      <w:rFonts w:ascii="Tahoma" w:hAnsi="Tahoma" w:cs="Tahoma"/>
      <w:bCs/>
      <w:color w:val="FFFFFF"/>
      <w:spacing w:val="20"/>
    </w:rPr>
  </w:style>
  <w:style w:type="paragraph" w:styleId="ListParagraph">
    <w:name w:val="List Paragraph"/>
    <w:basedOn w:val="Normal"/>
    <w:link w:val="ListParagraphChar"/>
    <w:uiPriority w:val="34"/>
    <w:qFormat/>
    <w:pPr>
      <w:spacing w:after="0"/>
      <w:ind w:left="720"/>
      <w:jc w:val="left"/>
    </w:pPr>
    <w:rPr>
      <w:sz w:val="24"/>
      <w:lang w:val="en-US"/>
    </w:rPr>
  </w:style>
  <w:style w:type="paragraph" w:styleId="CharCharChar1" w:customStyle="1">
    <w:name w:val="Char Char Char1"/>
    <w:basedOn w:val="Normal"/>
    <w:pPr>
      <w:spacing w:after="160" w:line="240" w:lineRule="exact"/>
      <w:jc w:val="left"/>
    </w:pPr>
    <w:rPr>
      <w:rFonts w:cs="Arial"/>
      <w:sz w:val="20"/>
      <w:szCs w:val="20"/>
      <w:lang w:val="en-US"/>
    </w:rPr>
  </w:style>
  <w:style w:type="paragraph" w:styleId="JFHeading3" w:customStyle="1">
    <w:name w:val="JF Heading 3"/>
    <w:basedOn w:val="Heading3"/>
    <w:pPr>
      <w:keepNext w:val="0"/>
      <w:widowControl/>
      <w:pBdr>
        <w:bottom w:val="dotted" w:color="808080" w:sz="4" w:space="2"/>
      </w:pBdr>
      <w:tabs>
        <w:tab w:val="clear" w:pos="2160"/>
        <w:tab w:val="clear" w:pos="9360"/>
      </w:tabs>
      <w:spacing w:after="0"/>
      <w:jc w:val="left"/>
    </w:pPr>
    <w:rPr>
      <w:rFonts w:eastAsia="MS Mincho"/>
      <w:b w:val="0"/>
      <w:i/>
      <w:szCs w:val="22"/>
      <w:lang w:eastAsia="ja-JP"/>
    </w:rPr>
  </w:style>
  <w:style w:type="paragraph" w:styleId="Normal1" w:customStyle="1">
    <w:name w:val="Normal1"/>
    <w:pPr>
      <w:suppressAutoHyphens/>
      <w:autoSpaceDE w:val="0"/>
      <w:jc w:val="both"/>
    </w:pPr>
    <w:rPr>
      <w:rFonts w:ascii="Whitney HTF Book" w:hAnsi="Whitney HTF Book" w:eastAsia="MS Mincho" w:cs="Arial"/>
      <w:color w:val="000000"/>
      <w:sz w:val="24"/>
      <w:szCs w:val="24"/>
      <w:lang w:eastAsia="ja-JP"/>
    </w:rPr>
  </w:style>
  <w:style w:type="paragraph" w:styleId="bodyfont" w:customStyle="1">
    <w:name w:val="bodyfont"/>
    <w:basedOn w:val="Normal"/>
    <w:pPr>
      <w:spacing w:before="280" w:after="280"/>
      <w:jc w:val="left"/>
    </w:pPr>
    <w:rPr>
      <w:rFonts w:eastAsia="MS Mincho" w:cs="Arial"/>
      <w:sz w:val="12"/>
      <w:szCs w:val="12"/>
      <w:lang w:val="en-US" w:eastAsia="ja-JP"/>
    </w:rPr>
  </w:style>
  <w:style w:type="paragraph" w:styleId="JFHeading1" w:customStyle="1">
    <w:name w:val="JF Heading 1"/>
    <w:basedOn w:val="Heading1"/>
    <w:pPr>
      <w:tabs>
        <w:tab w:val="clear" w:pos="0"/>
      </w:tabs>
      <w:spacing w:before="240"/>
      <w:ind w:left="0" w:firstLine="0"/>
      <w:jc w:val="left"/>
    </w:pPr>
    <w:rPr>
      <w:rFonts w:cs="Arial"/>
      <w:bCs/>
      <w:smallCaps w:val="0"/>
      <w:kern w:val="1"/>
      <w:sz w:val="24"/>
      <w:szCs w:val="32"/>
      <w:u w:val="single"/>
    </w:rPr>
  </w:style>
  <w:style w:type="paragraph" w:styleId="Pa2" w:customStyle="1">
    <w:name w:val="Pa2"/>
    <w:basedOn w:val="Normal1"/>
    <w:next w:val="Normal1"/>
    <w:pPr>
      <w:spacing w:line="191" w:lineRule="atLeast"/>
    </w:pPr>
    <w:rPr>
      <w:rFonts w:ascii="Adobe Garamond Pro" w:hAnsi="Adobe Garamond Pro" w:cs="Times New Roman"/>
      <w:color w:val="auto"/>
    </w:rPr>
  </w:style>
  <w:style w:type="paragraph" w:styleId="EndnoteText">
    <w:name w:val="endnote text"/>
    <w:basedOn w:val="Normal"/>
    <w:pPr>
      <w:spacing w:after="0"/>
      <w:jc w:val="left"/>
    </w:pPr>
    <w:rPr>
      <w:rFonts w:eastAsia="MS Mincho"/>
      <w:sz w:val="20"/>
      <w:szCs w:val="20"/>
      <w:lang w:val="en-US" w:eastAsia="ja-JP"/>
    </w:rPr>
  </w:style>
  <w:style w:type="paragraph" w:styleId="CharCharCharCharCharCharChar" w:customStyle="1">
    <w:name w:val="Char Char Char Char Char Char Char"/>
    <w:basedOn w:val="Heading2"/>
    <w:pPr>
      <w:pageBreakBefore/>
      <w:tabs>
        <w:tab w:val="left" w:pos="850"/>
        <w:tab w:val="left" w:pos="1191"/>
        <w:tab w:val="left" w:pos="1531"/>
      </w:tabs>
      <w:spacing w:before="120" w:after="120"/>
      <w:jc w:val="center"/>
    </w:pPr>
    <w:rPr>
      <w:rFonts w:ascii="Tahoma" w:hAnsi="Tahoma" w:eastAsia="MS Mincho" w:cs="Tahoma"/>
      <w:bCs/>
      <w:color w:val="FFFFFF"/>
      <w:spacing w:val="20"/>
    </w:rPr>
  </w:style>
  <w:style w:type="paragraph" w:styleId="CarCar" w:customStyle="1">
    <w:name w:val="Car Car"/>
    <w:basedOn w:val="Heading2"/>
    <w:pPr>
      <w:pageBreakBefore/>
      <w:tabs>
        <w:tab w:val="left" w:pos="850"/>
        <w:tab w:val="left" w:pos="1191"/>
        <w:tab w:val="left" w:pos="1531"/>
      </w:tabs>
      <w:spacing w:before="120" w:after="120"/>
      <w:jc w:val="center"/>
    </w:pPr>
    <w:rPr>
      <w:rFonts w:ascii="Tahoma" w:hAnsi="Tahoma" w:eastAsia="MS Mincho" w:cs="Tahoma"/>
      <w:bCs/>
      <w:color w:val="FFFFFF"/>
      <w:spacing w:val="20"/>
    </w:rPr>
  </w:style>
  <w:style w:type="paragraph" w:styleId="Arial" w:customStyle="1">
    <w:name w:val="Arial"/>
    <w:basedOn w:val="Normal"/>
    <w:pPr>
      <w:spacing w:after="0"/>
    </w:pPr>
    <w:rPr>
      <w:rFonts w:ascii="Arial Narrow" w:hAnsi="Arial Narrow" w:cs="Arial"/>
      <w:sz w:val="20"/>
      <w:szCs w:val="20"/>
    </w:rPr>
  </w:style>
  <w:style w:type="paragraph" w:styleId="Paragraph" w:customStyle="1">
    <w:name w:val="Paragraph"/>
    <w:basedOn w:val="Normal"/>
    <w:pPr>
      <w:tabs>
        <w:tab w:val="num" w:pos="0"/>
      </w:tabs>
      <w:spacing w:after="240"/>
      <w:ind w:left="360" w:hanging="360"/>
      <w:jc w:val="left"/>
    </w:pPr>
    <w:rPr>
      <w:rFonts w:cs="Angsana New"/>
      <w:szCs w:val="22"/>
      <w:lang w:val="en-US" w:eastAsia="en-US"/>
    </w:rPr>
  </w:style>
  <w:style w:type="paragraph" w:styleId="Bullets" w:customStyle="1">
    <w:name w:val="Bullets"/>
    <w:basedOn w:val="Paragraph"/>
    <w:qFormat/>
    <w:pPr>
      <w:spacing w:before="60" w:after="0"/>
    </w:pPr>
  </w:style>
  <w:style w:type="paragraph" w:styleId="TOC2">
    <w:name w:val="toc 2"/>
    <w:basedOn w:val="Normal"/>
    <w:next w:val="Normal"/>
    <w:uiPriority w:val="39"/>
    <w:qFormat/>
    <w:pPr>
      <w:ind w:left="220"/>
    </w:pPr>
  </w:style>
  <w:style w:type="paragraph" w:styleId="TOC1">
    <w:name w:val="toc 1"/>
    <w:basedOn w:val="Normal"/>
    <w:next w:val="Normal"/>
    <w:uiPriority w:val="39"/>
    <w:qFormat/>
    <w:pPr>
      <w:tabs>
        <w:tab w:val="left" w:pos="540"/>
        <w:tab w:val="right" w:leader="dot" w:pos="9304"/>
      </w:tabs>
    </w:pPr>
  </w:style>
  <w:style w:type="paragraph" w:styleId="Normalbullets" w:customStyle="1">
    <w:name w:val="Normal bullets"/>
    <w:basedOn w:val="Normal"/>
    <w:pPr>
      <w:tabs>
        <w:tab w:val="num" w:pos="720"/>
      </w:tabs>
      <w:ind w:left="720" w:hanging="360"/>
    </w:pPr>
  </w:style>
  <w:style w:type="paragraph" w:styleId="Text" w:customStyle="1">
    <w:name w:val="Text"/>
    <w:basedOn w:val="Normal"/>
    <w:pPr>
      <w:spacing w:before="240" w:after="0" w:line="252" w:lineRule="auto"/>
    </w:pPr>
    <w:rPr>
      <w:szCs w:val="20"/>
      <w:lang w:val="en-US"/>
    </w:rPr>
  </w:style>
  <w:style w:type="paragraph" w:styleId="CharCharChar10" w:customStyle="1">
    <w:name w:val="Char Char Char10"/>
    <w:basedOn w:val="Normal"/>
    <w:pPr>
      <w:spacing w:after="160" w:line="240" w:lineRule="exact"/>
      <w:jc w:val="left"/>
    </w:pPr>
    <w:rPr>
      <w:rFonts w:cs="Arial"/>
      <w:sz w:val="20"/>
      <w:szCs w:val="20"/>
      <w:lang w:val="en-US"/>
    </w:rPr>
  </w:style>
  <w:style w:type="paragraph" w:styleId="BodyText23" w:customStyle="1">
    <w:name w:val="Body Text 23"/>
    <w:basedOn w:val="Normal"/>
    <w:pPr>
      <w:widowControl w:val="0"/>
      <w:tabs>
        <w:tab w:val="left" w:pos="547"/>
      </w:tabs>
      <w:spacing w:after="0"/>
      <w:jc w:val="left"/>
    </w:pPr>
    <w:rPr>
      <w:szCs w:val="20"/>
      <w:lang w:val="en-US"/>
    </w:rPr>
  </w:style>
  <w:style w:type="paragraph" w:styleId="TableT" w:customStyle="1">
    <w:name w:val="TableT"/>
    <w:basedOn w:val="Normal"/>
    <w:pPr>
      <w:jc w:val="left"/>
    </w:pPr>
    <w:rPr>
      <w:sz w:val="20"/>
      <w:szCs w:val="20"/>
      <w:lang w:val="en-US" w:eastAsia="en-US"/>
    </w:rPr>
  </w:style>
  <w:style w:type="paragraph" w:styleId="ParaCharChar" w:customStyle="1">
    <w:name w:val="Para Char Char"/>
    <w:basedOn w:val="Normal"/>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 w:val="20"/>
      <w:szCs w:val="20"/>
      <w:lang w:val="en-US"/>
    </w:rPr>
  </w:style>
  <w:style w:type="paragraph" w:styleId="TableHCharCharChar" w:customStyle="1">
    <w:name w:val="TableH Char Char Char"/>
    <w:basedOn w:val="Normal"/>
    <w:pPr>
      <w:spacing w:before="240" w:after="120"/>
      <w:jc w:val="left"/>
    </w:pPr>
    <w:rPr>
      <w:b/>
      <w:sz w:val="21"/>
      <w:szCs w:val="22"/>
      <w:lang w:val="en-US"/>
    </w:rPr>
  </w:style>
  <w:style w:type="paragraph" w:styleId="steptext" w:customStyle="1">
    <w:name w:val="steptext"/>
    <w:basedOn w:val="Normal"/>
    <w:pPr>
      <w:spacing w:after="0"/>
      <w:jc w:val="left"/>
    </w:pPr>
    <w:rPr>
      <w:lang w:val="en-US"/>
    </w:rPr>
  </w:style>
  <w:style w:type="paragraph" w:styleId="NumberedList2" w:customStyle="1">
    <w:name w:val="Numbered List 2"/>
    <w:basedOn w:val="Normal"/>
    <w:pPr>
      <w:spacing w:after="0" w:line="240" w:lineRule="atLeast"/>
      <w:ind w:hanging="360"/>
      <w:jc w:val="left"/>
    </w:pPr>
    <w:rPr>
      <w:rFonts w:ascii="Arial Unicode MS" w:hAnsi="Arial Unicode MS" w:cs="Arial Unicode MS"/>
      <w:szCs w:val="22"/>
      <w:lang w:val="en-US"/>
    </w:rPr>
  </w:style>
  <w:style w:type="paragraph" w:styleId="CharChar" w:customStyle="1">
    <w:name w:val="Char Char Знак Знак"/>
    <w:basedOn w:val="Normal"/>
    <w:pPr>
      <w:spacing w:after="160" w:line="240" w:lineRule="exact"/>
      <w:jc w:val="left"/>
    </w:pPr>
    <w:rPr>
      <w:rFonts w:cs="Arial"/>
      <w:sz w:val="20"/>
      <w:szCs w:val="20"/>
      <w:lang w:val="de-CH"/>
    </w:rPr>
  </w:style>
  <w:style w:type="paragraph" w:styleId="TableContents" w:customStyle="1">
    <w:name w:val="Table Contents"/>
    <w:basedOn w:val="Normal"/>
    <w:pPr>
      <w:widowControl w:val="0"/>
      <w:suppressLineNumbers/>
      <w:suppressAutoHyphens/>
      <w:spacing w:after="0"/>
      <w:jc w:val="left"/>
    </w:pPr>
    <w:rPr>
      <w:rFonts w:eastAsia="Lucida Sans Unicode"/>
      <w:kern w:val="1"/>
      <w:sz w:val="24"/>
    </w:rPr>
  </w:style>
  <w:style w:type="paragraph" w:styleId="TableHeading" w:customStyle="1">
    <w:name w:val="Table Heading"/>
    <w:basedOn w:val="TableContents"/>
    <w:pPr>
      <w:jc w:val="center"/>
    </w:pPr>
    <w:rPr>
      <w:b/>
      <w:bCs/>
    </w:rPr>
  </w:style>
  <w:style w:type="paragraph" w:styleId="Recuodecorpodetexto21" w:customStyle="1">
    <w:name w:val="Recuo de corpo de texto 21"/>
    <w:basedOn w:val="Normal"/>
    <w:pPr>
      <w:spacing w:line="480" w:lineRule="auto"/>
      <w:ind w:left="283"/>
    </w:pPr>
  </w:style>
  <w:style w:type="paragraph" w:styleId="TOCHeading">
    <w:name w:val="TOC Heading"/>
    <w:basedOn w:val="Heading1"/>
    <w:next w:val="Normal"/>
    <w:uiPriority w:val="39"/>
    <w:qFormat/>
    <w:pPr>
      <w:keepLines/>
      <w:tabs>
        <w:tab w:val="clear" w:pos="0"/>
      </w:tabs>
      <w:spacing w:before="480" w:after="0" w:line="276" w:lineRule="auto"/>
      <w:ind w:left="0" w:firstLine="0"/>
      <w:jc w:val="left"/>
    </w:pPr>
    <w:rPr>
      <w:rFonts w:ascii="Cambria" w:hAnsi="Cambria"/>
      <w:bCs/>
      <w:smallCaps w:val="0"/>
      <w:color w:val="365F91"/>
      <w:szCs w:val="28"/>
      <w:lang w:val="en-US"/>
    </w:rPr>
  </w:style>
  <w:style w:type="paragraph" w:styleId="Reviso1" w:customStyle="1">
    <w:name w:val="Revisão1"/>
    <w:pPr>
      <w:suppressAutoHyphens/>
      <w:jc w:val="both"/>
    </w:pPr>
    <w:rPr>
      <w:sz w:val="22"/>
      <w:szCs w:val="24"/>
      <w:lang w:val="en-GB" w:eastAsia="zh-CN"/>
    </w:rPr>
  </w:style>
  <w:style w:type="paragraph" w:styleId="BoxText" w:customStyle="1">
    <w:name w:val="BoxText"/>
    <w:basedOn w:val="Normal"/>
    <w:pPr>
      <w:widowControl w:val="0"/>
      <w:tabs>
        <w:tab w:val="right" w:pos="9360"/>
      </w:tabs>
      <w:spacing w:before="120" w:after="120"/>
      <w:jc w:val="left"/>
    </w:pPr>
    <w:rPr>
      <w:rFonts w:ascii="Arial" w:hAnsi="Arial" w:cs="Arial"/>
      <w:sz w:val="17"/>
      <w:lang w:val="en-CA"/>
    </w:rPr>
  </w:style>
  <w:style w:type="paragraph" w:styleId="Contedodatabela" w:customStyle="1">
    <w:name w:val="Conteúdo da tabela"/>
    <w:basedOn w:val="Normal"/>
    <w:pPr>
      <w:suppressLineNumbers/>
    </w:pPr>
  </w:style>
  <w:style w:type="paragraph" w:styleId="Ttulodetabela" w:customStyle="1">
    <w:name w:val="Título de tabela"/>
    <w:basedOn w:val="Contedodatabela"/>
    <w:pPr>
      <w:jc w:val="center"/>
    </w:pPr>
    <w:rPr>
      <w:b/>
      <w:bCs/>
    </w:rPr>
  </w:style>
  <w:style w:type="paragraph" w:styleId="Contedodoquadro" w:customStyle="1">
    <w:name w:val="Conteúdo do quadro"/>
    <w:basedOn w:val="BodyText"/>
  </w:style>
  <w:style w:type="paragraph" w:styleId="Pa25" w:customStyle="1">
    <w:name w:val="Pa25"/>
    <w:basedOn w:val="Normal1"/>
  </w:style>
  <w:style w:type="character" w:styleId="CommentReference">
    <w:name w:val="annotation reference"/>
    <w:rsid w:val="000B519B"/>
    <w:rPr>
      <w:sz w:val="16"/>
      <w:szCs w:val="16"/>
    </w:rPr>
  </w:style>
  <w:style w:type="paragraph" w:styleId="CommentText">
    <w:name w:val="annotation text"/>
    <w:basedOn w:val="Normal"/>
    <w:link w:val="CommentTextChar"/>
    <w:rsid w:val="000B519B"/>
    <w:rPr>
      <w:sz w:val="20"/>
      <w:szCs w:val="20"/>
    </w:rPr>
  </w:style>
  <w:style w:type="character" w:styleId="CommentTextChar" w:customStyle="1">
    <w:name w:val="Comment Text Char"/>
    <w:link w:val="CommentText"/>
    <w:rsid w:val="000B519B"/>
    <w:rPr>
      <w:lang w:val="en-GB" w:eastAsia="zh-CN"/>
    </w:rPr>
  </w:style>
  <w:style w:type="table" w:styleId="TableGrid">
    <w:name w:val="Table Grid"/>
    <w:basedOn w:val="TableNormal"/>
    <w:uiPriority w:val="59"/>
    <w:rsid w:val="005D0E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qFormat/>
    <w:rsid w:val="000637DE"/>
    <w:pPr>
      <w:spacing w:after="100" w:line="276" w:lineRule="auto"/>
      <w:ind w:left="440"/>
      <w:jc w:val="left"/>
    </w:pPr>
    <w:rPr>
      <w:rFonts w:ascii="Calibri" w:hAnsi="Calibri" w:eastAsia="Malgun Gothic"/>
      <w:szCs w:val="22"/>
      <w:lang w:val="en-US" w:eastAsia="en-US"/>
    </w:rPr>
  </w:style>
  <w:style w:type="paragraph" w:styleId="Estilopadro" w:customStyle="1">
    <w:name w:val="Estilo padrão"/>
    <w:rsid w:val="002120FA"/>
    <w:pPr>
      <w:suppressAutoHyphens/>
      <w:spacing w:after="200" w:line="276" w:lineRule="auto"/>
      <w:jc w:val="both"/>
    </w:pPr>
    <w:rPr>
      <w:rFonts w:ascii="Calibri" w:hAnsi="Calibri" w:eastAsia="SimSun" w:cs="Calibri"/>
      <w:color w:val="00000A"/>
      <w:sz w:val="22"/>
      <w:szCs w:val="22"/>
      <w:lang w:val="pt-BR"/>
    </w:rPr>
  </w:style>
  <w:style w:type="paragraph" w:styleId="Default" w:customStyle="1">
    <w:name w:val="Default"/>
    <w:rsid w:val="002120FA"/>
    <w:pPr>
      <w:widowControl w:val="0"/>
      <w:autoSpaceDE w:val="0"/>
      <w:autoSpaceDN w:val="0"/>
      <w:adjustRightInd w:val="0"/>
      <w:jc w:val="both"/>
    </w:pPr>
    <w:rPr>
      <w:rFonts w:ascii="Calibri" w:hAnsi="Calibri" w:cs="Calibri"/>
      <w:color w:val="000000"/>
      <w:sz w:val="24"/>
      <w:szCs w:val="24"/>
    </w:rPr>
  </w:style>
  <w:style w:type="paragraph" w:styleId="BodyText3">
    <w:name w:val="Body Text 3"/>
    <w:basedOn w:val="Normal"/>
    <w:link w:val="BodyText3Char"/>
    <w:rsid w:val="006F1646"/>
    <w:pPr>
      <w:jc w:val="left"/>
    </w:pPr>
    <w:rPr>
      <w:rFonts w:ascii="Arial" w:hAnsi="Arial"/>
      <w:sz w:val="16"/>
      <w:szCs w:val="16"/>
      <w:lang w:val="en-US" w:eastAsia="en-US"/>
    </w:rPr>
  </w:style>
  <w:style w:type="character" w:styleId="BodyText3Char" w:customStyle="1">
    <w:name w:val="Body Text 3 Char"/>
    <w:link w:val="BodyText3"/>
    <w:rsid w:val="006F1646"/>
    <w:rPr>
      <w:rFonts w:ascii="Arial" w:hAnsi="Arial" w:cs="Arial"/>
      <w:sz w:val="16"/>
      <w:szCs w:val="16"/>
      <w:lang w:val="en-US" w:eastAsia="en-US"/>
    </w:rPr>
  </w:style>
  <w:style w:type="paragraph" w:styleId="Revision">
    <w:name w:val="Revision"/>
    <w:hidden/>
    <w:uiPriority w:val="99"/>
    <w:semiHidden/>
    <w:rsid w:val="003217B6"/>
    <w:pPr>
      <w:jc w:val="both"/>
    </w:pPr>
    <w:rPr>
      <w:sz w:val="22"/>
      <w:szCs w:val="24"/>
      <w:lang w:val="en-GB" w:eastAsia="zh-CN"/>
    </w:rPr>
  </w:style>
  <w:style w:type="character" w:styleId="Refdenotaderodap1" w:customStyle="1">
    <w:name w:val="Ref. de nota de rodapé1"/>
    <w:rsid w:val="0013194E"/>
    <w:rPr>
      <w:vertAlign w:val="superscript"/>
    </w:rPr>
  </w:style>
  <w:style w:type="character" w:styleId="ListParagraphChar" w:customStyle="1">
    <w:name w:val="List Paragraph Char"/>
    <w:link w:val="ListParagraph"/>
    <w:uiPriority w:val="34"/>
    <w:rsid w:val="0013194E"/>
    <w:rPr>
      <w:sz w:val="24"/>
      <w:szCs w:val="24"/>
      <w:lang w:val="en-US" w:eastAsia="zh-CN"/>
    </w:rPr>
  </w:style>
  <w:style w:type="character" w:styleId="FootnoteTextChar1" w:customStyle="1">
    <w:name w:val="Footnote Text Char1"/>
    <w:aliases w:val="Geneva 9 Char1,Font: Geneva 9 Char1,Boston 10 Char1,f Char1"/>
    <w:link w:val="FootnoteText"/>
    <w:uiPriority w:val="99"/>
    <w:rsid w:val="008E7BA2"/>
    <w:rPr>
      <w:sz w:val="18"/>
      <w:lang w:val="en-US" w:eastAsia="zh-CN"/>
    </w:rPr>
  </w:style>
  <w:style w:type="paragraph" w:styleId="wp-caption-text" w:customStyle="1">
    <w:name w:val="wp-caption-text"/>
    <w:basedOn w:val="Normal"/>
    <w:rsid w:val="009D7AC3"/>
    <w:pPr>
      <w:spacing w:before="100" w:beforeAutospacing="1" w:after="100" w:afterAutospacing="1"/>
      <w:jc w:val="left"/>
    </w:pPr>
    <w:rPr>
      <w:sz w:val="24"/>
      <w:lang w:val="es-ES" w:eastAsia="es-ES"/>
    </w:rPr>
  </w:style>
  <w:style w:type="character" w:styleId="Heading1Char" w:customStyle="1">
    <w:name w:val="Heading 1 Char"/>
    <w:link w:val="Heading1"/>
    <w:rsid w:val="00E82C1B"/>
    <w:rPr>
      <w:rFonts w:cs="Arial"/>
      <w:b/>
      <w:smallCaps/>
      <w:sz w:val="22"/>
      <w:szCs w:val="22"/>
      <w:lang w:eastAsia="zh-CN"/>
    </w:rPr>
  </w:style>
  <w:style w:type="character" w:styleId="Heading3Char" w:customStyle="1">
    <w:name w:val="Heading 3 Char"/>
    <w:link w:val="Heading3"/>
    <w:rsid w:val="00E82C1B"/>
    <w:rPr>
      <w:rFonts w:cs="Courier"/>
      <w:b/>
      <w:sz w:val="22"/>
      <w:lang w:val="en-US" w:eastAsia="zh-CN"/>
    </w:rPr>
  </w:style>
  <w:style w:type="paragraph" w:styleId="CharCharCharCharCharCharChar0" w:customStyle="1">
    <w:name w:val="Char Char Char Char Char Char Char0"/>
    <w:basedOn w:val="Heading2"/>
    <w:rsid w:val="009C273C"/>
    <w:pPr>
      <w:pageBreakBefore/>
      <w:tabs>
        <w:tab w:val="left" w:pos="850"/>
        <w:tab w:val="left" w:pos="1191"/>
        <w:tab w:val="left" w:pos="1531"/>
      </w:tabs>
      <w:spacing w:before="120" w:after="120"/>
      <w:jc w:val="center"/>
    </w:pPr>
    <w:rPr>
      <w:rFonts w:ascii="Tahoma" w:hAnsi="Tahoma" w:eastAsia="MS Mincho" w:cs="Tahoma"/>
      <w:bCs/>
      <w:color w:val="FFFFFF"/>
      <w:spacing w:val="20"/>
    </w:rPr>
  </w:style>
  <w:style w:type="paragraph" w:styleId="CarCar0" w:customStyle="1">
    <w:name w:val="Car Car0"/>
    <w:basedOn w:val="Heading2"/>
    <w:rsid w:val="009C273C"/>
    <w:pPr>
      <w:pageBreakBefore/>
      <w:tabs>
        <w:tab w:val="left" w:pos="850"/>
        <w:tab w:val="left" w:pos="1191"/>
        <w:tab w:val="left" w:pos="1531"/>
      </w:tabs>
      <w:spacing w:before="120" w:after="120"/>
      <w:jc w:val="center"/>
    </w:pPr>
    <w:rPr>
      <w:rFonts w:ascii="Tahoma" w:hAnsi="Tahoma" w:eastAsia="MS Mincho" w:cs="Tahoma"/>
      <w:bCs/>
      <w:color w:val="FFFFFF"/>
      <w:spacing w:val="20"/>
    </w:rPr>
  </w:style>
  <w:style w:type="paragraph" w:styleId="CharCharChar11" w:customStyle="1">
    <w:name w:val="Char Char Char11"/>
    <w:basedOn w:val="Normal"/>
    <w:rsid w:val="009C273C"/>
    <w:pPr>
      <w:spacing w:after="160" w:line="240" w:lineRule="exact"/>
      <w:jc w:val="left"/>
    </w:pPr>
    <w:rPr>
      <w:rFonts w:cs="Arial"/>
      <w:sz w:val="20"/>
      <w:szCs w:val="20"/>
      <w:lang w:val="en-US"/>
    </w:rPr>
  </w:style>
  <w:style w:type="paragraph" w:styleId="CharChar0" w:customStyle="1">
    <w:name w:val="Char Char Знак Знак0"/>
    <w:basedOn w:val="Normal"/>
    <w:rsid w:val="009C273C"/>
    <w:pPr>
      <w:spacing w:after="160" w:line="240" w:lineRule="exact"/>
      <w:jc w:val="left"/>
    </w:pPr>
    <w:rPr>
      <w:rFonts w:cs="Arial"/>
      <w:sz w:val="20"/>
      <w:szCs w:val="20"/>
      <w:lang w:val="de-CH"/>
    </w:rPr>
  </w:style>
  <w:style w:type="paragraph" w:styleId="TOC4">
    <w:name w:val="toc 4"/>
    <w:basedOn w:val="Normal"/>
    <w:next w:val="Normal"/>
    <w:autoRedefine/>
    <w:uiPriority w:val="39"/>
    <w:unhideWhenUsed/>
    <w:rsid w:val="009C273C"/>
    <w:pPr>
      <w:spacing w:after="100" w:line="276" w:lineRule="auto"/>
      <w:ind w:left="660"/>
      <w:jc w:val="left"/>
    </w:pPr>
    <w:rPr>
      <w:rFonts w:asciiTheme="minorHAnsi" w:hAnsiTheme="minorHAnsi" w:eastAsiaTheme="minorEastAsia" w:cstheme="minorBidi"/>
      <w:szCs w:val="22"/>
      <w:lang w:val="es-PA" w:eastAsia="es-PA"/>
    </w:rPr>
  </w:style>
  <w:style w:type="paragraph" w:styleId="TOC5">
    <w:name w:val="toc 5"/>
    <w:basedOn w:val="Normal"/>
    <w:next w:val="Normal"/>
    <w:autoRedefine/>
    <w:uiPriority w:val="39"/>
    <w:unhideWhenUsed/>
    <w:rsid w:val="009C273C"/>
    <w:pPr>
      <w:spacing w:after="100" w:line="276" w:lineRule="auto"/>
      <w:ind w:left="880"/>
      <w:jc w:val="left"/>
    </w:pPr>
    <w:rPr>
      <w:rFonts w:asciiTheme="minorHAnsi" w:hAnsiTheme="minorHAnsi" w:eastAsiaTheme="minorEastAsia" w:cstheme="minorBidi"/>
      <w:szCs w:val="22"/>
      <w:lang w:val="es-PA" w:eastAsia="es-PA"/>
    </w:rPr>
  </w:style>
  <w:style w:type="paragraph" w:styleId="TOC6">
    <w:name w:val="toc 6"/>
    <w:basedOn w:val="Normal"/>
    <w:next w:val="Normal"/>
    <w:autoRedefine/>
    <w:uiPriority w:val="39"/>
    <w:unhideWhenUsed/>
    <w:rsid w:val="009C273C"/>
    <w:pPr>
      <w:spacing w:after="100" w:line="276" w:lineRule="auto"/>
      <w:ind w:left="1100"/>
      <w:jc w:val="left"/>
    </w:pPr>
    <w:rPr>
      <w:rFonts w:asciiTheme="minorHAnsi" w:hAnsiTheme="minorHAnsi" w:eastAsiaTheme="minorEastAsia" w:cstheme="minorBidi"/>
      <w:szCs w:val="22"/>
      <w:lang w:val="es-PA" w:eastAsia="es-PA"/>
    </w:rPr>
  </w:style>
  <w:style w:type="paragraph" w:styleId="TOC7">
    <w:name w:val="toc 7"/>
    <w:basedOn w:val="Normal"/>
    <w:next w:val="Normal"/>
    <w:autoRedefine/>
    <w:uiPriority w:val="39"/>
    <w:unhideWhenUsed/>
    <w:rsid w:val="009C273C"/>
    <w:pPr>
      <w:spacing w:after="100" w:line="276" w:lineRule="auto"/>
      <w:ind w:left="1320"/>
      <w:jc w:val="left"/>
    </w:pPr>
    <w:rPr>
      <w:rFonts w:asciiTheme="minorHAnsi" w:hAnsiTheme="minorHAnsi" w:eastAsiaTheme="minorEastAsia" w:cstheme="minorBidi"/>
      <w:szCs w:val="22"/>
      <w:lang w:val="es-PA" w:eastAsia="es-PA"/>
    </w:rPr>
  </w:style>
  <w:style w:type="paragraph" w:styleId="TOC8">
    <w:name w:val="toc 8"/>
    <w:basedOn w:val="Normal"/>
    <w:next w:val="Normal"/>
    <w:autoRedefine/>
    <w:uiPriority w:val="39"/>
    <w:unhideWhenUsed/>
    <w:rsid w:val="009C273C"/>
    <w:pPr>
      <w:spacing w:after="100" w:line="276" w:lineRule="auto"/>
      <w:ind w:left="1540"/>
      <w:jc w:val="left"/>
    </w:pPr>
    <w:rPr>
      <w:rFonts w:asciiTheme="minorHAnsi" w:hAnsiTheme="minorHAnsi" w:eastAsiaTheme="minorEastAsia" w:cstheme="minorBidi"/>
      <w:szCs w:val="22"/>
      <w:lang w:val="es-PA" w:eastAsia="es-PA"/>
    </w:rPr>
  </w:style>
  <w:style w:type="paragraph" w:styleId="TOC9">
    <w:name w:val="toc 9"/>
    <w:basedOn w:val="Normal"/>
    <w:next w:val="Normal"/>
    <w:autoRedefine/>
    <w:uiPriority w:val="39"/>
    <w:unhideWhenUsed/>
    <w:rsid w:val="009C273C"/>
    <w:pPr>
      <w:spacing w:after="100" w:line="276" w:lineRule="auto"/>
      <w:ind w:left="1760"/>
      <w:jc w:val="left"/>
    </w:pPr>
    <w:rPr>
      <w:rFonts w:asciiTheme="minorHAnsi" w:hAnsiTheme="minorHAnsi" w:eastAsiaTheme="minorEastAsia" w:cstheme="minorBidi"/>
      <w:szCs w:val="22"/>
      <w:lang w:val="es-PA" w:eastAsia="es-P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19945">
      <w:bodyDiv w:val="1"/>
      <w:marLeft w:val="0"/>
      <w:marRight w:val="0"/>
      <w:marTop w:val="0"/>
      <w:marBottom w:val="0"/>
      <w:divBdr>
        <w:top w:val="none" w:sz="0" w:space="0" w:color="auto"/>
        <w:left w:val="none" w:sz="0" w:space="0" w:color="auto"/>
        <w:bottom w:val="none" w:sz="0" w:space="0" w:color="auto"/>
        <w:right w:val="none" w:sz="0" w:space="0" w:color="auto"/>
      </w:divBdr>
    </w:div>
    <w:div w:id="436607260">
      <w:bodyDiv w:val="1"/>
      <w:marLeft w:val="0"/>
      <w:marRight w:val="0"/>
      <w:marTop w:val="0"/>
      <w:marBottom w:val="0"/>
      <w:divBdr>
        <w:top w:val="none" w:sz="0" w:space="0" w:color="auto"/>
        <w:left w:val="none" w:sz="0" w:space="0" w:color="auto"/>
        <w:bottom w:val="none" w:sz="0" w:space="0" w:color="auto"/>
        <w:right w:val="none" w:sz="0" w:space="0" w:color="auto"/>
      </w:divBdr>
    </w:div>
    <w:div w:id="551578574">
      <w:bodyDiv w:val="1"/>
      <w:marLeft w:val="0"/>
      <w:marRight w:val="0"/>
      <w:marTop w:val="0"/>
      <w:marBottom w:val="0"/>
      <w:divBdr>
        <w:top w:val="none" w:sz="0" w:space="0" w:color="auto"/>
        <w:left w:val="none" w:sz="0" w:space="0" w:color="auto"/>
        <w:bottom w:val="none" w:sz="0" w:space="0" w:color="auto"/>
        <w:right w:val="none" w:sz="0" w:space="0" w:color="auto"/>
      </w:divBdr>
      <w:divsChild>
        <w:div w:id="787697961">
          <w:marLeft w:val="0"/>
          <w:marRight w:val="0"/>
          <w:marTop w:val="0"/>
          <w:marBottom w:val="0"/>
          <w:divBdr>
            <w:top w:val="none" w:sz="0" w:space="0" w:color="auto"/>
            <w:left w:val="none" w:sz="0" w:space="0" w:color="auto"/>
            <w:bottom w:val="none" w:sz="0" w:space="0" w:color="auto"/>
            <w:right w:val="none" w:sz="0" w:space="0" w:color="auto"/>
          </w:divBdr>
        </w:div>
      </w:divsChild>
    </w:div>
    <w:div w:id="558789457">
      <w:bodyDiv w:val="1"/>
      <w:marLeft w:val="0"/>
      <w:marRight w:val="0"/>
      <w:marTop w:val="0"/>
      <w:marBottom w:val="0"/>
      <w:divBdr>
        <w:top w:val="none" w:sz="0" w:space="0" w:color="auto"/>
        <w:left w:val="none" w:sz="0" w:space="0" w:color="auto"/>
        <w:bottom w:val="none" w:sz="0" w:space="0" w:color="auto"/>
        <w:right w:val="none" w:sz="0" w:space="0" w:color="auto"/>
      </w:divBdr>
    </w:div>
    <w:div w:id="624123837">
      <w:bodyDiv w:val="1"/>
      <w:marLeft w:val="0"/>
      <w:marRight w:val="0"/>
      <w:marTop w:val="0"/>
      <w:marBottom w:val="0"/>
      <w:divBdr>
        <w:top w:val="none" w:sz="0" w:space="0" w:color="auto"/>
        <w:left w:val="none" w:sz="0" w:space="0" w:color="auto"/>
        <w:bottom w:val="none" w:sz="0" w:space="0" w:color="auto"/>
        <w:right w:val="none" w:sz="0" w:space="0" w:color="auto"/>
      </w:divBdr>
    </w:div>
    <w:div w:id="652221167">
      <w:bodyDiv w:val="1"/>
      <w:marLeft w:val="0"/>
      <w:marRight w:val="0"/>
      <w:marTop w:val="0"/>
      <w:marBottom w:val="0"/>
      <w:divBdr>
        <w:top w:val="none" w:sz="0" w:space="0" w:color="auto"/>
        <w:left w:val="none" w:sz="0" w:space="0" w:color="auto"/>
        <w:bottom w:val="none" w:sz="0" w:space="0" w:color="auto"/>
        <w:right w:val="none" w:sz="0" w:space="0" w:color="auto"/>
      </w:divBdr>
    </w:div>
    <w:div w:id="721371748">
      <w:bodyDiv w:val="1"/>
      <w:marLeft w:val="0"/>
      <w:marRight w:val="0"/>
      <w:marTop w:val="0"/>
      <w:marBottom w:val="0"/>
      <w:divBdr>
        <w:top w:val="none" w:sz="0" w:space="0" w:color="auto"/>
        <w:left w:val="none" w:sz="0" w:space="0" w:color="auto"/>
        <w:bottom w:val="none" w:sz="0" w:space="0" w:color="auto"/>
        <w:right w:val="none" w:sz="0" w:space="0" w:color="auto"/>
      </w:divBdr>
      <w:divsChild>
        <w:div w:id="2103645727">
          <w:marLeft w:val="0"/>
          <w:marRight w:val="0"/>
          <w:marTop w:val="0"/>
          <w:marBottom w:val="0"/>
          <w:divBdr>
            <w:top w:val="none" w:sz="0" w:space="0" w:color="auto"/>
            <w:left w:val="none" w:sz="0" w:space="0" w:color="auto"/>
            <w:bottom w:val="none" w:sz="0" w:space="0" w:color="auto"/>
            <w:right w:val="none" w:sz="0" w:space="0" w:color="auto"/>
          </w:divBdr>
        </w:div>
      </w:divsChild>
    </w:div>
    <w:div w:id="881526993">
      <w:bodyDiv w:val="1"/>
      <w:marLeft w:val="0"/>
      <w:marRight w:val="0"/>
      <w:marTop w:val="0"/>
      <w:marBottom w:val="0"/>
      <w:divBdr>
        <w:top w:val="none" w:sz="0" w:space="0" w:color="auto"/>
        <w:left w:val="none" w:sz="0" w:space="0" w:color="auto"/>
        <w:bottom w:val="none" w:sz="0" w:space="0" w:color="auto"/>
        <w:right w:val="none" w:sz="0" w:space="0" w:color="auto"/>
      </w:divBdr>
    </w:div>
    <w:div w:id="909078140">
      <w:bodyDiv w:val="1"/>
      <w:marLeft w:val="0"/>
      <w:marRight w:val="0"/>
      <w:marTop w:val="0"/>
      <w:marBottom w:val="0"/>
      <w:divBdr>
        <w:top w:val="none" w:sz="0" w:space="0" w:color="auto"/>
        <w:left w:val="none" w:sz="0" w:space="0" w:color="auto"/>
        <w:bottom w:val="none" w:sz="0" w:space="0" w:color="auto"/>
        <w:right w:val="none" w:sz="0" w:space="0" w:color="auto"/>
      </w:divBdr>
      <w:divsChild>
        <w:div w:id="2012708354">
          <w:marLeft w:val="0"/>
          <w:marRight w:val="0"/>
          <w:marTop w:val="0"/>
          <w:marBottom w:val="0"/>
          <w:divBdr>
            <w:top w:val="none" w:sz="0" w:space="0" w:color="auto"/>
            <w:left w:val="none" w:sz="0" w:space="0" w:color="auto"/>
            <w:bottom w:val="none" w:sz="0" w:space="0" w:color="auto"/>
            <w:right w:val="none" w:sz="0" w:space="0" w:color="auto"/>
          </w:divBdr>
        </w:div>
      </w:divsChild>
    </w:div>
    <w:div w:id="983465962">
      <w:bodyDiv w:val="1"/>
      <w:marLeft w:val="0"/>
      <w:marRight w:val="0"/>
      <w:marTop w:val="0"/>
      <w:marBottom w:val="0"/>
      <w:divBdr>
        <w:top w:val="none" w:sz="0" w:space="0" w:color="auto"/>
        <w:left w:val="none" w:sz="0" w:space="0" w:color="auto"/>
        <w:bottom w:val="none" w:sz="0" w:space="0" w:color="auto"/>
        <w:right w:val="none" w:sz="0" w:space="0" w:color="auto"/>
      </w:divBdr>
      <w:divsChild>
        <w:div w:id="1546864800">
          <w:marLeft w:val="0"/>
          <w:marRight w:val="0"/>
          <w:marTop w:val="0"/>
          <w:marBottom w:val="0"/>
          <w:divBdr>
            <w:top w:val="none" w:sz="0" w:space="0" w:color="auto"/>
            <w:left w:val="none" w:sz="0" w:space="0" w:color="auto"/>
            <w:bottom w:val="none" w:sz="0" w:space="0" w:color="auto"/>
            <w:right w:val="none" w:sz="0" w:space="0" w:color="auto"/>
          </w:divBdr>
        </w:div>
      </w:divsChild>
    </w:div>
    <w:div w:id="1054355259">
      <w:bodyDiv w:val="1"/>
      <w:marLeft w:val="0"/>
      <w:marRight w:val="0"/>
      <w:marTop w:val="0"/>
      <w:marBottom w:val="0"/>
      <w:divBdr>
        <w:top w:val="none" w:sz="0" w:space="0" w:color="auto"/>
        <w:left w:val="none" w:sz="0" w:space="0" w:color="auto"/>
        <w:bottom w:val="none" w:sz="0" w:space="0" w:color="auto"/>
        <w:right w:val="none" w:sz="0" w:space="0" w:color="auto"/>
      </w:divBdr>
    </w:div>
    <w:div w:id="1157384030">
      <w:bodyDiv w:val="1"/>
      <w:marLeft w:val="0"/>
      <w:marRight w:val="0"/>
      <w:marTop w:val="0"/>
      <w:marBottom w:val="0"/>
      <w:divBdr>
        <w:top w:val="none" w:sz="0" w:space="0" w:color="auto"/>
        <w:left w:val="none" w:sz="0" w:space="0" w:color="auto"/>
        <w:bottom w:val="none" w:sz="0" w:space="0" w:color="auto"/>
        <w:right w:val="none" w:sz="0" w:space="0" w:color="auto"/>
      </w:divBdr>
    </w:div>
    <w:div w:id="1380935634">
      <w:bodyDiv w:val="1"/>
      <w:marLeft w:val="0"/>
      <w:marRight w:val="0"/>
      <w:marTop w:val="0"/>
      <w:marBottom w:val="0"/>
      <w:divBdr>
        <w:top w:val="none" w:sz="0" w:space="0" w:color="auto"/>
        <w:left w:val="none" w:sz="0" w:space="0" w:color="auto"/>
        <w:bottom w:val="none" w:sz="0" w:space="0" w:color="auto"/>
        <w:right w:val="none" w:sz="0" w:space="0" w:color="auto"/>
      </w:divBdr>
    </w:div>
    <w:div w:id="1600139535">
      <w:bodyDiv w:val="1"/>
      <w:marLeft w:val="0"/>
      <w:marRight w:val="0"/>
      <w:marTop w:val="0"/>
      <w:marBottom w:val="0"/>
      <w:divBdr>
        <w:top w:val="none" w:sz="0" w:space="0" w:color="auto"/>
        <w:left w:val="none" w:sz="0" w:space="0" w:color="auto"/>
        <w:bottom w:val="none" w:sz="0" w:space="0" w:color="auto"/>
        <w:right w:val="none" w:sz="0" w:space="0" w:color="auto"/>
      </w:divBdr>
    </w:div>
    <w:div w:id="1604419511">
      <w:bodyDiv w:val="1"/>
      <w:marLeft w:val="0"/>
      <w:marRight w:val="0"/>
      <w:marTop w:val="0"/>
      <w:marBottom w:val="0"/>
      <w:divBdr>
        <w:top w:val="none" w:sz="0" w:space="0" w:color="auto"/>
        <w:left w:val="none" w:sz="0" w:space="0" w:color="auto"/>
        <w:bottom w:val="none" w:sz="0" w:space="0" w:color="auto"/>
        <w:right w:val="none" w:sz="0" w:space="0" w:color="auto"/>
      </w:divBdr>
      <w:divsChild>
        <w:div w:id="1445928758">
          <w:marLeft w:val="0"/>
          <w:marRight w:val="0"/>
          <w:marTop w:val="0"/>
          <w:marBottom w:val="0"/>
          <w:divBdr>
            <w:top w:val="none" w:sz="0" w:space="0" w:color="auto"/>
            <w:left w:val="none" w:sz="0" w:space="0" w:color="auto"/>
            <w:bottom w:val="none" w:sz="0" w:space="0" w:color="auto"/>
            <w:right w:val="none" w:sz="0" w:space="0" w:color="auto"/>
          </w:divBdr>
          <w:divsChild>
            <w:div w:id="602958084">
              <w:marLeft w:val="0"/>
              <w:marRight w:val="0"/>
              <w:marTop w:val="0"/>
              <w:marBottom w:val="0"/>
              <w:divBdr>
                <w:top w:val="none" w:sz="0" w:space="0" w:color="auto"/>
                <w:left w:val="none" w:sz="0" w:space="0" w:color="auto"/>
                <w:bottom w:val="none" w:sz="0" w:space="0" w:color="auto"/>
                <w:right w:val="none" w:sz="0" w:space="0" w:color="auto"/>
              </w:divBdr>
              <w:divsChild>
                <w:div w:id="1857454006">
                  <w:marLeft w:val="0"/>
                  <w:marRight w:val="0"/>
                  <w:marTop w:val="0"/>
                  <w:marBottom w:val="0"/>
                  <w:divBdr>
                    <w:top w:val="none" w:sz="0" w:space="0" w:color="auto"/>
                    <w:left w:val="none" w:sz="0" w:space="0" w:color="auto"/>
                    <w:bottom w:val="none" w:sz="0" w:space="0" w:color="auto"/>
                    <w:right w:val="none" w:sz="0" w:space="0" w:color="auto"/>
                  </w:divBdr>
                  <w:divsChild>
                    <w:div w:id="1632516226">
                      <w:marLeft w:val="0"/>
                      <w:marRight w:val="0"/>
                      <w:marTop w:val="0"/>
                      <w:marBottom w:val="0"/>
                      <w:divBdr>
                        <w:top w:val="none" w:sz="0" w:space="0" w:color="auto"/>
                        <w:left w:val="none" w:sz="0" w:space="0" w:color="auto"/>
                        <w:bottom w:val="none" w:sz="0" w:space="0" w:color="auto"/>
                        <w:right w:val="none" w:sz="0" w:space="0" w:color="auto"/>
                      </w:divBdr>
                      <w:divsChild>
                        <w:div w:id="11304124">
                          <w:marLeft w:val="0"/>
                          <w:marRight w:val="0"/>
                          <w:marTop w:val="0"/>
                          <w:marBottom w:val="0"/>
                          <w:divBdr>
                            <w:top w:val="none" w:sz="0" w:space="0" w:color="auto"/>
                            <w:left w:val="none" w:sz="0" w:space="0" w:color="auto"/>
                            <w:bottom w:val="none" w:sz="0" w:space="0" w:color="auto"/>
                            <w:right w:val="none" w:sz="0" w:space="0" w:color="auto"/>
                          </w:divBdr>
                          <w:divsChild>
                            <w:div w:id="109720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096041">
      <w:bodyDiv w:val="1"/>
      <w:marLeft w:val="0"/>
      <w:marRight w:val="0"/>
      <w:marTop w:val="0"/>
      <w:marBottom w:val="0"/>
      <w:divBdr>
        <w:top w:val="none" w:sz="0" w:space="0" w:color="auto"/>
        <w:left w:val="none" w:sz="0" w:space="0" w:color="auto"/>
        <w:bottom w:val="none" w:sz="0" w:space="0" w:color="auto"/>
        <w:right w:val="none" w:sz="0" w:space="0" w:color="auto"/>
      </w:divBdr>
    </w:div>
    <w:div w:id="187912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footer" Target="footer8.xml" Id="rId26" /><Relationship Type="http://schemas.openxmlformats.org/officeDocument/2006/relationships/styles" Target="styles.xml" Id="rId3" /><Relationship Type="http://schemas.openxmlformats.org/officeDocument/2006/relationships/footer" Target="footer6.xml" Id="rId21" /><Relationship Type="http://schemas.openxmlformats.org/officeDocument/2006/relationships/customXml" Target="../customXml/item4.xml" Id="rId34"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footer" Target="footer4.xml" Id="rId17" /><Relationship Type="http://schemas.openxmlformats.org/officeDocument/2006/relationships/header" Target="header8.xml" Id="rId25" /><Relationship Type="http://schemas.openxmlformats.org/officeDocument/2006/relationships/customXml" Target="../customXml/item3.xml" Id="rId33" /><Relationship Type="http://schemas.openxmlformats.org/officeDocument/2006/relationships/numbering" Target="numbering.xml" Id="rId2" /><Relationship Type="http://schemas.openxmlformats.org/officeDocument/2006/relationships/header" Target="header3.xml" Id="rId16" /><Relationship Type="http://schemas.openxmlformats.org/officeDocument/2006/relationships/footer" Target="footer5.xml" Id="rId20" /><Relationship Type="http://schemas.openxmlformats.org/officeDocument/2006/relationships/footer" Target="footer10.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intra.undp.org/coa/branding.shtml" TargetMode="External" Id="rId11" /><Relationship Type="http://schemas.openxmlformats.org/officeDocument/2006/relationships/header" Target="header7.xml" Id="rId24" /><Relationship Type="http://schemas.openxmlformats.org/officeDocument/2006/relationships/customXml" Target="../customXml/item2.xml" Id="rId32"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footer" Target="footer7.xml" Id="rId23" /><Relationship Type="http://schemas.openxmlformats.org/officeDocument/2006/relationships/header" Target="header9.xml" Id="rId28" /><Relationship Type="http://schemas.openxmlformats.org/officeDocument/2006/relationships/footer" Target="footer1.xml" Id="rId10" /><Relationship Type="http://schemas.openxmlformats.org/officeDocument/2006/relationships/header" Target="header5.xml"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image" Target="media/image4.jpg" Id="rId9" /><Relationship Type="http://schemas.openxmlformats.org/officeDocument/2006/relationships/footer" Target="footer2.xml" Id="rId14" /><Relationship Type="http://schemas.openxmlformats.org/officeDocument/2006/relationships/header" Target="header6.xml" Id="rId22" /><Relationship Type="http://schemas.openxmlformats.org/officeDocument/2006/relationships/footer" Target="footer9.xml" Id="rId27" /><Relationship Type="http://schemas.openxmlformats.org/officeDocument/2006/relationships/fontTable" Target="fontTable.xml" Id="rId30" /><Relationship Type="http://schemas.openxmlformats.org/officeDocument/2006/relationships/image" Target="media/image3.jpeg" Id="rId8" /></Relationships>
</file>

<file path=word/_rels/footnotes.xml.rels><?xml version="1.0" encoding="UTF-8" standalone="yes"?>
<Relationships xmlns="http://schemas.openxmlformats.org/package/2006/relationships"><Relationship Id="rId2" Type="http://schemas.openxmlformats.org/officeDocument/2006/relationships/hyperlink" Target="http://www.cubadebate.cu" TargetMode="External"/><Relationship Id="rId1" Type="http://schemas.openxmlformats.org/officeDocument/2006/relationships/hyperlink" Target="http://www.cubadebate.cu"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97B215E3-5D10-480F-A95E-318BD1AE7853}">
  <ds:schemaRefs>
    <ds:schemaRef ds:uri="http://schemas.openxmlformats.org/officeDocument/2006/bibliography"/>
  </ds:schemaRefs>
</ds:datastoreItem>
</file>

<file path=customXml/itemProps2.xml><?xml version="1.0" encoding="utf-8"?>
<ds:datastoreItem xmlns:ds="http://schemas.openxmlformats.org/officeDocument/2006/customXml" ds:itemID="{55407F09-EB86-42D7-8B89-DB4B341462AD}"/>
</file>

<file path=customXml/itemProps3.xml><?xml version="1.0" encoding="utf-8"?>
<ds:datastoreItem xmlns:ds="http://schemas.openxmlformats.org/officeDocument/2006/customXml" ds:itemID="{65EF541D-508A-49A3-8E7E-A4B8B19F33D3}"/>
</file>

<file path=customXml/itemProps4.xml><?xml version="1.0" encoding="utf-8"?>
<ds:datastoreItem xmlns:ds="http://schemas.openxmlformats.org/officeDocument/2006/customXml" ds:itemID="{A8A3BC6F-51EF-48DA-AB75-B755612C98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Chibulu Luo</cp:lastModifiedBy>
  <cp:revision>2</cp:revision>
  <dcterms:created xsi:type="dcterms:W3CDTF">2015-07-22T16:32:00Z</dcterms:created>
  <dcterms:modified xsi:type="dcterms:W3CDTF">2024-04-30T17:37:59Z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MediaServiceImageTags">
    <vt:lpwstr/>
  </property>
</Properties>
</file>